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ins w:id="1236" w:author="PR Preview" w:date="2024-01-01T00:00:00Z">
        <w:r>
          <w:t xml:space="preserve">In a dplyr pipe, heavyrain is being masked using tidy evaluation and will be correctly interpreted as a column because it is recognized as a data-variable:</w:t>
        </w:r>
      </w:ins>
    </w:p>
    <w:p>
      <w:pPr>
        <w:pStyle w:val="SourceCode"/>
      </w:pPr>
      <w:ins w:id="1237" w:author="PR Preview" w:date="2024-01-01T00:00:00Z">
        <w:r>
          <w:rPr>
            <w:rStyle w:val="NormalTok"/>
          </w:rPr>
          <w:t xml:space="preserve">df </w:t>
        </w:r>
      </w:ins>
      <w:ins w:id="1237" w:author="PR Preview" w:date="2024-01-01T00:00:00Z">
        <w:r>
          <w:rPr>
            <w:rStyle w:val="SpecialCharTok"/>
          </w:rPr>
          <w:t xml:space="preserve">|&gt;</w:t>
        </w:r>
      </w:ins>
      <w:ins w:id="1237" w:author="PR Preview" w:date="2024-01-01T00:00:00Z">
        <w:r>
          <w:rPr>
            <w:rStyle w:val="NormalTok"/>
          </w:rPr>
          <w:t xml:space="preserve"> </w:t>
        </w:r>
      </w:ins>
      <w:ins w:id="1237" w:author="PR Preview" w:date="2024-01-01T00:00:00Z">
        <w:r>
          <w:rPr>
            <w:rStyle w:val="FunctionTok"/>
          </w:rPr>
          <w:t xml:space="preserve">mutate</w:t>
        </w:r>
      </w:ins>
      <w:ins w:id="1237" w:author="PR Preview" w:date="2024-01-01T00:00:00Z">
        <w:r>
          <w:rPr>
            <w:rStyle w:val="NormalTok"/>
          </w:rPr>
          <w:t xml:space="preserve">(</w:t>
        </w:r>
      </w:ins>
      <w:ins w:id="1237" w:author="PR Preview" w:date="2024-01-01T00:00:00Z">
        <w:r>
          <w:rPr>
            <w:rStyle w:val="AttributeTok"/>
          </w:rPr>
          <w:t xml:space="preserve">outcome =</w:t>
        </w:r>
      </w:ins>
      <w:ins w:id="1237" w:author="PR Preview" w:date="2024-01-01T00:00:00Z">
        <w:r>
          <w:rPr>
            <w:rStyle w:val="NormalTok"/>
          </w:rPr>
          <w:t xml:space="preserve"> </w:t>
        </w:r>
      </w:ins>
      <w:ins w:id="1237" w:author="PR Preview" w:date="2024-01-01T00:00:00Z">
        <w:r>
          <w:rPr>
            <w:rStyle w:val="FunctionTok"/>
          </w:rPr>
          <w:t xml:space="preserve">as.factor</w:t>
        </w:r>
      </w:ins>
      <w:ins w:id="1237" w:author="PR Preview" w:date="2024-01-01T00:00:00Z">
        <w:r>
          <w:rPr>
            <w:rStyle w:val="NormalTok"/>
          </w:rPr>
          <w:t xml:space="preserve">(heavyrain))</w:t>
        </w:r>
      </w:ins>
    </w:p>
    <w:p>
      <w:pPr>
        <w:pStyle w:val="FirstParagraph"/>
      </w:pPr>
      <w:r>
        <w:t xml:space="preserve">With modified data masking, heavyrain is a string that is coerced into being recognized as a data-variable:</w:t>
      </w:r>
    </w:p>
    <w:p>
      <w:pPr>
        <w:pStyle w:val="SourceCode"/>
      </w:pPr>
      <w:ins w:id="1239" w:author="PR Preview" w:date="2024-01-01T00:00:00Z">
        <w:r>
          <w:rPr>
            <w:rStyle w:val="NormalTok"/>
          </w:rPr>
          <w:t xml:space="preserve">var_name </w:t>
        </w:r>
      </w:ins>
      <w:ins w:id="1239" w:author="PR Preview" w:date="2024-01-01T00:00:00Z">
        <w:r>
          <w:rPr>
            <w:rStyle w:val="OtherTok"/>
          </w:rPr>
          <w:t xml:space="preserve">=</w:t>
        </w:r>
      </w:ins>
      <w:ins w:id="1239" w:author="PR Preview" w:date="2024-01-01T00:00:00Z">
        <w:r>
          <w:rPr>
            <w:rStyle w:val="NormalTok"/>
          </w:rPr>
          <w:t xml:space="preserve"> </w:t>
        </w:r>
      </w:ins>
      <w:ins w:id="1239" w:author="PR Preview" w:date="2024-01-01T00:00:00Z">
        <w:r>
          <w:rPr>
            <w:rStyle w:val="StringTok"/>
          </w:rPr>
          <w:t xml:space="preserve">"heavyrain"</w:t>
        </w:r>
      </w:ins>
      <w:ins w:id="1239" w:author="PR Preview" w:date="2024-01-01T00:00:00Z">
        <w:r>
          <w:br/>
        </w:r>
      </w:ins>
      <w:ins w:id="1239" w:author="PR Preview" w:date="2024-01-01T00:00:00Z">
        <w:r>
          <w:rPr>
            <w:rStyle w:val="NormalTok"/>
          </w:rPr>
          <w:t xml:space="preserve">df </w:t>
        </w:r>
      </w:ins>
      <w:ins w:id="1239" w:author="PR Preview" w:date="2024-01-01T00:00:00Z">
        <w:r>
          <w:rPr>
            <w:rStyle w:val="SpecialCharTok"/>
          </w:rPr>
          <w:t xml:space="preserve">|&gt;</w:t>
        </w:r>
      </w:ins>
      <w:ins w:id="1239" w:author="PR Preview" w:date="2024-01-01T00:00:00Z">
        <w:r>
          <w:rPr>
            <w:rStyle w:val="NormalTok"/>
          </w:rPr>
          <w:t xml:space="preserve"> </w:t>
        </w:r>
      </w:ins>
      <w:ins w:id="1239" w:author="PR Preview" w:date="2024-01-01T00:00:00Z">
        <w:r>
          <w:rPr>
            <w:rStyle w:val="FunctionTok"/>
          </w:rPr>
          <w:t xml:space="preserve">mutate</w:t>
        </w:r>
      </w:ins>
      <w:ins w:id="1239" w:author="PR Preview" w:date="2024-01-01T00:00:00Z">
        <w:r>
          <w:rPr>
            <w:rStyle w:val="NormalTok"/>
          </w:rPr>
          <w:t xml:space="preserve">(</w:t>
        </w:r>
      </w:ins>
      <w:ins w:id="1239" w:author="PR Preview" w:date="2024-01-01T00:00:00Z">
        <w:r>
          <w:rPr>
            <w:rStyle w:val="AttributeTok"/>
          </w:rPr>
          <w:t xml:space="preserve">outcome =</w:t>
        </w:r>
      </w:ins>
      <w:ins w:id="1239" w:author="PR Preview" w:date="2024-01-01T00:00:00Z">
        <w:r>
          <w:rPr>
            <w:rStyle w:val="NormalTok"/>
          </w:rPr>
          <w:t xml:space="preserve"> </w:t>
        </w:r>
      </w:ins>
      <w:ins w:id="1239" w:author="PR Preview" w:date="2024-01-01T00:00:00Z">
        <w:r>
          <w:rPr>
            <w:rStyle w:val="FunctionTok"/>
          </w:rPr>
          <w:t xml:space="preserve">as.factor</w:t>
        </w:r>
      </w:ins>
      <w:ins w:id="1239" w:author="PR Preview" w:date="2024-01-01T00:00:00Z">
        <w:r>
          <w:rPr>
            <w:rStyle w:val="NormalTok"/>
          </w:rPr>
          <w:t xml:space="preserve">(</w:t>
        </w:r>
      </w:ins>
      <w:ins w:id="1239" w:author="PR Preview" w:date="2024-01-01T00:00:00Z">
        <w:r>
          <w:rPr>
            <w:rStyle w:val="SpecialCharTok"/>
          </w:rPr>
          <w:t xml:space="preserve">!!</w:t>
        </w:r>
      </w:ins>
      <w:ins w:id="1239" w:author="PR Preview" w:date="2024-01-01T00:00:00Z">
        <w:r>
          <w:rPr>
            <w:rStyle w:val="FunctionTok"/>
          </w:rPr>
          <w:t xml:space="preserve">sym</w:t>
        </w:r>
      </w:ins>
      <w:ins w:id="1239" w:author="PR Preview" w:date="2024-01-01T00:00:00Z">
        <w:r>
          <w:rPr>
            <w:rStyle w:val="NormalTok"/>
          </w:rPr>
          <w:t xml:space="preserve">(var_name)))</w:t>
        </w:r>
      </w:ins>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ins w:id="1262" w:author="PR Preview" w:date="2024-01-01T00:00:00Z">
        <w:r>
          <w:t xml:space="preserve">Next, we can filter the data frame for only rows in which</w:t>
        </w:r>
      </w:ins>
      <w:ins w:id="1262" w:author="PR Preview" w:date="2024-01-01T00:00:00Z">
        <w:r>
          <w:t xml:space="preserve"> </w:t>
        </w:r>
      </w:ins>
      <w:ins w:id="1262" w:author="PR Preview" w:date="2024-01-01T00:00:00Z">
        <w:r>
          <w:t xml:space="preserve">“rf”</w:t>
        </w:r>
      </w:ins>
      <w:ins w:id="1262" w:author="PR Preview" w:date="2024-01-01T00:00:00Z">
        <w:r>
          <w:t xml:space="preserve"> </w:t>
        </w:r>
      </w:ins>
      <w:ins w:id="1262" w:author="PR Preview" w:date="2024-01-01T00:00:00Z">
        <w:r>
          <w:t xml:space="preserve">and</w:t>
        </w:r>
      </w:ins>
      <w:ins w:id="1262" w:author="PR Preview" w:date="2024-01-01T00:00:00Z">
        <w:r>
          <w:t xml:space="preserve"> </w:t>
        </w:r>
      </w:ins>
      <w:ins w:id="1262" w:author="PR Preview" w:date="2024-01-01T00:00:00Z">
        <w:r>
          <w:t xml:space="preserve">“outcome”</w:t>
        </w:r>
      </w:ins>
      <w:ins w:id="1262" w:author="PR Preview" w:date="2024-01-01T00:00:00Z">
        <w:r>
          <w:t xml:space="preserve"> </w:t>
        </w:r>
      </w:ins>
      <w:ins w:id="1262" w:author="PR Preview" w:date="2024-01-01T00:00:00Z">
        <w:r>
          <w:t xml:space="preserve">are not missing. We can use !! and sym() within filter to evaluate the strings stored in</w:t>
        </w:r>
      </w:ins>
      <w:ins w:id="1262" w:author="PR Preview" w:date="2024-01-01T00:00:00Z">
        <w:r>
          <w:t xml:space="preserve"> </w:t>
        </w:r>
      </w:ins>
      <w:ins w:id="1262" w:author="PR Preview" w:date="2024-01-01T00:00:00Z">
        <w:r>
          <w:t xml:space="preserve">“rf”</w:t>
        </w:r>
      </w:ins>
      <w:ins w:id="1262" w:author="PR Preview" w:date="2024-01-01T00:00:00Z">
        <w:r>
          <w:t xml:space="preserve"> </w:t>
        </w:r>
      </w:ins>
      <w:ins w:id="1262" w:author="PR Preview" w:date="2024-01-01T00:00:00Z">
        <w:r>
          <w:t xml:space="preserve">and</w:t>
        </w:r>
      </w:ins>
      <w:ins w:id="1262" w:author="PR Preview" w:date="2024-01-01T00:00:00Z">
        <w:r>
          <w:t xml:space="preserve"> </w:t>
        </w:r>
      </w:ins>
      <w:ins w:id="1262" w:author="PR Preview" w:date="2024-01-01T00:00:00Z">
        <w:r>
          <w:t xml:space="preserve">“outcome”</w:t>
        </w:r>
      </w:ins>
      <w:ins w:id="1262" w:author="PR Preview" w:date="2024-01-01T00:00:00Z">
        <w:r>
          <w:t xml:space="preserve">. Note that defining</w:t>
        </w:r>
      </w:ins>
      <w:ins w:id="1262" w:author="PR Preview" w:date="2024-01-01T00:00:00Z">
        <w:r>
          <w:t xml:space="preserve"> </w:t>
        </w:r>
      </w:ins>
      <w:ins w:id="1262" w:author="PR Preview" w:date="2024-01-01T00:00:00Z">
        <w:r>
          <w:rPr>
            <w:rStyle w:val="VerbatimChar"/>
          </w:rPr>
          <w:t xml:space="preserve">!!sym(outcome)</w:t>
        </w:r>
      </w:ins>
      <w:ins w:id="1262" w:author="PR Preview" w:date="2024-01-01T00:00:00Z">
        <w:r>
          <w:t xml:space="preserve"> </w:t>
        </w:r>
      </w:ins>
      <w:ins w:id="1262" w:author="PR Preview" w:date="2024-01-01T00:00:00Z">
        <w:r>
          <w:t xml:space="preserve">or</w:t>
        </w:r>
      </w:ins>
      <w:ins w:id="1262" w:author="PR Preview" w:date="2024-01-01T00:00:00Z">
        <w:r>
          <w:t xml:space="preserve"> </w:t>
        </w:r>
      </w:ins>
      <w:ins w:id="1262" w:author="PR Preview" w:date="2024-01-01T00:00:00Z">
        <w:r>
          <w:rPr>
            <w:rStyle w:val="VerbatimChar"/>
          </w:rPr>
          <w:t xml:space="preserve">!!sym(rf)</w:t>
        </w:r>
      </w:ins>
      <w:ins w:id="1262" w:author="PR Preview" w:date="2024-01-01T00:00:00Z">
        <w:r>
          <w:t xml:space="preserve"> </w:t>
        </w:r>
      </w:ins>
      <w:ins w:id="1262" w:author="PR Preview" w:date="2024-01-01T00:00:00Z">
        <w:r>
          <w:t xml:space="preserve">in variables</w:t>
        </w:r>
      </w:ins>
      <w:ins w:id="1262" w:author="PR Preview" w:date="2024-01-01T00:00:00Z">
        <w:r>
          <w:t xml:space="preserve"> </w:t>
        </w:r>
      </w:ins>
      <w:ins w:id="1262" w:author="PR Preview" w:date="2024-01-01T00:00:00Z">
        <w:r>
          <w:rPr>
            <w:i/>
            <w:iCs/>
          </w:rPr>
          <w:t xml:space="preserve">outside of the dplyr pipeline</w:t>
        </w:r>
      </w:ins>
      <w:ins w:id="1262" w:author="PR Preview" w:date="2024-01-01T00:00:00Z">
        <w:r>
          <w:t xml:space="preserve"> </w:t>
        </w:r>
      </w:ins>
      <w:ins w:id="1262" w:author="PR Preview" w:date="2024-01-01T00:00:00Z">
        <w:r>
          <w:t xml:space="preserve">will</w:t>
        </w:r>
      </w:ins>
      <w:ins w:id="1262" w:author="PR Preview" w:date="2024-01-01T00:00:00Z">
        <w:r>
          <w:t xml:space="preserve"> </w:t>
        </w:r>
      </w:ins>
      <w:ins w:id="1262" w:author="PR Preview" w:date="2024-01-01T00:00:00Z">
        <w:r>
          <w:rPr>
            <w:i/>
            <w:iCs/>
          </w:rPr>
          <w:t xml:space="preserve">not</w:t>
        </w:r>
      </w:ins>
      <w:ins w:id="1262" w:author="PR Preview" w:date="2024-01-01T00:00:00Z">
        <w:r>
          <w:t xml:space="preserve"> </w:t>
        </w:r>
      </w:ins>
      <w:ins w:id="1262" w:author="PR Preview" w:date="2024-01-01T00:00:00Z">
        <w:r>
          <w:t xml:space="preserve">work.</w:t>
        </w:r>
      </w:ins>
    </w:p>
    <w:p>
      <w:pPr>
        <w:pStyle w:val="SourceCode"/>
      </w:pPr>
      <w:ins w:id="1263" w:author="PR Preview" w:date="2024-01-01T00:00:00Z">
        <w:r>
          <w:rPr>
            <w:rStyle w:val="NormalTok"/>
          </w:rPr>
          <w:t xml:space="preserve">generate_descriptive_table </w:t>
        </w:r>
      </w:ins>
      <w:ins w:id="1263" w:author="PR Preview" w:date="2024-01-01T00:00:00Z">
        <w:r>
          <w:rPr>
            <w:rStyle w:val="OtherTok"/>
          </w:rPr>
          <w:t xml:space="preserve">&lt;-</w:t>
        </w:r>
      </w:ins>
      <w:ins w:id="1263" w:author="PR Preview" w:date="2024-01-01T00:00:00Z">
        <w:r>
          <w:rPr>
            <w:rStyle w:val="NormalTok"/>
          </w:rPr>
          <w:t xml:space="preserve"> </w:t>
        </w:r>
      </w:ins>
      <w:ins w:id="1263" w:author="PR Preview" w:date="2024-01-01T00:00:00Z">
        <w:r>
          <w:rPr>
            <w:rStyle w:val="ControlFlowTok"/>
          </w:rPr>
          <w:t xml:space="preserve">function</w:t>
        </w:r>
      </w:ins>
      <w:ins w:id="1263" w:author="PR Preview" w:date="2024-01-01T00:00:00Z">
        <w:r>
          <w:rPr>
            <w:rStyle w:val="NormalTok"/>
          </w:rPr>
          <w:t xml:space="preserve">(df, outcome, rf) {</w:t>
        </w:r>
      </w:ins>
      <w:ins w:id="1263" w:author="PR Preview" w:date="2024-01-01T00:00:00Z">
        <w:r>
          <w:br/>
        </w:r>
      </w:ins>
      <w:ins w:id="1263" w:author="PR Preview" w:date="2024-01-01T00:00:00Z">
        <w:r>
          <w:rPr>
            <w:rStyle w:val="NormalTok"/>
          </w:rPr>
          <w:t xml:space="preserve">  outcome_dist_by_rf </w:t>
        </w:r>
      </w:ins>
      <w:ins w:id="1263" w:author="PR Preview" w:date="2024-01-01T00:00:00Z">
        <w:r>
          <w:rPr>
            <w:rStyle w:val="OtherTok"/>
          </w:rPr>
          <w:t xml:space="preserve">&lt;-</w:t>
        </w:r>
      </w:ins>
      <w:ins w:id="1263" w:author="PR Preview" w:date="2024-01-01T00:00:00Z">
        <w:r>
          <w:rPr>
            <w:rStyle w:val="NormalTok"/>
          </w:rPr>
          <w:t xml:space="preserve"> df </w:t>
        </w:r>
      </w:ins>
      <w:ins w:id="1263" w:author="PR Preview" w:date="2024-01-01T00:00:00Z">
        <w:r>
          <w:rPr>
            <w:rStyle w:val="SpecialCharTok"/>
          </w:rPr>
          <w:t xml:space="preserve">|&gt;</w:t>
        </w:r>
      </w:ins>
      <w:ins w:id="1263" w:author="PR Preview" w:date="2024-01-01T00:00:00Z">
        <w:r>
          <w:rPr>
            <w:rStyle w:val="NormalTok"/>
          </w:rPr>
          <w:t xml:space="preserve"> </w:t>
        </w:r>
      </w:ins>
      <w:ins w:id="1263" w:author="PR Preview" w:date="2024-01-01T00:00:00Z">
        <w:r>
          <w:br/>
        </w:r>
      </w:ins>
      <w:ins w:id="1263" w:author="PR Preview" w:date="2024-01-01T00:00:00Z">
        <w:r>
          <w:rPr>
            <w:rStyle w:val="NormalTok"/>
          </w:rPr>
          <w:t xml:space="preserve">    </w:t>
        </w:r>
      </w:ins>
      <w:ins w:id="1263" w:author="PR Preview" w:date="2024-01-01T00:00:00Z">
        <w:r>
          <w:rPr>
            <w:rStyle w:val="FunctionTok"/>
          </w:rPr>
          <w:t xml:space="preserve">filter</w:t>
        </w:r>
      </w:ins>
      <w:ins w:id="1263" w:author="PR Preview" w:date="2024-01-01T00:00:00Z">
        <w:r>
          <w:rPr>
            <w:rStyle w:val="NormalTok"/>
          </w:rPr>
          <w:t xml:space="preserve">(</w:t>
        </w:r>
      </w:ins>
      <w:ins w:id="1263" w:author="PR Preview" w:date="2024-01-01T00:00:00Z">
        <w:r>
          <w:rPr>
            <w:rStyle w:val="SpecialCharTok"/>
          </w:rPr>
          <w:t xml:space="preserve">!</w:t>
        </w:r>
      </w:ins>
      <w:ins w:id="1263" w:author="PR Preview" w:date="2024-01-01T00:00:00Z">
        <w:r>
          <w:rPr>
            <w:rStyle w:val="FunctionTok"/>
          </w:rPr>
          <w:t xml:space="preserve">is.na</w:t>
        </w:r>
      </w:ins>
      <w:ins w:id="1263" w:author="PR Preview" w:date="2024-01-01T00:00:00Z">
        <w:r>
          <w:rPr>
            <w:rStyle w:val="NormalTok"/>
          </w:rPr>
          <w:t xml:space="preserve">(</w:t>
        </w:r>
      </w:ins>
      <w:ins w:id="1263" w:author="PR Preview" w:date="2024-01-01T00:00:00Z">
        <w:r>
          <w:rPr>
            <w:rStyle w:val="SpecialCharTok"/>
          </w:rPr>
          <w:t xml:space="preserve">!!</w:t>
        </w:r>
      </w:ins>
      <w:ins w:id="1263" w:author="PR Preview" w:date="2024-01-01T00:00:00Z">
        <w:r>
          <w:rPr>
            <w:rStyle w:val="FunctionTok"/>
          </w:rPr>
          <w:t xml:space="preserve">sym</w:t>
        </w:r>
      </w:ins>
      <w:ins w:id="1263" w:author="PR Preview" w:date="2024-01-01T00:00:00Z">
        <w:r>
          <w:rPr>
            <w:rStyle w:val="NormalTok"/>
          </w:rPr>
          <w:t xml:space="preserve">(outcome)), </w:t>
        </w:r>
      </w:ins>
      <w:ins w:id="1263" w:author="PR Preview" w:date="2024-01-01T00:00:00Z">
        <w:r>
          <w:rPr>
            <w:rStyle w:val="SpecialCharTok"/>
          </w:rPr>
          <w:t xml:space="preserve">!</w:t>
        </w:r>
      </w:ins>
      <w:ins w:id="1263" w:author="PR Preview" w:date="2024-01-01T00:00:00Z">
        <w:r>
          <w:rPr>
            <w:rStyle w:val="FunctionTok"/>
          </w:rPr>
          <w:t xml:space="preserve">is.na</w:t>
        </w:r>
      </w:ins>
      <w:ins w:id="1263" w:author="PR Preview" w:date="2024-01-01T00:00:00Z">
        <w:r>
          <w:rPr>
            <w:rStyle w:val="NormalTok"/>
          </w:rPr>
          <w:t xml:space="preserve">(</w:t>
        </w:r>
      </w:ins>
      <w:ins w:id="1263" w:author="PR Preview" w:date="2024-01-01T00:00:00Z">
        <w:r>
          <w:rPr>
            <w:rStyle w:val="SpecialCharTok"/>
          </w:rPr>
          <w:t xml:space="preserve">!!</w:t>
        </w:r>
      </w:ins>
      <w:ins w:id="1263" w:author="PR Preview" w:date="2024-01-01T00:00:00Z">
        <w:r>
          <w:rPr>
            <w:rStyle w:val="FunctionTok"/>
          </w:rPr>
          <w:t xml:space="preserve">sym</w:t>
        </w:r>
      </w:ins>
      <w:ins w:id="1263" w:author="PR Preview" w:date="2024-01-01T00:00:00Z">
        <w:r>
          <w:rPr>
            <w:rStyle w:val="NormalTok"/>
          </w:rPr>
          <w:t xml:space="preserve">(rf))) </w:t>
        </w:r>
      </w:ins>
      <w:ins w:id="1263" w:author="PR Preview" w:date="2024-01-01T00:00:00Z">
        <w:r>
          <w:rPr>
            <w:rStyle w:val="SpecialCharTok"/>
          </w:rPr>
          <w:t xml:space="preserve">|&gt;</w:t>
        </w:r>
      </w:ins>
      <w:ins w:id="1263" w:author="PR Preview" w:date="2024-01-01T00:00:00Z">
        <w:r>
          <w:br/>
        </w:r>
      </w:ins>
      <w:ins w:id="1263" w:author="PR Preview" w:date="2024-01-01T00:00:00Z">
        <w:r>
          <w:rPr>
            <w:rStyle w:val="NormalTok"/>
          </w:rPr>
          <w:t xml:space="preserve">    ….</w:t>
        </w:r>
      </w:ins>
      <w:ins w:id="1263" w:author="PR Preview" w:date="2024-01-01T00:00:00Z">
        <w:r>
          <w:br/>
        </w:r>
      </w:ins>
      <w:ins w:id="1263" w:author="PR Preview" w:date="2024-01-01T00:00:00Z">
        <w:r>
          <w:rPr>
            <w:rStyle w:val="NormalTok"/>
          </w:rPr>
          <w:t xml:space="preserve">  </w:t>
        </w:r>
      </w:ins>
      <w:ins w:id="1263" w:author="PR Preview" w:date="2024-01-01T00:00:00Z">
        <w:r>
          <w:rPr>
            <w:rStyle w:val="FunctionTok"/>
          </w:rPr>
          <w:t xml:space="preserve">return</w:t>
        </w:r>
      </w:ins>
      <w:ins w:id="1263" w:author="PR Preview" w:date="2024-01-01T00:00:00Z">
        <w:r>
          <w:rPr>
            <w:rStyle w:val="NormalTok"/>
          </w:rPr>
          <w:t xml:space="preserve">(outcome_dist_by_rf)</w:t>
        </w:r>
      </w:ins>
      <w:ins w:id="1263" w:author="PR Preview" w:date="2024-01-01T00:00:00Z">
        <w:r>
          <w:br/>
        </w:r>
      </w:ins>
      <w:ins w:id="1263" w:author="PR Preview" w:date="2024-01-01T00:00:00Z">
        <w:r>
          <w:rPr>
            <w:rStyle w:val="NormalTok"/>
          </w:rPr>
          <w:t xml:space="preserve">}</w:t>
        </w:r>
      </w:ins>
    </w:p>
    <w:p>
      <w:pPr>
        <w:pStyle w:val="FirstParagraph"/>
      </w:pPr>
      <w:r>
        <w:t xml:space="preserve">Similarly, we use !! and sym() in group_by to evaluate column name, stored as a string in the argument</w:t>
      </w:r>
      <w:r>
        <w:t xml:space="preserve"> </w:t>
      </w:r>
      <w:r>
        <w:t xml:space="preserve">“rf”</w:t>
      </w:r>
    </w:p>
    <w:p>
      <w:pPr>
        <w:pStyle w:val="SourceCode"/>
      </w:pPr>
      <w:ins w:id="1265" w:author="PR Preview" w:date="2024-01-01T00:00:00Z">
        <w:r>
          <w:rPr>
            <w:rStyle w:val="NormalTok"/>
          </w:rPr>
          <w:t xml:space="preserve">generate_descriptive_table </w:t>
        </w:r>
      </w:ins>
      <w:ins w:id="1265" w:author="PR Preview" w:date="2024-01-01T00:00:00Z">
        <w:r>
          <w:rPr>
            <w:rStyle w:val="OtherTok"/>
          </w:rPr>
          <w:t xml:space="preserve">&lt;-</w:t>
        </w:r>
      </w:ins>
      <w:ins w:id="1265" w:author="PR Preview" w:date="2024-01-01T00:00:00Z">
        <w:r>
          <w:rPr>
            <w:rStyle w:val="NormalTok"/>
          </w:rPr>
          <w:t xml:space="preserve"> </w:t>
        </w:r>
      </w:ins>
      <w:ins w:id="1265" w:author="PR Preview" w:date="2024-01-01T00:00:00Z">
        <w:r>
          <w:rPr>
            <w:rStyle w:val="ControlFlowTok"/>
          </w:rPr>
          <w:t xml:space="preserve">function</w:t>
        </w:r>
      </w:ins>
      <w:ins w:id="1265" w:author="PR Preview" w:date="2024-01-01T00:00:00Z">
        <w:r>
          <w:rPr>
            <w:rStyle w:val="NormalTok"/>
          </w:rPr>
          <w:t xml:space="preserve">(df, outcome, rf) {</w:t>
        </w:r>
      </w:ins>
      <w:ins w:id="1265" w:author="PR Preview" w:date="2024-01-01T00:00:00Z">
        <w:r>
          <w:br/>
        </w:r>
      </w:ins>
      <w:ins w:id="1265" w:author="PR Preview" w:date="2024-01-01T00:00:00Z">
        <w:r>
          <w:rPr>
            <w:rStyle w:val="NormalTok"/>
          </w:rPr>
          <w:t xml:space="preserve">  outcome_dist_by_rf </w:t>
        </w:r>
      </w:ins>
      <w:ins w:id="1265" w:author="PR Preview" w:date="2024-01-01T00:00:00Z">
        <w:r>
          <w:rPr>
            <w:rStyle w:val="OtherTok"/>
          </w:rPr>
          <w:t xml:space="preserve">&lt;-</w:t>
        </w:r>
      </w:ins>
      <w:ins w:id="1265" w:author="PR Preview" w:date="2024-01-01T00:00:00Z">
        <w:r>
          <w:rPr>
            <w:rStyle w:val="NormalTok"/>
          </w:rPr>
          <w:t xml:space="preserve"> df </w:t>
        </w:r>
      </w:ins>
      <w:ins w:id="1265" w:author="PR Preview" w:date="2024-01-01T00:00:00Z">
        <w:r>
          <w:rPr>
            <w:rStyle w:val="SpecialCharTok"/>
          </w:rPr>
          <w:t xml:space="preserve">|&gt;</w:t>
        </w:r>
      </w:ins>
      <w:ins w:id="1265" w:author="PR Preview" w:date="2024-01-01T00:00:00Z">
        <w:r>
          <w:rPr>
            <w:rStyle w:val="NormalTok"/>
          </w:rPr>
          <w:t xml:space="preserve"> </w:t>
        </w:r>
      </w:ins>
      <w:ins w:id="1265" w:author="PR Preview" w:date="2024-01-01T00:00:00Z">
        <w:r>
          <w:br/>
        </w:r>
      </w:ins>
      <w:ins w:id="1265" w:author="PR Preview" w:date="2024-01-01T00:00:00Z">
        <w:r>
          <w:rPr>
            <w:rStyle w:val="NormalTok"/>
          </w:rPr>
          <w:t xml:space="preserve">    </w:t>
        </w:r>
      </w:ins>
      <w:ins w:id="1265" w:author="PR Preview" w:date="2024-01-01T00:00:00Z">
        <w:r>
          <w:rPr>
            <w:rStyle w:val="FunctionTok"/>
          </w:rPr>
          <w:t xml:space="preserve">filter</w:t>
        </w:r>
      </w:ins>
      <w:ins w:id="1265" w:author="PR Preview" w:date="2024-01-01T00:00:00Z">
        <w:r>
          <w:rPr>
            <w:rStyle w:val="NormalTok"/>
          </w:rPr>
          <w:t xml:space="preserve">(</w:t>
        </w:r>
      </w:ins>
      <w:ins w:id="1265" w:author="PR Preview" w:date="2024-01-01T00:00:00Z">
        <w:r>
          <w:rPr>
            <w:rStyle w:val="SpecialCharTok"/>
          </w:rPr>
          <w:t xml:space="preserve">!</w:t>
        </w:r>
      </w:ins>
      <w:ins w:id="1265" w:author="PR Preview" w:date="2024-01-01T00:00:00Z">
        <w:r>
          <w:rPr>
            <w:rStyle w:val="FunctionTok"/>
          </w:rPr>
          <w:t xml:space="preserve">is.na</w:t>
        </w:r>
      </w:ins>
      <w:ins w:id="1265" w:author="PR Preview" w:date="2024-01-01T00:00:00Z">
        <w:r>
          <w:rPr>
            <w:rStyle w:val="NormalTok"/>
          </w:rPr>
          <w:t xml:space="preserve">(</w:t>
        </w:r>
      </w:ins>
      <w:ins w:id="1265" w:author="PR Preview" w:date="2024-01-01T00:00:00Z">
        <w:r>
          <w:rPr>
            <w:rStyle w:val="SpecialCharTok"/>
          </w:rPr>
          <w:t xml:space="preserve">!!</w:t>
        </w:r>
      </w:ins>
      <w:ins w:id="1265" w:author="PR Preview" w:date="2024-01-01T00:00:00Z">
        <w:r>
          <w:rPr>
            <w:rStyle w:val="FunctionTok"/>
          </w:rPr>
          <w:t xml:space="preserve">sym</w:t>
        </w:r>
      </w:ins>
      <w:ins w:id="1265" w:author="PR Preview" w:date="2024-01-01T00:00:00Z">
        <w:r>
          <w:rPr>
            <w:rStyle w:val="NormalTok"/>
          </w:rPr>
          <w:t xml:space="preserve">(outcome)), </w:t>
        </w:r>
      </w:ins>
      <w:ins w:id="1265" w:author="PR Preview" w:date="2024-01-01T00:00:00Z">
        <w:r>
          <w:rPr>
            <w:rStyle w:val="SpecialCharTok"/>
          </w:rPr>
          <w:t xml:space="preserve">!</w:t>
        </w:r>
      </w:ins>
      <w:ins w:id="1265" w:author="PR Preview" w:date="2024-01-01T00:00:00Z">
        <w:r>
          <w:rPr>
            <w:rStyle w:val="FunctionTok"/>
          </w:rPr>
          <w:t xml:space="preserve">is.na</w:t>
        </w:r>
      </w:ins>
      <w:ins w:id="1265" w:author="PR Preview" w:date="2024-01-01T00:00:00Z">
        <w:r>
          <w:rPr>
            <w:rStyle w:val="NormalTok"/>
          </w:rPr>
          <w:t xml:space="preserve">(</w:t>
        </w:r>
      </w:ins>
      <w:ins w:id="1265" w:author="PR Preview" w:date="2024-01-01T00:00:00Z">
        <w:r>
          <w:rPr>
            <w:rStyle w:val="SpecialCharTok"/>
          </w:rPr>
          <w:t xml:space="preserve">!!</w:t>
        </w:r>
      </w:ins>
      <w:ins w:id="1265" w:author="PR Preview" w:date="2024-01-01T00:00:00Z">
        <w:r>
          <w:rPr>
            <w:rStyle w:val="FunctionTok"/>
          </w:rPr>
          <w:t xml:space="preserve">sym</w:t>
        </w:r>
      </w:ins>
      <w:ins w:id="1265" w:author="PR Preview" w:date="2024-01-01T00:00:00Z">
        <w:r>
          <w:rPr>
            <w:rStyle w:val="NormalTok"/>
          </w:rPr>
          <w:t xml:space="preserve">(rf))) </w:t>
        </w:r>
      </w:ins>
      <w:ins w:id="1265" w:author="PR Preview" w:date="2024-01-01T00:00:00Z">
        <w:r>
          <w:rPr>
            <w:rStyle w:val="SpecialCharTok"/>
          </w:rPr>
          <w:t xml:space="preserve">|&gt;</w:t>
        </w:r>
      </w:ins>
      <w:ins w:id="1265" w:author="PR Preview" w:date="2024-01-01T00:00:00Z">
        <w:r>
          <w:br/>
        </w:r>
      </w:ins>
      <w:ins w:id="1265" w:author="PR Preview" w:date="2024-01-01T00:00:00Z">
        <w:r>
          <w:rPr>
            <w:rStyle w:val="NormalTok"/>
          </w:rPr>
          <w:t xml:space="preserve">    </w:t>
        </w:r>
      </w:ins>
      <w:ins w:id="1265" w:author="PR Preview" w:date="2024-01-01T00:00:00Z">
        <w:r>
          <w:rPr>
            <w:rStyle w:val="FunctionTok"/>
          </w:rPr>
          <w:t xml:space="preserve">group_by</w:t>
        </w:r>
      </w:ins>
      <w:ins w:id="1265" w:author="PR Preview" w:date="2024-01-01T00:00:00Z">
        <w:r>
          <w:rPr>
            <w:rStyle w:val="NormalTok"/>
          </w:rPr>
          <w:t xml:space="preserve">(</w:t>
        </w:r>
      </w:ins>
      <w:ins w:id="1265" w:author="PR Preview" w:date="2024-01-01T00:00:00Z">
        <w:r>
          <w:rPr>
            <w:rStyle w:val="SpecialCharTok"/>
          </w:rPr>
          <w:t xml:space="preserve">!!</w:t>
        </w:r>
      </w:ins>
      <w:ins w:id="1265" w:author="PR Preview" w:date="2024-01-01T00:00:00Z">
        <w:r>
          <w:rPr>
            <w:rStyle w:val="FunctionTok"/>
          </w:rPr>
          <w:t xml:space="preserve">sym</w:t>
        </w:r>
      </w:ins>
      <w:ins w:id="1265" w:author="PR Preview" w:date="2024-01-01T00:00:00Z">
        <w:r>
          <w:rPr>
            <w:rStyle w:val="NormalTok"/>
          </w:rPr>
          <w:t xml:space="preserve">(rf)) </w:t>
        </w:r>
      </w:ins>
      <w:ins w:id="1265" w:author="PR Preview" w:date="2024-01-01T00:00:00Z">
        <w:r>
          <w:rPr>
            <w:rStyle w:val="SpecialCharTok"/>
          </w:rPr>
          <w:t xml:space="preserve">|&gt;</w:t>
        </w:r>
      </w:ins>
      <w:ins w:id="1265" w:author="PR Preview" w:date="2024-01-01T00:00:00Z">
        <w:r>
          <w:br/>
        </w:r>
      </w:ins>
      <w:ins w:id="1265" w:author="PR Preview" w:date="2024-01-01T00:00:00Z">
        <w:r>
          <w:rPr>
            <w:rStyle w:val="NormalTok"/>
          </w:rPr>
          <w:t xml:space="preserve">    ….</w:t>
        </w:r>
      </w:ins>
      <w:ins w:id="1265" w:author="PR Preview" w:date="2024-01-01T00:00:00Z">
        <w:r>
          <w:br/>
        </w:r>
      </w:ins>
      <w:ins w:id="1265" w:author="PR Preview" w:date="2024-01-01T00:00:00Z">
        <w:r>
          <w:rPr>
            <w:rStyle w:val="NormalTok"/>
          </w:rPr>
          <w:t xml:space="preserve">  </w:t>
        </w:r>
      </w:ins>
      <w:ins w:id="1265" w:author="PR Preview" w:date="2024-01-01T00:00:00Z">
        <w:r>
          <w:rPr>
            <w:rStyle w:val="FunctionTok"/>
          </w:rPr>
          <w:t xml:space="preserve">return</w:t>
        </w:r>
      </w:ins>
      <w:ins w:id="1265" w:author="PR Preview" w:date="2024-01-01T00:00:00Z">
        <w:r>
          <w:rPr>
            <w:rStyle w:val="NormalTok"/>
          </w:rPr>
          <w:t xml:space="preserve">(outcome_dist_by_rf)</w:t>
        </w:r>
      </w:ins>
      <w:ins w:id="1265" w:author="PR Preview" w:date="2024-01-01T00:00:00Z">
        <w:r>
          <w:br/>
        </w:r>
      </w:ins>
      <w:ins w:id="1265" w:author="PR Preview" w:date="2024-01-01T00:00:00Z">
        <w:r>
          <w:rPr>
            <w:rStyle w:val="NormalTok"/>
          </w:rPr>
          <w:t xml:space="preserve">}</w:t>
        </w:r>
      </w:ins>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ins w:id="1267" w:author="PR Preview" w:date="2024-01-01T00:00:00Z">
        <w:r>
          <w:rPr>
            <w:rStyle w:val="NormalTok"/>
          </w:rPr>
          <w:t xml:space="preserve">generate_descriptive_table </w:t>
        </w:r>
      </w:ins>
      <w:ins w:id="1267" w:author="PR Preview" w:date="2024-01-01T00:00:00Z">
        <w:r>
          <w:rPr>
            <w:rStyle w:val="OtherTok"/>
          </w:rPr>
          <w:t xml:space="preserve">&lt;-</w:t>
        </w:r>
      </w:ins>
      <w:ins w:id="1267" w:author="PR Preview" w:date="2024-01-01T00:00:00Z">
        <w:r>
          <w:rPr>
            <w:rStyle w:val="NormalTok"/>
          </w:rPr>
          <w:t xml:space="preserve"> </w:t>
        </w:r>
      </w:ins>
      <w:ins w:id="1267" w:author="PR Preview" w:date="2024-01-01T00:00:00Z">
        <w:r>
          <w:rPr>
            <w:rStyle w:val="ControlFlowTok"/>
          </w:rPr>
          <w:t xml:space="preserve">function</w:t>
        </w:r>
      </w:ins>
      <w:ins w:id="1267" w:author="PR Preview" w:date="2024-01-01T00:00:00Z">
        <w:r>
          <w:rPr>
            <w:rStyle w:val="NormalTok"/>
          </w:rPr>
          <w:t xml:space="preserve">(df, outcome, rf) {</w:t>
        </w:r>
      </w:ins>
      <w:ins w:id="1267" w:author="PR Preview" w:date="2024-01-01T00:00:00Z">
        <w:r>
          <w:br/>
        </w:r>
      </w:ins>
      <w:ins w:id="1267" w:author="PR Preview" w:date="2024-01-01T00:00:00Z">
        <w:r>
          <w:rPr>
            <w:rStyle w:val="NormalTok"/>
          </w:rPr>
          <w:t xml:space="preserve">  outcome_dist_by_rf </w:t>
        </w:r>
      </w:ins>
      <w:ins w:id="1267" w:author="PR Preview" w:date="2024-01-01T00:00:00Z">
        <w:r>
          <w:rPr>
            <w:rStyle w:val="OtherTok"/>
          </w:rPr>
          <w:t xml:space="preserve">&lt;-</w:t>
        </w:r>
      </w:ins>
      <w:ins w:id="1267" w:author="PR Preview" w:date="2024-01-01T00:00:00Z">
        <w:r>
          <w:rPr>
            <w:rStyle w:val="NormalTok"/>
          </w:rPr>
          <w:t xml:space="preserve"> df </w:t>
        </w:r>
      </w:ins>
      <w:ins w:id="1267" w:author="PR Preview" w:date="2024-01-01T00:00:00Z">
        <w:r>
          <w:rPr>
            <w:rStyle w:val="SpecialCharTok"/>
          </w:rPr>
          <w:t xml:space="preserve">|&gt;</w:t>
        </w:r>
      </w:ins>
      <w:ins w:id="1267" w:author="PR Preview" w:date="2024-01-01T00:00:00Z">
        <w:r>
          <w:rPr>
            <w:rStyle w:val="NormalTok"/>
          </w:rPr>
          <w:t xml:space="preserve"> </w:t>
        </w:r>
      </w:ins>
      <w:ins w:id="1267" w:author="PR Preview" w:date="2024-01-01T00:00:00Z">
        <w:r>
          <w:br/>
        </w:r>
      </w:ins>
      <w:ins w:id="1267" w:author="PR Preview" w:date="2024-01-01T00:00:00Z">
        <w:r>
          <w:rPr>
            <w:rStyle w:val="NormalTok"/>
          </w:rPr>
          <w:t xml:space="preserve">    </w:t>
        </w:r>
      </w:ins>
      <w:ins w:id="1267" w:author="PR Preview" w:date="2024-01-01T00:00:00Z">
        <w:r>
          <w:rPr>
            <w:rStyle w:val="FunctionTok"/>
          </w:rPr>
          <w:t xml:space="preserve">filter</w:t>
        </w:r>
      </w:ins>
      <w:ins w:id="1267" w:author="PR Preview" w:date="2024-01-01T00:00:00Z">
        <w:r>
          <w:rPr>
            <w:rStyle w:val="NormalTok"/>
          </w:rPr>
          <w:t xml:space="preserve">(</w:t>
        </w:r>
      </w:ins>
      <w:ins w:id="1267" w:author="PR Preview" w:date="2024-01-01T00:00:00Z">
        <w:r>
          <w:rPr>
            <w:rStyle w:val="SpecialCharTok"/>
          </w:rPr>
          <w:t xml:space="preserve">!</w:t>
        </w:r>
      </w:ins>
      <w:ins w:id="1267" w:author="PR Preview" w:date="2024-01-01T00:00:00Z">
        <w:r>
          <w:rPr>
            <w:rStyle w:val="FunctionTok"/>
          </w:rPr>
          <w:t xml:space="preserve">is.na</w:t>
        </w:r>
      </w:ins>
      <w:ins w:id="1267" w:author="PR Preview" w:date="2024-01-01T00:00:00Z">
        <w:r>
          <w:rPr>
            <w:rStyle w:val="NormalTok"/>
          </w:rPr>
          <w:t xml:space="preserve">(</w:t>
        </w:r>
      </w:ins>
      <w:ins w:id="1267" w:author="PR Preview" w:date="2024-01-01T00:00:00Z">
        <w:r>
          <w:rPr>
            <w:rStyle w:val="SpecialCharTok"/>
          </w:rPr>
          <w:t xml:space="preserve">!!</w:t>
        </w:r>
      </w:ins>
      <w:ins w:id="1267" w:author="PR Preview" w:date="2024-01-01T00:00:00Z">
        <w:r>
          <w:rPr>
            <w:rStyle w:val="FunctionTok"/>
          </w:rPr>
          <w:t xml:space="preserve">sym</w:t>
        </w:r>
      </w:ins>
      <w:ins w:id="1267" w:author="PR Preview" w:date="2024-01-01T00:00:00Z">
        <w:r>
          <w:rPr>
            <w:rStyle w:val="NormalTok"/>
          </w:rPr>
          <w:t xml:space="preserve">(outcome)), </w:t>
        </w:r>
      </w:ins>
      <w:ins w:id="1267" w:author="PR Preview" w:date="2024-01-01T00:00:00Z">
        <w:r>
          <w:rPr>
            <w:rStyle w:val="SpecialCharTok"/>
          </w:rPr>
          <w:t xml:space="preserve">!</w:t>
        </w:r>
      </w:ins>
      <w:ins w:id="1267" w:author="PR Preview" w:date="2024-01-01T00:00:00Z">
        <w:r>
          <w:rPr>
            <w:rStyle w:val="FunctionTok"/>
          </w:rPr>
          <w:t xml:space="preserve">is.na</w:t>
        </w:r>
      </w:ins>
      <w:ins w:id="1267" w:author="PR Preview" w:date="2024-01-01T00:00:00Z">
        <w:r>
          <w:rPr>
            <w:rStyle w:val="NormalTok"/>
          </w:rPr>
          <w:t xml:space="preserve">(</w:t>
        </w:r>
      </w:ins>
      <w:ins w:id="1267" w:author="PR Preview" w:date="2024-01-01T00:00:00Z">
        <w:r>
          <w:rPr>
            <w:rStyle w:val="SpecialCharTok"/>
          </w:rPr>
          <w:t xml:space="preserve">!!</w:t>
        </w:r>
      </w:ins>
      <w:ins w:id="1267" w:author="PR Preview" w:date="2024-01-01T00:00:00Z">
        <w:r>
          <w:rPr>
            <w:rStyle w:val="FunctionTok"/>
          </w:rPr>
          <w:t xml:space="preserve">sym</w:t>
        </w:r>
      </w:ins>
      <w:ins w:id="1267" w:author="PR Preview" w:date="2024-01-01T00:00:00Z">
        <w:r>
          <w:rPr>
            <w:rStyle w:val="NormalTok"/>
          </w:rPr>
          <w:t xml:space="preserve">(rf))) </w:t>
        </w:r>
      </w:ins>
      <w:ins w:id="1267" w:author="PR Preview" w:date="2024-01-01T00:00:00Z">
        <w:r>
          <w:rPr>
            <w:rStyle w:val="SpecialCharTok"/>
          </w:rPr>
          <w:t xml:space="preserve">|&gt;</w:t>
        </w:r>
      </w:ins>
      <w:ins w:id="1267" w:author="PR Preview" w:date="2024-01-01T00:00:00Z">
        <w:r>
          <w:rPr>
            <w:rStyle w:val="NormalTok"/>
          </w:rPr>
          <w:t xml:space="preserve"> </w:t>
        </w:r>
      </w:ins>
      <w:ins w:id="1267" w:author="PR Preview" w:date="2024-01-01T00:00:00Z">
        <w:r>
          <w:br/>
        </w:r>
      </w:ins>
      <w:ins w:id="1267" w:author="PR Preview" w:date="2024-01-01T00:00:00Z">
        <w:r>
          <w:rPr>
            <w:rStyle w:val="NormalTok"/>
          </w:rPr>
          <w:t xml:space="preserve">    </w:t>
        </w:r>
      </w:ins>
      <w:ins w:id="1267" w:author="PR Preview" w:date="2024-01-01T00:00:00Z">
        <w:r>
          <w:rPr>
            <w:rStyle w:val="FunctionTok"/>
          </w:rPr>
          <w:t xml:space="preserve">group_by</w:t>
        </w:r>
      </w:ins>
      <w:ins w:id="1267" w:author="PR Preview" w:date="2024-01-01T00:00:00Z">
        <w:r>
          <w:rPr>
            <w:rStyle w:val="NormalTok"/>
          </w:rPr>
          <w:t xml:space="preserve">(</w:t>
        </w:r>
      </w:ins>
      <w:ins w:id="1267" w:author="PR Preview" w:date="2024-01-01T00:00:00Z">
        <w:r>
          <w:rPr>
            <w:rStyle w:val="SpecialCharTok"/>
          </w:rPr>
          <w:t xml:space="preserve">!!</w:t>
        </w:r>
      </w:ins>
      <w:ins w:id="1267" w:author="PR Preview" w:date="2024-01-01T00:00:00Z">
        <w:r>
          <w:rPr>
            <w:rStyle w:val="FunctionTok"/>
          </w:rPr>
          <w:t xml:space="preserve">sym</w:t>
        </w:r>
      </w:ins>
      <w:ins w:id="1267" w:author="PR Preview" w:date="2024-01-01T00:00:00Z">
        <w:r>
          <w:rPr>
            <w:rStyle w:val="NormalTok"/>
          </w:rPr>
          <w:t xml:space="preserve">(rf)) </w:t>
        </w:r>
      </w:ins>
      <w:ins w:id="1267" w:author="PR Preview" w:date="2024-01-01T00:00:00Z">
        <w:r>
          <w:rPr>
            <w:rStyle w:val="SpecialCharTok"/>
          </w:rPr>
          <w:t xml:space="preserve">|&gt;</w:t>
        </w:r>
      </w:ins>
      <w:ins w:id="1267" w:author="PR Preview" w:date="2024-01-01T00:00:00Z">
        <w:r>
          <w:br/>
        </w:r>
      </w:ins>
      <w:ins w:id="1267" w:author="PR Preview" w:date="2024-01-01T00:00:00Z">
        <w:r>
          <w:rPr>
            <w:rStyle w:val="NormalTok"/>
          </w:rPr>
          <w:t xml:space="preserve">    </w:t>
        </w:r>
      </w:ins>
      <w:ins w:id="1267" w:author="PR Preview" w:date="2024-01-01T00:00:00Z">
        <w:r>
          <w:rPr>
            <w:rStyle w:val="FunctionTok"/>
          </w:rPr>
          <w:t xml:space="preserve">summarize</w:t>
        </w:r>
      </w:ins>
      <w:ins w:id="1267" w:author="PR Preview" w:date="2024-01-01T00:00:00Z">
        <w:r>
          <w:rPr>
            <w:rStyle w:val="NormalTok"/>
          </w:rPr>
          <w:t xml:space="preserve">(</w:t>
        </w:r>
      </w:ins>
      <w:ins w:id="1267" w:author="PR Preview" w:date="2024-01-01T00:00:00Z">
        <w:r>
          <w:rPr>
            <w:rStyle w:val="SpecialCharTok"/>
          </w:rPr>
          <w:t xml:space="preserve">!!</w:t>
        </w:r>
      </w:ins>
      <w:ins w:id="1267" w:author="PR Preview" w:date="2024-01-01T00:00:00Z">
        <w:r>
          <w:rPr>
            <w:rStyle w:val="NormalTok"/>
          </w:rPr>
          <w:t xml:space="preserve">(glue</w:t>
        </w:r>
      </w:ins>
      <w:ins w:id="1267" w:author="PR Preview" w:date="2024-01-01T00:00:00Z">
        <w:r>
          <w:rPr>
            <w:rStyle w:val="SpecialCharTok"/>
          </w:rPr>
          <w:t xml:space="preserve">::</w:t>
        </w:r>
      </w:ins>
      <w:ins w:id="1267" w:author="PR Preview" w:date="2024-01-01T00:00:00Z">
        <w:r>
          <w:rPr>
            <w:rStyle w:val="FunctionTok"/>
          </w:rPr>
          <w:t xml:space="preserve">glue</w:t>
        </w:r>
      </w:ins>
      <w:ins w:id="1267" w:author="PR Preview" w:date="2024-01-01T00:00:00Z">
        <w:r>
          <w:rPr>
            <w:rStyle w:val="NormalTok"/>
          </w:rPr>
          <w:t xml:space="preserve">(</w:t>
        </w:r>
      </w:ins>
      <w:ins w:id="1267" w:author="PR Preview" w:date="2024-01-01T00:00:00Z">
        <w:r>
          <w:rPr>
            <w:rStyle w:val="StringTok"/>
          </w:rPr>
          <w:t xml:space="preserve">"{outcome}_prev"</w:t>
        </w:r>
      </w:ins>
      <w:ins w:id="1267" w:author="PR Preview" w:date="2024-01-01T00:00:00Z">
        <w:r>
          <w:rPr>
            <w:rStyle w:val="NormalTok"/>
          </w:rPr>
          <w:t xml:space="preserve">)) </w:t>
        </w:r>
      </w:ins>
      <w:ins w:id="1267" w:author="PR Preview" w:date="2024-01-01T00:00:00Z">
        <w:r>
          <w:rPr>
            <w:rStyle w:val="SpecialCharTok"/>
          </w:rPr>
          <w:t xml:space="preserve">:</w:t>
        </w:r>
      </w:ins>
      <w:ins w:id="1267" w:author="PR Preview" w:date="2024-01-01T00:00:00Z">
        <w:r>
          <w:rPr>
            <w:rStyle w:val="ErrorTok"/>
          </w:rPr>
          <w:t xml:space="preserve">=</w:t>
        </w:r>
      </w:ins>
      <w:ins w:id="1267" w:author="PR Preview" w:date="2024-01-01T00:00:00Z">
        <w:r>
          <w:rPr>
            <w:rStyle w:val="NormalTok"/>
          </w:rPr>
          <w:t xml:space="preserve"> </w:t>
        </w:r>
      </w:ins>
      <w:ins w:id="1267" w:author="PR Preview" w:date="2024-01-01T00:00:00Z">
        <w:r>
          <w:rPr>
            <w:rStyle w:val="FunctionTok"/>
          </w:rPr>
          <w:t xml:space="preserve">mean</w:t>
        </w:r>
      </w:ins>
      <w:ins w:id="1267" w:author="PR Preview" w:date="2024-01-01T00:00:00Z">
        <w:r>
          <w:rPr>
            <w:rStyle w:val="NormalTok"/>
          </w:rPr>
          <w:t xml:space="preserve">(</w:t>
        </w:r>
      </w:ins>
      <w:ins w:id="1267" w:author="PR Preview" w:date="2024-01-01T00:00:00Z">
        <w:r>
          <w:rPr>
            <w:rStyle w:val="SpecialCharTok"/>
          </w:rPr>
          <w:t xml:space="preserve">!!</w:t>
        </w:r>
      </w:ins>
      <w:ins w:id="1267" w:author="PR Preview" w:date="2024-01-01T00:00:00Z">
        <w:r>
          <w:rPr>
            <w:rStyle w:val="FunctionTok"/>
          </w:rPr>
          <w:t xml:space="preserve">sym</w:t>
        </w:r>
      </w:ins>
      <w:ins w:id="1267" w:author="PR Preview" w:date="2024-01-01T00:00:00Z">
        <w:r>
          <w:rPr>
            <w:rStyle w:val="NormalTok"/>
          </w:rPr>
          <w:t xml:space="preserve">(outcome))) </w:t>
        </w:r>
      </w:ins>
      <w:ins w:id="1267" w:author="PR Preview" w:date="2024-01-01T00:00:00Z">
        <w:r>
          <w:br/>
        </w:r>
      </w:ins>
      <w:ins w:id="1267" w:author="PR Preview" w:date="2024-01-01T00:00:00Z">
        <w:r>
          <w:rPr>
            <w:rStyle w:val="NormalTok"/>
          </w:rPr>
          <w:t xml:space="preserve">  </w:t>
        </w:r>
      </w:ins>
      <w:ins w:id="1267" w:author="PR Preview" w:date="2024-01-01T00:00:00Z">
        <w:r>
          <w:rPr>
            <w:rStyle w:val="FunctionTok"/>
          </w:rPr>
          <w:t xml:space="preserve">return</w:t>
        </w:r>
      </w:ins>
      <w:ins w:id="1267" w:author="PR Preview" w:date="2024-01-01T00:00:00Z">
        <w:r>
          <w:rPr>
            <w:rStyle w:val="NormalTok"/>
          </w:rPr>
          <w:t xml:space="preserve">(outcome_dist_by_rf)</w:t>
        </w:r>
      </w:ins>
      <w:ins w:id="1267" w:author="PR Preview" w:date="2024-01-01T00:00:00Z">
        <w:r>
          <w:br/>
        </w:r>
      </w:ins>
      <w:ins w:id="1267" w:author="PR Preview" w:date="2024-01-01T00:00:00Z">
        <w:r>
          <w:rPr>
            <w:rStyle w:val="NormalTok"/>
          </w:rPr>
          <w:t xml:space="preserve">}</w:t>
        </w:r>
      </w:ins>
    </w:p>
    <w:p>
      <w:pPr>
        <w:pStyle w:val="FirstParagraph"/>
      </w:pPr>
      <w:r>
        <w:t xml:space="preserve">OR</w:t>
      </w:r>
    </w:p>
    <w:p>
      <w:pPr>
        <w:pStyle w:val="SourceCode"/>
      </w:pPr>
      <w:ins w:id="1269" w:author="PR Preview" w:date="2024-01-01T00:00:00Z">
        <w:r>
          <w:rPr>
            <w:rStyle w:val="NormalTok"/>
          </w:rPr>
          <w:t xml:space="preserve">generate_descriptive_table </w:t>
        </w:r>
      </w:ins>
      <w:ins w:id="1269" w:author="PR Preview" w:date="2024-01-01T00:00:00Z">
        <w:r>
          <w:rPr>
            <w:rStyle w:val="OtherTok"/>
          </w:rPr>
          <w:t xml:space="preserve">&lt;-</w:t>
        </w:r>
      </w:ins>
      <w:ins w:id="1269" w:author="PR Preview" w:date="2024-01-01T00:00:00Z">
        <w:r>
          <w:rPr>
            <w:rStyle w:val="NormalTok"/>
          </w:rPr>
          <w:t xml:space="preserve"> </w:t>
        </w:r>
      </w:ins>
      <w:ins w:id="1269" w:author="PR Preview" w:date="2024-01-01T00:00:00Z">
        <w:r>
          <w:rPr>
            <w:rStyle w:val="ControlFlowTok"/>
          </w:rPr>
          <w:t xml:space="preserve">function</w:t>
        </w:r>
      </w:ins>
      <w:ins w:id="1269" w:author="PR Preview" w:date="2024-01-01T00:00:00Z">
        <w:r>
          <w:rPr>
            <w:rStyle w:val="NormalTok"/>
          </w:rPr>
          <w:t xml:space="preserve">(df, outcome, rf) {</w:t>
        </w:r>
      </w:ins>
      <w:ins w:id="1269" w:author="PR Preview" w:date="2024-01-01T00:00:00Z">
        <w:r>
          <w:br/>
        </w:r>
      </w:ins>
      <w:ins w:id="1269" w:author="PR Preview" w:date="2024-01-01T00:00:00Z">
        <w:r>
          <w:rPr>
            <w:rStyle w:val="NormalTok"/>
          </w:rPr>
          <w:t xml:space="preserve">  outcome_dist_by_rf </w:t>
        </w:r>
      </w:ins>
      <w:ins w:id="1269" w:author="PR Preview" w:date="2024-01-01T00:00:00Z">
        <w:r>
          <w:rPr>
            <w:rStyle w:val="OtherTok"/>
          </w:rPr>
          <w:t xml:space="preserve">&lt;-</w:t>
        </w:r>
      </w:ins>
      <w:ins w:id="1269" w:author="PR Preview" w:date="2024-01-01T00:00:00Z">
        <w:r>
          <w:rPr>
            <w:rStyle w:val="NormalTok"/>
          </w:rPr>
          <w:t xml:space="preserve"> df </w:t>
        </w:r>
      </w:ins>
      <w:ins w:id="1269" w:author="PR Preview" w:date="2024-01-01T00:00:00Z">
        <w:r>
          <w:rPr>
            <w:rStyle w:val="SpecialCharTok"/>
          </w:rPr>
          <w:t xml:space="preserve">|&gt;</w:t>
        </w:r>
      </w:ins>
      <w:ins w:id="1269" w:author="PR Preview" w:date="2024-01-01T00:00:00Z">
        <w:r>
          <w:rPr>
            <w:rStyle w:val="NormalTok"/>
          </w:rPr>
          <w:t xml:space="preserve"> </w:t>
        </w:r>
      </w:ins>
      <w:ins w:id="1269" w:author="PR Preview" w:date="2024-01-01T00:00:00Z">
        <w:r>
          <w:br/>
        </w:r>
      </w:ins>
      <w:ins w:id="1269" w:author="PR Preview" w:date="2024-01-01T00:00:00Z">
        <w:r>
          <w:rPr>
            <w:rStyle w:val="NormalTok"/>
          </w:rPr>
          <w:t xml:space="preserve">    </w:t>
        </w:r>
      </w:ins>
      <w:ins w:id="1269" w:author="PR Preview" w:date="2024-01-01T00:00:00Z">
        <w:r>
          <w:rPr>
            <w:rStyle w:val="FunctionTok"/>
          </w:rPr>
          <w:t xml:space="preserve">filter</w:t>
        </w:r>
      </w:ins>
      <w:ins w:id="1269" w:author="PR Preview" w:date="2024-01-01T00:00:00Z">
        <w:r>
          <w:rPr>
            <w:rStyle w:val="NormalTok"/>
          </w:rPr>
          <w:t xml:space="preserve">(</w:t>
        </w:r>
      </w:ins>
      <w:ins w:id="1269" w:author="PR Preview" w:date="2024-01-01T00:00:00Z">
        <w:r>
          <w:rPr>
            <w:rStyle w:val="SpecialCharTok"/>
          </w:rPr>
          <w:t xml:space="preserve">!</w:t>
        </w:r>
      </w:ins>
      <w:ins w:id="1269" w:author="PR Preview" w:date="2024-01-01T00:00:00Z">
        <w:r>
          <w:rPr>
            <w:rStyle w:val="FunctionTok"/>
          </w:rPr>
          <w:t xml:space="preserve">is.na</w:t>
        </w:r>
      </w:ins>
      <w:ins w:id="1269" w:author="PR Preview" w:date="2024-01-01T00:00:00Z">
        <w:r>
          <w:rPr>
            <w:rStyle w:val="NormalTok"/>
          </w:rPr>
          <w:t xml:space="preserve">(</w:t>
        </w:r>
      </w:ins>
      <w:ins w:id="1269" w:author="PR Preview" w:date="2024-01-01T00:00:00Z">
        <w:r>
          <w:rPr>
            <w:rStyle w:val="SpecialCharTok"/>
          </w:rPr>
          <w:t xml:space="preserve">!!</w:t>
        </w:r>
      </w:ins>
      <w:ins w:id="1269" w:author="PR Preview" w:date="2024-01-01T00:00:00Z">
        <w:r>
          <w:rPr>
            <w:rStyle w:val="FunctionTok"/>
          </w:rPr>
          <w:t xml:space="preserve">sym</w:t>
        </w:r>
      </w:ins>
      <w:ins w:id="1269" w:author="PR Preview" w:date="2024-01-01T00:00:00Z">
        <w:r>
          <w:rPr>
            <w:rStyle w:val="NormalTok"/>
          </w:rPr>
          <w:t xml:space="preserve">(outcome)), </w:t>
        </w:r>
      </w:ins>
      <w:ins w:id="1269" w:author="PR Preview" w:date="2024-01-01T00:00:00Z">
        <w:r>
          <w:rPr>
            <w:rStyle w:val="SpecialCharTok"/>
          </w:rPr>
          <w:t xml:space="preserve">!</w:t>
        </w:r>
      </w:ins>
      <w:ins w:id="1269" w:author="PR Preview" w:date="2024-01-01T00:00:00Z">
        <w:r>
          <w:rPr>
            <w:rStyle w:val="FunctionTok"/>
          </w:rPr>
          <w:t xml:space="preserve">is.na</w:t>
        </w:r>
      </w:ins>
      <w:ins w:id="1269" w:author="PR Preview" w:date="2024-01-01T00:00:00Z">
        <w:r>
          <w:rPr>
            <w:rStyle w:val="NormalTok"/>
          </w:rPr>
          <w:t xml:space="preserve">(</w:t>
        </w:r>
      </w:ins>
      <w:ins w:id="1269" w:author="PR Preview" w:date="2024-01-01T00:00:00Z">
        <w:r>
          <w:rPr>
            <w:rStyle w:val="SpecialCharTok"/>
          </w:rPr>
          <w:t xml:space="preserve">!!</w:t>
        </w:r>
      </w:ins>
      <w:ins w:id="1269" w:author="PR Preview" w:date="2024-01-01T00:00:00Z">
        <w:r>
          <w:rPr>
            <w:rStyle w:val="FunctionTok"/>
          </w:rPr>
          <w:t xml:space="preserve">sym</w:t>
        </w:r>
      </w:ins>
      <w:ins w:id="1269" w:author="PR Preview" w:date="2024-01-01T00:00:00Z">
        <w:r>
          <w:rPr>
            <w:rStyle w:val="NormalTok"/>
          </w:rPr>
          <w:t xml:space="preserve">(rf))) </w:t>
        </w:r>
      </w:ins>
      <w:ins w:id="1269" w:author="PR Preview" w:date="2024-01-01T00:00:00Z">
        <w:r>
          <w:rPr>
            <w:rStyle w:val="SpecialCharTok"/>
          </w:rPr>
          <w:t xml:space="preserve">|&gt;</w:t>
        </w:r>
      </w:ins>
      <w:ins w:id="1269" w:author="PR Preview" w:date="2024-01-01T00:00:00Z">
        <w:r>
          <w:rPr>
            <w:rStyle w:val="NormalTok"/>
          </w:rPr>
          <w:t xml:space="preserve"> </w:t>
        </w:r>
      </w:ins>
      <w:ins w:id="1269" w:author="PR Preview" w:date="2024-01-01T00:00:00Z">
        <w:r>
          <w:br/>
        </w:r>
      </w:ins>
      <w:ins w:id="1269" w:author="PR Preview" w:date="2024-01-01T00:00:00Z">
        <w:r>
          <w:rPr>
            <w:rStyle w:val="NormalTok"/>
          </w:rPr>
          <w:t xml:space="preserve">    </w:t>
        </w:r>
      </w:ins>
      <w:ins w:id="1269" w:author="PR Preview" w:date="2024-01-01T00:00:00Z">
        <w:r>
          <w:rPr>
            <w:rStyle w:val="FunctionTok"/>
          </w:rPr>
          <w:t xml:space="preserve">group_by</w:t>
        </w:r>
      </w:ins>
      <w:ins w:id="1269" w:author="PR Preview" w:date="2024-01-01T00:00:00Z">
        <w:r>
          <w:rPr>
            <w:rStyle w:val="NormalTok"/>
          </w:rPr>
          <w:t xml:space="preserve">(</w:t>
        </w:r>
      </w:ins>
      <w:ins w:id="1269" w:author="PR Preview" w:date="2024-01-01T00:00:00Z">
        <w:r>
          <w:rPr>
            <w:rStyle w:val="SpecialCharTok"/>
          </w:rPr>
          <w:t xml:space="preserve">!!</w:t>
        </w:r>
      </w:ins>
      <w:ins w:id="1269" w:author="PR Preview" w:date="2024-01-01T00:00:00Z">
        <w:r>
          <w:rPr>
            <w:rStyle w:val="FunctionTok"/>
          </w:rPr>
          <w:t xml:space="preserve">sym</w:t>
        </w:r>
      </w:ins>
      <w:ins w:id="1269" w:author="PR Preview" w:date="2024-01-01T00:00:00Z">
        <w:r>
          <w:rPr>
            <w:rStyle w:val="NormalTok"/>
          </w:rPr>
          <w:t xml:space="preserve">(rf)) </w:t>
        </w:r>
      </w:ins>
      <w:ins w:id="1269" w:author="PR Preview" w:date="2024-01-01T00:00:00Z">
        <w:r>
          <w:rPr>
            <w:rStyle w:val="SpecialCharTok"/>
          </w:rPr>
          <w:t xml:space="preserve">|&gt;</w:t>
        </w:r>
      </w:ins>
      <w:ins w:id="1269" w:author="PR Preview" w:date="2024-01-01T00:00:00Z">
        <w:r>
          <w:br/>
        </w:r>
      </w:ins>
      <w:ins w:id="1269" w:author="PR Preview" w:date="2024-01-01T00:00:00Z">
        <w:r>
          <w:rPr>
            <w:rStyle w:val="NormalTok"/>
          </w:rPr>
          <w:t xml:space="preserve">    </w:t>
        </w:r>
      </w:ins>
      <w:ins w:id="1269" w:author="PR Preview" w:date="2024-01-01T00:00:00Z">
        <w:r>
          <w:rPr>
            <w:rStyle w:val="FunctionTok"/>
          </w:rPr>
          <w:t xml:space="preserve">summarize</w:t>
        </w:r>
      </w:ins>
      <w:ins w:id="1269" w:author="PR Preview" w:date="2024-01-01T00:00:00Z">
        <w:r>
          <w:rPr>
            <w:rStyle w:val="NormalTok"/>
          </w:rPr>
          <w:t xml:space="preserve">(</w:t>
        </w:r>
      </w:ins>
      <w:ins w:id="1269" w:author="PR Preview" w:date="2024-01-01T00:00:00Z">
        <w:r>
          <w:rPr>
            <w:rStyle w:val="SpecialCharTok"/>
          </w:rPr>
          <w:t xml:space="preserve">!!</w:t>
        </w:r>
      </w:ins>
      <w:ins w:id="1269" w:author="PR Preview" w:date="2024-01-01T00:00:00Z">
        <w:r>
          <w:rPr>
            <w:rStyle w:val="NormalTok"/>
          </w:rPr>
          <w:t xml:space="preserve">(</w:t>
        </w:r>
      </w:ins>
      <w:ins w:id="1269" w:author="PR Preview" w:date="2024-01-01T00:00:00Z">
        <w:r>
          <w:rPr>
            <w:rStyle w:val="FunctionTok"/>
          </w:rPr>
          <w:t xml:space="preserve">paste0</w:t>
        </w:r>
      </w:ins>
      <w:ins w:id="1269" w:author="PR Preview" w:date="2024-01-01T00:00:00Z">
        <w:r>
          <w:rPr>
            <w:rStyle w:val="NormalTok"/>
          </w:rPr>
          <w:t xml:space="preserve">(outcome, </w:t>
        </w:r>
      </w:ins>
      <w:ins w:id="1269" w:author="PR Preview" w:date="2024-01-01T00:00:00Z">
        <w:r>
          <w:rPr>
            <w:rStyle w:val="StringTok"/>
          </w:rPr>
          <w:t xml:space="preserve">"_prev"</w:t>
        </w:r>
      </w:ins>
      <w:ins w:id="1269" w:author="PR Preview" w:date="2024-01-01T00:00:00Z">
        <w:r>
          <w:rPr>
            <w:rStyle w:val="NormalTok"/>
          </w:rPr>
          <w:t xml:space="preserve">)) </w:t>
        </w:r>
      </w:ins>
      <w:ins w:id="1269" w:author="PR Preview" w:date="2024-01-01T00:00:00Z">
        <w:r>
          <w:rPr>
            <w:rStyle w:val="SpecialCharTok"/>
          </w:rPr>
          <w:t xml:space="preserve">:</w:t>
        </w:r>
      </w:ins>
      <w:ins w:id="1269" w:author="PR Preview" w:date="2024-01-01T00:00:00Z">
        <w:r>
          <w:rPr>
            <w:rStyle w:val="ErrorTok"/>
          </w:rPr>
          <w:t xml:space="preserve">=</w:t>
        </w:r>
      </w:ins>
      <w:ins w:id="1269" w:author="PR Preview" w:date="2024-01-01T00:00:00Z">
        <w:r>
          <w:rPr>
            <w:rStyle w:val="NormalTok"/>
          </w:rPr>
          <w:t xml:space="preserve"> </w:t>
        </w:r>
      </w:ins>
      <w:ins w:id="1269" w:author="PR Preview" w:date="2024-01-01T00:00:00Z">
        <w:r>
          <w:rPr>
            <w:rStyle w:val="FunctionTok"/>
          </w:rPr>
          <w:t xml:space="preserve">mean</w:t>
        </w:r>
      </w:ins>
      <w:ins w:id="1269" w:author="PR Preview" w:date="2024-01-01T00:00:00Z">
        <w:r>
          <w:rPr>
            <w:rStyle w:val="NormalTok"/>
          </w:rPr>
          <w:t xml:space="preserve">(</w:t>
        </w:r>
      </w:ins>
      <w:ins w:id="1269" w:author="PR Preview" w:date="2024-01-01T00:00:00Z">
        <w:r>
          <w:rPr>
            <w:rStyle w:val="SpecialCharTok"/>
          </w:rPr>
          <w:t xml:space="preserve">!!</w:t>
        </w:r>
      </w:ins>
      <w:ins w:id="1269" w:author="PR Preview" w:date="2024-01-01T00:00:00Z">
        <w:r>
          <w:rPr>
            <w:rStyle w:val="FunctionTok"/>
          </w:rPr>
          <w:t xml:space="preserve">sym</w:t>
        </w:r>
      </w:ins>
      <w:ins w:id="1269" w:author="PR Preview" w:date="2024-01-01T00:00:00Z">
        <w:r>
          <w:rPr>
            <w:rStyle w:val="NormalTok"/>
          </w:rPr>
          <w:t xml:space="preserve">(outcome)))</w:t>
        </w:r>
      </w:ins>
      <w:ins w:id="1269" w:author="PR Preview" w:date="2024-01-01T00:00:00Z">
        <w:r>
          <w:br/>
        </w:r>
      </w:ins>
      <w:ins w:id="1269" w:author="PR Preview" w:date="2024-01-01T00:00:00Z">
        <w:r>
          <w:rPr>
            <w:rStyle w:val="NormalTok"/>
          </w:rPr>
          <w:t xml:space="preserve">  </w:t>
        </w:r>
      </w:ins>
      <w:ins w:id="1269" w:author="PR Preview" w:date="2024-01-01T00:00:00Z">
        <w:r>
          <w:rPr>
            <w:rStyle w:val="FunctionTok"/>
          </w:rPr>
          <w:t xml:space="preserve">return</w:t>
        </w:r>
      </w:ins>
      <w:ins w:id="1269" w:author="PR Preview" w:date="2024-01-01T00:00:00Z">
        <w:r>
          <w:rPr>
            <w:rStyle w:val="NormalTok"/>
          </w:rPr>
          <w:t xml:space="preserve">(outcome_dist_by_rf)</w:t>
        </w:r>
      </w:ins>
      <w:ins w:id="1269" w:author="PR Preview" w:date="2024-01-01T00:00:00Z">
        <w:r>
          <w:br/>
        </w:r>
      </w:ins>
      <w:ins w:id="1269" w:author="PR Preview" w:date="2024-01-01T00:00:00Z">
        <w:r>
          <w:rPr>
            <w:rStyle w:val="NormalTok"/>
          </w:rPr>
          <w:t xml:space="preserve">}</w:t>
        </w:r>
      </w:ins>
    </w:p>
    <w:p>
      <w:pPr>
        <w:pStyle w:val="FirstParagraph"/>
      </w:pPr>
      <w:r>
        <w:t xml:space="preserve">OR</w:t>
      </w:r>
    </w:p>
    <w:p>
      <w:pPr>
        <w:pStyle w:val="SourceCode"/>
      </w:pPr>
      <w:ins w:id="1271" w:author="PR Preview" w:date="2024-01-01T00:00:00Z">
        <w:r>
          <w:rPr>
            <w:rStyle w:val="NormalTok"/>
          </w:rPr>
          <w:t xml:space="preserve">generate_descriptive_table </w:t>
        </w:r>
      </w:ins>
      <w:ins w:id="1271" w:author="PR Preview" w:date="2024-01-01T00:00:00Z">
        <w:r>
          <w:rPr>
            <w:rStyle w:val="OtherTok"/>
          </w:rPr>
          <w:t xml:space="preserve">&lt;-</w:t>
        </w:r>
      </w:ins>
      <w:ins w:id="1271" w:author="PR Preview" w:date="2024-01-01T00:00:00Z">
        <w:r>
          <w:rPr>
            <w:rStyle w:val="NormalTok"/>
          </w:rPr>
          <w:t xml:space="preserve"> </w:t>
        </w:r>
      </w:ins>
      <w:ins w:id="1271" w:author="PR Preview" w:date="2024-01-01T00:00:00Z">
        <w:r>
          <w:rPr>
            <w:rStyle w:val="ControlFlowTok"/>
          </w:rPr>
          <w:t xml:space="preserve">function</w:t>
        </w:r>
      </w:ins>
      <w:ins w:id="1271" w:author="PR Preview" w:date="2024-01-01T00:00:00Z">
        <w:r>
          <w:rPr>
            <w:rStyle w:val="NormalTok"/>
          </w:rPr>
          <w:t xml:space="preserve">(df, outcome, rf) {</w:t>
        </w:r>
      </w:ins>
      <w:ins w:id="1271" w:author="PR Preview" w:date="2024-01-01T00:00:00Z">
        <w:r>
          <w:br/>
        </w:r>
      </w:ins>
      <w:ins w:id="1271" w:author="PR Preview" w:date="2024-01-01T00:00:00Z">
        <w:r>
          <w:rPr>
            <w:rStyle w:val="NormalTok"/>
          </w:rPr>
          <w:t xml:space="preserve">  new_column_name </w:t>
        </w:r>
      </w:ins>
      <w:ins w:id="1271" w:author="PR Preview" w:date="2024-01-01T00:00:00Z">
        <w:r>
          <w:rPr>
            <w:rStyle w:val="OtherTok"/>
          </w:rPr>
          <w:t xml:space="preserve">=</w:t>
        </w:r>
      </w:ins>
      <w:ins w:id="1271" w:author="PR Preview" w:date="2024-01-01T00:00:00Z">
        <w:r>
          <w:rPr>
            <w:rStyle w:val="NormalTok"/>
          </w:rPr>
          <w:t xml:space="preserve"> </w:t>
        </w:r>
      </w:ins>
      <w:ins w:id="1271" w:author="PR Preview" w:date="2024-01-01T00:00:00Z">
        <w:r>
          <w:rPr>
            <w:rStyle w:val="FunctionTok"/>
          </w:rPr>
          <w:t xml:space="preserve">paste0</w:t>
        </w:r>
      </w:ins>
      <w:ins w:id="1271" w:author="PR Preview" w:date="2024-01-01T00:00:00Z">
        <w:r>
          <w:rPr>
            <w:rStyle w:val="NormalTok"/>
          </w:rPr>
          <w:t xml:space="preserve">(outcome, </w:t>
        </w:r>
      </w:ins>
      <w:ins w:id="1271" w:author="PR Preview" w:date="2024-01-01T00:00:00Z">
        <w:r>
          <w:rPr>
            <w:rStyle w:val="StringTok"/>
          </w:rPr>
          <w:t xml:space="preserve">"_prev"</w:t>
        </w:r>
      </w:ins>
      <w:ins w:id="1271" w:author="PR Preview" w:date="2024-01-01T00:00:00Z">
        <w:r>
          <w:rPr>
            <w:rStyle w:val="NormalTok"/>
          </w:rPr>
          <w:t xml:space="preserve">)</w:t>
        </w:r>
      </w:ins>
      <w:ins w:id="1271" w:author="PR Preview" w:date="2024-01-01T00:00:00Z">
        <w:r>
          <w:br/>
        </w:r>
      </w:ins>
      <w:ins w:id="1271" w:author="PR Preview" w:date="2024-01-01T00:00:00Z">
        <w:r>
          <w:rPr>
            <w:rStyle w:val="NormalTok"/>
          </w:rPr>
          <w:t xml:space="preserve">  outcome_dist_by_rf </w:t>
        </w:r>
      </w:ins>
      <w:ins w:id="1271" w:author="PR Preview" w:date="2024-01-01T00:00:00Z">
        <w:r>
          <w:rPr>
            <w:rStyle w:val="OtherTok"/>
          </w:rPr>
          <w:t xml:space="preserve">&lt;-</w:t>
        </w:r>
      </w:ins>
      <w:ins w:id="1271" w:author="PR Preview" w:date="2024-01-01T00:00:00Z">
        <w:r>
          <w:rPr>
            <w:rStyle w:val="NormalTok"/>
          </w:rPr>
          <w:t xml:space="preserve"> df </w:t>
        </w:r>
      </w:ins>
      <w:ins w:id="1271" w:author="PR Preview" w:date="2024-01-01T00:00:00Z">
        <w:r>
          <w:rPr>
            <w:rStyle w:val="SpecialCharTok"/>
          </w:rPr>
          <w:t xml:space="preserve">|&gt;</w:t>
        </w:r>
      </w:ins>
      <w:ins w:id="1271" w:author="PR Preview" w:date="2024-01-01T00:00:00Z">
        <w:r>
          <w:rPr>
            <w:rStyle w:val="NormalTok"/>
          </w:rPr>
          <w:t xml:space="preserve"> </w:t>
        </w:r>
      </w:ins>
      <w:ins w:id="1271" w:author="PR Preview" w:date="2024-01-01T00:00:00Z">
        <w:r>
          <w:br/>
        </w:r>
      </w:ins>
      <w:ins w:id="1271" w:author="PR Preview" w:date="2024-01-01T00:00:00Z">
        <w:r>
          <w:rPr>
            <w:rStyle w:val="NormalTok"/>
          </w:rPr>
          <w:t xml:space="preserve">    </w:t>
        </w:r>
      </w:ins>
      <w:ins w:id="1271" w:author="PR Preview" w:date="2024-01-01T00:00:00Z">
        <w:r>
          <w:rPr>
            <w:rStyle w:val="FunctionTok"/>
          </w:rPr>
          <w:t xml:space="preserve">filter</w:t>
        </w:r>
      </w:ins>
      <w:ins w:id="1271" w:author="PR Preview" w:date="2024-01-01T00:00:00Z">
        <w:r>
          <w:rPr>
            <w:rStyle w:val="NormalTok"/>
          </w:rPr>
          <w:t xml:space="preserve">(</w:t>
        </w:r>
      </w:ins>
      <w:ins w:id="1271" w:author="PR Preview" w:date="2024-01-01T00:00:00Z">
        <w:r>
          <w:rPr>
            <w:rStyle w:val="SpecialCharTok"/>
          </w:rPr>
          <w:t xml:space="preserve">!</w:t>
        </w:r>
      </w:ins>
      <w:ins w:id="1271" w:author="PR Preview" w:date="2024-01-01T00:00:00Z">
        <w:r>
          <w:rPr>
            <w:rStyle w:val="FunctionTok"/>
          </w:rPr>
          <w:t xml:space="preserve">is.na</w:t>
        </w:r>
      </w:ins>
      <w:ins w:id="1271" w:author="PR Preview" w:date="2024-01-01T00:00:00Z">
        <w:r>
          <w:rPr>
            <w:rStyle w:val="NormalTok"/>
          </w:rPr>
          <w:t xml:space="preserve">(</w:t>
        </w:r>
      </w:ins>
      <w:ins w:id="1271" w:author="PR Preview" w:date="2024-01-01T00:00:00Z">
        <w:r>
          <w:rPr>
            <w:rStyle w:val="SpecialCharTok"/>
          </w:rPr>
          <w:t xml:space="preserve">!!</w:t>
        </w:r>
      </w:ins>
      <w:ins w:id="1271" w:author="PR Preview" w:date="2024-01-01T00:00:00Z">
        <w:r>
          <w:rPr>
            <w:rStyle w:val="FunctionTok"/>
          </w:rPr>
          <w:t xml:space="preserve">sym</w:t>
        </w:r>
      </w:ins>
      <w:ins w:id="1271" w:author="PR Preview" w:date="2024-01-01T00:00:00Z">
        <w:r>
          <w:rPr>
            <w:rStyle w:val="NormalTok"/>
          </w:rPr>
          <w:t xml:space="preserve">(outcome)), </w:t>
        </w:r>
      </w:ins>
      <w:ins w:id="1271" w:author="PR Preview" w:date="2024-01-01T00:00:00Z">
        <w:r>
          <w:rPr>
            <w:rStyle w:val="SpecialCharTok"/>
          </w:rPr>
          <w:t xml:space="preserve">!</w:t>
        </w:r>
      </w:ins>
      <w:ins w:id="1271" w:author="PR Preview" w:date="2024-01-01T00:00:00Z">
        <w:r>
          <w:rPr>
            <w:rStyle w:val="FunctionTok"/>
          </w:rPr>
          <w:t xml:space="preserve">is.na</w:t>
        </w:r>
      </w:ins>
      <w:ins w:id="1271" w:author="PR Preview" w:date="2024-01-01T00:00:00Z">
        <w:r>
          <w:rPr>
            <w:rStyle w:val="NormalTok"/>
          </w:rPr>
          <w:t xml:space="preserve">(</w:t>
        </w:r>
      </w:ins>
      <w:ins w:id="1271" w:author="PR Preview" w:date="2024-01-01T00:00:00Z">
        <w:r>
          <w:rPr>
            <w:rStyle w:val="SpecialCharTok"/>
          </w:rPr>
          <w:t xml:space="preserve">!!</w:t>
        </w:r>
      </w:ins>
      <w:ins w:id="1271" w:author="PR Preview" w:date="2024-01-01T00:00:00Z">
        <w:r>
          <w:rPr>
            <w:rStyle w:val="FunctionTok"/>
          </w:rPr>
          <w:t xml:space="preserve">sym</w:t>
        </w:r>
      </w:ins>
      <w:ins w:id="1271" w:author="PR Preview" w:date="2024-01-01T00:00:00Z">
        <w:r>
          <w:rPr>
            <w:rStyle w:val="NormalTok"/>
          </w:rPr>
          <w:t xml:space="preserve">(rf))) </w:t>
        </w:r>
      </w:ins>
      <w:ins w:id="1271" w:author="PR Preview" w:date="2024-01-01T00:00:00Z">
        <w:r>
          <w:rPr>
            <w:rStyle w:val="SpecialCharTok"/>
          </w:rPr>
          <w:t xml:space="preserve">|&gt;</w:t>
        </w:r>
      </w:ins>
      <w:ins w:id="1271" w:author="PR Preview" w:date="2024-01-01T00:00:00Z">
        <w:r>
          <w:rPr>
            <w:rStyle w:val="NormalTok"/>
          </w:rPr>
          <w:t xml:space="preserve"> </w:t>
        </w:r>
      </w:ins>
      <w:ins w:id="1271" w:author="PR Preview" w:date="2024-01-01T00:00:00Z">
        <w:r>
          <w:br/>
        </w:r>
      </w:ins>
      <w:ins w:id="1271" w:author="PR Preview" w:date="2024-01-01T00:00:00Z">
        <w:r>
          <w:rPr>
            <w:rStyle w:val="NormalTok"/>
          </w:rPr>
          <w:t xml:space="preserve">    </w:t>
        </w:r>
      </w:ins>
      <w:ins w:id="1271" w:author="PR Preview" w:date="2024-01-01T00:00:00Z">
        <w:r>
          <w:rPr>
            <w:rStyle w:val="FunctionTok"/>
          </w:rPr>
          <w:t xml:space="preserve">group_by</w:t>
        </w:r>
      </w:ins>
      <w:ins w:id="1271" w:author="PR Preview" w:date="2024-01-01T00:00:00Z">
        <w:r>
          <w:rPr>
            <w:rStyle w:val="NormalTok"/>
          </w:rPr>
          <w:t xml:space="preserve">(</w:t>
        </w:r>
      </w:ins>
      <w:ins w:id="1271" w:author="PR Preview" w:date="2024-01-01T00:00:00Z">
        <w:r>
          <w:rPr>
            <w:rStyle w:val="SpecialCharTok"/>
          </w:rPr>
          <w:t xml:space="preserve">!!</w:t>
        </w:r>
      </w:ins>
      <w:ins w:id="1271" w:author="PR Preview" w:date="2024-01-01T00:00:00Z">
        <w:r>
          <w:rPr>
            <w:rStyle w:val="FunctionTok"/>
          </w:rPr>
          <w:t xml:space="preserve">sym</w:t>
        </w:r>
      </w:ins>
      <w:ins w:id="1271" w:author="PR Preview" w:date="2024-01-01T00:00:00Z">
        <w:r>
          <w:rPr>
            <w:rStyle w:val="NormalTok"/>
          </w:rPr>
          <w:t xml:space="preserve">(rf)) </w:t>
        </w:r>
      </w:ins>
      <w:ins w:id="1271" w:author="PR Preview" w:date="2024-01-01T00:00:00Z">
        <w:r>
          <w:rPr>
            <w:rStyle w:val="SpecialCharTok"/>
          </w:rPr>
          <w:t xml:space="preserve">|&gt;</w:t>
        </w:r>
      </w:ins>
      <w:ins w:id="1271" w:author="PR Preview" w:date="2024-01-01T00:00:00Z">
        <w:r>
          <w:br/>
        </w:r>
      </w:ins>
      <w:ins w:id="1271" w:author="PR Preview" w:date="2024-01-01T00:00:00Z">
        <w:r>
          <w:rPr>
            <w:rStyle w:val="NormalTok"/>
          </w:rPr>
          <w:t xml:space="preserve">    </w:t>
        </w:r>
      </w:ins>
      <w:ins w:id="1271" w:author="PR Preview" w:date="2024-01-01T00:00:00Z">
        <w:r>
          <w:rPr>
            <w:rStyle w:val="FunctionTok"/>
          </w:rPr>
          <w:t xml:space="preserve">summarize</w:t>
        </w:r>
      </w:ins>
      <w:ins w:id="1271" w:author="PR Preview" w:date="2024-01-01T00:00:00Z">
        <w:r>
          <w:rPr>
            <w:rStyle w:val="NormalTok"/>
          </w:rPr>
          <w:t xml:space="preserve">(</w:t>
        </w:r>
      </w:ins>
      <w:ins w:id="1271" w:author="PR Preview" w:date="2024-01-01T00:00:00Z">
        <w:r>
          <w:rPr>
            <w:rStyle w:val="SpecialCharTok"/>
          </w:rPr>
          <w:t xml:space="preserve">!!</w:t>
        </w:r>
      </w:ins>
      <w:ins w:id="1271" w:author="PR Preview" w:date="2024-01-01T00:00:00Z">
        <w:r>
          <w:rPr>
            <w:rStyle w:val="NormalTok"/>
          </w:rPr>
          <w:t xml:space="preserve">(new_column_name) </w:t>
        </w:r>
      </w:ins>
      <w:ins w:id="1271" w:author="PR Preview" w:date="2024-01-01T00:00:00Z">
        <w:r>
          <w:rPr>
            <w:rStyle w:val="SpecialCharTok"/>
          </w:rPr>
          <w:t xml:space="preserve">:</w:t>
        </w:r>
      </w:ins>
      <w:ins w:id="1271" w:author="PR Preview" w:date="2024-01-01T00:00:00Z">
        <w:r>
          <w:rPr>
            <w:rStyle w:val="ErrorTok"/>
          </w:rPr>
          <w:t xml:space="preserve">=</w:t>
        </w:r>
      </w:ins>
      <w:ins w:id="1271" w:author="PR Preview" w:date="2024-01-01T00:00:00Z">
        <w:r>
          <w:rPr>
            <w:rStyle w:val="NormalTok"/>
          </w:rPr>
          <w:t xml:space="preserve"> </w:t>
        </w:r>
      </w:ins>
      <w:ins w:id="1271" w:author="PR Preview" w:date="2024-01-01T00:00:00Z">
        <w:r>
          <w:rPr>
            <w:rStyle w:val="FunctionTok"/>
          </w:rPr>
          <w:t xml:space="preserve">mean</w:t>
        </w:r>
      </w:ins>
      <w:ins w:id="1271" w:author="PR Preview" w:date="2024-01-01T00:00:00Z">
        <w:r>
          <w:rPr>
            <w:rStyle w:val="NormalTok"/>
          </w:rPr>
          <w:t xml:space="preserve">(</w:t>
        </w:r>
      </w:ins>
      <w:ins w:id="1271" w:author="PR Preview" w:date="2024-01-01T00:00:00Z">
        <w:r>
          <w:rPr>
            <w:rStyle w:val="SpecialCharTok"/>
          </w:rPr>
          <w:t xml:space="preserve">!!</w:t>
        </w:r>
      </w:ins>
      <w:ins w:id="1271" w:author="PR Preview" w:date="2024-01-01T00:00:00Z">
        <w:r>
          <w:rPr>
            <w:rStyle w:val="FunctionTok"/>
          </w:rPr>
          <w:t xml:space="preserve">sym</w:t>
        </w:r>
      </w:ins>
      <w:ins w:id="1271" w:author="PR Preview" w:date="2024-01-01T00:00:00Z">
        <w:r>
          <w:rPr>
            <w:rStyle w:val="NormalTok"/>
          </w:rPr>
          <w:t xml:space="preserve">(outcome))) </w:t>
        </w:r>
      </w:ins>
      <w:ins w:id="1271" w:author="PR Preview" w:date="2024-01-01T00:00:00Z">
        <w:r>
          <w:br/>
        </w:r>
      </w:ins>
      <w:ins w:id="1271" w:author="PR Preview" w:date="2024-01-01T00:00:00Z">
        <w:r>
          <w:rPr>
            <w:rStyle w:val="NormalTok"/>
          </w:rPr>
          <w:t xml:space="preserve">  </w:t>
        </w:r>
      </w:ins>
      <w:ins w:id="1271" w:author="PR Preview" w:date="2024-01-01T00:00:00Z">
        <w:r>
          <w:rPr>
            <w:rStyle w:val="FunctionTok"/>
          </w:rPr>
          <w:t xml:space="preserve">return</w:t>
        </w:r>
      </w:ins>
      <w:ins w:id="1271" w:author="PR Preview" w:date="2024-01-01T00:00:00Z">
        <w:r>
          <w:rPr>
            <w:rStyle w:val="NormalTok"/>
          </w:rPr>
          <w:t xml:space="preserve">(outcome_dist_by_rf)</w:t>
        </w:r>
      </w:ins>
      <w:ins w:id="1271" w:author="PR Preview" w:date="2024-01-01T00:00:00Z">
        <w:r>
          <w:br/>
        </w:r>
      </w:ins>
      <w:ins w:id="1271" w:author="PR Preview" w:date="2024-01-01T00:00:00Z">
        <w:r>
          <w:rPr>
            <w:rStyle w:val="NormalTok"/>
          </w:rPr>
          <w:t xml:space="preserve">}</w:t>
        </w:r>
      </w:ins>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0" w:name="checklists"/>
    <w:p>
      <w:pPr>
        <w:pStyle w:val="Heading1"/>
      </w:pPr>
      <w:r>
        <w:t xml:space="preserve">20. Checklists</w:t>
      </w:r>
    </w:p>
    <w:bookmarkStart w:id="922"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2"/>
    <w:bookmarkStart w:id="924"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3">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4"/>
    <w:bookmarkStart w:id="926"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5">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6"/>
    <w:bookmarkStart w:id="929"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7">
        <w:r>
          <w:rPr>
            <w:rStyle w:val="Hyperlink"/>
          </w:rPr>
          <w:t xml:space="preserve">here</w:t>
        </w:r>
      </w:hyperlink>
      <w:r>
        <w:t xml:space="preserve">, a neat palette generator with colorblind options</w:t>
      </w:r>
      <w:r>
        <w:t xml:space="preserve"> </w:t>
      </w:r>
      <w:hyperlink r:id="rId92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9"/>
    <w:bookmarkEnd w:id="930"/>
    <w:bookmarkStart w:id="975" w:name="resources-2"/>
    <w:p>
      <w:pPr>
        <w:pStyle w:val="Heading1"/>
      </w:pPr>
      <w:r>
        <w:t xml:space="preserve">21. Resources</w:t>
      </w:r>
    </w:p>
    <w:bookmarkStart w:id="948" w:name="resources-for-r"/>
    <w:p>
      <w:pPr>
        <w:pStyle w:val="Heading2"/>
      </w:pPr>
      <w:r>
        <w:t xml:space="preserve">21.1 Resources for R</w:t>
      </w:r>
    </w:p>
    <w:bookmarkStart w:id="933"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1">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0"/>
        </w:numPr>
      </w:pPr>
      <w:hyperlink r:id="rId932">
        <w:r>
          <w:rPr>
            <w:rStyle w:val="Hyperlink"/>
          </w:rPr>
          <w:t xml:space="preserve">DataCamp</w:t>
        </w:r>
      </w:hyperlink>
      <w:r>
        <w:t xml:space="preserve"> </w:t>
      </w:r>
      <w:r>
        <w:t xml:space="preserve">- email Kristen for access</w:t>
      </w:r>
    </w:p>
    <w:bookmarkEnd w:id="933"/>
    <w:bookmarkStart w:id="938"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4">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5">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6">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7">
        <w:r>
          <w:rPr>
            <w:rStyle w:val="Hyperlink"/>
          </w:rPr>
          <w:t xml:space="preserve">Install Guides</w:t>
        </w:r>
      </w:hyperlink>
      <w:r>
        <w:t xml:space="preserve"> </w:t>
      </w:r>
      <w:r>
        <w:t xml:space="preserve">- setup instructions for data science software</w:t>
      </w:r>
    </w:p>
    <w:bookmarkEnd w:id="938"/>
    <w:bookmarkStart w:id="943" w:name="cheat-sheets"/>
    <w:p>
      <w:pPr>
        <w:pStyle w:val="Heading3"/>
      </w:pPr>
      <w:r>
        <w:t xml:space="preserve">21.1.3 Cheat Sheets</w:t>
      </w:r>
    </w:p>
    <w:p>
      <w:pPr>
        <w:pStyle w:val="Compact"/>
        <w:numPr>
          <w:ilvl w:val="0"/>
          <w:numId w:val="1262"/>
        </w:numPr>
      </w:pPr>
      <w:hyperlink r:id="rId939">
        <w:r>
          <w:rPr>
            <w:rStyle w:val="Hyperlink"/>
          </w:rPr>
          <w:t xml:space="preserve">dplyr and tidyr cheat sheet</w:t>
        </w:r>
      </w:hyperlink>
    </w:p>
    <w:p>
      <w:pPr>
        <w:pStyle w:val="Compact"/>
        <w:numPr>
          <w:ilvl w:val="0"/>
          <w:numId w:val="1262"/>
        </w:numPr>
      </w:pPr>
      <w:hyperlink r:id="rId940">
        <w:r>
          <w:rPr>
            <w:rStyle w:val="Hyperlink"/>
          </w:rPr>
          <w:t xml:space="preserve">ggplot cheat sheet</w:t>
        </w:r>
      </w:hyperlink>
    </w:p>
    <w:p>
      <w:pPr>
        <w:pStyle w:val="Compact"/>
        <w:numPr>
          <w:ilvl w:val="0"/>
          <w:numId w:val="1262"/>
        </w:numPr>
      </w:pPr>
      <w:hyperlink r:id="rId941">
        <w:r>
          <w:rPr>
            <w:rStyle w:val="Hyperlink"/>
          </w:rPr>
          <w:t xml:space="preserve">data table cheat sheet</w:t>
        </w:r>
      </w:hyperlink>
    </w:p>
    <w:p>
      <w:pPr>
        <w:pStyle w:val="Compact"/>
        <w:numPr>
          <w:ilvl w:val="0"/>
          <w:numId w:val="1262"/>
        </w:numPr>
      </w:pPr>
      <w:hyperlink r:id="rId942">
        <w:r>
          <w:rPr>
            <w:rStyle w:val="Hyperlink"/>
          </w:rPr>
          <w:t xml:space="preserve">RMarkdown cheat sheet</w:t>
        </w:r>
      </w:hyperlink>
    </w:p>
    <w:bookmarkEnd w:id="943"/>
    <w:bookmarkStart w:id="945" w:name="style-and-best-practices"/>
    <w:p>
      <w:pPr>
        <w:pStyle w:val="Heading3"/>
      </w:pPr>
      <w:r>
        <w:t xml:space="preserve">21.1.4 Style and Best Practices</w:t>
      </w:r>
    </w:p>
    <w:p>
      <w:pPr>
        <w:pStyle w:val="Compact"/>
        <w:numPr>
          <w:ilvl w:val="0"/>
          <w:numId w:val="1263"/>
        </w:numPr>
      </w:pPr>
      <w:hyperlink r:id="rId944">
        <w:r>
          <w:rPr>
            <w:rStyle w:val="Hyperlink"/>
          </w:rPr>
          <w:t xml:space="preserve">Hadley Wickham’s R Style Guide</w:t>
        </w:r>
      </w:hyperlink>
    </w:p>
    <w:bookmarkEnd w:id="945"/>
    <w:bookmarkStart w:id="946" w:name="data-documentation-and-dictionaries"/>
    <w:p>
      <w:pPr>
        <w:pStyle w:val="Heading3"/>
      </w:pPr>
      <w:r>
        <w:t xml:space="preserve">21.1.5 Data Documentation and Dictionaries</w:t>
      </w:r>
    </w:p>
    <w:p>
      <w:pPr>
        <w:pStyle w:val="Compact"/>
        <w:numPr>
          <w:ilvl w:val="0"/>
          <w:numId w:val="1264"/>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6"/>
    <w:bookmarkStart w:id="947" w:name="tidy-evaluation-resources"/>
    <w:p>
      <w:pPr>
        <w:pStyle w:val="Heading3"/>
      </w:pPr>
      <w:r>
        <w:t xml:space="preserve">21.1.6 Tidy Evaluation Resources</w:t>
      </w:r>
    </w:p>
    <w:p>
      <w:pPr>
        <w:pStyle w:val="Compact"/>
        <w:numPr>
          <w:ilvl w:val="0"/>
          <w:numId w:val="1265"/>
        </w:numPr>
      </w:pPr>
      <w:hyperlink r:id="rId348">
        <w:r>
          <w:rPr>
            <w:rStyle w:val="Hyperlink"/>
          </w:rPr>
          <w:t xml:space="preserve">Tidy Eval in 5 Minutes</w:t>
        </w:r>
      </w:hyperlink>
      <w:r>
        <w:t xml:space="preserve"> </w:t>
      </w:r>
      <w:r>
        <w:t xml:space="preserve">(video)</w:t>
      </w:r>
    </w:p>
    <w:p>
      <w:pPr>
        <w:pStyle w:val="Compact"/>
        <w:numPr>
          <w:ilvl w:val="0"/>
          <w:numId w:val="1265"/>
        </w:numPr>
      </w:pPr>
      <w:hyperlink r:id="rId346">
        <w:r>
          <w:rPr>
            <w:rStyle w:val="Hyperlink"/>
          </w:rPr>
          <w:t xml:space="preserve">Tidy Evaluation</w:t>
        </w:r>
      </w:hyperlink>
      <w:r>
        <w:t xml:space="preserve"> </w:t>
      </w:r>
      <w:r>
        <w:t xml:space="preserve">(e-book)</w:t>
      </w:r>
    </w:p>
    <w:p>
      <w:pPr>
        <w:pStyle w:val="Compact"/>
        <w:numPr>
          <w:ilvl w:val="0"/>
          <w:numId w:val="1265"/>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1">
        <w:r>
          <w:rPr>
            <w:rStyle w:val="Hyperlink"/>
          </w:rPr>
          <w:t xml:space="preserve">Standard Evaluation for *_join</w:t>
        </w:r>
      </w:hyperlink>
      <w:r>
        <w:t xml:space="preserve"> </w:t>
      </w:r>
      <w:r>
        <w:t xml:space="preserve">(stackoverflow)</w:t>
      </w:r>
    </w:p>
    <w:p>
      <w:pPr>
        <w:pStyle w:val="Compact"/>
        <w:numPr>
          <w:ilvl w:val="0"/>
          <w:numId w:val="1265"/>
        </w:numPr>
      </w:pPr>
      <w:hyperlink r:id="rId346">
        <w:r>
          <w:rPr>
            <w:rStyle w:val="Hyperlink"/>
          </w:rPr>
          <w:t xml:space="preserve">Programming with dplyr</w:t>
        </w:r>
      </w:hyperlink>
      <w:r>
        <w:t xml:space="preserve"> </w:t>
      </w:r>
      <w:r>
        <w:t xml:space="preserve">(package vignette)</w:t>
      </w:r>
    </w:p>
    <w:bookmarkEnd w:id="947"/>
    <w:bookmarkEnd w:id="948"/>
    <w:bookmarkStart w:id="950"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49">
        <w:r>
          <w:rPr>
            <w:rStyle w:val="Hyperlink"/>
          </w:rPr>
          <w:t xml:space="preserve">GitHub Skills: Introduction to GitHub</w:t>
        </w:r>
      </w:hyperlink>
    </w:p>
    <w:p>
      <w:pPr>
        <w:pStyle w:val="Compact"/>
        <w:numPr>
          <w:ilvl w:val="0"/>
          <w:numId w:val="1266"/>
        </w:numPr>
      </w:pPr>
      <w:hyperlink r:id="rId559">
        <w:r>
          <w:rPr>
            <w:rStyle w:val="Hyperlink"/>
          </w:rPr>
          <w:t xml:space="preserve">UC Davis DataLab Git Sandbox</w:t>
        </w:r>
      </w:hyperlink>
      <w:r>
        <w:t xml:space="preserve"> </w:t>
      </w:r>
      <w:r>
        <w:t xml:space="preserve">- hands-on Git practice repository</w:t>
      </w:r>
    </w:p>
    <w:bookmarkEnd w:id="950"/>
    <w:bookmarkStart w:id="953" w:name="resources-for-python"/>
    <w:p>
      <w:pPr>
        <w:pStyle w:val="Heading2"/>
      </w:pPr>
      <w:r>
        <w:t xml:space="preserve">21.3 Resources for Python</w:t>
      </w:r>
    </w:p>
    <w:p>
      <w:pPr>
        <w:pStyle w:val="Compact"/>
        <w:numPr>
          <w:ilvl w:val="0"/>
          <w:numId w:val="1267"/>
        </w:numPr>
      </w:pPr>
      <w:hyperlink r:id="rId951">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2">
        <w:r>
          <w:rPr>
            <w:rStyle w:val="Hyperlink"/>
          </w:rPr>
          <w:t xml:space="preserve">Natural Language Processing with Python</w:t>
        </w:r>
      </w:hyperlink>
      <w:r>
        <w:t xml:space="preserve"> </w:t>
      </w:r>
      <w:r>
        <w:t xml:space="preserve">- text analysis and NLP techniques</w:t>
      </w:r>
    </w:p>
    <w:bookmarkEnd w:id="953"/>
    <w:bookmarkStart w:id="955" w:name="resources-for-julia"/>
    <w:p>
      <w:pPr>
        <w:pStyle w:val="Heading2"/>
      </w:pPr>
      <w:r>
        <w:t xml:space="preserve">21.4 Resources for Julia</w:t>
      </w:r>
    </w:p>
    <w:p>
      <w:pPr>
        <w:pStyle w:val="Compact"/>
        <w:numPr>
          <w:ilvl w:val="0"/>
          <w:numId w:val="1268"/>
        </w:numPr>
      </w:pPr>
      <w:hyperlink r:id="rId954">
        <w:r>
          <w:rPr>
            <w:rStyle w:val="Hyperlink"/>
          </w:rPr>
          <w:t xml:space="preserve">UC Davis Julia Users Group Julia Basics Workshop</w:t>
        </w:r>
      </w:hyperlink>
      <w:r>
        <w:t xml:space="preserve"> </w:t>
      </w:r>
      <w:r>
        <w:t xml:space="preserve">- foundational Julia programming</w:t>
      </w:r>
    </w:p>
    <w:bookmarkEnd w:id="955"/>
    <w:bookmarkStart w:id="957" w:name="scientific-figures"/>
    <w:p>
      <w:pPr>
        <w:pStyle w:val="Heading2"/>
      </w:pPr>
      <w:r>
        <w:t xml:space="preserve">21.5 Scientific figures</w:t>
      </w:r>
    </w:p>
    <w:p>
      <w:pPr>
        <w:pStyle w:val="Compact"/>
        <w:numPr>
          <w:ilvl w:val="0"/>
          <w:numId w:val="1269"/>
        </w:numPr>
      </w:pPr>
      <w:r>
        <w:t xml:space="preserve">Ten Simple Rules for Better Figures</w:t>
      </w:r>
      <w:r>
        <w:t xml:space="preserve"> </w:t>
      </w:r>
      <w:r>
        <w:t xml:space="preserve">(Rougier et al. 2014)</w:t>
      </w:r>
    </w:p>
    <w:p>
      <w:pPr>
        <w:pStyle w:val="Compact"/>
        <w:numPr>
          <w:ilvl w:val="0"/>
          <w:numId w:val="1269"/>
        </w:numPr>
      </w:pPr>
      <w:hyperlink r:id="rId956">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7"/>
    <w:bookmarkStart w:id="961" w:name="writing"/>
    <w:p>
      <w:pPr>
        <w:pStyle w:val="Heading2"/>
      </w:pPr>
      <w:r>
        <w:t xml:space="preserve">21.6 Writing</w:t>
      </w:r>
    </w:p>
    <w:p>
      <w:pPr>
        <w:pStyle w:val="Compact"/>
        <w:numPr>
          <w:ilvl w:val="0"/>
          <w:numId w:val="1270"/>
        </w:numPr>
      </w:pPr>
      <w:r>
        <w:t xml:space="preserve">Unpacking the Scientific Toolbox</w:t>
      </w:r>
      <w:r>
        <w:t xml:space="preserve"> </w:t>
      </w:r>
      <w:r>
        <w:t xml:space="preserve">(Silbiger and Stubler 2019)</w:t>
      </w:r>
    </w:p>
    <w:p>
      <w:pPr>
        <w:pStyle w:val="Compact"/>
        <w:numPr>
          <w:ilvl w:val="0"/>
          <w:numId w:val="1270"/>
        </w:numPr>
      </w:pPr>
      <w:r>
        <w:t xml:space="preserve">ICMJE Definition of authorship</w:t>
      </w:r>
      <w:r>
        <w:t xml:space="preserve"> </w:t>
      </w:r>
      <w:r>
        <w:t xml:space="preserve">(International Committee of Medical Journal Editors, n.d.)</w:t>
      </w:r>
    </w:p>
    <w:p>
      <w:pPr>
        <w:pStyle w:val="Compact"/>
        <w:numPr>
          <w:ilvl w:val="0"/>
          <w:numId w:val="1270"/>
        </w:numPr>
      </w:pPr>
      <w:r>
        <w:t xml:space="preserve">Computational science: …why scientific programming does not compute</w:t>
      </w:r>
      <w:r>
        <w:t xml:space="preserve"> </w:t>
      </w:r>
      <w:r>
        <w:t xml:space="preserve">(Merali and Giles 2010)</w:t>
      </w:r>
    </w:p>
    <w:p>
      <w:pPr>
        <w:pStyle w:val="Compact"/>
        <w:numPr>
          <w:ilvl w:val="0"/>
          <w:numId w:val="1270"/>
        </w:numPr>
      </w:pPr>
      <w:hyperlink r:id="rId958">
        <w:r>
          <w:rPr>
            <w:rStyle w:val="Hyperlink"/>
          </w:rPr>
          <w:t xml:space="preserve">The Pathway to Publishing: A Guide to Quantitative Writing in the Health Sciences</w:t>
        </w:r>
      </w:hyperlink>
    </w:p>
    <w:p>
      <w:pPr>
        <w:pStyle w:val="Compact"/>
        <w:numPr>
          <w:ilvl w:val="0"/>
          <w:numId w:val="1270"/>
        </w:numPr>
      </w:pPr>
      <w:hyperlink r:id="rId95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0"/>
        </w:numPr>
      </w:pPr>
      <w:hyperlink r:id="rId960">
        <w:r>
          <w:rPr>
            <w:rStyle w:val="Hyperlink"/>
          </w:rPr>
          <w:t xml:space="preserve">Secret, actionable writing tips</w:t>
        </w:r>
      </w:hyperlink>
    </w:p>
    <w:bookmarkEnd w:id="961"/>
    <w:bookmarkStart w:id="965" w:name="presentations"/>
    <w:p>
      <w:pPr>
        <w:pStyle w:val="Heading2"/>
      </w:pPr>
      <w:r>
        <w:t xml:space="preserve">21.7 Presentations</w:t>
      </w:r>
    </w:p>
    <w:p>
      <w:pPr>
        <w:pStyle w:val="Compact"/>
        <w:numPr>
          <w:ilvl w:val="0"/>
          <w:numId w:val="1271"/>
        </w:numPr>
      </w:pPr>
      <w:r>
        <w:t xml:space="preserve">How to tell a compelling story in scientific presentations</w:t>
      </w:r>
      <w:r>
        <w:t xml:space="preserve"> </w:t>
      </w:r>
      <w:r>
        <w:t xml:space="preserve">(Van Noorden 2021)</w:t>
      </w:r>
    </w:p>
    <w:p>
      <w:pPr>
        <w:pStyle w:val="Compact"/>
        <w:numPr>
          <w:ilvl w:val="0"/>
          <w:numId w:val="1271"/>
        </w:numPr>
      </w:pPr>
      <w:hyperlink r:id="rId962">
        <w:r>
          <w:rPr>
            <w:rStyle w:val="Hyperlink"/>
          </w:rPr>
          <w:t xml:space="preserve">How to give a killer narratively-driven scientific talk</w:t>
        </w:r>
      </w:hyperlink>
    </w:p>
    <w:p>
      <w:pPr>
        <w:pStyle w:val="Compact"/>
        <w:numPr>
          <w:ilvl w:val="0"/>
          <w:numId w:val="1271"/>
        </w:numPr>
      </w:pPr>
      <w:hyperlink r:id="rId963">
        <w:r>
          <w:rPr>
            <w:rStyle w:val="Hyperlink"/>
          </w:rPr>
          <w:t xml:space="preserve">How to make a better poster</w:t>
        </w:r>
      </w:hyperlink>
    </w:p>
    <w:p>
      <w:pPr>
        <w:pStyle w:val="Compact"/>
        <w:numPr>
          <w:ilvl w:val="0"/>
          <w:numId w:val="1271"/>
        </w:numPr>
      </w:pPr>
      <w:hyperlink r:id="rId964">
        <w:r>
          <w:rPr>
            <w:rStyle w:val="Hyperlink"/>
          </w:rPr>
          <w:t xml:space="preserve">How to make an even better poster</w:t>
        </w:r>
      </w:hyperlink>
    </w:p>
    <w:bookmarkEnd w:id="965"/>
    <w:bookmarkStart w:id="968" w:name="professional-advice"/>
    <w:p>
      <w:pPr>
        <w:pStyle w:val="Heading2"/>
      </w:pPr>
      <w:r>
        <w:t xml:space="preserve">21.8 Professional advice</w:t>
      </w:r>
    </w:p>
    <w:p>
      <w:pPr>
        <w:pStyle w:val="Compact"/>
        <w:numPr>
          <w:ilvl w:val="0"/>
          <w:numId w:val="1272"/>
        </w:numPr>
      </w:pPr>
      <w:hyperlink r:id="rId966">
        <w:r>
          <w:rPr>
            <w:rStyle w:val="Hyperlink"/>
          </w:rPr>
          <w:t xml:space="preserve">Professional advice, especially for your first job</w:t>
        </w:r>
      </w:hyperlink>
    </w:p>
    <w:p>
      <w:pPr>
        <w:pStyle w:val="Compact"/>
        <w:numPr>
          <w:ilvl w:val="0"/>
          <w:numId w:val="1272"/>
        </w:numPr>
      </w:pPr>
      <w:hyperlink r:id="rId967">
        <w:r>
          <w:rPr>
            <w:rStyle w:val="Hyperlink"/>
          </w:rPr>
          <w:t xml:space="preserve">Team Public Health Substack</w:t>
        </w:r>
      </w:hyperlink>
    </w:p>
    <w:bookmarkEnd w:id="968"/>
    <w:bookmarkStart w:id="971" w:name="funding"/>
    <w:p>
      <w:pPr>
        <w:pStyle w:val="Heading2"/>
      </w:pPr>
      <w:r>
        <w:t xml:space="preserve">21.9 Funding</w:t>
      </w:r>
    </w:p>
    <w:p>
      <w:pPr>
        <w:pStyle w:val="Compact"/>
        <w:numPr>
          <w:ilvl w:val="0"/>
          <w:numId w:val="1273"/>
        </w:numPr>
      </w:pPr>
      <w:hyperlink r:id="rId969">
        <w:r>
          <w:rPr>
            <w:rStyle w:val="Hyperlink"/>
          </w:rPr>
          <w:t xml:space="preserve">Building Your Funding Train</w:t>
        </w:r>
      </w:hyperlink>
    </w:p>
    <w:p>
      <w:pPr>
        <w:pStyle w:val="Compact"/>
        <w:numPr>
          <w:ilvl w:val="0"/>
          <w:numId w:val="1273"/>
        </w:numPr>
      </w:pPr>
      <w:hyperlink r:id="rId970">
        <w:r>
          <w:rPr>
            <w:rStyle w:val="Hyperlink"/>
          </w:rPr>
          <w:t xml:space="preserve">NIH Grant Writing Resources</w:t>
        </w:r>
      </w:hyperlink>
    </w:p>
    <w:bookmarkEnd w:id="971"/>
    <w:bookmarkStart w:id="974" w:name="ethics-and-global-health-research"/>
    <w:p>
      <w:pPr>
        <w:pStyle w:val="Heading2"/>
      </w:pPr>
      <w:r>
        <w:t xml:space="preserve">21.10 Ethics and global health research</w:t>
      </w:r>
    </w:p>
    <w:p>
      <w:pPr>
        <w:pStyle w:val="Compact"/>
        <w:numPr>
          <w:ilvl w:val="0"/>
          <w:numId w:val="1274"/>
        </w:numPr>
      </w:pPr>
      <w:hyperlink r:id="rId972">
        <w:r>
          <w:rPr>
            <w:rStyle w:val="Hyperlink"/>
          </w:rPr>
          <w:t xml:space="preserve">Global Code of Conduct For Research in Resource-Poor Settings</w:t>
        </w:r>
      </w:hyperlink>
    </w:p>
    <w:p>
      <w:pPr>
        <w:pStyle w:val="Compact"/>
        <w:numPr>
          <w:ilvl w:val="0"/>
          <w:numId w:val="12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4"/>
        </w:numPr>
      </w:pPr>
      <w:hyperlink r:id="rId973">
        <w:r>
          <w:rPr>
            <w:rStyle w:val="Hyperlink"/>
          </w:rPr>
          <w:t xml:space="preserve">Transforming Global Health Partnerships</w:t>
        </w:r>
      </w:hyperlink>
    </w:p>
    <w:p>
      <w:r>
        <w:br w:type="page"/>
      </w:r>
    </w:p>
    <w:bookmarkEnd w:id="974"/>
    <w:bookmarkEnd w:id="975"/>
    <w:bookmarkStart w:id="1002" w:name="professional-development"/>
    <w:p>
      <w:pPr>
        <w:pStyle w:val="Heading1"/>
      </w:pPr>
      <w:r>
        <w:t xml:space="preserve">22. Professional Development</w:t>
      </w:r>
    </w:p>
    <w:bookmarkStart w:id="976"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5"/>
        </w:numPr>
      </w:pPr>
      <w:r>
        <w:t xml:space="preserve">Regular, open communication between mentees and mentors</w:t>
      </w:r>
    </w:p>
    <w:p>
      <w:pPr>
        <w:pStyle w:val="Compact"/>
        <w:numPr>
          <w:ilvl w:val="0"/>
          <w:numId w:val="1275"/>
        </w:numPr>
      </w:pPr>
      <w:r>
        <w:t xml:space="preserve">Mutual respect and trust</w:t>
      </w:r>
    </w:p>
    <w:p>
      <w:pPr>
        <w:pStyle w:val="Compact"/>
        <w:numPr>
          <w:ilvl w:val="0"/>
          <w:numId w:val="1275"/>
        </w:numPr>
      </w:pPr>
      <w:r>
        <w:t xml:space="preserve">Clear expectations and goals</w:t>
      </w:r>
    </w:p>
    <w:p>
      <w:pPr>
        <w:pStyle w:val="Compact"/>
        <w:numPr>
          <w:ilvl w:val="0"/>
          <w:numId w:val="1275"/>
        </w:numPr>
      </w:pPr>
      <w:r>
        <w:t xml:space="preserve">Constructive feedback</w:t>
      </w:r>
    </w:p>
    <w:p>
      <w:pPr>
        <w:pStyle w:val="Compact"/>
        <w:numPr>
          <w:ilvl w:val="0"/>
          <w:numId w:val="1275"/>
        </w:numPr>
      </w:pPr>
      <w:r>
        <w:t xml:space="preserve">Support for both research and career development</w:t>
      </w:r>
    </w:p>
    <w:bookmarkEnd w:id="976"/>
    <w:bookmarkStart w:id="979"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6"/>
        </w:numPr>
      </w:pPr>
      <w:r>
        <w:t xml:space="preserve">Short-term and long-term career goals</w:t>
      </w:r>
    </w:p>
    <w:p>
      <w:pPr>
        <w:pStyle w:val="Compact"/>
        <w:numPr>
          <w:ilvl w:val="0"/>
          <w:numId w:val="1276"/>
        </w:numPr>
      </w:pPr>
      <w:r>
        <w:t xml:space="preserve">Skills to develop</w:t>
      </w:r>
    </w:p>
    <w:p>
      <w:pPr>
        <w:pStyle w:val="Compact"/>
        <w:numPr>
          <w:ilvl w:val="0"/>
          <w:numId w:val="1276"/>
        </w:numPr>
      </w:pPr>
      <w:r>
        <w:t xml:space="preserve">Training needs and opportunities</w:t>
      </w:r>
    </w:p>
    <w:p>
      <w:pPr>
        <w:pStyle w:val="Compact"/>
        <w:numPr>
          <w:ilvl w:val="0"/>
          <w:numId w:val="1276"/>
        </w:numPr>
      </w:pPr>
      <w:r>
        <w:t xml:space="preserve">Timeline and milestones</w:t>
      </w:r>
    </w:p>
    <w:p>
      <w:pPr>
        <w:pStyle w:val="Compact"/>
        <w:numPr>
          <w:ilvl w:val="0"/>
          <w:numId w:val="1276"/>
        </w:numPr>
      </w:pPr>
      <w:r>
        <w:t xml:space="preserve">Progress toward goals</w:t>
      </w:r>
    </w:p>
    <w:p>
      <w:pPr>
        <w:pStyle w:val="FirstParagraph"/>
      </w:pPr>
      <w:r>
        <w:t xml:space="preserve">Update your IDP at least annually and discuss it with your PI. Useful resources:</w:t>
      </w:r>
    </w:p>
    <w:p>
      <w:pPr>
        <w:pStyle w:val="Compact"/>
        <w:numPr>
          <w:ilvl w:val="0"/>
          <w:numId w:val="1277"/>
        </w:numPr>
      </w:pPr>
      <w:hyperlink r:id="rId977">
        <w:r>
          <w:rPr>
            <w:rStyle w:val="Hyperlink"/>
          </w:rPr>
          <w:t xml:space="preserve">myIDP - Individual Development Plan tool</w:t>
        </w:r>
      </w:hyperlink>
    </w:p>
    <w:p>
      <w:pPr>
        <w:pStyle w:val="Compact"/>
        <w:numPr>
          <w:ilvl w:val="0"/>
          <w:numId w:val="1277"/>
        </w:numPr>
      </w:pPr>
      <w:hyperlink r:id="rId978">
        <w:r>
          <w:rPr>
            <w:rStyle w:val="Hyperlink"/>
          </w:rPr>
          <w:t xml:space="preserve">NIH OITE Career Resources</w:t>
        </w:r>
      </w:hyperlink>
    </w:p>
    <w:bookmarkEnd w:id="979"/>
    <w:bookmarkStart w:id="982"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8"/>
        </w:numPr>
      </w:pPr>
      <w:r>
        <w:t xml:space="preserve">Discuss conference opportunities with PIs early</w:t>
      </w:r>
    </w:p>
    <w:p>
      <w:pPr>
        <w:pStyle w:val="Compact"/>
        <w:numPr>
          <w:ilvl w:val="0"/>
          <w:numId w:val="1278"/>
        </w:numPr>
      </w:pPr>
      <w:r>
        <w:t xml:space="preserve">Submit abstracts with PI approval</w:t>
      </w:r>
    </w:p>
    <w:p>
      <w:pPr>
        <w:pStyle w:val="Compact"/>
        <w:numPr>
          <w:ilvl w:val="0"/>
          <w:numId w:val="1278"/>
        </w:numPr>
      </w:pPr>
      <w:r>
        <w:t xml:space="preserve">Practice presentations in lab meeting before the conference</w:t>
      </w:r>
    </w:p>
    <w:p>
      <w:pPr>
        <w:pStyle w:val="Compact"/>
        <w:numPr>
          <w:ilvl w:val="0"/>
          <w:numId w:val="127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9"/>
        </w:numPr>
      </w:pPr>
      <w:hyperlink r:id="rId980">
        <w:r>
          <w:rPr>
            <w:rStyle w:val="Hyperlink"/>
          </w:rPr>
          <w:t xml:space="preserve">How to tell a compelling story in scientific presentations</w:t>
        </w:r>
      </w:hyperlink>
    </w:p>
    <w:p>
      <w:pPr>
        <w:pStyle w:val="Compact"/>
        <w:numPr>
          <w:ilvl w:val="0"/>
          <w:numId w:val="1279"/>
        </w:numPr>
      </w:pPr>
      <w:hyperlink r:id="rId962">
        <w:r>
          <w:rPr>
            <w:rStyle w:val="Hyperlink"/>
          </w:rPr>
          <w:t xml:space="preserve">How to give a killer narratively-driven scientific talk</w:t>
        </w:r>
      </w:hyperlink>
    </w:p>
    <w:p>
      <w:pPr>
        <w:pStyle w:val="Compact"/>
        <w:numPr>
          <w:ilvl w:val="0"/>
          <w:numId w:val="1279"/>
        </w:numPr>
      </w:pPr>
      <w:hyperlink r:id="rId981">
        <w:r>
          <w:rPr>
            <w:rStyle w:val="Hyperlink"/>
          </w:rPr>
          <w:t xml:space="preserve">How to make a better poster</w:t>
        </w:r>
      </w:hyperlink>
    </w:p>
    <w:p>
      <w:pPr>
        <w:pStyle w:val="Compact"/>
        <w:numPr>
          <w:ilvl w:val="0"/>
          <w:numId w:val="1279"/>
        </w:numPr>
      </w:pPr>
      <w:hyperlink r:id="rId964">
        <w:r>
          <w:rPr>
            <w:rStyle w:val="Hyperlink"/>
          </w:rPr>
          <w:t xml:space="preserve">How to make an even better poster</w:t>
        </w:r>
      </w:hyperlink>
    </w:p>
    <w:bookmarkEnd w:id="982"/>
    <w:bookmarkStart w:id="986"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0"/>
        </w:numPr>
      </w:pPr>
      <w:r>
        <w:t xml:space="preserve">Label x-axis and y-axis clearly</w:t>
      </w:r>
    </w:p>
    <w:p>
      <w:pPr>
        <w:pStyle w:val="Compact"/>
        <w:numPr>
          <w:ilvl w:val="0"/>
          <w:numId w:val="1280"/>
        </w:numPr>
      </w:pPr>
      <w:r>
        <w:t xml:space="preserve">Use panel labels when including multiple subplots</w:t>
      </w:r>
    </w:p>
    <w:p>
      <w:pPr>
        <w:pStyle w:val="Compact"/>
        <w:numPr>
          <w:ilvl w:val="0"/>
          <w:numId w:val="1280"/>
        </w:numPr>
      </w:pPr>
      <w:r>
        <w:t xml:space="preserve">Include sufficient tick marks and labels</w:t>
      </w:r>
    </w:p>
    <w:p>
      <w:pPr>
        <w:pStyle w:val="Compact"/>
        <w:numPr>
          <w:ilvl w:val="0"/>
          <w:numId w:val="1280"/>
        </w:numPr>
      </w:pPr>
      <w:r>
        <w:t xml:space="preserve">Use appropriate font sizes (readable but not distracting)</w:t>
      </w:r>
    </w:p>
    <w:p>
      <w:pPr>
        <w:pStyle w:val="Compact"/>
        <w:numPr>
          <w:ilvl w:val="0"/>
          <w:numId w:val="1280"/>
        </w:numPr>
      </w:pPr>
      <w:r>
        <w:t xml:space="preserve">Use colorblind-friendly palettes (see</w:t>
      </w:r>
      <w:r>
        <w:t xml:space="preserve"> </w:t>
      </w:r>
      <w:hyperlink r:id="rId983">
        <w:r>
          <w:rPr>
            <w:rStyle w:val="Hyperlink"/>
          </w:rPr>
          <w:t xml:space="preserve">ColorBrewer</w:t>
        </w:r>
      </w:hyperlink>
      <w:r>
        <w:t xml:space="preserve"> </w:t>
      </w:r>
      <w:r>
        <w:t xml:space="preserve">or</w:t>
      </w:r>
      <w:r>
        <w:t xml:space="preserve"> </w:t>
      </w:r>
      <w:hyperlink r:id="rId984">
        <w:r>
          <w:rPr>
            <w:rStyle w:val="Hyperlink"/>
          </w:rPr>
          <w:t xml:space="preserve">iwanthue</w:t>
        </w:r>
      </w:hyperlink>
      <w:r>
        <w:t xml:space="preserve">)</w:t>
      </w:r>
    </w:p>
    <w:p>
      <w:pPr>
        <w:pStyle w:val="Compact"/>
        <w:numPr>
          <w:ilvl w:val="0"/>
          <w:numId w:val="1280"/>
        </w:numPr>
      </w:pPr>
      <w:r>
        <w:t xml:space="preserve">Define colors, shapes, and line types in legends</w:t>
      </w:r>
    </w:p>
    <w:p>
      <w:pPr>
        <w:pStyle w:val="Compact"/>
        <w:numPr>
          <w:ilvl w:val="0"/>
          <w:numId w:val="1280"/>
        </w:numPr>
      </w:pPr>
      <w:r>
        <w:t xml:space="preserve">Minimize abbreviations in labels and legends</w:t>
      </w:r>
    </w:p>
    <w:p>
      <w:pPr>
        <w:pStyle w:val="Compact"/>
        <w:numPr>
          <w:ilvl w:val="0"/>
          <w:numId w:val="1280"/>
        </w:numPr>
      </w:pPr>
      <w:r>
        <w:t xml:space="preserve">Use transparency to show overlapping data</w:t>
      </w:r>
    </w:p>
    <w:p>
      <w:pPr>
        <w:pStyle w:val="Compact"/>
        <w:numPr>
          <w:ilvl w:val="0"/>
          <w:numId w:val="1280"/>
        </w:numPr>
      </w:pPr>
      <w:r>
        <w:t xml:space="preserve">Show measures of precision (e.g., 95% confidence intervals)</w:t>
      </w:r>
    </w:p>
    <w:p>
      <w:pPr>
        <w:pStyle w:val="FirstParagraph"/>
      </w:pPr>
      <w:r>
        <w:rPr>
          <w:b/>
          <w:bCs/>
        </w:rPr>
        <w:t xml:space="preserve">Resources:</w:t>
      </w:r>
    </w:p>
    <w:p>
      <w:pPr>
        <w:pStyle w:val="Compact"/>
        <w:numPr>
          <w:ilvl w:val="0"/>
          <w:numId w:val="1281"/>
        </w:numPr>
      </w:pPr>
      <w:hyperlink r:id="rId985">
        <w:r>
          <w:rPr>
            <w:rStyle w:val="Hyperlink"/>
          </w:rPr>
          <w:t xml:space="preserve">Ten Simple Rules for Better Figures</w:t>
        </w:r>
      </w:hyperlink>
    </w:p>
    <w:bookmarkEnd w:id="986"/>
    <w:bookmarkStart w:id="988" w:name="grant-writing"/>
    <w:p>
      <w:pPr>
        <w:pStyle w:val="Heading2"/>
      </w:pPr>
      <w:r>
        <w:t xml:space="preserve">22.5 Grant Writing</w:t>
      </w:r>
    </w:p>
    <w:p>
      <w:pPr>
        <w:pStyle w:val="Compact"/>
        <w:numPr>
          <w:ilvl w:val="0"/>
          <w:numId w:val="1282"/>
        </w:numPr>
      </w:pPr>
      <w:r>
        <w:t xml:space="preserve">Graduate students and postdocs are encouraged to apply for fellowships (e.g., NIH F31, NSF GRFP, K awards)</w:t>
      </w:r>
    </w:p>
    <w:p>
      <w:pPr>
        <w:pStyle w:val="Compact"/>
        <w:numPr>
          <w:ilvl w:val="0"/>
          <w:numId w:val="1282"/>
        </w:numPr>
      </w:pPr>
      <w:r>
        <w:t xml:space="preserve">PIs will support fellowship applications with feedback, letters of support, and mentoring</w:t>
      </w:r>
    </w:p>
    <w:p>
      <w:pPr>
        <w:pStyle w:val="Compact"/>
        <w:numPr>
          <w:ilvl w:val="0"/>
          <w:numId w:val="1282"/>
        </w:numPr>
      </w:pPr>
      <w:r>
        <w:t xml:space="preserve">Start planning fellowship applications well in advance of deadlines (typically 3-6 months)</w:t>
      </w:r>
    </w:p>
    <w:p>
      <w:pPr>
        <w:pStyle w:val="Compact"/>
        <w:numPr>
          <w:ilvl w:val="0"/>
          <w:numId w:val="1282"/>
        </w:numPr>
      </w:pPr>
      <w:r>
        <w:t xml:space="preserve">Attend grant writing workshops and seek feedback from multiple sources</w:t>
      </w:r>
    </w:p>
    <w:p>
      <w:pPr>
        <w:pStyle w:val="FirstParagraph"/>
      </w:pPr>
      <w:r>
        <w:rPr>
          <w:b/>
          <w:bCs/>
        </w:rPr>
        <w:t xml:space="preserve">Resources:</w:t>
      </w:r>
    </w:p>
    <w:p>
      <w:pPr>
        <w:pStyle w:val="Compact"/>
        <w:numPr>
          <w:ilvl w:val="0"/>
          <w:numId w:val="1283"/>
        </w:numPr>
      </w:pPr>
      <w:hyperlink r:id="rId969">
        <w:r>
          <w:rPr>
            <w:rStyle w:val="Hyperlink"/>
          </w:rPr>
          <w:t xml:space="preserve">Building Your Funding Train</w:t>
        </w:r>
      </w:hyperlink>
    </w:p>
    <w:p>
      <w:pPr>
        <w:pStyle w:val="Compact"/>
        <w:numPr>
          <w:ilvl w:val="0"/>
          <w:numId w:val="1283"/>
        </w:numPr>
      </w:pPr>
      <w:hyperlink r:id="rId987">
        <w:r>
          <w:rPr>
            <w:rStyle w:val="Hyperlink"/>
          </w:rPr>
          <w:t xml:space="preserve">NIH Funding Opportunities</w:t>
        </w:r>
      </w:hyperlink>
    </w:p>
    <w:p>
      <w:pPr>
        <w:pStyle w:val="Compact"/>
        <w:numPr>
          <w:ilvl w:val="0"/>
          <w:numId w:val="1283"/>
        </w:numPr>
      </w:pPr>
      <w:hyperlink r:id="rId970">
        <w:r>
          <w:rPr>
            <w:rStyle w:val="Hyperlink"/>
          </w:rPr>
          <w:t xml:space="preserve">NIH Grant Writing Resources</w:t>
        </w:r>
      </w:hyperlink>
    </w:p>
    <w:bookmarkEnd w:id="988"/>
    <w:bookmarkStart w:id="999"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89"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4"/>
        </w:numPr>
      </w:pPr>
      <w:r>
        <w:t xml:space="preserve">Understand the typical scope and depth expected</w:t>
      </w:r>
    </w:p>
    <w:p>
      <w:pPr>
        <w:pStyle w:val="Compact"/>
        <w:numPr>
          <w:ilvl w:val="0"/>
          <w:numId w:val="1284"/>
        </w:numPr>
      </w:pPr>
      <w:r>
        <w:t xml:space="preserve">See different approaches to structure and presentation</w:t>
      </w:r>
    </w:p>
    <w:p>
      <w:pPr>
        <w:pStyle w:val="Compact"/>
        <w:numPr>
          <w:ilvl w:val="0"/>
          <w:numId w:val="1284"/>
        </w:numPr>
      </w:pPr>
      <w:r>
        <w:t xml:space="preserve">Calibrate your expectations based on successful examples</w:t>
      </w:r>
    </w:p>
    <w:p>
      <w:pPr>
        <w:pStyle w:val="Compact"/>
        <w:numPr>
          <w:ilvl w:val="0"/>
          <w:numId w:val="128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89"/>
    <w:bookmarkStart w:id="990"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5"/>
        </w:numPr>
      </w:pPr>
      <w:r>
        <w:t xml:space="preserve">Independent research capability</w:t>
      </w:r>
    </w:p>
    <w:p>
      <w:pPr>
        <w:pStyle w:val="Compact"/>
        <w:numPr>
          <w:ilvl w:val="0"/>
          <w:numId w:val="1285"/>
        </w:numPr>
      </w:pPr>
      <w:r>
        <w:t xml:space="preserve">Ability to communicate findings effectively</w:t>
      </w:r>
    </w:p>
    <w:p>
      <w:pPr>
        <w:pStyle w:val="Compact"/>
        <w:numPr>
          <w:ilvl w:val="0"/>
          <w:numId w:val="1285"/>
        </w:numPr>
      </w:pPr>
      <w:r>
        <w:t xml:space="preserve">Contribution to the scientific literature</w:t>
      </w:r>
    </w:p>
    <w:p>
      <w:pPr>
        <w:pStyle w:val="Compact"/>
        <w:numPr>
          <w:ilvl w:val="0"/>
          <w:numId w:val="1285"/>
        </w:numPr>
      </w:pPr>
      <w:r>
        <w:t xml:space="preserve">Readiness for an academic or research career</w:t>
      </w:r>
    </w:p>
    <w:bookmarkEnd w:id="990"/>
    <w:bookmarkStart w:id="991"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1"/>
    <w:bookmarkStart w:id="995"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2">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3">
        <w:r>
          <w:rPr>
            <w:rStyle w:val="Hyperlink"/>
          </w:rPr>
          <w:t xml:space="preserve">PhD</w:t>
        </w:r>
      </w:hyperlink>
      <w:r>
        <w:t xml:space="preserve">,</w:t>
      </w:r>
      <w:r>
        <w:t xml:space="preserve"> </w:t>
      </w:r>
      <w:r>
        <w:t xml:space="preserve">is a spiritual successor to an apprentice’s</w:t>
      </w:r>
      <w:r>
        <w:t xml:space="preserve"> </w:t>
      </w:r>
      <w:hyperlink r:id="rId99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6"/>
        </w:numPr>
      </w:pPr>
      <w:r>
        <w:t xml:space="preserve">The dissertation proves you can conduct rigorous research</w:t>
      </w:r>
    </w:p>
    <w:p>
      <w:pPr>
        <w:pStyle w:val="Compact"/>
        <w:numPr>
          <w:ilvl w:val="0"/>
          <w:numId w:val="1286"/>
        </w:numPr>
      </w:pPr>
      <w:r>
        <w:t xml:space="preserve">It doesn’t need to solve every problem in your field</w:t>
      </w:r>
    </w:p>
    <w:p>
      <w:pPr>
        <w:pStyle w:val="Compact"/>
        <w:numPr>
          <w:ilvl w:val="0"/>
          <w:numId w:val="1286"/>
        </w:numPr>
      </w:pPr>
      <w:r>
        <w:t xml:space="preserve">It doesn’t need to be flawless</w:t>
      </w:r>
    </w:p>
    <w:p>
      <w:pPr>
        <w:pStyle w:val="Compact"/>
        <w:numPr>
          <w:ilvl w:val="0"/>
          <w:numId w:val="1286"/>
        </w:numPr>
      </w:pPr>
      <w:r>
        <w:t xml:space="preserve">It doesn’t need to be all-encompassing</w:t>
      </w:r>
    </w:p>
    <w:p>
      <w:pPr>
        <w:pStyle w:val="Compact"/>
        <w:numPr>
          <w:ilvl w:val="0"/>
          <w:numId w:val="1286"/>
        </w:numPr>
      </w:pPr>
      <w:r>
        <w:t xml:space="preserve">It just needs to constitute incremental progress in your field</w:t>
      </w:r>
    </w:p>
    <w:bookmarkEnd w:id="995"/>
    <w:bookmarkStart w:id="996"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7"/>
        </w:numPr>
      </w:pPr>
      <w:r>
        <w:t xml:space="preserve">Done is better than perfect when it comes to dissertations</w:t>
      </w:r>
    </w:p>
    <w:p>
      <w:pPr>
        <w:pStyle w:val="Compact"/>
        <w:numPr>
          <w:ilvl w:val="0"/>
          <w:numId w:val="1287"/>
        </w:numPr>
      </w:pPr>
      <w:r>
        <w:t xml:space="preserve">You’ll have your entire career to refine and expand on these ideas</w:t>
      </w:r>
    </w:p>
    <w:p>
      <w:pPr>
        <w:pStyle w:val="Compact"/>
        <w:numPr>
          <w:ilvl w:val="0"/>
          <w:numId w:val="1287"/>
        </w:numPr>
      </w:pPr>
      <w:r>
        <w:t xml:space="preserve">The goal is to finish and move forward,</w:t>
      </w:r>
      <w:r>
        <w:t xml:space="preserve"> </w:t>
      </w:r>
      <w:r>
        <w:t xml:space="preserve">not to write the definitive work on your topic</w:t>
      </w:r>
    </w:p>
    <w:p>
      <w:pPr>
        <w:pStyle w:val="Compact"/>
        <w:numPr>
          <w:ilvl w:val="0"/>
          <w:numId w:val="128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6"/>
    <w:bookmarkStart w:id="998" w:name="resources-3"/>
    <w:p>
      <w:pPr>
        <w:pStyle w:val="Heading3"/>
      </w:pPr>
      <w:r>
        <w:t xml:space="preserve">22.6.6 Resources</w:t>
      </w:r>
    </w:p>
    <w:p>
      <w:pPr>
        <w:pStyle w:val="FirstParagraph"/>
      </w:pPr>
      <w:r>
        <w:rPr>
          <w:b/>
          <w:bCs/>
        </w:rPr>
        <w:t xml:space="preserve">Dissertation writing tools:</w:t>
      </w:r>
    </w:p>
    <w:p>
      <w:pPr>
        <w:pStyle w:val="Compact"/>
        <w:numPr>
          <w:ilvl w:val="0"/>
          <w:numId w:val="1288"/>
        </w:numPr>
      </w:pPr>
      <w:hyperlink r:id="rId997">
        <w:r>
          <w:rPr>
            <w:rStyle w:val="Hyperlink"/>
          </w:rPr>
          <w:t xml:space="preserve">quarto-thesis</w:t>
        </w:r>
      </w:hyperlink>
      <w:r>
        <w:t xml:space="preserve"> </w:t>
      </w:r>
      <w:r>
        <w:t xml:space="preserve">- Quarto extension for creating masters or PhD theses with professional LaTeX formatting</w:t>
      </w:r>
    </w:p>
    <w:bookmarkEnd w:id="998"/>
    <w:bookmarkEnd w:id="999"/>
    <w:bookmarkStart w:id="1000"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9"/>
        </w:numPr>
      </w:pPr>
      <w:r>
        <w:t xml:space="preserve">Graduate students are encouraged to gain teaching experience</w:t>
      </w:r>
    </w:p>
    <w:p>
      <w:pPr>
        <w:pStyle w:val="Compact"/>
        <w:numPr>
          <w:ilvl w:val="0"/>
          <w:numId w:val="1289"/>
        </w:numPr>
      </w:pPr>
      <w:r>
        <w:t xml:space="preserve">We support science communication and outreach activities</w:t>
      </w:r>
    </w:p>
    <w:p>
      <w:pPr>
        <w:pStyle w:val="Compact"/>
        <w:numPr>
          <w:ilvl w:val="0"/>
          <w:numId w:val="1289"/>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4">
        <w:r>
          <w:rPr>
            <w:rStyle w:val="Hyperlink"/>
          </w:rPr>
          <w:t xml:space="preserve">workshop index</w:t>
        </w:r>
      </w:hyperlink>
      <w:r>
        <w:t xml:space="preserve"> </w:t>
      </w:r>
      <w:r>
        <w:t xml:space="preserve">provides a comprehensive catalog of available resources.</w:t>
      </w:r>
    </w:p>
    <w:bookmarkEnd w:id="1000"/>
    <w:bookmarkStart w:id="1001"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0"/>
        </w:numPr>
      </w:pPr>
      <w:r>
        <w:t xml:space="preserve">Attend seminars and departmental events</w:t>
      </w:r>
    </w:p>
    <w:p>
      <w:pPr>
        <w:pStyle w:val="Compact"/>
        <w:numPr>
          <w:ilvl w:val="0"/>
          <w:numId w:val="1290"/>
        </w:numPr>
      </w:pPr>
      <w:r>
        <w:t xml:space="preserve">Connect with researchers in your field</w:t>
      </w:r>
    </w:p>
    <w:p>
      <w:pPr>
        <w:pStyle w:val="Compact"/>
        <w:numPr>
          <w:ilvl w:val="0"/>
          <w:numId w:val="1290"/>
        </w:numPr>
      </w:pPr>
      <w:r>
        <w:t xml:space="preserve">Join professional societies</w:t>
      </w:r>
    </w:p>
    <w:p>
      <w:pPr>
        <w:pStyle w:val="Compact"/>
        <w:numPr>
          <w:ilvl w:val="0"/>
          <w:numId w:val="1290"/>
        </w:numPr>
      </w:pPr>
      <w:r>
        <w:t xml:space="preserve">Use professional social media platforms to share research and engage with the scientific community</w:t>
      </w:r>
    </w:p>
    <w:p>
      <w:r>
        <w:br w:type="page"/>
      </w:r>
    </w:p>
    <w:bookmarkEnd w:id="1001"/>
    <w:bookmarkEnd w:id="1002"/>
    <w:bookmarkStart w:id="1007" w:name="sec-writing"/>
    <w:p>
      <w:pPr>
        <w:pStyle w:val="Heading1"/>
      </w:pPr>
      <w:r>
        <w:t xml:space="preserve">23. Writing</w:t>
      </w:r>
    </w:p>
    <w:bookmarkStart w:id="1003"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1"/>
        </w:numPr>
      </w:pPr>
      <w:r>
        <w:t xml:space="preserve">Organize your thoughts and identify what you actually need to know</w:t>
      </w:r>
    </w:p>
    <w:p>
      <w:pPr>
        <w:pStyle w:val="Compact"/>
        <w:numPr>
          <w:ilvl w:val="0"/>
          <w:numId w:val="1291"/>
        </w:numPr>
      </w:pPr>
      <w:r>
        <w:t xml:space="preserve">Articulate the problem more precisely</w:t>
      </w:r>
    </w:p>
    <w:p>
      <w:pPr>
        <w:pStyle w:val="Compact"/>
        <w:numPr>
          <w:ilvl w:val="0"/>
          <w:numId w:val="129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3"/>
    <w:bookmarkStart w:id="1005"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4">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5"/>
    <w:bookmarkStart w:id="1006"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3"/>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6"/>
    <w:bookmarkEnd w:id="1007"/>
    <w:bookmarkStart w:id="1023" w:name="manuscript-preparation-and-publication"/>
    <w:p>
      <w:pPr>
        <w:pStyle w:val="Heading1"/>
      </w:pPr>
      <w:r>
        <w:t xml:space="preserve">24. Manuscript Preparation and Publication</w:t>
      </w:r>
    </w:p>
    <w:bookmarkStart w:id="1008"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4"/>
        </w:numPr>
      </w:pPr>
      <w:r>
        <w:rPr>
          <w:b/>
          <w:bCs/>
        </w:rPr>
        <w:t xml:space="preserve">Planning</w:t>
      </w:r>
      <w:r>
        <w:t xml:space="preserve">: Discuss target journals, outline, and timeline with PIs</w:t>
      </w:r>
    </w:p>
    <w:p>
      <w:pPr>
        <w:pStyle w:val="Compact"/>
        <w:numPr>
          <w:ilvl w:val="0"/>
          <w:numId w:val="1294"/>
        </w:numPr>
      </w:pPr>
      <w:r>
        <w:rPr>
          <w:b/>
          <w:bCs/>
        </w:rPr>
        <w:t xml:space="preserve">Drafting</w:t>
      </w:r>
      <w:r>
        <w:t xml:space="preserve">: Lead author prepares initial draft</w:t>
      </w:r>
    </w:p>
    <w:p>
      <w:pPr>
        <w:pStyle w:val="Compact"/>
        <w:numPr>
          <w:ilvl w:val="0"/>
          <w:numId w:val="1294"/>
        </w:numPr>
      </w:pPr>
      <w:r>
        <w:rPr>
          <w:b/>
          <w:bCs/>
        </w:rPr>
        <w:t xml:space="preserve">Internal review</w:t>
      </w:r>
      <w:r>
        <w:t xml:space="preserve">: Co-authors review and provide feedback</w:t>
      </w:r>
    </w:p>
    <w:p>
      <w:pPr>
        <w:pStyle w:val="Compact"/>
        <w:numPr>
          <w:ilvl w:val="0"/>
          <w:numId w:val="1294"/>
        </w:numPr>
      </w:pPr>
      <w:r>
        <w:rPr>
          <w:b/>
          <w:bCs/>
        </w:rPr>
        <w:t xml:space="preserve">Revision</w:t>
      </w:r>
      <w:r>
        <w:t xml:space="preserve">: Lead author incorporates feedback iteratively</w:t>
      </w:r>
    </w:p>
    <w:p>
      <w:pPr>
        <w:pStyle w:val="Compact"/>
        <w:numPr>
          <w:ilvl w:val="0"/>
          <w:numId w:val="1294"/>
        </w:numPr>
      </w:pPr>
      <w:r>
        <w:rPr>
          <w:b/>
          <w:bCs/>
        </w:rPr>
        <w:t xml:space="preserve">PI approval</w:t>
      </w:r>
      <w:r>
        <w:t xml:space="preserve">: Obtain final approval from PIs before submission</w:t>
      </w:r>
    </w:p>
    <w:p>
      <w:pPr>
        <w:pStyle w:val="Compact"/>
        <w:numPr>
          <w:ilvl w:val="0"/>
          <w:numId w:val="1294"/>
        </w:numPr>
      </w:pPr>
      <w:r>
        <w:rPr>
          <w:b/>
          <w:bCs/>
        </w:rPr>
        <w:t xml:space="preserve">Submission</w:t>
      </w:r>
      <w:r>
        <w:t xml:space="preserve">: Submit to journal</w:t>
      </w:r>
    </w:p>
    <w:p>
      <w:pPr>
        <w:pStyle w:val="Compact"/>
        <w:numPr>
          <w:ilvl w:val="0"/>
          <w:numId w:val="1294"/>
        </w:numPr>
      </w:pPr>
      <w:r>
        <w:rPr>
          <w:b/>
          <w:bCs/>
        </w:rPr>
        <w:t xml:space="preserve">Revisions</w:t>
      </w:r>
      <w:r>
        <w:t xml:space="preserve">: Lead author coordinates response to peer reviewers</w:t>
      </w:r>
    </w:p>
    <w:p>
      <w:pPr>
        <w:pStyle w:val="Compact"/>
        <w:numPr>
          <w:ilvl w:val="0"/>
          <w:numId w:val="1294"/>
        </w:numPr>
      </w:pPr>
      <w:r>
        <w:rPr>
          <w:b/>
          <w:bCs/>
        </w:rPr>
        <w:t xml:space="preserve">Publication</w:t>
      </w:r>
      <w:r>
        <w:t xml:space="preserve">: Celebrate and share!</w:t>
      </w:r>
    </w:p>
    <w:bookmarkEnd w:id="1008"/>
    <w:bookmarkStart w:id="1011"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09">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0">
        <w:r>
          <w:rPr>
            <w:rStyle w:val="Hyperlink"/>
          </w:rPr>
          <w:t xml:space="preserve">implicature</w:t>
        </w:r>
      </w:hyperlink>
      <w:r>
        <w:t xml:space="preserve">.</w:t>
      </w:r>
    </w:p>
    <w:p>
      <w:pPr>
        <w:pStyle w:val="BodyText"/>
      </w:pPr>
      <w:r>
        <w:rPr>
          <w:b/>
          <w:bCs/>
        </w:rPr>
        <w:t xml:space="preserve">Additional tips:</w:t>
      </w:r>
    </w:p>
    <w:p>
      <w:pPr>
        <w:pStyle w:val="Compact"/>
        <w:numPr>
          <w:ilvl w:val="0"/>
          <w:numId w:val="1295"/>
        </w:numPr>
      </w:pPr>
      <w:r>
        <w:t xml:space="preserve">Always thank reviewers for their time and feedback</w:t>
      </w:r>
    </w:p>
    <w:p>
      <w:pPr>
        <w:pStyle w:val="Compact"/>
        <w:numPr>
          <w:ilvl w:val="0"/>
          <w:numId w:val="1295"/>
        </w:numPr>
      </w:pPr>
      <w:r>
        <w:t xml:space="preserve">Quote page numbers from the revised manuscript</w:t>
      </w:r>
    </w:p>
    <w:p>
      <w:pPr>
        <w:pStyle w:val="Compact"/>
        <w:numPr>
          <w:ilvl w:val="0"/>
          <w:numId w:val="1295"/>
        </w:numPr>
      </w:pPr>
      <w:r>
        <w:t xml:space="preserve">Use direct quotes from your revised text when possible</w:t>
      </w:r>
    </w:p>
    <w:p>
      <w:pPr>
        <w:pStyle w:val="Compact"/>
        <w:numPr>
          <w:ilvl w:val="0"/>
          <w:numId w:val="1295"/>
        </w:numPr>
      </w:pPr>
      <w:r>
        <w:t xml:space="preserve">Maintain a respectful and collaborative tone throughout</w:t>
      </w:r>
    </w:p>
    <w:p>
      <w:pPr>
        <w:pStyle w:val="Compact"/>
        <w:numPr>
          <w:ilvl w:val="0"/>
          <w:numId w:val="1295"/>
        </w:numPr>
      </w:pPr>
      <w:r>
        <w:t xml:space="preserve">If you make changes beyond what the reviewer requested, mention them briefly</w:t>
      </w:r>
    </w:p>
    <w:bookmarkEnd w:id="1011"/>
    <w:bookmarkStart w:id="1014" w:name="preprints-and-open-access"/>
    <w:p>
      <w:pPr>
        <w:pStyle w:val="Heading2"/>
      </w:pPr>
      <w:r>
        <w:t xml:space="preserve">24.3 Preprints and Open Access</w:t>
      </w:r>
    </w:p>
    <w:p>
      <w:pPr>
        <w:pStyle w:val="Compact"/>
        <w:numPr>
          <w:ilvl w:val="0"/>
          <w:numId w:val="1296"/>
        </w:numPr>
      </w:pPr>
      <w:r>
        <w:t xml:space="preserve">We encourage posting preprints prior to or during peer review on platforms like</w:t>
      </w:r>
      <w:r>
        <w:t xml:space="preserve"> </w:t>
      </w:r>
      <w:hyperlink r:id="rId1012">
        <w:r>
          <w:rPr>
            <w:rStyle w:val="Hyperlink"/>
          </w:rPr>
          <w:t xml:space="preserve">medRxiv</w:t>
        </w:r>
      </w:hyperlink>
      <w:r>
        <w:t xml:space="preserve"> </w:t>
      </w:r>
      <w:r>
        <w:t xml:space="preserve">or</w:t>
      </w:r>
      <w:r>
        <w:t xml:space="preserve"> </w:t>
      </w:r>
      <w:hyperlink r:id="rId1013">
        <w:r>
          <w:rPr>
            <w:rStyle w:val="Hyperlink"/>
          </w:rPr>
          <w:t xml:space="preserve">bioRxiv</w:t>
        </w:r>
      </w:hyperlink>
    </w:p>
    <w:p>
      <w:pPr>
        <w:pStyle w:val="Compact"/>
        <w:numPr>
          <w:ilvl w:val="0"/>
          <w:numId w:val="1296"/>
        </w:numPr>
      </w:pPr>
      <w:r>
        <w:t xml:space="preserve">Preprints allow rapid dissemination of findings and can be cited in grant applications</w:t>
      </w:r>
    </w:p>
    <w:p>
      <w:pPr>
        <w:pStyle w:val="Compact"/>
        <w:numPr>
          <w:ilvl w:val="0"/>
          <w:numId w:val="1296"/>
        </w:numPr>
      </w:pPr>
      <w:r>
        <w:t xml:space="preserve">We support publishing in open access journals when possible to maximize accessibility</w:t>
      </w:r>
    </w:p>
    <w:p>
      <w:pPr>
        <w:pStyle w:val="Compact"/>
        <w:numPr>
          <w:ilvl w:val="0"/>
          <w:numId w:val="129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2">
        <w:r>
          <w:rPr>
            <w:rStyle w:val="Hyperlink"/>
          </w:rPr>
          <w:t xml:space="preserve">medRxiv</w:t>
        </w:r>
      </w:hyperlink>
      <w:r>
        <w:t xml:space="preserve">.</w:t>
      </w:r>
    </w:p>
    <w:bookmarkEnd w:id="1014"/>
    <w:bookmarkStart w:id="1015"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7"/>
        </w:numPr>
      </w:pPr>
      <w:r>
        <w:t xml:space="preserve">CONSORT for randomized trials</w:t>
      </w:r>
    </w:p>
    <w:p>
      <w:pPr>
        <w:pStyle w:val="Compact"/>
        <w:numPr>
          <w:ilvl w:val="0"/>
          <w:numId w:val="1297"/>
        </w:numPr>
      </w:pPr>
      <w:r>
        <w:t xml:space="preserve">STROBE for observational studies</w:t>
      </w:r>
    </w:p>
    <w:p>
      <w:pPr>
        <w:pStyle w:val="Compact"/>
        <w:numPr>
          <w:ilvl w:val="0"/>
          <w:numId w:val="1297"/>
        </w:numPr>
      </w:pPr>
      <w:r>
        <w:t xml:space="preserve">PRISMA for systematic reviews</w:t>
      </w:r>
    </w:p>
    <w:p>
      <w:pPr>
        <w:pStyle w:val="Compact"/>
        <w:numPr>
          <w:ilvl w:val="0"/>
          <w:numId w:val="1297"/>
        </w:numPr>
      </w:pPr>
      <w:r>
        <w:t xml:space="preserve">Others as appropriate (see</w:t>
      </w:r>
      <w:r>
        <w:t xml:space="preserve"> </w:t>
      </w:r>
      <w:hyperlink r:id="rId46">
        <w:r>
          <w:rPr>
            <w:rStyle w:val="Hyperlink"/>
          </w:rPr>
          <w:t xml:space="preserve">EQUATOR Network</w:t>
        </w:r>
      </w:hyperlink>
      <w:r>
        <w:t xml:space="preserve">)</w:t>
      </w:r>
    </w:p>
    <w:bookmarkEnd w:id="1015"/>
    <w:bookmarkStart w:id="1016" w:name="manuscript-checklist-1"/>
    <w:p>
      <w:pPr>
        <w:pStyle w:val="Heading2"/>
      </w:pPr>
      <w:r>
        <w:t xml:space="preserve">24.5 Manuscript Checklist</w:t>
      </w:r>
    </w:p>
    <w:p>
      <w:pPr>
        <w:pStyle w:val="FirstParagraph"/>
      </w:pPr>
      <w:r>
        <w:t xml:space="preserve">Before submitting a manuscript:</w:t>
      </w:r>
    </w:p>
    <w:p>
      <w:pPr>
        <w:pStyle w:val="Compact"/>
        <w:numPr>
          <w:ilvl w:val="0"/>
          <w:numId w:val="1298"/>
        </w:numPr>
      </w:pPr>
      <w:r>
        <w:t xml:space="preserve">Completed relevant reporting checklist</w:t>
      </w:r>
    </w:p>
    <w:p>
      <w:pPr>
        <w:pStyle w:val="Compact"/>
        <w:numPr>
          <w:ilvl w:val="0"/>
          <w:numId w:val="1299"/>
        </w:numPr>
      </w:pPr>
      <w:r>
        <w:t xml:space="preserve">Results are reproducible (rerunning code replicates tables/figures exactly)</w:t>
      </w:r>
    </w:p>
    <w:p>
      <w:pPr>
        <w:pStyle w:val="Compact"/>
        <w:numPr>
          <w:ilvl w:val="0"/>
          <w:numId w:val="1300"/>
        </w:numPr>
      </w:pPr>
      <w:r>
        <w:t xml:space="preserve">Target journal selected</w:t>
      </w:r>
    </w:p>
    <w:p>
      <w:pPr>
        <w:pStyle w:val="Compact"/>
        <w:numPr>
          <w:ilvl w:val="0"/>
          <w:numId w:val="1301"/>
        </w:numPr>
      </w:pPr>
      <w:r>
        <w:t xml:space="preserve">Title is declarative and states findings clearly</w:t>
      </w:r>
    </w:p>
    <w:p>
      <w:pPr>
        <w:pStyle w:val="Compact"/>
        <w:numPr>
          <w:ilvl w:val="0"/>
          <w:numId w:val="1302"/>
        </w:numPr>
      </w:pPr>
      <w:r>
        <w:t xml:space="preserve">Word count meets journal requirements</w:t>
      </w:r>
    </w:p>
    <w:p>
      <w:pPr>
        <w:pStyle w:val="Compact"/>
        <w:numPr>
          <w:ilvl w:val="0"/>
          <w:numId w:val="1303"/>
        </w:numPr>
      </w:pPr>
      <w:r>
        <w:t xml:space="preserve">Manuscript follows journal formatting guidelines</w:t>
      </w:r>
    </w:p>
    <w:p>
      <w:pPr>
        <w:pStyle w:val="Compact"/>
        <w:numPr>
          <w:ilvl w:val="0"/>
          <w:numId w:val="1304"/>
        </w:numPr>
      </w:pPr>
      <w:r>
        <w:t xml:space="preserve">Consistent voice throughout (typically active voice)</w:t>
      </w:r>
    </w:p>
    <w:p>
      <w:pPr>
        <w:pStyle w:val="Compact"/>
        <w:numPr>
          <w:ilvl w:val="0"/>
          <w:numId w:val="1305"/>
        </w:numPr>
      </w:pPr>
      <w:r>
        <w:t xml:space="preserve">All figures and tables referenced in main text</w:t>
      </w:r>
    </w:p>
    <w:p>
      <w:pPr>
        <w:pStyle w:val="Compact"/>
        <w:numPr>
          <w:ilvl w:val="0"/>
          <w:numId w:val="1306"/>
        </w:numPr>
      </w:pPr>
      <w:r>
        <w:t xml:space="preserve">Captions for all figures and tables</w:t>
      </w:r>
    </w:p>
    <w:p>
      <w:pPr>
        <w:pStyle w:val="Compact"/>
        <w:numPr>
          <w:ilvl w:val="0"/>
          <w:numId w:val="1307"/>
        </w:numPr>
      </w:pPr>
      <w:r>
        <w:t xml:space="preserve">Tables/figures numbered by order of appearance</w:t>
      </w:r>
    </w:p>
    <w:p>
      <w:pPr>
        <w:pStyle w:val="Compact"/>
        <w:numPr>
          <w:ilvl w:val="0"/>
          <w:numId w:val="1308"/>
        </w:numPr>
      </w:pPr>
      <w:r>
        <w:t xml:space="preserve">Abbreviations defined at first use and used sparingly</w:t>
      </w:r>
    </w:p>
    <w:p>
      <w:pPr>
        <w:pStyle w:val="Compact"/>
        <w:numPr>
          <w:ilvl w:val="0"/>
          <w:numId w:val="130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0"/>
        </w:numPr>
      </w:pPr>
      <w:r>
        <w:t xml:space="preserve">Avoid directionless statements (specify direction of associations)</w:t>
      </w:r>
    </w:p>
    <w:p>
      <w:pPr>
        <w:pStyle w:val="Compact"/>
        <w:numPr>
          <w:ilvl w:val="0"/>
          <w:numId w:val="1311"/>
        </w:numPr>
      </w:pPr>
      <w:r>
        <w:t xml:space="preserve">Causal language only when supported by study design</w:t>
      </w:r>
    </w:p>
    <w:p>
      <w:pPr>
        <w:pStyle w:val="Compact"/>
        <w:numPr>
          <w:ilvl w:val="0"/>
          <w:numId w:val="131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3"/>
        </w:numPr>
      </w:pPr>
      <w:r>
        <w:t xml:space="preserve">Author contributions drafted using CRediT Taxonomy</w:t>
      </w:r>
    </w:p>
    <w:bookmarkEnd w:id="1016"/>
    <w:bookmarkStart w:id="1020"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7">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8">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19">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0"/>
    <w:bookmarkStart w:id="1022"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5"/>
        </w:numPr>
      </w:pPr>
      <w:r>
        <w:rPr>
          <w:b/>
          <w:bCs/>
        </w:rPr>
        <w:t xml:space="preserve">Cite primary sources</w:t>
      </w:r>
      <w:r>
        <w:t xml:space="preserve"> </w:t>
      </w:r>
      <w:r>
        <w:t xml:space="preserve">for factual statements about established knowledge, methods, or findings</w:t>
      </w:r>
    </w:p>
    <w:p>
      <w:pPr>
        <w:pStyle w:val="Compact"/>
        <w:numPr>
          <w:ilvl w:val="0"/>
          <w:numId w:val="1315"/>
        </w:numPr>
      </w:pPr>
      <w:r>
        <w:rPr>
          <w:b/>
          <w:bCs/>
        </w:rPr>
        <w:t xml:space="preserve">Cite official documentation</w:t>
      </w:r>
      <w:r>
        <w:t xml:space="preserve"> </w:t>
      </w:r>
      <w:r>
        <w:t xml:space="preserve">when describing how software, tools, or systems work</w:t>
      </w:r>
    </w:p>
    <w:p>
      <w:pPr>
        <w:pStyle w:val="Compact"/>
        <w:numPr>
          <w:ilvl w:val="0"/>
          <w:numId w:val="131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6"/>
        </w:numPr>
      </w:pPr>
      <w:r>
        <w:rPr>
          <w:b/>
          <w:bCs/>
        </w:rPr>
        <w:t xml:space="preserve">Demonstrate directly</w:t>
      </w:r>
      <w:r>
        <w:t xml:space="preserve">: Show the behavior through experiments, data, or explicit examples</w:t>
      </w:r>
    </w:p>
    <w:p>
      <w:pPr>
        <w:pStyle w:val="Compact"/>
        <w:numPr>
          <w:ilvl w:val="0"/>
          <w:numId w:val="131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7"/>
        </w:numPr>
      </w:pPr>
      <w:r>
        <w:t xml:space="preserve">Builds reader trust and credibility</w:t>
      </w:r>
    </w:p>
    <w:p>
      <w:pPr>
        <w:pStyle w:val="Compact"/>
        <w:numPr>
          <w:ilvl w:val="0"/>
          <w:numId w:val="1317"/>
        </w:numPr>
      </w:pPr>
      <w:r>
        <w:t xml:space="preserve">Enables readers to verify information independently</w:t>
      </w:r>
    </w:p>
    <w:p>
      <w:pPr>
        <w:pStyle w:val="Compact"/>
        <w:numPr>
          <w:ilvl w:val="0"/>
          <w:numId w:val="1317"/>
        </w:numPr>
      </w:pPr>
      <w:r>
        <w:t xml:space="preserve">Maintains scientific rigor in all communications</w:t>
      </w:r>
    </w:p>
    <w:p>
      <w:pPr>
        <w:pStyle w:val="Compact"/>
        <w:numPr>
          <w:ilvl w:val="0"/>
          <w:numId w:val="131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1">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2"/>
    <w:bookmarkEnd w:id="1023"/>
    <w:bookmarkStart w:id="1106" w:name="references"/>
    <w:p>
      <w:pPr>
        <w:pStyle w:val="Heading1"/>
      </w:pPr>
      <w:r>
        <w:t xml:space="preserve">References</w:t>
      </w:r>
    </w:p>
    <w:bookmarkStart w:id="1105" w:name="refs"/>
    <w:bookmarkStart w:id="1025"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4">
        <w:r>
          <w:rPr>
            <w:rStyle w:val="Hyperlink"/>
          </w:rPr>
          <w:t xml:space="preserve">https://doi.org/10.1371/journal.pgph.0002269</w:t>
        </w:r>
      </w:hyperlink>
      <w:r>
        <w:t xml:space="preserve">.</w:t>
      </w:r>
    </w:p>
    <w:bookmarkEnd w:id="1025"/>
    <w:bookmarkStart w:id="102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6">
        <w:r>
          <w:rPr>
            <w:rStyle w:val="Hyperlink"/>
          </w:rPr>
          <w:t xml:space="preserve">https://doi.org/10.1038/d41586-019-01431-z</w:t>
        </w:r>
      </w:hyperlink>
      <w:r>
        <w:t xml:space="preserve">.</w:t>
      </w:r>
    </w:p>
    <w:bookmarkEnd w:id="1027"/>
    <w:bookmarkStart w:id="102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8">
        <w:r>
          <w:rPr>
            <w:rStyle w:val="Hyperlink"/>
          </w:rPr>
          <w:t xml:space="preserve">https://jadebc.github.io/lab-manual/</w:t>
        </w:r>
      </w:hyperlink>
      <w:r>
        <w:t xml:space="preserve">.</w:t>
      </w:r>
    </w:p>
    <w:bookmarkEnd w:id="1029"/>
    <w:bookmarkStart w:id="103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0">
        <w:r>
          <w:rPr>
            <w:rStyle w:val="Hyperlink"/>
          </w:rPr>
          <w:t xml:space="preserve">https://happygitwithr.com/</w:t>
        </w:r>
      </w:hyperlink>
      <w:r>
        <w:t xml:space="preserve">.</w:t>
      </w:r>
    </w:p>
    <w:bookmarkEnd w:id="1031"/>
    <w:bookmarkStart w:id="103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2"/>
    <w:bookmarkStart w:id="103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3">
        <w:r>
          <w:rPr>
            <w:rStyle w:val="Hyperlink"/>
          </w:rPr>
          <w:t xml:space="preserve">https://doi.org/10.1038/s41467-020-19160-7</w:t>
        </w:r>
      </w:hyperlink>
      <w:r>
        <w:t xml:space="preserve">.</w:t>
      </w:r>
    </w:p>
    <w:bookmarkEnd w:id="1034"/>
    <w:bookmarkStart w:id="103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5">
        <w:r>
          <w:rPr>
            <w:rStyle w:val="Hyperlink"/>
          </w:rPr>
          <w:t xml:space="preserve">http://creativecommons.org/licenses/by-nc/4.0/</w:t>
        </w:r>
      </w:hyperlink>
      <w:r>
        <w:t xml:space="preserve">.</w:t>
      </w:r>
    </w:p>
    <w:bookmarkEnd w:id="1036"/>
    <w:bookmarkStart w:id="1038" w:name="ref-credit"/>
    <w:p>
      <w:pPr>
        <w:pStyle w:val="Bibliography"/>
      </w:pPr>
      <w:r>
        <w:t xml:space="preserve">“CRediT: Contributor Roles Taxonomy.”</w:t>
      </w:r>
      <w:r>
        <w:t xml:space="preserve"> </w:t>
      </w:r>
      <w:r>
        <w:t xml:space="preserve">n.d. PLOS ONE.</w:t>
      </w:r>
      <w:r>
        <w:t xml:space="preserve"> </w:t>
      </w:r>
      <w:hyperlink r:id="rId1037">
        <w:r>
          <w:rPr>
            <w:rStyle w:val="Hyperlink"/>
          </w:rPr>
          <w:t xml:space="preserve">https://journals.plos.org/plosone/s/authorship</w:t>
        </w:r>
      </w:hyperlink>
      <w:r>
        <w:t xml:space="preserve">.</w:t>
      </w:r>
    </w:p>
    <w:bookmarkEnd w:id="1038"/>
    <w:bookmarkStart w:id="1040" w:name="ref-dryad"/>
    <w:p>
      <w:pPr>
        <w:pStyle w:val="Bibliography"/>
      </w:pPr>
      <w:r>
        <w:t xml:space="preserve">“Dryad Digital Repository.”</w:t>
      </w:r>
      <w:r>
        <w:t xml:space="preserve"> </w:t>
      </w:r>
      <w:r>
        <w:t xml:space="preserve">n.d. Dryad.</w:t>
      </w:r>
      <w:r>
        <w:t xml:space="preserve"> </w:t>
      </w:r>
      <w:hyperlink r:id="rId1039">
        <w:r>
          <w:rPr>
            <w:rStyle w:val="Hyperlink"/>
          </w:rPr>
          <w:t xml:space="preserve">https://datadryad.org/</w:t>
        </w:r>
      </w:hyperlink>
      <w:r>
        <w:t xml:space="preserve">.</w:t>
      </w:r>
    </w:p>
    <w:bookmarkEnd w:id="1040"/>
    <w:bookmarkStart w:id="104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1"/>
    <w:bookmarkStart w:id="104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2">
        <w:r>
          <w:rPr>
            <w:rStyle w:val="Hyperlink"/>
          </w:rPr>
          <w:t xml:space="preserve">https://doi.org/10.1201/9781003029878</w:t>
        </w:r>
      </w:hyperlink>
      <w:r>
        <w:t xml:space="preserve">.</w:t>
      </w:r>
    </w:p>
    <w:bookmarkEnd w:id="1043"/>
    <w:bookmarkStart w:id="1044"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4"/>
    <w:bookmarkStart w:id="1046" w:name="ref-githubdesktop"/>
    <w:p>
      <w:pPr>
        <w:pStyle w:val="Bibliography"/>
      </w:pPr>
      <w:r>
        <w:t xml:space="preserve">“GitHub Desktop.”</w:t>
      </w:r>
      <w:r>
        <w:t xml:space="preserve"> </w:t>
      </w:r>
      <w:r>
        <w:t xml:space="preserve">n.d. GitHub.</w:t>
      </w:r>
      <w:r>
        <w:t xml:space="preserve"> </w:t>
      </w:r>
      <w:hyperlink r:id="rId1045">
        <w:r>
          <w:rPr>
            <w:rStyle w:val="Hyperlink"/>
          </w:rPr>
          <w:t xml:space="preserve">https://desktop.github.com/</w:t>
        </w:r>
      </w:hyperlink>
      <w:r>
        <w:t xml:space="preserve">.</w:t>
      </w:r>
    </w:p>
    <w:bookmarkEnd w:id="1046"/>
    <w:bookmarkStart w:id="1048" w:name="ref-plos_data"/>
    <w:p>
      <w:pPr>
        <w:pStyle w:val="Bibliography"/>
      </w:pPr>
      <w:r>
        <w:t xml:space="preserve">“How to Store and Manage Your Data.”</w:t>
      </w:r>
      <w:r>
        <w:t xml:space="preserve"> </w:t>
      </w:r>
      <w:r>
        <w:t xml:space="preserve">n.d. PLOS.</w:t>
      </w:r>
      <w:r>
        <w:t xml:space="preserve"> </w:t>
      </w:r>
      <w:hyperlink r:id="rId1047">
        <w:r>
          <w:rPr>
            <w:rStyle w:val="Hyperlink"/>
          </w:rPr>
          <w:t xml:space="preserve">https://plos.org/resource/how-to-store-and-manage-your-data/</w:t>
        </w:r>
      </w:hyperlink>
      <w:r>
        <w:t xml:space="preserve">.</w:t>
      </w:r>
    </w:p>
    <w:bookmarkEnd w:id="1048"/>
    <w:bookmarkStart w:id="1049"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9"/>
    <w:bookmarkStart w:id="1051"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0">
        <w:r>
          <w:rPr>
            <w:rStyle w:val="Hyperlink"/>
          </w:rPr>
          <w:t xml:space="preserve">https://mentors.fm/2019/08/13/think-and-write-with-leslie-lamport/</w:t>
        </w:r>
      </w:hyperlink>
      <w:r>
        <w:t xml:space="preserve">.</w:t>
      </w:r>
    </w:p>
    <w:bookmarkEnd w:id="1051"/>
    <w:bookmarkStart w:id="1052" w:name="ref-medRxiv"/>
    <w:p>
      <w:pPr>
        <w:pStyle w:val="Bibliography"/>
      </w:pPr>
      <w:r>
        <w:t xml:space="preserve">“medRxiv: The Preprint Server for Health Sciences.”</w:t>
      </w:r>
      <w:r>
        <w:t xml:space="preserve"> </w:t>
      </w:r>
      <w:r>
        <w:t xml:space="preserve">n.d. Cold Spring Harbor Laboratory.</w:t>
      </w:r>
      <w:r>
        <w:t xml:space="preserve"> </w:t>
      </w:r>
      <w:hyperlink r:id="rId1012">
        <w:r>
          <w:rPr>
            <w:rStyle w:val="Hyperlink"/>
          </w:rPr>
          <w:t xml:space="preserve">https://www.medrxiv.org/</w:t>
        </w:r>
      </w:hyperlink>
      <w:r>
        <w:t xml:space="preserve">.</w:t>
      </w:r>
    </w:p>
    <w:bookmarkEnd w:id="1052"/>
    <w:bookmarkStart w:id="105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3">
        <w:r>
          <w:rPr>
            <w:rStyle w:val="Hyperlink"/>
          </w:rPr>
          <w:t xml:space="preserve">https://doi.org/10.1038/467775a</w:t>
        </w:r>
      </w:hyperlink>
      <w:r>
        <w:t xml:space="preserve">.</w:t>
      </w:r>
    </w:p>
    <w:bookmarkEnd w:id="1054"/>
    <w:bookmarkStart w:id="105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5">
        <w:r>
          <w:rPr>
            <w:rStyle w:val="Hyperlink"/>
          </w:rPr>
          <w:t xml:space="preserve">https://doi.org/10.1038/s41562-016-0021</w:t>
        </w:r>
      </w:hyperlink>
      <w:r>
        <w:t xml:space="preserve">.</w:t>
      </w:r>
    </w:p>
    <w:bookmarkEnd w:id="1056"/>
    <w:bookmarkStart w:id="105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7">
        <w:r>
          <w:rPr>
            <w:rStyle w:val="Hyperlink"/>
          </w:rPr>
          <w:t xml:space="preserve">https://doi.org/10.1038/526182a</w:t>
        </w:r>
      </w:hyperlink>
      <w:r>
        <w:t xml:space="preserve">.</w:t>
      </w:r>
    </w:p>
    <w:bookmarkEnd w:id="1058"/>
    <w:bookmarkStart w:id="1060" w:name="ref-osf"/>
    <w:p>
      <w:pPr>
        <w:pStyle w:val="Bibliography"/>
      </w:pPr>
      <w:r>
        <w:t xml:space="preserve">“Open Science Framework.”</w:t>
      </w:r>
      <w:r>
        <w:t xml:space="preserve"> </w:t>
      </w:r>
      <w:r>
        <w:t xml:space="preserve">n.d. Center for Open Science.</w:t>
      </w:r>
      <w:r>
        <w:t xml:space="preserve"> </w:t>
      </w:r>
      <w:hyperlink r:id="rId1059">
        <w:r>
          <w:rPr>
            <w:rStyle w:val="Hyperlink"/>
          </w:rPr>
          <w:t xml:space="preserve">https://osf.io/</w:t>
        </w:r>
      </w:hyperlink>
      <w:r>
        <w:t xml:space="preserve">.</w:t>
      </w:r>
    </w:p>
    <w:bookmarkEnd w:id="1060"/>
    <w:bookmarkStart w:id="106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1"/>
    <w:bookmarkStart w:id="1063" w:name="ref-githubaccountarchive"/>
    <w:p>
      <w:pPr>
        <w:pStyle w:val="Bibliography"/>
      </w:pPr>
      <w:r>
        <w:t xml:space="preserve">“Requesting an Archive of Your Personal Account’s Data.”</w:t>
      </w:r>
      <w:r>
        <w:t xml:space="preserve"> </w:t>
      </w:r>
      <w:r>
        <w:t xml:space="preserve">n.d. GitHub.</w:t>
      </w:r>
      <w:r>
        <w:t xml:space="preserve"> </w:t>
      </w:r>
      <w:hyperlink r:id="rId1062">
        <w:r>
          <w:rPr>
            <w:rStyle w:val="Hyperlink"/>
          </w:rPr>
          <w:t xml:space="preserve">https://docs.github.com/en/get-started/archiving-your-github-personal-account-and-public-repositories/requesting-an-archive-of-your-personal-accounts-data</w:t>
        </w:r>
      </w:hyperlink>
      <w:r>
        <w:t xml:space="preserve">.</w:t>
      </w:r>
    </w:p>
    <w:bookmarkEnd w:id="1063"/>
    <w:bookmarkStart w:id="1065" w:name="ref-githuborgmigrations"/>
    <w:p>
      <w:pPr>
        <w:pStyle w:val="Bibliography"/>
      </w:pPr>
      <w:r>
        <w:t xml:space="preserve">“REST API Endpoints for Organization Migrations.”</w:t>
      </w:r>
      <w:r>
        <w:t xml:space="preserve"> </w:t>
      </w:r>
      <w:r>
        <w:t xml:space="preserve">n.d. GitHub.</w:t>
      </w:r>
      <w:r>
        <w:t xml:space="preserve"> </w:t>
      </w:r>
      <w:hyperlink r:id="rId1064">
        <w:r>
          <w:rPr>
            <w:rStyle w:val="Hyperlink"/>
          </w:rPr>
          <w:t xml:space="preserve">https://docs.github.com/en/rest/migrations/orgs</w:t>
        </w:r>
      </w:hyperlink>
      <w:r>
        <w:t xml:space="preserve">.</w:t>
      </w:r>
    </w:p>
    <w:bookmarkEnd w:id="1065"/>
    <w:bookmarkStart w:id="1067" w:name="ref-githubusermigrations"/>
    <w:p>
      <w:pPr>
        <w:pStyle w:val="Bibliography"/>
      </w:pPr>
      <w:r>
        <w:t xml:space="preserve">“REST API Endpoints for User Migrations.”</w:t>
      </w:r>
      <w:r>
        <w:t xml:space="preserve"> </w:t>
      </w:r>
      <w:r>
        <w:t xml:space="preserve">n.d. GitHub.</w:t>
      </w:r>
      <w:r>
        <w:t xml:space="preserve"> </w:t>
      </w:r>
      <w:hyperlink r:id="rId1066">
        <w:r>
          <w:rPr>
            <w:rStyle w:val="Hyperlink"/>
          </w:rPr>
          <w:t xml:space="preserve">https://docs.github.com/en/rest/migrations/users</w:t>
        </w:r>
      </w:hyperlink>
      <w:r>
        <w:t xml:space="preserve">.</w:t>
      </w:r>
    </w:p>
    <w:bookmarkEnd w:id="1067"/>
    <w:bookmarkStart w:id="1069" w:name="ref-gitfixum"/>
    <w:p>
      <w:pPr>
        <w:pStyle w:val="Bibliography"/>
      </w:pPr>
      <w:r>
        <w:t xml:space="preserve">Robertson, Seth. n.d.</w:t>
      </w:r>
      <w:r>
        <w:t xml:space="preserve"> </w:t>
      </w:r>
      <w:r>
        <w:t xml:space="preserve">“On Undoing, Fixing, or Removing Commits in Git.”</w:t>
      </w:r>
      <w:r>
        <w:t xml:space="preserve"> </w:t>
      </w:r>
      <w:hyperlink r:id="rId1068">
        <w:r>
          <w:rPr>
            <w:rStyle w:val="Hyperlink"/>
          </w:rPr>
          <w:t xml:space="preserve">https://sethrobertson.github.io/GitFixUm/fixup.html</w:t>
        </w:r>
      </w:hyperlink>
      <w:r>
        <w:t xml:space="preserve">.</w:t>
      </w:r>
    </w:p>
    <w:bookmarkEnd w:id="1069"/>
    <w:bookmarkStart w:id="107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0">
        <w:r>
          <w:rPr>
            <w:rStyle w:val="Hyperlink"/>
          </w:rPr>
          <w:t xml:space="preserve">https://doi.org/10.1371/journal.pcbi.1003833</w:t>
        </w:r>
      </w:hyperlink>
      <w:r>
        <w:t xml:space="preserve">.</w:t>
      </w:r>
    </w:p>
    <w:bookmarkEnd w:id="1071"/>
    <w:bookmarkStart w:id="107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2">
        <w:r>
          <w:rPr>
            <w:rStyle w:val="Hyperlink"/>
          </w:rPr>
          <w:t xml:space="preserve">https://doi.org/10.1038/d41586-019-02918-5</w:t>
        </w:r>
      </w:hyperlink>
      <w:r>
        <w:t xml:space="preserve">.</w:t>
      </w:r>
    </w:p>
    <w:bookmarkEnd w:id="1073"/>
    <w:bookmarkStart w:id="1075" w:name="ref-slurm-salloc"/>
    <w:p>
      <w:pPr>
        <w:pStyle w:val="Bibliography"/>
      </w:pPr>
      <w:r>
        <w:t xml:space="preserve">“Slurm Workload Manager: Salloc Documentation.”</w:t>
      </w:r>
      <w:r>
        <w:t xml:space="preserve"> </w:t>
      </w:r>
      <w:r>
        <w:t xml:space="preserve">n.d.-a. SchedMD.</w:t>
      </w:r>
      <w:r>
        <w:t xml:space="preserve"> </w:t>
      </w:r>
      <w:hyperlink r:id="rId1074">
        <w:r>
          <w:rPr>
            <w:rStyle w:val="Hyperlink"/>
          </w:rPr>
          <w:t xml:space="preserve">https://slurm.schedmd.com/salloc.html</w:t>
        </w:r>
      </w:hyperlink>
      <w:r>
        <w:t xml:space="preserve">.</w:t>
      </w:r>
    </w:p>
    <w:bookmarkEnd w:id="1075"/>
    <w:bookmarkStart w:id="1077" w:name="ref-slurm-sattach"/>
    <w:p>
      <w:pPr>
        <w:pStyle w:val="Bibliography"/>
      </w:pPr>
      <w:r>
        <w:t xml:space="preserve">“Slurm Workload Manager: Sattach Documentation.”</w:t>
      </w:r>
      <w:r>
        <w:t xml:space="preserve"> </w:t>
      </w:r>
      <w:r>
        <w:t xml:space="preserve">n.d.-b. SchedMD.</w:t>
      </w:r>
      <w:r>
        <w:t xml:space="preserve"> </w:t>
      </w:r>
      <w:hyperlink r:id="rId1076">
        <w:r>
          <w:rPr>
            <w:rStyle w:val="Hyperlink"/>
          </w:rPr>
          <w:t xml:space="preserve">https://slurm.schedmd.com/sattach.html</w:t>
        </w:r>
      </w:hyperlink>
      <w:r>
        <w:t xml:space="preserve">.</w:t>
      </w:r>
    </w:p>
    <w:bookmarkEnd w:id="1077"/>
    <w:bookmarkStart w:id="1079" w:name="ref-slurm"/>
    <w:p>
      <w:pPr>
        <w:pStyle w:val="Bibliography"/>
      </w:pPr>
      <w:r>
        <w:t xml:space="preserve">“Slurm Workload Manager: Sbatch Documentation.”</w:t>
      </w:r>
      <w:r>
        <w:t xml:space="preserve"> </w:t>
      </w:r>
      <w:r>
        <w:t xml:space="preserve">n.d.-c. SchedMD.</w:t>
      </w:r>
      <w:r>
        <w:t xml:space="preserve"> </w:t>
      </w:r>
      <w:hyperlink r:id="rId1078">
        <w:r>
          <w:rPr>
            <w:rStyle w:val="Hyperlink"/>
          </w:rPr>
          <w:t xml:space="preserve">https://slurm.schedmd.com/sbatch.html</w:t>
        </w:r>
      </w:hyperlink>
      <w:r>
        <w:t xml:space="preserve">.</w:t>
      </w:r>
    </w:p>
    <w:bookmarkEnd w:id="1079"/>
    <w:bookmarkStart w:id="1081" w:name="ref-slurm-squeue"/>
    <w:p>
      <w:pPr>
        <w:pStyle w:val="Bibliography"/>
      </w:pPr>
      <w:r>
        <w:t xml:space="preserve">“Slurm Workload Manager: Squeue Documentation.”</w:t>
      </w:r>
      <w:r>
        <w:t xml:space="preserve"> </w:t>
      </w:r>
      <w:r>
        <w:t xml:space="preserve">n.d.-d. SchedMD.</w:t>
      </w:r>
      <w:r>
        <w:t xml:space="preserve"> </w:t>
      </w:r>
      <w:hyperlink r:id="rId1080">
        <w:r>
          <w:rPr>
            <w:rStyle w:val="Hyperlink"/>
          </w:rPr>
          <w:t xml:space="preserve">https://slurm.schedmd.com/squeue.html</w:t>
        </w:r>
      </w:hyperlink>
      <w:r>
        <w:t xml:space="preserve">.</w:t>
      </w:r>
    </w:p>
    <w:bookmarkEnd w:id="1081"/>
    <w:bookmarkStart w:id="1083" w:name="ref-slurm-srun"/>
    <w:p>
      <w:pPr>
        <w:pStyle w:val="Bibliography"/>
      </w:pPr>
      <w:r>
        <w:t xml:space="preserve">“Slurm Workload Manager: Srun Documentation.”</w:t>
      </w:r>
      <w:r>
        <w:t xml:space="preserve"> </w:t>
      </w:r>
      <w:r>
        <w:t xml:space="preserve">n.d.-e. SchedMD.</w:t>
      </w:r>
      <w:r>
        <w:t xml:space="preserve"> </w:t>
      </w:r>
      <w:hyperlink r:id="rId1082">
        <w:r>
          <w:rPr>
            <w:rStyle w:val="Hyperlink"/>
          </w:rPr>
          <w:t xml:space="preserve">https://slurm.schedmd.com/srun.html</w:t>
        </w:r>
      </w:hyperlink>
      <w:r>
        <w:t xml:space="preserve">.</w:t>
      </w:r>
    </w:p>
    <w:bookmarkEnd w:id="1083"/>
    <w:bookmarkStart w:id="1085" w:name="ref-openssh-ssh-config"/>
    <w:p>
      <w:pPr>
        <w:pStyle w:val="Bibliography"/>
      </w:pPr>
      <w:r>
        <w:t xml:space="preserve">“Ssh_config(5) Manual Page.”</w:t>
      </w:r>
      <w:r>
        <w:t xml:space="preserve"> </w:t>
      </w:r>
      <w:r>
        <w:t xml:space="preserve">n.d. OpenBSD.</w:t>
      </w:r>
      <w:r>
        <w:t xml:space="preserve"> </w:t>
      </w:r>
      <w:hyperlink r:id="rId1084">
        <w:r>
          <w:rPr>
            <w:rStyle w:val="Hyperlink"/>
          </w:rPr>
          <w:t xml:space="preserve">https://man.openbsd.org/ssh_config</w:t>
        </w:r>
      </w:hyperlink>
      <w:r>
        <w:t xml:space="preserve">.</w:t>
      </w:r>
    </w:p>
    <w:bookmarkEnd w:id="1085"/>
    <w:bookmarkStart w:id="1087" w:name="ref-openssh-ssh-config-debian"/>
    <w:p>
      <w:pPr>
        <w:pStyle w:val="Bibliography"/>
      </w:pPr>
      <w:r>
        <w:t xml:space="preserve">“Ssh_config(5) Manual Page, Debian Edition.”</w:t>
      </w:r>
      <w:r>
        <w:t xml:space="preserve"> </w:t>
      </w:r>
      <w:r>
        <w:t xml:space="preserve">n.d. Debian Project.</w:t>
      </w:r>
      <w:r>
        <w:t xml:space="preserve"> </w:t>
      </w:r>
      <w:hyperlink r:id="rId1086">
        <w:r>
          <w:rPr>
            <w:rStyle w:val="Hyperlink"/>
          </w:rPr>
          <w:t xml:space="preserve">https://manpages.debian.org/stable/openssh-client/ssh_config.5.en.html</w:t>
        </w:r>
      </w:hyperlink>
      <w:r>
        <w:t xml:space="preserve">.</w:t>
      </w:r>
    </w:p>
    <w:bookmarkEnd w:id="1087"/>
    <w:bookmarkStart w:id="108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8">
        <w:r>
          <w:rPr>
            <w:rStyle w:val="Hyperlink"/>
          </w:rPr>
          <w:t xml:space="preserve">https://doi.org/10.1038/d41586-019-00067-3</w:t>
        </w:r>
      </w:hyperlink>
      <w:r>
        <w:t xml:space="preserve">.</w:t>
      </w:r>
    </w:p>
    <w:bookmarkEnd w:id="1089"/>
    <w:bookmarkStart w:id="109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0"/>
    <w:bookmarkStart w:id="109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1">
        <w:r>
          <w:rPr>
            <w:rStyle w:val="Hyperlink"/>
          </w:rPr>
          <w:t xml:space="preserve">https://doi.org/10.1038/d41586-021-03603-2</w:t>
        </w:r>
      </w:hyperlink>
      <w:r>
        <w:t xml:space="preserve">.</w:t>
      </w:r>
    </w:p>
    <w:bookmarkEnd w:id="1092"/>
    <w:bookmarkStart w:id="109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3">
        <w:r>
          <w:rPr>
            <w:rStyle w:val="Hyperlink"/>
          </w:rPr>
          <w:t xml:space="preserve">https://doi.org/10.1201/9781351201315</w:t>
        </w:r>
      </w:hyperlink>
      <w:r>
        <w:t xml:space="preserve">.</w:t>
      </w:r>
    </w:p>
    <w:bookmarkEnd w:id="1094"/>
    <w:bookmarkStart w:id="1096"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5">
        <w:r>
          <w:rPr>
            <w:rStyle w:val="Hyperlink"/>
          </w:rPr>
          <w:t xml:space="preserve">https://mastering-shiny.org/</w:t>
        </w:r>
      </w:hyperlink>
      <w:r>
        <w:t xml:space="preserve">.</w:t>
      </w:r>
    </w:p>
    <w:bookmarkEnd w:id="1096"/>
    <w:bookmarkStart w:id="1097"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7"/>
    <w:bookmarkStart w:id="1099"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8">
        <w:r>
          <w:rPr>
            <w:rStyle w:val="Hyperlink"/>
          </w:rPr>
          <w:t xml:space="preserve">https://design.tidyverse.org/</w:t>
        </w:r>
      </w:hyperlink>
      <w:r>
        <w:t xml:space="preserve">.</w:t>
      </w:r>
    </w:p>
    <w:bookmarkEnd w:id="1099"/>
    <w:bookmarkStart w:id="110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0">
        <w:r>
          <w:rPr>
            <w:rStyle w:val="Hyperlink"/>
          </w:rPr>
          <w:t xml:space="preserve">https://r-pkgs.org/</w:t>
        </w:r>
      </w:hyperlink>
      <w:r>
        <w:t xml:space="preserve">.</w:t>
      </w:r>
    </w:p>
    <w:bookmarkEnd w:id="1101"/>
    <w:bookmarkStart w:id="110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2">
        <w:r>
          <w:rPr>
            <w:rStyle w:val="Hyperlink"/>
          </w:rPr>
          <w:t xml:space="preserve">https://r4ds.hadley.nz/</w:t>
        </w:r>
      </w:hyperlink>
      <w:r>
        <w:t xml:space="preserve">.</w:t>
      </w:r>
    </w:p>
    <w:bookmarkEnd w:id="1103"/>
    <w:bookmarkStart w:id="110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4"/>
    <w:bookmarkEnd w:id="1105"/>
    <w:p>
      <w:r>
        <w:br w:type="page"/>
      </w:r>
    </w:p>
    <w:bookmarkEnd w:id="1106"/>
    <w:bookmarkStart w:id="110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7">
        <w:r>
          <w:rPr>
            <w:rStyle w:val="Hyperlink"/>
          </w:rPr>
          <w:t xml:space="preserve">https://ucd-serg.github.io/lab-manual/appendix-copilot-instructions.html</w:t>
        </w:r>
      </w:hyperlink>
    </w:p>
    <w:p>
      <w:r>
        <w:br w:type="page"/>
      </w:r>
    </w:p>
    <w:bookmarkEnd w:id="1108"/>
    <w:bookmarkStart w:id="111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9">
        <w:r>
          <w:rPr>
            <w:rStyle w:val="Hyperlink"/>
          </w:rPr>
          <w:t xml:space="preserve">https://ucd-serg.github.io/lab-manual/appendix-copilot-setup-steps.html</w:t>
        </w:r>
      </w:hyperlink>
    </w:p>
    <w:p>
      <w:r>
        <w:br w:type="page"/>
      </w:r>
    </w:p>
    <w:bookmarkEnd w:id="1110"/>
    <w:bookmarkStart w:id="111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8"/>
        </w:numPr>
      </w:pPr>
      <w:ins w:id="3091" w:author="PR Preview" w:date="2024-01-01T00:00:00Z">
        <w:r>
          <w:rPr>
            <w:b/>
            <w:bCs/>
          </w:rPr>
          <w:t xml:space="preserve">Branch:</w:t>
        </w:r>
      </w:ins>
      <w:ins w:id="3091" w:author="PR Preview" w:date="2024-01-01T00:00:00Z">
        <w:r>
          <w:t xml:space="preserve"> </w:t>
        </w:r>
      </w:ins>
      <w:ins w:id="3091" w:author="PR Preview" w:date="2024-01-01T00:00:00Z">
        <w:r>
          <w:t xml:space="preserve">HEAD</w:t>
        </w:r>
      </w:ins>
    </w:p>
    <w:p>
      <w:pPr>
        <w:pStyle w:val="Compact"/>
        <w:numPr>
          <w:ilvl w:val="0"/>
          <w:numId w:val="1318"/>
        </w:numPr>
      </w:pPr>
      <w:ins w:id="3092" w:author="PR Preview" w:date="2024-01-01T00:00:00Z">
        <w:r>
          <w:rPr>
            <w:b/>
            <w:bCs/>
          </w:rPr>
          <w:t xml:space="preserve">Commit:</w:t>
        </w:r>
      </w:ins>
      <w:ins w:id="3092" w:author="PR Preview" w:date="2024-01-01T00:00:00Z">
        <w:r>
          <w:t xml:space="preserve"> </w:t>
        </w:r>
      </w:ins>
      <w:ins w:id="3092" w:author="PR Preview" w:date="2024-01-01T00:00:00Z">
        <w:r>
          <w:t xml:space="preserve">8fcd6fe</w:t>
        </w:r>
      </w:ins>
    </w:p>
    <w:p>
      <w:pPr>
        <w:pStyle w:val="Compact"/>
        <w:numPr>
          <w:ilvl w:val="0"/>
          <w:numId w:val="1318"/>
        </w:numPr>
      </w:pPr>
      <w:ins w:id="3093" w:author="PR Preview" w:date="2024-01-01T00:00:00Z">
        <w:r>
          <w:rPr>
            <w:b/>
            <w:bCs/>
          </w:rPr>
          <w:t xml:space="preserve">Full commit hash:</w:t>
        </w:r>
      </w:ins>
      <w:ins w:id="3093" w:author="PR Preview" w:date="2024-01-01T00:00:00Z">
        <w:r>
          <w:t xml:space="preserve"> </w:t>
        </w:r>
      </w:ins>
      <w:ins w:id="3093" w:author="PR Preview" w:date="2024-01-01T00:00:00Z">
        <w:r>
          <w:t xml:space="preserve">8fcd6fe38484d41f855f4a23cdcde01019c59959</w:t>
        </w:r>
      </w:ins>
    </w:p>
    <w:p>
      <w:pPr>
        <w:pStyle w:val="Compact"/>
        <w:numPr>
          <w:ilvl w:val="0"/>
          <w:numId w:val="1318"/>
        </w:numPr>
      </w:pPr>
      <w:ins w:id="3094" w:author="PR Preview" w:date="2024-01-01T00:00:00Z">
        <w:r>
          <w:rPr>
            <w:b/>
            <w:bCs/>
          </w:rPr>
          <w:t xml:space="preserve">Commit date:</w:t>
        </w:r>
      </w:ins>
      <w:ins w:id="3094" w:author="PR Preview" w:date="2024-01-01T00:00:00Z">
        <w:r>
          <w:t xml:space="preserve"> </w:t>
        </w:r>
      </w:ins>
      <w:ins w:id="3094" w:author="PR Preview" w:date="2024-01-01T00:00:00Z">
        <w:r>
          <w:t xml:space="preserve">2026-09-01 09:47:42 -0700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1"/>
  </w:num>
  <w:num w:numId="1315">
    <w:abstractNumId w:val="991"/>
  </w:num>
  <w:num w:numId="1316">
    <w:abstractNumId w:val="991"/>
  </w:num>
  <w:num w:numId="1317">
    <w:abstractNumId w:val="991"/>
  </w:num>
  <w:num w:numId="13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3" Type="http://schemas.openxmlformats.org/officeDocument/2006/relationships/image" Target="media/rId693.png"/><Relationship Id="rId454" Type="http://schemas.openxmlformats.org/officeDocument/2006/relationships/image" Target="media/rId454.png"/><Relationship Id="rId732" Type="http://schemas.openxmlformats.org/officeDocument/2006/relationships/image" Target="media/rId732.jpg"/><Relationship Id="rId738" Type="http://schemas.openxmlformats.org/officeDocument/2006/relationships/image" Target="media/rId738.png"/><Relationship Id="rId566" Type="http://schemas.openxmlformats.org/officeDocument/2006/relationships/image" Target="media/rId566.png"/><Relationship Id="rId571" Type="http://schemas.openxmlformats.org/officeDocument/2006/relationships/image" Target="media/rId571.png"/><Relationship Id="rId655" Type="http://schemas.openxmlformats.org/officeDocument/2006/relationships/image" Target="media/rId655.png"/><Relationship Id="rId660" Type="http://schemas.openxmlformats.org/officeDocument/2006/relationships/image" Target="media/rId660.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4" Type="http://schemas.openxmlformats.org/officeDocument/2006/relationships/hyperlink" Target="http://adv-r.had.co.nz/Style.html" TargetMode="External"/><Relationship Id="rId983" Type="http://schemas.openxmlformats.org/officeDocument/2006/relationships/hyperlink" Target="http://colorbrewer2.org/" TargetMode="External"/><Relationship Id="rId1035"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19"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39" Type="http://schemas.openxmlformats.org/officeDocument/2006/relationships/hyperlink" Target="https://datadryad.org/" TargetMode="External"/><Relationship Id="rId1018"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8"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5"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2"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4" Type="http://schemas.openxmlformats.org/officeDocument/2006/relationships/hyperlink" Target="https://docs.github.com/en/rest/migrations/orgs" TargetMode="External"/><Relationship Id="rId1066"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6" Type="http://schemas.openxmlformats.org/officeDocument/2006/relationships/hyperlink" Target="https://docs.google.com/document/d/1ckgRCcr7FFPyymyMA6Y_-cB_vftOyrrxT28c6gRg0PI/edit" TargetMode="External"/><Relationship Id="rId1053" Type="http://schemas.openxmlformats.org/officeDocument/2006/relationships/hyperlink" Target="https://doi.org/10.1038/467775a" TargetMode="External"/><Relationship Id="rId1057" Type="http://schemas.openxmlformats.org/officeDocument/2006/relationships/hyperlink" Target="https://doi.org/10.1038/526182a" TargetMode="External"/><Relationship Id="rId1088" Type="http://schemas.openxmlformats.org/officeDocument/2006/relationships/hyperlink" Target="https://doi.org/10.1038/d41586-019-00067-3" TargetMode="External"/><Relationship Id="rId1026" Type="http://schemas.openxmlformats.org/officeDocument/2006/relationships/hyperlink" Target="https://doi.org/10.1038/d41586-019-01431-z" TargetMode="External"/><Relationship Id="rId1072" Type="http://schemas.openxmlformats.org/officeDocument/2006/relationships/hyperlink" Target="https://doi.org/10.1038/d41586-019-02918-5" TargetMode="External"/><Relationship Id="rId1091" Type="http://schemas.openxmlformats.org/officeDocument/2006/relationships/hyperlink" Target="https://doi.org/10.1038/d41586-021-03603-2" TargetMode="External"/><Relationship Id="rId1033" Type="http://schemas.openxmlformats.org/officeDocument/2006/relationships/hyperlink" Target="https://doi.org/10.1038/s41467-020-19160-7" TargetMode="External"/><Relationship Id="rId1055" Type="http://schemas.openxmlformats.org/officeDocument/2006/relationships/hyperlink" Target="https://doi.org/10.1038/s41562-016-0021" TargetMode="External"/><Relationship Id="rId1042" Type="http://schemas.openxmlformats.org/officeDocument/2006/relationships/hyperlink" Target="https://doi.org/10.1201/9781003029878" TargetMode="External"/><Relationship Id="rId1093" Type="http://schemas.openxmlformats.org/officeDocument/2006/relationships/hyperlink" Target="https://doi.org/10.1201/9781351201315" TargetMode="External"/><Relationship Id="rId1070" Type="http://schemas.openxmlformats.org/officeDocument/2006/relationships/hyperlink" Target="https://doi.org/10.1371/journal.pcbi.1003833" TargetMode="External"/><Relationship Id="rId1024"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6"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3"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0"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4"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2"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09"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1"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59"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997"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49"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6"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2" Type="http://schemas.openxmlformats.org/officeDocument/2006/relationships/hyperlink" Target="https://github.com/ucdavisdatalab/workshop_nlp_with_python" TargetMode="External"/><Relationship Id="rId951" Type="http://schemas.openxmlformats.org/officeDocument/2006/relationships/hyperlink" Target="https://github.com/ucdavisdatalab/workshop_python_basics" TargetMode="External"/><Relationship Id="rId93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87" Type="http://schemas.openxmlformats.org/officeDocument/2006/relationships/hyperlink" Target="https://grants.nih.gov" TargetMode="External"/><Relationship Id="rId969" Type="http://schemas.openxmlformats.org/officeDocument/2006/relationships/hyperlink" Target="https://grantwriting.stanford.edu/resources/funding-train/" TargetMode="External"/><Relationship Id="rId1030"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8"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5" Type="http://schemas.openxmlformats.org/officeDocument/2006/relationships/hyperlink" Target="https://journals.lww.com/epidem/Fulltext/2001/05000/The_Value_of_P.2.aspx" TargetMode="External"/><Relationship Id="rId985" Type="http://schemas.openxmlformats.org/officeDocument/2006/relationships/hyperlink" Target="https://journals.plos.org/ploscompbiol/article?id=10.1371/journal.pcbi.1003833" TargetMode="External"/><Relationship Id="rId1037"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8" Type="http://schemas.openxmlformats.org/officeDocument/2006/relationships/hyperlink" Target="https://link.springer.com/book/10.1007/978-3-030-98175-4" TargetMode="External"/><Relationship Id="rId973"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4" Type="http://schemas.openxmlformats.org/officeDocument/2006/relationships/hyperlink" Target="https://man.openbsd.org/ssh_config" TargetMode="External"/><Relationship Id="rId1086" Type="http://schemas.openxmlformats.org/officeDocument/2006/relationships/hyperlink" Target="https://manpages.debian.org/stable/openssh-client/ssh_config.5.en.html" TargetMode="External"/><Relationship Id="rId1095" Type="http://schemas.openxmlformats.org/officeDocument/2006/relationships/hyperlink" Target="https://mastering-shiny.org/" TargetMode="External"/><Relationship Id="rId984" Type="http://schemas.openxmlformats.org/officeDocument/2006/relationships/hyperlink" Target="https://medialab.github.io/iwanthue/" TargetMode="External"/><Relationship Id="rId928"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0"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4"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4"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1"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7" Type="http://schemas.openxmlformats.org/officeDocument/2006/relationships/hyperlink" Target="https://myidp.sciencecareers.org/" TargetMode="External"/><Relationship Id="rId743" Type="http://schemas.openxmlformats.org/officeDocument/2006/relationships/hyperlink" Target="https://ohmyz.sh/" TargetMode="External"/><Relationship Id="rId1059"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7"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0"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2"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1"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8"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4" Type="http://schemas.openxmlformats.org/officeDocument/2006/relationships/hyperlink" Target="https://slurm.schedmd.com/salloc.html" TargetMode="External"/><Relationship Id="rId1076" Type="http://schemas.openxmlformats.org/officeDocument/2006/relationships/hyperlink" Target="https://slurm.schedmd.com/sattach.html" TargetMode="External"/><Relationship Id="rId1078" Type="http://schemas.openxmlformats.org/officeDocument/2006/relationships/hyperlink" Target="https://slurm.schedmd.com/sbatch.html" TargetMode="External"/><Relationship Id="rId1080" Type="http://schemas.openxmlformats.org/officeDocument/2006/relationships/hyperlink" Target="https://slurm.schedmd.com/squeue.html" TargetMode="External"/><Relationship Id="rId1082"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7"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07" Type="http://schemas.openxmlformats.org/officeDocument/2006/relationships/hyperlink" Target="https://ucd-serg.github.io/lab-manual/appendix-copilot-instructions.html" TargetMode="External"/><Relationship Id="rId1109"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3"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7" Type="http://schemas.openxmlformats.org/officeDocument/2006/relationships/hyperlink" Target="https://ucdavisdatalab.github.io/install_guides/" TargetMode="External"/><Relationship Id="rId93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4"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13"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17" Type="http://schemas.openxmlformats.org/officeDocument/2006/relationships/hyperlink" Target="https://www.danieldsjoberg.com/gtsummary/" TargetMode="External"/><Relationship Id="rId93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2"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2" Type="http://schemas.openxmlformats.org/officeDocument/2006/relationships/hyperlink" Target="https://www.medrxiv.org/" TargetMode="External"/><Relationship Id="rId980" Type="http://schemas.openxmlformats.org/officeDocument/2006/relationships/hyperlink" Target="https://www.nature.com/articles/d41586-021-03603-2" TargetMode="External"/><Relationship Id="rId970"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9" Type="http://schemas.openxmlformats.org/officeDocument/2006/relationships/hyperlink" Target="https://www.rstudio.com/wp-content/uploads/2015/02/data-wrangling-cheatsheet.pdf" TargetMode="External"/><Relationship Id="rId942" Type="http://schemas.openxmlformats.org/officeDocument/2006/relationships/hyperlink" Target="https://www.rstudio.com/wp-content/uploads/2015/02/rmarkdown-cheatsheet.pdf" TargetMode="External"/><Relationship Id="rId940" Type="http://schemas.openxmlformats.org/officeDocument/2006/relationships/hyperlink" Target="https://www.rstudio.com/wp-content/uploads/2015/03/ggplot2-cheatsheet.pdf" TargetMode="External"/><Relationship Id="rId962"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8"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1" Type="http://schemas.openxmlformats.org/officeDocument/2006/relationships/hyperlink" Target="https://www.youtube.com/watch?v=1RwJbhkCA58" TargetMode="External"/><Relationship Id="rId963"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0"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4" Type="http://schemas.openxmlformats.org/officeDocument/2006/relationships/hyperlink" Target="http://adv-r.had.co.nz/Style.html" TargetMode="External"/><Relationship Id="rId983" Type="http://schemas.openxmlformats.org/officeDocument/2006/relationships/hyperlink" Target="http://colorbrewer2.org/" TargetMode="External"/><Relationship Id="rId1035"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19"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39" Type="http://schemas.openxmlformats.org/officeDocument/2006/relationships/hyperlink" Target="https://datadryad.org/" TargetMode="External"/><Relationship Id="rId1018"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8"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5"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2"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4" Type="http://schemas.openxmlformats.org/officeDocument/2006/relationships/hyperlink" Target="https://docs.github.com/en/rest/migrations/orgs" TargetMode="External"/><Relationship Id="rId1066"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6" Type="http://schemas.openxmlformats.org/officeDocument/2006/relationships/hyperlink" Target="https://docs.google.com/document/d/1ckgRCcr7FFPyymyMA6Y_-cB_vftOyrrxT28c6gRg0PI/edit" TargetMode="External"/><Relationship Id="rId1053" Type="http://schemas.openxmlformats.org/officeDocument/2006/relationships/hyperlink" Target="https://doi.org/10.1038/467775a" TargetMode="External"/><Relationship Id="rId1057" Type="http://schemas.openxmlformats.org/officeDocument/2006/relationships/hyperlink" Target="https://doi.org/10.1038/526182a" TargetMode="External"/><Relationship Id="rId1088" Type="http://schemas.openxmlformats.org/officeDocument/2006/relationships/hyperlink" Target="https://doi.org/10.1038/d41586-019-00067-3" TargetMode="External"/><Relationship Id="rId1026" Type="http://schemas.openxmlformats.org/officeDocument/2006/relationships/hyperlink" Target="https://doi.org/10.1038/d41586-019-01431-z" TargetMode="External"/><Relationship Id="rId1072" Type="http://schemas.openxmlformats.org/officeDocument/2006/relationships/hyperlink" Target="https://doi.org/10.1038/d41586-019-02918-5" TargetMode="External"/><Relationship Id="rId1091" Type="http://schemas.openxmlformats.org/officeDocument/2006/relationships/hyperlink" Target="https://doi.org/10.1038/d41586-021-03603-2" TargetMode="External"/><Relationship Id="rId1033" Type="http://schemas.openxmlformats.org/officeDocument/2006/relationships/hyperlink" Target="https://doi.org/10.1038/s41467-020-19160-7" TargetMode="External"/><Relationship Id="rId1055" Type="http://schemas.openxmlformats.org/officeDocument/2006/relationships/hyperlink" Target="https://doi.org/10.1038/s41562-016-0021" TargetMode="External"/><Relationship Id="rId1042" Type="http://schemas.openxmlformats.org/officeDocument/2006/relationships/hyperlink" Target="https://doi.org/10.1201/9781003029878" TargetMode="External"/><Relationship Id="rId1093" Type="http://schemas.openxmlformats.org/officeDocument/2006/relationships/hyperlink" Target="https://doi.org/10.1201/9781351201315" TargetMode="External"/><Relationship Id="rId1070" Type="http://schemas.openxmlformats.org/officeDocument/2006/relationships/hyperlink" Target="https://doi.org/10.1371/journal.pcbi.1003833" TargetMode="External"/><Relationship Id="rId1024"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6"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3"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0"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4"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2"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09"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1"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59"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997"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49"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6"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2" Type="http://schemas.openxmlformats.org/officeDocument/2006/relationships/hyperlink" Target="https://github.com/ucdavisdatalab/workshop_nlp_with_python" TargetMode="External"/><Relationship Id="rId951" Type="http://schemas.openxmlformats.org/officeDocument/2006/relationships/hyperlink" Target="https://github.com/ucdavisdatalab/workshop_python_basics" TargetMode="External"/><Relationship Id="rId93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87" Type="http://schemas.openxmlformats.org/officeDocument/2006/relationships/hyperlink" Target="https://grants.nih.gov" TargetMode="External"/><Relationship Id="rId969" Type="http://schemas.openxmlformats.org/officeDocument/2006/relationships/hyperlink" Target="https://grantwriting.stanford.edu/resources/funding-train/" TargetMode="External"/><Relationship Id="rId1030"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8"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5" Type="http://schemas.openxmlformats.org/officeDocument/2006/relationships/hyperlink" Target="https://journals.lww.com/epidem/Fulltext/2001/05000/The_Value_of_P.2.aspx" TargetMode="External"/><Relationship Id="rId985" Type="http://schemas.openxmlformats.org/officeDocument/2006/relationships/hyperlink" Target="https://journals.plos.org/ploscompbiol/article?id=10.1371/journal.pcbi.1003833" TargetMode="External"/><Relationship Id="rId1037"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8" Type="http://schemas.openxmlformats.org/officeDocument/2006/relationships/hyperlink" Target="https://link.springer.com/book/10.1007/978-3-030-98175-4" TargetMode="External"/><Relationship Id="rId973"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4" Type="http://schemas.openxmlformats.org/officeDocument/2006/relationships/hyperlink" Target="https://man.openbsd.org/ssh_config" TargetMode="External"/><Relationship Id="rId1086" Type="http://schemas.openxmlformats.org/officeDocument/2006/relationships/hyperlink" Target="https://manpages.debian.org/stable/openssh-client/ssh_config.5.en.html" TargetMode="External"/><Relationship Id="rId1095" Type="http://schemas.openxmlformats.org/officeDocument/2006/relationships/hyperlink" Target="https://mastering-shiny.org/" TargetMode="External"/><Relationship Id="rId984" Type="http://schemas.openxmlformats.org/officeDocument/2006/relationships/hyperlink" Target="https://medialab.github.io/iwanthue/" TargetMode="External"/><Relationship Id="rId928"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0"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4"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4"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1"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7" Type="http://schemas.openxmlformats.org/officeDocument/2006/relationships/hyperlink" Target="https://myidp.sciencecareers.org/" TargetMode="External"/><Relationship Id="rId743" Type="http://schemas.openxmlformats.org/officeDocument/2006/relationships/hyperlink" Target="https://ohmyz.sh/" TargetMode="External"/><Relationship Id="rId1059"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7"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0"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2"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1"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8"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4" Type="http://schemas.openxmlformats.org/officeDocument/2006/relationships/hyperlink" Target="https://slurm.schedmd.com/salloc.html" TargetMode="External"/><Relationship Id="rId1076" Type="http://schemas.openxmlformats.org/officeDocument/2006/relationships/hyperlink" Target="https://slurm.schedmd.com/sattach.html" TargetMode="External"/><Relationship Id="rId1078" Type="http://schemas.openxmlformats.org/officeDocument/2006/relationships/hyperlink" Target="https://slurm.schedmd.com/sbatch.html" TargetMode="External"/><Relationship Id="rId1080" Type="http://schemas.openxmlformats.org/officeDocument/2006/relationships/hyperlink" Target="https://slurm.schedmd.com/squeue.html" TargetMode="External"/><Relationship Id="rId1082"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7"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07" Type="http://schemas.openxmlformats.org/officeDocument/2006/relationships/hyperlink" Target="https://ucd-serg.github.io/lab-manual/appendix-copilot-instructions.html" TargetMode="External"/><Relationship Id="rId1109"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3"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7" Type="http://schemas.openxmlformats.org/officeDocument/2006/relationships/hyperlink" Target="https://ucdavisdatalab.github.io/install_guides/" TargetMode="External"/><Relationship Id="rId93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4"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13"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17" Type="http://schemas.openxmlformats.org/officeDocument/2006/relationships/hyperlink" Target="https://www.danieldsjoberg.com/gtsummary/" TargetMode="External"/><Relationship Id="rId93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2"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2" Type="http://schemas.openxmlformats.org/officeDocument/2006/relationships/hyperlink" Target="https://www.medrxiv.org/" TargetMode="External"/><Relationship Id="rId980" Type="http://schemas.openxmlformats.org/officeDocument/2006/relationships/hyperlink" Target="https://www.nature.com/articles/d41586-021-03603-2" TargetMode="External"/><Relationship Id="rId970"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9" Type="http://schemas.openxmlformats.org/officeDocument/2006/relationships/hyperlink" Target="https://www.rstudio.com/wp-content/uploads/2015/02/data-wrangling-cheatsheet.pdf" TargetMode="External"/><Relationship Id="rId942" Type="http://schemas.openxmlformats.org/officeDocument/2006/relationships/hyperlink" Target="https://www.rstudio.com/wp-content/uploads/2015/02/rmarkdown-cheatsheet.pdf" TargetMode="External"/><Relationship Id="rId940" Type="http://schemas.openxmlformats.org/officeDocument/2006/relationships/hyperlink" Target="https://www.rstudio.com/wp-content/uploads/2015/03/ggplot2-cheatsheet.pdf" TargetMode="External"/><Relationship Id="rId962"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8"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1" Type="http://schemas.openxmlformats.org/officeDocument/2006/relationships/hyperlink" Target="https://www.youtube.com/watch?v=1RwJbhkCA58" TargetMode="External"/><Relationship Id="rId963"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0"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2026-09-01T16:52:12Z</dcterms:created>
  <dcterms:modified xsi:type="dcterms:W3CDTF">2026-09-01T16:52:12Z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