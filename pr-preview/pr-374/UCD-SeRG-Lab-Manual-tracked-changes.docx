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2026-07-01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3">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4"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4"/>
    <w:bookmarkEnd w:id="35"/>
    <w:bookmarkEnd w:id="36"/>
    <w:bookmarkStart w:id="53"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7"/>
    <w:bookmarkStart w:id="3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8"/>
    <w:bookmarkStart w:id="40" w:name="register-study-protocols"/>
    <w:p>
      <w:pPr>
        <w:pStyle w:val="Heading2"/>
      </w:pPr>
      <w:r>
        <w:t xml:space="preserve">4.3 Register study protocols</w:t>
      </w:r>
    </w:p>
    <w:p>
      <w:pPr>
        <w:pStyle w:val="FirstParagraph"/>
      </w:pPr>
      <w:r>
        <w:t xml:space="preserve">We register all randomized trials on</w:t>
      </w:r>
      <w:r>
        <w:t xml:space="preserve"> </w:t>
      </w:r>
      <w:hyperlink r:id="rId39">
        <w:r>
          <w:rPr>
            <w:rStyle w:val="Hyperlink"/>
          </w:rPr>
          <w:t xml:space="preserve">clinicaltrials.gov</w:t>
        </w:r>
      </w:hyperlink>
      <w:r>
        <w:t xml:space="preserve">, and in some cases register observational studies as well.</w:t>
      </w:r>
    </w:p>
    <w:bookmarkEnd w:id="40"/>
    <w:bookmarkStart w:id="4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1">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2"/>
    <w:bookmarkStart w:id="44"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3">
        <w:r>
          <w:rPr>
            <w:rStyle w:val="Hyperlink"/>
          </w:rPr>
          <w:t xml:space="preserve">UC Davis DataLab workshop on reproducible research</w:t>
        </w:r>
      </w:hyperlink>
      <w:r>
        <w:t xml:space="preserve">.</w:t>
      </w:r>
    </w:p>
    <w:bookmarkEnd w:id="44"/>
    <w:bookmarkStart w:id="46"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5">
        <w:r>
          <w:rPr>
            <w:rStyle w:val="Hyperlink"/>
          </w:rPr>
          <w:t xml:space="preserve">https://www.youtube.com/watch?v=WoYkY9MkbRE</w:t>
        </w:r>
      </w:hyperlink>
    </w:p>
    <w:bookmarkEnd w:id="46"/>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7">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3"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7"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4">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6"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5">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6"/>
    <w:bookmarkEnd w:id="57"/>
    <w:bookmarkStart w:id="67"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8"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58"/>
    <w:bookmarkStart w:id="59"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9"/>
    <w:bookmarkStart w:id="63" w:name="sec-analysis-file-placement"/>
    <w:p>
      <w:pPr>
        <w:pStyle w:val="Heading3"/>
      </w:pPr>
      <w:r>
        <w:t xml:space="preserve">5.2.3 Where to Place Analysis Files</w:t>
      </w:r>
    </w:p>
    <w:bookmarkStart w:id="60"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0"/>
    <w:bookmarkStart w:id="61"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1"/>
    <w:bookmarkStart w:id="62"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2"/>
    <w:bookmarkEnd w:id="63"/>
    <w:bookmarkStart w:id="64"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4"/>
    <w:bookmarkStart w:id="65"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5"/>
    <w:bookmarkStart w:id="66"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6"/>
    <w:bookmarkEnd w:id="67"/>
    <w:bookmarkStart w:id="68"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8"/>
    <w:bookmarkStart w:id="72"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9"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9"/>
    <w:bookmarkStart w:id="70"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0"/>
    <w:bookmarkStart w:id="71"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1"/>
    <w:bookmarkEnd w:id="72"/>
    <w:bookmarkEnd w:id="73"/>
    <w:bookmarkStart w:id="286" w:name="sec-r-coding-practices"/>
    <w:p>
      <w:pPr>
        <w:pStyle w:val="Heading1"/>
      </w:pPr>
      <w:r>
        <w:t xml:space="preserve">6. R Coding Practices</w:t>
      </w:r>
    </w:p>
    <w:bookmarkStart w:id="74"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4"/>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5"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5"/>
    <w:bookmarkStart w:id="76"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6"/>
    <w:bookmarkStart w:id="77"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7"/>
    <w:bookmarkStart w:id="88" w:name="alternatives-to-pkgdown"/>
    <w:p>
      <w:pPr>
        <w:pStyle w:val="Heading3"/>
      </w:pPr>
      <w:r>
        <w:t xml:space="preserve">6.2.4 Alternatives to pkgdown</w:t>
      </w:r>
    </w:p>
    <w:p>
      <w:pPr>
        <w:pStyle w:val="FirstParagraph"/>
      </w:pPr>
      <w:r>
        <w:t xml:space="preserve">While</w:t>
      </w:r>
      <w:r>
        <w:t xml:space="preserve"> </w:t>
      </w:r>
      <w:hyperlink r:id="rId78">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1" w:name="altdoc"/>
    <w:p>
      <w:pPr>
        <w:pStyle w:val="Heading4"/>
      </w:pPr>
      <w:r>
        <w:t xml:space="preserve">6.2.4.1 altdoc</w:t>
      </w:r>
    </w:p>
    <w:p>
      <w:pPr>
        <w:pStyle w:val="FirstParagraph"/>
      </w:pPr>
      <w:hyperlink r:id="rId79">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0">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1"/>
    <w:bookmarkStart w:id="83" w:name="pkgsite"/>
    <w:p>
      <w:pPr>
        <w:pStyle w:val="Heading4"/>
      </w:pPr>
      <w:r>
        <w:t xml:space="preserve">6.2.4.2 pkgsite</w:t>
      </w:r>
    </w:p>
    <w:p>
      <w:pPr>
        <w:pStyle w:val="FirstParagraph"/>
      </w:pPr>
      <w:hyperlink r:id="rId82">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3"/>
    <w:bookmarkStart w:id="86"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4">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5">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6"/>
    <w:bookmarkStart w:id="87"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7"/>
    <w:bookmarkEnd w:id="88"/>
    <w:bookmarkEnd w:id="89"/>
    <w:bookmarkStart w:id="102" w:name="sec-r-workflow"/>
    <w:p>
      <w:pPr>
        <w:pStyle w:val="Heading2"/>
      </w:pPr>
      <w:r>
        <w:t xml:space="preserve">6.3 Complete Package Development Workflow</w:t>
      </w:r>
    </w:p>
    <w:p>
      <w:pPr>
        <w:pStyle w:val="FirstParagraph"/>
      </w:pPr>
      <w:r>
        <w:t xml:space="preserve">Here’s the typical workflow for developing an R package in our lab:</w:t>
      </w:r>
    </w:p>
    <w:bookmarkStart w:id="94"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4">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0">
        <w:r>
          <w:rPr>
            <w:rStyle w:val="VerbatimChar"/>
          </w:rPr>
          <w:t xml:space="preserve">{usethis}</w:t>
        </w:r>
      </w:hyperlink>
      <w:r>
        <w:t xml:space="preserve">,</w:t>
      </w:r>
      <w:r>
        <w:t xml:space="preserve"> </w:t>
      </w:r>
      <w:hyperlink r:id="rId91">
        <w:r>
          <w:rPr>
            <w:rStyle w:val="VerbatimChar"/>
          </w:rPr>
          <w:t xml:space="preserve">{devtools}</w:t>
        </w:r>
      </w:hyperlink>
      <w:r>
        <w:t xml:space="preserve">,</w:t>
      </w:r>
      <w:r>
        <w:t xml:space="preserve"> </w:t>
      </w:r>
      <w:hyperlink r:id="rId92">
        <w:r>
          <w:rPr>
            <w:rStyle w:val="VerbatimChar"/>
          </w:rPr>
          <w:t xml:space="preserve">{roxygen2}</w:t>
        </w:r>
      </w:hyperlink>
      <w:r>
        <w:t xml:space="preserve">)</w:t>
      </w:r>
    </w:p>
    <w:p>
      <w:pPr>
        <w:pStyle w:val="Compact"/>
        <w:numPr>
          <w:ilvl w:val="0"/>
          <w:numId w:val="1043"/>
        </w:numPr>
      </w:pPr>
      <w:r>
        <w:t xml:space="preserve">Testing infrastructure (</w:t>
      </w:r>
      <w:hyperlink r:id="rId93">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4"/>
    <w:bookmarkStart w:id="95"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5"/>
    <w:bookmarkStart w:id="96"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6"/>
    <w:bookmarkStart w:id="97"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7"/>
    <w:bookmarkStart w:id="98"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8"/>
    <w:bookmarkStart w:id="99"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9"/>
    <w:bookmarkStart w:id="100"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0"/>
    <w:bookmarkStart w:id="101"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1"/>
    <w:bookmarkEnd w:id="102"/>
    <w:bookmarkStart w:id="104"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4"/>
    <w:bookmarkStart w:id="108"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5"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5"/>
    <w:bookmarkStart w:id="106"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6"/>
    <w:bookmarkStart w:id="107"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7"/>
    <w:bookmarkEnd w:id="108"/>
    <w:bookmarkStart w:id="126"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2">
              <w:r>
                <w:rPr>
                  <w:rStyle w:val="Hyperlink"/>
                </w:rPr>
                <w:t xml:space="preserve">Measuring Performance</w:t>
              </w:r>
            </w:hyperlink>
            <w:r>
              <w:t xml:space="preserve"> </w:t>
            </w:r>
            <w:r>
              <w:t xml:space="preserve">and</w:t>
            </w:r>
            <w:r>
              <w:t xml:space="preserve"> </w:t>
            </w:r>
            <w:hyperlink r:id="rId11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4">
              <w:r>
                <w:rPr>
                  <w:rStyle w:val="VerbatimChar"/>
                </w:rPr>
                <w:t xml:space="preserve">{bench}</w:t>
              </w:r>
            </w:hyperlink>
            <w:r>
              <w:t xml:space="preserve"> </w:t>
            </w:r>
            <w:r>
              <w:t xml:space="preserve">and</w:t>
            </w:r>
            <w:r>
              <w:t xml:space="preserve"> </w:t>
            </w:r>
            <w:hyperlink r:id="rId11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6"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6"/>
    <w:bookmarkStart w:id="117"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7"/>
    <w:bookmarkStart w:id="118" w:name="using-bench-for-performance-comparisons"/>
    <w:p>
      <w:pPr>
        <w:pStyle w:val="Heading3"/>
      </w:pPr>
      <w:r>
        <w:t xml:space="preserve">6.6.3 Using bench for Performance Comparisons</w:t>
      </w:r>
    </w:p>
    <w:p>
      <w:pPr>
        <w:pStyle w:val="FirstParagraph"/>
      </w:pPr>
      <w:hyperlink r:id="rId11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8"/>
    <w:bookmarkStart w:id="119" w:name="X7ff0b0b5fd28daf32f6723699e3d921f714a0e8"/>
    <w:p>
      <w:pPr>
        <w:pStyle w:val="Heading3"/>
      </w:pPr>
      <w:r>
        <w:t xml:space="preserve">6.6.4 Using profvis for Memory and CPU Profiling</w:t>
      </w:r>
    </w:p>
    <w:p>
      <w:pPr>
        <w:pStyle w:val="FirstParagraph"/>
      </w:pPr>
      <w:hyperlink r:id="rId11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19"/>
    <w:bookmarkStart w:id="120"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0"/>
    <w:bookmarkStart w:id="122"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1">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2"/>
    <w:bookmarkStart w:id="123"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3">
        <w:r>
          <w:rPr>
            <w:rStyle w:val="VerbatimChar"/>
          </w:rPr>
          <w:t xml:space="preserve">{testthat}</w:t>
        </w:r>
      </w:hyperlink>
      <w:r>
        <w:t xml:space="preserve">.</w:t>
      </w:r>
    </w:p>
    <w:bookmarkEnd w:id="123"/>
    <w:bookmarkStart w:id="124"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4"/>
    <w:bookmarkStart w:id="125" w:name="additional-resources"/>
    <w:p>
      <w:pPr>
        <w:pStyle w:val="Heading3"/>
      </w:pPr>
      <w:r>
        <w:t xml:space="preserve">6.6.9 Additional Resources</w:t>
      </w:r>
    </w:p>
    <w:p>
      <w:pPr>
        <w:pStyle w:val="Compact"/>
        <w:numPr>
          <w:ilvl w:val="0"/>
          <w:numId w:val="1057"/>
        </w:numPr>
      </w:pPr>
      <w:hyperlink r:id="rId114">
        <w:r>
          <w:rPr>
            <w:rStyle w:val="VerbatimChar"/>
          </w:rPr>
          <w:t xml:space="preserve">{bench}</w:t>
        </w:r>
      </w:hyperlink>
      <w:r>
        <w:t xml:space="preserve"> </w:t>
      </w:r>
      <w:r>
        <w:t xml:space="preserve">- Accurate benchmarking</w:t>
      </w:r>
    </w:p>
    <w:p>
      <w:pPr>
        <w:pStyle w:val="Compact"/>
        <w:numPr>
          <w:ilvl w:val="0"/>
          <w:numId w:val="1057"/>
        </w:numPr>
      </w:pPr>
      <w:hyperlink r:id="rId115">
        <w:r>
          <w:rPr>
            <w:rStyle w:val="VerbatimChar"/>
          </w:rPr>
          <w:t xml:space="preserve">{profvis}</w:t>
        </w:r>
      </w:hyperlink>
      <w:r>
        <w:t xml:space="preserve"> </w:t>
      </w:r>
      <w:r>
        <w:t xml:space="preserve">- Interactive profiling</w:t>
      </w:r>
    </w:p>
    <w:p>
      <w:pPr>
        <w:pStyle w:val="Compact"/>
        <w:numPr>
          <w:ilvl w:val="0"/>
          <w:numId w:val="1057"/>
        </w:numPr>
      </w:pPr>
      <w:hyperlink r:id="rId112">
        <w:r>
          <w:rPr>
            <w:rStyle w:val="Hyperlink"/>
          </w:rPr>
          <w:t xml:space="preserve">Measuring Performance</w:t>
        </w:r>
      </w:hyperlink>
      <w:r>
        <w:t xml:space="preserve"> </w:t>
      </w:r>
      <w:r>
        <w:t xml:space="preserve">chapter in Advanced R</w:t>
      </w:r>
    </w:p>
    <w:p>
      <w:pPr>
        <w:pStyle w:val="Compact"/>
        <w:numPr>
          <w:ilvl w:val="0"/>
          <w:numId w:val="1057"/>
        </w:numPr>
      </w:pPr>
      <w:hyperlink r:id="rId113">
        <w:r>
          <w:rPr>
            <w:rStyle w:val="Hyperlink"/>
          </w:rPr>
          <w:t xml:space="preserve">Improving Performance</w:t>
        </w:r>
      </w:hyperlink>
      <w:r>
        <w:t xml:space="preserve"> </w:t>
      </w:r>
      <w:r>
        <w:t xml:space="preserve">chapter in Advanced R</w:t>
      </w:r>
    </w:p>
    <w:p>
      <w:pPr>
        <w:pStyle w:val="Compact"/>
        <w:numPr>
          <w:ilvl w:val="0"/>
          <w:numId w:val="1057"/>
        </w:numPr>
      </w:pPr>
      <w:hyperlink r:id="rId121">
        <w:r>
          <w:rPr>
            <w:rStyle w:val="VerbatimChar"/>
          </w:rPr>
          <w:t xml:space="preserve">{touchstone}</w:t>
        </w:r>
      </w:hyperlink>
      <w:r>
        <w:t xml:space="preserve"> </w:t>
      </w:r>
      <w:r>
        <w:t xml:space="preserve">- CI benchmarking with PR comments</w:t>
      </w:r>
    </w:p>
    <w:bookmarkEnd w:id="125"/>
    <w:bookmarkEnd w:id="126"/>
    <w:bookmarkStart w:id="134"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7"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7"/>
    <w:bookmarkStart w:id="128"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8"/>
    <w:bookmarkStart w:id="131"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9">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9">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0">
        <w:r>
          <w:rPr>
            <w:rStyle w:val="VerbatimChar"/>
          </w:rPr>
          <w:t xml:space="preserve">{furrr}</w:t>
        </w:r>
      </w:hyperlink>
      <w:r>
        <w:t xml:space="preserve">.</w:t>
      </w:r>
    </w:p>
    <w:bookmarkEnd w:id="131"/>
    <w:bookmarkStart w:id="132"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2"/>
    <w:bookmarkStart w:id="133"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3"/>
    <w:bookmarkEnd w:id="134"/>
    <w:bookmarkStart w:id="137" w:name="sec-data-io"/>
    <w:p>
      <w:pPr>
        <w:pStyle w:val="Heading2"/>
      </w:pPr>
      <w:r>
        <w:t xml:space="preserve">6.8 Reading and Saving Data</w:t>
      </w:r>
    </w:p>
    <w:bookmarkStart w:id="135"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5"/>
    <w:bookmarkStart w:id="136"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6"/>
    <w:bookmarkEnd w:id="137"/>
    <w:bookmarkStart w:id="147"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important.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1">
        <w:r>
          <w:rPr>
            <w:rStyle w:val="Hyperlink"/>
          </w:rPr>
          <w:t xml:space="preserve">R Packages - Version numbers</w:t>
        </w:r>
      </w:hyperlink>
      <w:r>
        <w:t xml:space="preserve"> </w:t>
      </w:r>
      <w:r>
        <w:t xml:space="preserve">for full guidelines.</w:t>
      </w:r>
    </w:p>
    <w:bookmarkEnd w:id="142"/>
    <w:bookmarkStart w:id="144"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3">
        <w:r>
          <w:rPr>
            <w:rStyle w:val="Hyperlink"/>
          </w:rPr>
          <w:t xml:space="preserve">R Packages - NEWS.md</w:t>
        </w:r>
      </w:hyperlink>
      <w:r>
        <w:t xml:space="preserve"> </w:t>
      </w:r>
      <w:r>
        <w:t xml:space="preserve">for full conventions.</w:t>
      </w:r>
    </w:p>
    <w:bookmarkEnd w:id="144"/>
    <w:bookmarkStart w:id="146"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5">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1">
        <w:r>
          <w:rPr>
            <w:rStyle w:val="VerbatimChar"/>
          </w:rPr>
          <w:t xml:space="preserve">{devtools}</w:t>
        </w:r>
      </w:hyperlink>
      <w:r>
        <w:t xml:space="preserve"> </w:t>
      </w:r>
      <w:r>
        <w:t xml:space="preserve">is not available.</w:t>
      </w:r>
    </w:p>
    <w:bookmarkEnd w:id="146"/>
    <w:bookmarkEnd w:id="147"/>
    <w:bookmarkStart w:id="148"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48"/>
    <w:bookmarkStart w:id="152" w:name="sec-auto-styling"/>
    <w:p>
      <w:pPr>
        <w:pStyle w:val="Heading2"/>
      </w:pPr>
      <w:r>
        <w:t xml:space="preserve">6.11 Automated Code Styling</w:t>
      </w:r>
    </w:p>
    <w:bookmarkStart w:id="149"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9"/>
    <w:bookmarkStart w:id="150"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0"/>
    <w:bookmarkStart w:id="151"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7.13</w:t>
        </w:r>
      </w:hyperlink>
      <w:r>
        <w:t xml:space="preserve">.</w:t>
      </w:r>
    </w:p>
    <w:bookmarkEnd w:id="151"/>
    <w:bookmarkEnd w:id="152"/>
    <w:bookmarkStart w:id="172" w:name="sec-documenting-code"/>
    <w:p>
      <w:pPr>
        <w:pStyle w:val="Heading2"/>
      </w:pPr>
      <w:r>
        <w:t xml:space="preserve">6.12 Documenting your code</w:t>
      </w:r>
    </w:p>
    <w:bookmarkStart w:id="153"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2">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2">
        <w:r>
          <w:rPr>
            <w:rStyle w:val="Hyperlink"/>
          </w:rPr>
          <w:t xml:space="preserve">https://roxygen2.r-lib.org/</w:t>
        </w:r>
      </w:hyperlink>
      <w:r>
        <w:t xml:space="preserve">.</w:t>
      </w:r>
    </w:p>
    <w:bookmarkEnd w:id="153"/>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4">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5">
        <w:r>
          <w:rPr>
            <w:rStyle w:val="Hyperlink"/>
          </w:rPr>
          <w:t xml:space="preserve">roxygen2 documentation on inheriting parameters</w:t>
        </w:r>
      </w:hyperlink>
      <w:r>
        <w:t xml:space="preserve">.</w:t>
      </w:r>
    </w:p>
    <w:bookmarkEnd w:id="156"/>
    <w:bookmarkStart w:id="164"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57"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57"/>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58">
        <w:r>
          <w:rPr>
            <w:rStyle w:val="Hyperlink"/>
          </w:rPr>
          <w:t xml:space="preserve">roxygen2 documentation</w:t>
        </w:r>
      </w:hyperlink>
      <w:r>
        <w:t xml:space="preserve"> </w:t>
      </w:r>
      <w:r>
        <w:t xml:space="preserve">and</w:t>
      </w:r>
      <w:r>
        <w:t xml:space="preserve"> </w:t>
      </w:r>
      <w:hyperlink r:id="rId159">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0" name="Picture"/>
                  <a:graphic>
                    <a:graphicData uri="http://schemas.openxmlformats.org/drawingml/2006/picture">
                      <pic:pic>
                        <pic:nvPicPr>
                          <pic:cNvPr descr="/opt/quarto/share/formats/docx/note.png" id="16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note.png" id="16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4"/>
    <w:bookmarkStart w:id="165"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5"/>
    <w:bookmarkStart w:id="167" w:name="sections-and-subsections"/>
    <w:p>
      <w:pPr>
        <w:pStyle w:val="Heading3"/>
      </w:pPr>
      <w:r>
        <w:t xml:space="preserve">6.12.5 Sections and subsections</w:t>
      </w:r>
    </w:p>
    <w:p>
      <w:pPr>
        <w:pStyle w:val="FirstParagraph"/>
      </w:pPr>
      <w:r>
        <w:t xml:space="preserve">Rstudio (</w:t>
      </w:r>
      <w:hyperlink r:id="rId16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7"/>
    <w:bookmarkStart w:id="169" w:name="code-folding"/>
    <w:p>
      <w:pPr>
        <w:pStyle w:val="Heading3"/>
      </w:pPr>
      <w:r>
        <w:t xml:space="preserve">6.12.6 Code folding</w:t>
      </w:r>
    </w:p>
    <w:p>
      <w:pPr>
        <w:pStyle w:val="FirstParagraph"/>
      </w:pPr>
      <w:r>
        <w:t xml:space="preserve">Consider using RStudio’s</w:t>
      </w:r>
      <w:r>
        <w:t xml:space="preserve"> </w:t>
      </w:r>
      <w:hyperlink r:id="rId16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9"/>
    <w:bookmarkStart w:id="171"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1"/>
    <w:bookmarkEnd w:id="172"/>
    <w:bookmarkStart w:id="178"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7.12</w:t>
        </w:r>
      </w:hyperlink>
      <w:r>
        <w:t xml:space="preserve">.</w:t>
      </w:r>
    </w:p>
    <w:bookmarkEnd w:id="178"/>
    <w:bookmarkStart w:id="179"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9"/>
    <w:bookmarkStart w:id="180"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0"/>
    <w:bookmarkStart w:id="181"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1"/>
    <w:bookmarkStart w:id="182"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2"/>
    <w:bookmarkStart w:id="185" w:name="examples-borrowed-from-lab-package-prs"/>
    <w:p>
      <w:pPr>
        <w:pStyle w:val="Heading2"/>
      </w:pPr>
      <w:r>
        <w:t xml:space="preserve">6.18 Examples borrowed from lab package PRs</w:t>
      </w:r>
    </w:p>
    <w:p>
      <w:pPr>
        <w:pStyle w:val="FirstParagraph"/>
      </w:pPr>
      <w:r>
        <w:t xml:space="preserve">In</w:t>
      </w:r>
      <w:r>
        <w:t xml:space="preserve"> </w:t>
      </w:r>
      <w:hyperlink r:id="rId18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5"/>
    <w:bookmarkStart w:id="189"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6">
        <w:r>
          <w:rPr>
            <w:rStyle w:val="Hyperlink"/>
          </w:rPr>
          <w:t xml:space="preserve">Decomposition (computer science)</w:t>
        </w:r>
      </w:hyperlink>
      <w:r>
        <w:t xml:space="preserve">,</w:t>
      </w:r>
      <w:r>
        <w:t xml:space="preserve"> </w:t>
      </w:r>
      <w:hyperlink r:id="rId187">
        <w:r>
          <w:rPr>
            <w:rStyle w:val="Hyperlink"/>
          </w:rPr>
          <w:t xml:space="preserve">Code refactoring</w:t>
        </w:r>
      </w:hyperlink>
      <w:r>
        <w:t xml:space="preserve">,</w:t>
      </w:r>
      <w:r>
        <w:t xml:space="preserve"> </w:t>
      </w:r>
      <w:r>
        <w:t xml:space="preserve">and</w:t>
      </w:r>
      <w:r>
        <w:t xml:space="preserve"> </w:t>
      </w:r>
      <w:hyperlink r:id="rId188">
        <w:r>
          <w:rPr>
            <w:rStyle w:val="Hyperlink"/>
          </w:rPr>
          <w:t xml:space="preserve">Functional decomposition</w:t>
        </w:r>
      </w:hyperlink>
      <w:r>
        <w:t xml:space="preserve">.</w:t>
      </w:r>
    </w:p>
    <w:bookmarkEnd w:id="189"/>
    <w:bookmarkStart w:id="195"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5"/>
    <w:bookmarkStart w:id="197"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6">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7.11</w:t>
        </w:r>
      </w:hyperlink>
      <w:r>
        <w:rPr>
          <w:i/>
          <w:iCs/>
        </w:rPr>
        <w:t xml:space="preserve"> </w:t>
      </w:r>
      <w:r>
        <w:rPr>
          <w:i/>
          <w:iCs/>
        </w:rPr>
        <w:t xml:space="preserve">for code style guidelines on using the here package.</w:t>
      </w:r>
    </w:p>
    <w:bookmarkEnd w:id="197"/>
    <w:bookmarkStart w:id="202" w:name="readingsaving-data"/>
    <w:p>
      <w:pPr>
        <w:pStyle w:val="Heading2"/>
      </w:pPr>
      <w:r>
        <w:t xml:space="preserve">6.22 Reading/Saving Data</w:t>
      </w:r>
    </w:p>
    <w:bookmarkStart w:id="200"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0"/>
    <w:bookmarkStart w:id="201"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1"/>
    <w:bookmarkEnd w:id="202"/>
    <w:bookmarkStart w:id="208"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5"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3">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4">
        <w:r>
          <w:rPr>
            <w:rStyle w:val="Hyperlink"/>
          </w:rPr>
          <w:t xml:space="preserve">here</w:t>
        </w:r>
      </w:hyperlink>
      <w:r>
        <w:t xml:space="preserve">.</w:t>
      </w:r>
    </w:p>
    <w:bookmarkEnd w:id="205"/>
    <w:bookmarkStart w:id="207" w:name="dropbox"/>
    <w:p>
      <w:pPr>
        <w:pStyle w:val="Heading3"/>
      </w:pPr>
      <w:r>
        <w:t xml:space="preserve">6.23.2 Dropbox</w:t>
      </w:r>
    </w:p>
    <w:p>
      <w:pPr>
        <w:pStyle w:val="FirstParagraph"/>
      </w:pPr>
      <w:r>
        <w:t xml:space="preserve">Follow the instructions at</w:t>
      </w:r>
      <w:r>
        <w:t xml:space="preserve"> </w:t>
      </w:r>
      <w:hyperlink r:id="rId206">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07"/>
    <w:bookmarkEnd w:id="208"/>
    <w:bookmarkStart w:id="211"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1"/>
    <w:bookmarkStart w:id="232" w:name="core-tidyverse-packages"/>
    <w:p>
      <w:pPr>
        <w:pStyle w:val="Heading2"/>
      </w:pPr>
      <w:r>
        <w:t xml:space="preserve">6.25 Core Tidyverse Packages</w:t>
      </w:r>
    </w:p>
    <w:p>
      <w:pPr>
        <w:pStyle w:val="FirstParagraph"/>
      </w:pPr>
      <w:r>
        <w:t xml:space="preserve">The</w:t>
      </w:r>
      <w:r>
        <w:t xml:space="preserve"> </w:t>
      </w:r>
      <w:hyperlink r:id="rId21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4" w:name="sec-ggplot2"/>
    <w:p>
      <w:pPr>
        <w:pStyle w:val="Heading3"/>
      </w:pPr>
      <w:r>
        <w:t xml:space="preserve">6.25.1</w:t>
      </w:r>
      <w:r>
        <w:t xml:space="preserve"> </w:t>
      </w:r>
      <w:hyperlink r:id="rId213">
        <w:r>
          <w:rPr>
            <w:rStyle w:val="Hyperlink"/>
          </w:rPr>
          <w:t xml:space="preserve">ggplot2</w:t>
        </w:r>
      </w:hyperlink>
    </w:p>
    <w:p>
      <w:pPr>
        <w:pStyle w:val="FirstParagraph"/>
      </w:pPr>
      <w:hyperlink r:id="rId21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4"/>
    <w:bookmarkStart w:id="216" w:name="sec-dplyr"/>
    <w:p>
      <w:pPr>
        <w:pStyle w:val="Heading3"/>
      </w:pPr>
      <w:r>
        <w:t xml:space="preserve">6.25.2</w:t>
      </w:r>
      <w:r>
        <w:t xml:space="preserve"> </w:t>
      </w:r>
      <w:hyperlink r:id="rId215">
        <w:r>
          <w:rPr>
            <w:rStyle w:val="Hyperlink"/>
          </w:rPr>
          <w:t xml:space="preserve">dplyr</w:t>
        </w:r>
      </w:hyperlink>
    </w:p>
    <w:p>
      <w:pPr>
        <w:pStyle w:val="FirstParagraph"/>
      </w:pPr>
      <w:hyperlink r:id="rId21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6"/>
    <w:bookmarkStart w:id="219" w:name="sec-tidyr"/>
    <w:p>
      <w:pPr>
        <w:pStyle w:val="Heading3"/>
      </w:pPr>
      <w:r>
        <w:t xml:space="preserve">6.25.3</w:t>
      </w:r>
      <w:r>
        <w:t xml:space="preserve"> </w:t>
      </w:r>
      <w:hyperlink r:id="rId217">
        <w:r>
          <w:rPr>
            <w:rStyle w:val="Hyperlink"/>
          </w:rPr>
          <w:t xml:space="preserve">tidyr</w:t>
        </w:r>
      </w:hyperlink>
    </w:p>
    <w:p>
      <w:pPr>
        <w:pStyle w:val="FirstParagraph"/>
      </w:pPr>
      <w:hyperlink r:id="rId21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8" w:name="when-to-use-dplyr-vs-tidyr"/>
    <w:p>
      <w:pPr>
        <w:pStyle w:val="Heading4"/>
      </w:pPr>
      <w:r>
        <w:t xml:space="preserve">6.25.3.1 When to use dplyr vs tidyr</w:t>
      </w:r>
    </w:p>
    <w:p>
      <w:pPr>
        <w:pStyle w:val="FirstParagraph"/>
      </w:pPr>
      <w:r>
        <w:t xml:space="preserve">While both</w:t>
      </w:r>
      <w:r>
        <w:t xml:space="preserve"> </w:t>
      </w:r>
      <w:hyperlink r:id="rId215">
        <w:r>
          <w:rPr>
            <w:rStyle w:val="VerbatimChar"/>
          </w:rPr>
          <w:t xml:space="preserve">{dplyr}</w:t>
        </w:r>
      </w:hyperlink>
      <w:r>
        <w:t xml:space="preserve"> </w:t>
      </w:r>
      <w:r>
        <w:t xml:space="preserve">and</w:t>
      </w:r>
      <w:r>
        <w:t xml:space="preserve"> </w:t>
      </w:r>
      <w:hyperlink r:id="rId21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8"/>
    <w:bookmarkEnd w:id="219"/>
    <w:bookmarkStart w:id="221" w:name="sec-readr"/>
    <w:p>
      <w:pPr>
        <w:pStyle w:val="Heading3"/>
      </w:pPr>
      <w:r>
        <w:t xml:space="preserve">6.25.4</w:t>
      </w:r>
      <w:r>
        <w:t xml:space="preserve"> </w:t>
      </w:r>
      <w:hyperlink r:id="rId220">
        <w:r>
          <w:rPr>
            <w:rStyle w:val="Hyperlink"/>
          </w:rPr>
          <w:t xml:space="preserve">readr</w:t>
        </w:r>
      </w:hyperlink>
    </w:p>
    <w:p>
      <w:pPr>
        <w:pStyle w:val="FirstParagraph"/>
      </w:pPr>
      <w:hyperlink r:id="rId22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1"/>
    <w:bookmarkStart w:id="223" w:name="sec-purrr"/>
    <w:p>
      <w:pPr>
        <w:pStyle w:val="Heading3"/>
      </w:pPr>
      <w:r>
        <w:t xml:space="preserve">6.25.5</w:t>
      </w:r>
      <w:r>
        <w:t xml:space="preserve"> </w:t>
      </w:r>
      <w:hyperlink r:id="rId129">
        <w:r>
          <w:rPr>
            <w:rStyle w:val="Hyperlink"/>
          </w:rPr>
          <w:t xml:space="preserve">purrr</w:t>
        </w:r>
      </w:hyperlink>
    </w:p>
    <w:p>
      <w:pPr>
        <w:pStyle w:val="FirstParagraph"/>
      </w:pPr>
      <w:hyperlink r:id="rId129">
        <w:r>
          <w:rPr>
            <w:rStyle w:val="VerbatimChar"/>
          </w:rPr>
          <w:t xml:space="preserve">{purrr}</w:t>
        </w:r>
      </w:hyperlink>
      <w:r>
        <w:t xml:space="preserve"> </w:t>
      </w:r>
      <w:r>
        <w:t xml:space="preserve">enhances R’s</w:t>
      </w:r>
      <w:r>
        <w:t xml:space="preserve"> </w:t>
      </w:r>
      <w:hyperlink r:id="rId22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3"/>
    <w:bookmarkStart w:id="225" w:name="sec-tibble"/>
    <w:p>
      <w:pPr>
        <w:pStyle w:val="Heading3"/>
      </w:pPr>
      <w:r>
        <w:t xml:space="preserve">6.25.6</w:t>
      </w:r>
      <w:r>
        <w:t xml:space="preserve"> </w:t>
      </w:r>
      <w:hyperlink r:id="rId224">
        <w:r>
          <w:rPr>
            <w:rStyle w:val="Hyperlink"/>
          </w:rPr>
          <w:t xml:space="preserve">tibble</w:t>
        </w:r>
      </w:hyperlink>
    </w:p>
    <w:p>
      <w:pPr>
        <w:pStyle w:val="FirstParagraph"/>
      </w:pPr>
      <w:hyperlink r:id="rId22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5"/>
    <w:bookmarkStart w:id="227" w:name="sec-stringr"/>
    <w:p>
      <w:pPr>
        <w:pStyle w:val="Heading3"/>
      </w:pPr>
      <w:r>
        <w:t xml:space="preserve">6.25.7</w:t>
      </w:r>
      <w:r>
        <w:t xml:space="preserve"> </w:t>
      </w:r>
      <w:hyperlink r:id="rId226">
        <w:r>
          <w:rPr>
            <w:rStyle w:val="Hyperlink"/>
          </w:rPr>
          <w:t xml:space="preserve">stringr</w:t>
        </w:r>
      </w:hyperlink>
    </w:p>
    <w:p>
      <w:pPr>
        <w:pStyle w:val="FirstParagraph"/>
      </w:pPr>
      <w:hyperlink r:id="rId22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27"/>
    <w:bookmarkStart w:id="229" w:name="sec-forcats"/>
    <w:p>
      <w:pPr>
        <w:pStyle w:val="Heading3"/>
      </w:pPr>
      <w:r>
        <w:t xml:space="preserve">6.25.8</w:t>
      </w:r>
      <w:r>
        <w:t xml:space="preserve"> </w:t>
      </w:r>
      <w:hyperlink r:id="rId228">
        <w:r>
          <w:rPr>
            <w:rStyle w:val="Hyperlink"/>
          </w:rPr>
          <w:t xml:space="preserve">forcats</w:t>
        </w:r>
      </w:hyperlink>
    </w:p>
    <w:p>
      <w:pPr>
        <w:pStyle w:val="FirstParagraph"/>
      </w:pPr>
      <w:hyperlink r:id="rId22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9"/>
    <w:bookmarkStart w:id="231" w:name="sec-lubridate"/>
    <w:p>
      <w:pPr>
        <w:pStyle w:val="Heading3"/>
      </w:pPr>
      <w:r>
        <w:t xml:space="preserve">6.25.9</w:t>
      </w:r>
      <w:r>
        <w:t xml:space="preserve"> </w:t>
      </w:r>
      <w:hyperlink r:id="rId230">
        <w:r>
          <w:rPr>
            <w:rStyle w:val="Hyperlink"/>
          </w:rPr>
          <w:t xml:space="preserve">lubridate</w:t>
        </w:r>
      </w:hyperlink>
    </w:p>
    <w:p>
      <w:pPr>
        <w:pStyle w:val="FirstParagraph"/>
      </w:pPr>
      <w:hyperlink r:id="rId23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1"/>
    <w:bookmarkEnd w:id="232"/>
    <w:bookmarkStart w:id="234"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3">
        <w:r>
          <w:rPr>
            <w:rStyle w:val="Hyperlink"/>
          </w:rPr>
          <w:t xml:space="preserve">this document</w:t>
        </w:r>
      </w:hyperlink>
      <w:r>
        <w:t xml:space="preserve">.</w:t>
      </w:r>
    </w:p>
    <w:bookmarkEnd w:id="234"/>
    <w:bookmarkStart w:id="241"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5">
        <w:r>
          <w:rPr>
            <w:rStyle w:val="Hyperlink"/>
          </w:rPr>
          <w:t xml:space="preserve">Programming with dplyr</w:t>
        </w:r>
      </w:hyperlink>
      <w:r>
        <w:t xml:space="preserve"> </w:t>
      </w:r>
      <w:r>
        <w:t xml:space="preserve">(package vignette)</w:t>
      </w:r>
    </w:p>
    <w:p>
      <w:pPr>
        <w:pStyle w:val="Compact"/>
        <w:numPr>
          <w:ilvl w:val="0"/>
          <w:numId w:val="1086"/>
        </w:numPr>
      </w:pPr>
      <w:hyperlink r:id="rId236">
        <w:r>
          <w:rPr>
            <w:rStyle w:val="Hyperlink"/>
          </w:rPr>
          <w:t xml:space="preserve">Using dplyr in packages</w:t>
        </w:r>
      </w:hyperlink>
      <w:r>
        <w:t xml:space="preserve"> </w:t>
      </w:r>
      <w:r>
        <w:t xml:space="preserve">(package vignette)</w:t>
      </w:r>
    </w:p>
    <w:p>
      <w:pPr>
        <w:pStyle w:val="Compact"/>
        <w:numPr>
          <w:ilvl w:val="0"/>
          <w:numId w:val="1086"/>
        </w:numPr>
      </w:pPr>
      <w:hyperlink r:id="rId237">
        <w:r>
          <w:rPr>
            <w:rStyle w:val="Hyperlink"/>
          </w:rPr>
          <w:t xml:space="preserve">Tidy Eval in 5 Minutes</w:t>
        </w:r>
      </w:hyperlink>
      <w:r>
        <w:t xml:space="preserve"> </w:t>
      </w:r>
      <w:r>
        <w:t xml:space="preserve">(video)</w:t>
      </w:r>
    </w:p>
    <w:p>
      <w:pPr>
        <w:pStyle w:val="Compact"/>
        <w:numPr>
          <w:ilvl w:val="0"/>
          <w:numId w:val="1086"/>
        </w:numPr>
      </w:pPr>
      <w:hyperlink r:id="rId235">
        <w:r>
          <w:rPr>
            <w:rStyle w:val="Hyperlink"/>
          </w:rPr>
          <w:t xml:space="preserve">Tidy Evaluation</w:t>
        </w:r>
      </w:hyperlink>
      <w:r>
        <w:t xml:space="preserve"> </w:t>
      </w:r>
      <w:r>
        <w:t xml:space="preserve">(e-book)</w:t>
      </w:r>
    </w:p>
    <w:p>
      <w:pPr>
        <w:pStyle w:val="Compact"/>
        <w:numPr>
          <w:ilvl w:val="0"/>
          <w:numId w:val="1086"/>
        </w:numPr>
      </w:pPr>
      <w:hyperlink r:id="rId238">
        <w:r>
          <w:rPr>
            <w:rStyle w:val="Hyperlink"/>
          </w:rPr>
          <w:t xml:space="preserve">Evaluation</w:t>
        </w:r>
      </w:hyperlink>
      <w:r>
        <w:t xml:space="preserve"> </w:t>
      </w:r>
      <w:r>
        <w:t xml:space="preserve">(advanced details)</w:t>
      </w:r>
    </w:p>
    <w:p>
      <w:pPr>
        <w:pStyle w:val="Compact"/>
        <w:numPr>
          <w:ilvl w:val="0"/>
          <w:numId w:val="1086"/>
        </w:numPr>
      </w:pPr>
      <w:hyperlink r:id="rId239">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7.10</w:t>
        </w:r>
      </w:hyperlink>
    </w:p>
    <w:bookmarkEnd w:id="241"/>
    <w:bookmarkStart w:id="244"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2">
        <w:r>
          <w:rPr>
            <w:rStyle w:val="Hyperlink"/>
          </w:rPr>
          <w:t xml:space="preserve">Feather package</w:t>
        </w:r>
      </w:hyperlink>
      <w:r>
        <w:t xml:space="preserve"> </w:t>
      </w:r>
      <w:r>
        <w:t xml:space="preserve">for exchanging data between the two languages</w:t>
      </w:r>
      <w:r>
        <w:t xml:space="preserve"> </w:t>
      </w:r>
      <w:hyperlink r:id="rId243">
        <w:r>
          <w:rPr>
            <w:rStyle w:val="Hyperlink"/>
          </w:rPr>
          <w:t xml:space="preserve">extremely quickly</w:t>
        </w:r>
      </w:hyperlink>
      <w:r>
        <w:t xml:space="preserve">.</w:t>
      </w:r>
    </w:p>
    <w:bookmarkEnd w:id="244"/>
    <w:bookmarkStart w:id="250"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5"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5"/>
    <w:bookmarkStart w:id="246"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6"/>
    <w:bookmarkStart w:id="249"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47"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47"/>
    <w:bookmarkStart w:id="248"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8"/>
    <w:bookmarkEnd w:id="249"/>
    <w:bookmarkEnd w:id="250"/>
    <w:bookmarkStart w:id="251"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1"/>
    <w:bookmarkStart w:id="257" w:name="constructing-pull-requests"/>
    <w:p>
      <w:pPr>
        <w:pStyle w:val="Heading2"/>
      </w:pPr>
      <w:r>
        <w:t xml:space="preserve">6.31 Constructing Pull Requests</w:t>
      </w:r>
    </w:p>
    <w:bookmarkStart w:id="252"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2"/>
    <w:bookmarkStart w:id="253"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3"/>
    <w:bookmarkStart w:id="254"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4"/>
    <w:bookmarkStart w:id="255"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5"/>
    <w:bookmarkStart w:id="256"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6"/>
    <w:bookmarkEnd w:id="257"/>
    <w:bookmarkStart w:id="275" w:name="reviewing-pull-requests"/>
    <w:p>
      <w:pPr>
        <w:pStyle w:val="Heading2"/>
      </w:pPr>
      <w:r>
        <w:t xml:space="preserve">6.32 Reviewing Pull Requests</w:t>
      </w:r>
    </w:p>
    <w:bookmarkStart w:id="258"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8"/>
    <w:bookmarkStart w:id="261"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59">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0">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1"/>
    <w:bookmarkStart w:id="262"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2"/>
    <w:bookmarkStart w:id="263"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3"/>
    <w:bookmarkStart w:id="268"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67" w:name="fig-github-suggestion-feature"/>
          <w:p>
            <w:pPr>
              <w:pStyle w:val="Compact"/>
              <w:jc w:val="center"/>
            </w:pPr>
            <w:r>
              <w:drawing>
                <wp:inline>
                  <wp:extent cx="5334000" cy="1989605"/>
                  <wp:effectExtent b="0" l="0" r="0" t="0"/>
                  <wp:docPr descr="" title="" id="265" name="Picture"/>
                  <a:graphic>
                    <a:graphicData uri="http://schemas.openxmlformats.org/drawingml/2006/picture">
                      <pic:pic>
                        <pic:nvPicPr>
                          <pic:cNvPr descr="assets/images/github-suggestion-feature.png" id="266" name="Picture"/>
                          <pic:cNvPicPr>
                            <a:picLocks noChangeArrowheads="1" noChangeAspect="1"/>
                          </pic:cNvPicPr>
                        </pic:nvPicPr>
                        <pic:blipFill>
                          <a:blip r:embed="rId26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67"/>
        </w:tc>
      </w:tr>
    </w:tbl>
    <w:bookmarkEnd w:id="268"/>
    <w:bookmarkStart w:id="273"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2">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2" w:name="fig-preview-comment"/>
          <w:p>
            <w:pPr>
              <w:pStyle w:val="Compact"/>
              <w:jc w:val="center"/>
            </w:pPr>
            <w:r>
              <w:drawing>
                <wp:inline>
                  <wp:extent cx="5334000" cy="1333500"/>
                  <wp:effectExtent b="0" l="0" r="0" t="0"/>
                  <wp:docPr descr="" title="" id="270" name="Picture"/>
                  <a:graphic>
                    <a:graphicData uri="http://schemas.openxmlformats.org/drawingml/2006/picture">
                      <pic:pic>
                        <pic:nvPicPr>
                          <pic:cNvPr descr="assets/images/quarto-preview-comment.png" id="271" name="Picture"/>
                          <pic:cNvPicPr>
                            <a:picLocks noChangeArrowheads="1" noChangeAspect="1"/>
                          </pic:cNvPicPr>
                        </pic:nvPicPr>
                        <pic:blipFill>
                          <a:blip r:embed="rId26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2"/>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3"/>
    <w:bookmarkStart w:id="274"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4"/>
    <w:bookmarkEnd w:id="275"/>
    <w:bookmarkStart w:id="276"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6"/>
    <w:bookmarkStart w:id="279"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77">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78">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9"/>
    <w:bookmarkStart w:id="285" w:name="sec-r-resources"/>
    <w:p>
      <w:pPr>
        <w:pStyle w:val="Heading2"/>
      </w:pPr>
      <w:r>
        <w:t xml:space="preserve">6.35 Additional Resources</w:t>
      </w:r>
    </w:p>
    <w:bookmarkStart w:id="280"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0">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1">
        <w:r>
          <w:rPr>
            <w:rStyle w:val="Hyperlink"/>
          </w:rPr>
          <w:t xml:space="preserve">devtools documentation</w:t>
        </w:r>
      </w:hyperlink>
      <w:r>
        <w:t xml:space="preserve"> </w:t>
      </w:r>
      <w:r>
        <w:t xml:space="preserve">- essential development tools</w:t>
      </w:r>
    </w:p>
    <w:p>
      <w:pPr>
        <w:pStyle w:val="Compact"/>
        <w:numPr>
          <w:ilvl w:val="0"/>
          <w:numId w:val="1105"/>
        </w:numPr>
      </w:pPr>
      <w:hyperlink r:id="rId78">
        <w:r>
          <w:rPr>
            <w:rStyle w:val="Hyperlink"/>
          </w:rPr>
          <w:t xml:space="preserve">pkgdown documentation</w:t>
        </w:r>
      </w:hyperlink>
      <w:r>
        <w:t xml:space="preserve"> </w:t>
      </w:r>
      <w:r>
        <w:t xml:space="preserve">- create package websites</w:t>
      </w:r>
    </w:p>
    <w:p>
      <w:pPr>
        <w:pStyle w:val="Compact"/>
        <w:numPr>
          <w:ilvl w:val="0"/>
          <w:numId w:val="1105"/>
        </w:numPr>
      </w:pPr>
      <w:hyperlink r:id="rId93">
        <w:r>
          <w:rPr>
            <w:rStyle w:val="Hyperlink"/>
          </w:rPr>
          <w:t xml:space="preserve">testthat documentation</w:t>
        </w:r>
      </w:hyperlink>
      <w:r>
        <w:t xml:space="preserve"> </w:t>
      </w:r>
      <w:r>
        <w:t xml:space="preserve">- unit testing framework</w:t>
      </w:r>
    </w:p>
    <w:bookmarkEnd w:id="280"/>
    <w:bookmarkStart w:id="281"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1"/>
    <w:bookmarkStart w:id="282"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2"/>
    <w:bookmarkStart w:id="284"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3">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4"/>
    <w:bookmarkEnd w:id="285"/>
    <w:bookmarkEnd w:id="286"/>
    <w:bookmarkStart w:id="348" w:name="sec-r-code-style"/>
    <w:p>
      <w:pPr>
        <w:pStyle w:val="Heading1"/>
      </w:pPr>
      <w:r>
        <w:t xml:space="preserve">7. R Code Style</w:t>
      </w:r>
    </w:p>
    <w:p>
      <w:pPr>
        <w:pStyle w:val="FirstParagraph"/>
      </w:pPr>
      <w:r>
        <w:t xml:space="preserve">Follow these code style guidelines for all R code:</w:t>
      </w:r>
    </w:p>
    <w:bookmarkStart w:id="291" w:name="general-principles"/>
    <w:p>
      <w:pPr>
        <w:pStyle w:val="Heading2"/>
      </w:pPr>
      <w:r>
        <w:t xml:space="preserve">7.1 General Principles</w:t>
      </w:r>
    </w:p>
    <w:p>
      <w:pPr>
        <w:pStyle w:val="FirstParagraph"/>
      </w:pPr>
      <w:r>
        <w:t xml:space="preserve">Our lab follows the</w:t>
      </w:r>
      <w:r>
        <w:t xml:space="preserve"> </w:t>
      </w:r>
      <w:hyperlink r:id="rId287">
        <w:r>
          <w:rPr>
            <w:rStyle w:val="Hyperlink"/>
          </w:rPr>
          <w:t xml:space="preserve">Google R Style Guide</w:t>
        </w:r>
      </w:hyperlink>
      <w:r>
        <w:t xml:space="preserve">,</w:t>
      </w:r>
      <w:r>
        <w:t xml:space="preserve"> </w:t>
      </w:r>
      <w:r>
        <w:t xml:space="preserve">which in turn mostly follows the</w:t>
      </w:r>
      <w:r>
        <w:t xml:space="preserve"> </w:t>
      </w:r>
      <w:hyperlink r:id="rId288">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9">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0">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7.13</w:t>
        </w:r>
      </w:hyperlink>
      <w:r>
        <w:t xml:space="preserve"> </w:t>
      </w:r>
      <w:r>
        <w:t xml:space="preserve">for details on automated style checking.</w:t>
      </w:r>
    </w:p>
    <w:bookmarkEnd w:id="291"/>
    <w:bookmarkStart w:id="29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3" w:name="explicit-return-statements"/>
    <w:p>
      <w:pPr>
        <w:pStyle w:val="Heading3"/>
      </w:pPr>
      <w:r>
        <w:t xml:space="preserve">7.2.1 Explicit Return Statements</w:t>
      </w:r>
    </w:p>
    <w:p>
      <w:pPr>
        <w:pStyle w:val="FirstParagraph"/>
      </w:pPr>
      <w:r>
        <w:t xml:space="preserve">Following the</w:t>
      </w:r>
      <w:r>
        <w:t xml:space="preserve"> </w:t>
      </w:r>
      <w:hyperlink r:id="rId2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3"/>
    <w:bookmarkEnd w:id="294"/>
    <w:bookmarkStart w:id="295"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5"/>
    <w:bookmarkStart w:id="296" w:name="sec-construct-inputs"/>
    <w:p>
      <w:pPr>
        <w:pStyle w:val="Heading2"/>
      </w:pPr>
      <w:r>
        <w:t xml:space="preserve">7.4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296"/>
    <w:bookmarkStart w:id="299" w:name="comments"/>
    <w:p>
      <w:pPr>
        <w:pStyle w:val="Heading2"/>
      </w:pPr>
      <w:r>
        <w:t xml:space="preserve">7.5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4" w:name="line-breaks-and-formatting"/>
    <w:p>
      <w:pPr>
        <w:pStyle w:val="Heading2"/>
      </w:pPr>
      <w:r>
        <w:t xml:space="preserve">7.6 Line Breaks and Formatting</w:t>
      </w:r>
    </w:p>
    <w:bookmarkStart w:id="300" w:name="blank-lines-before-lists"/>
    <w:p>
      <w:pPr>
        <w:pStyle w:val="Heading3"/>
      </w:pPr>
      <w:r>
        <w:t xml:space="preserve">7.6.1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0"/>
    <w:bookmarkStart w:id="302" w:name="sec-semantic-line-breaks"/>
    <w:p>
      <w:pPr>
        <w:pStyle w:val="Heading3"/>
      </w:pPr>
      <w:r>
        <w:t xml:space="preserve">7.6.2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1">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2"/>
    <w:bookmarkStart w:id="303" w:name="line-breaks-in-code"/>
    <w:p>
      <w:pPr>
        <w:pStyle w:val="Heading3"/>
      </w:pPr>
      <w:r>
        <w:t xml:space="preserve">7.6.3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3"/>
    <w:bookmarkEnd w:id="304"/>
    <w:bookmarkStart w:id="306" w:name="markdown-and-quarto-formatting"/>
    <w:p>
      <w:pPr>
        <w:pStyle w:val="Heading2"/>
      </w:pPr>
      <w:r>
        <w:t xml:space="preserve">7.7 Markdown and Quarto Formatting</w:t>
      </w:r>
    </w:p>
    <w:bookmarkStart w:id="305" w:name="writing-about-code-in-quarto-documents"/>
    <w:p>
      <w:pPr>
        <w:pStyle w:val="Heading3"/>
      </w:pPr>
      <w:r>
        <w:t xml:space="preserve">7.7.1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5"/>
    <w:bookmarkEnd w:id="306"/>
    <w:bookmarkStart w:id="308" w:name="messaging-and-user-communication"/>
    <w:p>
      <w:pPr>
        <w:pStyle w:val="Heading2"/>
      </w:pPr>
      <w:r>
        <w:t xml:space="preserve">7.8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8"/>
    <w:bookmarkStart w:id="310" w:name="package-code-practices"/>
    <w:p>
      <w:pPr>
        <w:pStyle w:val="Heading2"/>
      </w:pPr>
      <w:r>
        <w:t xml:space="preserve">7.9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09">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0"/>
    <w:bookmarkStart w:id="311" w:name="sec-tidyverse-replacements"/>
    <w:p>
      <w:pPr>
        <w:pStyle w:val="Heading2"/>
      </w:pPr>
      <w:r>
        <w:t xml:space="preserve">7.10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1"/>
    <w:bookmarkStart w:id="312" w:name="sec-here-package-style"/>
    <w:p>
      <w:pPr>
        <w:pStyle w:val="Heading2"/>
      </w:pPr>
      <w:r>
        <w:t xml:space="preserve">7.11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6">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2"/>
    <w:bookmarkStart w:id="317" w:name="sec-object-naming"/>
    <w:p>
      <w:pPr>
        <w:pStyle w:val="Heading2"/>
      </w:pPr>
      <w:r>
        <w:t xml:space="preserve">7.12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opt/quarto/share/formats/docx/note.png" id="31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3">
        <w:r>
          <w:rPr>
            <w:rStyle w:val="Hyperlink"/>
          </w:rPr>
          <w:t xml:space="preserve">Be Expressive: How to Give Your Variables Better Names</w:t>
        </w:r>
      </w:hyperlink>
    </w:p>
    <w:bookmarkEnd w:id="317"/>
    <w:bookmarkStart w:id="346" w:name="sec-style-auto-style"/>
    <w:p>
      <w:pPr>
        <w:pStyle w:val="Heading2"/>
      </w:pPr>
      <w:r>
        <w:t xml:space="preserve">7.13 Automated Tools for Style and Project Workflow</w:t>
      </w:r>
    </w:p>
    <w:bookmarkStart w:id="340" w:name="styling"/>
    <w:p>
      <w:pPr>
        <w:pStyle w:val="Heading3"/>
      </w:pPr>
      <w:r>
        <w:t xml:space="preserve">7.13.1 Styling</w:t>
      </w:r>
    </w:p>
    <w:bookmarkStart w:id="319" w:name="rstudio-shortcuts"/>
    <w:p>
      <w:pPr>
        <w:pStyle w:val="Heading4"/>
      </w:pPr>
      <w:r>
        <w:t xml:space="preserve">7.13.1.1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9"/>
    <w:bookmarkStart w:id="331" w:name="styler"/>
    <w:p>
      <w:pPr>
        <w:pStyle w:val="Heading4"/>
      </w:pPr>
      <w:r>
        <w:t xml:space="preserve">7.13.1.2</w:t>
      </w:r>
      <w:r>
        <w:t xml:space="preserve"> </w:t>
      </w:r>
      <w:hyperlink r:id="rId320">
        <w:r>
          <w:rPr>
            <w:rStyle w:val="VerbatimChar"/>
          </w:rPr>
          <w:t xml:space="preserve">{styler}</w:t>
        </w:r>
      </w:hyperlink>
    </w:p>
    <w:p>
      <w:pPr>
        <w:pStyle w:val="FirstParagraph"/>
      </w:pPr>
      <w:hyperlink r:id="rId320">
        <w:r>
          <w:rPr>
            <w:rStyle w:val="VerbatimChar"/>
          </w:rPr>
          <w:t xml:space="preserve">{styler}</w:t>
        </w:r>
      </w:hyperlink>
      <w:r>
        <w:t xml:space="preserve"> </w:t>
      </w:r>
      <w:r>
        <w:t xml:space="preserve">is another</w:t>
      </w:r>
      <w:r>
        <w:t xml:space="preserve"> </w:t>
      </w:r>
      <w:hyperlink r:id="rId3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note.png" id="32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0">
              <w:r>
                <w:rPr>
                  <w:rStyle w:val="VerbatimChar"/>
                </w:rPr>
                <w:t xml:space="preserve">{styler}</w:t>
              </w:r>
            </w:hyperlink>
            <w:r>
              <w:t xml:space="preserve"> </w:t>
            </w:r>
            <w:hyperlink r:id="rId3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tip.png" id="330"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1"/>
    <w:bookmarkStart w:id="339" w:name="lintr"/>
    <w:p>
      <w:pPr>
        <w:pStyle w:val="Heading4"/>
      </w:pPr>
      <w:r>
        <w:t xml:space="preserve">7.13.1.3</w:t>
      </w:r>
      <w:r>
        <w:t xml:space="preserve"> </w:t>
      </w:r>
      <w:hyperlink r:id="rId33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3">
        <w:r>
          <w:rPr>
            <w:rStyle w:val="Hyperlink"/>
          </w:rPr>
          <w:t xml:space="preserve">in this link</w:t>
        </w:r>
      </w:hyperlink>
      <w:r>
        <w:t xml:space="preserve">,</w:t>
      </w:r>
      <w:r>
        <w:t xml:space="preserve"> </w:t>
      </w:r>
      <w:r>
        <w:t xml:space="preserve">and most guidelines are based on the</w:t>
      </w:r>
      <w:r>
        <w:t xml:space="preserve"> </w:t>
      </w:r>
      <w:hyperlink r:id="rId28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note.png" id="33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note.png" id="33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9"/>
    <w:bookmarkEnd w:id="340"/>
    <w:bookmarkStart w:id="344" w:name="using-lintr"/>
    <w:p>
      <w:pPr>
        <w:pStyle w:val="Heading3"/>
      </w:pPr>
      <w:r>
        <w:t xml:space="preserve">7.13.2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tip.png" id="342"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3">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4"/>
    <w:bookmarkStart w:id="345" w:name="our-labs-lintr-configuration"/>
    <w:p>
      <w:pPr>
        <w:pStyle w:val="Heading3"/>
      </w:pPr>
      <w:r>
        <w:t xml:space="preserve">7.13.3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0">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2">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5"/>
    <w:bookmarkEnd w:id="346"/>
    <w:bookmarkStart w:id="347" w:name="sec-r-resources-style"/>
    <w:p>
      <w:pPr>
        <w:pStyle w:val="Heading2"/>
      </w:pPr>
      <w:r>
        <w:t xml:space="preserve">7.14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7"/>
    <w:bookmarkEnd w:id="348"/>
    <w:bookmarkStart w:id="353" w:name="big-data"/>
    <w:p>
      <w:pPr>
        <w:pStyle w:val="Heading1"/>
      </w:pPr>
      <w:r>
        <w:t xml:space="preserve">8. Big data</w:t>
      </w:r>
    </w:p>
    <w:bookmarkStart w:id="3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0"/>
    <w:bookmarkStart w:id="3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1"/>
    <w:bookmarkStart w:id="3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2"/>
    <w:bookmarkEnd w:id="353"/>
    <w:bookmarkStart w:id="371"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7" w:name="fig-data-masking"/>
          <w:p>
            <w:pPr>
              <w:pStyle w:val="Compact"/>
              <w:jc w:val="center"/>
            </w:pPr>
            <w:r>
              <w:drawing>
                <wp:inline>
                  <wp:extent cx="2667000" cy="1103368"/>
                  <wp:effectExtent b="0" l="0" r="0" t="0"/>
                  <wp:docPr descr="" title="" id="355" name="Picture"/>
                  <a:graphic>
                    <a:graphicData uri="http://schemas.openxmlformats.org/drawingml/2006/picture">
                      <pic:pic>
                        <pic:nvPicPr>
                          <pic:cNvPr descr="assets/images/data-masking.PNG" id="356" name="Picture"/>
                          <pic:cNvPicPr>
                            <a:picLocks noChangeArrowheads="1" noChangeAspect="1"/>
                          </pic:cNvPicPr>
                        </pic:nvPicPr>
                        <pic:blipFill>
                          <a:blip r:embed="rId3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8"/>
    <w:bookmarkStart w:id="3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9"/>
    <w:bookmarkEnd w:id="360"/>
    <w:bookmarkStart w:id="368" w:name="sec-data-masking-vs-tidy-selection"/>
    <w:p>
      <w:pPr>
        <w:pStyle w:val="Heading2"/>
      </w:pPr>
      <w:ins w:id="1119" w:author="PR Preview" w:date="2024-01-01T00:00:00Z">
        <w:r>
          <w:t xml:space="preserve">9.2 Data masking vs. tidy selection</w:t>
        </w:r>
      </w:ins>
    </w:p>
    <w:p>
      <w:pPr>
        <w:pStyle w:val="FirstParagraph"/>
      </w:pPr>
      <w:ins w:id="1120" w:author="PR Preview" w:date="2024-01-01T00:00:00Z">
        <w:r>
          <w:t xml:space="preserve">Many</w:t>
        </w:r>
      </w:ins>
      <w:ins w:id="1120" w:author="PR Preview" w:date="2024-01-01T00:00:00Z">
        <w:r>
          <w:t xml:space="preserve"> </w:t>
        </w:r>
      </w:ins>
      <w:hyperlink r:id="rId212">
        <w:r>
          <w:rPr>
            <w:rStyle w:val="VerbatimChar"/>
          </w:rPr>
          <w:t xml:space="preserve">{tidyverse}</w:t>
        </w:r>
      </w:hyperlink>
      <w:ins w:id="1120" w:author="PR Preview" w:date="2024-01-01T00:00:00Z">
        <w:r>
          <w:t xml:space="preserve"> </w:t>
        </w:r>
      </w:ins>
      <w:ins w:id="1120" w:author="PR Preview" w:date="2024-01-01T00:00:00Z">
        <w:r>
          <w:t xml:space="preserve">verbs use</w:t>
        </w:r>
      </w:ins>
      <w:ins w:id="1120" w:author="PR Preview" w:date="2024-01-01T00:00:00Z">
        <w:r>
          <w:t xml:space="preserve"> </w:t>
        </w:r>
      </w:ins>
      <w:ins w:id="1120" w:author="PR Preview" w:date="2024-01-01T00:00:00Z">
        <w:r>
          <w:rPr>
            <w:i/>
            <w:iCs/>
          </w:rPr>
          <w:t xml:space="preserve">two</w:t>
        </w:r>
      </w:ins>
      <w:ins w:id="1120" w:author="PR Preview" w:date="2024-01-01T00:00:00Z">
        <w:r>
          <w:t xml:space="preserve"> </w:t>
        </w:r>
      </w:ins>
      <w:ins w:id="1120" w:author="PR Preview" w:date="2024-01-01T00:00:00Z">
        <w:r>
          <w:t xml:space="preserve">different flavors of tidy evaluation,</w:t>
        </w:r>
      </w:ins>
      <w:ins w:id="1120" w:author="PR Preview" w:date="2024-01-01T00:00:00Z">
        <w:r>
          <w:t xml:space="preserve"> </w:t>
        </w:r>
      </w:ins>
      <w:ins w:id="1120" w:author="PR Preview" w:date="2024-01-01T00:00:00Z">
        <w:r>
          <w:t xml:space="preserve">and the way you refer to a column stored in a string variable depends on which one you are in.</w:t>
        </w:r>
      </w:ins>
    </w:p>
    <w:p>
      <w:pPr>
        <w:pStyle w:val="Compact"/>
        <w:numPr>
          <w:ilvl w:val="0"/>
          <w:numId w:val="1126"/>
        </w:numPr>
      </w:pPr>
      <w:ins w:id="1121" w:author="PR Preview" w:date="2024-01-01T00:00:00Z">
        <w:r>
          <w:rPr>
            <w:b/>
            <w:bCs/>
          </w:rPr>
          <w:t xml:space="preserve">Data-masking</w:t>
        </w:r>
      </w:ins>
      <w:ins w:id="1121" w:author="PR Preview" w:date="2024-01-01T00:00:00Z">
        <w:r>
          <w:t xml:space="preserve"> </w:t>
        </w:r>
      </w:ins>
      <w:ins w:id="1121" w:author="PR Preview" w:date="2024-01-01T00:00:00Z">
        <w:r>
          <w:t xml:space="preserve">contexts treat column names as values you compute</w:t>
        </w:r>
      </w:ins>
      <w:ins w:id="1121" w:author="PR Preview" w:date="2024-01-01T00:00:00Z">
        <w:r>
          <w:t xml:space="preserve"> </w:t>
        </w:r>
      </w:ins>
      <w:ins w:id="1121" w:author="PR Preview" w:date="2024-01-01T00:00:00Z">
        <w:r>
          <w:rPr>
            <w:i/>
            <w:iCs/>
          </w:rPr>
          <w:t xml:space="preserve">with</w:t>
        </w:r>
      </w:ins>
      <w:ins w:id="1121" w:author="PR Preview" w:date="2024-01-01T00:00:00Z">
        <w:r>
          <w:t xml:space="preserve">:</w:t>
        </w:r>
      </w:ins>
      <w:ins w:id="1121" w:author="PR Preview" w:date="2024-01-01T00:00:00Z">
        <w:r>
          <w:t xml:space="preserve"> </w:t>
        </w:r>
      </w:ins>
      <w:ins w:id="1121" w:author="PR Preview" w:date="2024-01-01T00:00:00Z">
        <w:r>
          <w:t xml:space="preserve">the</w:t>
        </w:r>
      </w:ins>
      <w:ins w:id="1121" w:author="PR Preview" w:date="2024-01-01T00:00:00Z">
        <w:r>
          <w:t xml:space="preserve"> </w:t>
        </w:r>
      </w:ins>
      <w:hyperlink r:id="rId215">
        <w:r>
          <w:rPr>
            <w:rStyle w:val="VerbatimChar"/>
          </w:rPr>
          <w:t xml:space="preserve">{dplyr}</w:t>
        </w:r>
      </w:hyperlink>
      <w:ins w:id="1121" w:author="PR Preview" w:date="2024-01-01T00:00:00Z">
        <w:r>
          <w:t xml:space="preserve"> </w:t>
        </w:r>
      </w:ins>
      <w:ins w:id="1121" w:author="PR Preview" w:date="2024-01-01T00:00:00Z">
        <w:r>
          <w:t xml:space="preserve">verbs</w:t>
        </w:r>
      </w:ins>
      <w:ins w:id="1121" w:author="PR Preview" w:date="2024-01-01T00:00:00Z">
        <w:r>
          <w:t xml:space="preserve"> </w:t>
        </w:r>
      </w:ins>
      <w:ins w:id="1121" w:author="PR Preview" w:date="2024-01-01T00:00:00Z">
        <w:r>
          <w:rPr>
            <w:rStyle w:val="VerbatimChar"/>
          </w:rPr>
          <w:t xml:space="preserve">mutate()</w:t>
        </w:r>
      </w:ins>
      <w:ins w:id="1121" w:author="PR Preview" w:date="2024-01-01T00:00:00Z">
        <w:r>
          <w:t xml:space="preserve">,</w:t>
        </w:r>
      </w:ins>
      <w:ins w:id="1121" w:author="PR Preview" w:date="2024-01-01T00:00:00Z">
        <w:r>
          <w:t xml:space="preserve"> </w:t>
        </w:r>
      </w:ins>
      <w:ins w:id="1121" w:author="PR Preview" w:date="2024-01-01T00:00:00Z">
        <w:r>
          <w:rPr>
            <w:rStyle w:val="VerbatimChar"/>
          </w:rPr>
          <w:t xml:space="preserve">filter()</w:t>
        </w:r>
      </w:ins>
      <w:ins w:id="1121" w:author="PR Preview" w:date="2024-01-01T00:00:00Z">
        <w:r>
          <w:t xml:space="preserve">,</w:t>
        </w:r>
      </w:ins>
      <w:ins w:id="1121" w:author="PR Preview" w:date="2024-01-01T00:00:00Z">
        <w:r>
          <w:t xml:space="preserve"> </w:t>
        </w:r>
      </w:ins>
      <w:ins w:id="1121" w:author="PR Preview" w:date="2024-01-01T00:00:00Z">
        <w:r>
          <w:rPr>
            <w:rStyle w:val="VerbatimChar"/>
          </w:rPr>
          <w:t xml:space="preserve">summarize()</w:t>
        </w:r>
      </w:ins>
      <w:ins w:id="1121" w:author="PR Preview" w:date="2024-01-01T00:00:00Z">
        <w:r>
          <w:t xml:space="preserve">/</w:t>
        </w:r>
      </w:ins>
      <w:ins w:id="1121" w:author="PR Preview" w:date="2024-01-01T00:00:00Z">
        <w:r>
          <w:rPr>
            <w:rStyle w:val="VerbatimChar"/>
          </w:rPr>
          <w:t xml:space="preserve">summarise()</w:t>
        </w:r>
      </w:ins>
      <w:ins w:id="1121" w:author="PR Preview" w:date="2024-01-01T00:00:00Z">
        <w:r>
          <w:t xml:space="preserve"> </w:t>
        </w:r>
      </w:ins>
      <w:ins w:id="1121" w:author="PR Preview" w:date="2024-01-01T00:00:00Z">
        <w:r>
          <w:t xml:space="preserve">(the summary expressions),</w:t>
        </w:r>
      </w:ins>
      <w:ins w:id="1121" w:author="PR Preview" w:date="2024-01-01T00:00:00Z">
        <w:r>
          <w:t xml:space="preserve"> </w:t>
        </w:r>
      </w:ins>
      <w:ins w:id="1121" w:author="PR Preview" w:date="2024-01-01T00:00:00Z">
        <w:r>
          <w:rPr>
            <w:rStyle w:val="VerbatimChar"/>
          </w:rPr>
          <w:t xml:space="preserve">group_by()</w:t>
        </w:r>
      </w:ins>
      <w:ins w:id="1121" w:author="PR Preview" w:date="2024-01-01T00:00:00Z">
        <w:r>
          <w:t xml:space="preserve">, and</w:t>
        </w:r>
      </w:ins>
      <w:ins w:id="1121" w:author="PR Preview" w:date="2024-01-01T00:00:00Z">
        <w:r>
          <w:t xml:space="preserve"> </w:t>
        </w:r>
      </w:ins>
      <w:ins w:id="1121" w:author="PR Preview" w:date="2024-01-01T00:00:00Z">
        <w:r>
          <w:rPr>
            <w:rStyle w:val="VerbatimChar"/>
          </w:rPr>
          <w:t xml:space="preserve">arrange()</w:t>
        </w:r>
      </w:ins>
      <w:ins w:id="1121" w:author="PR Preview" w:date="2024-01-01T00:00:00Z">
        <w:r>
          <w:t xml:space="preserve">,</w:t>
        </w:r>
      </w:ins>
      <w:ins w:id="1121" w:author="PR Preview" w:date="2024-01-01T00:00:00Z">
        <w:r>
          <w:t xml:space="preserve"> </w:t>
        </w:r>
      </w:ins>
      <w:ins w:id="1121" w:author="PR Preview" w:date="2024-01-01T00:00:00Z">
        <w:r>
          <w:t xml:space="preserve">plus</w:t>
        </w:r>
      </w:ins>
      <w:ins w:id="1121" w:author="PR Preview" w:date="2024-01-01T00:00:00Z">
        <w:r>
          <w:t xml:space="preserve"> </w:t>
        </w:r>
      </w:ins>
      <w:ins w:id="1121" w:author="PR Preview" w:date="2024-01-01T00:00:00Z">
        <w:r>
          <w:rPr>
            <w:rStyle w:val="VerbatimChar"/>
          </w:rPr>
          <w:t xml:space="preserve">aes()</w:t>
        </w:r>
      </w:ins>
      <w:ins w:id="1121" w:author="PR Preview" w:date="2024-01-01T00:00:00Z">
        <w:r>
          <w:t xml:space="preserve"> </w:t>
        </w:r>
      </w:ins>
      <w:ins w:id="1121" w:author="PR Preview" w:date="2024-01-01T00:00:00Z">
        <w:r>
          <w:t xml:space="preserve">in</w:t>
        </w:r>
      </w:ins>
      <w:ins w:id="1121" w:author="PR Preview" w:date="2024-01-01T00:00:00Z">
        <w:r>
          <w:t xml:space="preserve"> </w:t>
        </w:r>
      </w:ins>
      <w:hyperlink r:id="rId213">
        <w:r>
          <w:rPr>
            <w:rStyle w:val="VerbatimChar"/>
          </w:rPr>
          <w:t xml:space="preserve">{ggplot2}</w:t>
        </w:r>
      </w:hyperlink>
      <w:ins w:id="1121" w:author="PR Preview" w:date="2024-01-01T00:00:00Z">
        <w:r>
          <w:t xml:space="preserve">.</w:t>
        </w:r>
      </w:ins>
    </w:p>
    <w:p>
      <w:pPr>
        <w:pStyle w:val="Compact"/>
        <w:numPr>
          <w:ilvl w:val="0"/>
          <w:numId w:val="1126"/>
        </w:numPr>
      </w:pPr>
      <w:ins w:id="1122" w:author="PR Preview" w:date="2024-01-01T00:00:00Z">
        <w:r>
          <w:rPr>
            <w:b/>
            <w:bCs/>
          </w:rPr>
          <w:t xml:space="preserve">Tidy-selection</w:t>
        </w:r>
      </w:ins>
      <w:ins w:id="1122" w:author="PR Preview" w:date="2024-01-01T00:00:00Z">
        <w:r>
          <w:t xml:space="preserve"> </w:t>
        </w:r>
      </w:ins>
      <w:ins w:id="1122" w:author="PR Preview" w:date="2024-01-01T00:00:00Z">
        <w:r>
          <w:t xml:space="preserve">contexts treat column names as columns you</w:t>
        </w:r>
      </w:ins>
      <w:ins w:id="1122" w:author="PR Preview" w:date="2024-01-01T00:00:00Z">
        <w:r>
          <w:t xml:space="preserve"> </w:t>
        </w:r>
      </w:ins>
      <w:ins w:id="1122" w:author="PR Preview" w:date="2024-01-01T00:00:00Z">
        <w:r>
          <w:rPr>
            <w:i/>
            <w:iCs/>
          </w:rPr>
          <w:t xml:space="preserve">choose</w:t>
        </w:r>
      </w:ins>
      <w:ins w:id="1122" w:author="PR Preview" w:date="2024-01-01T00:00:00Z">
        <w:r>
          <w:t xml:space="preserve">:</w:t>
        </w:r>
      </w:ins>
      <w:ins w:id="1122" w:author="PR Preview" w:date="2024-01-01T00:00:00Z">
        <w:r>
          <w:t xml:space="preserve"> </w:t>
        </w:r>
      </w:ins>
      <w:ins w:id="1122" w:author="PR Preview" w:date="2024-01-01T00:00:00Z">
        <w:r>
          <w:rPr>
            <w:rStyle w:val="VerbatimChar"/>
          </w:rPr>
          <w:t xml:space="preserve">select()</w:t>
        </w:r>
      </w:ins>
      <w:ins w:id="1122" w:author="PR Preview" w:date="2024-01-01T00:00:00Z">
        <w:r>
          <w:t xml:space="preserve">,</w:t>
        </w:r>
      </w:ins>
      <w:ins w:id="1122" w:author="PR Preview" w:date="2024-01-01T00:00:00Z">
        <w:r>
          <w:t xml:space="preserve"> </w:t>
        </w:r>
      </w:ins>
      <w:ins w:id="1122" w:author="PR Preview" w:date="2024-01-01T00:00:00Z">
        <w:r>
          <w:rPr>
            <w:rStyle w:val="VerbatimChar"/>
          </w:rPr>
          <w:t xml:space="preserve">rename()</w:t>
        </w:r>
      </w:ins>
      <w:ins w:id="1122" w:author="PR Preview" w:date="2024-01-01T00:00:00Z">
        <w:r>
          <w:t xml:space="preserve">,</w:t>
        </w:r>
      </w:ins>
      <w:ins w:id="1122" w:author="PR Preview" w:date="2024-01-01T00:00:00Z">
        <w:r>
          <w:t xml:space="preserve"> </w:t>
        </w:r>
      </w:ins>
      <w:ins w:id="1122" w:author="PR Preview" w:date="2024-01-01T00:00:00Z">
        <w:r>
          <w:rPr>
            <w:rStyle w:val="VerbatimChar"/>
          </w:rPr>
          <w:t xml:space="preserve">relocate()</w:t>
        </w:r>
      </w:ins>
      <w:ins w:id="1122" w:author="PR Preview" w:date="2024-01-01T00:00:00Z">
        <w:r>
          <w:t xml:space="preserve">,</w:t>
        </w:r>
      </w:ins>
      <w:ins w:id="1122" w:author="PR Preview" w:date="2024-01-01T00:00:00Z">
        <w:r>
          <w:t xml:space="preserve"> </w:t>
        </w:r>
      </w:ins>
      <w:ins w:id="1122" w:author="PR Preview" w:date="2024-01-01T00:00:00Z">
        <w:r>
          <w:rPr>
            <w:rStyle w:val="VerbatimChar"/>
          </w:rPr>
          <w:t xml:space="preserve">pull()</w:t>
        </w:r>
      </w:ins>
      <w:ins w:id="1122" w:author="PR Preview" w:date="2024-01-01T00:00:00Z">
        <w:r>
          <w:t xml:space="preserve">,</w:t>
        </w:r>
      </w:ins>
      <w:ins w:id="1122" w:author="PR Preview" w:date="2024-01-01T00:00:00Z">
        <w:r>
          <w:t xml:space="preserve"> </w:t>
        </w:r>
      </w:ins>
      <w:ins w:id="1122" w:author="PR Preview" w:date="2024-01-01T00:00:00Z">
        <w:r>
          <w:t xml:space="preserve">the</w:t>
        </w:r>
      </w:ins>
      <w:ins w:id="1122" w:author="PR Preview" w:date="2024-01-01T00:00:00Z">
        <w:r>
          <w:t xml:space="preserve"> </w:t>
        </w:r>
      </w:ins>
      <w:ins w:id="1122" w:author="PR Preview" w:date="2024-01-01T00:00:00Z">
        <w:r>
          <w:rPr>
            <w:rStyle w:val="VerbatimChar"/>
          </w:rPr>
          <w:t xml:space="preserve">.cols</w:t>
        </w:r>
      </w:ins>
      <w:ins w:id="1122" w:author="PR Preview" w:date="2024-01-01T00:00:00Z">
        <w:r>
          <w:t xml:space="preserve"> </w:t>
        </w:r>
      </w:ins>
      <w:ins w:id="1122" w:author="PR Preview" w:date="2024-01-01T00:00:00Z">
        <w:r>
          <w:t xml:space="preserve">argument of</w:t>
        </w:r>
      </w:ins>
      <w:ins w:id="1122" w:author="PR Preview" w:date="2024-01-01T00:00:00Z">
        <w:r>
          <w:t xml:space="preserve"> </w:t>
        </w:r>
      </w:ins>
      <w:ins w:id="1122" w:author="PR Preview" w:date="2024-01-01T00:00:00Z">
        <w:r>
          <w:rPr>
            <w:rStyle w:val="VerbatimChar"/>
          </w:rPr>
          <w:t xml:space="preserve">across()</w:t>
        </w:r>
      </w:ins>
      <w:ins w:id="1122" w:author="PR Preview" w:date="2024-01-01T00:00:00Z">
        <w:r>
          <w:t xml:space="preserve">,</w:t>
        </w:r>
      </w:ins>
      <w:ins w:id="1122" w:author="PR Preview" w:date="2024-01-01T00:00:00Z">
        <w:r>
          <w:t xml:space="preserve"> </w:t>
        </w:r>
      </w:ins>
      <w:ins w:id="1122" w:author="PR Preview" w:date="2024-01-01T00:00:00Z">
        <w:r>
          <w:t xml:space="preserve">the</w:t>
        </w:r>
      </w:ins>
      <w:ins w:id="1122" w:author="PR Preview" w:date="2024-01-01T00:00:00Z">
        <w:r>
          <w:t xml:space="preserve"> </w:t>
        </w:r>
      </w:ins>
      <w:ins w:id="1122" w:author="PR Preview" w:date="2024-01-01T00:00:00Z">
        <w:r>
          <w:rPr>
            <w:rStyle w:val="VerbatimChar"/>
          </w:rPr>
          <w:t xml:space="preserve">.by</w:t>
        </w:r>
      </w:ins>
      <w:ins w:id="1122" w:author="PR Preview" w:date="2024-01-01T00:00:00Z">
        <w:r>
          <w:t xml:space="preserve"> </w:t>
        </w:r>
      </w:ins>
      <w:ins w:id="1122" w:author="PR Preview" w:date="2024-01-01T00:00:00Z">
        <w:r>
          <w:t xml:space="preserve">argument of</w:t>
        </w:r>
      </w:ins>
      <w:ins w:id="1122" w:author="PR Preview" w:date="2024-01-01T00:00:00Z">
        <w:r>
          <w:t xml:space="preserve"> </w:t>
        </w:r>
      </w:ins>
      <w:ins w:id="1122" w:author="PR Preview" w:date="2024-01-01T00:00:00Z">
        <w:r>
          <w:rPr>
            <w:rStyle w:val="VerbatimChar"/>
          </w:rPr>
          <w:t xml:space="preserve">mutate()</w:t>
        </w:r>
      </w:ins>
      <w:ins w:id="1122" w:author="PR Preview" w:date="2024-01-01T00:00:00Z">
        <w:r>
          <w:t xml:space="preserve">/</w:t>
        </w:r>
      </w:ins>
      <w:ins w:id="1122" w:author="PR Preview" w:date="2024-01-01T00:00:00Z">
        <w:r>
          <w:rPr>
            <w:rStyle w:val="VerbatimChar"/>
          </w:rPr>
          <w:t xml:space="preserve">summarize()</w:t>
        </w:r>
      </w:ins>
      <w:ins w:id="1122" w:author="PR Preview" w:date="2024-01-01T00:00:00Z">
        <w:r>
          <w:t xml:space="preserve">,</w:t>
        </w:r>
      </w:ins>
      <w:ins w:id="1122" w:author="PR Preview" w:date="2024-01-01T00:00:00Z">
        <w:r>
          <w:t xml:space="preserve"> </w:t>
        </w:r>
      </w:ins>
      <w:ins w:id="1122" w:author="PR Preview" w:date="2024-01-01T00:00:00Z">
        <w:r>
          <w:t xml:space="preserve">and the</w:t>
        </w:r>
      </w:ins>
      <w:ins w:id="1122" w:author="PR Preview" w:date="2024-01-01T00:00:00Z">
        <w:r>
          <w:t xml:space="preserve"> </w:t>
        </w:r>
      </w:ins>
      <w:ins w:id="1122" w:author="PR Preview" w:date="2024-01-01T00:00:00Z">
        <w:r>
          <w:rPr>
            <w:rStyle w:val="VerbatimChar"/>
          </w:rPr>
          <w:t xml:space="preserve">cols</w:t>
        </w:r>
      </w:ins>
      <w:ins w:id="1122" w:author="PR Preview" w:date="2024-01-01T00:00:00Z">
        <w:r>
          <w:t xml:space="preserve">,</w:t>
        </w:r>
      </w:ins>
      <w:ins w:id="1122" w:author="PR Preview" w:date="2024-01-01T00:00:00Z">
        <w:r>
          <w:t xml:space="preserve"> </w:t>
        </w:r>
      </w:ins>
      <w:ins w:id="1122" w:author="PR Preview" w:date="2024-01-01T00:00:00Z">
        <w:r>
          <w:rPr>
            <w:rStyle w:val="VerbatimChar"/>
          </w:rPr>
          <w:t xml:space="preserve">names_from</w:t>
        </w:r>
      </w:ins>
      <w:ins w:id="1122" w:author="PR Preview" w:date="2024-01-01T00:00:00Z">
        <w:r>
          <w:t xml:space="preserve">,</w:t>
        </w:r>
      </w:ins>
      <w:ins w:id="1122" w:author="PR Preview" w:date="2024-01-01T00:00:00Z">
        <w:r>
          <w:t xml:space="preserve"> </w:t>
        </w:r>
      </w:ins>
      <w:ins w:id="1122" w:author="PR Preview" w:date="2024-01-01T00:00:00Z">
        <w:r>
          <w:rPr>
            <w:rStyle w:val="VerbatimChar"/>
          </w:rPr>
          <w:t xml:space="preserve">values_from</w:t>
        </w:r>
      </w:ins>
      <w:ins w:id="1122" w:author="PR Preview" w:date="2024-01-01T00:00:00Z">
        <w:r>
          <w:t xml:space="preserve">, and</w:t>
        </w:r>
      </w:ins>
      <w:ins w:id="1122" w:author="PR Preview" w:date="2024-01-01T00:00:00Z">
        <w:r>
          <w:t xml:space="preserve"> </w:t>
        </w:r>
      </w:ins>
      <w:ins w:id="1122" w:author="PR Preview" w:date="2024-01-01T00:00:00Z">
        <w:r>
          <w:rPr>
            <w:rStyle w:val="VerbatimChar"/>
          </w:rPr>
          <w:t xml:space="preserve">id_cols</w:t>
        </w:r>
      </w:ins>
      <w:ins w:id="1122" w:author="PR Preview" w:date="2024-01-01T00:00:00Z">
        <w:r>
          <w:t xml:space="preserve"> </w:t>
        </w:r>
      </w:ins>
      <w:ins w:id="1122" w:author="PR Preview" w:date="2024-01-01T00:00:00Z">
        <w:r>
          <w:t xml:space="preserve">arguments of</w:t>
        </w:r>
      </w:ins>
      <w:ins w:id="1122" w:author="PR Preview" w:date="2024-01-01T00:00:00Z">
        <w:r>
          <w:t xml:space="preserve"> </w:t>
        </w:r>
      </w:ins>
      <w:ins w:id="1122" w:author="PR Preview" w:date="2024-01-01T00:00:00Z">
        <w:r>
          <w:rPr>
            <w:rStyle w:val="VerbatimChar"/>
          </w:rPr>
          <w:t xml:space="preserve">pivot_*()</w:t>
        </w:r>
      </w:ins>
      <w:ins w:id="1122" w:author="PR Preview" w:date="2024-01-01T00:00:00Z">
        <w:r>
          <w:t xml:space="preserve"> </w:t>
        </w:r>
      </w:ins>
      <w:ins w:id="1122" w:author="PR Preview" w:date="2024-01-01T00:00:00Z">
        <w:r>
          <w:t xml:space="preserve">in</w:t>
        </w:r>
      </w:ins>
      <w:ins w:id="1122" w:author="PR Preview" w:date="2024-01-01T00:00:00Z">
        <w:r>
          <w:t xml:space="preserve"> </w:t>
        </w:r>
      </w:ins>
      <w:hyperlink r:id="rId217">
        <w:r>
          <w:rPr>
            <w:rStyle w:val="VerbatimChar"/>
          </w:rPr>
          <w:t xml:space="preserve">{tidyr}</w:t>
        </w:r>
      </w:hyperlink>
      <w:ins w:id="1122" w:author="PR Preview" w:date="2024-01-01T00:00:00Z">
        <w:r>
          <w:t xml:space="preserve">.</w:t>
        </w:r>
      </w:ins>
    </w:p>
    <w:p>
      <w:pPr>
        <w:pStyle w:val="FirstParagraph"/>
      </w:pPr>
      <w:ins w:id="1123" w:author="PR Preview" w:date="2024-01-01T00:00:00Z">
        <w:r>
          <w:t xml:space="preserve">To refer to a column named by a string variable,</w:t>
        </w:r>
      </w:ins>
      <w:ins w:id="1123" w:author="PR Preview" w:date="2024-01-01T00:00:00Z">
        <w:r>
          <w:t xml:space="preserve"> </w:t>
        </w:r>
      </w:ins>
      <w:ins w:id="1123" w:author="PR Preview" w:date="2024-01-01T00:00:00Z">
        <w:r>
          <w:t xml:space="preserve">use the tool that matches the context:</w:t>
        </w:r>
      </w:ins>
    </w:p>
    <w:tbl>
      <w:tblPr>
        <w:tblStyle w:val="Table"/>
        <w:tblW w:type="pct" w:w="5000"/>
        <w:tblLayout w:type="fixed"/>
        <w:tblLook w:firstRow="0" w:lastRow="0" w:firstColumn="0" w:lastColumn="0" w:noHBand="0" w:noVBand="0" w:val="0000"/>
      </w:tblPr>
      <w:tblGrid>
        <w:gridCol w:w="7920"/>
      </w:tblGrid>
      <w:tr>
        <w:tc>
          <w:tcPr/>
          <w:bookmarkStart w:id="3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361"/>
          <w:p/>
        </w:tc>
      </w:tr>
    </w:tbl>
    <w:p>
      <w:pPr>
        <w:pStyle w:val="BodyText"/>
      </w:pPr>
      <w:ins w:id="1124" w:author="PR Preview" w:date="2024-01-01T00:00:00Z">
        <w:r>
          <w:t xml:space="preserve">Use</w:t>
        </w:r>
      </w:ins>
      <w:ins w:id="1124" w:author="PR Preview" w:date="2024-01-01T00:00:00Z">
        <w:r>
          <w:t xml:space="preserve"> </w:t>
        </w:r>
      </w:ins>
      <w:ins w:id="1124" w:author="PR Preview" w:date="2024-01-01T00:00:00Z">
        <w:r>
          <w:rPr>
            <w:rStyle w:val="VerbatimChar"/>
          </w:rPr>
          <w:t xml:space="preserve">all_of()</w:t>
        </w:r>
      </w:ins>
      <w:ins w:id="1124" w:author="PR Preview" w:date="2024-01-01T00:00:00Z">
        <w:r>
          <w:t xml:space="preserve"> </w:t>
        </w:r>
      </w:ins>
      <w:ins w:id="1124" w:author="PR Preview" w:date="2024-01-01T00:00:00Z">
        <w:r>
          <w:t xml:space="preserve">when every selected name must exist (it errors if one is missing)</w:t>
        </w:r>
      </w:ins>
      <w:ins w:id="1124" w:author="PR Preview" w:date="2024-01-01T00:00:00Z">
        <w:r>
          <w:t xml:space="preserve"> </w:t>
        </w:r>
      </w:ins>
      <w:ins w:id="1124" w:author="PR Preview" w:date="2024-01-01T00:00:00Z">
        <w:r>
          <w:t xml:space="preserve">and</w:t>
        </w:r>
      </w:ins>
      <w:ins w:id="1124" w:author="PR Preview" w:date="2024-01-01T00:00:00Z">
        <w:r>
          <w:t xml:space="preserve"> </w:t>
        </w:r>
      </w:ins>
      <w:ins w:id="1124" w:author="PR Preview" w:date="2024-01-01T00:00:00Z">
        <w:r>
          <w:rPr>
            <w:rStyle w:val="VerbatimChar"/>
          </w:rPr>
          <w:t xml:space="preserve">any_of()</w:t>
        </w:r>
      </w:ins>
      <w:ins w:id="1124" w:author="PR Preview" w:date="2024-01-01T00:00:00Z">
        <w:r>
          <w:t xml:space="preserve"> </w:t>
        </w:r>
      </w:ins>
      <w:ins w:id="1124" w:author="PR Preview" w:date="2024-01-01T00:00:00Z">
        <w:r>
          <w:t xml:space="preserve">when names that are absent should simply be dropped.</w:t>
        </w:r>
      </w:ins>
    </w:p>
    <w:bookmarkStart w:id="367" w:name="X118ff09008793bb586a8982fedb3eb2b41d1fc5"/>
    <w:p>
      <w:pPr>
        <w:pStyle w:val="Heading3"/>
      </w:pPr>
      <w:ins w:id="1125" w:author="PR Preview" w:date="2024-01-01T00:00:00Z">
        <w:r>
          <w:t xml:space="preserve">9.2.1 The</w:t>
        </w:r>
      </w:ins>
      <w:ins w:id="1125" w:author="PR Preview" w:date="2024-01-01T00:00:00Z">
        <w:r>
          <w:t xml:space="preserve"> </w:t>
        </w:r>
      </w:ins>
      <w:ins w:id="1125" w:author="PR Preview" w:date="2024-01-01T00:00:00Z">
        <w:r>
          <w:rPr>
            <w:rStyle w:val="VerbatimChar"/>
          </w:rPr>
          <w:t xml:space="preserve">.data</w:t>
        </w:r>
      </w:ins>
      <w:ins w:id="1125" w:author="PR Preview" w:date="2024-01-01T00:00:00Z">
        <w:r>
          <w:t xml:space="preserve"> </w:t>
        </w:r>
      </w:ins>
      <w:ins w:id="1125" w:author="PR Preview" w:date="2024-01-01T00:00:00Z">
        <w:r>
          <w:t xml:space="preserve">pronoun does not belong in tidy selection</w:t>
        </w:r>
      </w:ins>
    </w:p>
    <w:p>
      <w:pPr>
        <w:pStyle w:val="FirstParagraph"/>
      </w:pPr>
      <w:ins w:id="1126" w:author="PR Preview" w:date="2024-01-01T00:00:00Z">
        <w:r>
          <w:t xml:space="preserve">A common (and</w:t>
        </w:r>
      </w:ins>
      <w:ins w:id="1126" w:author="PR Preview" w:date="2024-01-01T00:00:00Z">
        <w:r>
          <w:t xml:space="preserve"> </w:t>
        </w:r>
      </w:ins>
      <w:ins w:id="1126" w:author="PR Preview" w:date="2024-01-01T00:00:00Z">
        <w:r>
          <w:rPr>
            <w:b/>
            <w:bCs/>
          </w:rPr>
          <w:t xml:space="preserve">silent</w:t>
        </w:r>
      </w:ins>
      <w:ins w:id="1126" w:author="PR Preview" w:date="2024-01-01T00:00:00Z">
        <w:r>
          <w:t xml:space="preserve">) mistake is reaching for the</w:t>
        </w:r>
      </w:ins>
      <w:ins w:id="1126" w:author="PR Preview" w:date="2024-01-01T00:00:00Z">
        <w:r>
          <w:t xml:space="preserve"> </w:t>
        </w:r>
      </w:ins>
      <w:ins w:id="1126" w:author="PR Preview" w:date="2024-01-01T00:00:00Z">
        <w:r>
          <w:rPr>
            <w:rStyle w:val="VerbatimChar"/>
          </w:rPr>
          <w:t xml:space="preserve">.data</w:t>
        </w:r>
      </w:ins>
      <w:ins w:id="1126" w:author="PR Preview" w:date="2024-01-01T00:00:00Z">
        <w:r>
          <w:t xml:space="preserve"> </w:t>
        </w:r>
      </w:ins>
      <w:ins w:id="1126" w:author="PR Preview" w:date="2024-01-01T00:00:00Z">
        <w:r>
          <w:t xml:space="preserve">pronoun</w:t>
        </w:r>
      </w:ins>
      <w:ins w:id="1126" w:author="PR Preview" w:date="2024-01-01T00:00:00Z">
        <w:r>
          <w:t xml:space="preserve"> </w:t>
        </w:r>
      </w:ins>
      <w:ins w:id="1126" w:author="PR Preview" w:date="2024-01-01T00:00:00Z">
        <w:r>
          <w:t xml:space="preserve">inside a tidy-selection context:</w:t>
        </w:r>
      </w:ins>
    </w:p>
    <w:p>
      <w:pPr>
        <w:pStyle w:val="SourceCode"/>
      </w:pPr>
      <w:ins w:id="1127" w:author="PR Preview" w:date="2024-01-01T00:00:00Z">
        <w:r>
          <w:rPr>
            <w:rStyle w:val="CommentTok"/>
          </w:rPr>
          <w:t xml:space="preserve"># Soft-deprecated: .data used in selection contexts</w:t>
        </w:r>
      </w:ins>
      <w:ins w:id="1127" w:author="PR Preview" w:date="2024-01-01T00:00:00Z">
        <w:r>
          <w:br/>
        </w:r>
      </w:ins>
      <w:ins w:id="1127" w:author="PR Preview" w:date="2024-01-01T00:00:00Z">
        <w:r>
          <w:rPr>
            <w:rStyle w:val="NormalTok"/>
          </w:rPr>
          <w:t xml:space="preserve">df </w:t>
        </w:r>
      </w:ins>
      <w:ins w:id="1127" w:author="PR Preview" w:date="2024-01-01T00:00:00Z">
        <w:r>
          <w:rPr>
            <w:rStyle w:val="SpecialCharTok"/>
          </w:rPr>
          <w:t xml:space="preserve">|&gt;</w:t>
        </w:r>
      </w:ins>
      <w:ins w:id="1127" w:author="PR Preview" w:date="2024-01-01T00:00:00Z">
        <w:r>
          <w:rPr>
            <w:rStyle w:val="NormalTok"/>
          </w:rPr>
          <w:t xml:space="preserve"> </w:t>
        </w:r>
      </w:ins>
      <w:ins w:id="1127" w:author="PR Preview" w:date="2024-01-01T00:00:00Z">
        <w:r>
          <w:rPr>
            <w:rStyle w:val="FunctionTok"/>
          </w:rPr>
          <w:t xml:space="preserve">select</w:t>
        </w:r>
      </w:ins>
      <w:ins w:id="1127" w:author="PR Preview" w:date="2024-01-01T00:00:00Z">
        <w:r>
          <w:rPr>
            <w:rStyle w:val="NormalTok"/>
          </w:rPr>
          <w:t xml:space="preserve">(.data</w:t>
        </w:r>
      </w:ins>
      <w:ins w:id="1127" w:author="PR Preview" w:date="2024-01-01T00:00:00Z">
        <w:r>
          <w:rPr>
            <w:rStyle w:val="SpecialCharTok"/>
          </w:rPr>
          <w:t xml:space="preserve">$</w:t>
        </w:r>
      </w:ins>
      <w:ins w:id="1127" w:author="PR Preview" w:date="2024-01-01T00:00:00Z">
        <w:r>
          <w:rPr>
            <w:rStyle w:val="NormalTok"/>
          </w:rPr>
          <w:t xml:space="preserve">Subject, .data[[var]])</w:t>
        </w:r>
      </w:ins>
      <w:ins w:id="1127" w:author="PR Preview" w:date="2024-01-01T00:00:00Z">
        <w:r>
          <w:br/>
        </w:r>
      </w:ins>
      <w:ins w:id="1127" w:author="PR Preview" w:date="2024-01-01T00:00:00Z">
        <w:r>
          <w:rPr>
            <w:rStyle w:val="NormalTok"/>
          </w:rPr>
          <w:t xml:space="preserve">df </w:t>
        </w:r>
      </w:ins>
      <w:ins w:id="1127" w:author="PR Preview" w:date="2024-01-01T00:00:00Z">
        <w:r>
          <w:rPr>
            <w:rStyle w:val="SpecialCharTok"/>
          </w:rPr>
          <w:t xml:space="preserve">|&gt;</w:t>
        </w:r>
      </w:ins>
      <w:ins w:id="1127" w:author="PR Preview" w:date="2024-01-01T00:00:00Z">
        <w:r>
          <w:rPr>
            <w:rStyle w:val="NormalTok"/>
          </w:rPr>
          <w:t xml:space="preserve"> </w:t>
        </w:r>
      </w:ins>
      <w:ins w:id="1127" w:author="PR Preview" w:date="2024-01-01T00:00:00Z">
        <w:r>
          <w:rPr>
            <w:rStyle w:val="FunctionTok"/>
          </w:rPr>
          <w:t xml:space="preserve">summarize</w:t>
        </w:r>
      </w:ins>
      <w:ins w:id="1127" w:author="PR Preview" w:date="2024-01-01T00:00:00Z">
        <w:r>
          <w:rPr>
            <w:rStyle w:val="NormalTok"/>
          </w:rPr>
          <w:t xml:space="preserve">(</w:t>
        </w:r>
      </w:ins>
      <w:ins w:id="1127" w:author="PR Preview" w:date="2024-01-01T00:00:00Z">
        <w:r>
          <w:rPr>
            <w:rStyle w:val="AttributeTok"/>
          </w:rPr>
          <w:t xml:space="preserve">.by =</w:t>
        </w:r>
      </w:ins>
      <w:ins w:id="1127" w:author="PR Preview" w:date="2024-01-01T00:00:00Z">
        <w:r>
          <w:rPr>
            <w:rStyle w:val="NormalTok"/>
          </w:rPr>
          <w:t xml:space="preserve"> </w:t>
        </w:r>
      </w:ins>
      <w:ins w:id="1127" w:author="PR Preview" w:date="2024-01-01T00:00:00Z">
        <w:r>
          <w:rPr>
            <w:rStyle w:val="FunctionTok"/>
          </w:rPr>
          <w:t xml:space="preserve">c</w:t>
        </w:r>
      </w:ins>
      <w:ins w:id="1127" w:author="PR Preview" w:date="2024-01-01T00:00:00Z">
        <w:r>
          <w:rPr>
            <w:rStyle w:val="NormalTok"/>
          </w:rPr>
          <w:t xml:space="preserve">(.data</w:t>
        </w:r>
      </w:ins>
      <w:ins w:id="1127" w:author="PR Preview" w:date="2024-01-01T00:00:00Z">
        <w:r>
          <w:rPr>
            <w:rStyle w:val="SpecialCharTok"/>
          </w:rPr>
          <w:t xml:space="preserve">$</w:t>
        </w:r>
      </w:ins>
      <w:ins w:id="1127" w:author="PR Preview" w:date="2024-01-01T00:00:00Z">
        <w:r>
          <w:rPr>
            <w:rStyle w:val="NormalTok"/>
          </w:rPr>
          <w:t xml:space="preserve">group), </w:t>
        </w:r>
      </w:ins>
      <w:ins w:id="1127" w:author="PR Preview" w:date="2024-01-01T00:00:00Z">
        <w:r>
          <w:rPr>
            <w:rStyle w:val="AttributeTok"/>
          </w:rPr>
          <w:t xml:space="preserve">med =</w:t>
        </w:r>
      </w:ins>
      <w:ins w:id="1127" w:author="PR Preview" w:date="2024-01-01T00:00:00Z">
        <w:r>
          <w:rPr>
            <w:rStyle w:val="NormalTok"/>
          </w:rPr>
          <w:t xml:space="preserve"> </w:t>
        </w:r>
      </w:ins>
      <w:ins w:id="1127" w:author="PR Preview" w:date="2024-01-01T00:00:00Z">
        <w:r>
          <w:rPr>
            <w:rStyle w:val="FunctionTok"/>
          </w:rPr>
          <w:t xml:space="preserve">median</w:t>
        </w:r>
      </w:ins>
      <w:ins w:id="1127" w:author="PR Preview" w:date="2024-01-01T00:00:00Z">
        <w:r>
          <w:rPr>
            <w:rStyle w:val="NormalTok"/>
          </w:rPr>
          <w:t xml:space="preserve">(value))</w:t>
        </w:r>
      </w:ins>
      <w:ins w:id="1127" w:author="PR Preview" w:date="2024-01-01T00:00:00Z">
        <w:r>
          <w:br/>
        </w:r>
      </w:ins>
      <w:ins w:id="1127" w:author="PR Preview" w:date="2024-01-01T00:00:00Z">
        <w:r>
          <w:rPr>
            <w:rStyle w:val="NormalTok"/>
          </w:rPr>
          <w:t xml:space="preserve">df </w:t>
        </w:r>
      </w:ins>
      <w:ins w:id="1127" w:author="PR Preview" w:date="2024-01-01T00:00:00Z">
        <w:r>
          <w:rPr>
            <w:rStyle w:val="SpecialCharTok"/>
          </w:rPr>
          <w:t xml:space="preserve">|&gt;</w:t>
        </w:r>
      </w:ins>
      <w:ins w:id="1127" w:author="PR Preview" w:date="2024-01-01T00:00:00Z">
        <w:r>
          <w:rPr>
            <w:rStyle w:val="NormalTok"/>
          </w:rPr>
          <w:t xml:space="preserve"> tidyr</w:t>
        </w:r>
      </w:ins>
      <w:ins w:id="1127" w:author="PR Preview" w:date="2024-01-01T00:00:00Z">
        <w:r>
          <w:rPr>
            <w:rStyle w:val="SpecialCharTok"/>
          </w:rPr>
          <w:t xml:space="preserve">::</w:t>
        </w:r>
      </w:ins>
      <w:ins w:id="1127" w:author="PR Preview" w:date="2024-01-01T00:00:00Z">
        <w:r>
          <w:rPr>
            <w:rStyle w:val="FunctionTok"/>
          </w:rPr>
          <w:t xml:space="preserve">pivot_wider</w:t>
        </w:r>
      </w:ins>
      <w:ins w:id="1127" w:author="PR Preview" w:date="2024-01-01T00:00:00Z">
        <w:r>
          <w:rPr>
            <w:rStyle w:val="NormalTok"/>
          </w:rPr>
          <w:t xml:space="preserve">(</w:t>
        </w:r>
      </w:ins>
      <w:ins w:id="1127" w:author="PR Preview" w:date="2024-01-01T00:00:00Z">
        <w:r>
          <w:rPr>
            <w:rStyle w:val="AttributeTok"/>
          </w:rPr>
          <w:t xml:space="preserve">names_from =</w:t>
        </w:r>
      </w:ins>
      <w:ins w:id="1127" w:author="PR Preview" w:date="2024-01-01T00:00:00Z">
        <w:r>
          <w:rPr>
            <w:rStyle w:val="NormalTok"/>
          </w:rPr>
          <w:t xml:space="preserve"> .data</w:t>
        </w:r>
      </w:ins>
      <w:ins w:id="1127" w:author="PR Preview" w:date="2024-01-01T00:00:00Z">
        <w:r>
          <w:rPr>
            <w:rStyle w:val="SpecialCharTok"/>
          </w:rPr>
          <w:t xml:space="preserve">$</w:t>
        </w:r>
      </w:ins>
      <w:ins w:id="1127" w:author="PR Preview" w:date="2024-01-01T00:00:00Z">
        <w:r>
          <w:rPr>
            <w:rStyle w:val="NormalTok"/>
          </w:rPr>
          <w:t xml:space="preserve">Parameter)</w:t>
        </w:r>
      </w:ins>
    </w:p>
    <w:p>
      <w:pPr>
        <w:pStyle w:val="FirstParagraph"/>
      </w:pPr>
      <w:ins w:id="1128" w:author="PR Preview" w:date="2024-01-01T00:00:00Z">
        <w:r>
          <w:t xml:space="preserve">The</w:t>
        </w:r>
      </w:ins>
      <w:ins w:id="1128" w:author="PR Preview" w:date="2024-01-01T00:00:00Z">
        <w:r>
          <w:t xml:space="preserve"> </w:t>
        </w:r>
      </w:ins>
      <w:ins w:id="1128" w:author="PR Preview" w:date="2024-01-01T00:00:00Z">
        <w:r>
          <w:rPr>
            <w:rStyle w:val="VerbatimChar"/>
          </w:rPr>
          <w:t xml:space="preserve">.data</w:t>
        </w:r>
      </w:ins>
      <w:ins w:id="1128" w:author="PR Preview" w:date="2024-01-01T00:00:00Z">
        <w:r>
          <w:t xml:space="preserve"> </w:t>
        </w:r>
      </w:ins>
      <w:ins w:id="1128" w:author="PR Preview" w:date="2024-01-01T00:00:00Z">
        <w:r>
          <w:t xml:space="preserve">pronoun is a</w:t>
        </w:r>
      </w:ins>
      <w:ins w:id="1128" w:author="PR Preview" w:date="2024-01-01T00:00:00Z">
        <w:r>
          <w:t xml:space="preserve"> </w:t>
        </w:r>
      </w:ins>
      <w:ins w:id="1128" w:author="PR Preview" w:date="2024-01-01T00:00:00Z">
        <w:r>
          <w:rPr>
            <w:i/>
            <w:iCs/>
          </w:rPr>
          <w:t xml:space="preserve">data-masking</w:t>
        </w:r>
      </w:ins>
      <w:ins w:id="1128" w:author="PR Preview" w:date="2024-01-01T00:00:00Z">
        <w:r>
          <w:t xml:space="preserve"> </w:t>
        </w:r>
      </w:ins>
      <w:ins w:id="1128" w:author="PR Preview" w:date="2024-01-01T00:00:00Z">
        <w:r>
          <w:t xml:space="preserve">tool, not a selection tool.</w:t>
        </w:r>
      </w:ins>
      <w:ins w:id="1128" w:author="PR Preview" w:date="2024-01-01T00:00:00Z">
        <w:r>
          <w:t xml:space="preserve"> </w:t>
        </w:r>
      </w:ins>
      <w:ins w:id="1128" w:author="PR Preview" w:date="2024-01-01T00:00:00Z">
        <w:r>
          <w:t xml:space="preserve">Using it in a selection context was deprecated in</w:t>
        </w:r>
      </w:ins>
      <w:ins w:id="1128" w:author="PR Preview" w:date="2024-01-01T00:00:00Z">
        <w:r>
          <w:t xml:space="preserve"> </w:t>
        </w:r>
      </w:ins>
      <w:hyperlink r:id="rId362">
        <w:r>
          <w:rPr>
            <w:rStyle w:val="VerbatimChar"/>
          </w:rPr>
          <w:t xml:space="preserve">{tidyselect}</w:t>
        </w:r>
      </w:hyperlink>
      <w:ins w:id="1128" w:author="PR Preview" w:date="2024-01-01T00:00:00Z">
        <w:r>
          <w:t xml:space="preserve"> </w:t>
        </w:r>
      </w:ins>
      <w:ins w:id="1128" w:author="PR Preview" w:date="2024-01-01T00:00:00Z">
        <w:r>
          <w:t xml:space="preserve">1.2.0</w:t>
        </w:r>
      </w:ins>
      <w:ins w:id="1128" w:author="PR Preview" w:date="2024-01-01T00:00:00Z">
        <w:r>
          <w:t xml:space="preserve"> </w:t>
        </w:r>
      </w:ins>
      <w:ins w:id="1128" w:author="PR Preview" w:date="2024-01-01T00:00:00Z">
        <w:r>
          <w:t xml:space="preserve">(</w:t>
        </w:r>
      </w:ins>
      <w:hyperlink r:id="rId363">
        <w:r>
          <w:rPr>
            <w:rStyle w:val="Hyperlink"/>
          </w:rPr>
          <w:t xml:space="preserve">release notes</w:t>
        </w:r>
      </w:hyperlink>
      <w:ins w:id="1128" w:author="PR Preview" w:date="2024-01-01T00:00:00Z">
        <w:r>
          <w:t xml:space="preserve">),</w:t>
        </w:r>
      </w:ins>
      <w:ins w:id="1128" w:author="PR Preview" w:date="2024-01-01T00:00:00Z">
        <w:r>
          <w:t xml:space="preserve"> </w:t>
        </w:r>
      </w:ins>
      <w:ins w:id="1128" w:author="PR Preview" w:date="2024-01-01T00:00:00Z">
        <w:r>
          <w:t xml:space="preserve">but it is a</w:t>
        </w:r>
      </w:ins>
      <w:ins w:id="1128" w:author="PR Preview" w:date="2024-01-01T00:00:00Z">
        <w:r>
          <w:t xml:space="preserve"> </w:t>
        </w:r>
      </w:ins>
      <w:ins w:id="1128" w:author="PR Preview" w:date="2024-01-01T00:00:00Z">
        <w:r>
          <w:rPr>
            <w:b/>
            <w:bCs/>
          </w:rPr>
          <w:t xml:space="preserve">soft</w:t>
        </w:r>
      </w:ins>
      <w:ins w:id="1128" w:author="PR Preview" w:date="2024-01-01T00:00:00Z">
        <w:r>
          <w:t xml:space="preserve"> </w:t>
        </w:r>
      </w:ins>
      <w:ins w:id="1128" w:author="PR Preview" w:date="2024-01-01T00:00:00Z">
        <w:r>
          <w:t xml:space="preserve">deprecation,</w:t>
        </w:r>
      </w:ins>
      <w:ins w:id="1128" w:author="PR Preview" w:date="2024-01-01T00:00:00Z">
        <w:r>
          <w:t xml:space="preserve"> </w:t>
        </w:r>
      </w:ins>
      <w:ins w:id="1128" w:author="PR Preview" w:date="2024-01-01T00:00:00Z">
        <w:r>
          <w:t xml:space="preserve">signaled through</w:t>
        </w:r>
      </w:ins>
      <w:ins w:id="1128" w:author="PR Preview" w:date="2024-01-01T00:00:00Z">
        <w:r>
          <w:t xml:space="preserve"> </w:t>
        </w:r>
      </w:ins>
      <w:hyperlink r:id="rId364">
        <w:r>
          <w:rPr>
            <w:rStyle w:val="VerbatimChar"/>
          </w:rPr>
          <w:t xml:space="preserve">{lifecycle}</w:t>
        </w:r>
      </w:hyperlink>
      <w:ins w:id="1128" w:author="PR Preview" w:date="2024-01-01T00:00:00Z">
        <w:r>
          <w:t xml:space="preserve">.</w:t>
        </w:r>
      </w:ins>
      <w:ins w:id="1128" w:author="PR Preview" w:date="2024-01-01T00:00:00Z">
        <w:r>
          <w:t xml:space="preserve"> </w:t>
        </w:r>
      </w:ins>
      <w:ins w:id="1128" w:author="PR Preview" w:date="2024-01-01T00:00:00Z">
        <w:r>
          <w:t xml:space="preserve">Per the</w:t>
        </w:r>
      </w:ins>
      <w:ins w:id="1128" w:author="PR Preview" w:date="2024-01-01T00:00:00Z">
        <w:r>
          <w:t xml:space="preserve"> </w:t>
        </w:r>
      </w:ins>
      <w:hyperlink r:id="rId365">
        <w:r>
          <w:rPr>
            <w:rStyle w:val="VerbatimChar"/>
          </w:rPr>
          <w:t xml:space="preserve">{lifecycle}</w:t>
        </w:r>
        <w:r>
          <w:rPr>
            <w:rStyle w:val="Hyperlink"/>
          </w:rPr>
          <w:t xml:space="preserve"> </w:t>
        </w:r>
        <w:r>
          <w:rPr>
            <w:rStyle w:val="Hyperlink"/>
          </w:rPr>
          <w:t xml:space="preserve">documentation</w:t>
        </w:r>
      </w:hyperlink>
      <w:ins w:id="1128" w:author="PR Preview" w:date="2024-01-01T00:00:00Z">
        <w:r>
          <w:t xml:space="preserve">,</w:t>
        </w:r>
      </w:ins>
      <w:ins w:id="1128" w:author="PR Preview" w:date="2024-01-01T00:00:00Z">
        <w:r>
          <w:t xml:space="preserve"> </w:t>
        </w:r>
      </w:ins>
      <w:ins w:id="1128" w:author="PR Preview" w:date="2024-01-01T00:00:00Z">
        <w:r>
          <w:t xml:space="preserve">a soft-deprecated feature warns only users</w:t>
        </w:r>
      </w:ins>
      <w:ins w:id="1128" w:author="PR Preview" w:date="2024-01-01T00:00:00Z">
        <w:r>
          <w:t xml:space="preserve"> </w:t>
        </w:r>
      </w:ins>
      <w:ins w:id="1128" w:author="PR Preview" w:date="2024-01-01T00:00:00Z">
        <w:r>
          <w:t xml:space="preserve">who trigger it from the global environment</w:t>
        </w:r>
      </w:ins>
      <w:ins w:id="1128" w:author="PR Preview" w:date="2024-01-01T00:00:00Z">
        <w:r>
          <w:t xml:space="preserve"> </w:t>
        </w:r>
      </w:ins>
      <w:ins w:id="1128" w:author="PR Preview" w:date="2024-01-01T00:00:00Z">
        <w:r>
          <w:t xml:space="preserve">and developers who use it directly</w:t>
        </w:r>
      </w:ins>
      <w:ins w:id="1128" w:author="PR Preview" w:date="2024-01-01T00:00:00Z">
        <w:r>
          <w:t xml:space="preserve"> </w:t>
        </w:r>
      </w:ins>
      <w:ins w:id="1128" w:author="PR Preview" w:date="2024-01-01T00:00:00Z">
        <w:r>
          <w:t xml:space="preserve">(for example when running</w:t>
        </w:r>
      </w:ins>
      <w:ins w:id="1128" w:author="PR Preview" w:date="2024-01-01T00:00:00Z">
        <w:r>
          <w:t xml:space="preserve"> </w:t>
        </w:r>
      </w:ins>
      <w:hyperlink r:id="rId93">
        <w:r>
          <w:rPr>
            <w:rStyle w:val="VerbatimChar"/>
          </w:rPr>
          <w:t xml:space="preserve">{testthat}</w:t>
        </w:r>
      </w:hyperlink>
      <w:ins w:id="1128" w:author="PR Preview" w:date="2024-01-01T00:00:00Z">
        <w:r>
          <w:t xml:space="preserve"> </w:t>
        </w:r>
      </w:ins>
      <w:ins w:id="1128" w:author="PR Preview" w:date="2024-01-01T00:00:00Z">
        <w:r>
          <w:t xml:space="preserve">tests);</w:t>
        </w:r>
      </w:ins>
      <w:ins w:id="1128" w:author="PR Preview" w:date="2024-01-01T00:00:00Z">
        <w:r>
          <w:t xml:space="preserve"> </w:t>
        </w:r>
      </w:ins>
      <w:ins w:id="1128" w:author="PR Preview" w:date="2024-01-01T00:00:00Z">
        <w:r>
          <w:t xml:space="preserve">there is</w:t>
        </w:r>
      </w:ins>
      <w:ins w:id="1128" w:author="PR Preview" w:date="2024-01-01T00:00:00Z">
        <w:r>
          <w:t xml:space="preserve"> </w:t>
        </w:r>
      </w:ins>
      <w:ins w:id="1128" w:author="PR Preview" w:date="2024-01-01T00:00:00Z">
        <w:r>
          <w:rPr>
            <w:i/>
            <w:iCs/>
          </w:rPr>
          <w:t xml:space="preserve">no warning when the deprecated feature</w:t>
        </w:r>
      </w:ins>
      <w:ins w:id="1128" w:author="PR Preview" w:date="2024-01-01T00:00:00Z">
        <w:r>
          <w:rPr>
            <w:i/>
            <w:iCs/>
          </w:rPr>
          <w:t xml:space="preserve"> </w:t>
        </w:r>
      </w:ins>
      <w:ins w:id="1128" w:author="PR Preview" w:date="2024-01-01T00:00:00Z">
        <w:r>
          <w:rPr>
            <w:i/>
            <w:iCs/>
          </w:rPr>
          <w:t xml:space="preserve">is called indirectly by another package</w:t>
        </w:r>
      </w:ins>
      <w:ins w:id="1128" w:author="PR Preview" w:date="2024-01-01T00:00:00Z">
        <w:r>
          <w:t xml:space="preserve">.</w:t>
        </w:r>
      </w:ins>
      <w:ins w:id="1128" w:author="PR Preview" w:date="2024-01-01T00:00:00Z">
        <w:r>
          <w:t xml:space="preserve"> </w:t>
        </w:r>
      </w:ins>
      <w:ins w:id="1128" w:author="PR Preview" w:date="2024-01-01T00:00:00Z">
        <w:r>
          <w:t xml:space="preserve">So in installed-package code it usually emits</w:t>
        </w:r>
      </w:ins>
      <w:ins w:id="1128" w:author="PR Preview" w:date="2024-01-01T00:00:00Z">
        <w:r>
          <w:t xml:space="preserve"> </w:t>
        </w:r>
      </w:ins>
      <w:ins w:id="1128" w:author="PR Preview" w:date="2024-01-01T00:00:00Z">
        <w:r>
          <w:rPr>
            <w:i/>
            <w:iCs/>
          </w:rPr>
          <w:t xml:space="preserve">no warning at all</w:t>
        </w:r>
      </w:ins>
      <w:ins w:id="1128" w:author="PR Preview" w:date="2024-01-01T00:00:00Z">
        <w:r>
          <w:t xml:space="preserve">,</w:t>
        </w:r>
      </w:ins>
      <w:ins w:id="1128" w:author="PR Preview" w:date="2024-01-01T00:00:00Z">
        <w:r>
          <w:t xml:space="preserve"> </w:t>
        </w:r>
      </w:ins>
      <w:ins w:id="1128" w:author="PR Preview" w:date="2024-01-01T00:00:00Z">
        <w:r>
          <w:t xml:space="preserve">and it slips past interactive use, CI, and code review unnoticed.</w:t>
        </w:r>
      </w:ins>
      <w:ins w:id="1128" w:author="PR Preview" w:date="2024-01-01T00:00:00Z">
        <w:r>
          <w:t xml:space="preserve"> </w:t>
        </w:r>
      </w:ins>
      <w:ins w:id="1128" w:author="PR Preview" w:date="2024-01-01T00:00:00Z">
        <w:r>
          <w:t xml:space="preserve">Rewrite these with</w:t>
        </w:r>
      </w:ins>
      <w:ins w:id="1128" w:author="PR Preview" w:date="2024-01-01T00:00:00Z">
        <w:r>
          <w:t xml:space="preserve"> </w:t>
        </w:r>
      </w:ins>
      <w:ins w:id="1128" w:author="PR Preview" w:date="2024-01-01T00:00:00Z">
        <w:r>
          <w:rPr>
            <w:rStyle w:val="VerbatimChar"/>
          </w:rPr>
          <w:t xml:space="preserve">all_of()</w:t>
        </w:r>
      </w:ins>
      <w:ins w:id="1128" w:author="PR Preview" w:date="2024-01-01T00:00:00Z">
        <w:r>
          <w:t xml:space="preserve">/</w:t>
        </w:r>
      </w:ins>
      <w:ins w:id="1128" w:author="PR Preview" w:date="2024-01-01T00:00:00Z">
        <w:r>
          <w:rPr>
            <w:rStyle w:val="VerbatimChar"/>
          </w:rPr>
          <w:t xml:space="preserve">any_of()</w:t>
        </w:r>
      </w:ins>
      <w:ins w:id="1128" w:author="PR Preview" w:date="2024-01-01T00:00:00Z">
        <w:r>
          <w:t xml:space="preserve"> </w:t>
        </w:r>
      </w:ins>
      <w:ins w:id="1128" w:author="PR Preview" w:date="2024-01-01T00:00:00Z">
        <w:r>
          <w:t xml:space="preserve">and plain strings:</w:t>
        </w:r>
      </w:ins>
    </w:p>
    <w:p>
      <w:pPr>
        <w:pStyle w:val="SourceCode"/>
      </w:pPr>
      <w:ins w:id="1129" w:author="PR Preview" w:date="2024-01-01T00:00:00Z">
        <w:r>
          <w:rPr>
            <w:rStyle w:val="CommentTok"/>
          </w:rPr>
          <w:t xml:space="preserve"># Idiomatic tidy selection</w:t>
        </w:r>
      </w:ins>
      <w:ins w:id="1129" w:author="PR Preview" w:date="2024-01-01T00:00:00Z">
        <w:r>
          <w:br/>
        </w:r>
      </w:ins>
      <w:ins w:id="1129" w:author="PR Preview" w:date="2024-01-01T00:00:00Z">
        <w:r>
          <w:rPr>
            <w:rStyle w:val="NormalTok"/>
          </w:rPr>
          <w:t xml:space="preserve">df </w:t>
        </w:r>
      </w:ins>
      <w:ins w:id="1129" w:author="PR Preview" w:date="2024-01-01T00:00:00Z">
        <w:r>
          <w:rPr>
            <w:rStyle w:val="SpecialCharTok"/>
          </w:rPr>
          <w:t xml:space="preserve">|&gt;</w:t>
        </w:r>
      </w:ins>
      <w:ins w:id="1129" w:author="PR Preview" w:date="2024-01-01T00:00:00Z">
        <w:r>
          <w:rPr>
            <w:rStyle w:val="NormalTok"/>
          </w:rPr>
          <w:t xml:space="preserve"> </w:t>
        </w:r>
      </w:ins>
      <w:ins w:id="1129" w:author="PR Preview" w:date="2024-01-01T00:00:00Z">
        <w:r>
          <w:rPr>
            <w:rStyle w:val="FunctionTok"/>
          </w:rPr>
          <w:t xml:space="preserve">select</w:t>
        </w:r>
      </w:ins>
      <w:ins w:id="1129" w:author="PR Preview" w:date="2024-01-01T00:00:00Z">
        <w:r>
          <w:rPr>
            <w:rStyle w:val="NormalTok"/>
          </w:rPr>
          <w:t xml:space="preserve">(</w:t>
        </w:r>
      </w:ins>
      <w:ins w:id="1129" w:author="PR Preview" w:date="2024-01-01T00:00:00Z">
        <w:r>
          <w:rPr>
            <w:rStyle w:val="FunctionTok"/>
          </w:rPr>
          <w:t xml:space="preserve">all_of</w:t>
        </w:r>
      </w:ins>
      <w:ins w:id="1129" w:author="PR Preview" w:date="2024-01-01T00:00:00Z">
        <w:r>
          <w:rPr>
            <w:rStyle w:val="NormalTok"/>
          </w:rPr>
          <w:t xml:space="preserve">(</w:t>
        </w:r>
      </w:ins>
      <w:ins w:id="1129" w:author="PR Preview" w:date="2024-01-01T00:00:00Z">
        <w:r>
          <w:rPr>
            <w:rStyle w:val="FunctionTok"/>
          </w:rPr>
          <w:t xml:space="preserve">c</w:t>
        </w:r>
      </w:ins>
      <w:ins w:id="1129" w:author="PR Preview" w:date="2024-01-01T00:00:00Z">
        <w:r>
          <w:rPr>
            <w:rStyle w:val="NormalTok"/>
          </w:rPr>
          <w:t xml:space="preserve">(</w:t>
        </w:r>
      </w:ins>
      <w:ins w:id="1129" w:author="PR Preview" w:date="2024-01-01T00:00:00Z">
        <w:r>
          <w:rPr>
            <w:rStyle w:val="StringTok"/>
          </w:rPr>
          <w:t xml:space="preserve">"Subject"</w:t>
        </w:r>
      </w:ins>
      <w:ins w:id="1129" w:author="PR Preview" w:date="2024-01-01T00:00:00Z">
        <w:r>
          <w:rPr>
            <w:rStyle w:val="NormalTok"/>
          </w:rPr>
          <w:t xml:space="preserve">, var)))</w:t>
        </w:r>
      </w:ins>
      <w:ins w:id="1129" w:author="PR Preview" w:date="2024-01-01T00:00:00Z">
        <w:r>
          <w:br/>
        </w:r>
      </w:ins>
      <w:ins w:id="1129" w:author="PR Preview" w:date="2024-01-01T00:00:00Z">
        <w:r>
          <w:rPr>
            <w:rStyle w:val="NormalTok"/>
          </w:rPr>
          <w:t xml:space="preserve">df </w:t>
        </w:r>
      </w:ins>
      <w:ins w:id="1129" w:author="PR Preview" w:date="2024-01-01T00:00:00Z">
        <w:r>
          <w:rPr>
            <w:rStyle w:val="SpecialCharTok"/>
          </w:rPr>
          <w:t xml:space="preserve">|&gt;</w:t>
        </w:r>
      </w:ins>
      <w:ins w:id="1129" w:author="PR Preview" w:date="2024-01-01T00:00:00Z">
        <w:r>
          <w:rPr>
            <w:rStyle w:val="NormalTok"/>
          </w:rPr>
          <w:t xml:space="preserve"> </w:t>
        </w:r>
      </w:ins>
      <w:ins w:id="1129" w:author="PR Preview" w:date="2024-01-01T00:00:00Z">
        <w:r>
          <w:rPr>
            <w:rStyle w:val="FunctionTok"/>
          </w:rPr>
          <w:t xml:space="preserve">summarize</w:t>
        </w:r>
      </w:ins>
      <w:ins w:id="1129" w:author="PR Preview" w:date="2024-01-01T00:00:00Z">
        <w:r>
          <w:rPr>
            <w:rStyle w:val="NormalTok"/>
          </w:rPr>
          <w:t xml:space="preserve">(</w:t>
        </w:r>
      </w:ins>
      <w:ins w:id="1129" w:author="PR Preview" w:date="2024-01-01T00:00:00Z">
        <w:r>
          <w:rPr>
            <w:rStyle w:val="AttributeTok"/>
          </w:rPr>
          <w:t xml:space="preserve">.by =</w:t>
        </w:r>
      </w:ins>
      <w:ins w:id="1129" w:author="PR Preview" w:date="2024-01-01T00:00:00Z">
        <w:r>
          <w:rPr>
            <w:rStyle w:val="NormalTok"/>
          </w:rPr>
          <w:t xml:space="preserve"> </w:t>
        </w:r>
      </w:ins>
      <w:ins w:id="1129" w:author="PR Preview" w:date="2024-01-01T00:00:00Z">
        <w:r>
          <w:rPr>
            <w:rStyle w:val="FunctionTok"/>
          </w:rPr>
          <w:t xml:space="preserve">all_of</w:t>
        </w:r>
      </w:ins>
      <w:ins w:id="1129" w:author="PR Preview" w:date="2024-01-01T00:00:00Z">
        <w:r>
          <w:rPr>
            <w:rStyle w:val="NormalTok"/>
          </w:rPr>
          <w:t xml:space="preserve">(</w:t>
        </w:r>
      </w:ins>
      <w:ins w:id="1129" w:author="PR Preview" w:date="2024-01-01T00:00:00Z">
        <w:r>
          <w:rPr>
            <w:rStyle w:val="StringTok"/>
          </w:rPr>
          <w:t xml:space="preserve">"group"</w:t>
        </w:r>
      </w:ins>
      <w:ins w:id="1129" w:author="PR Preview" w:date="2024-01-01T00:00:00Z">
        <w:r>
          <w:rPr>
            <w:rStyle w:val="NormalTok"/>
          </w:rPr>
          <w:t xml:space="preserve">), </w:t>
        </w:r>
      </w:ins>
      <w:ins w:id="1129" w:author="PR Preview" w:date="2024-01-01T00:00:00Z">
        <w:r>
          <w:rPr>
            <w:rStyle w:val="AttributeTok"/>
          </w:rPr>
          <w:t xml:space="preserve">med =</w:t>
        </w:r>
      </w:ins>
      <w:ins w:id="1129" w:author="PR Preview" w:date="2024-01-01T00:00:00Z">
        <w:r>
          <w:rPr>
            <w:rStyle w:val="NormalTok"/>
          </w:rPr>
          <w:t xml:space="preserve"> </w:t>
        </w:r>
      </w:ins>
      <w:ins w:id="1129" w:author="PR Preview" w:date="2024-01-01T00:00:00Z">
        <w:r>
          <w:rPr>
            <w:rStyle w:val="FunctionTok"/>
          </w:rPr>
          <w:t xml:space="preserve">median</w:t>
        </w:r>
      </w:ins>
      <w:ins w:id="1129" w:author="PR Preview" w:date="2024-01-01T00:00:00Z">
        <w:r>
          <w:rPr>
            <w:rStyle w:val="NormalTok"/>
          </w:rPr>
          <w:t xml:space="preserve">(value))</w:t>
        </w:r>
      </w:ins>
      <w:ins w:id="1129" w:author="PR Preview" w:date="2024-01-01T00:00:00Z">
        <w:r>
          <w:br/>
        </w:r>
      </w:ins>
      <w:ins w:id="1129" w:author="PR Preview" w:date="2024-01-01T00:00:00Z">
        <w:r>
          <w:rPr>
            <w:rStyle w:val="NormalTok"/>
          </w:rPr>
          <w:t xml:space="preserve">df </w:t>
        </w:r>
      </w:ins>
      <w:ins w:id="1129" w:author="PR Preview" w:date="2024-01-01T00:00:00Z">
        <w:r>
          <w:rPr>
            <w:rStyle w:val="SpecialCharTok"/>
          </w:rPr>
          <w:t xml:space="preserve">|&gt;</w:t>
        </w:r>
      </w:ins>
      <w:ins w:id="1129" w:author="PR Preview" w:date="2024-01-01T00:00:00Z">
        <w:r>
          <w:rPr>
            <w:rStyle w:val="NormalTok"/>
          </w:rPr>
          <w:t xml:space="preserve"> tidyr</w:t>
        </w:r>
      </w:ins>
      <w:ins w:id="1129" w:author="PR Preview" w:date="2024-01-01T00:00:00Z">
        <w:r>
          <w:rPr>
            <w:rStyle w:val="SpecialCharTok"/>
          </w:rPr>
          <w:t xml:space="preserve">::</w:t>
        </w:r>
      </w:ins>
      <w:ins w:id="1129" w:author="PR Preview" w:date="2024-01-01T00:00:00Z">
        <w:r>
          <w:rPr>
            <w:rStyle w:val="FunctionTok"/>
          </w:rPr>
          <w:t xml:space="preserve">pivot_wider</w:t>
        </w:r>
      </w:ins>
      <w:ins w:id="1129" w:author="PR Preview" w:date="2024-01-01T00:00:00Z">
        <w:r>
          <w:rPr>
            <w:rStyle w:val="NormalTok"/>
          </w:rPr>
          <w:t xml:space="preserve">(</w:t>
        </w:r>
      </w:ins>
      <w:ins w:id="1129" w:author="PR Preview" w:date="2024-01-01T00:00:00Z">
        <w:r>
          <w:rPr>
            <w:rStyle w:val="AttributeTok"/>
          </w:rPr>
          <w:t xml:space="preserve">names_from =</w:t>
        </w:r>
      </w:ins>
      <w:ins w:id="1129" w:author="PR Preview" w:date="2024-01-01T00:00:00Z">
        <w:r>
          <w:rPr>
            <w:rStyle w:val="NormalTok"/>
          </w:rPr>
          <w:t xml:space="preserve"> </w:t>
        </w:r>
      </w:ins>
      <w:ins w:id="1129" w:author="PR Preview" w:date="2024-01-01T00:00:00Z">
        <w:r>
          <w:rPr>
            <w:rStyle w:val="StringTok"/>
          </w:rPr>
          <w:t xml:space="preserve">"Parameter"</w:t>
        </w:r>
      </w:ins>
      <w:ins w:id="1129" w:author="PR Preview" w:date="2024-01-01T00:00:00Z">
        <w:r>
          <w:rPr>
            <w:rStyle w:val="NormalTok"/>
          </w:rPr>
          <w:t xml:space="preserve">)</w:t>
        </w:r>
      </w:ins>
    </w:p>
    <w:p>
      <w:pPr>
        <w:pStyle w:val="FirstParagraph"/>
      </w:pPr>
      <w:ins w:id="1130" w:author="PR Preview" w:date="2024-01-01T00:00:00Z">
        <w:r>
          <w:t xml:space="preserve">To make this class of soft deprecation fail loudly,</w:t>
        </w:r>
      </w:ins>
      <w:ins w:id="1130" w:author="PR Preview" w:date="2024-01-01T00:00:00Z">
        <w:r>
          <w:t xml:space="preserve"> </w:t>
        </w:r>
      </w:ins>
      <w:ins w:id="1130" w:author="PR Preview" w:date="2024-01-01T00:00:00Z">
        <w:r>
          <w:t xml:space="preserve">set</w:t>
        </w:r>
      </w:ins>
      <w:ins w:id="1130" w:author="PR Preview" w:date="2024-01-01T00:00:00Z">
        <w:r>
          <w:t xml:space="preserve"> </w:t>
        </w:r>
      </w:ins>
      <w:ins w:id="1130" w:author="PR Preview" w:date="2024-01-01T00:00:00Z">
        <w:r>
          <w:rPr>
            <w:rStyle w:val="VerbatimChar"/>
          </w:rPr>
          <w:t xml:space="preserve">options(lifecycle_verbosity = "error")</w:t>
        </w:r>
      </w:ins>
      <w:ins w:id="1130" w:author="PR Preview" w:date="2024-01-01T00:00:00Z">
        <w:r>
          <w:t xml:space="preserve"> </w:t>
        </w:r>
      </w:ins>
      <w:ins w:id="1130" w:author="PR Preview" w:date="2024-01-01T00:00:00Z">
        <w:r>
          <w:t xml:space="preserve">in your tests</w:t>
        </w:r>
      </w:ins>
      <w:ins w:id="1130" w:author="PR Preview" w:date="2024-01-01T00:00:00Z">
        <w:r>
          <w:t xml:space="preserve"> </w:t>
        </w:r>
      </w:ins>
      <w:ins w:id="1130" w:author="PR Preview" w:date="2024-01-01T00:00:00Z">
        <w:r>
          <w:t xml:space="preserve">(for example in</w:t>
        </w:r>
      </w:ins>
      <w:ins w:id="1130" w:author="PR Preview" w:date="2024-01-01T00:00:00Z">
        <w:r>
          <w:t xml:space="preserve"> </w:t>
        </w:r>
      </w:ins>
      <w:ins w:id="1130" w:author="PR Preview" w:date="2024-01-01T00:00:00Z">
        <w:r>
          <w:rPr>
            <w:rStyle w:val="VerbatimChar"/>
          </w:rPr>
          <w:t xml:space="preserve">tests/testthat/setup.R</w:t>
        </w:r>
      </w:ins>
      <w:ins w:id="1130" w:author="PR Preview" w:date="2024-01-01T00:00:00Z">
        <w:r>
          <w:t xml:space="preserve">).</w:t>
        </w:r>
      </w:ins>
      <w:ins w:id="1130" w:author="PR Preview" w:date="2024-01-01T00:00:00Z">
        <w:r>
          <w:t xml:space="preserve"> </w:t>
        </w:r>
      </w:ins>
      <w:ins w:id="1130" w:author="PR Preview" w:date="2024-01-01T00:00:00Z">
        <w:r>
          <w:t xml:space="preserve">This option promotes deprecation signals to errors</w:t>
        </w:r>
      </w:ins>
      <w:ins w:id="1130" w:author="PR Preview" w:date="2024-01-01T00:00:00Z">
        <w:r>
          <w:t xml:space="preserve"> </w:t>
        </w:r>
      </w:ins>
      <w:ins w:id="1130" w:author="PR Preview" w:date="2024-01-01T00:00:00Z">
        <w:r>
          <w:t xml:space="preserve">regardless of the soft-versus-warning distinction</w:t>
        </w:r>
      </w:ins>
      <w:ins w:id="1130" w:author="PR Preview" w:date="2024-01-01T00:00:00Z">
        <w:r>
          <w:t xml:space="preserve"> </w:t>
        </w:r>
      </w:ins>
      <w:ins w:id="1130" w:author="PR Preview" w:date="2024-01-01T00:00:00Z">
        <w:r>
          <w:t xml:space="preserve">(</w:t>
        </w:r>
      </w:ins>
      <w:hyperlink r:id="rId366">
        <w:r>
          <w:rPr>
            <w:rStyle w:val="VerbatimChar"/>
          </w:rPr>
          <w:t xml:space="preserve">{lifecycle}</w:t>
        </w:r>
        <w:r>
          <w:rPr>
            <w:rStyle w:val="Hyperlink"/>
          </w:rPr>
          <w:t xml:space="preserve"> </w:t>
        </w:r>
        <w:r>
          <w:rPr>
            <w:rStyle w:val="Hyperlink"/>
          </w:rPr>
          <w:t xml:space="preserve">reference</w:t>
        </w:r>
      </w:hyperlink>
      <w:ins w:id="1130" w:author="PR Preview" w:date="2024-01-01T00:00:00Z">
        <w:r>
          <w:t xml:space="preserve">).</w:t>
        </w:r>
      </w:ins>
      <w:ins w:id="1130" w:author="PR Preview" w:date="2024-01-01T00:00:00Z">
        <w:r>
          <w:t xml:space="preserve"> </w:t>
        </w:r>
      </w:ins>
      <w:ins w:id="1130" w:author="PR Preview" w:date="2024-01-01T00:00:00Z">
        <w:r>
          <w:t xml:space="preserve">Plain</w:t>
        </w:r>
      </w:ins>
      <w:ins w:id="1130" w:author="PR Preview" w:date="2024-01-01T00:00:00Z">
        <w:r>
          <w:t xml:space="preserve"> </w:t>
        </w:r>
      </w:ins>
      <w:ins w:id="1130" w:author="PR Preview" w:date="2024-01-01T00:00:00Z">
        <w:r>
          <w:rPr>
            <w:rStyle w:val="VerbatimChar"/>
          </w:rPr>
          <w:t xml:space="preserve">options(warn = 2)</w:t>
        </w:r>
      </w:ins>
      <w:ins w:id="1130" w:author="PR Preview" w:date="2024-01-01T00:00:00Z">
        <w:r>
          <w:t xml:space="preserve"> </w:t>
        </w:r>
      </w:ins>
      <w:ins w:id="1130" w:author="PR Preview" w:date="2024-01-01T00:00:00Z">
        <w:r>
          <w:t xml:space="preserve">will</w:t>
        </w:r>
      </w:ins>
      <w:ins w:id="1130" w:author="PR Preview" w:date="2024-01-01T00:00:00Z">
        <w:r>
          <w:t xml:space="preserve"> </w:t>
        </w:r>
      </w:ins>
      <w:ins w:id="1130" w:author="PR Preview" w:date="2024-01-01T00:00:00Z">
        <w:r>
          <w:rPr>
            <w:i/>
            <w:iCs/>
          </w:rPr>
          <w:t xml:space="preserve">not</w:t>
        </w:r>
      </w:ins>
      <w:ins w:id="1130" w:author="PR Preview" w:date="2024-01-01T00:00:00Z">
        <w:r>
          <w:t xml:space="preserve"> </w:t>
        </w:r>
      </w:ins>
      <w:ins w:id="1130" w:author="PR Preview" w:date="2024-01-01T00:00:00Z">
        <w:r>
          <w:t xml:space="preserve">catch it,</w:t>
        </w:r>
      </w:ins>
      <w:ins w:id="1130" w:author="PR Preview" w:date="2024-01-01T00:00:00Z">
        <w:r>
          <w:t xml:space="preserve"> </w:t>
        </w:r>
      </w:ins>
      <w:ins w:id="1130" w:author="PR Preview" w:date="2024-01-01T00:00:00Z">
        <w:r>
          <w:t xml:space="preserve">because</w:t>
        </w:r>
      </w:ins>
      <w:ins w:id="1130" w:author="PR Preview" w:date="2024-01-01T00:00:00Z">
        <w:r>
          <w:t xml:space="preserve"> </w:t>
        </w:r>
      </w:ins>
      <w:ins w:id="1130" w:author="PR Preview" w:date="2024-01-01T00:00:00Z">
        <w:r>
          <w:rPr>
            <w:rStyle w:val="VerbatimChar"/>
          </w:rPr>
          <w:t xml:space="preserve">warn = 2</w:t>
        </w:r>
      </w:ins>
      <w:ins w:id="1130" w:author="PR Preview" w:date="2024-01-01T00:00:00Z">
        <w:r>
          <w:t xml:space="preserve"> </w:t>
        </w:r>
      </w:ins>
      <w:ins w:id="1130" w:author="PR Preview" w:date="2024-01-01T00:00:00Z">
        <w:r>
          <w:t xml:space="preserve">only converts warnings into errors</w:t>
        </w:r>
      </w:ins>
      <w:ins w:id="1130" w:author="PR Preview" w:date="2024-01-01T00:00:00Z">
        <w:r>
          <w:t xml:space="preserve"> </w:t>
        </w:r>
      </w:ins>
      <w:ins w:id="1130" w:author="PR Preview" w:date="2024-01-01T00:00:00Z">
        <w:r>
          <w:t xml:space="preserve">once a warning is actually signaled,</w:t>
        </w:r>
      </w:ins>
      <w:ins w:id="1130" w:author="PR Preview" w:date="2024-01-01T00:00:00Z">
        <w:r>
          <w:t xml:space="preserve"> </w:t>
        </w:r>
      </w:ins>
      <w:ins w:id="1130" w:author="PR Preview" w:date="2024-01-01T00:00:00Z">
        <w:r>
          <w:t xml:space="preserve">and for a soft deprecation in installed-package code</w:t>
        </w:r>
      </w:ins>
      <w:ins w:id="1130" w:author="PR Preview" w:date="2024-01-01T00:00:00Z">
        <w:r>
          <w:t xml:space="preserve"> </w:t>
        </w:r>
      </w:ins>
      <w:ins w:id="1130" w:author="PR Preview" w:date="2024-01-01T00:00:00Z">
        <w:r>
          <w:t xml:space="preserve">no warning is signaled in the first place.</w:t>
        </w:r>
      </w:ins>
    </w:p>
    <w:bookmarkEnd w:id="367"/>
    <w:bookmarkEnd w:id="368"/>
    <w:bookmarkStart w:id="370" w:name="technical-overview"/>
    <w:p>
      <w:pPr>
        <w:pStyle w:val="Heading2"/>
      </w:pPr>
      <w:ins w:id="1131" w:author="PR Preview" w:date="2024-01-01T00:00:00Z">
        <w:r>
          <w:t xml:space="preserve">9.3 Technical Overview</w:t>
        </w:r>
      </w:ins>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9" w:name="example"/>
    <w:p>
      <w:pPr>
        <w:pStyle w:val="Heading3"/>
      </w:pPr>
      <w:ins w:id="1136" w:author="PR Preview" w:date="2024-01-01T00:00:00Z">
        <w:r>
          <w:t xml:space="preserve">9.3.1 Example</w:t>
        </w:r>
      </w:ins>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9"/>
    <w:bookmarkEnd w:id="370"/>
    <w:bookmarkEnd w:id="371"/>
    <w:bookmarkStart w:id="448" w:name="sec-quarto"/>
    <w:p>
      <w:pPr>
        <w:pStyle w:val="Heading1"/>
      </w:pPr>
      <w:r>
        <w:t xml:space="preserve">10. Quarto</w:t>
      </w:r>
    </w:p>
    <w:bookmarkStart w:id="379" w:name="introduction"/>
    <w:p>
      <w:pPr>
        <w:pStyle w:val="Heading2"/>
      </w:pPr>
      <w:r>
        <w:t xml:space="preserve">10.1 Introduction</w:t>
      </w:r>
    </w:p>
    <w:p>
      <w:pPr>
        <w:pStyle w:val="FirstParagraph"/>
      </w:pPr>
      <w:hyperlink r:id="rId3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3"/>
    <w:bookmarkStart w:id="3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4"/>
    <w:bookmarkStart w:id="378" w:name="getting-started"/>
    <w:p>
      <w:pPr>
        <w:pStyle w:val="Heading3"/>
      </w:pPr>
      <w:r>
        <w:t xml:space="preserve">10.1.3 Getting Started</w:t>
      </w:r>
    </w:p>
    <w:p>
      <w:pPr>
        <w:pStyle w:val="FirstParagraph"/>
      </w:pPr>
      <w:r>
        <w:t xml:space="preserve">To get started with Quarto:</w:t>
      </w:r>
    </w:p>
    <w:p>
      <w:pPr>
        <w:numPr>
          <w:ilvl w:val="0"/>
          <w:numId w:val="112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5">
        <w:r>
          <w:rPr>
            <w:rStyle w:val="Hyperlink"/>
          </w:rPr>
          <w:t xml:space="preserve">https://quarto.org/docs/get-started/</w:t>
        </w:r>
      </w:hyperlink>
    </w:p>
    <w:p>
      <w:pPr>
        <w:numPr>
          <w:ilvl w:val="0"/>
          <w:numId w:val="1128"/>
        </w:numPr>
      </w:pPr>
      <w:r>
        <w:rPr>
          <w:b/>
          <w:bCs/>
        </w:rPr>
        <w:t xml:space="preserve">Documentation:</w:t>
      </w:r>
      <w:r>
        <w:t xml:space="preserve"> </w:t>
      </w:r>
      <w:r>
        <w:t xml:space="preserve">The official Quarto documentation is available at</w:t>
      </w:r>
      <w:r>
        <w:t xml:space="preserve"> </w:t>
      </w:r>
      <w:hyperlink r:id="rId376">
        <w:r>
          <w:rPr>
            <w:rStyle w:val="Hyperlink"/>
          </w:rPr>
          <w:t xml:space="preserve">https://quarto.org/docs/guide/</w:t>
        </w:r>
      </w:hyperlink>
    </w:p>
    <w:p>
      <w:pPr>
        <w:numPr>
          <w:ilvl w:val="0"/>
          <w:numId w:val="112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p>
    <w:bookmarkEnd w:id="378"/>
    <w:bookmarkEnd w:id="379"/>
    <w:bookmarkStart w:id="38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80"/>
    <w:bookmarkStart w:id="3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2"/>
    <w:bookmarkStart w:id="3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0"/>
        </w:numPr>
      </w:pPr>
      <w:r>
        <w:t xml:space="preserve">Click</w:t>
      </w:r>
      <w:r>
        <w:t xml:space="preserve"> </w:t>
      </w:r>
      <w:r>
        <w:rPr>
          <w:b/>
          <w:bCs/>
        </w:rPr>
        <w:t xml:space="preserve">“Render”</w:t>
      </w:r>
      <w:r>
        <w:t xml:space="preserve"> </w:t>
      </w:r>
      <w:r>
        <w:t xml:space="preserve">in RStudio, or</w:t>
      </w:r>
    </w:p>
    <w:p>
      <w:pPr>
        <w:pStyle w:val="Compact"/>
        <w:numPr>
          <w:ilvl w:val="0"/>
          <w:numId w:val="1130"/>
        </w:numPr>
      </w:pPr>
      <w:r>
        <w:t xml:space="preserve">Press</w:t>
      </w:r>
      <w:r>
        <w:t xml:space="preserve"> </w:t>
      </w:r>
      <w:r>
        <w:rPr>
          <w:b/>
          <w:bCs/>
        </w:rPr>
        <w:t xml:space="preserve">Cmd/Ctrl + Shift + K</w:t>
      </w:r>
      <w:r>
        <w:t xml:space="preserve">, or</w:t>
      </w:r>
    </w:p>
    <w:p>
      <w:pPr>
        <w:pStyle w:val="Compact"/>
        <w:numPr>
          <w:ilvl w:val="0"/>
          <w:numId w:val="113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3"/>
    <w:bookmarkStart w:id="3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1"/>
        </w:numPr>
      </w:pPr>
      <w:r>
        <w:t xml:space="preserve">The</w:t>
      </w:r>
      <w:r>
        <w:t xml:space="preserve"> </w:t>
      </w:r>
      <w:r>
        <w:rPr>
          <w:b/>
          <w:bCs/>
        </w:rPr>
        <w:t xml:space="preserve">“Insert”</w:t>
      </w:r>
      <w:r>
        <w:t xml:space="preserve"> </w:t>
      </w:r>
      <w:r>
        <w:t xml:space="preserve">button icon in the editor toolbar</w:t>
      </w:r>
    </w:p>
    <w:p>
      <w:pPr>
        <w:pStyle w:val="Compact"/>
        <w:numPr>
          <w:ilvl w:val="0"/>
          <w:numId w:val="113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2"/>
        </w:numPr>
      </w:pPr>
      <w:r>
        <w:rPr>
          <w:rStyle w:val="VerbatimChar"/>
        </w:rPr>
        <w:t xml:space="preserve">#| label:</w:t>
      </w:r>
      <w:r>
        <w:t xml:space="preserve"> </w:t>
      </w:r>
      <w:r>
        <w:t xml:space="preserve">- give the chunk a name</w:t>
      </w:r>
    </w:p>
    <w:p>
      <w:pPr>
        <w:pStyle w:val="Compact"/>
        <w:numPr>
          <w:ilvl w:val="0"/>
          <w:numId w:val="1132"/>
        </w:numPr>
      </w:pPr>
      <w:r>
        <w:rPr>
          <w:rStyle w:val="VerbatimChar"/>
        </w:rPr>
        <w:t xml:space="preserve">#| echo: false</w:t>
      </w:r>
      <w:r>
        <w:t xml:space="preserve"> </w:t>
      </w:r>
      <w:r>
        <w:t xml:space="preserve">- hide the code but show the output</w:t>
      </w:r>
    </w:p>
    <w:p>
      <w:pPr>
        <w:pStyle w:val="Compact"/>
        <w:numPr>
          <w:ilvl w:val="0"/>
          <w:numId w:val="113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2"/>
        </w:numPr>
      </w:pPr>
      <w:r>
        <w:rPr>
          <w:rStyle w:val="VerbatimChar"/>
        </w:rPr>
        <w:t xml:space="preserve">#| eval: false</w:t>
      </w:r>
      <w:r>
        <w:t xml:space="preserve"> </w:t>
      </w:r>
      <w:r>
        <w:t xml:space="preserve">- show the code but don’t run it</w:t>
      </w:r>
    </w:p>
    <w:p>
      <w:pPr>
        <w:pStyle w:val="Compact"/>
        <w:numPr>
          <w:ilvl w:val="0"/>
          <w:numId w:val="1132"/>
        </w:numPr>
      </w:pPr>
      <w:r>
        <w:rPr>
          <w:rStyle w:val="VerbatimChar"/>
        </w:rPr>
        <w:t xml:space="preserve">#| include: false</w:t>
      </w:r>
      <w:r>
        <w:t xml:space="preserve"> </w:t>
      </w:r>
      <w:r>
        <w:t xml:space="preserve">- run the code but hide both code and output</w:t>
      </w:r>
    </w:p>
    <w:p>
      <w:pPr>
        <w:pStyle w:val="Compact"/>
        <w:numPr>
          <w:ilvl w:val="0"/>
          <w:numId w:val="1132"/>
        </w:numPr>
      </w:pPr>
      <w:r>
        <w:rPr>
          <w:rStyle w:val="VerbatimChar"/>
        </w:rPr>
        <w:t xml:space="preserve">#| warning: false</w:t>
      </w:r>
      <w:r>
        <w:t xml:space="preserve"> </w:t>
      </w:r>
      <w:r>
        <w:t xml:space="preserve">- hide warnings</w:t>
      </w:r>
    </w:p>
    <w:p>
      <w:pPr>
        <w:pStyle w:val="Compact"/>
        <w:numPr>
          <w:ilvl w:val="0"/>
          <w:numId w:val="113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4"/>
    <w:bookmarkStart w:id="38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4"/>
        </w:numPr>
      </w:pPr>
      <w:r>
        <w:t xml:space="preserve">Adjust figure dimensions for different page sizes</w:t>
      </w:r>
    </w:p>
    <w:p>
      <w:pPr>
        <w:pStyle w:val="Compact"/>
        <w:numPr>
          <w:ilvl w:val="0"/>
          <w:numId w:val="1134"/>
        </w:numPr>
      </w:pPr>
      <w:r>
        <w:t xml:space="preserve">Use different table formatting for different outputs</w:t>
      </w:r>
    </w:p>
    <w:p>
      <w:pPr>
        <w:pStyle w:val="Compact"/>
        <w:numPr>
          <w:ilvl w:val="0"/>
          <w:numId w:val="1134"/>
        </w:numPr>
      </w:pPr>
      <w:r>
        <w:t xml:space="preserve">Include or exclude content based on output format</w:t>
      </w:r>
    </w:p>
    <w:p>
      <w:pPr>
        <w:pStyle w:val="Compact"/>
        <w:numPr>
          <w:ilvl w:val="0"/>
          <w:numId w:val="1134"/>
        </w:numPr>
      </w:pPr>
      <w:r>
        <w:t xml:space="preserve">Set format-specific styling or options</w:t>
      </w:r>
    </w:p>
    <w:bookmarkEnd w:id="385"/>
    <w:bookmarkStart w:id="38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5"/>
        </w:numPr>
      </w:pPr>
      <w:r>
        <w:rPr>
          <w:rStyle w:val="VerbatimChar"/>
        </w:rPr>
        <w:t xml:space="preserve">[link text](url)</w:t>
      </w:r>
      <w:r>
        <w:t xml:space="preserve"> </w:t>
      </w:r>
      <w:r>
        <w:t xml:space="preserve">creates hyperlinks</w:t>
      </w:r>
    </w:p>
    <w:p>
      <w:pPr>
        <w:pStyle w:val="Compact"/>
        <w:numPr>
          <w:ilvl w:val="0"/>
          <w:numId w:val="113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r>
        <w:t xml:space="preserve">.</w:t>
      </w:r>
    </w:p>
    <w:bookmarkEnd w:id="386"/>
    <w:bookmarkEnd w:id="387"/>
    <w:bookmarkStart w:id="40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9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7"/>
        </w:numPr>
      </w:pPr>
      <w:r>
        <w:t xml:space="preserve">Repository:</w:t>
      </w:r>
      <w:r>
        <w:t xml:space="preserve"> </w:t>
      </w:r>
      <w:hyperlink r:id="rId388">
        <w:r>
          <w:rPr>
            <w:rStyle w:val="Hyperlink"/>
          </w:rPr>
          <w:t xml:space="preserve">https://github.com/UCD-SERG/qbt</w:t>
        </w:r>
      </w:hyperlink>
    </w:p>
    <w:p>
      <w:pPr>
        <w:pStyle w:val="Compact"/>
        <w:numPr>
          <w:ilvl w:val="1"/>
          <w:numId w:val="113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7"/>
        </w:numPr>
      </w:pPr>
      <w:r>
        <w:t xml:space="preserve">Clone your new repository and start editing</w:t>
      </w:r>
    </w:p>
    <w:p>
      <w:pPr>
        <w:pStyle w:val="Compact"/>
        <w:numPr>
          <w:ilvl w:val="1"/>
          <w:numId w:val="1137"/>
        </w:numPr>
      </w:pPr>
      <w:r>
        <w:t xml:space="preserve">Includes GitHub Actions for automatic deployment to GitHub Pages</w:t>
      </w:r>
    </w:p>
    <w:p>
      <w:pPr>
        <w:pStyle w:val="Compact"/>
        <w:numPr>
          <w:ilvl w:val="0"/>
          <w:numId w:val="1136"/>
        </w:numPr>
      </w:pPr>
      <w:r>
        <w:rPr>
          <w:b/>
          <w:bCs/>
        </w:rPr>
        <w:t xml:space="preserve">Coatless Tutorials Quarto Book Template</w:t>
      </w:r>
      <w:r>
        <w:t xml:space="preserve"> </w:t>
      </w:r>
      <w:r>
        <w:t xml:space="preserve">- Another template with helpful examples:</w:t>
      </w:r>
    </w:p>
    <w:p>
      <w:pPr>
        <w:pStyle w:val="Compact"/>
        <w:numPr>
          <w:ilvl w:val="1"/>
          <w:numId w:val="1138"/>
        </w:numPr>
      </w:pPr>
      <w:r>
        <w:t xml:space="preserve">Repository:</w:t>
      </w:r>
      <w:r>
        <w:t xml:space="preserve"> </w:t>
      </w:r>
      <w:hyperlink r:id="rId389">
        <w:r>
          <w:rPr>
            <w:rStyle w:val="Hyperlink"/>
          </w:rPr>
          <w:t xml:space="preserve">https://github.com/coatless-tutorials/quarto-book-template</w:t>
        </w:r>
      </w:hyperlink>
    </w:p>
    <w:p>
      <w:pPr>
        <w:pStyle w:val="Compact"/>
        <w:numPr>
          <w:ilvl w:val="1"/>
          <w:numId w:val="1138"/>
        </w:numPr>
      </w:pPr>
      <w:r>
        <w:t xml:space="preserve">Includes examples of common Quarto book features</w:t>
      </w:r>
    </w:p>
    <w:p>
      <w:pPr>
        <w:pStyle w:val="Compact"/>
        <w:numPr>
          <w:ilvl w:val="0"/>
          <w:numId w:val="1136"/>
        </w:numPr>
      </w:pPr>
      <w:r>
        <w:rPr>
          <w:b/>
          <w:bCs/>
        </w:rPr>
        <w:t xml:space="preserve">DataLab Quarto Template</w:t>
      </w:r>
      <w:r>
        <w:t xml:space="preserve"> </w:t>
      </w:r>
      <w:r>
        <w:t xml:space="preserve">- Template from the UC Davis DataLab and Davis R Users Group:</w:t>
      </w:r>
    </w:p>
    <w:p>
      <w:pPr>
        <w:pStyle w:val="Compact"/>
        <w:numPr>
          <w:ilvl w:val="1"/>
          <w:numId w:val="1139"/>
        </w:numPr>
      </w:pPr>
      <w:r>
        <w:t xml:space="preserve">Repository:</w:t>
      </w:r>
      <w:r>
        <w:t xml:space="preserve"> </w:t>
      </w:r>
      <w:hyperlink r:id="rId390">
        <w:r>
          <w:rPr>
            <w:rStyle w:val="Hyperlink"/>
          </w:rPr>
          <w:t xml:space="preserve">https://github.com/d-rug/datalab_template_quarto</w:t>
        </w:r>
      </w:hyperlink>
    </w:p>
    <w:p>
      <w:pPr>
        <w:pStyle w:val="Compact"/>
        <w:numPr>
          <w:ilvl w:val="1"/>
          <w:numId w:val="113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0"/>
        </w:numPr>
      </w:pPr>
      <w:r>
        <w:rPr>
          <w:rStyle w:val="VerbatimChar"/>
        </w:rPr>
        <w:t xml:space="preserve">_quarto.yml</w:t>
      </w:r>
      <w:r>
        <w:t xml:space="preserve"> </w:t>
      </w:r>
      <w:r>
        <w:t xml:space="preserve">- configuration file for your book</w:t>
      </w:r>
    </w:p>
    <w:p>
      <w:pPr>
        <w:pStyle w:val="Compact"/>
        <w:numPr>
          <w:ilvl w:val="0"/>
          <w:numId w:val="1140"/>
        </w:numPr>
      </w:pPr>
      <w:r>
        <w:rPr>
          <w:rStyle w:val="VerbatimChar"/>
        </w:rPr>
        <w:t xml:space="preserve">index.qmd</w:t>
      </w:r>
      <w:r>
        <w:t xml:space="preserve"> </w:t>
      </w:r>
      <w:r>
        <w:t xml:space="preserve">- the home page / preface</w:t>
      </w:r>
    </w:p>
    <w:p>
      <w:pPr>
        <w:pStyle w:val="Compact"/>
        <w:numPr>
          <w:ilvl w:val="0"/>
          <w:numId w:val="1140"/>
        </w:numPr>
      </w:pPr>
      <w:r>
        <w:t xml:space="preserve">Sample chapter files</w:t>
      </w:r>
    </w:p>
    <w:p>
      <w:pPr>
        <w:pStyle w:val="Compact"/>
        <w:numPr>
          <w:ilvl w:val="0"/>
          <w:numId w:val="1140"/>
        </w:numPr>
      </w:pPr>
      <w:r>
        <w:rPr>
          <w:rStyle w:val="VerbatimChar"/>
        </w:rPr>
        <w:t xml:space="preserve">references.qmd</w:t>
      </w:r>
      <w:r>
        <w:t xml:space="preserve"> </w:t>
      </w:r>
      <w:r>
        <w:t xml:space="preserve">- bibliography/references page</w:t>
      </w:r>
    </w:p>
    <w:bookmarkEnd w:id="391"/>
    <w:bookmarkStart w:id="39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2"/>
    <w:bookmarkStart w:id="39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1"/>
        </w:numPr>
      </w:pPr>
      <w:r>
        <w:t xml:space="preserve">Book metadata (title, author, date)</w:t>
      </w:r>
    </w:p>
    <w:p>
      <w:pPr>
        <w:pStyle w:val="Compact"/>
        <w:numPr>
          <w:ilvl w:val="0"/>
          <w:numId w:val="1141"/>
        </w:numPr>
      </w:pPr>
      <w:r>
        <w:t xml:space="preserve">Chapter order</w:t>
      </w:r>
    </w:p>
    <w:p>
      <w:pPr>
        <w:pStyle w:val="Compact"/>
        <w:numPr>
          <w:ilvl w:val="0"/>
          <w:numId w:val="1141"/>
        </w:numPr>
      </w:pPr>
      <w:r>
        <w:t xml:space="preserve">Output formats (HTML, PDF, ePub, etc.)</w:t>
      </w:r>
    </w:p>
    <w:p>
      <w:pPr>
        <w:pStyle w:val="Compact"/>
        <w:numPr>
          <w:ilvl w:val="0"/>
          <w:numId w:val="1141"/>
        </w:numPr>
      </w:pPr>
      <w:r>
        <w:t xml:space="preserve">Styling and theme</w:t>
      </w:r>
    </w:p>
    <w:p>
      <w:pPr>
        <w:pStyle w:val="Compact"/>
        <w:numPr>
          <w:ilvl w:val="0"/>
          <w:numId w:val="114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3"/>
    <w:bookmarkStart w:id="39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4"/>
    <w:bookmarkStart w:id="39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9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6"/>
    <w:bookmarkStart w:id="399" w:name="resources"/>
    <w:p>
      <w:pPr>
        <w:pStyle w:val="Heading3"/>
      </w:pPr>
      <w:r>
        <w:t xml:space="preserve">10.3.6 Resources</w:t>
      </w:r>
    </w:p>
    <w:p>
      <w:pPr>
        <w:pStyle w:val="Compact"/>
        <w:numPr>
          <w:ilvl w:val="0"/>
          <w:numId w:val="1142"/>
        </w:numPr>
      </w:pPr>
      <w:hyperlink r:id="rId397">
        <w:r>
          <w:rPr>
            <w:rStyle w:val="Hyperlink"/>
          </w:rPr>
          <w:t xml:space="preserve">Quarto Books Guide</w:t>
        </w:r>
      </w:hyperlink>
      <w:r>
        <w:t xml:space="preserve"> </w:t>
      </w:r>
      <w:r>
        <w:t xml:space="preserve">- comprehensive documentation for Quarto books</w:t>
      </w:r>
    </w:p>
    <w:p>
      <w:pPr>
        <w:pStyle w:val="Compact"/>
        <w:numPr>
          <w:ilvl w:val="0"/>
          <w:numId w:val="1142"/>
        </w:numPr>
      </w:pPr>
      <w:hyperlink r:id="rId398">
        <w:r>
          <w:rPr>
            <w:rStyle w:val="Hyperlink"/>
          </w:rPr>
          <w:t xml:space="preserve">Quarto Publishing Guide</w:t>
        </w:r>
      </w:hyperlink>
      <w:r>
        <w:t xml:space="preserve"> </w:t>
      </w:r>
      <w:r>
        <w:t xml:space="preserve">- how to publish your book online</w:t>
      </w:r>
    </w:p>
    <w:p>
      <w:pPr>
        <w:pStyle w:val="Compact"/>
        <w:numPr>
          <w:ilvl w:val="0"/>
          <w:numId w:val="1142"/>
        </w:numPr>
      </w:pPr>
      <w:hyperlink r:id="rId377">
        <w:r>
          <w:rPr>
            <w:rStyle w:val="Hyperlink"/>
          </w:rPr>
          <w:t xml:space="preserve">R4DS Quarto chapter</w:t>
        </w:r>
      </w:hyperlink>
      <w:r>
        <w:t xml:space="preserve"> </w:t>
      </w:r>
      <w:r>
        <w:t xml:space="preserve">(Wickham et al. 2023)</w:t>
      </w:r>
      <w:r>
        <w:t xml:space="preserve"> </w:t>
      </w:r>
      <w:r>
        <w:t xml:space="preserve">- excellent introduction to Quarto</w:t>
      </w:r>
    </w:p>
    <w:bookmarkEnd w:id="399"/>
    <w:bookmarkEnd w:id="400"/>
    <w:bookmarkStart w:id="409"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401"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3"/>
        </w:numPr>
      </w:pPr>
      <w:r>
        <w:rPr>
          <w:rStyle w:val="VerbatimChar"/>
        </w:rPr>
        <w:t xml:space="preserve">_quarto.yml</w:t>
      </w:r>
      <w:r>
        <w:t xml:space="preserve"> </w:t>
      </w:r>
      <w:r>
        <w:t xml:space="preserve">- default book configuration</w:t>
      </w:r>
    </w:p>
    <w:p>
      <w:pPr>
        <w:pStyle w:val="Compact"/>
        <w:numPr>
          <w:ilvl w:val="0"/>
          <w:numId w:val="1143"/>
        </w:numPr>
      </w:pPr>
      <w:r>
        <w:rPr>
          <w:rStyle w:val="VerbatimChar"/>
        </w:rPr>
        <w:t xml:space="preserve">_quarto-revealjs.yml</w:t>
      </w:r>
      <w:r>
        <w:t xml:space="preserve"> </w:t>
      </w:r>
      <w:r>
        <w:t xml:space="preserve">- configuration for rendering chapters as slide decks</w:t>
      </w:r>
    </w:p>
    <w:p>
      <w:pPr>
        <w:pStyle w:val="Compact"/>
        <w:numPr>
          <w:ilvl w:val="0"/>
          <w:numId w:val="1143"/>
        </w:numPr>
      </w:pPr>
      <w:r>
        <w:rPr>
          <w:rStyle w:val="VerbatimChar"/>
        </w:rPr>
        <w:t xml:space="preserve">_quarto-print.yml</w:t>
      </w:r>
      <w:r>
        <w:t xml:space="preserve"> </w:t>
      </w:r>
      <w:r>
        <w:t xml:space="preserve">- configuration optimized for PDF printing</w:t>
      </w:r>
    </w:p>
    <w:bookmarkEnd w:id="401"/>
    <w:bookmarkStart w:id="403"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402">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3"/>
    <w:bookmarkStart w:id="404" w:name="creating-a-profile"/>
    <w:p>
      <w:pPr>
        <w:pStyle w:val="Heading3"/>
      </w:pPr>
      <w:r>
        <w:t xml:space="preserve">10.4.3 Creating a Profile</w:t>
      </w:r>
    </w:p>
    <w:p>
      <w:pPr>
        <w:pStyle w:val="FirstParagraph"/>
      </w:pPr>
      <w:r>
        <w:t xml:space="preserve">To create a profile:</w:t>
      </w:r>
    </w:p>
    <w:p>
      <w:pPr>
        <w:pStyle w:val="Compact"/>
        <w:numPr>
          <w:ilvl w:val="0"/>
          <w:numId w:val="1144"/>
        </w:numPr>
      </w:pPr>
      <w:r>
        <w:t xml:space="preserve">Create a new YAML file named</w:t>
      </w:r>
      <w:r>
        <w:t xml:space="preserve"> </w:t>
      </w:r>
      <w:r>
        <w:rPr>
          <w:rStyle w:val="VerbatimChar"/>
        </w:rPr>
        <w:t xml:space="preserve">_quarto-{profile-name}.yml</w:t>
      </w:r>
    </w:p>
    <w:p>
      <w:pPr>
        <w:pStyle w:val="Compact"/>
        <w:numPr>
          <w:ilvl w:val="0"/>
          <w:numId w:val="1144"/>
        </w:numPr>
      </w:pPr>
      <w:r>
        <w:t xml:space="preserve">Include only the configuration options that differ from your default</w:t>
      </w:r>
      <w:r>
        <w:t xml:space="preserve"> </w:t>
      </w:r>
      <w:r>
        <w:rPr>
          <w:rStyle w:val="VerbatimChar"/>
        </w:rPr>
        <w:t xml:space="preserve">_quarto.yml</w:t>
      </w:r>
    </w:p>
    <w:p>
      <w:pPr>
        <w:pStyle w:val="Compact"/>
        <w:numPr>
          <w:ilvl w:val="0"/>
          <w:numId w:val="114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4"/>
    <w:bookmarkStart w:id="405"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2">
        <w:r>
          <w:rPr>
            <w:rStyle w:val="Hyperlink"/>
          </w:rPr>
          <w:t xml:space="preserve">RME course</w:t>
        </w:r>
      </w:hyperlink>
      <w:r>
        <w:t xml:space="preserve">.</w:t>
      </w:r>
    </w:p>
    <w:bookmarkEnd w:id="405"/>
    <w:bookmarkStart w:id="408" w:name="resources-1"/>
    <w:p>
      <w:pPr>
        <w:pStyle w:val="Heading3"/>
      </w:pPr>
      <w:r>
        <w:t xml:space="preserve">10.4.5 Resources</w:t>
      </w:r>
    </w:p>
    <w:p>
      <w:pPr>
        <w:pStyle w:val="Compact"/>
        <w:numPr>
          <w:ilvl w:val="0"/>
          <w:numId w:val="1145"/>
        </w:numPr>
      </w:pPr>
      <w:hyperlink r:id="rId406">
        <w:r>
          <w:rPr>
            <w:rStyle w:val="Hyperlink"/>
          </w:rPr>
          <w:t xml:space="preserve">Quarto Profiles Documentation</w:t>
        </w:r>
      </w:hyperlink>
    </w:p>
    <w:p>
      <w:pPr>
        <w:pStyle w:val="Compact"/>
        <w:numPr>
          <w:ilvl w:val="0"/>
          <w:numId w:val="1145"/>
        </w:numPr>
      </w:pPr>
      <w:hyperlink r:id="rId402">
        <w:r>
          <w:rPr>
            <w:rStyle w:val="Hyperlink"/>
          </w:rPr>
          <w:t xml:space="preserve">RME Example</w:t>
        </w:r>
      </w:hyperlink>
      <w:r>
        <w:t xml:space="preserve"> </w:t>
      </w:r>
      <w:r>
        <w:t xml:space="preserve">- see the source at</w:t>
      </w:r>
      <w:r>
        <w:t xml:space="preserve"> </w:t>
      </w:r>
      <w:hyperlink r:id="rId407">
        <w:r>
          <w:rPr>
            <w:rStyle w:val="Hyperlink"/>
          </w:rPr>
          <w:t xml:space="preserve">https://github.com/d-morrison/rme</w:t>
        </w:r>
      </w:hyperlink>
      <w:r>
        <w:t xml:space="preserve"> </w:t>
      </w:r>
      <w:r>
        <w:t xml:space="preserve">for a working example</w:t>
      </w:r>
    </w:p>
    <w:bookmarkEnd w:id="408"/>
    <w:bookmarkEnd w:id="409"/>
    <w:bookmarkStart w:id="414" w:name="advanced-features"/>
    <w:p>
      <w:pPr>
        <w:pStyle w:val="Heading2"/>
      </w:pPr>
      <w:r>
        <w:t xml:space="preserve">10.5 Advanced Features</w:t>
      </w:r>
    </w:p>
    <w:bookmarkStart w:id="411"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8"/>
        </w:numPr>
      </w:pPr>
      <w:r>
        <w:t xml:space="preserve">Automatic numbering of figures, tables, and equations</w:t>
      </w:r>
    </w:p>
    <w:p>
      <w:pPr>
        <w:pStyle w:val="Compact"/>
        <w:numPr>
          <w:ilvl w:val="0"/>
          <w:numId w:val="1148"/>
        </w:numPr>
      </w:pPr>
      <w:r>
        <w:t xml:space="preserve">Automatic updates when content is reordered</w:t>
      </w:r>
    </w:p>
    <w:p>
      <w:pPr>
        <w:pStyle w:val="Compact"/>
        <w:numPr>
          <w:ilvl w:val="0"/>
          <w:numId w:val="1148"/>
        </w:numPr>
      </w:pPr>
      <w:r>
        <w:t xml:space="preserve">Clickable cross-references in HTML and PDF output</w:t>
      </w:r>
    </w:p>
    <w:p>
      <w:pPr>
        <w:pStyle w:val="Compact"/>
        <w:numPr>
          <w:ilvl w:val="0"/>
          <w:numId w:val="1148"/>
        </w:numPr>
      </w:pPr>
      <w:r>
        <w:t xml:space="preserve">Consistent formatting across all output formats</w:t>
      </w:r>
    </w:p>
    <w:p>
      <w:pPr>
        <w:pStyle w:val="Compact"/>
        <w:numPr>
          <w:ilvl w:val="0"/>
          <w:numId w:val="114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10">
        <w:r>
          <w:rPr>
            <w:rStyle w:val="Hyperlink"/>
          </w:rPr>
          <w:t xml:space="preserve">Quarto Cross-References documentation</w:t>
        </w:r>
      </w:hyperlink>
      <w:r>
        <w:t xml:space="preserve">.</w:t>
      </w:r>
    </w:p>
    <w:bookmarkEnd w:id="411"/>
    <w:bookmarkStart w:id="413"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9"/>
        </w:numPr>
      </w:pPr>
      <w:r>
        <w:rPr>
          <w:b/>
          <w:bCs/>
        </w:rPr>
        <w:t xml:space="preserve">Easier Code Review:</w:t>
      </w:r>
      <w:r>
        <w:t xml:space="preserve"> </w:t>
      </w:r>
      <w:r>
        <w:t xml:space="preserve">Reviewers can see exactly what changed—either the organization (main file) or the content (include file).</w:t>
      </w:r>
    </w:p>
    <w:p>
      <w:pPr>
        <w:numPr>
          <w:ilvl w:val="0"/>
          <w:numId w:val="114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0"/>
        </w:numPr>
      </w:pPr>
      <w:r>
        <w:t xml:space="preserve">Stored in a subdirectory matching the chapter name</w:t>
      </w:r>
    </w:p>
    <w:p>
      <w:pPr>
        <w:pStyle w:val="Compact"/>
        <w:numPr>
          <w:ilvl w:val="0"/>
          <w:numId w:val="1150"/>
        </w:numPr>
      </w:pPr>
      <w:r>
        <w:t xml:space="preserve">Contains only the content for that section (no heading)</w:t>
      </w:r>
    </w:p>
    <w:p>
      <w:pPr>
        <w:pStyle w:val="Compact"/>
        <w:numPr>
          <w:ilvl w:val="0"/>
          <w:numId w:val="1150"/>
        </w:numPr>
      </w:pPr>
      <w:r>
        <w:t xml:space="preserve">The heading stays in the main chapter file</w:t>
      </w:r>
    </w:p>
    <w:p>
      <w:pPr>
        <w:pStyle w:val="Compact"/>
        <w:numPr>
          <w:ilvl w:val="0"/>
          <w:numId w:val="115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2">
        <w:r>
          <w:rPr>
            <w:rStyle w:val="Hyperlink"/>
          </w:rPr>
          <w:t xml:space="preserve">Quarto Includes documentation</w:t>
        </w:r>
      </w:hyperlink>
      <w:r>
        <w:t xml:space="preserve">.</w:t>
      </w:r>
    </w:p>
    <w:bookmarkEnd w:id="413"/>
    <w:bookmarkEnd w:id="414"/>
    <w:bookmarkStart w:id="432"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5"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5"/>
    <w:bookmarkStart w:id="418"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6"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1"/>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1"/>
        </w:numPr>
      </w:pPr>
      <w:r>
        <w:rPr>
          <w:b/>
          <w:bCs/>
        </w:rPr>
        <w:t xml:space="preserve">Complete rendering failures:</w:t>
      </w:r>
      <w:r>
        <w:t xml:space="preserve"> </w:t>
      </w:r>
      <w:r>
        <w:t xml:space="preserve">The rendering process may fail entirely with errors</w:t>
      </w:r>
    </w:p>
    <w:p>
      <w:pPr>
        <w:pStyle w:val="Compact"/>
        <w:numPr>
          <w:ilvl w:val="0"/>
          <w:numId w:val="1151"/>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6"/>
    <w:bookmarkStart w:id="417"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2"/>
        </w:numPr>
      </w:pPr>
      <w:r>
        <w:rPr>
          <w:b/>
          <w:bCs/>
        </w:rPr>
        <w:t xml:space="preserve">Small or blurry images:</w:t>
      </w:r>
      <w:r>
        <w:t xml:space="preserve"> </w:t>
      </w:r>
      <w:r>
        <w:t xml:space="preserve">Diagrams appear rasterized at low resolution</w:t>
      </w:r>
    </w:p>
    <w:p>
      <w:pPr>
        <w:pStyle w:val="Compact"/>
        <w:numPr>
          <w:ilvl w:val="0"/>
          <w:numId w:val="1152"/>
        </w:numPr>
      </w:pPr>
      <w:r>
        <w:rPr>
          <w:b/>
          <w:bCs/>
        </w:rPr>
        <w:t xml:space="preserve">Incorrect sizing:</w:t>
      </w:r>
      <w:r>
        <w:t xml:space="preserve"> </w:t>
      </w:r>
      <w:r>
        <w:t xml:space="preserve">Diagrams may not respect sizing options specified in the document</w:t>
      </w:r>
    </w:p>
    <w:bookmarkEnd w:id="417"/>
    <w:bookmarkEnd w:id="418"/>
    <w:bookmarkStart w:id="424"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20"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3"/>
        </w:numPr>
      </w:pPr>
      <w:r>
        <w:t xml:space="preserve">First render your mermaid diagrams to HTML</w:t>
      </w:r>
    </w:p>
    <w:p>
      <w:pPr>
        <w:pStyle w:val="Compact"/>
        <w:numPr>
          <w:ilvl w:val="0"/>
          <w:numId w:val="1153"/>
        </w:numPr>
      </w:pPr>
      <w:r>
        <w:t xml:space="preserve">Export them as PNG or SVG images manually using:</w:t>
      </w:r>
    </w:p>
    <w:p>
      <w:pPr>
        <w:pStyle w:val="Compact"/>
        <w:numPr>
          <w:ilvl w:val="1"/>
          <w:numId w:val="1154"/>
        </w:numPr>
      </w:pPr>
      <w:r>
        <w:t xml:space="preserve">Browser developer tools (save rendered diagram)</w:t>
      </w:r>
    </w:p>
    <w:p>
      <w:pPr>
        <w:pStyle w:val="Compact"/>
        <w:numPr>
          <w:ilvl w:val="1"/>
          <w:numId w:val="1154"/>
        </w:numPr>
      </w:pPr>
      <w:r>
        <w:t xml:space="preserve">Online mermaid editors (e.g.,</w:t>
      </w:r>
      <w:r>
        <w:t xml:space="preserve"> </w:t>
      </w:r>
      <w:hyperlink r:id="rId419">
        <w:r>
          <w:rPr>
            <w:rStyle w:val="Hyperlink"/>
          </w:rPr>
          <w:t xml:space="preserve">https://mermaid.live/</w:t>
        </w:r>
      </w:hyperlink>
      <w:r>
        <w:t xml:space="preserve">)</w:t>
      </w:r>
    </w:p>
    <w:p>
      <w:pPr>
        <w:pStyle w:val="Compact"/>
        <w:numPr>
          <w:ilvl w:val="1"/>
          <w:numId w:val="1154"/>
        </w:numPr>
      </w:pPr>
      <w:r>
        <w:t xml:space="preserve">Mermaid CLI tools</w:t>
      </w:r>
    </w:p>
    <w:p>
      <w:pPr>
        <w:pStyle w:val="Compact"/>
        <w:numPr>
          <w:ilvl w:val="0"/>
          <w:numId w:val="1153"/>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20"/>
    <w:bookmarkStart w:id="421"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21"/>
    <w:bookmarkStart w:id="422"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2"/>
    <w:bookmarkStart w:id="423"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3"/>
    <w:bookmarkEnd w:id="424"/>
    <w:bookmarkStart w:id="426" w:name="real-world-example"/>
    <w:p>
      <w:pPr>
        <w:pStyle w:val="Heading3"/>
      </w:pPr>
      <w:r>
        <w:t xml:space="preserve">10.6.4 Real-World Example</w:t>
      </w:r>
    </w:p>
    <w:p>
      <w:pPr>
        <w:pStyle w:val="FirstParagraph"/>
      </w:pPr>
      <w:r>
        <w:t xml:space="preserve">In</w:t>
      </w:r>
      <w:r>
        <w:t xml:space="preserve"> </w:t>
      </w:r>
      <w:hyperlink r:id="rId425">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6"/>
    <w:bookmarkStart w:id="430"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5"/>
        </w:numPr>
      </w:pPr>
      <w:hyperlink r:id="rId427">
        <w:r>
          <w:rPr>
            <w:rStyle w:val="Hyperlink"/>
          </w:rPr>
          <w:t xml:space="preserve">Quarto CLI Issue #3809</w:t>
        </w:r>
      </w:hyperlink>
      <w:r>
        <w:t xml:space="preserve"> </w:t>
      </w:r>
      <w:r>
        <w:t xml:space="preserve">- Tracking mermaid/dot rendering to DOCX/PDF</w:t>
      </w:r>
    </w:p>
    <w:p>
      <w:pPr>
        <w:pStyle w:val="Compact"/>
        <w:numPr>
          <w:ilvl w:val="0"/>
          <w:numId w:val="1155"/>
        </w:numPr>
      </w:pPr>
      <w:hyperlink r:id="rId428">
        <w:r>
          <w:rPr>
            <w:rStyle w:val="Hyperlink"/>
          </w:rPr>
          <w:t xml:space="preserve">Quarto Discussion #6085</w:t>
        </w:r>
      </w:hyperlink>
      <w:r>
        <w:t xml:space="preserve"> </w:t>
      </w:r>
      <w:r>
        <w:t xml:space="preserve">- Mermaid rendering hangs with DOCX</w:t>
      </w:r>
    </w:p>
    <w:p>
      <w:pPr>
        <w:pStyle w:val="Compact"/>
        <w:numPr>
          <w:ilvl w:val="0"/>
          <w:numId w:val="1155"/>
        </w:numPr>
      </w:pPr>
      <w:hyperlink r:id="rId429">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30"/>
    <w:bookmarkStart w:id="431" w:name="summary"/>
    <w:p>
      <w:pPr>
        <w:pStyle w:val="Heading3"/>
      </w:pPr>
      <w:r>
        <w:t xml:space="preserve">10.6.6 Summary</w:t>
      </w:r>
    </w:p>
    <w:p>
      <w:pPr>
        <w:pStyle w:val="FirstParagraph"/>
      </w:pPr>
      <w:r>
        <w:rPr>
          <w:b/>
          <w:bCs/>
        </w:rPr>
        <w:t xml:space="preserve">Key Takeaways:</w:t>
      </w:r>
    </w:p>
    <w:p>
      <w:pPr>
        <w:pStyle w:val="Compact"/>
        <w:numPr>
          <w:ilvl w:val="0"/>
          <w:numId w:val="1156"/>
        </w:numPr>
      </w:pPr>
      <w:r>
        <w:t xml:space="preserve">Mermaid diagrams work well in HTML output but are problematic for DOCX and PDF</w:t>
      </w:r>
    </w:p>
    <w:p>
      <w:pPr>
        <w:pStyle w:val="Compact"/>
        <w:numPr>
          <w:ilvl w:val="0"/>
          <w:numId w:val="1156"/>
        </w:numPr>
      </w:pPr>
      <w:r>
        <w:t xml:space="preserve">Rendering failures,</w:t>
      </w:r>
      <w:r>
        <w:t xml:space="preserve"> </w:t>
      </w:r>
      <w:r>
        <w:t xml:space="preserve">hangs,</w:t>
      </w:r>
      <w:r>
        <w:t xml:space="preserve"> </w:t>
      </w:r>
      <w:r>
        <w:t xml:space="preserve">and quality issues are common</w:t>
      </w:r>
    </w:p>
    <w:p>
      <w:pPr>
        <w:pStyle w:val="Compact"/>
        <w:numPr>
          <w:ilvl w:val="0"/>
          <w:numId w:val="1156"/>
        </w:numPr>
      </w:pPr>
      <w:r>
        <w:t xml:space="preserve">For reliable DOCX/PDF output,</w:t>
      </w:r>
      <w:r>
        <w:t xml:space="preserve"> </w:t>
      </w:r>
      <w:r>
        <w:t xml:space="preserve">export diagrams manually as images</w:t>
      </w:r>
    </w:p>
    <w:p>
      <w:pPr>
        <w:pStyle w:val="Compact"/>
        <w:numPr>
          <w:ilvl w:val="0"/>
          <w:numId w:val="1156"/>
        </w:numPr>
      </w:pPr>
      <w:r>
        <w:t xml:space="preserve">Use conditional content to show different formats based on output type</w:t>
      </w:r>
    </w:p>
    <w:p>
      <w:pPr>
        <w:pStyle w:val="Compact"/>
        <w:numPr>
          <w:ilvl w:val="0"/>
          <w:numId w:val="1156"/>
        </w:numPr>
      </w:pPr>
      <w:r>
        <w:t xml:space="preserve">Prefer HTML output when mermaid diagrams are important to your document</w:t>
      </w:r>
    </w:p>
    <w:bookmarkEnd w:id="431"/>
    <w:bookmarkEnd w:id="432"/>
    <w:bookmarkStart w:id="439"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33">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34"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7"/>
        </w:numPr>
      </w:pPr>
      <w:r>
        <w:t xml:space="preserve">Quarto version and binary dependencies (Pandoc, Dart Sass, Deno, Typst)</w:t>
      </w:r>
    </w:p>
    <w:p>
      <w:pPr>
        <w:pStyle w:val="Compact"/>
        <w:numPr>
          <w:ilvl w:val="0"/>
          <w:numId w:val="1157"/>
        </w:numPr>
      </w:pPr>
      <w:r>
        <w:t xml:space="preserve">LaTeX installation (TinyTeX or system TeX)</w:t>
      </w:r>
    </w:p>
    <w:p>
      <w:pPr>
        <w:pStyle w:val="Compact"/>
        <w:numPr>
          <w:ilvl w:val="0"/>
          <w:numId w:val="1157"/>
        </w:numPr>
      </w:pPr>
      <w:r>
        <w:t xml:space="preserve">Python, Jupyter, and available kernels</w:t>
      </w:r>
    </w:p>
    <w:p>
      <w:pPr>
        <w:pStyle w:val="Compact"/>
        <w:numPr>
          <w:ilvl w:val="0"/>
          <w:numId w:val="1157"/>
        </w:numPr>
      </w:pPr>
      <w:r>
        <w:t xml:space="preserve">R, knitr, and rmarkdown versions</w:t>
      </w:r>
    </w:p>
    <w:p>
      <w:pPr>
        <w:pStyle w:val="Compact"/>
        <w:numPr>
          <w:ilvl w:val="0"/>
          <w:numId w:val="1157"/>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33">
        <w:r>
          <w:rPr>
            <w:rStyle w:val="Hyperlink"/>
          </w:rPr>
          <w:t xml:space="preserve">official guide</w:t>
        </w:r>
      </w:hyperlink>
      <w:r>
        <w:t xml:space="preserve"> </w:t>
      </w:r>
      <w:r>
        <w:t xml:space="preserve">for the complete, authoritative list of checks.</w:t>
      </w:r>
    </w:p>
    <w:bookmarkEnd w:id="434"/>
    <w:bookmarkStart w:id="435"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8"/>
        </w:numPr>
      </w:pPr>
      <w:r>
        <w:rPr>
          <w:b/>
          <w:bCs/>
        </w:rPr>
        <w:t xml:space="preserve">Windows:</w:t>
      </w:r>
      <w:r>
        <w:t xml:space="preserve"> </w:t>
      </w:r>
      <w:r>
        <w:rPr>
          <w:rStyle w:val="VerbatimChar"/>
        </w:rPr>
        <w:t xml:space="preserve">%LOCALAPPDATA%\quarto\logs</w:t>
      </w:r>
    </w:p>
    <w:p>
      <w:pPr>
        <w:pStyle w:val="Compact"/>
        <w:numPr>
          <w:ilvl w:val="0"/>
          <w:numId w:val="1158"/>
        </w:numPr>
      </w:pPr>
      <w:r>
        <w:rPr>
          <w:b/>
          <w:bCs/>
        </w:rPr>
        <w:t xml:space="preserve">macOS:</w:t>
      </w:r>
      <w:r>
        <w:t xml:space="preserve"> </w:t>
      </w:r>
      <w:r>
        <w:rPr>
          <w:rStyle w:val="VerbatimChar"/>
        </w:rPr>
        <w:t xml:space="preserve">~/Library/Application Support/quarto/logs</w:t>
      </w:r>
    </w:p>
    <w:p>
      <w:pPr>
        <w:pStyle w:val="Compact"/>
        <w:numPr>
          <w:ilvl w:val="0"/>
          <w:numId w:val="1158"/>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35"/>
    <w:bookmarkStart w:id="436"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36"/>
    <w:bookmarkStart w:id="438"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33">
        <w:r>
          <w:rPr>
            <w:rStyle w:val="Hyperlink"/>
          </w:rPr>
          <w:t xml:space="preserve">official Quarto Troubleshooting Guide</w:t>
        </w:r>
      </w:hyperlink>
      <w:r>
        <w:t xml:space="preserve">,</w:t>
      </w:r>
      <w:r>
        <w:t xml:space="preserve"> </w:t>
      </w:r>
      <w:r>
        <w:t xml:space="preserve">which covers:</w:t>
      </w:r>
    </w:p>
    <w:p>
      <w:pPr>
        <w:pStyle w:val="Compact"/>
        <w:numPr>
          <w:ilvl w:val="0"/>
          <w:numId w:val="1159"/>
        </w:numPr>
      </w:pPr>
      <w:r>
        <w:t xml:space="preserve">Jupyter engine debugging and kernel issues</w:t>
      </w:r>
    </w:p>
    <w:p>
      <w:pPr>
        <w:pStyle w:val="Compact"/>
        <w:numPr>
          <w:ilvl w:val="0"/>
          <w:numId w:val="1159"/>
        </w:numPr>
      </w:pPr>
      <w:r>
        <w:t xml:space="preserve">Lua filter debugging and tracing</w:t>
      </w:r>
    </w:p>
    <w:p>
      <w:pPr>
        <w:pStyle w:val="Compact"/>
        <w:numPr>
          <w:ilvl w:val="0"/>
          <w:numId w:val="1159"/>
        </w:numPr>
      </w:pPr>
      <w:r>
        <w:t xml:space="preserve">Julia-specific troubleshooting</w:t>
      </w:r>
    </w:p>
    <w:p>
      <w:pPr>
        <w:pStyle w:val="Compact"/>
        <w:numPr>
          <w:ilvl w:val="0"/>
          <w:numId w:val="1159"/>
        </w:numPr>
      </w:pPr>
      <w:r>
        <w:t xml:space="preserve">Detailed environment and dependency diagnostics</w:t>
      </w:r>
    </w:p>
    <w:p>
      <w:pPr>
        <w:pStyle w:val="Compact"/>
        <w:numPr>
          <w:ilvl w:val="0"/>
          <w:numId w:val="1159"/>
        </w:numPr>
      </w:pPr>
      <w:r>
        <w:t xml:space="preserve">Installation problems (including macOS installer logs)</w:t>
      </w:r>
    </w:p>
    <w:p>
      <w:pPr>
        <w:pStyle w:val="FirstParagraph"/>
      </w:pPr>
      <w:r>
        <w:t xml:space="preserve">When seeking help on the</w:t>
      </w:r>
      <w:r>
        <w:t xml:space="preserve"> </w:t>
      </w:r>
      <w:hyperlink r:id="rId437">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8"/>
    <w:bookmarkEnd w:id="439"/>
    <w:bookmarkStart w:id="447" w:name="additional-resources-1"/>
    <w:p>
      <w:pPr>
        <w:pStyle w:val="Heading2"/>
      </w:pPr>
      <w:r>
        <w:t xml:space="preserve">10.8 Additional Resources</w:t>
      </w:r>
    </w:p>
    <w:bookmarkStart w:id="440" w:name="official-documentation"/>
    <w:p>
      <w:pPr>
        <w:pStyle w:val="Heading3"/>
      </w:pPr>
      <w:r>
        <w:t xml:space="preserve">10.8.1 Official Documentation</w:t>
      </w:r>
    </w:p>
    <w:p>
      <w:pPr>
        <w:pStyle w:val="Compact"/>
        <w:numPr>
          <w:ilvl w:val="0"/>
          <w:numId w:val="1160"/>
        </w:numPr>
      </w:pPr>
      <w:hyperlink r:id="rId376">
        <w:r>
          <w:rPr>
            <w:rStyle w:val="Hyperlink"/>
          </w:rPr>
          <w:t xml:space="preserve">Quarto Official Guide</w:t>
        </w:r>
      </w:hyperlink>
      <w:r>
        <w:t xml:space="preserve"> </w:t>
      </w:r>
      <w:r>
        <w:t xml:space="preserve">- comprehensive official documentation</w:t>
      </w:r>
    </w:p>
    <w:p>
      <w:pPr>
        <w:pStyle w:val="Compact"/>
        <w:numPr>
          <w:ilvl w:val="0"/>
          <w:numId w:val="1160"/>
        </w:numPr>
      </w:pPr>
      <w:hyperlink r:id="rId397">
        <w:r>
          <w:rPr>
            <w:rStyle w:val="Hyperlink"/>
          </w:rPr>
          <w:t xml:space="preserve">Quarto Books Guide</w:t>
        </w:r>
      </w:hyperlink>
      <w:r>
        <w:t xml:space="preserve"> </w:t>
      </w:r>
      <w:r>
        <w:t xml:space="preserve">- documentation specific to creating books</w:t>
      </w:r>
    </w:p>
    <w:p>
      <w:pPr>
        <w:pStyle w:val="Compact"/>
        <w:numPr>
          <w:ilvl w:val="0"/>
          <w:numId w:val="1160"/>
        </w:numPr>
      </w:pPr>
      <w:hyperlink r:id="rId398">
        <w:r>
          <w:rPr>
            <w:rStyle w:val="Hyperlink"/>
          </w:rPr>
          <w:t xml:space="preserve">Quarto Publishing Guide</w:t>
        </w:r>
      </w:hyperlink>
      <w:r>
        <w:t xml:space="preserve"> </w:t>
      </w:r>
      <w:r>
        <w:t xml:space="preserve">- how to publish your Quarto content online</w:t>
      </w:r>
    </w:p>
    <w:p>
      <w:pPr>
        <w:pStyle w:val="Compact"/>
        <w:numPr>
          <w:ilvl w:val="0"/>
          <w:numId w:val="1160"/>
        </w:numPr>
      </w:pPr>
      <w:hyperlink r:id="rId375">
        <w:r>
          <w:rPr>
            <w:rStyle w:val="Hyperlink"/>
          </w:rPr>
          <w:t xml:space="preserve">Quarto Getting Started</w:t>
        </w:r>
      </w:hyperlink>
      <w:r>
        <w:t xml:space="preserve"> </w:t>
      </w:r>
      <w:r>
        <w:t xml:space="preserve">- installation and basic usage</w:t>
      </w:r>
    </w:p>
    <w:bookmarkEnd w:id="440"/>
    <w:bookmarkStart w:id="441" w:name="learning-resources"/>
    <w:p>
      <w:pPr>
        <w:pStyle w:val="Heading3"/>
      </w:pPr>
      <w:r>
        <w:t xml:space="preserve">10.8.2 Learning Resources</w:t>
      </w:r>
    </w:p>
    <w:p>
      <w:pPr>
        <w:pStyle w:val="Compact"/>
        <w:numPr>
          <w:ilvl w:val="0"/>
          <w:numId w:val="1161"/>
        </w:numPr>
      </w:pPr>
      <w:hyperlink r:id="rId377">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1"/>
        </w:numPr>
      </w:pPr>
      <w:hyperlink r:id="rId402">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1"/>
        </w:numPr>
      </w:pPr>
      <w:hyperlink r:id="rId395">
        <w:r>
          <w:rPr>
            <w:rStyle w:val="Hyperlink"/>
          </w:rPr>
          <w:t xml:space="preserve">UCD-SeRG Lab Manual Source</w:t>
        </w:r>
      </w:hyperlink>
      <w:r>
        <w:t xml:space="preserve"> </w:t>
      </w:r>
      <w:r>
        <w:t xml:space="preserve">- this manual’s source code provides examples of:</w:t>
      </w:r>
    </w:p>
    <w:p>
      <w:pPr>
        <w:pStyle w:val="Compact"/>
        <w:numPr>
          <w:ilvl w:val="1"/>
          <w:numId w:val="1162"/>
        </w:numPr>
      </w:pPr>
      <w:r>
        <w:t xml:space="preserve">Book structure and organization</w:t>
      </w:r>
    </w:p>
    <w:p>
      <w:pPr>
        <w:pStyle w:val="Compact"/>
        <w:numPr>
          <w:ilvl w:val="1"/>
          <w:numId w:val="1162"/>
        </w:numPr>
      </w:pPr>
      <w:r>
        <w:t xml:space="preserve">Using includes for modular content</w:t>
      </w:r>
      <w:r>
        <w:br/>
      </w:r>
    </w:p>
    <w:p>
      <w:pPr>
        <w:pStyle w:val="Compact"/>
        <w:numPr>
          <w:ilvl w:val="1"/>
          <w:numId w:val="1162"/>
        </w:numPr>
      </w:pPr>
      <w:r>
        <w:t xml:space="preserve">Configuring multiple output formats (HTML, PDF, ePub, Word)</w:t>
      </w:r>
    </w:p>
    <w:p>
      <w:pPr>
        <w:pStyle w:val="Compact"/>
        <w:numPr>
          <w:ilvl w:val="1"/>
          <w:numId w:val="1162"/>
        </w:numPr>
      </w:pPr>
      <w:r>
        <w:t xml:space="preserve">Cross-references for figures, tables, and sections</w:t>
      </w:r>
    </w:p>
    <w:bookmarkEnd w:id="441"/>
    <w:bookmarkStart w:id="442" w:name="templates"/>
    <w:p>
      <w:pPr>
        <w:pStyle w:val="Heading3"/>
      </w:pPr>
      <w:r>
        <w:t xml:space="preserve">10.8.3 Templates</w:t>
      </w:r>
    </w:p>
    <w:p>
      <w:pPr>
        <w:pStyle w:val="Compact"/>
        <w:numPr>
          <w:ilvl w:val="0"/>
          <w:numId w:val="1163"/>
        </w:numPr>
      </w:pPr>
      <w:hyperlink r:id="rId388">
        <w:r>
          <w:rPr>
            <w:rStyle w:val="Hyperlink"/>
          </w:rPr>
          <w:t xml:space="preserve">UCD-SeRG Quarto Book Template</w:t>
        </w:r>
      </w:hyperlink>
      <w:r>
        <w:t xml:space="preserve"> </w:t>
      </w:r>
      <w:r>
        <w:t xml:space="preserve">- our recommended template</w:t>
      </w:r>
    </w:p>
    <w:p>
      <w:pPr>
        <w:pStyle w:val="Compact"/>
        <w:numPr>
          <w:ilvl w:val="0"/>
          <w:numId w:val="1163"/>
        </w:numPr>
      </w:pPr>
      <w:hyperlink r:id="rId38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3"/>
        </w:numPr>
      </w:pPr>
      <w:hyperlink r:id="rId390">
        <w:r>
          <w:rPr>
            <w:rStyle w:val="Hyperlink"/>
          </w:rPr>
          <w:t xml:space="preserve">DataLab Quarto Template</w:t>
        </w:r>
      </w:hyperlink>
      <w:r>
        <w:t xml:space="preserve"> </w:t>
      </w:r>
      <w:r>
        <w:t xml:space="preserve">- template from the UC Davis DataLab and Davis R Users Group</w:t>
      </w:r>
    </w:p>
    <w:bookmarkEnd w:id="442"/>
    <w:bookmarkStart w:id="445"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4"/>
        </w:numPr>
      </w:pPr>
      <w:hyperlink r:id="rId443">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4"/>
        </w:numPr>
      </w:pPr>
      <w:hyperlink r:id="rId444">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45"/>
    <w:bookmarkStart w:id="446"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5"/>
        </w:numPr>
      </w:pPr>
      <w:hyperlink w:anchor="sec-github">
        <w:r>
          <w:rPr>
            <w:rStyle w:val="Hyperlink"/>
          </w:rPr>
          <w:t xml:space="preserve">Chapter 11</w:t>
        </w:r>
      </w:hyperlink>
      <w:r>
        <w:t xml:space="preserve"> </w:t>
      </w:r>
      <w:r>
        <w:t xml:space="preserve">- Version control for Quarto projects</w:t>
      </w:r>
    </w:p>
    <w:p>
      <w:r>
        <w:br w:type="page"/>
      </w:r>
    </w:p>
    <w:bookmarkEnd w:id="446"/>
    <w:bookmarkEnd w:id="447"/>
    <w:bookmarkEnd w:id="448"/>
    <w:bookmarkStart w:id="514" w:name="sec-github"/>
    <w:p>
      <w:pPr>
        <w:pStyle w:val="Heading1"/>
      </w:pPr>
      <w:r>
        <w:t xml:space="preserve">11. Github</w:t>
      </w:r>
    </w:p>
    <w:bookmarkStart w:id="451" w:name="basics"/>
    <w:p>
      <w:pPr>
        <w:pStyle w:val="Heading2"/>
      </w:pPr>
      <w:r>
        <w:t xml:space="preserve">11.1 Basics</w:t>
      </w:r>
    </w:p>
    <w:p>
      <w:pPr>
        <w:pStyle w:val="Compact"/>
        <w:numPr>
          <w:ilvl w:val="0"/>
          <w:numId w:val="1166"/>
        </w:numPr>
      </w:pPr>
      <w:r>
        <w:t xml:space="preserve">A detailed tutorial of Git can be found</w:t>
      </w:r>
      <w:r>
        <w:t xml:space="preserve"> </w:t>
      </w:r>
      <w:hyperlink r:id="rId449">
        <w:r>
          <w:rPr>
            <w:rStyle w:val="Hyperlink"/>
          </w:rPr>
          <w:t xml:space="preserve">here on the CS61B website</w:t>
        </w:r>
      </w:hyperlink>
      <w:r>
        <w:t xml:space="preserve">.</w:t>
      </w:r>
    </w:p>
    <w:p>
      <w:pPr>
        <w:pStyle w:val="Compact"/>
        <w:numPr>
          <w:ilvl w:val="0"/>
          <w:numId w:val="1166"/>
        </w:numPr>
      </w:pPr>
      <w:r>
        <w:t xml:space="preserve">If you are already familiar with Git, you can reference the summary at the end of</w:t>
      </w:r>
      <w:r>
        <w:t xml:space="preserve"> </w:t>
      </w:r>
      <w:hyperlink r:id="rId449">
        <w:r>
          <w:rPr>
            <w:rStyle w:val="Hyperlink"/>
          </w:rPr>
          <w:t xml:space="preserve">Section B</w:t>
        </w:r>
      </w:hyperlink>
      <w:r>
        <w:t xml:space="preserve">.</w:t>
      </w:r>
    </w:p>
    <w:p>
      <w:pPr>
        <w:pStyle w:val="Compact"/>
        <w:numPr>
          <w:ilvl w:val="0"/>
          <w:numId w:val="116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6"/>
        </w:numPr>
      </w:pPr>
      <w:r>
        <w:t xml:space="preserve">For hands-on Git practice, see the</w:t>
      </w:r>
      <w:r>
        <w:t xml:space="preserve"> </w:t>
      </w:r>
      <w:hyperlink r:id="rId450">
        <w:r>
          <w:rPr>
            <w:rStyle w:val="Hyperlink"/>
          </w:rPr>
          <w:t xml:space="preserve">UC Davis DataLab Git Sandbox</w:t>
        </w:r>
      </w:hyperlink>
      <w:r>
        <w:t xml:space="preserve"> </w:t>
      </w:r>
      <w:r>
        <w:t xml:space="preserve">- a collaborative repository for learning Git workflows.</w:t>
      </w:r>
    </w:p>
    <w:bookmarkEnd w:id="451"/>
    <w:bookmarkStart w:id="467" w:name="sec-github-education"/>
    <w:p>
      <w:pPr>
        <w:pStyle w:val="Heading2"/>
      </w:pPr>
      <w:r>
        <w:t xml:space="preserve">11.2 GitHub Education and Copilot Access</w:t>
      </w:r>
    </w:p>
    <w:bookmarkStart w:id="455"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7"/>
        </w:numPr>
      </w:pPr>
      <w:r>
        <w:t xml:space="preserve">Visit the</w:t>
      </w:r>
      <w:r>
        <w:t xml:space="preserve"> </w:t>
      </w:r>
      <w:hyperlink r:id="rId452">
        <w:r>
          <w:rPr>
            <w:rStyle w:val="Hyperlink"/>
          </w:rPr>
          <w:t xml:space="preserve">GitHub Education website</w:t>
        </w:r>
      </w:hyperlink>
    </w:p>
    <w:p>
      <w:pPr>
        <w:pStyle w:val="Compact"/>
        <w:numPr>
          <w:ilvl w:val="0"/>
          <w:numId w:val="116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7"/>
        </w:numPr>
      </w:pPr>
      <w:r>
        <w:t xml:space="preserve">Sign in with your GitHub account (or create one if you don’t have one)</w:t>
      </w:r>
    </w:p>
    <w:p>
      <w:pPr>
        <w:pStyle w:val="Compact"/>
        <w:numPr>
          <w:ilvl w:val="0"/>
          <w:numId w:val="116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7"/>
        </w:numPr>
      </w:pPr>
      <w:r>
        <w:t xml:space="preserve">Provide proof of your academic affiliation (e.g., upload a photo of your student ID or university letter)</w:t>
      </w:r>
    </w:p>
    <w:p>
      <w:pPr>
        <w:pStyle w:val="Compact"/>
        <w:numPr>
          <w:ilvl w:val="0"/>
          <w:numId w:val="116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53">
        <w:r>
          <w:rPr>
            <w:rStyle w:val="Hyperlink"/>
          </w:rPr>
          <w:t xml:space="preserve">GitHub Student Developer Pack</w:t>
        </w:r>
      </w:hyperlink>
      <w:r>
        <w:t xml:space="preserve"> </w:t>
      </w:r>
      <w:r>
        <w:t xml:space="preserve">(for students)</w:t>
      </w:r>
      <w:r>
        <w:t xml:space="preserve"> </w:t>
      </w:r>
      <w:r>
        <w:t xml:space="preserve">or</w:t>
      </w:r>
      <w:r>
        <w:t xml:space="preserve"> </w:t>
      </w:r>
      <w:hyperlink r:id="rId454">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55"/>
    <w:bookmarkStart w:id="466"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8"/>
        </w:numPr>
      </w:pPr>
      <w:r>
        <w:t xml:space="preserve">Ensure you have a GitHub account and have signed up for GitHub Education (see above)</w:t>
      </w:r>
    </w:p>
    <w:p>
      <w:pPr>
        <w:pStyle w:val="Compact"/>
        <w:numPr>
          <w:ilvl w:val="0"/>
          <w:numId w:val="1168"/>
        </w:numPr>
      </w:pPr>
      <w:r>
        <w:t xml:space="preserve">Go to the</w:t>
      </w:r>
      <w:r>
        <w:t xml:space="preserve"> </w:t>
      </w:r>
      <w:hyperlink r:id="rId456">
        <w:r>
          <w:rPr>
            <w:rStyle w:val="Hyperlink"/>
          </w:rPr>
          <w:t xml:space="preserve">UC Davis IT ServiceHub GitHub page</w:t>
        </w:r>
      </w:hyperlink>
    </w:p>
    <w:p>
      <w:pPr>
        <w:pStyle w:val="Compact"/>
        <w:numPr>
          <w:ilvl w:val="0"/>
          <w:numId w:val="1168"/>
        </w:numPr>
      </w:pPr>
      <w:r>
        <w:t xml:space="preserve">Click the blue</w:t>
      </w:r>
      <w:r>
        <w:t xml:space="preserve"> </w:t>
      </w:r>
      <w:r>
        <w:t xml:space="preserve">“Get GitHub!”</w:t>
      </w:r>
      <w:r>
        <w:t xml:space="preserve"> </w:t>
      </w:r>
      <w:r>
        <w:t xml:space="preserve">button near the top right</w:t>
      </w:r>
    </w:p>
    <w:p>
      <w:pPr>
        <w:pStyle w:val="Compact"/>
        <w:numPr>
          <w:ilvl w:val="0"/>
          <w:numId w:val="116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0" w:name="fig-request-copilot-seat"/>
          <w:p>
            <w:pPr>
              <w:pStyle w:val="Compact"/>
              <w:jc w:val="center"/>
            </w:pPr>
            <w:r>
              <w:drawing>
                <wp:inline>
                  <wp:extent cx="5334000" cy="3052792"/>
                  <wp:effectExtent b="0" l="0" r="0" t="0"/>
                  <wp:docPr descr="" title="" id="458" name="Picture"/>
                  <a:graphic>
                    <a:graphicData uri="http://schemas.openxmlformats.org/drawingml/2006/picture">
                      <pic:pic>
                        <pic:nvPicPr>
                          <pic:cNvPr descr="assets/images/github-copilot-invitation-email.png" id="459" name="Picture"/>
                          <pic:cNvPicPr>
                            <a:picLocks noChangeArrowheads="1" noChangeAspect="1"/>
                          </pic:cNvPicPr>
                        </pic:nvPicPr>
                        <pic:blipFill>
                          <a:blip r:embed="rId457"/>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60"/>
        </w:tc>
      </w:tr>
    </w:tbl>
    <w:p>
      <w:pPr>
        <w:pStyle w:val="Compact"/>
        <w:numPr>
          <w:ilvl w:val="0"/>
          <w:numId w:val="1169"/>
        </w:numPr>
      </w:pPr>
      <w:r>
        <w:t xml:space="preserve">Click</w:t>
      </w:r>
      <w:r>
        <w:t xml:space="preserve"> </w:t>
      </w:r>
      <w:r>
        <w:t xml:space="preserve">“Join UC Davis”</w:t>
      </w:r>
      <w:r>
        <w:t xml:space="preserve"> </w:t>
      </w:r>
      <w:r>
        <w:t xml:space="preserve">to accept the invitation</w:t>
      </w:r>
    </w:p>
    <w:p>
      <w:pPr>
        <w:pStyle w:val="Compact"/>
        <w:numPr>
          <w:ilvl w:val="0"/>
          <w:numId w:val="116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0"/>
        </w:numPr>
      </w:pPr>
      <w:r>
        <w:t xml:space="preserve">Go to your</w:t>
      </w:r>
      <w:r>
        <w:t xml:space="preserve"> </w:t>
      </w:r>
      <w:hyperlink r:id="rId461">
        <w:r>
          <w:rPr>
            <w:rStyle w:val="Hyperlink"/>
          </w:rPr>
          <w:t xml:space="preserve">GitHub Copilot settings</w:t>
        </w:r>
      </w:hyperlink>
    </w:p>
    <w:p>
      <w:pPr>
        <w:pStyle w:val="Compact"/>
        <w:numPr>
          <w:ilvl w:val="0"/>
          <w:numId w:val="117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65" w:name="fig-copilot-settings-org-options"/>
          <w:p>
            <w:pPr>
              <w:pStyle w:val="Compact"/>
              <w:jc w:val="center"/>
            </w:pPr>
            <w:r>
              <w:drawing>
                <wp:inline>
                  <wp:extent cx="5334000" cy="531962"/>
                  <wp:effectExtent b="0" l="0" r="0" t="0"/>
                  <wp:docPr descr="" title="" id="463" name="Picture"/>
                  <a:graphic>
                    <a:graphicData uri="http://schemas.openxmlformats.org/drawingml/2006/picture">
                      <pic:pic>
                        <pic:nvPicPr>
                          <pic:cNvPr descr="assets/images/github-copilot-settings-page.png" id="464" name="Picture"/>
                          <pic:cNvPicPr>
                            <a:picLocks noChangeArrowheads="1" noChangeAspect="1"/>
                          </pic:cNvPicPr>
                        </pic:nvPicPr>
                        <pic:blipFill>
                          <a:blip r:embed="rId462"/>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65"/>
        </w:tc>
      </w:tr>
    </w:tbl>
    <w:p>
      <w:pPr>
        <w:pStyle w:val="Compact"/>
        <w:numPr>
          <w:ilvl w:val="0"/>
          <w:numId w:val="1171"/>
        </w:numPr>
      </w:pPr>
      <w:r>
        <w:t xml:space="preserve">Wait for approval from the UC Davis GitHub organization administrators</w:t>
      </w:r>
    </w:p>
    <w:p>
      <w:pPr>
        <w:pStyle w:val="Compact"/>
        <w:numPr>
          <w:ilvl w:val="0"/>
          <w:numId w:val="117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66"/>
    <w:bookmarkEnd w:id="467"/>
    <w:bookmarkStart w:id="468"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8"/>
    <w:bookmarkStart w:id="477" w:name="sec-cli-tools"/>
    <w:p>
      <w:pPr>
        <w:pStyle w:val="Heading2"/>
      </w:pPr>
      <w:r>
        <w:t xml:space="preserve">11.4 GitHub CLI and GitLab CLI</w:t>
      </w:r>
    </w:p>
    <w:p>
      <w:pPr>
        <w:pStyle w:val="FirstParagraph"/>
      </w:pPr>
      <w:hyperlink r:id="rId469">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70">
        <w:r>
          <w:rPr>
            <w:rStyle w:val="VerbatimChar"/>
          </w:rPr>
          <w:t xml:space="preserve">glab</w:t>
        </w:r>
      </w:hyperlink>
      <w:r>
        <w:t xml:space="preserve"> </w:t>
      </w:r>
      <w:r>
        <w:t xml:space="preserve">is the GitLab equivalent.</w:t>
      </w:r>
    </w:p>
    <w:bookmarkStart w:id="47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7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gh</w:t>
      </w:r>
    </w:p>
    <w:p>
      <w:pPr>
        <w:pStyle w:val="Compact"/>
        <w:numPr>
          <w:ilvl w:val="0"/>
          <w:numId w:val="1172"/>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72">
        <w:r>
          <w:rPr>
            <w:rStyle w:val="Hyperlink"/>
          </w:rPr>
          <w:t xml:space="preserve">GitHub CLI apt repository</w:t>
        </w:r>
      </w:hyperlink>
    </w:p>
    <w:p>
      <w:pPr>
        <w:pStyle w:val="Compact"/>
        <w:numPr>
          <w:ilvl w:val="0"/>
          <w:numId w:val="1172"/>
        </w:numPr>
      </w:pPr>
      <w:r>
        <w:rPr>
          <w:b/>
          <w:bCs/>
        </w:rPr>
        <w:t xml:space="preserve">Linux (Fedora/RHEL):</w:t>
      </w:r>
      <w:r>
        <w:t xml:space="preserve"> </w:t>
      </w:r>
      <w:r>
        <w:rPr>
          <w:rStyle w:val="VerbatimChar"/>
        </w:rPr>
        <w:t xml:space="preserve">sudo dnf install gh</w:t>
      </w:r>
    </w:p>
    <w:p>
      <w:pPr>
        <w:pStyle w:val="Compact"/>
        <w:numPr>
          <w:ilvl w:val="0"/>
          <w:numId w:val="1172"/>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ins w:id="1547" w:author="PR Preview" w:date="2024-01-01T00:00:00Z">
        <w:r>
          <w:t xml:space="preserve">On Windows with Git Bash or MSYS2,</w:t>
        </w:r>
      </w:ins>
      <w:ins w:id="1547" w:author="PR Preview" w:date="2024-01-01T00:00:00Z">
        <w:r>
          <w:t xml:space="preserve"> </w:t>
        </w:r>
      </w:ins>
      <w:ins w:id="1547" w:author="PR Preview" w:date="2024-01-01T00:00:00Z">
        <w:r>
          <w:t xml:space="preserve">see</w:t>
        </w:r>
      </w:ins>
      <w:ins w:id="1547" w:author="PR Preview" w:date="2024-01-01T00:00:00Z">
        <w:r>
          <w:t xml:space="preserve"> </w:t>
        </w:r>
      </w:ins>
      <w:hyperlink w:anchor="sec-ai-claude-code-windows">
        <w:r>
          <w:rPr>
            <w:rStyle w:val="Hyperlink"/>
          </w:rPr>
          <w:t xml:space="preserve">Section 18.5.20</w:t>
        </w:r>
      </w:hyperlink>
      <w:ins w:id="1547" w:author="PR Preview" w:date="2024-01-01T00:00:00Z">
        <w:r>
          <w:t xml:space="preserve"> </w:t>
        </w:r>
      </w:ins>
      <w:ins w:id="1547" w:author="PR Preview" w:date="2024-01-01T00:00:00Z">
        <w:r>
          <w:t xml:space="preserve">for the</w:t>
        </w:r>
      </w:ins>
      <w:ins w:id="1547" w:author="PR Preview" w:date="2024-01-01T00:00:00Z">
        <w:r>
          <w:t xml:space="preserve"> </w:t>
        </w:r>
      </w:ins>
      <w:ins w:id="1547" w:author="PR Preview" w:date="2024-01-01T00:00:00Z">
        <w:r>
          <w:rPr>
            <w:rStyle w:val="VerbatimChar"/>
          </w:rPr>
          <w:t xml:space="preserve">winpty</w:t>
        </w:r>
      </w:ins>
      <w:ins w:id="1547" w:author="PR Preview" w:date="2024-01-01T00:00:00Z">
        <w:r>
          <w:t xml:space="preserve"> </w:t>
        </w:r>
      </w:ins>
      <w:ins w:id="1547" w:author="PR Preview" w:date="2024-01-01T00:00:00Z">
        <w:r>
          <w:t xml:space="preserve">workaround if the interactive</w:t>
        </w:r>
      </w:ins>
      <w:ins w:id="1547" w:author="PR Preview" w:date="2024-01-01T00:00:00Z">
        <w:r>
          <w:t xml:space="preserve"> </w:t>
        </w:r>
      </w:ins>
      <w:ins w:id="1547" w:author="PR Preview" w:date="2024-01-01T00:00:00Z">
        <w:r>
          <w:t xml:space="preserve">prompt fails.</w:t>
        </w:r>
      </w:ins>
    </w:p>
    <w:bookmarkEnd w:id="473"/>
    <w:bookmarkStart w:id="47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7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3"/>
        </w:numPr>
      </w:pPr>
      <w:r>
        <w:rPr>
          <w:b/>
          <w:bCs/>
        </w:rPr>
        <w:t xml:space="preserve">macOS:</w:t>
      </w:r>
      <w:r>
        <w:t xml:space="preserve"> </w:t>
      </w:r>
      <w:r>
        <w:rPr>
          <w:rStyle w:val="VerbatimChar"/>
        </w:rPr>
        <w:t xml:space="preserve">brew install glab</w:t>
      </w:r>
    </w:p>
    <w:p>
      <w:pPr>
        <w:pStyle w:val="Compact"/>
        <w:numPr>
          <w:ilvl w:val="0"/>
          <w:numId w:val="1173"/>
        </w:numPr>
      </w:pPr>
      <w:r>
        <w:rPr>
          <w:b/>
          <w:bCs/>
        </w:rPr>
        <w:t xml:space="preserve">Linux:</w:t>
      </w:r>
      <w:r>
        <w:t xml:space="preserve"> </w:t>
      </w:r>
      <w:r>
        <w:t xml:space="preserve">download the latest package from the</w:t>
      </w:r>
      <w:r>
        <w:t xml:space="preserve"> </w:t>
      </w:r>
      <w:hyperlink r:id="rId47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3"/>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7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ins w:id="1555" w:author="PR Preview" w:date="2024-01-01T00:00:00Z">
        <w:r>
          <w:t xml:space="preserve">On Windows with Git Bash or MSYS2,</w:t>
        </w:r>
      </w:ins>
      <w:ins w:id="1555" w:author="PR Preview" w:date="2024-01-01T00:00:00Z">
        <w:r>
          <w:t xml:space="preserve"> </w:t>
        </w:r>
      </w:ins>
      <w:ins w:id="1555" w:author="PR Preview" w:date="2024-01-01T00:00:00Z">
        <w:r>
          <w:t xml:space="preserve">see</w:t>
        </w:r>
      </w:ins>
      <w:ins w:id="1555" w:author="PR Preview" w:date="2024-01-01T00:00:00Z">
        <w:r>
          <w:t xml:space="preserve"> </w:t>
        </w:r>
      </w:ins>
      <w:hyperlink w:anchor="sec-ai-claude-code-windows">
        <w:r>
          <w:rPr>
            <w:rStyle w:val="Hyperlink"/>
          </w:rPr>
          <w:t xml:space="preserve">Section 18.5.20</w:t>
        </w:r>
      </w:hyperlink>
      <w:ins w:id="1555" w:author="PR Preview" w:date="2024-01-01T00:00:00Z">
        <w:r>
          <w:t xml:space="preserve"> </w:t>
        </w:r>
      </w:ins>
      <w:ins w:id="1555" w:author="PR Preview" w:date="2024-01-01T00:00:00Z">
        <w:r>
          <w:t xml:space="preserve">for the</w:t>
        </w:r>
      </w:ins>
      <w:ins w:id="1555" w:author="PR Preview" w:date="2024-01-01T00:00:00Z">
        <w:r>
          <w:t xml:space="preserve"> </w:t>
        </w:r>
      </w:ins>
      <w:ins w:id="1555" w:author="PR Preview" w:date="2024-01-01T00:00:00Z">
        <w:r>
          <w:rPr>
            <w:rStyle w:val="VerbatimChar"/>
          </w:rPr>
          <w:t xml:space="preserve">winpty</w:t>
        </w:r>
      </w:ins>
      <w:ins w:id="1555" w:author="PR Preview" w:date="2024-01-01T00:00:00Z">
        <w:r>
          <w:t xml:space="preserve"> </w:t>
        </w:r>
      </w:ins>
      <w:ins w:id="1555" w:author="PR Preview" w:date="2024-01-01T00:00:00Z">
        <w:r>
          <w:t xml:space="preserve">workaround if the interactive</w:t>
        </w:r>
      </w:ins>
      <w:ins w:id="1555" w:author="PR Preview" w:date="2024-01-01T00:00:00Z">
        <w:r>
          <w:t xml:space="preserve"> </w:t>
        </w:r>
      </w:ins>
      <w:ins w:id="1555" w:author="PR Preview" w:date="2024-01-01T00:00:00Z">
        <w:r>
          <w:t xml:space="preserve">prompt fails.</w:t>
        </w:r>
      </w:ins>
    </w:p>
    <w:bookmarkEnd w:id="476"/>
    <w:bookmarkEnd w:id="477"/>
    <w:bookmarkStart w:id="47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4"/>
        </w:numPr>
      </w:pPr>
      <w:r>
        <w:t xml:space="preserve">You want to start working on a new part of the project, but you aren’t sure yet if your changes will work and make it to the final product.</w:t>
      </w:r>
    </w:p>
    <w:p>
      <w:pPr>
        <w:pStyle w:val="Compact"/>
        <w:numPr>
          <w:ilvl w:val="0"/>
          <w:numId w:val="117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8">
        <w:r>
          <w:rPr>
            <w:rStyle w:val="Hyperlink"/>
          </w:rPr>
          <w:t xml:space="preserve">here</w:t>
        </w:r>
      </w:hyperlink>
      <w:r>
        <w:t xml:space="preserve">. You can also find instructions on how to handle merge conflicts when joining branches together.</w:t>
      </w:r>
    </w:p>
    <w:bookmarkEnd w:id="479"/>
    <w:bookmarkStart w:id="482"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8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8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81"/>
          <w:p/>
        </w:tc>
      </w:tr>
    </w:tbl>
    <w:bookmarkEnd w:id="482"/>
    <w:bookmarkStart w:id="490" w:name="sec-pr-roles"/>
    <w:p>
      <w:pPr>
        <w:pStyle w:val="Heading2"/>
      </w:pPr>
      <w:r>
        <w:t xml:space="preserve">11.7 Pull Request Roles</w:t>
      </w:r>
    </w:p>
    <w:p>
      <w:pPr>
        <w:pStyle w:val="FirstParagraph"/>
      </w:pPr>
      <w:r>
        <w:t xml:space="preserve">Every pull request involves several people,</w:t>
      </w:r>
      <w:r>
        <w:t xml:space="preserve"> </w:t>
      </w:r>
      <w:r>
        <w:t xml:space="preserve">each with a distinct role.</w:t>
      </w:r>
    </w:p>
    <w:bookmarkStart w:id="483" w:name="sec-pr-issue-creator"/>
    <w:p>
      <w:pPr>
        <w:pStyle w:val="Heading3"/>
      </w:pPr>
      <w:r>
        <w:t xml:space="preserve">11.7.1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483"/>
    <w:bookmarkStart w:id="484" w:name="sec-pr-author"/>
    <w:p>
      <w:pPr>
        <w:pStyle w:val="Heading3"/>
      </w:pPr>
      <w:r>
        <w:t xml:space="preserve">11.7.2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484"/>
    <w:bookmarkStart w:id="485" w:name="sec-pr-reviewer"/>
    <w:p>
      <w:pPr>
        <w:pStyle w:val="Heading3"/>
      </w:pPr>
      <w:r>
        <w:t xml:space="preserve">11.7.3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485"/>
    <w:bookmarkStart w:id="486" w:name="sec-pr-merger"/>
    <w:p>
      <w:pPr>
        <w:pStyle w:val="Heading3"/>
      </w:pPr>
      <w:r>
        <w:t xml:space="preserve">11.7.4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486"/>
    <w:bookmarkStart w:id="487" w:name="sec-pr-assignee"/>
    <w:p>
      <w:pPr>
        <w:pStyle w:val="Heading3"/>
      </w:pPr>
      <w:r>
        <w:t xml:space="preserve">11.7.5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487"/>
    <w:bookmarkStart w:id="489" w:name="sec-pr-steward"/>
    <w:p>
      <w:pPr>
        <w:pStyle w:val="Heading3"/>
      </w:pPr>
      <w:r>
        <w:t xml:space="preserve">11.7.6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488">
        <w:r>
          <w:rPr>
            <w:rStyle w:val="Hyperlink"/>
          </w:rPr>
          <w:t xml:space="preserve">contributor docs</w:t>
        </w:r>
      </w:hyperlink>
      <w:r>
        <w:t xml:space="preserve">.</w:t>
      </w:r>
    </w:p>
    <w:bookmarkEnd w:id="489"/>
    <w:bookmarkEnd w:id="490"/>
    <w:bookmarkStart w:id="492" w:name="commonly-used-git-commands"/>
    <w:p>
      <w:pPr>
        <w:pStyle w:val="Heading2"/>
      </w:pPr>
      <w:r>
        <w:t xml:space="preserve">11.8 Commonly Used Git Commands</w:t>
      </w:r>
    </w:p>
    <w:tbl>
      <w:tblPr>
        <w:tblStyle w:val="Table"/>
        <w:tblW w:type="pct" w:w="5000"/>
        <w:tblLayout w:type="fixed"/>
        <w:tblLook w:firstRow="0" w:lastRow="0" w:firstColumn="0" w:lastColumn="0" w:noHBand="0" w:noVBand="0" w:val="0000"/>
      </w:tblPr>
      <w:tblGrid>
        <w:gridCol w:w="7920"/>
      </w:tblGrid>
      <w:tr>
        <w:tc>
          <w:tcPr/>
          <w:bookmarkStart w:id="49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91"/>
          <w:p/>
        </w:tc>
      </w:tr>
    </w:tbl>
    <w:bookmarkEnd w:id="492"/>
    <w:bookmarkStart w:id="493" w:name="how-often-should-i-commit"/>
    <w:p>
      <w:pPr>
        <w:pStyle w:val="Heading2"/>
      </w:pPr>
      <w:r>
        <w:t xml:space="preserve">11.9 How often should I commit?</w:t>
      </w:r>
    </w:p>
    <w:p>
      <w:pPr>
        <w:pStyle w:val="FirstParagraph"/>
      </w:pPr>
      <w:r>
        <w:t xml:space="preserve">It is good practice to commit every 15 minutes, or every time you make a significant change. It is better to commit more rather than less.</w:t>
      </w:r>
    </w:p>
    <w:bookmarkEnd w:id="493"/>
    <w:bookmarkStart w:id="497" w:name="repeated-amend-workflow"/>
    <w:p>
      <w:pPr>
        <w:pStyle w:val="Heading2"/>
      </w:pPr>
      <w:r>
        <w:t xml:space="preserve">11.10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4" w:name="basic-workflow"/>
    <w:p>
      <w:pPr>
        <w:pStyle w:val="Heading3"/>
      </w:pPr>
      <w:r>
        <w:t xml:space="preserve">11.10.1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4"/>
    <w:bookmarkStart w:id="496" w:name="key-points"/>
    <w:p>
      <w:pPr>
        <w:pStyle w:val="Heading3"/>
      </w:pPr>
      <w:r>
        <w:t xml:space="preserve">11.10.2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95">
        <w:r>
          <w:rPr>
            <w:rStyle w:val="Hyperlink"/>
          </w:rPr>
          <w:t xml:space="preserve">Repeated Amend chapter</w:t>
        </w:r>
      </w:hyperlink>
      <w:r>
        <w:t xml:space="preserve"> </w:t>
      </w:r>
      <w:r>
        <w:t xml:space="preserve">in Happy Git with R.</w:t>
      </w:r>
    </w:p>
    <w:bookmarkEnd w:id="496"/>
    <w:bookmarkEnd w:id="497"/>
    <w:bookmarkStart w:id="500" w:name="what-should-be-pushed-to-github"/>
    <w:p>
      <w:pPr>
        <w:pStyle w:val="Heading2"/>
      </w:pPr>
      <w:r>
        <w:t xml:space="preserve">11.11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9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99">
        <w:r>
          <w:rPr>
            <w:rStyle w:val="Hyperlink"/>
          </w:rPr>
          <w:t xml:space="preserve">great discussion of project-oriented workflows</w:t>
        </w:r>
      </w:hyperlink>
      <w:r>
        <w:t xml:space="preserve">, extolling the virtues of a self-contained, portable projects, for your reference.</w:t>
      </w:r>
    </w:p>
    <w:bookmarkEnd w:id="500"/>
    <w:bookmarkStart w:id="513" w:name="sec-gitattributes"/>
    <w:p>
      <w:pPr>
        <w:pStyle w:val="Heading2"/>
      </w:pPr>
      <w:r>
        <w:t xml:space="preserve">11.12 Customizing How Files Appear on GitHub</w:t>
      </w:r>
    </w:p>
    <w:p>
      <w:pPr>
        <w:pStyle w:val="FirstParagraph"/>
      </w:pPr>
      <w:r>
        <w:t xml:space="preserve">GitHub uses a tool called</w:t>
      </w:r>
      <w:r>
        <w:t xml:space="preserve"> </w:t>
      </w:r>
      <w:hyperlink r:id="rId50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03" w:name="the-linguist-generated-attribute"/>
    <w:p>
      <w:pPr>
        <w:pStyle w:val="Heading3"/>
      </w:pPr>
      <w:r>
        <w:t xml:space="preserve">11.12.1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7"/>
        </w:numPr>
      </w:pPr>
      <w:r>
        <w:rPr>
          <w:b/>
          <w:bCs/>
        </w:rPr>
        <w:t xml:space="preserve">Excluded from language statistics</w:t>
      </w:r>
      <w:r>
        <w:t xml:space="preserve"> </w:t>
      </w:r>
      <w:r>
        <w:t xml:space="preserve">- they won’t affect your repository’s language breakdown</w:t>
      </w:r>
    </w:p>
    <w:p>
      <w:pPr>
        <w:pStyle w:val="Compact"/>
        <w:numPr>
          <w:ilvl w:val="0"/>
          <w:numId w:val="117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8"/>
        </w:numPr>
      </w:pPr>
      <w:r>
        <w:t xml:space="preserve">Auto-generated documentation files</w:t>
      </w:r>
    </w:p>
    <w:p>
      <w:pPr>
        <w:pStyle w:val="Compact"/>
        <w:numPr>
          <w:ilvl w:val="0"/>
          <w:numId w:val="1178"/>
        </w:numPr>
      </w:pPr>
      <w:r>
        <w:t xml:space="preserve">Files generated by build tools or code generators</w:t>
      </w:r>
    </w:p>
    <w:p>
      <w:pPr>
        <w:pStyle w:val="Compact"/>
        <w:numPr>
          <w:ilvl w:val="0"/>
          <w:numId w:val="117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02">
        <w:r>
          <w:rPr>
            <w:rStyle w:val="Hyperlink"/>
          </w:rPr>
          <w:t xml:space="preserve">Generated code documentation</w:t>
        </w:r>
      </w:hyperlink>
      <w:r>
        <w:t xml:space="preserve">.</w:t>
      </w:r>
    </w:p>
    <w:bookmarkEnd w:id="503"/>
    <w:bookmarkStart w:id="506" w:name="using-.gitattributes"/>
    <w:p>
      <w:pPr>
        <w:pStyle w:val="Heading3"/>
      </w:pPr>
      <w:r>
        <w:t xml:space="preserve">11.12.2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504">
        <w:r>
          <w:rPr>
            <w:rStyle w:val="Hyperlink"/>
          </w:rPr>
          <w:t xml:space="preserve">pattern format documentation</w:t>
        </w:r>
      </w:hyperlink>
      <w:r>
        <w:t xml:space="preserve"> </w:t>
      </w:r>
      <w:r>
        <w:t xml:space="preserve">and the</w:t>
      </w:r>
      <w:r>
        <w:t xml:space="preserve"> </w:t>
      </w:r>
      <w:hyperlink r:id="rId505">
        <w:r>
          <w:rPr>
            <w:rStyle w:val="Hyperlink"/>
          </w:rPr>
          <w:t xml:space="preserve">Using gitattributes guide</w:t>
        </w:r>
      </w:hyperlink>
      <w:r>
        <w:t xml:space="preserve">.</w:t>
      </w:r>
    </w:p>
    <w:bookmarkEnd w:id="506"/>
    <w:bookmarkStart w:id="512" w:name="other-useful-linguist-attributes"/>
    <w:p>
      <w:pPr>
        <w:pStyle w:val="Heading3"/>
      </w:pPr>
      <w:r>
        <w:t xml:space="preserve">11.12.3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9"/>
        </w:numPr>
      </w:pPr>
      <w:r>
        <w:rPr>
          <w:rStyle w:val="VerbatimChar"/>
        </w:rPr>
        <w:t xml:space="preserve">linguist-vendored</w:t>
      </w:r>
      <w:r>
        <w:t xml:space="preserve"> </w:t>
      </w:r>
      <w:r>
        <w:t xml:space="preserve">- Marks vendored code (libraries you didn’t write) to exclude from stats (</w:t>
      </w:r>
      <w:hyperlink r:id="rId507">
        <w:r>
          <w:rPr>
            <w:rStyle w:val="Hyperlink"/>
          </w:rPr>
          <w:t xml:space="preserve">documentation</w:t>
        </w:r>
      </w:hyperlink>
      <w:r>
        <w:t xml:space="preserve">)</w:t>
      </w:r>
    </w:p>
    <w:p>
      <w:pPr>
        <w:pStyle w:val="Compact"/>
        <w:numPr>
          <w:ilvl w:val="0"/>
          <w:numId w:val="1179"/>
        </w:numPr>
      </w:pPr>
      <w:r>
        <w:rPr>
          <w:rStyle w:val="VerbatimChar"/>
        </w:rPr>
        <w:t xml:space="preserve">linguist-documentation</w:t>
      </w:r>
      <w:r>
        <w:t xml:space="preserve"> </w:t>
      </w:r>
      <w:r>
        <w:t xml:space="preserve">- Marks documentation files to exclude from stats (</w:t>
      </w:r>
      <w:hyperlink r:id="rId508">
        <w:r>
          <w:rPr>
            <w:rStyle w:val="Hyperlink"/>
          </w:rPr>
          <w:t xml:space="preserve">documentation</w:t>
        </w:r>
      </w:hyperlink>
      <w:r>
        <w:t xml:space="preserve">)</w:t>
      </w:r>
    </w:p>
    <w:p>
      <w:pPr>
        <w:pStyle w:val="Compact"/>
        <w:numPr>
          <w:ilvl w:val="0"/>
          <w:numId w:val="1179"/>
        </w:numPr>
      </w:pPr>
      <w:r>
        <w:rPr>
          <w:rStyle w:val="VerbatimChar"/>
        </w:rPr>
        <w:t xml:space="preserve">linguist-detectable</w:t>
      </w:r>
      <w:r>
        <w:t xml:space="preserve"> </w:t>
      </w:r>
      <w:r>
        <w:t xml:space="preserve">- Forces a file type to be included in language stats (useful for data or prose files) (</w:t>
      </w:r>
      <w:hyperlink r:id="rId509">
        <w:r>
          <w:rPr>
            <w:rStyle w:val="Hyperlink"/>
          </w:rPr>
          <w:t xml:space="preserve">documentation</w:t>
        </w:r>
      </w:hyperlink>
      <w:r>
        <w:t xml:space="preserve">)</w:t>
      </w:r>
    </w:p>
    <w:p>
      <w:pPr>
        <w:pStyle w:val="Compact"/>
        <w:numPr>
          <w:ilvl w:val="0"/>
          <w:numId w:val="1179"/>
        </w:numPr>
      </w:pPr>
      <w:r>
        <w:rPr>
          <w:rStyle w:val="VerbatimChar"/>
        </w:rPr>
        <w:t xml:space="preserve">linguist-language=&lt;name&gt;</w:t>
      </w:r>
      <w:r>
        <w:t xml:space="preserve"> </w:t>
      </w:r>
      <w:r>
        <w:t xml:space="preserve">- Overrides the detected language for syntax highlighting (</w:t>
      </w:r>
      <w:hyperlink r:id="rId50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10">
        <w:r>
          <w:rPr>
            <w:rStyle w:val="Hyperlink"/>
          </w:rPr>
          <w:t xml:space="preserve">Customizing how changed files appear on GitHub</w:t>
        </w:r>
      </w:hyperlink>
      <w:r>
        <w:t xml:space="preserve"> </w:t>
      </w:r>
      <w:r>
        <w:t xml:space="preserve">and the</w:t>
      </w:r>
      <w:r>
        <w:t xml:space="preserve"> </w:t>
      </w:r>
      <w:hyperlink r:id="rId511">
        <w:r>
          <w:rPr>
            <w:rStyle w:val="Hyperlink"/>
          </w:rPr>
          <w:t xml:space="preserve">Linguist overrides documentation</w:t>
        </w:r>
      </w:hyperlink>
      <w:r>
        <w:t xml:space="preserve">.</w:t>
      </w:r>
    </w:p>
    <w:p>
      <w:r>
        <w:br w:type="page"/>
      </w:r>
    </w:p>
    <w:bookmarkEnd w:id="512"/>
    <w:bookmarkEnd w:id="513"/>
    <w:bookmarkEnd w:id="514"/>
    <w:bookmarkStart w:id="549" w:name="sec-r-ci"/>
    <w:p>
      <w:pPr>
        <w:pStyle w:val="Heading1"/>
      </w:pPr>
      <w:r>
        <w:t xml:space="preserve">12. Continuous Integration</w:t>
      </w:r>
    </w:p>
    <w:bookmarkStart w:id="516" w:name="understanding-github-actions"/>
    <w:p>
      <w:pPr>
        <w:pStyle w:val="Heading2"/>
      </w:pPr>
      <w:r>
        <w:t xml:space="preserve">12.1 Understanding GitHub Actions</w:t>
      </w:r>
    </w:p>
    <w:p>
      <w:pPr>
        <w:pStyle w:val="FirstParagraph"/>
      </w:pPr>
      <w:hyperlink r:id="rId51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8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80"/>
        </w:numPr>
      </w:pPr>
      <w:r>
        <w:rPr>
          <w:b/>
          <w:bCs/>
        </w:rPr>
        <w:t xml:space="preserve">Immediate feedback</w:t>
      </w:r>
      <w:r>
        <w:t xml:space="preserve">: Get notified of problems quickly, when they’re easier to fix</w:t>
      </w:r>
    </w:p>
    <w:p>
      <w:pPr>
        <w:pStyle w:val="Compact"/>
        <w:numPr>
          <w:ilvl w:val="0"/>
          <w:numId w:val="1180"/>
        </w:numPr>
      </w:pPr>
      <w:r>
        <w:rPr>
          <w:b/>
          <w:bCs/>
        </w:rPr>
        <w:t xml:space="preserve">Better collaboration</w:t>
      </w:r>
      <w:r>
        <w:t xml:space="preserve">: External contributors can see if their changes pass all checks before you review</w:t>
      </w:r>
    </w:p>
    <w:p>
      <w:pPr>
        <w:pStyle w:val="Compact"/>
        <w:numPr>
          <w:ilvl w:val="0"/>
          <w:numId w:val="1180"/>
        </w:numPr>
      </w:pPr>
      <w:r>
        <w:rPr>
          <w:b/>
          <w:bCs/>
        </w:rPr>
        <w:t xml:space="preserve">Quality assurance</w:t>
      </w:r>
      <w:r>
        <w:t xml:space="preserve">: Catch platform-specific issues before they reach users</w:t>
      </w:r>
    </w:p>
    <w:p>
      <w:pPr>
        <w:pStyle w:val="Compact"/>
        <w:numPr>
          <w:ilvl w:val="0"/>
          <w:numId w:val="118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516"/>
    <w:bookmarkStart w:id="521"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17">
        <w:r>
          <w:rPr>
            <w:rStyle w:val="Hyperlink"/>
          </w:rPr>
          <w:t xml:space="preserve">r-lib/actions</w:t>
        </w:r>
      </w:hyperlink>
      <w:r>
        <w:t xml:space="preserve"> </w:t>
      </w:r>
      <w:r>
        <w:t xml:space="preserve">that handle common R package tasks.</w:t>
      </w:r>
    </w:p>
    <w:bookmarkStart w:id="519"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1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19"/>
    <w:bookmarkStart w:id="520"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20"/>
    <w:bookmarkEnd w:id="521"/>
    <w:bookmarkStart w:id="522"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22"/>
    <w:bookmarkStart w:id="526"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4" name="Picture"/>
                  <a:graphic>
                    <a:graphicData uri="http://schemas.openxmlformats.org/drawingml/2006/picture">
                      <pic:pic>
                        <pic:nvPicPr>
                          <pic:cNvPr descr="/opt/quarto/share/formats/docx/warning.png" id="52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2"/>
        </w:numPr>
      </w:pPr>
      <w:r>
        <w:t xml:space="preserve">When to run (on push, pull request, schedule, etc.)</w:t>
      </w:r>
    </w:p>
    <w:p>
      <w:pPr>
        <w:pStyle w:val="Compact"/>
        <w:numPr>
          <w:ilvl w:val="0"/>
          <w:numId w:val="1182"/>
        </w:numPr>
      </w:pPr>
      <w:r>
        <w:t xml:space="preserve">What operating systems and R versions to use</w:t>
      </w:r>
    </w:p>
    <w:p>
      <w:pPr>
        <w:pStyle w:val="Compact"/>
        <w:numPr>
          <w:ilvl w:val="0"/>
          <w:numId w:val="1182"/>
        </w:numPr>
      </w:pPr>
      <w:r>
        <w:t xml:space="preserve">What steps to execute (install dependencies, run checks, etc.)</w:t>
      </w:r>
    </w:p>
    <w:bookmarkEnd w:id="526"/>
    <w:bookmarkStart w:id="528"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2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2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4"/>
        </w:numPr>
      </w:pPr>
      <w:r>
        <w:rPr>
          <w:b/>
          <w:bCs/>
        </w:rPr>
        <w:t xml:space="preserve">Test failures</w:t>
      </w:r>
      <w:r>
        <w:t xml:space="preserve">: Your tests found a bug (this is good! fix the bug)</w:t>
      </w:r>
    </w:p>
    <w:p>
      <w:pPr>
        <w:pStyle w:val="Compact"/>
        <w:numPr>
          <w:ilvl w:val="0"/>
          <w:numId w:val="1184"/>
        </w:numPr>
      </w:pPr>
      <w:r>
        <w:rPr>
          <w:b/>
          <w:bCs/>
        </w:rPr>
        <w:t xml:space="preserve">Platform-specific issues</w:t>
      </w:r>
      <w:r>
        <w:t xml:space="preserve">: Code works on your machine but not on other platforms</w:t>
      </w:r>
    </w:p>
    <w:p>
      <w:pPr>
        <w:pStyle w:val="Compact"/>
        <w:numPr>
          <w:ilvl w:val="0"/>
          <w:numId w:val="1184"/>
        </w:numPr>
      </w:pPr>
      <w:r>
        <w:rPr>
          <w:b/>
          <w:bCs/>
        </w:rPr>
        <w:t xml:space="preserve">Missing dependencies</w:t>
      </w:r>
      <w:r>
        <w:t xml:space="preserve">: System libraries needed for packages aren’t installed</w:t>
      </w:r>
    </w:p>
    <w:p>
      <w:pPr>
        <w:pStyle w:val="Compact"/>
        <w:numPr>
          <w:ilvl w:val="0"/>
          <w:numId w:val="118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528"/>
    <w:bookmarkStart w:id="541"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29"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5"/>
        </w:numPr>
      </w:pPr>
      <w:r>
        <w:rPr>
          <w:b/>
          <w:bCs/>
        </w:rPr>
        <w:t xml:space="preserve">CI/CD status updates</w:t>
      </w:r>
      <w:r>
        <w:t xml:space="preserve">: Report test results, build status, or deployment progress</w:t>
      </w:r>
    </w:p>
    <w:p>
      <w:pPr>
        <w:pStyle w:val="Compact"/>
        <w:numPr>
          <w:ilvl w:val="0"/>
          <w:numId w:val="1185"/>
        </w:numPr>
      </w:pPr>
      <w:r>
        <w:rPr>
          <w:b/>
          <w:bCs/>
        </w:rPr>
        <w:t xml:space="preserve">Code quality reports</w:t>
      </w:r>
      <w:r>
        <w:t xml:space="preserve">: Post coverage reports, linting results, or security scan findings</w:t>
      </w:r>
      <w:r>
        <w:br/>
      </w:r>
    </w:p>
    <w:p>
      <w:pPr>
        <w:pStyle w:val="Compact"/>
        <w:numPr>
          <w:ilvl w:val="0"/>
          <w:numId w:val="1185"/>
        </w:numPr>
      </w:pPr>
      <w:r>
        <w:rPr>
          <w:b/>
          <w:bCs/>
        </w:rPr>
        <w:t xml:space="preserve">Deployment previews</w:t>
      </w:r>
      <w:r>
        <w:t xml:space="preserve">: Share links to preview deployments (e.g., documentation sites, app previews)</w:t>
      </w:r>
    </w:p>
    <w:p>
      <w:pPr>
        <w:pStyle w:val="Compact"/>
        <w:numPr>
          <w:ilvl w:val="0"/>
          <w:numId w:val="1185"/>
        </w:numPr>
      </w:pPr>
      <w:r>
        <w:rPr>
          <w:b/>
          <w:bCs/>
        </w:rPr>
        <w:t xml:space="preserve">Bot feedback</w:t>
      </w:r>
      <w:r>
        <w:t xml:space="preserve">: Provide automated feedback without cluttering the PR conversation</w:t>
      </w:r>
    </w:p>
    <w:bookmarkEnd w:id="529"/>
    <w:bookmarkStart w:id="535" w:name="comparison-of-popular-actions"/>
    <w:p>
      <w:pPr>
        <w:pStyle w:val="Heading4"/>
      </w:pPr>
      <w:r>
        <w:t xml:space="preserve">12.6.0.2 Comparison of Popular Actions</w:t>
      </w:r>
    </w:p>
    <w:p>
      <w:pPr>
        <w:pStyle w:val="FirstParagraph"/>
      </w:pPr>
      <w:hyperlink r:id="rId530">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6"/>
        </w:numPr>
      </w:pPr>
      <w:r>
        <w:rPr>
          <w:b/>
          <w:bCs/>
        </w:rPr>
        <w:t xml:space="preserve">Sticky comments</w:t>
      </w:r>
      <w:r>
        <w:t xml:space="preserve">: Creates or updates a comment identified by a unique header</w:t>
      </w:r>
    </w:p>
    <w:p>
      <w:pPr>
        <w:pStyle w:val="Compact"/>
        <w:numPr>
          <w:ilvl w:val="0"/>
          <w:numId w:val="1186"/>
        </w:numPr>
      </w:pPr>
      <w:r>
        <w:rPr>
          <w:b/>
          <w:bCs/>
        </w:rPr>
        <w:t xml:space="preserve">Multiple independent comments</w:t>
      </w:r>
      <w:r>
        <w:t xml:space="preserve">: Different workflows can maintain separate sticky comments using different headers</w:t>
      </w:r>
    </w:p>
    <w:p>
      <w:pPr>
        <w:pStyle w:val="Compact"/>
        <w:numPr>
          <w:ilvl w:val="0"/>
          <w:numId w:val="1186"/>
        </w:numPr>
      </w:pPr>
      <w:r>
        <w:rPr>
          <w:b/>
          <w:bCs/>
        </w:rPr>
        <w:t xml:space="preserve">Flexible update modes</w:t>
      </w:r>
      <w:r>
        <w:t xml:space="preserve">: Replace, append, recreate, delete, or hide comments</w:t>
      </w:r>
    </w:p>
    <w:p>
      <w:pPr>
        <w:pStyle w:val="Compact"/>
        <w:numPr>
          <w:ilvl w:val="0"/>
          <w:numId w:val="1186"/>
        </w:numPr>
      </w:pPr>
      <w:r>
        <w:rPr>
          <w:b/>
          <w:bCs/>
        </w:rPr>
        <w:t xml:space="preserve">File-based messages</w:t>
      </w:r>
      <w:r>
        <w:t xml:space="preserve">: Load comment content from files for complex templates</w:t>
      </w:r>
    </w:p>
    <w:p>
      <w:pPr>
        <w:pStyle w:val="Compact"/>
        <w:numPr>
          <w:ilvl w:val="0"/>
          <w:numId w:val="118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31">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7"/>
        </w:numPr>
      </w:pPr>
      <w:r>
        <w:rPr>
          <w:b/>
          <w:bCs/>
        </w:rPr>
        <w:t xml:space="preserve">Progress tracking</w:t>
      </w:r>
      <w:r>
        <w:t xml:space="preserve">: Update comments as workflow steps complete or fail</w:t>
      </w:r>
    </w:p>
    <w:p>
      <w:pPr>
        <w:pStyle w:val="Compact"/>
        <w:numPr>
          <w:ilvl w:val="0"/>
          <w:numId w:val="1187"/>
        </w:numPr>
      </w:pPr>
      <w:r>
        <w:rPr>
          <w:b/>
          <w:bCs/>
        </w:rPr>
        <w:t xml:space="preserve">Identifier-based updates</w:t>
      </w:r>
      <w:r>
        <w:t xml:space="preserve">: Uses a hidden identifier to find and update the correct comment</w:t>
      </w:r>
    </w:p>
    <w:p>
      <w:pPr>
        <w:pStyle w:val="Compact"/>
        <w:numPr>
          <w:ilvl w:val="0"/>
          <w:numId w:val="1187"/>
        </w:numPr>
      </w:pPr>
      <w:r>
        <w:rPr>
          <w:b/>
          <w:bCs/>
        </w:rPr>
        <w:t xml:space="preserve">Multiple update modes</w:t>
      </w:r>
      <w:r>
        <w:t xml:space="preserve">: Append to existing comments, recreate, or delete</w:t>
      </w:r>
    </w:p>
    <w:p>
      <w:pPr>
        <w:pStyle w:val="Compact"/>
        <w:numPr>
          <w:ilvl w:val="0"/>
          <w:numId w:val="1187"/>
        </w:numPr>
      </w:pPr>
      <w:r>
        <w:rPr>
          <w:b/>
          <w:bCs/>
        </w:rPr>
        <w:t xml:space="preserve">Flexible targets</w:t>
      </w:r>
      <w:r>
        <w:t xml:space="preserve">: Comment on PRs, issues, or specific commits</w:t>
      </w:r>
    </w:p>
    <w:p>
      <w:pPr>
        <w:pStyle w:val="Compact"/>
        <w:numPr>
          <w:ilvl w:val="0"/>
          <w:numId w:val="118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32">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8"/>
        </w:numPr>
      </w:pPr>
      <w:r>
        <w:rPr>
          <w:b/>
          <w:bCs/>
        </w:rPr>
        <w:t xml:space="preserve">Simple comment creation</w:t>
      </w:r>
      <w:r>
        <w:t xml:space="preserve">: Easy to post one-time or updated comments</w:t>
      </w:r>
    </w:p>
    <w:p>
      <w:pPr>
        <w:pStyle w:val="Compact"/>
        <w:numPr>
          <w:ilvl w:val="0"/>
          <w:numId w:val="1188"/>
        </w:numPr>
      </w:pPr>
      <w:r>
        <w:rPr>
          <w:b/>
          <w:bCs/>
        </w:rPr>
        <w:t xml:space="preserve">Comment updates</w:t>
      </w:r>
      <w:r>
        <w:t xml:space="preserve">: Find and update existing comments by ID or content</w:t>
      </w:r>
    </w:p>
    <w:p>
      <w:pPr>
        <w:pStyle w:val="Compact"/>
        <w:numPr>
          <w:ilvl w:val="0"/>
          <w:numId w:val="1188"/>
        </w:numPr>
      </w:pPr>
      <w:r>
        <w:rPr>
          <w:b/>
          <w:bCs/>
        </w:rPr>
        <w:t xml:space="preserve">Reactions</w:t>
      </w:r>
      <w:r>
        <w:t xml:space="preserve">: Add emoji reactions to comments</w:t>
      </w:r>
    </w:p>
    <w:p>
      <w:pPr>
        <w:pStyle w:val="Compact"/>
        <w:numPr>
          <w:ilvl w:val="0"/>
          <w:numId w:val="1188"/>
        </w:numPr>
      </w:pPr>
      <w:r>
        <w:rPr>
          <w:b/>
          <w:bCs/>
        </w:rPr>
        <w:t xml:space="preserve">Comment deletion</w:t>
      </w:r>
      <w:r>
        <w:t xml:space="preserve">: Remove comments when no longer needed</w:t>
      </w:r>
    </w:p>
    <w:p>
      <w:pPr>
        <w:pStyle w:val="Compact"/>
        <w:numPr>
          <w:ilvl w:val="0"/>
          <w:numId w:val="118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33">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9"/>
        </w:numPr>
      </w:pPr>
      <w:r>
        <w:rPr>
          <w:b/>
          <w:bCs/>
        </w:rPr>
        <w:t xml:space="preserve">Sticky comments with links</w:t>
      </w:r>
      <w:r>
        <w:t xml:space="preserve">: Posts and updates a comment with the preview URL and optional QR code for mobile access</w:t>
      </w:r>
    </w:p>
    <w:p>
      <w:pPr>
        <w:pStyle w:val="Compact"/>
        <w:numPr>
          <w:ilvl w:val="0"/>
          <w:numId w:val="1189"/>
        </w:numPr>
      </w:pPr>
      <w:r>
        <w:rPr>
          <w:b/>
          <w:bCs/>
        </w:rPr>
        <w:t xml:space="preserve">Automatic cleanup</w:t>
      </w:r>
      <w:r>
        <w:t xml:space="preserve">: Removes preview deployments when PRs are closed</w:t>
      </w:r>
    </w:p>
    <w:p>
      <w:pPr>
        <w:pStyle w:val="Compact"/>
        <w:numPr>
          <w:ilvl w:val="0"/>
          <w:numId w:val="118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34">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90"/>
        </w:numPr>
      </w:pPr>
      <w:r>
        <w:t xml:space="preserve">Keep a historical record of what each merged PR changed</w:t>
      </w:r>
    </w:p>
    <w:p>
      <w:pPr>
        <w:pStyle w:val="Compact"/>
        <w:numPr>
          <w:ilvl w:val="0"/>
          <w:numId w:val="1190"/>
        </w:numPr>
      </w:pPr>
      <w:r>
        <w:t xml:space="preserve">Allow stakeholders to review merged changes after the fact</w:t>
      </w:r>
    </w:p>
    <w:p>
      <w:pPr>
        <w:pStyle w:val="Compact"/>
        <w:numPr>
          <w:ilvl w:val="0"/>
          <w:numId w:val="119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35"/>
    <w:bookmarkStart w:id="536"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36"/>
    <w:bookmarkStart w:id="537"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1"/>
        </w:numPr>
      </w:pPr>
      <w:r>
        <w:t xml:space="preserve">You need to maintain multiple independent status comments (test results, coverage, deployment, etc.)</w:t>
      </w:r>
    </w:p>
    <w:p>
      <w:pPr>
        <w:pStyle w:val="Compact"/>
        <w:numPr>
          <w:ilvl w:val="0"/>
          <w:numId w:val="1191"/>
        </w:numPr>
      </w:pPr>
      <w:r>
        <w:t xml:space="preserve">You want to prevent comment spam by updating the same comment</w:t>
      </w:r>
    </w:p>
    <w:p>
      <w:pPr>
        <w:pStyle w:val="Compact"/>
        <w:numPr>
          <w:ilvl w:val="0"/>
          <w:numId w:val="1191"/>
        </w:numPr>
      </w:pPr>
      <w:r>
        <w:t xml:space="preserve">You need advanced features like hiding outdated comments or file-based templates</w:t>
      </w:r>
    </w:p>
    <w:p>
      <w:pPr>
        <w:pStyle w:val="Compact"/>
        <w:numPr>
          <w:ilvl w:val="0"/>
          <w:numId w:val="119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2"/>
        </w:numPr>
      </w:pPr>
      <w:r>
        <w:t xml:space="preserve">You have long-running workflows with multiple stages</w:t>
      </w:r>
    </w:p>
    <w:p>
      <w:pPr>
        <w:pStyle w:val="Compact"/>
        <w:numPr>
          <w:ilvl w:val="0"/>
          <w:numId w:val="1192"/>
        </w:numPr>
      </w:pPr>
      <w:r>
        <w:t xml:space="preserve">You want to provide progressive feedback as each stage completes</w:t>
      </w:r>
    </w:p>
    <w:p>
      <w:pPr>
        <w:pStyle w:val="Compact"/>
        <w:numPr>
          <w:ilvl w:val="0"/>
          <w:numId w:val="1192"/>
        </w:numPr>
      </w:pPr>
      <w:r>
        <w:t xml:space="preserve">You need the workflow to fail and report the failure in the comment</w:t>
      </w:r>
    </w:p>
    <w:p>
      <w:pPr>
        <w:pStyle w:val="Compact"/>
        <w:numPr>
          <w:ilvl w:val="0"/>
          <w:numId w:val="119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3"/>
        </w:numPr>
      </w:pPr>
      <w:r>
        <w:t xml:space="preserve">You need simple comment posting without complex update logic</w:t>
      </w:r>
    </w:p>
    <w:p>
      <w:pPr>
        <w:pStyle w:val="Compact"/>
        <w:numPr>
          <w:ilvl w:val="0"/>
          <w:numId w:val="1193"/>
        </w:numPr>
      </w:pPr>
      <w:r>
        <w:t xml:space="preserve">You want to add emoji reactions to comments</w:t>
      </w:r>
    </w:p>
    <w:p>
      <w:pPr>
        <w:pStyle w:val="Compact"/>
        <w:numPr>
          <w:ilvl w:val="0"/>
          <w:numId w:val="1193"/>
        </w:numPr>
      </w:pPr>
      <w:r>
        <w:t xml:space="preserve">You’re comfortable with the action’s simpler update mechanism</w:t>
      </w:r>
    </w:p>
    <w:p>
      <w:pPr>
        <w:pStyle w:val="Compact"/>
        <w:numPr>
          <w:ilvl w:val="0"/>
          <w:numId w:val="119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4"/>
        </w:numPr>
      </w:pPr>
      <w:r>
        <w:t xml:space="preserve">You need to deploy preview versions of your site/app to GitHub Pages for each PR</w:t>
      </w:r>
    </w:p>
    <w:p>
      <w:pPr>
        <w:pStyle w:val="Compact"/>
        <w:numPr>
          <w:ilvl w:val="0"/>
          <w:numId w:val="1194"/>
        </w:numPr>
      </w:pPr>
      <w:r>
        <w:t xml:space="preserve">You want stakeholders to review rendered output (documentation, UI) rather than just code</w:t>
      </w:r>
    </w:p>
    <w:p>
      <w:pPr>
        <w:pStyle w:val="Compact"/>
        <w:numPr>
          <w:ilvl w:val="0"/>
          <w:numId w:val="1194"/>
        </w:numPr>
      </w:pPr>
      <w:r>
        <w:t xml:space="preserve">You need automatic cleanup of preview deployments when PRs close</w:t>
      </w:r>
    </w:p>
    <w:p>
      <w:pPr>
        <w:pStyle w:val="Compact"/>
        <w:numPr>
          <w:ilvl w:val="0"/>
          <w:numId w:val="1194"/>
        </w:numPr>
      </w:pPr>
      <w:r>
        <w:t xml:space="preserve">You want to preserve previews of merged PRs for historical reference</w:t>
      </w:r>
    </w:p>
    <w:p>
      <w:pPr>
        <w:pStyle w:val="Compact"/>
        <w:numPr>
          <w:ilvl w:val="0"/>
          <w:numId w:val="1194"/>
        </w:numPr>
      </w:pPr>
      <w:r>
        <w:t xml:space="preserve">Your project uses GitHub Pages and benefits from preview environments</w:t>
      </w:r>
    </w:p>
    <w:bookmarkEnd w:id="537"/>
    <w:bookmarkStart w:id="540"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8" name="Picture"/>
                  <a:graphic>
                    <a:graphicData uri="http://schemas.openxmlformats.org/drawingml/2006/picture">
                      <pic:pic>
                        <pic:nvPicPr>
                          <pic:cNvPr descr="/opt/quarto/share/formats/docx/warning.png" id="539"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40"/>
    <w:bookmarkEnd w:id="541"/>
    <w:bookmarkStart w:id="544"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42">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5"/>
        </w:numPr>
      </w:pPr>
      <w:r>
        <w:rPr>
          <w:b/>
          <w:bCs/>
        </w:rPr>
        <w:t xml:space="preserve">Faster installation</w:t>
      </w:r>
      <w:r>
        <w:t xml:space="preserve">: Binary packages install in seconds rather than minutes</w:t>
      </w:r>
    </w:p>
    <w:p>
      <w:pPr>
        <w:pStyle w:val="Compact"/>
        <w:numPr>
          <w:ilvl w:val="0"/>
          <w:numId w:val="119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5"/>
        </w:numPr>
      </w:pPr>
      <w:r>
        <w:rPr>
          <w:b/>
          <w:bCs/>
        </w:rPr>
        <w:t xml:space="preserve">Complete CRAN coverage</w:t>
      </w:r>
      <w:r>
        <w:t xml:space="preserve">: Over 30,000 CRAN packages available as binaries (as of early 2025)</w:t>
      </w:r>
    </w:p>
    <w:p>
      <w:pPr>
        <w:pStyle w:val="Compact"/>
        <w:numPr>
          <w:ilvl w:val="0"/>
          <w:numId w:val="119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43">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6"/>
        </w:numPr>
      </w:pPr>
      <w:r>
        <w:t xml:space="preserve">Your workflow installs many R packages</w:t>
      </w:r>
    </w:p>
    <w:p>
      <w:pPr>
        <w:pStyle w:val="Compact"/>
        <w:numPr>
          <w:ilvl w:val="0"/>
          <w:numId w:val="1196"/>
        </w:numPr>
      </w:pPr>
      <w:r>
        <w:t xml:space="preserve">Build times are a bottleneck in your CI pipeline</w:t>
      </w:r>
    </w:p>
    <w:p>
      <w:pPr>
        <w:pStyle w:val="Compact"/>
        <w:numPr>
          <w:ilvl w:val="0"/>
          <w:numId w:val="1196"/>
        </w:numPr>
      </w:pPr>
      <w:r>
        <w:t xml:space="preserve">You’re running on Ubuntu (focal, jammy, or noble)</w:t>
      </w:r>
    </w:p>
    <w:p>
      <w:pPr>
        <w:pStyle w:val="Compact"/>
        <w:numPr>
          <w:ilvl w:val="0"/>
          <w:numId w:val="119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42">
        <w:r>
          <w:rPr>
            <w:rStyle w:val="Hyperlink"/>
          </w:rPr>
          <w:t xml:space="preserve">r2u website</w:t>
        </w:r>
      </w:hyperlink>
      <w:r>
        <w:t xml:space="preserve">.</w:t>
      </w:r>
    </w:p>
    <w:bookmarkEnd w:id="544"/>
    <w:bookmarkStart w:id="548" w:name="additional-resources-2"/>
    <w:p>
      <w:pPr>
        <w:pStyle w:val="Heading2"/>
      </w:pPr>
      <w:r>
        <w:t xml:space="preserve">12.8 Additional Resources</w:t>
      </w:r>
    </w:p>
    <w:p>
      <w:pPr>
        <w:pStyle w:val="Compact"/>
        <w:numPr>
          <w:ilvl w:val="0"/>
          <w:numId w:val="1197"/>
        </w:numPr>
      </w:pPr>
      <w:hyperlink r:id="rId515">
        <w:r>
          <w:rPr>
            <w:rStyle w:val="Hyperlink"/>
          </w:rPr>
          <w:t xml:space="preserve">GitHub Actions features overview</w:t>
        </w:r>
      </w:hyperlink>
    </w:p>
    <w:p>
      <w:pPr>
        <w:pStyle w:val="Compact"/>
        <w:numPr>
          <w:ilvl w:val="0"/>
          <w:numId w:val="1197"/>
        </w:numPr>
      </w:pPr>
      <w:hyperlink r:id="rId517">
        <w:r>
          <w:rPr>
            <w:rStyle w:val="Hyperlink"/>
          </w:rPr>
          <w:t xml:space="preserve">r-lib/actions repository</w:t>
        </w:r>
      </w:hyperlink>
      <w:r>
        <w:t xml:space="preserve"> </w:t>
      </w:r>
      <w:r>
        <w:t xml:space="preserve">- R-specific actions and example workflows</w:t>
      </w:r>
    </w:p>
    <w:p>
      <w:pPr>
        <w:pStyle w:val="Compact"/>
        <w:numPr>
          <w:ilvl w:val="0"/>
          <w:numId w:val="1197"/>
        </w:numPr>
      </w:pPr>
      <w:hyperlink r:id="rId545">
        <w:r>
          <w:rPr>
            <w:rStyle w:val="Hyperlink"/>
          </w:rPr>
          <w:t xml:space="preserve">R Packages book: Continuous Integration</w:t>
        </w:r>
      </w:hyperlink>
    </w:p>
    <w:p>
      <w:pPr>
        <w:pStyle w:val="Compact"/>
        <w:numPr>
          <w:ilvl w:val="0"/>
          <w:numId w:val="1197"/>
        </w:numPr>
      </w:pPr>
      <w:hyperlink r:id="rId546">
        <w:r>
          <w:rPr>
            <w:rStyle w:val="Hyperlink"/>
          </w:rPr>
          <w:t xml:space="preserve">GitHub Actions documentation</w:t>
        </w:r>
      </w:hyperlink>
    </w:p>
    <w:p>
      <w:pPr>
        <w:pStyle w:val="Compact"/>
        <w:numPr>
          <w:ilvl w:val="0"/>
          <w:numId w:val="1197"/>
        </w:numPr>
      </w:pPr>
      <w:hyperlink r:id="rId547">
        <w:r>
          <w:rPr>
            <w:rStyle w:val="Hyperlink"/>
          </w:rPr>
          <w:t xml:space="preserve">Where to find help with r-lib/actions</w:t>
        </w:r>
      </w:hyperlink>
    </w:p>
    <w:p>
      <w:pPr>
        <w:pStyle w:val="Compact"/>
        <w:numPr>
          <w:ilvl w:val="0"/>
          <w:numId w:val="1197"/>
        </w:numPr>
      </w:pPr>
      <w:hyperlink r:id="rId527">
        <w:r>
          <w:rPr>
            <w:rStyle w:val="Hyperlink"/>
          </w:rPr>
          <w:t xml:space="preserve">GitHub Status</w:t>
        </w:r>
      </w:hyperlink>
      <w:r>
        <w:t xml:space="preserve"> </w:t>
      </w:r>
      <w:r>
        <w:t xml:space="preserve">- real-time status of GitHub services</w:t>
      </w:r>
    </w:p>
    <w:p>
      <w:r>
        <w:br w:type="page"/>
      </w:r>
    </w:p>
    <w:bookmarkEnd w:id="548"/>
    <w:bookmarkEnd w:id="549"/>
    <w:bookmarkStart w:id="571" w:name="sec-unix"/>
    <w:p>
      <w:pPr>
        <w:pStyle w:val="Heading1"/>
      </w:pPr>
      <w:r>
        <w:t xml:space="preserve">13. Unix</w:t>
      </w:r>
    </w:p>
    <w:p>
      <w:pPr>
        <w:pStyle w:val="FirstParagraph"/>
      </w:pPr>
      <w:r>
        <w:t xml:space="preserve">We typically use Unix commands in Terminal (for Mac users) or Git Bash (for Windows users) to</w:t>
      </w:r>
    </w:p>
    <w:p>
      <w:pPr>
        <w:pStyle w:val="Compact"/>
        <w:numPr>
          <w:ilvl w:val="0"/>
          <w:numId w:val="1198"/>
        </w:numPr>
      </w:pPr>
      <w:r>
        <w:t xml:space="preserve">Run a series of scripts in parallel or in a specific order to reproduce our work</w:t>
      </w:r>
    </w:p>
    <w:p>
      <w:pPr>
        <w:pStyle w:val="Compact"/>
        <w:numPr>
          <w:ilvl w:val="0"/>
          <w:numId w:val="1198"/>
        </w:numPr>
      </w:pPr>
      <w:r>
        <w:t xml:space="preserve">To check on the progress of a batch of jobs</w:t>
      </w:r>
    </w:p>
    <w:p>
      <w:pPr>
        <w:pStyle w:val="Compact"/>
        <w:numPr>
          <w:ilvl w:val="0"/>
          <w:numId w:val="1198"/>
        </w:numPr>
      </w:pPr>
      <w:r>
        <w:t xml:space="preserve">To use git and push to github</w:t>
      </w:r>
    </w:p>
    <w:bookmarkStart w:id="554"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53" w:name="fig-unix-desktop"/>
          <w:p>
            <w:pPr>
              <w:pStyle w:val="Compact"/>
              <w:jc w:val="center"/>
            </w:pPr>
            <w:r>
              <w:drawing>
                <wp:inline>
                  <wp:extent cx="5334000" cy="3380267"/>
                  <wp:effectExtent b="0" l="0" r="0" t="0"/>
                  <wp:docPr descr="" title="" id="551" name="Picture"/>
                  <a:graphic>
                    <a:graphicData uri="http://schemas.openxmlformats.org/drawingml/2006/picture">
                      <pic:pic>
                        <pic:nvPicPr>
                          <pic:cNvPr descr="assets/images/ex-desktop.jpg" id="552" name="Picture"/>
                          <pic:cNvPicPr>
                            <a:picLocks noChangeArrowheads="1" noChangeAspect="1"/>
                          </pic:cNvPicPr>
                        </pic:nvPicPr>
                        <pic:blipFill>
                          <a:blip r:embed="rId55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53"/>
        </w:tc>
      </w:tr>
    </w:tbl>
    <w:bookmarkEnd w:id="554"/>
    <w:bookmarkStart w:id="560"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55"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5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9" w:name="fig-unix-terminal"/>
          <w:p>
            <w:pPr>
              <w:pStyle w:val="Compact"/>
              <w:jc w:val="center"/>
            </w:pPr>
            <w:r>
              <w:drawing>
                <wp:inline>
                  <wp:extent cx="4488872" cy="8862646"/>
                  <wp:effectExtent b="0" l="0" r="0" t="0"/>
                  <wp:docPr descr="" title="" id="557" name="Picture"/>
                  <a:graphic>
                    <a:graphicData uri="http://schemas.openxmlformats.org/drawingml/2006/picture">
                      <pic:pic>
                        <pic:nvPicPr>
                          <pic:cNvPr descr="assets/images/ex-terminal.PNG" id="558" name="Picture"/>
                          <pic:cNvPicPr>
                            <a:picLocks noChangeArrowheads="1" noChangeAspect="1"/>
                          </pic:cNvPicPr>
                        </pic:nvPicPr>
                        <pic:blipFill>
                          <a:blip r:embed="rId55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59"/>
        </w:tc>
      </w:tr>
    </w:tbl>
    <w:bookmarkEnd w:id="560"/>
    <w:bookmarkStart w:id="562"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61"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61"/>
          <w:p/>
        </w:tc>
      </w:tr>
    </w:tbl>
    <w:bookmarkEnd w:id="562"/>
    <w:bookmarkStart w:id="565"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6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64" w:name="common-mistakes"/>
    <w:p>
      <w:pPr>
        <w:pStyle w:val="Heading3"/>
      </w:pPr>
      <w:r>
        <w:t xml:space="preserve">13.4.1 Common Mistakes</w:t>
      </w:r>
    </w:p>
    <w:p>
      <w:pPr>
        <w:pStyle w:val="Compact"/>
        <w:numPr>
          <w:ilvl w:val="0"/>
          <w:numId w:val="1199"/>
        </w:numPr>
      </w:pPr>
      <w:r>
        <w:t xml:space="preserve">Remember to include all of the quotation marks around file paths that have a spaces.</w:t>
      </w:r>
    </w:p>
    <w:p>
      <w:pPr>
        <w:pStyle w:val="Compact"/>
        <w:numPr>
          <w:ilvl w:val="0"/>
          <w:numId w:val="11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64"/>
    <w:bookmarkEnd w:id="565"/>
    <w:bookmarkStart w:id="566"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66"/>
    <w:bookmarkStart w:id="570"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6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68"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68"/>
    <w:bookmarkStart w:id="569"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69"/>
    <w:bookmarkEnd w:id="570"/>
    <w:bookmarkEnd w:id="571"/>
    <w:bookmarkStart w:id="580" w:name="reproducible-environments"/>
    <w:p>
      <w:pPr>
        <w:pStyle w:val="Heading1"/>
      </w:pPr>
      <w:r>
        <w:t xml:space="preserve">14. Reproducible Environments</w:t>
      </w:r>
    </w:p>
    <w:bookmarkStart w:id="578" w:name="package-version-control-with-renv"/>
    <w:p>
      <w:pPr>
        <w:pStyle w:val="Heading2"/>
      </w:pPr>
      <w:r>
        <w:t xml:space="preserve">14.1 Package Version Control with renv</w:t>
      </w:r>
    </w:p>
    <w:bookmarkStart w:id="57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72"/>
    <w:bookmarkStart w:id="57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2"/>
        </w:numPr>
      </w:pPr>
      <w:r>
        <w:t xml:space="preserve">Create an RProject file and ensure that your working directory is set to the correct folder</w:t>
      </w:r>
    </w:p>
    <w:p>
      <w:pPr>
        <w:pStyle w:val="Compact"/>
        <w:numPr>
          <w:ilvl w:val="0"/>
          <w:numId w:val="120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73"/>
    <w:bookmarkStart w:id="57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7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74">
        <w:r>
          <w:rPr>
            <w:rStyle w:val="Hyperlink"/>
          </w:rPr>
          <w:t xml:space="preserve">official renv documentation</w:t>
        </w:r>
      </w:hyperlink>
      <w:r>
        <w:t xml:space="preserve">.</w:t>
      </w:r>
    </w:p>
    <w:bookmarkEnd w:id="575"/>
    <w:bookmarkEnd w:id="576"/>
    <w:bookmarkStart w:id="57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3"/>
        </w:numPr>
      </w:pPr>
      <w:r>
        <w:t xml:space="preserve">Pull the most updated version of the project from GitHub</w:t>
      </w:r>
    </w:p>
    <w:p>
      <w:pPr>
        <w:pStyle w:val="Compact"/>
        <w:numPr>
          <w:ilvl w:val="0"/>
          <w:numId w:val="1203"/>
        </w:numPr>
      </w:pPr>
      <w:r>
        <w:t xml:space="preserve">Open the project’s RProject file</w:t>
      </w:r>
    </w:p>
    <w:p>
      <w:pPr>
        <w:pStyle w:val="Compact"/>
        <w:numPr>
          <w:ilvl w:val="0"/>
          <w:numId w:val="12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3"/>
        </w:numPr>
      </w:pPr>
      <w:r>
        <w:t xml:space="preserve">Wait for the correct versions of each package to install/update. This may take some time, depending on how many packages the project uses.</w:t>
      </w:r>
    </w:p>
    <w:p>
      <w:pPr>
        <w:pStyle w:val="Compact"/>
        <w:numPr>
          <w:ilvl w:val="0"/>
          <w:numId w:val="12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3"/>
        </w:numPr>
      </w:pPr>
      <w:r>
        <w:t xml:space="preserve">If you make edits to the code and introduce new/updated packages, see the section above for instructions on how to make updates.</w:t>
      </w:r>
    </w:p>
    <w:bookmarkEnd w:id="577"/>
    <w:bookmarkEnd w:id="578"/>
    <w:bookmarkStart w:id="57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42">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4"/>
        </w:numPr>
      </w:pPr>
      <w:r>
        <w:rPr>
          <w:b/>
          <w:bCs/>
        </w:rPr>
        <w:t xml:space="preserve">Fast installation</w:t>
      </w:r>
      <w:r>
        <w:t xml:space="preserve">: Binary packages install in seconds, not minutes</w:t>
      </w:r>
    </w:p>
    <w:p>
      <w:pPr>
        <w:pStyle w:val="Compact"/>
        <w:numPr>
          <w:ilvl w:val="0"/>
          <w:numId w:val="1204"/>
        </w:numPr>
      </w:pPr>
      <w:r>
        <w:rPr>
          <w:b/>
          <w:bCs/>
        </w:rPr>
        <w:t xml:space="preserve">Automatic dependency resolution</w:t>
      </w:r>
      <w:r>
        <w:t xml:space="preserve">: System dependencies are handled automatically</w:t>
      </w:r>
    </w:p>
    <w:p>
      <w:pPr>
        <w:pStyle w:val="Compact"/>
        <w:numPr>
          <w:ilvl w:val="0"/>
          <w:numId w:val="1204"/>
        </w:numPr>
      </w:pPr>
      <w:r>
        <w:rPr>
          <w:b/>
          <w:bCs/>
        </w:rPr>
        <w:t xml:space="preserve">System-level integration</w:t>
      </w:r>
      <w:r>
        <w:t xml:space="preserve">: Packages integrate with Ubuntu’s package management</w:t>
      </w:r>
    </w:p>
    <w:p>
      <w:pPr>
        <w:pStyle w:val="Compact"/>
        <w:numPr>
          <w:ilvl w:val="0"/>
          <w:numId w:val="120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5"/>
        </w:numPr>
      </w:pPr>
      <w:r>
        <w:t xml:space="preserve">Ubuntu 24.04</w:t>
      </w:r>
      <w:r>
        <w:t xml:space="preserve"> </w:t>
      </w:r>
      <w:r>
        <w:t xml:space="preserve">“noble”</w:t>
      </w:r>
      <w:r>
        <w:t xml:space="preserve"> </w:t>
      </w:r>
      <w:r>
        <w:t xml:space="preserve">(amd64 and arm64)</w:t>
      </w:r>
    </w:p>
    <w:p>
      <w:pPr>
        <w:pStyle w:val="Compact"/>
        <w:numPr>
          <w:ilvl w:val="0"/>
          <w:numId w:val="1205"/>
        </w:numPr>
      </w:pPr>
      <w:r>
        <w:t xml:space="preserve">Ubuntu 22.04</w:t>
      </w:r>
      <w:r>
        <w:t xml:space="preserve"> </w:t>
      </w:r>
      <w:r>
        <w:t xml:space="preserve">“jammy”</w:t>
      </w:r>
      <w:r>
        <w:t xml:space="preserve"> </w:t>
      </w:r>
      <w:r>
        <w:t xml:space="preserve">(amd64)</w:t>
      </w:r>
    </w:p>
    <w:p>
      <w:pPr>
        <w:pStyle w:val="Compact"/>
        <w:numPr>
          <w:ilvl w:val="0"/>
          <w:numId w:val="120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6"/>
        </w:numPr>
      </w:pPr>
      <w:r>
        <w:rPr>
          <w:b/>
          <w:bCs/>
        </w:rPr>
        <w:t xml:space="preserve">Use r2u when</w:t>
      </w:r>
      <w:r>
        <w:t xml:space="preserve">: You work primarily on Ubuntu systems, want fast package installation, or need system-level package management</w:t>
      </w:r>
    </w:p>
    <w:p>
      <w:pPr>
        <w:pStyle w:val="Compact"/>
        <w:numPr>
          <w:ilvl w:val="0"/>
          <w:numId w:val="1206"/>
        </w:numPr>
      </w:pPr>
      <w:r>
        <w:rPr>
          <w:b/>
          <w:bCs/>
        </w:rPr>
        <w:t xml:space="preserve">Use renv when</w:t>
      </w:r>
      <w:r>
        <w:t xml:space="preserve">: You need cross-platform reproducibility, work on macOS/Windows, or require project-specific package libraries</w:t>
      </w:r>
    </w:p>
    <w:p>
      <w:pPr>
        <w:pStyle w:val="Compact"/>
        <w:numPr>
          <w:ilvl w:val="0"/>
          <w:numId w:val="120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42">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42">
        <w:r>
          <w:rPr>
            <w:rStyle w:val="Hyperlink"/>
          </w:rPr>
          <w:t xml:space="preserve">r2u website</w:t>
        </w:r>
      </w:hyperlink>
      <w:r>
        <w:t xml:space="preserve">.</w:t>
      </w:r>
    </w:p>
    <w:p>
      <w:r>
        <w:br w:type="page"/>
      </w:r>
    </w:p>
    <w:bookmarkEnd w:id="579"/>
    <w:bookmarkEnd w:id="580"/>
    <w:bookmarkStart w:id="606" w:name="code-publication"/>
    <w:p>
      <w:pPr>
        <w:pStyle w:val="Heading1"/>
      </w:pPr>
      <w:r>
        <w:t xml:space="preserve">15. Code Publication</w:t>
      </w:r>
    </w:p>
    <w:bookmarkStart w:id="581" w:name="checklist-overview"/>
    <w:p>
      <w:pPr>
        <w:pStyle w:val="Heading2"/>
      </w:pPr>
      <w:r>
        <w:t xml:space="preserve">15.1 Checklist overview</w:t>
      </w:r>
    </w:p>
    <w:p>
      <w:pPr>
        <w:pStyle w:val="Compact"/>
        <w:numPr>
          <w:ilvl w:val="0"/>
          <w:numId w:val="1207"/>
        </w:numPr>
      </w:pPr>
      <w:hyperlink w:anchor="fill-out-file-headers">
        <w:r>
          <w:rPr>
            <w:rStyle w:val="Hyperlink"/>
          </w:rPr>
          <w:t xml:space="preserve">Fill out file headers</w:t>
        </w:r>
      </w:hyperlink>
    </w:p>
    <w:p>
      <w:pPr>
        <w:pStyle w:val="Compact"/>
        <w:numPr>
          <w:ilvl w:val="0"/>
          <w:numId w:val="1207"/>
        </w:numPr>
      </w:pPr>
      <w:hyperlink w:anchor="clean-up-comments">
        <w:r>
          <w:rPr>
            <w:rStyle w:val="Hyperlink"/>
          </w:rPr>
          <w:t xml:space="preserve">Clean up comments</w:t>
        </w:r>
      </w:hyperlink>
    </w:p>
    <w:p>
      <w:pPr>
        <w:pStyle w:val="Compact"/>
        <w:numPr>
          <w:ilvl w:val="0"/>
          <w:numId w:val="1207"/>
        </w:numPr>
      </w:pPr>
      <w:hyperlink w:anchor="document-functions">
        <w:r>
          <w:rPr>
            <w:rStyle w:val="Hyperlink"/>
          </w:rPr>
          <w:t xml:space="preserve">Document functions</w:t>
        </w:r>
      </w:hyperlink>
    </w:p>
    <w:p>
      <w:pPr>
        <w:pStyle w:val="Compact"/>
        <w:numPr>
          <w:ilvl w:val="0"/>
          <w:numId w:val="1207"/>
        </w:numPr>
      </w:pPr>
      <w:hyperlink w:anchor="remove-deprecated-filepaths">
        <w:r>
          <w:rPr>
            <w:rStyle w:val="Hyperlink"/>
          </w:rPr>
          <w:t xml:space="preserve">Remove deprecated filepaths</w:t>
        </w:r>
      </w:hyperlink>
    </w:p>
    <w:p>
      <w:pPr>
        <w:pStyle w:val="Compact"/>
        <w:numPr>
          <w:ilvl w:val="0"/>
          <w:numId w:val="1207"/>
        </w:numPr>
      </w:pPr>
      <w:hyperlink w:anchor="ensure-project-runs-via-bash">
        <w:r>
          <w:rPr>
            <w:rStyle w:val="Hyperlink"/>
          </w:rPr>
          <w:t xml:space="preserve">Ensure project runs via bash</w:t>
        </w:r>
      </w:hyperlink>
    </w:p>
    <w:p>
      <w:pPr>
        <w:pStyle w:val="Compact"/>
        <w:numPr>
          <w:ilvl w:val="0"/>
          <w:numId w:val="1207"/>
        </w:numPr>
      </w:pPr>
      <w:hyperlink w:anchor="complete-the-readme">
        <w:r>
          <w:rPr>
            <w:rStyle w:val="Hyperlink"/>
          </w:rPr>
          <w:t xml:space="preserve">Complete the README</w:t>
        </w:r>
      </w:hyperlink>
    </w:p>
    <w:p>
      <w:pPr>
        <w:pStyle w:val="Compact"/>
        <w:numPr>
          <w:ilvl w:val="0"/>
          <w:numId w:val="1207"/>
        </w:numPr>
      </w:pPr>
      <w:hyperlink w:anchor="clean-up-feature-branches">
        <w:r>
          <w:rPr>
            <w:rStyle w:val="Hyperlink"/>
          </w:rPr>
          <w:t xml:space="preserve">Clean up feature branches</w:t>
        </w:r>
      </w:hyperlink>
    </w:p>
    <w:p>
      <w:pPr>
        <w:pStyle w:val="Compact"/>
        <w:numPr>
          <w:ilvl w:val="0"/>
          <w:numId w:val="1207"/>
        </w:numPr>
      </w:pPr>
      <w:hyperlink w:anchor="sec-create-github-release">
        <w:r>
          <w:rPr>
            <w:rStyle w:val="Hyperlink"/>
          </w:rPr>
          <w:t xml:space="preserve">Create GitHub release</w:t>
        </w:r>
      </w:hyperlink>
    </w:p>
    <w:bookmarkEnd w:id="581"/>
    <w:bookmarkStart w:id="583"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82">
        <w:r>
          <w:rPr>
            <w:rStyle w:val="Hyperlink"/>
          </w:rPr>
          <w:t xml:space="preserve">here.</w:t>
        </w:r>
      </w:hyperlink>
    </w:p>
    <w:bookmarkEnd w:id="583"/>
    <w:bookmarkStart w:id="584"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84"/>
    <w:bookmarkStart w:id="586"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85">
        <w:r>
          <w:rPr>
            <w:rStyle w:val="Hyperlink"/>
          </w:rPr>
          <w:t xml:space="preserve">here.</w:t>
        </w:r>
      </w:hyperlink>
    </w:p>
    <w:bookmarkEnd w:id="586"/>
    <w:bookmarkStart w:id="587"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87"/>
    <w:bookmarkStart w:id="589"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88">
        <w:r>
          <w:rPr>
            <w:rStyle w:val="Hyperlink"/>
          </w:rPr>
          <w:t xml:space="preserve">here.</w:t>
        </w:r>
      </w:hyperlink>
    </w:p>
    <w:bookmarkEnd w:id="589"/>
    <w:bookmarkStart w:id="590"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8"/>
        </w:numPr>
      </w:pPr>
      <w:r>
        <w:t xml:space="preserve">0-config.R: configuration file that sets data directories, sources base functions, and loads required libraries</w:t>
      </w:r>
    </w:p>
    <w:p>
      <w:pPr>
        <w:pStyle w:val="BlockText"/>
        <w:numPr>
          <w:ilvl w:val="0"/>
          <w:numId w:val="1208"/>
        </w:numPr>
      </w:pPr>
      <w:r>
        <w:t xml:space="preserve">0-base-functions: folder containing scripts with functions used in the analysis</w:t>
      </w:r>
    </w:p>
    <w:p>
      <w:pPr>
        <w:pStyle w:val="BlockText"/>
        <w:numPr>
          <w:ilvl w:val="1"/>
          <w:numId w:val="1209"/>
        </w:numPr>
      </w:pPr>
      <w:r>
        <w:t xml:space="preserve">0-base-functions.R: R script containing general functions used across the analysis</w:t>
      </w:r>
    </w:p>
    <w:p>
      <w:pPr>
        <w:pStyle w:val="BlockText"/>
        <w:numPr>
          <w:ilvl w:val="1"/>
          <w:numId w:val="1209"/>
        </w:numPr>
      </w:pPr>
      <w:r>
        <w:t xml:space="preserve">0-bias-corr-functions.R: R script containing functions used in bias correction</w:t>
      </w:r>
    </w:p>
    <w:p>
      <w:pPr>
        <w:pStyle w:val="BlockText"/>
        <w:numPr>
          <w:ilvl w:val="1"/>
          <w:numId w:val="120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9"/>
        </w:numPr>
      </w:pPr>
      <w:r>
        <w:t xml:space="preserve">0-prior-functions.R: R script containing functions to generate priors</w:t>
      </w:r>
    </w:p>
    <w:p>
      <w:pPr>
        <w:pStyle w:val="BlockText"/>
        <w:numPr>
          <w:ilvl w:val="0"/>
          <w:numId w:val="1208"/>
        </w:numPr>
      </w:pPr>
      <w:r>
        <w:t xml:space="preserve">1-data: folder containing data processing scripts NOTE: some scripts are deprecated</w:t>
      </w:r>
    </w:p>
    <w:p>
      <w:pPr>
        <w:pStyle w:val="BlockText"/>
        <w:numPr>
          <w:ilvl w:val="0"/>
          <w:numId w:val="1208"/>
        </w:numPr>
      </w:pPr>
      <w:r>
        <w:t xml:space="preserve">2-analysis: folder containing analysis scripts. To rerun all scripts in this subdirectory, run the bash script 0-run-analysis.sh.</w:t>
      </w:r>
    </w:p>
    <w:p>
      <w:pPr>
        <w:pStyle w:val="BlockText"/>
        <w:numPr>
          <w:ilvl w:val="1"/>
          <w:numId w:val="1210"/>
        </w:numPr>
      </w:pPr>
      <w:r>
        <w:t xml:space="preserve">1-obtain-priors-state.R: obtain priors for each state</w:t>
      </w:r>
    </w:p>
    <w:p>
      <w:pPr>
        <w:pStyle w:val="BlockText"/>
        <w:numPr>
          <w:ilvl w:val="1"/>
          <w:numId w:val="1210"/>
        </w:numPr>
      </w:pPr>
      <w:r>
        <w:t xml:space="preserve">2-est-expected-cases-state.R: estimate expected cases in each state</w:t>
      </w:r>
    </w:p>
    <w:p>
      <w:pPr>
        <w:pStyle w:val="BlockText"/>
        <w:numPr>
          <w:ilvl w:val="1"/>
          <w:numId w:val="1210"/>
        </w:numPr>
      </w:pPr>
      <w:r>
        <w:t xml:space="preserve">3-est-expected-cases-state-perf-testing.R: estimate expected cases in each state, estimate the percentage of underestimation due to incomplete testing vs. imperfect test accuracy</w:t>
      </w:r>
    </w:p>
    <w:p>
      <w:pPr>
        <w:pStyle w:val="BlockText"/>
        <w:numPr>
          <w:ilvl w:val="1"/>
          <w:numId w:val="1210"/>
        </w:numPr>
      </w:pPr>
      <w:r>
        <w:t xml:space="preserve">4-obtain-testing-protocols.R: find testing protocols for each state.</w:t>
      </w:r>
    </w:p>
    <w:p>
      <w:pPr>
        <w:pStyle w:val="BlockText"/>
        <w:numPr>
          <w:ilvl w:val="1"/>
          <w:numId w:val="1210"/>
        </w:numPr>
      </w:pPr>
      <w:r>
        <w:t xml:space="preserve">5-summarize-results.R: summarize results; obtain results for in text numerical results.</w:t>
      </w:r>
    </w:p>
    <w:p>
      <w:pPr>
        <w:pStyle w:val="BlockText"/>
        <w:numPr>
          <w:ilvl w:val="0"/>
          <w:numId w:val="1208"/>
        </w:numPr>
      </w:pPr>
      <w:r>
        <w:t xml:space="preserve">3-figure-table-scripts: folder containing figure scripts. To rerun all scripts in this subdirectory, run the bash script 0-run-figs.sh.</w:t>
      </w:r>
    </w:p>
    <w:p>
      <w:pPr>
        <w:pStyle w:val="BlockText"/>
        <w:numPr>
          <w:ilvl w:val="1"/>
          <w:numId w:val="1211"/>
        </w:numPr>
      </w:pPr>
      <w:r>
        <w:t xml:space="preserve">1-fig-testing.R: creates plot of testing patterns by state over time</w:t>
      </w:r>
    </w:p>
    <w:p>
      <w:pPr>
        <w:pStyle w:val="BlockText"/>
        <w:numPr>
          <w:ilvl w:val="1"/>
          <w:numId w:val="1211"/>
        </w:numPr>
      </w:pPr>
      <w:r>
        <w:t xml:space="preserve">2-fig-cases-usa-state-bar.R: creates bar plot of confirmed vs. estimated infections by state</w:t>
      </w:r>
    </w:p>
    <w:p>
      <w:pPr>
        <w:pStyle w:val="BlockText"/>
        <w:numPr>
          <w:ilvl w:val="1"/>
          <w:numId w:val="1211"/>
        </w:numPr>
      </w:pPr>
      <w:r>
        <w:t xml:space="preserve">3a-fig-map-usa-state.R: creates map of confirmed vs. estimated infections by state</w:t>
      </w:r>
    </w:p>
    <w:p>
      <w:pPr>
        <w:pStyle w:val="BlockText"/>
        <w:numPr>
          <w:ilvl w:val="1"/>
          <w:numId w:val="1211"/>
        </w:numPr>
      </w:pPr>
      <w:r>
        <w:t xml:space="preserve">3b-fig-map-usa-state-shiny.R: creates map of confirmed vs. estimated infections by state with search functionality by state</w:t>
      </w:r>
    </w:p>
    <w:p>
      <w:pPr>
        <w:pStyle w:val="BlockText"/>
        <w:numPr>
          <w:ilvl w:val="1"/>
          <w:numId w:val="1211"/>
        </w:numPr>
      </w:pPr>
      <w:r>
        <w:t xml:space="preserve">4-fig-priors.R: creates figure with priors for US as a whole</w:t>
      </w:r>
    </w:p>
    <w:p>
      <w:pPr>
        <w:pStyle w:val="BlockText"/>
        <w:numPr>
          <w:ilvl w:val="1"/>
          <w:numId w:val="1211"/>
        </w:numPr>
      </w:pPr>
      <w:r>
        <w:t xml:space="preserve">5-fig-density-usa.R: creates figure of distribution of estimated cases in the US</w:t>
      </w:r>
    </w:p>
    <w:p>
      <w:pPr>
        <w:pStyle w:val="BlockText"/>
        <w:numPr>
          <w:ilvl w:val="1"/>
          <w:numId w:val="1211"/>
        </w:numPr>
      </w:pPr>
      <w:r>
        <w:t xml:space="preserve">6-table-data-quality.R: creates table of data quality grading from COVID Tracking Project</w:t>
      </w:r>
    </w:p>
    <w:p>
      <w:pPr>
        <w:pStyle w:val="BlockText"/>
        <w:numPr>
          <w:ilvl w:val="1"/>
          <w:numId w:val="1211"/>
        </w:numPr>
      </w:pPr>
      <w:r>
        <w:t xml:space="preserve">7-fig-testpos.R: creates figure of the probability of testing positive among those tested by state</w:t>
      </w:r>
    </w:p>
    <w:p>
      <w:pPr>
        <w:pStyle w:val="BlockText"/>
        <w:numPr>
          <w:ilvl w:val="1"/>
          <w:numId w:val="1211"/>
        </w:numPr>
      </w:pPr>
      <w:r>
        <w:t xml:space="preserve">8-fig-percent-undertesting-state.R: creates figure of the percentage of under estimation due to incomplete testing</w:t>
      </w:r>
    </w:p>
    <w:p>
      <w:pPr>
        <w:pStyle w:val="BlockText"/>
        <w:numPr>
          <w:ilvl w:val="0"/>
          <w:numId w:val="1208"/>
        </w:numPr>
      </w:pPr>
      <w:r>
        <w:t xml:space="preserve">4-figures: folder containing figure files.</w:t>
      </w:r>
    </w:p>
    <w:p>
      <w:pPr>
        <w:pStyle w:val="BlockText"/>
        <w:numPr>
          <w:ilvl w:val="0"/>
          <w:numId w:val="1208"/>
        </w:numPr>
      </w:pPr>
      <w:r>
        <w:t xml:space="preserve">5-results: folder containing analysis results objects.</w:t>
      </w:r>
    </w:p>
    <w:p>
      <w:pPr>
        <w:pStyle w:val="BlockText"/>
        <w:numPr>
          <w:ilvl w:val="0"/>
          <w:numId w:val="120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90"/>
    <w:bookmarkStart w:id="591" w:name="clean-up-feature-branches"/>
    <w:p>
      <w:pPr>
        <w:pStyle w:val="Heading2"/>
      </w:pPr>
      <w:r>
        <w:t xml:space="preserve">15.8 Clean up feature branches</w:t>
      </w:r>
    </w:p>
    <w:p>
      <w:pPr>
        <w:pStyle w:val="FirstParagraph"/>
      </w:pPr>
      <w:ins w:id="1943" w:author="PR Preview" w:date="2024-01-01T00:00:00Z">
        <w:r>
          <w:t xml:space="preserve">In the remote repository on GitHub, all feature branches aside from master should be merged in and deleted. All outstanding PRs should be closed.</w:t>
        </w:r>
      </w:ins>
    </w:p>
    <w:bookmarkEnd w:id="591"/>
    <w:bookmarkStart w:id="593" w:name="sec-create-github-release"/>
    <w:p>
      <w:pPr>
        <w:pStyle w:val="Heading2"/>
      </w:pPr>
      <w:ins w:id="1944" w:author="PR Preview" w:date="2024-01-01T00:00:00Z">
        <w:r>
          <w:t xml:space="preserve">15.9 Create GitHub release</w:t>
        </w:r>
      </w:ins>
    </w:p>
    <w:p>
      <w:pPr>
        <w:pStyle w:val="FirstParagraph"/>
      </w:pPr>
      <w:ins w:id="1945" w:author="PR Preview" w:date="2024-01-01T00:00:00Z">
        <w:r>
          <w:t xml:space="preserve">Once all of these items are verified,</w:t>
        </w:r>
      </w:ins>
      <w:ins w:id="1945" w:author="PR Preview" w:date="2024-01-01T00:00:00Z">
        <w:r>
          <w:t xml:space="preserve"> </w:t>
        </w:r>
      </w:ins>
      <w:ins w:id="1945" w:author="PR Preview" w:date="2024-01-01T00:00:00Z">
        <w:r>
          <w:t xml:space="preserve">create a tag to make a GitHub release,</w:t>
        </w:r>
      </w:ins>
      <w:ins w:id="1945" w:author="PR Preview" w:date="2024-01-01T00:00:00Z">
        <w:r>
          <w:t xml:space="preserve"> </w:t>
        </w:r>
      </w:ins>
      <w:ins w:id="1945" w:author="PR Preview" w:date="2024-01-01T00:00:00Z">
        <w:r>
          <w:t xml:space="preserve">which will tag the repository,</w:t>
        </w:r>
      </w:ins>
      <w:ins w:id="1945" w:author="PR Preview" w:date="2024-01-01T00:00:00Z">
        <w:r>
          <w:t xml:space="preserve"> </w:t>
        </w:r>
      </w:ins>
      <w:ins w:id="1945" w:author="PR Preview" w:date="2024-01-01T00:00:00Z">
        <w:r>
          <w:t xml:space="preserve">creating a marker at this specific point in time.</w:t>
        </w:r>
      </w:ins>
    </w:p>
    <w:p>
      <w:pPr>
        <w:pStyle w:val="BodyText"/>
      </w:pPr>
      <w:ins w:id="1946" w:author="PR Preview" w:date="2024-01-01T00:00:00Z">
        <w:r>
          <w:t xml:space="preserve">Detailed instructions:</w:t>
        </w:r>
      </w:ins>
      <w:ins w:id="1946" w:author="PR Preview" w:date="2024-01-01T00:00:00Z">
        <w:r>
          <w:t xml:space="preserve"> </w:t>
        </w:r>
      </w:ins>
      <w:hyperlink r:id="rId592">
        <w:r>
          <w:rPr>
            <w:rStyle w:val="Hyperlink"/>
          </w:rPr>
          <w:t xml:space="preserve">Managing releases in a repository</w:t>
        </w:r>
      </w:hyperlink>
      <w:ins w:id="1946" w:author="PR Preview" w:date="2024-01-01T00:00:00Z">
        <w:r>
          <w:t xml:space="preserve">.</w:t>
        </w:r>
      </w:ins>
    </w:p>
    <w:bookmarkEnd w:id="593"/>
    <w:bookmarkStart w:id="605" w:name="sec-cran-release"/>
    <w:p>
      <w:pPr>
        <w:pStyle w:val="Heading2"/>
      </w:pPr>
      <w:ins w:id="1947" w:author="PR Preview" w:date="2024-01-01T00:00:00Z">
        <w:r>
          <w:t xml:space="preserve">15.10 Releasing to CRAN</w:t>
        </w:r>
      </w:ins>
    </w:p>
    <w:p>
      <w:pPr>
        <w:pStyle w:val="FirstParagraph"/>
      </w:pPr>
      <w:ins w:id="1948" w:author="PR Preview" w:date="2024-01-01T00:00:00Z">
        <w:r>
          <w:t xml:space="preserve">If your R package is intended for public distribution,</w:t>
        </w:r>
      </w:ins>
      <w:ins w:id="1948" w:author="PR Preview" w:date="2024-01-01T00:00:00Z">
        <w:r>
          <w:t xml:space="preserve"> </w:t>
        </w:r>
      </w:ins>
      <w:ins w:id="1948" w:author="PR Preview" w:date="2024-01-01T00:00:00Z">
        <w:r>
          <w:t xml:space="preserve">you may want to release it on</w:t>
        </w:r>
      </w:ins>
      <w:ins w:id="1948" w:author="PR Preview" w:date="2024-01-01T00:00:00Z">
        <w:r>
          <w:t xml:space="preserve"> </w:t>
        </w:r>
      </w:ins>
      <w:hyperlink r:id="rId594">
        <w:r>
          <w:rPr>
            <w:rStyle w:val="Hyperlink"/>
          </w:rPr>
          <w:t xml:space="preserve">CRAN</w:t>
        </w:r>
      </w:hyperlink>
      <w:ins w:id="1948" w:author="PR Preview" w:date="2024-01-01T00:00:00Z">
        <w:r>
          <w:t xml:space="preserve"> </w:t>
        </w:r>
      </w:ins>
      <w:ins w:id="1948" w:author="PR Preview" w:date="2024-01-01T00:00:00Z">
        <w:r>
          <w:t xml:space="preserve">(the Comprehensive R Archive Network).</w:t>
        </w:r>
      </w:ins>
      <w:ins w:id="1948" w:author="PR Preview" w:date="2024-01-01T00:00:00Z">
        <w:r>
          <w:t xml:space="preserve"> </w:t>
        </w:r>
      </w:ins>
      <w:ins w:id="1948" w:author="PR Preview" w:date="2024-01-01T00:00:00Z">
        <w:r>
          <w:t xml:space="preserve">This section summarizes the release process</w:t>
        </w:r>
      </w:ins>
      <w:ins w:id="1948" w:author="PR Preview" w:date="2024-01-01T00:00:00Z">
        <w:r>
          <w:t xml:space="preserve"> </w:t>
        </w:r>
      </w:ins>
      <w:ins w:id="1948" w:author="PR Preview" w:date="2024-01-01T00:00:00Z">
        <w:r>
          <w:t xml:space="preserve">and adds lab-specific guidance on versioning and tagging.</w:t>
        </w:r>
      </w:ins>
      <w:ins w:id="1948" w:author="PR Preview" w:date="2024-01-01T00:00:00Z">
        <w:r>
          <w:t xml:space="preserve"> </w:t>
        </w:r>
      </w:ins>
      <w:ins w:id="1948" w:author="PR Preview" w:date="2024-01-01T00:00:00Z">
        <w:r>
          <w:t xml:space="preserve">For full details,</w:t>
        </w:r>
      </w:ins>
      <w:ins w:id="1948" w:author="PR Preview" w:date="2024-01-01T00:00:00Z">
        <w:r>
          <w:t xml:space="preserve"> </w:t>
        </w:r>
      </w:ins>
      <w:ins w:id="1948" w:author="PR Preview" w:date="2024-01-01T00:00:00Z">
        <w:r>
          <w:t xml:space="preserve">see the</w:t>
        </w:r>
      </w:ins>
      <w:ins w:id="1948" w:author="PR Preview" w:date="2024-01-01T00:00:00Z">
        <w:r>
          <w:t xml:space="preserve"> </w:t>
        </w:r>
      </w:ins>
      <w:hyperlink r:id="rId595">
        <w:r>
          <w:rPr>
            <w:rStyle w:val="Hyperlink"/>
          </w:rPr>
          <w:t xml:space="preserve">R Packages book chapter on releasing to CRAN</w:t>
        </w:r>
      </w:hyperlink>
      <w:ins w:id="1948" w:author="PR Preview" w:date="2024-01-01T00:00:00Z">
        <w:r>
          <w:t xml:space="preserve"> </w:t>
        </w:r>
      </w:ins>
      <w:ins w:id="1948" w:author="PR Preview" w:date="2024-01-01T00:00:00Z">
        <w:r>
          <w:t xml:space="preserve">by Hadley Wickham and Jennifer Bryan.</w:t>
        </w:r>
      </w:ins>
    </w:p>
    <w:p>
      <w:pPr>
        <w:pStyle w:val="BodyText"/>
      </w:pPr>
      <w:ins w:id="1949" w:author="PR Preview" w:date="2024-01-01T00:00:00Z">
        <w:r>
          <w:t xml:space="preserve">The CRAN submission pipeline goes through several stages:</w:t>
        </w:r>
      </w:ins>
      <w:ins w:id="1949" w:author="PR Preview" w:date="2024-01-01T00:00:00Z">
        <w:r>
          <w:t xml:space="preserve"> </w:t>
        </w:r>
      </w:ins>
      <w:ins w:id="1949" w:author="PR Preview" w:date="2024-01-01T00:00:00Z">
        <w:r>
          <w:t xml:space="preserve">initial upload, automated checks,</w:t>
        </w:r>
      </w:ins>
      <w:ins w:id="1949" w:author="PR Preview" w:date="2024-01-01T00:00:00Z">
        <w:r>
          <w:t xml:space="preserve"> </w:t>
        </w:r>
      </w:ins>
      <w:ins w:id="1949" w:author="PR Preview" w:date="2024-01-01T00:00:00Z">
        <w:r>
          <w:t xml:space="preserve">human review by CRAN maintainers,</w:t>
        </w:r>
      </w:ins>
      <w:ins w:id="1949" w:author="PR Preview" w:date="2024-01-01T00:00:00Z">
        <w:r>
          <w:t xml:space="preserve"> </w:t>
        </w:r>
      </w:ins>
      <w:ins w:id="1949" w:author="PR Preview" w:date="2024-01-01T00:00:00Z">
        <w:r>
          <w:t xml:space="preserve">and final acceptance or rejection.</w:t>
        </w:r>
      </w:ins>
      <w:ins w:id="1949" w:author="PR Preview" w:date="2024-01-01T00:00:00Z">
        <w:r>
          <w:t xml:space="preserve"> </w:t>
        </w:r>
      </w:ins>
      <w:ins w:id="1949" w:author="PR Preview" w:date="2024-01-01T00:00:00Z">
        <w:r>
          <w:t xml:space="preserve">For a visual overview of the full pipeline,</w:t>
        </w:r>
      </w:ins>
      <w:ins w:id="1949" w:author="PR Preview" w:date="2024-01-01T00:00:00Z">
        <w:r>
          <w:t xml:space="preserve"> </w:t>
        </w:r>
      </w:ins>
      <w:ins w:id="1949" w:author="PR Preview" w:date="2024-01-01T00:00:00Z">
        <w:r>
          <w:t xml:space="preserve">see the</w:t>
        </w:r>
      </w:ins>
      <w:ins w:id="1949" w:author="PR Preview" w:date="2024-01-01T00:00:00Z">
        <w:r>
          <w:t xml:space="preserve"> </w:t>
        </w:r>
      </w:ins>
      <w:hyperlink r:id="rId596">
        <w:r>
          <w:rPr>
            <w:rStyle w:val="Hyperlink"/>
          </w:rPr>
          <w:t xml:space="preserve">CRAN stages diagram</w:t>
        </w:r>
      </w:hyperlink>
      <w:ins w:id="1949" w:author="PR Preview" w:date="2024-01-01T00:00:00Z">
        <w:r>
          <w:t xml:space="preserve"> </w:t>
        </w:r>
      </w:ins>
      <w:ins w:id="1949" w:author="PR Preview" w:date="2024-01-01T00:00:00Z">
        <w:r>
          <w:t xml:space="preserve">by Edgar Ruiz.</w:t>
        </w:r>
      </w:ins>
    </w:p>
    <w:bookmarkStart w:id="597" w:name="versioning"/>
    <w:p>
      <w:pPr>
        <w:pStyle w:val="Heading3"/>
      </w:pPr>
      <w:ins w:id="1950" w:author="PR Preview" w:date="2024-01-01T00:00:00Z">
        <w:r>
          <w:t xml:space="preserve">15.10.1 Versioning</w:t>
        </w:r>
      </w:ins>
    </w:p>
    <w:p>
      <w:pPr>
        <w:pStyle w:val="FirstParagraph"/>
      </w:pPr>
      <w:ins w:id="1951" w:author="PR Preview" w:date="2024-01-01T00:00:00Z">
        <w:r>
          <w:t xml:space="preserve">R package versions follow a</w:t>
        </w:r>
      </w:ins>
      <w:ins w:id="1951" w:author="PR Preview" w:date="2024-01-01T00:00:00Z">
        <w:r>
          <w:t xml:space="preserve"> </w:t>
        </w:r>
      </w:ins>
      <w:ins w:id="1951" w:author="PR Preview" w:date="2024-01-01T00:00:00Z">
        <w:r>
          <w:rPr>
            <w:rStyle w:val="VerbatimChar"/>
          </w:rPr>
          <w:t xml:space="preserve">major.minor.patch</w:t>
        </w:r>
      </w:ins>
      <w:ins w:id="1951" w:author="PR Preview" w:date="2024-01-01T00:00:00Z">
        <w:r>
          <w:t xml:space="preserve"> </w:t>
        </w:r>
      </w:ins>
      <w:ins w:id="1951" w:author="PR Preview" w:date="2024-01-01T00:00:00Z">
        <w:r>
          <w:t xml:space="preserve">scheme (e.g.,</w:t>
        </w:r>
      </w:ins>
      <w:ins w:id="1951" w:author="PR Preview" w:date="2024-01-01T00:00:00Z">
        <w:r>
          <w:t xml:space="preserve"> </w:t>
        </w:r>
      </w:ins>
      <w:ins w:id="1951" w:author="PR Preview" w:date="2024-01-01T00:00:00Z">
        <w:r>
          <w:rPr>
            <w:rStyle w:val="VerbatimChar"/>
          </w:rPr>
          <w:t xml:space="preserve">1.2.3</w:t>
        </w:r>
      </w:ins>
      <w:ins w:id="1951" w:author="PR Preview" w:date="2024-01-01T00:00:00Z">
        <w:r>
          <w:t xml:space="preserve">).</w:t>
        </w:r>
      </w:ins>
      <w:ins w:id="1951" w:author="PR Preview" w:date="2024-01-01T00:00:00Z">
        <w:r>
          <w:t xml:space="preserve"> </w:t>
        </w:r>
      </w:ins>
      <w:ins w:id="1951" w:author="PR Preview" w:date="2024-01-01T00:00:00Z">
        <w:r>
          <w:t xml:space="preserve">Use a fourth development component (e.g.,</w:t>
        </w:r>
      </w:ins>
      <w:ins w:id="1951" w:author="PR Preview" w:date="2024-01-01T00:00:00Z">
        <w:r>
          <w:t xml:space="preserve"> </w:t>
        </w:r>
      </w:ins>
      <w:ins w:id="1951" w:author="PR Preview" w:date="2024-01-01T00:00:00Z">
        <w:r>
          <w:rPr>
            <w:rStyle w:val="VerbatimChar"/>
          </w:rPr>
          <w:t xml:space="preserve">1.2.3.9000</w:t>
        </w:r>
      </w:ins>
      <w:ins w:id="1951" w:author="PR Preview" w:date="2024-01-01T00:00:00Z">
        <w:r>
          <w:t xml:space="preserve">) on the development version</w:t>
        </w:r>
      </w:ins>
      <w:ins w:id="1951" w:author="PR Preview" w:date="2024-01-01T00:00:00Z">
        <w:r>
          <w:t xml:space="preserve"> </w:t>
        </w:r>
      </w:ins>
      <w:ins w:id="1951" w:author="PR Preview" w:date="2024-01-01T00:00:00Z">
        <w:r>
          <w:t xml:space="preserve">to distinguish it from the released version.</w:t>
        </w:r>
      </w:ins>
    </w:p>
    <w:p>
      <w:pPr>
        <w:pStyle w:val="Compact"/>
        <w:numPr>
          <w:ilvl w:val="0"/>
          <w:numId w:val="1212"/>
        </w:numPr>
      </w:pPr>
      <w:ins w:id="1952" w:author="PR Preview" w:date="2024-01-01T00:00:00Z">
        <w:r>
          <w:t xml:space="preserve">Increment the</w:t>
        </w:r>
      </w:ins>
      <w:ins w:id="1952" w:author="PR Preview" w:date="2024-01-01T00:00:00Z">
        <w:r>
          <w:t xml:space="preserve"> </w:t>
        </w:r>
      </w:ins>
      <w:ins w:id="1952" w:author="PR Preview" w:date="2024-01-01T00:00:00Z">
        <w:r>
          <w:rPr>
            <w:b/>
            <w:bCs/>
          </w:rPr>
          <w:t xml:space="preserve">patch</w:t>
        </w:r>
      </w:ins>
      <w:ins w:id="1952" w:author="PR Preview" w:date="2024-01-01T00:00:00Z">
        <w:r>
          <w:t xml:space="preserve"> </w:t>
        </w:r>
      </w:ins>
      <w:ins w:id="1952" w:author="PR Preview" w:date="2024-01-01T00:00:00Z">
        <w:r>
          <w:t xml:space="preserve">version (</w:t>
        </w:r>
      </w:ins>
      <w:ins w:id="1952" w:author="PR Preview" w:date="2024-01-01T00:00:00Z">
        <w:r>
          <w:rPr>
            <w:rStyle w:val="VerbatimChar"/>
          </w:rPr>
          <w:t xml:space="preserve">1.2.3</w:t>
        </w:r>
      </w:ins>
      <w:ins w:id="1952" w:author="PR Preview" w:date="2024-01-01T00:00:00Z">
        <w:r>
          <w:t xml:space="preserve"> </w:t>
        </w:r>
      </w:ins>
      <w:ins w:id="1952" w:author="PR Preview" w:date="2024-01-01T00:00:00Z">
        <w:r>
          <w:t xml:space="preserve">→</w:t>
        </w:r>
      </w:ins>
      <w:ins w:id="1952" w:author="PR Preview" w:date="2024-01-01T00:00:00Z">
        <w:r>
          <w:t xml:space="preserve"> </w:t>
        </w:r>
      </w:ins>
      <w:ins w:id="1952" w:author="PR Preview" w:date="2024-01-01T00:00:00Z">
        <w:r>
          <w:rPr>
            <w:rStyle w:val="VerbatimChar"/>
          </w:rPr>
          <w:t xml:space="preserve">1.2.4</w:t>
        </w:r>
      </w:ins>
      <w:ins w:id="1952" w:author="PR Preview" w:date="2024-01-01T00:00:00Z">
        <w:r>
          <w:t xml:space="preserve">)</w:t>
        </w:r>
      </w:ins>
      <w:ins w:id="1952" w:author="PR Preview" w:date="2024-01-01T00:00:00Z">
        <w:r>
          <w:t xml:space="preserve"> </w:t>
        </w:r>
      </w:ins>
      <w:ins w:id="1952" w:author="PR Preview" w:date="2024-01-01T00:00:00Z">
        <w:r>
          <w:t xml:space="preserve">for bug fixes</w:t>
        </w:r>
      </w:ins>
    </w:p>
    <w:p>
      <w:pPr>
        <w:pStyle w:val="Compact"/>
        <w:numPr>
          <w:ilvl w:val="0"/>
          <w:numId w:val="1212"/>
        </w:numPr>
      </w:pPr>
      <w:ins w:id="1953" w:author="PR Preview" w:date="2024-01-01T00:00:00Z">
        <w:r>
          <w:t xml:space="preserve">Increment the</w:t>
        </w:r>
      </w:ins>
      <w:ins w:id="1953" w:author="PR Preview" w:date="2024-01-01T00:00:00Z">
        <w:r>
          <w:t xml:space="preserve"> </w:t>
        </w:r>
      </w:ins>
      <w:ins w:id="1953" w:author="PR Preview" w:date="2024-01-01T00:00:00Z">
        <w:r>
          <w:rPr>
            <w:b/>
            <w:bCs/>
          </w:rPr>
          <w:t xml:space="preserve">minor</w:t>
        </w:r>
      </w:ins>
      <w:ins w:id="1953" w:author="PR Preview" w:date="2024-01-01T00:00:00Z">
        <w:r>
          <w:t xml:space="preserve"> </w:t>
        </w:r>
      </w:ins>
      <w:ins w:id="1953" w:author="PR Preview" w:date="2024-01-01T00:00:00Z">
        <w:r>
          <w:t xml:space="preserve">version (</w:t>
        </w:r>
      </w:ins>
      <w:ins w:id="1953" w:author="PR Preview" w:date="2024-01-01T00:00:00Z">
        <w:r>
          <w:rPr>
            <w:rStyle w:val="VerbatimChar"/>
          </w:rPr>
          <w:t xml:space="preserve">1.2.3</w:t>
        </w:r>
      </w:ins>
      <w:ins w:id="1953" w:author="PR Preview" w:date="2024-01-01T00:00:00Z">
        <w:r>
          <w:t xml:space="preserve"> </w:t>
        </w:r>
      </w:ins>
      <w:ins w:id="1953" w:author="PR Preview" w:date="2024-01-01T00:00:00Z">
        <w:r>
          <w:t xml:space="preserve">→</w:t>
        </w:r>
      </w:ins>
      <w:ins w:id="1953" w:author="PR Preview" w:date="2024-01-01T00:00:00Z">
        <w:r>
          <w:t xml:space="preserve"> </w:t>
        </w:r>
      </w:ins>
      <w:ins w:id="1953" w:author="PR Preview" w:date="2024-01-01T00:00:00Z">
        <w:r>
          <w:rPr>
            <w:rStyle w:val="VerbatimChar"/>
          </w:rPr>
          <w:t xml:space="preserve">1.3.0</w:t>
        </w:r>
      </w:ins>
      <w:ins w:id="1953" w:author="PR Preview" w:date="2024-01-01T00:00:00Z">
        <w:r>
          <w:t xml:space="preserve">)</w:t>
        </w:r>
      </w:ins>
      <w:ins w:id="1953" w:author="PR Preview" w:date="2024-01-01T00:00:00Z">
        <w:r>
          <w:t xml:space="preserve"> </w:t>
        </w:r>
      </w:ins>
      <w:ins w:id="1953" w:author="PR Preview" w:date="2024-01-01T00:00:00Z">
        <w:r>
          <w:t xml:space="preserve">for new features that are backward-compatible</w:t>
        </w:r>
      </w:ins>
    </w:p>
    <w:p>
      <w:pPr>
        <w:pStyle w:val="Compact"/>
        <w:numPr>
          <w:ilvl w:val="0"/>
          <w:numId w:val="1212"/>
        </w:numPr>
      </w:pPr>
      <w:ins w:id="1954" w:author="PR Preview" w:date="2024-01-01T00:00:00Z">
        <w:r>
          <w:t xml:space="preserve">Increment the</w:t>
        </w:r>
      </w:ins>
      <w:ins w:id="1954" w:author="PR Preview" w:date="2024-01-01T00:00:00Z">
        <w:r>
          <w:t xml:space="preserve"> </w:t>
        </w:r>
      </w:ins>
      <w:ins w:id="1954" w:author="PR Preview" w:date="2024-01-01T00:00:00Z">
        <w:r>
          <w:rPr>
            <w:b/>
            <w:bCs/>
          </w:rPr>
          <w:t xml:space="preserve">major</w:t>
        </w:r>
      </w:ins>
      <w:ins w:id="1954" w:author="PR Preview" w:date="2024-01-01T00:00:00Z">
        <w:r>
          <w:t xml:space="preserve"> </w:t>
        </w:r>
      </w:ins>
      <w:ins w:id="1954" w:author="PR Preview" w:date="2024-01-01T00:00:00Z">
        <w:r>
          <w:t xml:space="preserve">version (</w:t>
        </w:r>
      </w:ins>
      <w:ins w:id="1954" w:author="PR Preview" w:date="2024-01-01T00:00:00Z">
        <w:r>
          <w:rPr>
            <w:rStyle w:val="VerbatimChar"/>
          </w:rPr>
          <w:t xml:space="preserve">1.2.3</w:t>
        </w:r>
      </w:ins>
      <w:ins w:id="1954" w:author="PR Preview" w:date="2024-01-01T00:00:00Z">
        <w:r>
          <w:t xml:space="preserve"> </w:t>
        </w:r>
      </w:ins>
      <w:ins w:id="1954" w:author="PR Preview" w:date="2024-01-01T00:00:00Z">
        <w:r>
          <w:t xml:space="preserve">→</w:t>
        </w:r>
      </w:ins>
      <w:ins w:id="1954" w:author="PR Preview" w:date="2024-01-01T00:00:00Z">
        <w:r>
          <w:t xml:space="preserve"> </w:t>
        </w:r>
      </w:ins>
      <w:ins w:id="1954" w:author="PR Preview" w:date="2024-01-01T00:00:00Z">
        <w:r>
          <w:rPr>
            <w:rStyle w:val="VerbatimChar"/>
          </w:rPr>
          <w:t xml:space="preserve">2.0.0</w:t>
        </w:r>
      </w:ins>
      <w:ins w:id="1954" w:author="PR Preview" w:date="2024-01-01T00:00:00Z">
        <w:r>
          <w:t xml:space="preserve">)</w:t>
        </w:r>
      </w:ins>
      <w:ins w:id="1954" w:author="PR Preview" w:date="2024-01-01T00:00:00Z">
        <w:r>
          <w:t xml:space="preserve"> </w:t>
        </w:r>
      </w:ins>
      <w:ins w:id="1954" w:author="PR Preview" w:date="2024-01-01T00:00:00Z">
        <w:r>
          <w:t xml:space="preserve">for breaking changes</w:t>
        </w:r>
      </w:ins>
    </w:p>
    <w:p>
      <w:pPr>
        <w:pStyle w:val="FirstParagraph"/>
      </w:pPr>
      <w:ins w:id="1955" w:author="PR Preview" w:date="2024-01-01T00:00:00Z">
        <w:r>
          <w:t xml:space="preserve">Update the version in</w:t>
        </w:r>
      </w:ins>
      <w:ins w:id="1955" w:author="PR Preview" w:date="2024-01-01T00:00:00Z">
        <w:r>
          <w:t xml:space="preserve"> </w:t>
        </w:r>
      </w:ins>
      <w:ins w:id="1955" w:author="PR Preview" w:date="2024-01-01T00:00:00Z">
        <w:r>
          <w:rPr>
            <w:rStyle w:val="VerbatimChar"/>
          </w:rPr>
          <w:t xml:space="preserve">DESCRIPTION</w:t>
        </w:r>
      </w:ins>
      <w:ins w:id="1955" w:author="PR Preview" w:date="2024-01-01T00:00:00Z">
        <w:r>
          <w:t xml:space="preserve"> </w:t>
        </w:r>
      </w:ins>
      <w:ins w:id="1955" w:author="PR Preview" w:date="2024-01-01T00:00:00Z">
        <w:r>
          <w:t xml:space="preserve">before each release.</w:t>
        </w:r>
      </w:ins>
    </w:p>
    <w:bookmarkEnd w:id="597"/>
    <w:bookmarkStart w:id="601" w:name="pre-release-checklist"/>
    <w:p>
      <w:pPr>
        <w:pStyle w:val="Heading3"/>
      </w:pPr>
      <w:ins w:id="1956" w:author="PR Preview" w:date="2024-01-01T00:00:00Z">
        <w:r>
          <w:t xml:space="preserve">15.10.2 Pre-release Checklist</w:t>
        </w:r>
      </w:ins>
    </w:p>
    <w:p>
      <w:pPr>
        <w:pStyle w:val="FirstParagraph"/>
      </w:pPr>
      <w:ins w:id="1957" w:author="PR Preview" w:date="2024-01-01T00:00:00Z">
        <w:r>
          <w:t xml:space="preserve">Before submitting to CRAN, work through the following steps:</w:t>
        </w:r>
      </w:ins>
    </w:p>
    <w:p>
      <w:pPr>
        <w:numPr>
          <w:ilvl w:val="0"/>
          <w:numId w:val="1213"/>
        </w:numPr>
      </w:pPr>
      <w:ins w:id="1958" w:author="PR Preview" w:date="2024-01-01T00:00:00Z">
        <w:r>
          <w:rPr>
            <w:b/>
            <w:bCs/>
          </w:rPr>
          <w:t xml:space="preserve">Update</w:t>
        </w:r>
      </w:ins>
      <w:ins w:id="1958" w:author="PR Preview" w:date="2024-01-01T00:00:00Z">
        <w:r>
          <w:rPr>
            <w:b/>
            <w:bCs/>
          </w:rPr>
          <w:t xml:space="preserve"> </w:t>
        </w:r>
      </w:ins>
      <w:ins w:id="1958" w:author="PR Preview" w:date="2024-01-01T00:00:00Z">
        <w:r>
          <w:rPr>
            <w:rStyle w:val="VerbatimChar"/>
            <w:b/>
            <w:bCs/>
          </w:rPr>
          <w:t xml:space="preserve">NEWS.md</w:t>
        </w:r>
      </w:ins>
      <w:ins w:id="1958" w:author="PR Preview" w:date="2024-01-01T00:00:00Z">
        <w:r>
          <w:t xml:space="preserve">: Document all changes since the last release in</w:t>
        </w:r>
      </w:ins>
      <w:ins w:id="1958" w:author="PR Preview" w:date="2024-01-01T00:00:00Z">
        <w:r>
          <w:t xml:space="preserve"> </w:t>
        </w:r>
      </w:ins>
      <w:ins w:id="1958" w:author="PR Preview" w:date="2024-01-01T00:00:00Z">
        <w:r>
          <w:rPr>
            <w:rStyle w:val="VerbatimChar"/>
          </w:rPr>
          <w:t xml:space="preserve">NEWS.md</w:t>
        </w:r>
      </w:ins>
      <w:ins w:id="1958" w:author="PR Preview" w:date="2024-01-01T00:00:00Z">
        <w:r>
          <w:t xml:space="preserve">.</w:t>
        </w:r>
      </w:ins>
      <w:ins w:id="1958" w:author="PR Preview" w:date="2024-01-01T00:00:00Z">
        <w:r>
          <w:t xml:space="preserve"> </w:t>
        </w:r>
      </w:ins>
      <w:ins w:id="1958" w:author="PR Preview" w:date="2024-01-01T00:00:00Z">
        <w:r>
          <w:t xml:space="preserve">Use</w:t>
        </w:r>
      </w:ins>
      <w:ins w:id="1958" w:author="PR Preview" w:date="2024-01-01T00:00:00Z">
        <w:r>
          <w:t xml:space="preserve"> </w:t>
        </w:r>
      </w:ins>
      <w:ins w:id="1958" w:author="PR Preview" w:date="2024-01-01T00:00:00Z">
        <w:r>
          <w:rPr>
            <w:rStyle w:val="VerbatimChar"/>
          </w:rPr>
          <w:t xml:space="preserve">usethis::use_news_md()</w:t>
        </w:r>
      </w:ins>
      <w:ins w:id="1958" w:author="PR Preview" w:date="2024-01-01T00:00:00Z">
        <w:r>
          <w:t xml:space="preserve"> </w:t>
        </w:r>
      </w:ins>
      <w:ins w:id="1958" w:author="PR Preview" w:date="2024-01-01T00:00:00Z">
        <w:r>
          <w:t xml:space="preserve">to create this file if it doesn’t exist.</w:t>
        </w:r>
      </w:ins>
      <w:ins w:id="1958" w:author="PR Preview" w:date="2024-01-01T00:00:00Z">
        <w:r>
          <w:t xml:space="preserve"> </w:t>
        </w:r>
      </w:ins>
      <w:ins w:id="1958" w:author="PR Preview" w:date="2024-01-01T00:00:00Z">
        <w:r>
          <w:t xml:space="preserve">Each release should have a top-level heading (e.g.,</w:t>
        </w:r>
      </w:ins>
      <w:ins w:id="1958" w:author="PR Preview" w:date="2024-01-01T00:00:00Z">
        <w:r>
          <w:t xml:space="preserve"> </w:t>
        </w:r>
      </w:ins>
      <w:ins w:id="1958" w:author="PR Preview" w:date="2024-01-01T00:00:00Z">
        <w:r>
          <w:rPr>
            <w:rStyle w:val="VerbatimChar"/>
          </w:rPr>
          <w:t xml:space="preserve"># mypackage 1.2.0</w:t>
        </w:r>
      </w:ins>
      <w:ins w:id="1958" w:author="PR Preview" w:date="2024-01-01T00:00:00Z">
        <w:r>
          <w:t xml:space="preserve">).</w:t>
        </w:r>
      </w:ins>
    </w:p>
    <w:p>
      <w:pPr>
        <w:numPr>
          <w:ilvl w:val="0"/>
          <w:numId w:val="1213"/>
        </w:numPr>
      </w:pPr>
      <w:ins w:id="1959" w:author="PR Preview" w:date="2024-01-01T00:00:00Z">
        <w:r>
          <w:rPr>
            <w:b/>
            <w:bCs/>
          </w:rPr>
          <w:t xml:space="preserve">Run</w:t>
        </w:r>
      </w:ins>
      <w:ins w:id="1959" w:author="PR Preview" w:date="2024-01-01T00:00:00Z">
        <w:r>
          <w:rPr>
            <w:b/>
            <w:bCs/>
          </w:rPr>
          <w:t xml:space="preserve"> </w:t>
        </w:r>
      </w:ins>
      <w:ins w:id="1959" w:author="PR Preview" w:date="2024-01-01T00:00:00Z">
        <w:r>
          <w:rPr>
            <w:rStyle w:val="VerbatimChar"/>
            <w:b/>
            <w:bCs/>
          </w:rPr>
          <w:t xml:space="preserve">devtools::check()</w:t>
        </w:r>
      </w:ins>
      <w:ins w:id="1959" w:author="PR Preview" w:date="2024-01-01T00:00:00Z">
        <w:r>
          <w:t xml:space="preserve">: Ensure your package passes</w:t>
        </w:r>
      </w:ins>
      <w:ins w:id="1959" w:author="PR Preview" w:date="2024-01-01T00:00:00Z">
        <w:r>
          <w:t xml:space="preserve"> </w:t>
        </w:r>
      </w:ins>
      <w:ins w:id="1959" w:author="PR Preview" w:date="2024-01-01T00:00:00Z">
        <w:r>
          <w:rPr>
            <w:rStyle w:val="VerbatimChar"/>
          </w:rPr>
          <w:t xml:space="preserve">R CMD CHECK</w:t>
        </w:r>
      </w:ins>
      <w:ins w:id="1959" w:author="PR Preview" w:date="2024-01-01T00:00:00Z">
        <w:r>
          <w:t xml:space="preserve"> </w:t>
        </w:r>
      </w:ins>
      <w:ins w:id="1959" w:author="PR Preview" w:date="2024-01-01T00:00:00Z">
        <w:r>
          <w:t xml:space="preserve">with no errors, warnings, or notes.</w:t>
        </w:r>
      </w:ins>
      <w:ins w:id="1959" w:author="PR Preview" w:date="2024-01-01T00:00:00Z">
        <w:r>
          <w:t xml:space="preserve"> </w:t>
        </w:r>
      </w:ins>
      <w:ins w:id="1959" w:author="PR Preview" w:date="2024-01-01T00:00:00Z">
        <w:r>
          <w:t xml:space="preserve">Use</w:t>
        </w:r>
      </w:ins>
      <w:ins w:id="1959" w:author="PR Preview" w:date="2024-01-01T00:00:00Z">
        <w:r>
          <w:t xml:space="preserve"> </w:t>
        </w:r>
      </w:ins>
      <w:ins w:id="1959" w:author="PR Preview" w:date="2024-01-01T00:00:00Z">
        <w:r>
          <w:rPr>
            <w:rStyle w:val="VerbatimChar"/>
          </w:rPr>
          <w:t xml:space="preserve">cran = TRUE</w:t>
        </w:r>
      </w:ins>
      <w:ins w:id="1959" w:author="PR Preview" w:date="2024-01-01T00:00:00Z">
        <w:r>
          <w:t xml:space="preserve"> </w:t>
        </w:r>
      </w:ins>
      <w:ins w:id="1959" w:author="PR Preview" w:date="2024-01-01T00:00:00Z">
        <w:r>
          <w:t xml:space="preserve">to enable the stricter checks that more closely mirror what CRAN runs.</w:t>
        </w:r>
      </w:ins>
      <w:ins w:id="1959" w:author="PR Preview" w:date="2024-01-01T00:00:00Z">
        <w:r>
          <w:t xml:space="preserve"> </w:t>
        </w:r>
      </w:ins>
      <w:ins w:id="1959" w:author="PR Preview" w:date="2024-01-01T00:00:00Z">
        <w:r>
          <w:t xml:space="preserve">Address any issues before submitting.</w:t>
        </w:r>
      </w:ins>
    </w:p>
    <w:p>
      <w:pPr>
        <w:pStyle w:val="SourceCode"/>
        <w:numPr>
          <w:ilvl w:val="0"/>
          <w:numId w:val="1000"/>
        </w:numPr>
      </w:pPr>
      <w:ins w:id="1960" w:author="PR Preview" w:date="2024-01-01T00:00:00Z">
        <w:r>
          <w:rPr>
            <w:rStyle w:val="NormalTok"/>
          </w:rPr>
          <w:t xml:space="preserve">devtools</w:t>
        </w:r>
      </w:ins>
      <w:ins w:id="1960" w:author="PR Preview" w:date="2024-01-01T00:00:00Z">
        <w:r>
          <w:rPr>
            <w:rStyle w:val="SpecialCharTok"/>
          </w:rPr>
          <w:t xml:space="preserve">::</w:t>
        </w:r>
      </w:ins>
      <w:ins w:id="1960" w:author="PR Preview" w:date="2024-01-01T00:00:00Z">
        <w:r>
          <w:rPr>
            <w:rStyle w:val="FunctionTok"/>
          </w:rPr>
          <w:t xml:space="preserve">check</w:t>
        </w:r>
      </w:ins>
      <w:ins w:id="1960" w:author="PR Preview" w:date="2024-01-01T00:00:00Z">
        <w:r>
          <w:rPr>
            <w:rStyle w:val="NormalTok"/>
          </w:rPr>
          <w:t xml:space="preserve">(</w:t>
        </w:r>
      </w:ins>
      <w:ins w:id="1960" w:author="PR Preview" w:date="2024-01-01T00:00:00Z">
        <w:r>
          <w:rPr>
            <w:rStyle w:val="AttributeTok"/>
          </w:rPr>
          <w:t xml:space="preserve">cran =</w:t>
        </w:r>
      </w:ins>
      <w:ins w:id="1960" w:author="PR Preview" w:date="2024-01-01T00:00:00Z">
        <w:r>
          <w:rPr>
            <w:rStyle w:val="NormalTok"/>
          </w:rPr>
          <w:t xml:space="preserve"> </w:t>
        </w:r>
      </w:ins>
      <w:ins w:id="1960" w:author="PR Preview" w:date="2024-01-01T00:00:00Z">
        <w:r>
          <w:rPr>
            <w:rStyle w:val="ConstantTok"/>
          </w:rPr>
          <w:t xml:space="preserve">TRUE</w:t>
        </w:r>
      </w:ins>
      <w:ins w:id="1960" w:author="PR Preview" w:date="2024-01-01T00:00:00Z">
        <w:r>
          <w:rPr>
            <w:rStyle w:val="NormalTok"/>
          </w:rPr>
          <w:t xml:space="preserve">)</w:t>
        </w:r>
      </w:ins>
    </w:p>
    <w:p>
      <w:pPr>
        <w:numPr>
          <w:ilvl w:val="0"/>
          <w:numId w:val="1213"/>
        </w:numPr>
      </w:pPr>
      <w:ins w:id="1961" w:author="PR Preview" w:date="2024-01-01T00:00:00Z">
        <w:r>
          <w:rPr>
            <w:b/>
            <w:bCs/>
          </w:rPr>
          <w:t xml:space="preserve">Check spelling</w:t>
        </w:r>
      </w:ins>
      <w:ins w:id="1961" w:author="PR Preview" w:date="2024-01-01T00:00:00Z">
        <w:r>
          <w:t xml:space="preserve">: Run</w:t>
        </w:r>
      </w:ins>
      <w:ins w:id="1961" w:author="PR Preview" w:date="2024-01-01T00:00:00Z">
        <w:r>
          <w:t xml:space="preserve"> </w:t>
        </w:r>
      </w:ins>
      <w:ins w:id="1961" w:author="PR Preview" w:date="2024-01-01T00:00:00Z">
        <w:r>
          <w:rPr>
            <w:rStyle w:val="VerbatimChar"/>
          </w:rPr>
          <w:t xml:space="preserve">devtools::spell_check()</w:t>
        </w:r>
      </w:ins>
      <w:ins w:id="1961" w:author="PR Preview" w:date="2024-01-01T00:00:00Z">
        <w:r>
          <w:t xml:space="preserve"> </w:t>
        </w:r>
      </w:ins>
      <w:ins w:id="1961" w:author="PR Preview" w:date="2024-01-01T00:00:00Z">
        <w:r>
          <w:t xml:space="preserve">to catch typos in documentation.</w:t>
        </w:r>
      </w:ins>
    </w:p>
    <w:p>
      <w:pPr>
        <w:pStyle w:val="SourceCode"/>
        <w:numPr>
          <w:ilvl w:val="0"/>
          <w:numId w:val="1000"/>
        </w:numPr>
      </w:pPr>
      <w:ins w:id="1962" w:author="PR Preview" w:date="2024-01-01T00:00:00Z">
        <w:r>
          <w:rPr>
            <w:rStyle w:val="NormalTok"/>
          </w:rPr>
          <w:t xml:space="preserve">devtools</w:t>
        </w:r>
      </w:ins>
      <w:ins w:id="1962" w:author="PR Preview" w:date="2024-01-01T00:00:00Z">
        <w:r>
          <w:rPr>
            <w:rStyle w:val="SpecialCharTok"/>
          </w:rPr>
          <w:t xml:space="preserve">::</w:t>
        </w:r>
      </w:ins>
      <w:ins w:id="1962" w:author="PR Preview" w:date="2024-01-01T00:00:00Z">
        <w:r>
          <w:rPr>
            <w:rStyle w:val="FunctionTok"/>
          </w:rPr>
          <w:t xml:space="preserve">spell_check</w:t>
        </w:r>
      </w:ins>
      <w:ins w:id="1962" w:author="PR Preview" w:date="2024-01-01T00:00:00Z">
        <w:r>
          <w:rPr>
            <w:rStyle w:val="NormalTok"/>
          </w:rPr>
          <w:t xml:space="preserve">()</w:t>
        </w:r>
      </w:ins>
    </w:p>
    <w:p>
      <w:pPr>
        <w:numPr>
          <w:ilvl w:val="0"/>
          <w:numId w:val="1213"/>
        </w:numPr>
      </w:pPr>
      <w:ins w:id="1963" w:author="PR Preview" w:date="2024-01-01T00:00:00Z">
        <w:r>
          <w:rPr>
            <w:b/>
            <w:bCs/>
          </w:rPr>
          <w:t xml:space="preserve">Check URLs</w:t>
        </w:r>
      </w:ins>
      <w:ins w:id="1963" w:author="PR Preview" w:date="2024-01-01T00:00:00Z">
        <w:r>
          <w:t xml:space="preserve">: Run</w:t>
        </w:r>
      </w:ins>
      <w:ins w:id="1963" w:author="PR Preview" w:date="2024-01-01T00:00:00Z">
        <w:r>
          <w:t xml:space="preserve"> </w:t>
        </w:r>
      </w:ins>
      <w:ins w:id="1963" w:author="PR Preview" w:date="2024-01-01T00:00:00Z">
        <w:r>
          <w:rPr>
            <w:rStyle w:val="VerbatimChar"/>
          </w:rPr>
          <w:t xml:space="preserve">urlchecker::url_check()</w:t>
        </w:r>
      </w:ins>
      <w:ins w:id="1963" w:author="PR Preview" w:date="2024-01-01T00:00:00Z">
        <w:r>
          <w:t xml:space="preserve"> </w:t>
        </w:r>
      </w:ins>
      <w:ins w:id="1963" w:author="PR Preview" w:date="2024-01-01T00:00:00Z">
        <w:r>
          <w:t xml:space="preserve">to catch broken or redirected URLs</w:t>
        </w:r>
      </w:ins>
      <w:ins w:id="1963" w:author="PR Preview" w:date="2024-01-01T00:00:00Z">
        <w:r>
          <w:t xml:space="preserve"> </w:t>
        </w:r>
      </w:ins>
      <w:ins w:id="1963" w:author="PR Preview" w:date="2024-01-01T00:00:00Z">
        <w:r>
          <w:t xml:space="preserve">in your documentation, which CRAN flags.</w:t>
        </w:r>
      </w:ins>
    </w:p>
    <w:p>
      <w:pPr>
        <w:pStyle w:val="SourceCode"/>
        <w:numPr>
          <w:ilvl w:val="0"/>
          <w:numId w:val="1000"/>
        </w:numPr>
      </w:pPr>
      <w:ins w:id="1964" w:author="PR Preview" w:date="2024-01-01T00:00:00Z">
        <w:r>
          <w:rPr>
            <w:rStyle w:val="NormalTok"/>
          </w:rPr>
          <w:t xml:space="preserve">urlchecker</w:t>
        </w:r>
      </w:ins>
      <w:ins w:id="1964" w:author="PR Preview" w:date="2024-01-01T00:00:00Z">
        <w:r>
          <w:rPr>
            <w:rStyle w:val="SpecialCharTok"/>
          </w:rPr>
          <w:t xml:space="preserve">::</w:t>
        </w:r>
      </w:ins>
      <w:ins w:id="1964" w:author="PR Preview" w:date="2024-01-01T00:00:00Z">
        <w:r>
          <w:rPr>
            <w:rStyle w:val="FunctionTok"/>
          </w:rPr>
          <w:t xml:space="preserve">url_check</w:t>
        </w:r>
      </w:ins>
      <w:ins w:id="1964" w:author="PR Preview" w:date="2024-01-01T00:00:00Z">
        <w:r>
          <w:rPr>
            <w:rStyle w:val="NormalTok"/>
          </w:rPr>
          <w:t xml:space="preserve">()</w:t>
        </w:r>
      </w:ins>
    </w:p>
    <w:p>
      <w:pPr>
        <w:numPr>
          <w:ilvl w:val="0"/>
          <w:numId w:val="1213"/>
        </w:numPr>
      </w:pPr>
      <w:ins w:id="1965" w:author="PR Preview" w:date="2024-01-01T00:00:00Z">
        <w:r>
          <w:rPr>
            <w:b/>
            <w:bCs/>
          </w:rPr>
          <w:t xml:space="preserve">Test on multiple platforms</w:t>
        </w:r>
      </w:ins>
      <w:ins w:id="1965" w:author="PR Preview" w:date="2024-01-01T00:00:00Z">
        <w:r>
          <w:t xml:space="preserve">: CRAN requires packages to work across operating systems and R versions.</w:t>
        </w:r>
      </w:ins>
      <w:ins w:id="1965" w:author="PR Preview" w:date="2024-01-01T00:00:00Z">
        <w:r>
          <w:t xml:space="preserve"> </w:t>
        </w:r>
      </w:ins>
      <w:ins w:id="1965" w:author="PR Preview" w:date="2024-01-01T00:00:00Z">
        <w:r>
          <w:t xml:space="preserve">Use the following to test on additional platforms:</w:t>
        </w:r>
      </w:ins>
    </w:p>
    <w:p>
      <w:pPr>
        <w:pStyle w:val="Compact"/>
        <w:numPr>
          <w:ilvl w:val="1"/>
          <w:numId w:val="1214"/>
        </w:numPr>
      </w:pPr>
      <w:ins w:id="1966" w:author="PR Preview" w:date="2024-01-01T00:00:00Z">
        <w:r>
          <w:rPr>
            <w:rStyle w:val="VerbatimChar"/>
          </w:rPr>
          <w:t xml:space="preserve">devtools::check_win_devel()</w:t>
        </w:r>
      </w:ins>
      <w:ins w:id="1966" w:author="PR Preview" w:date="2024-01-01T00:00:00Z">
        <w:r>
          <w:t xml:space="preserve"> </w:t>
        </w:r>
      </w:ins>
      <w:ins w:id="1966" w:author="PR Preview" w:date="2024-01-01T00:00:00Z">
        <w:r>
          <w:t xml:space="preserve">- tests on Windows with the development version of R</w:t>
        </w:r>
      </w:ins>
    </w:p>
    <w:p>
      <w:pPr>
        <w:pStyle w:val="Compact"/>
        <w:numPr>
          <w:ilvl w:val="1"/>
          <w:numId w:val="1214"/>
        </w:numPr>
      </w:pPr>
      <w:hyperlink r:id="rId598">
        <w:r>
          <w:rPr>
            <w:rStyle w:val="Hyperlink"/>
          </w:rPr>
          <w:t xml:space="preserve">R-hub</w:t>
        </w:r>
      </w:hyperlink>
      <w:ins w:id="1967" w:author="PR Preview" w:date="2024-01-01T00:00:00Z">
        <w:r>
          <w:t xml:space="preserve"> </w:t>
        </w:r>
      </w:ins>
      <w:ins w:id="1967" w:author="PR Preview" w:date="2024-01-01T00:00:00Z">
        <w:r>
          <w:t xml:space="preserve">- tests on a wide range of platforms.</w:t>
        </w:r>
      </w:ins>
      <w:ins w:id="1967" w:author="PR Preview" w:date="2024-01-01T00:00:00Z">
        <w:r>
          <w:t xml:space="preserve"> </w:t>
        </w:r>
      </w:ins>
      <w:ins w:id="1967" w:author="PR Preview" w:date="2024-01-01T00:00:00Z">
        <w:r>
          <w:t xml:space="preserve">In</w:t>
        </w:r>
      </w:ins>
      <w:ins w:id="1967" w:author="PR Preview" w:date="2024-01-01T00:00:00Z">
        <w:r>
          <w:t xml:space="preserve"> </w:t>
        </w:r>
      </w:ins>
      <w:hyperlink r:id="rId599">
        <w:r>
          <w:rPr>
            <w:rStyle w:val="Hyperlink"/>
          </w:rPr>
          <w:t xml:space="preserve">rhub v2</w:t>
        </w:r>
      </w:hyperlink>
      <w:ins w:id="1967" w:author="PR Preview" w:date="2024-01-01T00:00:00Z">
        <w:r>
          <w:t xml:space="preserve">, this runs via GitHub Actions:</w:t>
        </w:r>
      </w:ins>
      <w:ins w:id="1967" w:author="PR Preview" w:date="2024-01-01T00:00:00Z">
        <w:r>
          <w:t xml:space="preserve"> </w:t>
        </w:r>
      </w:ins>
      <w:ins w:id="1967" w:author="PR Preview" w:date="2024-01-01T00:00:00Z">
        <w:r>
          <w:t xml:space="preserve">run</w:t>
        </w:r>
      </w:ins>
      <w:ins w:id="1967" w:author="PR Preview" w:date="2024-01-01T00:00:00Z">
        <w:r>
          <w:t xml:space="preserve"> </w:t>
        </w:r>
      </w:ins>
      <w:ins w:id="1967" w:author="PR Preview" w:date="2024-01-01T00:00:00Z">
        <w:r>
          <w:rPr>
            <w:rStyle w:val="VerbatimChar"/>
          </w:rPr>
          <w:t xml:space="preserve">rhub::rhub_setup()</w:t>
        </w:r>
      </w:ins>
      <w:ins w:id="1967" w:author="PR Preview" w:date="2024-01-01T00:00:00Z">
        <w:r>
          <w:t xml:space="preserve"> </w:t>
        </w:r>
      </w:ins>
      <w:ins w:id="1967" w:author="PR Preview" w:date="2024-01-01T00:00:00Z">
        <w:r>
          <w:t xml:space="preserve">once to add the workflow to your repository,</w:t>
        </w:r>
      </w:ins>
      <w:ins w:id="1967" w:author="PR Preview" w:date="2024-01-01T00:00:00Z">
        <w:r>
          <w:t xml:space="preserve"> </w:t>
        </w:r>
      </w:ins>
      <w:ins w:id="1967" w:author="PR Preview" w:date="2024-01-01T00:00:00Z">
        <w:r>
          <w:t xml:space="preserve">then</w:t>
        </w:r>
      </w:ins>
      <w:ins w:id="1967" w:author="PR Preview" w:date="2024-01-01T00:00:00Z">
        <w:r>
          <w:t xml:space="preserve"> </w:t>
        </w:r>
      </w:ins>
      <w:ins w:id="1967" w:author="PR Preview" w:date="2024-01-01T00:00:00Z">
        <w:r>
          <w:rPr>
            <w:rStyle w:val="VerbatimChar"/>
          </w:rPr>
          <w:t xml:space="preserve">rhub::rhub_check()</w:t>
        </w:r>
      </w:ins>
      <w:ins w:id="1967" w:author="PR Preview" w:date="2024-01-01T00:00:00Z">
        <w:r>
          <w:t xml:space="preserve"> </w:t>
        </w:r>
      </w:ins>
      <w:ins w:id="1967" w:author="PR Preview" w:date="2024-01-01T00:00:00Z">
        <w:r>
          <w:t xml:space="preserve">to trigger a check run.</w:t>
        </w:r>
      </w:ins>
      <w:ins w:id="1967" w:author="PR Preview" w:date="2024-01-01T00:00:00Z">
        <w:r>
          <w:t xml:space="preserve"> </w:t>
        </w:r>
      </w:ins>
      <w:ins w:id="1967" w:author="PR Preview" w:date="2024-01-01T00:00:00Z">
        <w:r>
          <w:t xml:space="preserve">(If you previously used older rhub APIs, see the rhub v2 documentation for migration details.)</w:t>
        </w:r>
      </w:ins>
    </w:p>
    <w:p>
      <w:pPr>
        <w:numPr>
          <w:ilvl w:val="0"/>
          <w:numId w:val="1213"/>
        </w:numPr>
      </w:pPr>
      <w:ins w:id="1968" w:author="PR Preview" w:date="2024-01-01T00:00:00Z">
        <w:r>
          <w:rPr>
            <w:b/>
            <w:bCs/>
          </w:rPr>
          <w:t xml:space="preserve">Review CRAN policies</w:t>
        </w:r>
      </w:ins>
      <w:ins w:id="1968" w:author="PR Preview" w:date="2024-01-01T00:00:00Z">
        <w:r>
          <w:t xml:space="preserve">: Ensure your package complies with the</w:t>
        </w:r>
      </w:ins>
      <w:ins w:id="1968" w:author="PR Preview" w:date="2024-01-01T00:00:00Z">
        <w:r>
          <w:t xml:space="preserve"> </w:t>
        </w:r>
      </w:ins>
      <w:hyperlink r:id="rId600">
        <w:r>
          <w:rPr>
            <w:rStyle w:val="Hyperlink"/>
          </w:rPr>
          <w:t xml:space="preserve">CRAN Repository Policy</w:t>
        </w:r>
      </w:hyperlink>
      <w:ins w:id="1968" w:author="PR Preview" w:date="2024-01-01T00:00:00Z">
        <w:r>
          <w:t xml:space="preserve">.</w:t>
        </w:r>
      </w:ins>
    </w:p>
    <w:bookmarkEnd w:id="601"/>
    <w:bookmarkStart w:id="603" w:name="submitting-to-cran"/>
    <w:p>
      <w:pPr>
        <w:pStyle w:val="Heading3"/>
      </w:pPr>
      <w:ins w:id="1969" w:author="PR Preview" w:date="2024-01-01T00:00:00Z">
        <w:r>
          <w:t xml:space="preserve">15.10.3 Submitting to CRAN</w:t>
        </w:r>
      </w:ins>
    </w:p>
    <w:p>
      <w:pPr>
        <w:pStyle w:val="FirstParagraph"/>
      </w:pPr>
      <w:ins w:id="1970" w:author="PR Preview" w:date="2024-01-01T00:00:00Z">
        <w:r>
          <w:t xml:space="preserve">Once all checks pass, submit with:</w:t>
        </w:r>
      </w:ins>
    </w:p>
    <w:p>
      <w:pPr>
        <w:pStyle w:val="SourceCode"/>
      </w:pPr>
      <w:ins w:id="1971" w:author="PR Preview" w:date="2024-01-01T00:00:00Z">
        <w:r>
          <w:rPr>
            <w:rStyle w:val="NormalTok"/>
          </w:rPr>
          <w:t xml:space="preserve">devtools</w:t>
        </w:r>
      </w:ins>
      <w:ins w:id="1971" w:author="PR Preview" w:date="2024-01-01T00:00:00Z">
        <w:r>
          <w:rPr>
            <w:rStyle w:val="SpecialCharTok"/>
          </w:rPr>
          <w:t xml:space="preserve">::</w:t>
        </w:r>
      </w:ins>
      <w:ins w:id="1971" w:author="PR Preview" w:date="2024-01-01T00:00:00Z">
        <w:r>
          <w:rPr>
            <w:rStyle w:val="FunctionTok"/>
          </w:rPr>
          <w:t xml:space="preserve">submit_cran</w:t>
        </w:r>
      </w:ins>
      <w:ins w:id="1971" w:author="PR Preview" w:date="2024-01-01T00:00:00Z">
        <w:r>
          <w:rPr>
            <w:rStyle w:val="NormalTok"/>
          </w:rPr>
          <w:t xml:space="preserve">()</w:t>
        </w:r>
      </w:ins>
    </w:p>
    <w:p>
      <w:pPr>
        <w:pStyle w:val="FirstParagraph"/>
      </w:pPr>
      <w:ins w:id="1972" w:author="PR Preview" w:date="2024-01-01T00:00:00Z">
        <w:r>
          <w:t xml:space="preserve">This bundles your package and uploads it to CRAN’s submission portal.</w:t>
        </w:r>
      </w:ins>
      <w:ins w:id="1972" w:author="PR Preview" w:date="2024-01-01T00:00:00Z">
        <w:r>
          <w:t xml:space="preserve"> </w:t>
        </w:r>
      </w:ins>
      <w:ins w:id="1972" w:author="PR Preview" w:date="2024-01-01T00:00:00Z">
        <w:r>
          <w:t xml:space="preserve">You will receive an email asking you to confirm the submission.</w:t>
        </w:r>
      </w:ins>
      <w:ins w:id="1972" w:author="PR Preview" w:date="2024-01-01T00:00:00Z">
        <w:r>
          <w:t xml:space="preserve"> </w:t>
        </w:r>
      </w:ins>
      <w:ins w:id="1972" w:author="PR Preview" w:date="2024-01-01T00:00:00Z">
        <w:r>
          <w:t xml:space="preserve">Review time varies; watch for email from CRAN maintainers with acceptance or requested changes.</w:t>
        </w:r>
      </w:ins>
    </w:p>
    <w:p>
      <w:pPr>
        <w:pStyle w:val="BodyText"/>
      </w:pPr>
      <w:ins w:id="1973" w:author="PR Preview" w:date="2024-01-01T00:00:00Z">
        <w:r>
          <w:t xml:space="preserve">On the CRAN web submission form that</w:t>
        </w:r>
      </w:ins>
      <w:ins w:id="1973" w:author="PR Preview" w:date="2024-01-01T00:00:00Z">
        <w:r>
          <w:t xml:space="preserve"> </w:t>
        </w:r>
      </w:ins>
      <w:ins w:id="1973" w:author="PR Preview" w:date="2024-01-01T00:00:00Z">
        <w:r>
          <w:rPr>
            <w:rStyle w:val="VerbatimChar"/>
          </w:rPr>
          <w:t xml:space="preserve">devtools::submit_cran()</w:t>
        </w:r>
      </w:ins>
      <w:ins w:id="1973" w:author="PR Preview" w:date="2024-01-01T00:00:00Z">
        <w:r>
          <w:t xml:space="preserve"> </w:t>
        </w:r>
      </w:ins>
      <w:ins w:id="1973" w:author="PR Preview" w:date="2024-01-01T00:00:00Z">
        <w:r>
          <w:t xml:space="preserve">opens,</w:t>
        </w:r>
      </w:ins>
      <w:ins w:id="1973" w:author="PR Preview" w:date="2024-01-01T00:00:00Z">
        <w:r>
          <w:t xml:space="preserve"> </w:t>
        </w:r>
      </w:ins>
      <w:ins w:id="1973" w:author="PR Preview" w:date="2024-01-01T00:00:00Z">
        <w:r>
          <w:t xml:space="preserve">briefly describe any</w:t>
        </w:r>
      </w:ins>
      <w:ins w:id="1973" w:author="PR Preview" w:date="2024-01-01T00:00:00Z">
        <w:r>
          <w:t xml:space="preserve"> </w:t>
        </w:r>
      </w:ins>
      <w:ins w:id="1973" w:author="PR Preview" w:date="2024-01-01T00:00:00Z">
        <w:r>
          <w:rPr>
            <w:rStyle w:val="VerbatimChar"/>
          </w:rPr>
          <w:t xml:space="preserve">R CMD CHECK</w:t>
        </w:r>
      </w:ins>
      <w:ins w:id="1973" w:author="PR Preview" w:date="2024-01-01T00:00:00Z">
        <w:r>
          <w:t xml:space="preserve"> </w:t>
        </w:r>
      </w:ins>
      <w:ins w:id="1973" w:author="PR Preview" w:date="2024-01-01T00:00:00Z">
        <w:r>
          <w:t xml:space="preserve">notes in the submission comments</w:t>
        </w:r>
      </w:ins>
      <w:ins w:id="1973" w:author="PR Preview" w:date="2024-01-01T00:00:00Z">
        <w:r>
          <w:t xml:space="preserve"> </w:t>
        </w:r>
      </w:ins>
      <w:ins w:id="1973" w:author="PR Preview" w:date="2024-01-01T00:00:00Z">
        <w:r>
          <w:t xml:space="preserve">and explain why they are acceptable.</w:t>
        </w:r>
      </w:ins>
      <w:ins w:id="1973" w:author="PR Preview" w:date="2024-01-01T00:00:00Z">
        <w:r>
          <w:t xml:space="preserve"> </w:t>
        </w:r>
      </w:ins>
      <w:ins w:id="1973" w:author="PR Preview" w:date="2024-01-01T00:00:00Z">
        <w:r>
          <w:t xml:space="preserve">Be concise and factual.</w:t>
        </w:r>
      </w:ins>
    </w:p>
    <w:p>
      <w:pPr>
        <w:pStyle w:val="BodyText"/>
      </w:pPr>
      <w:ins w:id="1974" w:author="PR Preview" w:date="2024-01-01T00:00:00Z">
        <w:r>
          <w:t xml:space="preserve">For first-time submissions,</w:t>
        </w:r>
      </w:ins>
      <w:ins w:id="1974" w:author="PR Preview" w:date="2024-01-01T00:00:00Z">
        <w:r>
          <w:t xml:space="preserve"> </w:t>
        </w:r>
      </w:ins>
      <w:ins w:id="1974" w:author="PR Preview" w:date="2024-01-01T00:00:00Z">
        <w:r>
          <w:t xml:space="preserve">also check the</w:t>
        </w:r>
      </w:ins>
      <w:ins w:id="1974" w:author="PR Preview" w:date="2024-01-01T00:00:00Z">
        <w:r>
          <w:t xml:space="preserve"> </w:t>
        </w:r>
      </w:ins>
      <w:hyperlink r:id="rId602">
        <w:r>
          <w:rPr>
            <w:rStyle w:val="Hyperlink"/>
          </w:rPr>
          <w:t xml:space="preserve">new submission checklist</w:t>
        </w:r>
      </w:hyperlink>
      <w:ins w:id="1974" w:author="PR Preview" w:date="2024-01-01T00:00:00Z">
        <w:r>
          <w:t xml:space="preserve"> </w:t>
        </w:r>
      </w:ins>
      <w:ins w:id="1974" w:author="PR Preview" w:date="2024-01-01T00:00:00Z">
        <w:r>
          <w:t xml:space="preserve">in the R Packages book</w:t>
        </w:r>
      </w:ins>
      <w:ins w:id="1974" w:author="PR Preview" w:date="2024-01-01T00:00:00Z">
        <w:r>
          <w:t xml:space="preserve"> </w:t>
        </w:r>
      </w:ins>
      <w:ins w:id="1974" w:author="PR Preview" w:date="2024-01-01T00:00:00Z">
        <w:r>
          <w:t xml:space="preserve">for additional requirements.</w:t>
        </w:r>
      </w:ins>
    </w:p>
    <w:bookmarkEnd w:id="603"/>
    <w:bookmarkStart w:id="604" w:name="after-cran-acceptance"/>
    <w:p>
      <w:pPr>
        <w:pStyle w:val="Heading3"/>
      </w:pPr>
      <w:ins w:id="1975" w:author="PR Preview" w:date="2024-01-01T00:00:00Z">
        <w:r>
          <w:t xml:space="preserve">15.10.4 After CRAN Acceptance</w:t>
        </w:r>
      </w:ins>
    </w:p>
    <w:p>
      <w:pPr>
        <w:pStyle w:val="FirstParagraph"/>
      </w:pPr>
      <w:ins w:id="1976" w:author="PR Preview" w:date="2024-01-01T00:00:00Z">
        <w:r>
          <w:t xml:space="preserve">Once CRAN accepts your package:</w:t>
        </w:r>
      </w:ins>
    </w:p>
    <w:p>
      <w:pPr>
        <w:numPr>
          <w:ilvl w:val="0"/>
          <w:numId w:val="1215"/>
        </w:numPr>
      </w:pPr>
      <w:ins w:id="1977" w:author="PR Preview" w:date="2024-01-01T00:00:00Z">
        <w:r>
          <w:rPr>
            <w:b/>
            <w:bCs/>
          </w:rPr>
          <w:t xml:space="preserve">Tag the release and create a GitHub release</w:t>
        </w:r>
      </w:ins>
      <w:ins w:id="1977" w:author="PR Preview" w:date="2024-01-01T00:00:00Z">
        <w:r>
          <w:t xml:space="preserve">:</w:t>
        </w:r>
      </w:ins>
      <w:ins w:id="1977" w:author="PR Preview" w:date="2024-01-01T00:00:00Z">
        <w:r>
          <w:t xml:space="preserve"> </w:t>
        </w:r>
      </w:ins>
      <w:ins w:id="1977" w:author="PR Preview" w:date="2024-01-01T00:00:00Z">
        <w:r>
          <w:t xml:space="preserve">Follow the steps in</w:t>
        </w:r>
      </w:ins>
      <w:ins w:id="1977" w:author="PR Preview" w:date="2024-01-01T00:00:00Z">
        <w:r>
          <w:t xml:space="preserve"> </w:t>
        </w:r>
      </w:ins>
      <w:hyperlink w:anchor="sec-create-github-release">
        <w:r>
          <w:rPr>
            <w:rStyle w:val="Hyperlink"/>
          </w:rPr>
          <w:t xml:space="preserve">Section 15.9</w:t>
        </w:r>
      </w:hyperlink>
      <w:ins w:id="1977" w:author="PR Preview" w:date="2024-01-01T00:00:00Z">
        <w:r>
          <w:t xml:space="preserve">,</w:t>
        </w:r>
      </w:ins>
      <w:ins w:id="1977" w:author="PR Preview" w:date="2024-01-01T00:00:00Z">
        <w:r>
          <w:t xml:space="preserve"> </w:t>
        </w:r>
      </w:ins>
      <w:ins w:id="1977" w:author="PR Preview" w:date="2024-01-01T00:00:00Z">
        <w:r>
          <w:t xml:space="preserve">using a tag named</w:t>
        </w:r>
      </w:ins>
      <w:ins w:id="1977" w:author="PR Preview" w:date="2024-01-01T00:00:00Z">
        <w:r>
          <w:t xml:space="preserve"> </w:t>
        </w:r>
      </w:ins>
      <w:ins w:id="1977" w:author="PR Preview" w:date="2024-01-01T00:00:00Z">
        <w:r>
          <w:rPr>
            <w:rStyle w:val="VerbatimChar"/>
          </w:rPr>
          <w:t xml:space="preserve">v</w:t>
        </w:r>
      </w:ins>
      <w:ins w:id="1977" w:author="PR Preview" w:date="2024-01-01T00:00:00Z">
        <w:r>
          <w:t xml:space="preserve"> </w:t>
        </w:r>
      </w:ins>
      <w:ins w:id="1977" w:author="PR Preview" w:date="2024-01-01T00:00:00Z">
        <w:r>
          <w:t xml:space="preserve">followed by the version number (e.g.,</w:t>
        </w:r>
      </w:ins>
      <w:ins w:id="1977" w:author="PR Preview" w:date="2024-01-01T00:00:00Z">
        <w:r>
          <w:t xml:space="preserve"> </w:t>
        </w:r>
      </w:ins>
      <w:ins w:id="1977" w:author="PR Preview" w:date="2024-01-01T00:00:00Z">
        <w:r>
          <w:rPr>
            <w:rStyle w:val="VerbatimChar"/>
          </w:rPr>
          <w:t xml:space="preserve">v1.2.0</w:t>
        </w:r>
      </w:ins>
      <w:ins w:id="1977" w:author="PR Preview" w:date="2024-01-01T00:00:00Z">
        <w:r>
          <w:t xml:space="preserve">).</w:t>
        </w:r>
      </w:ins>
      <w:ins w:id="1977" w:author="PR Preview" w:date="2024-01-01T00:00:00Z">
        <w:r>
          <w:t xml:space="preserve"> </w:t>
        </w:r>
      </w:ins>
      <w:ins w:id="1977" w:author="PR Preview" w:date="2024-01-01T00:00:00Z">
        <w:r>
          <w:t xml:space="preserve">Copy the relevant section of</w:t>
        </w:r>
      </w:ins>
      <w:ins w:id="1977" w:author="PR Preview" w:date="2024-01-01T00:00:00Z">
        <w:r>
          <w:t xml:space="preserve"> </w:t>
        </w:r>
      </w:ins>
      <w:ins w:id="1977" w:author="PR Preview" w:date="2024-01-01T00:00:00Z">
        <w:r>
          <w:rPr>
            <w:rStyle w:val="VerbatimChar"/>
          </w:rPr>
          <w:t xml:space="preserve">NEWS.md</w:t>
        </w:r>
      </w:ins>
      <w:ins w:id="1977" w:author="PR Preview" w:date="2024-01-01T00:00:00Z">
        <w:r>
          <w:t xml:space="preserve"> </w:t>
        </w:r>
      </w:ins>
      <w:ins w:id="1977" w:author="PR Preview" w:date="2024-01-01T00:00:00Z">
        <w:r>
          <w:t xml:space="preserve">as the release notes.</w:t>
        </w:r>
      </w:ins>
      <w:ins w:id="1977" w:author="PR Preview" w:date="2024-01-01T00:00:00Z">
        <w:r>
          <w:t xml:space="preserve"> </w:t>
        </w:r>
      </w:ins>
      <w:ins w:id="1977" w:author="PR Preview" w:date="2024-01-01T00:00:00Z">
        <w:r>
          <w:t xml:space="preserve">Tags permanently mark the exact commit that was released,</w:t>
        </w:r>
      </w:ins>
      <w:ins w:id="1977" w:author="PR Preview" w:date="2024-01-01T00:00:00Z">
        <w:r>
          <w:t xml:space="preserve"> </w:t>
        </w:r>
      </w:ins>
      <w:ins w:id="1977" w:author="PR Preview" w:date="2024-01-01T00:00:00Z">
        <w:r>
          <w:t xml:space="preserve">making it easy to return to or compare against any released version.</w:t>
        </w:r>
      </w:ins>
    </w:p>
    <w:p>
      <w:pPr>
        <w:numPr>
          <w:ilvl w:val="0"/>
          <w:numId w:val="1215"/>
        </w:numPr>
      </w:pPr>
      <w:ins w:id="1978" w:author="PR Preview" w:date="2024-01-01T00:00:00Z">
        <w:r>
          <w:rPr>
            <w:b/>
            <w:bCs/>
          </w:rPr>
          <w:t xml:space="preserve">Bump the development version</w:t>
        </w:r>
      </w:ins>
      <w:ins w:id="1978" w:author="PR Preview" w:date="2024-01-01T00:00:00Z">
        <w:r>
          <w:t xml:space="preserve">: After releasing,</w:t>
        </w:r>
      </w:ins>
      <w:ins w:id="1978" w:author="PR Preview" w:date="2024-01-01T00:00:00Z">
        <w:r>
          <w:t xml:space="preserve"> </w:t>
        </w:r>
      </w:ins>
      <w:ins w:id="1978" w:author="PR Preview" w:date="2024-01-01T00:00:00Z">
        <w:r>
          <w:t xml:space="preserve">append the</w:t>
        </w:r>
      </w:ins>
      <w:ins w:id="1978" w:author="PR Preview" w:date="2024-01-01T00:00:00Z">
        <w:r>
          <w:t xml:space="preserve"> </w:t>
        </w:r>
      </w:ins>
      <w:ins w:id="1978" w:author="PR Preview" w:date="2024-01-01T00:00:00Z">
        <w:r>
          <w:rPr>
            <w:rStyle w:val="VerbatimChar"/>
          </w:rPr>
          <w:t xml:space="preserve">.9000</w:t>
        </w:r>
      </w:ins>
      <w:ins w:id="1978" w:author="PR Preview" w:date="2024-01-01T00:00:00Z">
        <w:r>
          <w:t xml:space="preserve"> </w:t>
        </w:r>
      </w:ins>
      <w:ins w:id="1978" w:author="PR Preview" w:date="2024-01-01T00:00:00Z">
        <w:r>
          <w:t xml:space="preserve">development suffix to the current version in</w:t>
        </w:r>
      </w:ins>
      <w:ins w:id="1978" w:author="PR Preview" w:date="2024-01-01T00:00:00Z">
        <w:r>
          <w:t xml:space="preserve"> </w:t>
        </w:r>
      </w:ins>
      <w:ins w:id="1978" w:author="PR Preview" w:date="2024-01-01T00:00:00Z">
        <w:r>
          <w:rPr>
            <w:rStyle w:val="VerbatimChar"/>
          </w:rPr>
          <w:t xml:space="preserve">DESCRIPTION</w:t>
        </w:r>
      </w:ins>
      <w:ins w:id="1978" w:author="PR Preview" w:date="2024-01-01T00:00:00Z">
        <w:r>
          <w:t xml:space="preserve">:</w:t>
        </w:r>
      </w:ins>
    </w:p>
    <w:p>
      <w:pPr>
        <w:pStyle w:val="SourceCode"/>
        <w:numPr>
          <w:ilvl w:val="0"/>
          <w:numId w:val="1000"/>
        </w:numPr>
      </w:pPr>
      <w:ins w:id="1979" w:author="PR Preview" w:date="2024-01-01T00:00:00Z">
        <w:r>
          <w:rPr>
            <w:rStyle w:val="NormalTok"/>
          </w:rPr>
          <w:t xml:space="preserve">usethis</w:t>
        </w:r>
      </w:ins>
      <w:ins w:id="1979" w:author="PR Preview" w:date="2024-01-01T00:00:00Z">
        <w:r>
          <w:rPr>
            <w:rStyle w:val="SpecialCharTok"/>
          </w:rPr>
          <w:t xml:space="preserve">::</w:t>
        </w:r>
      </w:ins>
      <w:ins w:id="1979" w:author="PR Preview" w:date="2024-01-01T00:00:00Z">
        <w:r>
          <w:rPr>
            <w:rStyle w:val="FunctionTok"/>
          </w:rPr>
          <w:t xml:space="preserve">use_version</w:t>
        </w:r>
      </w:ins>
      <w:ins w:id="1979" w:author="PR Preview" w:date="2024-01-01T00:00:00Z">
        <w:r>
          <w:rPr>
            <w:rStyle w:val="NormalTok"/>
          </w:rPr>
          <w:t xml:space="preserve">(</w:t>
        </w:r>
      </w:ins>
      <w:ins w:id="1979" w:author="PR Preview" w:date="2024-01-01T00:00:00Z">
        <w:r>
          <w:rPr>
            <w:rStyle w:val="StringTok"/>
          </w:rPr>
          <w:t xml:space="preserve">"dev"</w:t>
        </w:r>
      </w:ins>
      <w:ins w:id="1979" w:author="PR Preview" w:date="2024-01-01T00:00:00Z">
        <w:r>
          <w:rPr>
            <w:rStyle w:val="NormalTok"/>
          </w:rPr>
          <w:t xml:space="preserve">)</w:t>
        </w:r>
      </w:ins>
    </w:p>
    <w:p>
      <w:pPr>
        <w:numPr>
          <w:ilvl w:val="0"/>
          <w:numId w:val="1000"/>
        </w:numPr>
      </w:pPr>
      <w:ins w:id="1980" w:author="PR Preview" w:date="2024-01-01T00:00:00Z">
        <w:r>
          <w:t xml:space="preserve">For example, after releasing</w:t>
        </w:r>
      </w:ins>
      <w:ins w:id="1980" w:author="PR Preview" w:date="2024-01-01T00:00:00Z">
        <w:r>
          <w:t xml:space="preserve"> </w:t>
        </w:r>
      </w:ins>
      <w:ins w:id="1980" w:author="PR Preview" w:date="2024-01-01T00:00:00Z">
        <w:r>
          <w:rPr>
            <w:rStyle w:val="VerbatimChar"/>
          </w:rPr>
          <w:t xml:space="preserve">1.2.0</w:t>
        </w:r>
      </w:ins>
      <w:ins w:id="1980" w:author="PR Preview" w:date="2024-01-01T00:00:00Z">
        <w:r>
          <w:t xml:space="preserve">,</w:t>
        </w:r>
      </w:ins>
      <w:ins w:id="1980" w:author="PR Preview" w:date="2024-01-01T00:00:00Z">
        <w:r>
          <w:t xml:space="preserve"> </w:t>
        </w:r>
      </w:ins>
      <w:ins w:id="1980" w:author="PR Preview" w:date="2024-01-01T00:00:00Z">
        <w:r>
          <w:t xml:space="preserve">the</w:t>
        </w:r>
      </w:ins>
      <w:ins w:id="1980" w:author="PR Preview" w:date="2024-01-01T00:00:00Z">
        <w:r>
          <w:t xml:space="preserve"> </w:t>
        </w:r>
      </w:ins>
      <w:ins w:id="1980" w:author="PR Preview" w:date="2024-01-01T00:00:00Z">
        <w:r>
          <w:rPr>
            <w:rStyle w:val="VerbatimChar"/>
          </w:rPr>
          <w:t xml:space="preserve">DESCRIPTION</w:t>
        </w:r>
      </w:ins>
      <w:ins w:id="1980" w:author="PR Preview" w:date="2024-01-01T00:00:00Z">
        <w:r>
          <w:t xml:space="preserve"> </w:t>
        </w:r>
      </w:ins>
      <w:ins w:id="1980" w:author="PR Preview" w:date="2024-01-01T00:00:00Z">
        <w:r>
          <w:t xml:space="preserve">version becomes</w:t>
        </w:r>
      </w:ins>
      <w:ins w:id="1980" w:author="PR Preview" w:date="2024-01-01T00:00:00Z">
        <w:r>
          <w:t xml:space="preserve"> </w:t>
        </w:r>
      </w:ins>
      <w:ins w:id="1980" w:author="PR Preview" w:date="2024-01-01T00:00:00Z">
        <w:r>
          <w:rPr>
            <w:rStyle w:val="VerbatimChar"/>
          </w:rPr>
          <w:t xml:space="preserve">1.2.0.9000</w:t>
        </w:r>
      </w:ins>
      <w:ins w:id="1980" w:author="PR Preview" w:date="2024-01-01T00:00:00Z">
        <w:r>
          <w:t xml:space="preserve">.</w:t>
        </w:r>
      </w:ins>
      <w:ins w:id="1980" w:author="PR Preview" w:date="2024-01-01T00:00:00Z">
        <w:r>
          <w:t xml:space="preserve"> </w:t>
        </w:r>
      </w:ins>
      <w:ins w:id="1980" w:author="PR Preview" w:date="2024-01-01T00:00:00Z">
        <w:r>
          <w:t xml:space="preserve">This signals to contributors that the repository reflects development work</w:t>
        </w:r>
      </w:ins>
      <w:ins w:id="1980" w:author="PR Preview" w:date="2024-01-01T00:00:00Z">
        <w:r>
          <w:t xml:space="preserve"> </w:t>
        </w:r>
      </w:ins>
      <w:ins w:id="1980" w:author="PR Preview" w:date="2024-01-01T00:00:00Z">
        <w:r>
          <w:t xml:space="preserve">toward the next release.</w:t>
        </w:r>
      </w:ins>
    </w:p>
    <w:p>
      <w:pPr>
        <w:numPr>
          <w:ilvl w:val="0"/>
          <w:numId w:val="1215"/>
        </w:numPr>
      </w:pPr>
      <w:ins w:id="1981" w:author="PR Preview" w:date="2024-01-01T00:00:00Z">
        <w:r>
          <w:rPr>
            <w:b/>
            <w:bCs/>
          </w:rPr>
          <w:t xml:space="preserve">Commit the version bump</w:t>
        </w:r>
      </w:ins>
      <w:ins w:id="1981" w:author="PR Preview" w:date="2024-01-01T00:00:00Z">
        <w:r>
          <w:t xml:space="preserve">: Stage and commit the updated</w:t>
        </w:r>
      </w:ins>
      <w:ins w:id="1981" w:author="PR Preview" w:date="2024-01-01T00:00:00Z">
        <w:r>
          <w:t xml:space="preserve"> </w:t>
        </w:r>
      </w:ins>
      <w:ins w:id="1981" w:author="PR Preview" w:date="2024-01-01T00:00:00Z">
        <w:r>
          <w:rPr>
            <w:rStyle w:val="VerbatimChar"/>
          </w:rPr>
          <w:t xml:space="preserve">DESCRIPTION</w:t>
        </w:r>
      </w:ins>
      <w:ins w:id="1981" w:author="PR Preview" w:date="2024-01-01T00:00:00Z">
        <w:r>
          <w:t xml:space="preserve"> </w:t>
        </w:r>
      </w:ins>
      <w:ins w:id="1981" w:author="PR Preview" w:date="2024-01-01T00:00:00Z">
        <w:r>
          <w:t xml:space="preserve">(and</w:t>
        </w:r>
      </w:ins>
      <w:ins w:id="1981" w:author="PR Preview" w:date="2024-01-01T00:00:00Z">
        <w:r>
          <w:t xml:space="preserve"> </w:t>
        </w:r>
      </w:ins>
      <w:ins w:id="1981" w:author="PR Preview" w:date="2024-01-01T00:00:00Z">
        <w:r>
          <w:rPr>
            <w:rStyle w:val="VerbatimChar"/>
          </w:rPr>
          <w:t xml:space="preserve">NEWS.md</w:t>
        </w:r>
      </w:ins>
      <w:ins w:id="1981" w:author="PR Preview" w:date="2024-01-01T00:00:00Z">
        <w:r>
          <w:t xml:space="preserve"> </w:t>
        </w:r>
      </w:ins>
      <w:ins w:id="1981" w:author="PR Preview" w:date="2024-01-01T00:00:00Z">
        <w:r>
          <w:t xml:space="preserve">if you added a</w:t>
        </w:r>
      </w:ins>
      <w:ins w:id="1981" w:author="PR Preview" w:date="2024-01-01T00:00:00Z">
        <w:r>
          <w:t xml:space="preserve"> </w:t>
        </w:r>
      </w:ins>
      <w:ins w:id="1981" w:author="PR Preview" w:date="2024-01-01T00:00:00Z">
        <w:r>
          <w:rPr>
            <w:rStyle w:val="VerbatimChar"/>
          </w:rPr>
          <w:t xml:space="preserve"># mypackage (development version)</w:t>
        </w:r>
      </w:ins>
      <w:ins w:id="1981" w:author="PR Preview" w:date="2024-01-01T00:00:00Z">
        <w:r>
          <w:t xml:space="preserve"> </w:t>
        </w:r>
      </w:ins>
      <w:ins w:id="1981" w:author="PR Preview" w:date="2024-01-01T00:00:00Z">
        <w:r>
          <w:t xml:space="preserve">header):</w:t>
        </w:r>
      </w:ins>
    </w:p>
    <w:p>
      <w:pPr>
        <w:pStyle w:val="SourceCode"/>
        <w:numPr>
          <w:ilvl w:val="0"/>
          <w:numId w:val="1000"/>
        </w:numPr>
      </w:pPr>
      <w:ins w:id="1982" w:author="PR Preview" w:date="2024-01-01T00:00:00Z">
        <w:r>
          <w:rPr>
            <w:rStyle w:val="FunctionTok"/>
          </w:rPr>
          <w:t xml:space="preserve">git</w:t>
        </w:r>
      </w:ins>
      <w:ins w:id="1982" w:author="PR Preview" w:date="2024-01-01T00:00:00Z">
        <w:r>
          <w:rPr>
            <w:rStyle w:val="NormalTok"/>
          </w:rPr>
          <w:t xml:space="preserve"> add DESCRIPTION NEWS.md</w:t>
        </w:r>
      </w:ins>
      <w:ins w:id="1982" w:author="PR Preview" w:date="2024-01-01T00:00:00Z">
        <w:r>
          <w:br/>
        </w:r>
      </w:ins>
      <w:ins w:id="1982" w:author="PR Preview" w:date="2024-01-01T00:00:00Z">
        <w:r>
          <w:rPr>
            <w:rStyle w:val="FunctionTok"/>
          </w:rPr>
          <w:t xml:space="preserve">git</w:t>
        </w:r>
      </w:ins>
      <w:ins w:id="1982" w:author="PR Preview" w:date="2024-01-01T00:00:00Z">
        <w:r>
          <w:rPr>
            <w:rStyle w:val="NormalTok"/>
          </w:rPr>
          <w:t xml:space="preserve"> commit </w:t>
        </w:r>
      </w:ins>
      <w:ins w:id="1982" w:author="PR Preview" w:date="2024-01-01T00:00:00Z">
        <w:r>
          <w:rPr>
            <w:rStyle w:val="AttributeTok"/>
          </w:rPr>
          <w:t xml:space="preserve">-m</w:t>
        </w:r>
      </w:ins>
      <w:ins w:id="1982" w:author="PR Preview" w:date="2024-01-01T00:00:00Z">
        <w:r>
          <w:rPr>
            <w:rStyle w:val="NormalTok"/>
          </w:rPr>
          <w:t xml:space="preserve"> </w:t>
        </w:r>
      </w:ins>
      <w:ins w:id="1982" w:author="PR Preview" w:date="2024-01-01T00:00:00Z">
        <w:r>
          <w:rPr>
            <w:rStyle w:val="StringTok"/>
          </w:rPr>
          <w:t xml:space="preserve">"Start development toward next release (1.2.0.9000)"</w:t>
        </w:r>
      </w:ins>
      <w:ins w:id="1982" w:author="PR Preview" w:date="2024-01-01T00:00:00Z">
        <w:r>
          <w:br/>
        </w:r>
      </w:ins>
      <w:ins w:id="1982" w:author="PR Preview" w:date="2024-01-01T00:00:00Z">
        <w:r>
          <w:rPr>
            <w:rStyle w:val="FunctionTok"/>
          </w:rPr>
          <w:t xml:space="preserve">git</w:t>
        </w:r>
      </w:ins>
      <w:ins w:id="1982" w:author="PR Preview" w:date="2024-01-01T00:00:00Z">
        <w:r>
          <w:rPr>
            <w:rStyle w:val="NormalTok"/>
          </w:rPr>
          <w:t xml:space="preserve"> push</w:t>
        </w:r>
      </w:ins>
    </w:p>
    <w:p>
      <w:r>
        <w:br w:type="page"/>
      </w:r>
    </w:p>
    <w:bookmarkEnd w:id="604"/>
    <w:bookmarkEnd w:id="605"/>
    <w:bookmarkEnd w:id="606"/>
    <w:bookmarkStart w:id="625" w:name="data-publication"/>
    <w:p>
      <w:pPr>
        <w:pStyle w:val="Heading1"/>
      </w:pPr>
      <w:r>
        <w:t xml:space="preserve">16. Data Publication</w:t>
      </w:r>
    </w:p>
    <w:bookmarkStart w:id="607"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607"/>
    <w:bookmarkStart w:id="612"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608"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608"/>
    <w:bookmarkStart w:id="609"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609"/>
    <w:bookmarkStart w:id="611"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610">
        <w:r>
          <w:rPr>
            <w:rStyle w:val="Hyperlink"/>
          </w:rPr>
          <w:t xml:space="preserve">UC Davis DataLab GIS workshops</w:t>
        </w:r>
      </w:hyperlink>
      <w:r>
        <w:t xml:space="preserve">, including resources on QGIS and spatial SQL.</w:t>
      </w:r>
    </w:p>
    <w:bookmarkEnd w:id="611"/>
    <w:bookmarkEnd w:id="612"/>
    <w:bookmarkStart w:id="616" w:name="create-public-ids"/>
    <w:p>
      <w:pPr>
        <w:pStyle w:val="Heading2"/>
      </w:pPr>
      <w:r>
        <w:t xml:space="preserve">16.3 Create public IDs</w:t>
      </w:r>
    </w:p>
    <w:bookmarkStart w:id="613"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613"/>
    <w:bookmarkStart w:id="614"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614"/>
    <w:bookmarkStart w:id="615" w:name="example-scripts"/>
    <w:p>
      <w:pPr>
        <w:pStyle w:val="Heading3"/>
      </w:pPr>
      <w:r>
        <w:t xml:space="preserve">16.3.3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16"/>
        </w:numPr>
      </w:pPr>
      <w:r>
        <w:rPr>
          <w:rStyle w:val="VerbatimChar"/>
        </w:rPr>
        <w:t xml:space="preserve">data/final/</w:t>
      </w:r>
      <w:r>
        <w:t xml:space="preserve">- folder containing the projects final data in both csv and rds formats</w:t>
      </w:r>
      <w:r>
        <w:br/>
      </w:r>
    </w:p>
    <w:p>
      <w:pPr>
        <w:pStyle w:val="Compact"/>
        <w:numPr>
          <w:ilvl w:val="0"/>
          <w:numId w:val="121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615"/>
    <w:bookmarkEnd w:id="616"/>
    <w:bookmarkStart w:id="621"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61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618">
        <w:r>
          <w:rPr>
            <w:rStyle w:val="Hyperlink"/>
          </w:rPr>
          <w:t xml:space="preserve">UC Davis DataLab workshop on data documentation</w:t>
        </w:r>
      </w:hyperlink>
      <w:r>
        <w:t xml:space="preserve">.</w:t>
      </w:r>
    </w:p>
    <w:bookmarkStart w:id="620" w:name="X659912a983e12070198566d6758f84b7c139c71"/>
    <w:p>
      <w:pPr>
        <w:pStyle w:val="Heading3"/>
      </w:pPr>
      <w:r>
        <w:t xml:space="preserve">16.4.1 Steps for creating an Open Science Framework (OSF) repository:</w:t>
      </w:r>
    </w:p>
    <w:p>
      <w:pPr>
        <w:pStyle w:val="Compact"/>
        <w:numPr>
          <w:ilvl w:val="0"/>
          <w:numId w:val="1217"/>
        </w:numPr>
      </w:pPr>
      <w:r>
        <w:t xml:space="preserve">Create a new OSF project per these instructions: https://help.osf.io/article/252-create-a-project</w:t>
      </w:r>
    </w:p>
    <w:p>
      <w:pPr>
        <w:pStyle w:val="Compact"/>
        <w:numPr>
          <w:ilvl w:val="0"/>
          <w:numId w:val="121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7"/>
        </w:numPr>
      </w:pPr>
      <w:r>
        <w:t xml:space="preserve">Create a notebook component and upload the final .html files (which will not be on github… but see optional item below)</w:t>
      </w:r>
    </w:p>
    <w:p>
      <w:pPr>
        <w:pStyle w:val="Compact"/>
        <w:numPr>
          <w:ilvl w:val="0"/>
          <w:numId w:val="1217"/>
        </w:numPr>
      </w:pPr>
      <w:r>
        <w:t xml:space="preserve">On the OSF landing Wiki, provide some context. Here is a recent example: https://osf.io/954bt/</w:t>
      </w:r>
    </w:p>
    <w:p>
      <w:pPr>
        <w:pStyle w:val="Compact"/>
        <w:numPr>
          <w:ilvl w:val="0"/>
          <w:numId w:val="1217"/>
        </w:numPr>
      </w:pPr>
      <w:r>
        <w:t xml:space="preserve">Create a Digital Object Identifier (DOI) for the repository. A DOI is a unique identifier that provides a persistent link to content, such as a dataset in this case.</w:t>
      </w:r>
      <w:r>
        <w:t xml:space="preserve"> </w:t>
      </w:r>
      <w:hyperlink r:id="rId619">
        <w:r>
          <w:rPr>
            <w:rStyle w:val="Hyperlink"/>
          </w:rPr>
          <w:t xml:space="preserve">Learn more about DOIs</w:t>
        </w:r>
      </w:hyperlink>
    </w:p>
    <w:p>
      <w:pPr>
        <w:pStyle w:val="Compact"/>
        <w:numPr>
          <w:ilvl w:val="0"/>
          <w:numId w:val="1217"/>
        </w:numPr>
      </w:pPr>
      <w:r>
        <w:t xml:space="preserve">Optional: Complete the software checklist and system requirement guide for the analysis to guide others. Include it on the GitHub README for the project: https://github.com/proctor-ucsf/mordor-antibody</w:t>
      </w:r>
    </w:p>
    <w:bookmarkEnd w:id="620"/>
    <w:bookmarkEnd w:id="621"/>
    <w:bookmarkStart w:id="622"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22"/>
    <w:bookmarkStart w:id="623"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23"/>
    <w:bookmarkStart w:id="624"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18"/>
        </w:numPr>
      </w:pPr>
      <w:r>
        <w:t xml:space="preserve">ACTION - https://osf.io/ca3pe/</w:t>
      </w:r>
      <w:r>
        <w:br/>
      </w:r>
    </w:p>
    <w:p>
      <w:pPr>
        <w:pStyle w:val="Compact"/>
        <w:numPr>
          <w:ilvl w:val="0"/>
          <w:numId w:val="1218"/>
        </w:numPr>
      </w:pPr>
      <w:r>
        <w:t xml:space="preserve">NAITRE - https://osf.io/ujeyb/</w:t>
      </w:r>
      <w:r>
        <w:br/>
      </w:r>
    </w:p>
    <w:p>
      <w:pPr>
        <w:pStyle w:val="Compact"/>
        <w:numPr>
          <w:ilvl w:val="0"/>
          <w:numId w:val="1218"/>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24"/>
    <w:bookmarkEnd w:id="625"/>
    <w:bookmarkStart w:id="653" w:name="sec-slurm"/>
    <w:p>
      <w:pPr>
        <w:pStyle w:val="Heading1"/>
      </w:pPr>
      <w:r>
        <w:t xml:space="preserve">17.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629" w:name="uc-davis-computing-resources"/>
    <w:p>
      <w:pPr>
        <w:pStyle w:val="Heading2"/>
      </w:pPr>
      <w:r>
        <w:t xml:space="preserve">17.1 UC Davis Computing Resources</w:t>
      </w:r>
    </w:p>
    <w:bookmarkStart w:id="628"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2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19"/>
        </w:numPr>
      </w:pPr>
      <w:r>
        <w:rPr>
          <w:b/>
          <w:bCs/>
        </w:rPr>
        <w:t xml:space="preserve">Shiva</w:t>
      </w:r>
      <w:r>
        <w:t xml:space="preserve"> </w:t>
      </w:r>
      <w:r>
        <w:t xml:space="preserve">(shiva.ucdavis.edu): SLURM-based cluster for computational work</w:t>
      </w:r>
    </w:p>
    <w:p>
      <w:pPr>
        <w:pStyle w:val="Compact"/>
        <w:numPr>
          <w:ilvl w:val="0"/>
          <w:numId w:val="121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2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28"/>
    <w:bookmarkEnd w:id="629"/>
    <w:bookmarkStart w:id="631"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30"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30"/>
    <w:bookmarkEnd w:id="631"/>
    <w:bookmarkStart w:id="632"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2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32"/>
    <w:bookmarkStart w:id="633"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26">
        <w:r>
          <w:rPr>
            <w:rStyle w:val="Hyperlink"/>
          </w:rPr>
          <w:t xml:space="preserve">hpc.ucdavis.edu</w:t>
        </w:r>
      </w:hyperlink>
      <w:r>
        <w:t xml:space="preserve"> </w:t>
      </w:r>
      <w:r>
        <w:t xml:space="preserve">for support information.</w:t>
      </w:r>
    </w:p>
    <w:bookmarkEnd w:id="633"/>
    <w:bookmarkStart w:id="637"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34"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34"/>
    <w:bookmarkStart w:id="635"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35"/>
    <w:bookmarkStart w:id="636"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36"/>
    <w:bookmarkEnd w:id="637"/>
    <w:bookmarkStart w:id="646"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40"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38">
        <w:r>
          <w:rPr>
            <w:rStyle w:val="VerbatimChar"/>
          </w:rPr>
          <w:t xml:space="preserve">tmux</w:t>
        </w:r>
      </w:hyperlink>
      <w:r>
        <w:t xml:space="preserve"> </w:t>
      </w:r>
      <w:r>
        <w:t xml:space="preserve">or</w:t>
      </w:r>
      <w:r>
        <w:t xml:space="preserve"> </w:t>
      </w:r>
      <w:hyperlink r:id="rId639">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40"/>
    <w:bookmarkStart w:id="645"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41" name="Picture"/>
                  <a:graphic>
                    <a:graphicData uri="http://schemas.openxmlformats.org/drawingml/2006/picture">
                      <pic:pic>
                        <pic:nvPicPr>
                          <pic:cNvPr descr="/opt/quarto/share/formats/docx/important.png" id="6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3" name="Picture"/>
                  <a:graphic>
                    <a:graphicData uri="http://schemas.openxmlformats.org/drawingml/2006/picture">
                      <pic:pic>
                        <pic:nvPicPr>
                          <pic:cNvPr descr="/opt/quarto/share/formats/docx/note.png" id="64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26">
              <w:r>
                <w:rPr>
                  <w:rStyle w:val="Hyperlink"/>
                </w:rPr>
                <w:t xml:space="preserve">UC Davis HPC documentation</w:t>
              </w:r>
            </w:hyperlink>
            <w:r>
              <w:t xml:space="preserve"> </w:t>
            </w:r>
            <w:r>
              <w:t xml:space="preserve">or contact HPC support.</w:t>
            </w:r>
          </w:p>
          <w:p/>
        </w:tc>
      </w:tr>
    </w:tbl>
    <w:bookmarkEnd w:id="645"/>
    <w:bookmarkEnd w:id="646"/>
    <w:bookmarkStart w:id="651" w:name="storage-group-storage-access"/>
    <w:p>
      <w:pPr>
        <w:pStyle w:val="Heading2"/>
      </w:pPr>
      <w:r>
        <w:t xml:space="preserve">17.7 Storage &amp; group storage access</w:t>
      </w:r>
    </w:p>
    <w:bookmarkStart w:id="647"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26">
        <w:r>
          <w:rPr>
            <w:rStyle w:val="Hyperlink"/>
          </w:rPr>
          <w:t xml:space="preserve">UC Davis HPC documentation</w:t>
        </w:r>
      </w:hyperlink>
      <w:r>
        <w:t xml:space="preserve"> </w:t>
      </w:r>
      <w:r>
        <w:t xml:space="preserve">for specific storage options and quotas.</w:t>
      </w:r>
    </w:p>
    <w:bookmarkEnd w:id="647"/>
    <w:bookmarkStart w:id="648"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48"/>
    <w:bookmarkStart w:id="650"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649">
        <w:r>
          <w:rPr>
            <w:rStyle w:val="Hyperlink"/>
          </w:rPr>
          <w:t xml:space="preserve">this guide</w:t>
        </w:r>
      </w:hyperlink>
      <w:r>
        <w:t xml:space="preserve">.</w:t>
      </w:r>
    </w:p>
    <w:bookmarkEnd w:id="650"/>
    <w:bookmarkEnd w:id="651"/>
    <w:bookmarkStart w:id="652"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20"/>
        </w:numPr>
      </w:pPr>
      <w:r>
        <w:rPr>
          <w:rStyle w:val="VerbatimChar"/>
        </w:rPr>
        <w:t xml:space="preserve">job-name=run_inc</w:t>
      </w:r>
      <w:r>
        <w:t xml:space="preserve">: Job name that will show up in the SLURM system</w:t>
      </w:r>
    </w:p>
    <w:p>
      <w:pPr>
        <w:pStyle w:val="Compact"/>
        <w:numPr>
          <w:ilvl w:val="0"/>
          <w:numId w:val="1220"/>
        </w:numPr>
      </w:pPr>
      <w:r>
        <w:rPr>
          <w:rStyle w:val="VerbatimChar"/>
        </w:rPr>
        <w:t xml:space="preserve">begin=now</w:t>
      </w:r>
      <w:r>
        <w:t xml:space="preserve">: Requests to start the job as soon as the requested resources are available</w:t>
      </w:r>
    </w:p>
    <w:p>
      <w:pPr>
        <w:pStyle w:val="Compact"/>
        <w:numPr>
          <w:ilvl w:val="0"/>
          <w:numId w:val="1220"/>
        </w:numPr>
      </w:pPr>
      <w:r>
        <w:rPr>
          <w:rStyle w:val="VerbatimChar"/>
        </w:rPr>
        <w:t xml:space="preserve">dependency=singleton</w:t>
      </w:r>
      <w:r>
        <w:t xml:space="preserve">: Jobs can begin after all previously launched jobs with the same name and user have ended.</w:t>
      </w:r>
    </w:p>
    <w:p>
      <w:pPr>
        <w:pStyle w:val="Compact"/>
        <w:numPr>
          <w:ilvl w:val="0"/>
          <w:numId w:val="1220"/>
        </w:numPr>
      </w:pPr>
      <w:r>
        <w:rPr>
          <w:rStyle w:val="VerbatimChar"/>
        </w:rPr>
        <w:t xml:space="preserve">mail-type=ALL</w:t>
      </w:r>
      <w:r>
        <w:t xml:space="preserve">: Receive all types of email notification (e.g., when job starts, fails, ends)</w:t>
      </w:r>
    </w:p>
    <w:p>
      <w:pPr>
        <w:pStyle w:val="Compact"/>
        <w:numPr>
          <w:ilvl w:val="0"/>
          <w:numId w:val="1220"/>
        </w:numPr>
      </w:pPr>
      <w:r>
        <w:rPr>
          <w:rStyle w:val="VerbatimChar"/>
        </w:rPr>
        <w:t xml:space="preserve">cpus-per-task=16</w:t>
      </w:r>
      <w:r>
        <w:t xml:space="preserve">: Request 16 processors per task. The default is one processor per task.</w:t>
      </w:r>
    </w:p>
    <w:p>
      <w:pPr>
        <w:pStyle w:val="Compact"/>
        <w:numPr>
          <w:ilvl w:val="0"/>
          <w:numId w:val="1220"/>
        </w:numPr>
      </w:pPr>
      <w:r>
        <w:rPr>
          <w:rStyle w:val="VerbatimChar"/>
        </w:rPr>
        <w:t xml:space="preserve">mem=64G</w:t>
      </w:r>
      <w:r>
        <w:t xml:space="preserve">: Request 64 GB memory per node.</w:t>
      </w:r>
    </w:p>
    <w:p>
      <w:pPr>
        <w:pStyle w:val="Compact"/>
        <w:numPr>
          <w:ilvl w:val="0"/>
          <w:numId w:val="122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2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52"/>
    <w:bookmarkEnd w:id="653"/>
    <w:bookmarkStart w:id="848" w:name="working-with-ai"/>
    <w:p>
      <w:pPr>
        <w:pStyle w:val="Heading1"/>
      </w:pPr>
      <w:r>
        <w:t xml:space="preserve">18. Working with AI</w:t>
      </w:r>
    </w:p>
    <w:p>
      <w:pPr>
        <w:pStyle w:val="FirstParagraph"/>
      </w:pPr>
      <w:hyperlink r:id="rId65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5" name="Picture"/>
                  <a:graphic>
                    <a:graphicData uri="http://schemas.openxmlformats.org/drawingml/2006/picture">
                      <pic:pic>
                        <pic:nvPicPr>
                          <pic:cNvPr descr="/opt/quarto/share/formats/docx/warning.png" id="656"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59"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21"/>
        </w:numPr>
      </w:pPr>
      <w:r>
        <w:t xml:space="preserve">Carefully review the code to ensure you understand what it does</w:t>
      </w:r>
    </w:p>
    <w:p>
      <w:pPr>
        <w:pStyle w:val="Compact"/>
        <w:numPr>
          <w:ilvl w:val="0"/>
          <w:numId w:val="1222"/>
        </w:numPr>
      </w:pPr>
      <w:r>
        <w:t xml:space="preserve">Test the code thoroughly to verify it works as expected</w:t>
      </w:r>
    </w:p>
    <w:p>
      <w:pPr>
        <w:pStyle w:val="Compact"/>
        <w:numPr>
          <w:ilvl w:val="0"/>
          <w:numId w:val="1223"/>
        </w:numPr>
      </w:pPr>
      <w:r>
        <w:t xml:space="preserve">Verify that the logic is appropriate for your specific use case</w:t>
      </w:r>
    </w:p>
    <w:p>
      <w:pPr>
        <w:pStyle w:val="Compact"/>
        <w:numPr>
          <w:ilvl w:val="0"/>
          <w:numId w:val="1224"/>
        </w:numPr>
      </w:pPr>
      <w:r>
        <w:t xml:space="preserve">Check that the code follows our lab’s coding standards and best practices</w:t>
      </w:r>
    </w:p>
    <w:p>
      <w:pPr>
        <w:pStyle w:val="Compact"/>
        <w:numPr>
          <w:ilvl w:val="0"/>
          <w:numId w:val="122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7" name="Picture"/>
                  <a:graphic>
                    <a:graphicData uri="http://schemas.openxmlformats.org/drawingml/2006/picture">
                      <pic:pic>
                        <pic:nvPicPr>
                          <pic:cNvPr descr="/opt/quarto/share/formats/docx/warning.png" id="658"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59"/>
    <w:bookmarkStart w:id="660"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6"/>
        </w:numPr>
      </w:pPr>
      <w:r>
        <w:t xml:space="preserve">In code comments, note when AI tools were used to generate or significantly modify code</w:t>
      </w:r>
    </w:p>
    <w:p>
      <w:pPr>
        <w:pStyle w:val="Compact"/>
        <w:numPr>
          <w:ilvl w:val="0"/>
          <w:numId w:val="1226"/>
        </w:numPr>
      </w:pPr>
      <w:r>
        <w:t xml:space="preserve">In commit messages, mention if AI tools assisted with the changes</w:t>
      </w:r>
    </w:p>
    <w:p>
      <w:pPr>
        <w:pStyle w:val="Compact"/>
        <w:numPr>
          <w:ilvl w:val="0"/>
          <w:numId w:val="1226"/>
        </w:numPr>
      </w:pPr>
      <w:r>
        <w:t xml:space="preserve">In manuscripts and reports, acknowledge AI tool usage in the methods or acknowledgments section</w:t>
      </w:r>
    </w:p>
    <w:p>
      <w:pPr>
        <w:pStyle w:val="Compact"/>
        <w:numPr>
          <w:ilvl w:val="0"/>
          <w:numId w:val="122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60"/>
    <w:bookmarkStart w:id="661"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7"/>
        </w:numPr>
      </w:pPr>
      <w:r>
        <w:t xml:space="preserve">Ask the AI tool to identify and properly cite sources when it borrows or adapts content</w:t>
      </w:r>
    </w:p>
    <w:p>
      <w:pPr>
        <w:pStyle w:val="Compact"/>
        <w:numPr>
          <w:ilvl w:val="0"/>
          <w:numId w:val="1227"/>
        </w:numPr>
      </w:pPr>
      <w:r>
        <w:t xml:space="preserve">Verify that any content the AI generates includes appropriate citations</w:t>
      </w:r>
    </w:p>
    <w:p>
      <w:pPr>
        <w:pStyle w:val="Compact"/>
        <w:numPr>
          <w:ilvl w:val="0"/>
          <w:numId w:val="1227"/>
        </w:numPr>
      </w:pPr>
      <w:r>
        <w:t xml:space="preserve">Add citations yourself if the AI fails to do so</w:t>
      </w:r>
    </w:p>
    <w:p>
      <w:pPr>
        <w:pStyle w:val="Compact"/>
        <w:numPr>
          <w:ilvl w:val="0"/>
          <w:numId w:val="122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61"/>
    <w:bookmarkStart w:id="669"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62"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28"/>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28"/>
        </w:numPr>
      </w:pPr>
      <w:r>
        <w:rPr>
          <w:b/>
          <w:bCs/>
        </w:rPr>
        <w:t xml:space="preserve">Audit trail</w:t>
      </w:r>
      <w:r>
        <w:t xml:space="preserve">: The full conversation history shows your instructions and the AI’s responses</w:t>
      </w:r>
    </w:p>
    <w:p>
      <w:pPr>
        <w:pStyle w:val="Compact"/>
        <w:numPr>
          <w:ilvl w:val="0"/>
          <w:numId w:val="1228"/>
        </w:numPr>
      </w:pPr>
      <w:r>
        <w:rPr>
          <w:b/>
          <w:bCs/>
        </w:rPr>
        <w:t xml:space="preserve">Intellectual ownership</w:t>
      </w:r>
      <w:r>
        <w:t xml:space="preserve">: Your prompts and guidance demonstrate that the core ideas are yours</w:t>
      </w:r>
    </w:p>
    <w:p>
      <w:pPr>
        <w:pStyle w:val="Compact"/>
        <w:numPr>
          <w:ilvl w:val="0"/>
          <w:numId w:val="1228"/>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62"/>
    <w:bookmarkStart w:id="663"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29"/>
        </w:numPr>
      </w:pPr>
      <w:r>
        <w:t xml:space="preserve">State your research question, hypothesis, or argument clearly</w:t>
      </w:r>
    </w:p>
    <w:p>
      <w:pPr>
        <w:pStyle w:val="Compact"/>
        <w:numPr>
          <w:ilvl w:val="0"/>
          <w:numId w:val="1229"/>
        </w:numPr>
      </w:pPr>
      <w:r>
        <w:t xml:space="preserve">Outline the structure and key points you want to make</w:t>
      </w:r>
    </w:p>
    <w:p>
      <w:pPr>
        <w:pStyle w:val="Compact"/>
        <w:numPr>
          <w:ilvl w:val="0"/>
          <w:numId w:val="1229"/>
        </w:numPr>
      </w:pPr>
      <w:r>
        <w:t xml:space="preserve">Specify the evidence or data you want to include</w:t>
      </w:r>
    </w:p>
    <w:p>
      <w:pPr>
        <w:pStyle w:val="Compact"/>
        <w:numPr>
          <w:ilvl w:val="0"/>
          <w:numId w:val="1229"/>
        </w:numPr>
      </w:pPr>
      <w:r>
        <w:t xml:space="preserve">Describe the logic connecting your points</w:t>
      </w:r>
    </w:p>
    <w:p>
      <w:pPr>
        <w:pStyle w:val="Compact"/>
        <w:numPr>
          <w:ilvl w:val="0"/>
          <w:numId w:val="1229"/>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63"/>
    <w:bookmarkStart w:id="664"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30"/>
        </w:numPr>
      </w:pPr>
      <w:r>
        <w:t xml:space="preserve">Explicitly ask the AI to cite sources for any borrowed or adapted content</w:t>
      </w:r>
    </w:p>
    <w:p>
      <w:pPr>
        <w:pStyle w:val="Compact"/>
        <w:numPr>
          <w:ilvl w:val="0"/>
          <w:numId w:val="1230"/>
        </w:numPr>
      </w:pPr>
      <w:r>
        <w:t xml:space="preserve">Request that the AI indicate when it is drawing from specific works</w:t>
      </w:r>
    </w:p>
    <w:p>
      <w:pPr>
        <w:pStyle w:val="Compact"/>
        <w:numPr>
          <w:ilvl w:val="0"/>
          <w:numId w:val="1230"/>
        </w:numPr>
      </w:pPr>
      <w:r>
        <w:t xml:space="preserve">Verify that generated text includes proper citations</w:t>
      </w:r>
    </w:p>
    <w:p>
      <w:pPr>
        <w:pStyle w:val="Compact"/>
        <w:numPr>
          <w:ilvl w:val="0"/>
          <w:numId w:val="1230"/>
        </w:numPr>
      </w:pPr>
      <w:r>
        <w:t xml:space="preserve">Add citations yourself if the AI fails to provide them</w:t>
      </w:r>
    </w:p>
    <w:p>
      <w:pPr>
        <w:pStyle w:val="Compact"/>
        <w:numPr>
          <w:ilvl w:val="0"/>
          <w:numId w:val="1230"/>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64"/>
    <w:bookmarkStart w:id="667"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65">
        <w:r>
          <w:rPr>
            <w:rStyle w:val="Hyperlink"/>
          </w:rPr>
          <w:t xml:space="preserve">Issue #112</w:t>
        </w:r>
      </w:hyperlink>
      <w:r>
        <w:t xml:space="preserve"> </w:t>
      </w:r>
      <w:r>
        <w:t xml:space="preserve">and</w:t>
      </w:r>
      <w:r>
        <w:t xml:space="preserve"> </w:t>
      </w:r>
      <w:hyperlink r:id="rId666">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31"/>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31"/>
        </w:numPr>
      </w:pPr>
      <w:r>
        <w:rPr>
          <w:b/>
          <w:bCs/>
        </w:rPr>
        <w:t xml:space="preserve">Detailed instructions</w:t>
      </w:r>
      <w:r>
        <w:t xml:space="preserve">: The guidance specified what content should be created and how it should be structured</w:t>
      </w:r>
    </w:p>
    <w:p>
      <w:pPr>
        <w:pStyle w:val="Compact"/>
        <w:numPr>
          <w:ilvl w:val="0"/>
          <w:numId w:val="1231"/>
        </w:numPr>
      </w:pPr>
      <w:r>
        <w:rPr>
          <w:b/>
          <w:bCs/>
        </w:rPr>
        <w:t xml:space="preserve">Transparent record</w:t>
      </w:r>
      <w:r>
        <w:t xml:space="preserve">: The development history shows what was human-directed versus AI-generated</w:t>
      </w:r>
    </w:p>
    <w:p>
      <w:pPr>
        <w:pStyle w:val="Compact"/>
        <w:numPr>
          <w:ilvl w:val="0"/>
          <w:numId w:val="1231"/>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67"/>
    <w:bookmarkStart w:id="668"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32"/>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32"/>
        </w:numPr>
      </w:pPr>
      <w:r>
        <w:rPr>
          <w:b/>
          <w:bCs/>
        </w:rPr>
        <w:t xml:space="preserve">Maintain responsibility</w:t>
      </w:r>
      <w:r>
        <w:t xml:space="preserve">: You are accountable for all content, including AI-generated text</w:t>
      </w:r>
    </w:p>
    <w:p>
      <w:pPr>
        <w:pStyle w:val="Compact"/>
        <w:numPr>
          <w:ilvl w:val="0"/>
          <w:numId w:val="1232"/>
        </w:numPr>
      </w:pPr>
      <w:r>
        <w:rPr>
          <w:b/>
          <w:bCs/>
        </w:rPr>
        <w:t xml:space="preserve">Verify accuracy</w:t>
      </w:r>
      <w:r>
        <w:t xml:space="preserve">: Always fact-check AI-generated claims and citations</w:t>
      </w:r>
    </w:p>
    <w:p>
      <w:pPr>
        <w:pStyle w:val="Compact"/>
        <w:numPr>
          <w:ilvl w:val="0"/>
          <w:numId w:val="1232"/>
        </w:numPr>
      </w:pPr>
      <w:r>
        <w:rPr>
          <w:b/>
          <w:bCs/>
        </w:rPr>
        <w:t xml:space="preserve">Preserve your voice</w:t>
      </w:r>
      <w:r>
        <w:t xml:space="preserve">: Ensure the writing reflects your thinking and style, not just AI’s patterns</w:t>
      </w:r>
    </w:p>
    <w:p>
      <w:pPr>
        <w:pStyle w:val="Compact"/>
        <w:numPr>
          <w:ilvl w:val="0"/>
          <w:numId w:val="1232"/>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68"/>
    <w:bookmarkEnd w:id="669"/>
    <w:bookmarkStart w:id="840" w:name="coding-agents"/>
    <w:p>
      <w:pPr>
        <w:pStyle w:val="Heading2"/>
      </w:pPr>
      <w:r>
        <w:t xml:space="preserve">18.5 Coding Agents</w:t>
      </w:r>
    </w:p>
    <w:p>
      <w:pPr>
        <w:pStyle w:val="FirstParagraph"/>
      </w:pPr>
      <w:r>
        <w:t xml:space="preserve">We recommend working with</w:t>
      </w:r>
      <w:r>
        <w:t xml:space="preserve"> </w:t>
      </w:r>
      <w:hyperlink r:id="rId670">
        <w:r>
          <w:rPr>
            <w:rStyle w:val="Hyperlink"/>
            <w:b/>
            <w:bCs/>
          </w:rPr>
          <w:t xml:space="preserve">AI coding agents</w:t>
        </w:r>
      </w:hyperlink>
      <w:r>
        <w:t xml:space="preserve"> </w:t>
      </w:r>
      <w:r>
        <w:t xml:space="preserve">to</w:t>
      </w:r>
      <w:r>
        <w:t xml:space="preserve"> </w:t>
      </w:r>
      <w:hyperlink r:id="rId654">
        <w:r>
          <w:rPr>
            <w:rStyle w:val="Hyperlink"/>
          </w:rPr>
          <w:t xml:space="preserve">help you code</w:t>
        </w:r>
      </w:hyperlink>
      <w:r>
        <w:t xml:space="preserve">.</w:t>
      </w:r>
    </w:p>
    <w:bookmarkStart w:id="672" w:name="what-are-ai-coding-agents"/>
    <w:p>
      <w:pPr>
        <w:pStyle w:val="Heading3"/>
      </w:pPr>
      <w:r>
        <w:t xml:space="preserve">18.5.1 What are AI coding agents?</w:t>
      </w:r>
    </w:p>
    <w:p>
      <w:pPr>
        <w:pStyle w:val="FirstParagraph"/>
      </w:pPr>
      <w:r>
        <w:t xml:space="preserve">AI coding agents are</w:t>
      </w:r>
      <w:r>
        <w:t xml:space="preserve"> </w:t>
      </w:r>
      <w:hyperlink r:id="rId671">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3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3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3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3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3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3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34"/>
        </w:numPr>
      </w:pPr>
      <w:r>
        <w:t xml:space="preserve">Reviewing the agent’s work</w:t>
      </w:r>
    </w:p>
    <w:p>
      <w:pPr>
        <w:pStyle w:val="Compact"/>
        <w:numPr>
          <w:ilvl w:val="0"/>
          <w:numId w:val="1234"/>
        </w:numPr>
      </w:pPr>
      <w:r>
        <w:t xml:space="preserve">Ensuring the solution meets requirements</w:t>
      </w:r>
    </w:p>
    <w:p>
      <w:pPr>
        <w:pStyle w:val="Compact"/>
        <w:numPr>
          <w:ilvl w:val="0"/>
          <w:numId w:val="1234"/>
        </w:numPr>
      </w:pPr>
      <w:r>
        <w:t xml:space="preserve">Verifying code quality and security</w:t>
      </w:r>
    </w:p>
    <w:p>
      <w:pPr>
        <w:pStyle w:val="Compact"/>
        <w:numPr>
          <w:ilvl w:val="0"/>
          <w:numId w:val="1234"/>
        </w:numPr>
      </w:pPr>
      <w:r>
        <w:t xml:space="preserve">Making the final decision to merge changes</w:t>
      </w:r>
    </w:p>
    <w:bookmarkEnd w:id="672"/>
    <w:bookmarkStart w:id="680"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73">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74">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75"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75"/>
    <w:bookmarkStart w:id="676"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35"/>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35"/>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35"/>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35"/>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35"/>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76"/>
    <w:bookmarkStart w:id="677"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36"/>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36"/>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36"/>
        </w:numPr>
      </w:pPr>
      <w:r>
        <w:rPr>
          <w:b/>
          <w:bCs/>
        </w:rPr>
        <w:t xml:space="preserve">Continue skill development</w:t>
      </w:r>
      <w:r>
        <w:t xml:space="preserve">:</w:t>
      </w:r>
      <w:r>
        <w:t xml:space="preserve"> </w:t>
      </w:r>
      <w:r>
        <w:t xml:space="preserve">Using AI agents should enhance rather than replace human expertise.</w:t>
      </w:r>
    </w:p>
    <w:p>
      <w:pPr>
        <w:numPr>
          <w:ilvl w:val="0"/>
          <w:numId w:val="1236"/>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77"/>
    <w:bookmarkStart w:id="679"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78">
        <w:r>
          <w:rPr>
            <w:rStyle w:val="Hyperlink"/>
          </w:rPr>
          <w:t xml:space="preserve">“I Thought I Was in an AI Apocalypse. Then I Started Looking Closer.”</w:t>
        </w:r>
      </w:hyperlink>
    </w:p>
    <w:bookmarkEnd w:id="679"/>
    <w:bookmarkEnd w:id="680"/>
    <w:bookmarkStart w:id="697"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95"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81"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81"/>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94"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83" name="Picture"/>
                        <a:graphic>
                          <a:graphicData uri="http://schemas.openxmlformats.org/drawingml/2006/picture">
                            <pic:pic>
                              <pic:nvPicPr>
                                <pic:cNvPr descr="assets/images/The-Matrix-Neo-Flying.png" id="684" name="Picture"/>
                                <pic:cNvPicPr>
                                  <a:picLocks noChangeArrowheads="1" noChangeAspect="1"/>
                                </pic:cNvPicPr>
                              </pic:nvPicPr>
                              <pic:blipFill>
                                <a:blip r:embed="rId682"/>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86" name="Picture"/>
                        <a:graphic>
                          <a:graphicData uri="http://schemas.openxmlformats.org/drawingml/2006/picture">
                            <pic:pic>
                              <pic:nvPicPr>
                                <pic:cNvPr descr="assets/images/agent-smith-no-its-not-fair.jpg" id="687" name="Picture"/>
                                <pic:cNvPicPr>
                                  <a:picLocks noChangeArrowheads="1" noChangeAspect="1"/>
                                </pic:cNvPicPr>
                              </pic:nvPicPr>
                              <pic:blipFill>
                                <a:blip r:embed="rId685"/>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89" name="Picture"/>
                        <a:graphic>
                          <a:graphicData uri="http://schemas.openxmlformats.org/drawingml/2006/picture">
                            <pic:pic>
                              <pic:nvPicPr>
                                <pic:cNvPr descr="assets/images/sad-keanu.png" id="690" name="Picture"/>
                                <pic:cNvPicPr>
                                  <a:picLocks noChangeArrowheads="1" noChangeAspect="1"/>
                                </pic:cNvPicPr>
                              </pic:nvPicPr>
                              <pic:blipFill>
                                <a:blip r:embed="rId688"/>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92" name="Picture"/>
                        <a:graphic>
                          <a:graphicData uri="http://schemas.openxmlformats.org/drawingml/2006/picture">
                            <pic:pic>
                              <pic:nvPicPr>
                                <pic:cNvPr descr="assets/images/grinning-smith.png" id="693" name="Picture"/>
                                <pic:cNvPicPr>
                                  <a:picLocks noChangeArrowheads="1" noChangeAspect="1"/>
                                </pic:cNvPicPr>
                              </pic:nvPicPr>
                              <pic:blipFill>
                                <a:blip r:embed="rId691"/>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94"/>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37"/>
        </w:numPr>
      </w:pPr>
      <w:r>
        <w:t xml:space="preserve">Supervise and validate AI-generated code</w:t>
      </w:r>
    </w:p>
    <w:p>
      <w:pPr>
        <w:pStyle w:val="Compact"/>
        <w:numPr>
          <w:ilvl w:val="0"/>
          <w:numId w:val="1237"/>
        </w:numPr>
      </w:pPr>
      <w:r>
        <w:t xml:space="preserve">Handle edge cases that agents struggle with</w:t>
      </w:r>
    </w:p>
    <w:p>
      <w:pPr>
        <w:pStyle w:val="Compact"/>
        <w:numPr>
          <w:ilvl w:val="0"/>
          <w:numId w:val="1237"/>
        </w:numPr>
      </w:pPr>
      <w:r>
        <w:t xml:space="preserve">Make creative decisions about architecture and design</w:t>
      </w:r>
    </w:p>
    <w:p>
      <w:pPr>
        <w:pStyle w:val="Compact"/>
        <w:numPr>
          <w:ilvl w:val="0"/>
          <w:numId w:val="1237"/>
        </w:numPr>
      </w:pPr>
      <w:r>
        <w:t xml:space="preserve">Understand when agent suggestions are incorrect or suboptimal</w:t>
      </w:r>
    </w:p>
    <w:bookmarkEnd w:id="695"/>
    <w:bookmarkStart w:id="696"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38"/>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38"/>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38"/>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96"/>
    <w:bookmarkEnd w:id="697"/>
    <w:bookmarkStart w:id="711" w:name="how-to-work-with-coding-agents"/>
    <w:p>
      <w:pPr>
        <w:pStyle w:val="Heading3"/>
      </w:pPr>
      <w:r>
        <w:t xml:space="preserve">18.5.4 How to Work with Coding Agents</w:t>
      </w:r>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698" w:name="ways-to-interact-with-coding-agents"/>
    <w:p>
      <w:pPr>
        <w:pStyle w:val="Heading4"/>
      </w:pPr>
      <w:r>
        <w:t xml:space="preserve">18.5.4.1 Ways to interact with coding agents</w:t>
      </w:r>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39"/>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39"/>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39"/>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39"/>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698"/>
    <w:bookmarkStart w:id="699" w:name="assigning-issues-to-copilot"/>
    <w:p>
      <w:pPr>
        <w:pStyle w:val="Heading4"/>
      </w:pPr>
      <w:r>
        <w:t xml:space="preserve">18.5.4.2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40"/>
        </w:numPr>
      </w:pPr>
      <w:r>
        <w:rPr>
          <w:b/>
          <w:bCs/>
        </w:rPr>
        <w:t xml:space="preserve">On GitHub.com</w:t>
      </w:r>
      <w:r>
        <w:t xml:space="preserve">:</w:t>
      </w:r>
      <w:r>
        <w:t xml:space="preserve"> </w:t>
      </w:r>
      <w:r>
        <w:t xml:space="preserve">Navigate to an issue and assign it to Copilot in the assignees section</w:t>
      </w:r>
    </w:p>
    <w:p>
      <w:pPr>
        <w:numPr>
          <w:ilvl w:val="0"/>
          <w:numId w:val="1240"/>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40"/>
        </w:numPr>
      </w:pPr>
      <w:r>
        <w:rPr>
          <w:b/>
          <w:bCs/>
        </w:rPr>
        <w:t xml:space="preserve">From Copilot Chat</w:t>
      </w:r>
      <w:r>
        <w:t xml:space="preserve">:</w:t>
      </w:r>
      <w:r>
        <w:t xml:space="preserve"> </w:t>
      </w:r>
      <w:r>
        <w:t xml:space="preserve">Delegate tasks to Copilot directly from the chat interface in supported editors</w:t>
      </w:r>
    </w:p>
    <w:bookmarkEnd w:id="699"/>
    <w:bookmarkStart w:id="700" w:name="the-agent-workflow"/>
    <w:p>
      <w:pPr>
        <w:pStyle w:val="Heading4"/>
      </w:pPr>
      <w:r>
        <w:t xml:space="preserve">18.5.4.3 The Agent Workflow</w:t>
      </w:r>
    </w:p>
    <w:p>
      <w:pPr>
        <w:pStyle w:val="FirstParagraph"/>
      </w:pPr>
      <w:r>
        <w:t xml:space="preserve">Once assigned an issue,</w:t>
      </w:r>
      <w:r>
        <w:t xml:space="preserve"> </w:t>
      </w:r>
      <w:r>
        <w:t xml:space="preserve">the coding agent follows an autonomous workflow:</w:t>
      </w:r>
    </w:p>
    <w:p>
      <w:pPr>
        <w:numPr>
          <w:ilvl w:val="0"/>
          <w:numId w:val="1241"/>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41"/>
        </w:numPr>
      </w:pPr>
      <w:r>
        <w:rPr>
          <w:b/>
          <w:bCs/>
        </w:rPr>
        <w:t xml:space="preserve">Planning</w:t>
      </w:r>
      <w:r>
        <w:t xml:space="preserve">:</w:t>
      </w:r>
      <w:r>
        <w:t xml:space="preserve"> </w:t>
      </w:r>
      <w:r>
        <w:t xml:space="preserve">Determines what changes are needed and creates a work plan</w:t>
      </w:r>
    </w:p>
    <w:p>
      <w:pPr>
        <w:numPr>
          <w:ilvl w:val="0"/>
          <w:numId w:val="1241"/>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41"/>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41"/>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700"/>
    <w:bookmarkStart w:id="703" w:name="example-this-document"/>
    <w:p>
      <w:pPr>
        <w:pStyle w:val="Heading4"/>
      </w:pPr>
      <w:r>
        <w:t xml:space="preserve">18.5.4.4 Example: This Document</w:t>
      </w:r>
    </w:p>
    <w:p>
      <w:pPr>
        <w:pStyle w:val="FirstParagraph"/>
      </w:pPr>
      <w:r>
        <w:t xml:space="preserve">This very section you’re reading was created through the coding agent workflow:</w:t>
      </w:r>
    </w:p>
    <w:p>
      <w:pPr>
        <w:numPr>
          <w:ilvl w:val="0"/>
          <w:numId w:val="1242"/>
        </w:numPr>
      </w:pPr>
      <w:r>
        <w:rPr>
          <w:b/>
          <w:bCs/>
        </w:rPr>
        <w:t xml:space="preserve">Issue created</w:t>
      </w:r>
      <w:r>
        <w:t xml:space="preserve">:</w:t>
      </w:r>
      <w:r>
        <w:t xml:space="preserve"> </w:t>
      </w:r>
      <w:hyperlink r:id="rId70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42"/>
        </w:numPr>
      </w:pPr>
      <w:r>
        <w:rPr>
          <w:b/>
          <w:bCs/>
        </w:rPr>
        <w:t xml:space="preserve">Agent assigned</w:t>
      </w:r>
      <w:r>
        <w:t xml:space="preserve">: The issue was assigned to</w:t>
      </w:r>
      <w:r>
        <w:t xml:space="preserve"> </w:t>
      </w:r>
      <w:r>
        <w:rPr>
          <w:rStyle w:val="VerbatimChar"/>
        </w:rPr>
        <w:t xml:space="preserve">@copilot</w:t>
      </w:r>
    </w:p>
    <w:p>
      <w:pPr>
        <w:numPr>
          <w:ilvl w:val="0"/>
          <w:numId w:val="1242"/>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42"/>
        </w:numPr>
      </w:pPr>
      <w:r>
        <w:rPr>
          <w:b/>
          <w:bCs/>
        </w:rPr>
        <w:t xml:space="preserve">Pull request</w:t>
      </w:r>
      <w:r>
        <w:t xml:space="preserve">:</w:t>
      </w:r>
      <w:r>
        <w:t xml:space="preserve"> </w:t>
      </w:r>
      <w:hyperlink r:id="rId70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42"/>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703"/>
    <w:bookmarkStart w:id="704" w:name="collaborating-with-coding-agents"/>
    <w:p>
      <w:pPr>
        <w:pStyle w:val="Heading4"/>
      </w:pPr>
      <w:r>
        <w:t xml:space="preserve">18.5.4.5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43"/>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43"/>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44"/>
        </w:numPr>
      </w:pPr>
      <w:r>
        <w:t xml:space="preserve">Need to be manually resolved</w:t>
      </w:r>
    </w:p>
    <w:p>
      <w:pPr>
        <w:pStyle w:val="Compact"/>
        <w:numPr>
          <w:ilvl w:val="0"/>
          <w:numId w:val="1244"/>
        </w:numPr>
      </w:pPr>
      <w:r>
        <w:t xml:space="preserve">May confuse both human and AI collaborators</w:t>
      </w:r>
    </w:p>
    <w:p>
      <w:pPr>
        <w:pStyle w:val="Compact"/>
        <w:numPr>
          <w:ilvl w:val="0"/>
          <w:numId w:val="1244"/>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704"/>
    <w:bookmarkStart w:id="705" w:name="directly-prompting-for-pull-requests"/>
    <w:p>
      <w:pPr>
        <w:pStyle w:val="Heading4"/>
      </w:pPr>
      <w:r>
        <w:t xml:space="preserve">18.5.4.6 Directly Prompting for Pull Requests</w:t>
      </w:r>
    </w:p>
    <w:p>
      <w:pPr>
        <w:pStyle w:val="FirstParagraph"/>
      </w:pPr>
      <w:r>
        <w:t xml:space="preserve">You can also prompt Copilot to create pull requests without first creating an issue:</w:t>
      </w:r>
    </w:p>
    <w:p>
      <w:pPr>
        <w:pStyle w:val="Compact"/>
        <w:numPr>
          <w:ilvl w:val="0"/>
          <w:numId w:val="1245"/>
        </w:numPr>
      </w:pPr>
      <w:r>
        <w:t xml:space="preserve">Use Copilot Chat in your editor to describe the changes you want</w:t>
      </w:r>
    </w:p>
    <w:p>
      <w:pPr>
        <w:pStyle w:val="Compact"/>
        <w:numPr>
          <w:ilvl w:val="0"/>
          <w:numId w:val="1245"/>
        </w:numPr>
      </w:pPr>
      <w:r>
        <w:t xml:space="preserve">The agent will analyze your request and create a pull request</w:t>
      </w:r>
    </w:p>
    <w:p>
      <w:pPr>
        <w:pStyle w:val="Compact"/>
        <w:numPr>
          <w:ilvl w:val="0"/>
          <w:numId w:val="1245"/>
        </w:numPr>
      </w:pPr>
      <w:r>
        <w:t xml:space="preserve">This is useful for quick fixes or well-defined tasks</w:t>
      </w:r>
    </w:p>
    <w:bookmarkEnd w:id="705"/>
    <w:bookmarkStart w:id="706" w:name="important-safeguards"/>
    <w:p>
      <w:pPr>
        <w:pStyle w:val="Heading4"/>
      </w:pPr>
      <w:r>
        <w:t xml:space="preserve">18.5.4.7 Important Safeguards</w:t>
      </w:r>
    </w:p>
    <w:p>
      <w:pPr>
        <w:pStyle w:val="Compact"/>
        <w:numPr>
          <w:ilvl w:val="0"/>
          <w:numId w:val="1246"/>
        </w:numPr>
      </w:pPr>
      <w:r>
        <w:rPr>
          <w:b/>
          <w:bCs/>
        </w:rPr>
        <w:t xml:space="preserve">Human approval required</w:t>
      </w:r>
      <w:r>
        <w:t xml:space="preserve">:</w:t>
      </w:r>
      <w:r>
        <w:t xml:space="preserve"> </w:t>
      </w:r>
      <w:r>
        <w:t xml:space="preserve">Coding agents cannot merge their own changes</w:t>
      </w:r>
    </w:p>
    <w:p>
      <w:pPr>
        <w:pStyle w:val="Compact"/>
        <w:numPr>
          <w:ilvl w:val="0"/>
          <w:numId w:val="1246"/>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46"/>
        </w:numPr>
      </w:pPr>
      <w:r>
        <w:rPr>
          <w:b/>
          <w:bCs/>
        </w:rPr>
        <w:t xml:space="preserve">Full transparency</w:t>
      </w:r>
      <w:r>
        <w:t xml:space="preserve">:</w:t>
      </w:r>
      <w:r>
        <w:t xml:space="preserve"> </w:t>
      </w:r>
      <w:r>
        <w:t xml:space="preserve">All agent actions are logged and visible in the PR</w:t>
      </w:r>
    </w:p>
    <w:bookmarkEnd w:id="706"/>
    <w:bookmarkStart w:id="710" w:name="workflow-approval-requirements"/>
    <w:p>
      <w:pPr>
        <w:pStyle w:val="Heading4"/>
      </w:pPr>
      <w:r>
        <w:t xml:space="preserve">18.5.4.8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47"/>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47"/>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47"/>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48"/>
        </w:numPr>
      </w:pPr>
      <w:hyperlink r:id="rId70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48"/>
        </w:numPr>
      </w:pPr>
      <w:hyperlink r:id="rId70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709">
        <w:r>
          <w:rPr>
            <w:rStyle w:val="Hyperlink"/>
          </w:rPr>
          <w:t xml:space="preserve">GitHub Copilot coding agent documentation</w:t>
        </w:r>
      </w:hyperlink>
      <w:r>
        <w:t xml:space="preserve">.</w:t>
      </w:r>
    </w:p>
    <w:bookmarkEnd w:id="710"/>
    <w:bookmarkEnd w:id="711"/>
    <w:bookmarkStart w:id="714"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712"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49"/>
        </w:numPr>
      </w:pPr>
      <w:r>
        <w:t xml:space="preserve">“tidy up [file, function, module, whole project]”</w:t>
      </w:r>
    </w:p>
    <w:p>
      <w:pPr>
        <w:pStyle w:val="Compact"/>
        <w:numPr>
          <w:ilvl w:val="0"/>
          <w:numId w:val="1249"/>
        </w:numPr>
      </w:pPr>
      <w:r>
        <w:t xml:space="preserve">Useful for improving code organization, consistency, and readability</w:t>
      </w:r>
    </w:p>
    <w:p>
      <w:pPr>
        <w:pStyle w:val="Compact"/>
        <w:numPr>
          <w:ilvl w:val="0"/>
          <w:numId w:val="1249"/>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50"/>
        </w:numPr>
      </w:pPr>
      <w:r>
        <w:t xml:space="preserve">“address failing workflows”</w:t>
      </w:r>
    </w:p>
    <w:p>
      <w:pPr>
        <w:pStyle w:val="Compact"/>
        <w:numPr>
          <w:ilvl w:val="0"/>
          <w:numId w:val="1250"/>
        </w:numPr>
      </w:pPr>
      <w:r>
        <w:t xml:space="preserve">Helps fix continuous integration (CI) failures, build errors, or test failures</w:t>
      </w:r>
    </w:p>
    <w:p>
      <w:pPr>
        <w:pStyle w:val="Compact"/>
        <w:numPr>
          <w:ilvl w:val="0"/>
          <w:numId w:val="1250"/>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51"/>
        </w:numPr>
      </w:pPr>
      <w:r>
        <w:t xml:space="preserve">“decompose [function, quarto-file, etc]”</w:t>
      </w:r>
    </w:p>
    <w:p>
      <w:pPr>
        <w:pStyle w:val="Compact"/>
        <w:numPr>
          <w:ilvl w:val="0"/>
          <w:numId w:val="1251"/>
        </w:numPr>
      </w:pPr>
      <w:r>
        <w:t xml:space="preserve">Breaks down large or complex code into smaller, more manageable pieces</w:t>
      </w:r>
    </w:p>
    <w:p>
      <w:pPr>
        <w:pStyle w:val="Compact"/>
        <w:numPr>
          <w:ilvl w:val="0"/>
          <w:numId w:val="1251"/>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52"/>
        </w:numPr>
      </w:pPr>
      <w:r>
        <w:t xml:space="preserve">“update [links, content, etc]”</w:t>
      </w:r>
    </w:p>
    <w:p>
      <w:pPr>
        <w:pStyle w:val="Compact"/>
        <w:numPr>
          <w:ilvl w:val="0"/>
          <w:numId w:val="1252"/>
        </w:numPr>
      </w:pPr>
      <w:r>
        <w:t xml:space="preserve">Refreshes outdated information, fixes broken links, or modernizes code</w:t>
      </w:r>
    </w:p>
    <w:p>
      <w:pPr>
        <w:pStyle w:val="Compact"/>
        <w:numPr>
          <w:ilvl w:val="0"/>
          <w:numId w:val="1252"/>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53"/>
        </w:numPr>
      </w:pPr>
      <w:r>
        <w:t xml:space="preserve">“expand [a section in a document]”</w:t>
      </w:r>
    </w:p>
    <w:p>
      <w:pPr>
        <w:pStyle w:val="Compact"/>
        <w:numPr>
          <w:ilvl w:val="0"/>
          <w:numId w:val="1253"/>
        </w:numPr>
      </w:pPr>
      <w:r>
        <w:t xml:space="preserve">Adds more detail, examples, or explanation to existing content</w:t>
      </w:r>
    </w:p>
    <w:p>
      <w:pPr>
        <w:pStyle w:val="Compact"/>
        <w:numPr>
          <w:ilvl w:val="0"/>
          <w:numId w:val="1253"/>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54"/>
        </w:numPr>
      </w:pPr>
      <w:r>
        <w:t xml:space="preserve">“condense [a section in a document]”</w:t>
      </w:r>
    </w:p>
    <w:p>
      <w:pPr>
        <w:pStyle w:val="Compact"/>
        <w:numPr>
          <w:ilvl w:val="0"/>
          <w:numId w:val="1254"/>
        </w:numPr>
      </w:pPr>
      <w:r>
        <w:t xml:space="preserve">Reduces verbosity while preserving essential information</w:t>
      </w:r>
    </w:p>
    <w:p>
      <w:pPr>
        <w:pStyle w:val="Compact"/>
        <w:numPr>
          <w:ilvl w:val="0"/>
          <w:numId w:val="1254"/>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55"/>
        </w:numPr>
      </w:pPr>
      <w:r>
        <w:t xml:space="preserve">“clarify [a section in a document]”</w:t>
      </w:r>
    </w:p>
    <w:p>
      <w:pPr>
        <w:pStyle w:val="Compact"/>
        <w:numPr>
          <w:ilvl w:val="0"/>
          <w:numId w:val="1255"/>
        </w:numPr>
      </w:pPr>
      <w:r>
        <w:t xml:space="preserve">Improves clarity, removes ambiguity, or simplifies complex explanations</w:t>
      </w:r>
    </w:p>
    <w:p>
      <w:pPr>
        <w:pStyle w:val="Compact"/>
        <w:numPr>
          <w:ilvl w:val="0"/>
          <w:numId w:val="1255"/>
        </w:numPr>
      </w:pPr>
      <w:r>
        <w:t xml:space="preserve">Example:</w:t>
      </w:r>
      <w:r>
        <w:t xml:space="preserve"> </w:t>
      </w:r>
      <w:r>
        <w:t xml:space="preserve">“clarify the explanation of the analysis workflow”</w:t>
      </w:r>
    </w:p>
    <w:bookmarkEnd w:id="712"/>
    <w:bookmarkStart w:id="713" w:name="tips-for-effective-prompts"/>
    <w:p>
      <w:pPr>
        <w:pStyle w:val="Heading4"/>
      </w:pPr>
      <w:r>
        <w:t xml:space="preserve">18.5.5.2 Tips for Effective Prompts</w:t>
      </w:r>
    </w:p>
    <w:p>
      <w:pPr>
        <w:pStyle w:val="Compact"/>
        <w:numPr>
          <w:ilvl w:val="0"/>
          <w:numId w:val="1256"/>
        </w:numPr>
      </w:pPr>
      <w:r>
        <w:rPr>
          <w:b/>
          <w:bCs/>
        </w:rPr>
        <w:t xml:space="preserve">Be specific</w:t>
      </w:r>
      <w:r>
        <w:t xml:space="preserve">: Include file names, function names, or specific sections when possible</w:t>
      </w:r>
    </w:p>
    <w:p>
      <w:pPr>
        <w:pStyle w:val="Compact"/>
        <w:numPr>
          <w:ilvl w:val="0"/>
          <w:numId w:val="1256"/>
        </w:numPr>
      </w:pPr>
      <w:r>
        <w:rPr>
          <w:b/>
          <w:bCs/>
        </w:rPr>
        <w:t xml:space="preserve">Provide context</w:t>
      </w:r>
      <w:r>
        <w:t xml:space="preserve">: Explain what you want to achieve and why</w:t>
      </w:r>
    </w:p>
    <w:p>
      <w:pPr>
        <w:pStyle w:val="Compact"/>
        <w:numPr>
          <w:ilvl w:val="0"/>
          <w:numId w:val="1256"/>
        </w:numPr>
      </w:pPr>
      <w:r>
        <w:rPr>
          <w:b/>
          <w:bCs/>
        </w:rPr>
        <w:t xml:space="preserve">Set boundaries</w:t>
      </w:r>
      <w:r>
        <w:t xml:space="preserve">: Specify what should or shouldn’t change</w:t>
      </w:r>
    </w:p>
    <w:p>
      <w:pPr>
        <w:pStyle w:val="Compact"/>
        <w:numPr>
          <w:ilvl w:val="0"/>
          <w:numId w:val="1256"/>
        </w:numPr>
      </w:pPr>
      <w:r>
        <w:rPr>
          <w:b/>
          <w:bCs/>
        </w:rPr>
        <w:t xml:space="preserve">Request validation</w:t>
      </w:r>
      <w:r>
        <w:t xml:space="preserve">: Ask the agent to test or verify its changes when appropriate</w:t>
      </w:r>
    </w:p>
    <w:bookmarkEnd w:id="713"/>
    <w:bookmarkEnd w:id="714"/>
    <w:bookmarkStart w:id="721"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715"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57"/>
        </w:numPr>
      </w:pPr>
      <w:r>
        <w:t xml:space="preserve">“fix the code issues found by the failing workflows”</w:t>
      </w:r>
    </w:p>
    <w:p>
      <w:pPr>
        <w:pStyle w:val="Compact"/>
        <w:numPr>
          <w:ilvl w:val="0"/>
          <w:numId w:val="1257"/>
        </w:numPr>
      </w:pPr>
      <w:r>
        <w:t xml:space="preserve">“address the linting errors reported in the GitHub Actions checks”</w:t>
      </w:r>
    </w:p>
    <w:p>
      <w:pPr>
        <w:pStyle w:val="Compact"/>
        <w:numPr>
          <w:ilvl w:val="0"/>
          <w:numId w:val="1257"/>
        </w:numPr>
      </w:pPr>
      <w:r>
        <w:t xml:space="preserve">“fix the test failures in the CI pipeline”</w:t>
      </w:r>
    </w:p>
    <w:p>
      <w:pPr>
        <w:pStyle w:val="Compact"/>
        <w:numPr>
          <w:ilvl w:val="0"/>
          <w:numId w:val="1257"/>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715"/>
    <w:bookmarkStart w:id="718"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58"/>
        </w:numPr>
      </w:pPr>
      <w:r>
        <w:t xml:space="preserve">“fix the syntax error in the GitHub Actions workflow file at line X”</w:t>
      </w:r>
    </w:p>
    <w:p>
      <w:pPr>
        <w:pStyle w:val="Compact"/>
        <w:numPr>
          <w:ilvl w:val="0"/>
          <w:numId w:val="1258"/>
        </w:numPr>
      </w:pPr>
      <w:r>
        <w:t xml:space="preserve">“update the workflow to use the latest version of action Y”</w:t>
      </w:r>
    </w:p>
    <w:p>
      <w:pPr>
        <w:pStyle w:val="Compact"/>
        <w:numPr>
          <w:ilvl w:val="0"/>
          <w:numId w:val="1258"/>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16" name="Picture"/>
                  <a:graphic>
                    <a:graphicData uri="http://schemas.openxmlformats.org/drawingml/2006/picture">
                      <pic:pic>
                        <pic:nvPicPr>
                          <pic:cNvPr descr="/opt/quarto/share/formats/docx/warning.png" id="717"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59"/>
              </w:numPr>
            </w:pPr>
            <w:r>
              <w:rPr>
                <w:b/>
                <w:bCs/>
              </w:rPr>
              <w:t xml:space="preserve">Review every line</w:t>
            </w:r>
            <w:r>
              <w:t xml:space="preserve"> </w:t>
            </w:r>
            <w:r>
              <w:t xml:space="preserve">of the proposed changes</w:t>
            </w:r>
          </w:p>
          <w:p>
            <w:pPr>
              <w:pStyle w:val="Compact"/>
              <w:numPr>
                <w:ilvl w:val="0"/>
                <w:numId w:val="1259"/>
              </w:numPr>
            </w:pPr>
            <w:r>
              <w:rPr>
                <w:b/>
                <w:bCs/>
              </w:rPr>
              <w:t xml:space="preserve">Verify</w:t>
            </w:r>
            <w:r>
              <w:t xml:space="preserve"> </w:t>
            </w:r>
            <w:r>
              <w:t xml:space="preserve">the changes only address the specific issue</w:t>
            </w:r>
          </w:p>
          <w:p>
            <w:pPr>
              <w:pStyle w:val="Compact"/>
              <w:numPr>
                <w:ilvl w:val="0"/>
                <w:numId w:val="1259"/>
              </w:numPr>
            </w:pPr>
            <w:r>
              <w:rPr>
                <w:b/>
                <w:bCs/>
              </w:rPr>
              <w:t xml:space="preserve">Check</w:t>
            </w:r>
            <w:r>
              <w:t xml:space="preserve"> </w:t>
            </w:r>
            <w:r>
              <w:t xml:space="preserve">that no new secret access or command execution has been added</w:t>
            </w:r>
          </w:p>
          <w:p>
            <w:pPr>
              <w:pStyle w:val="Compact"/>
              <w:numPr>
                <w:ilvl w:val="0"/>
                <w:numId w:val="1259"/>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ins w:id="2404" w:author="PR Preview" w:date="2024-01-01T00:00:00Z">
        <w:r>
          <w:rPr>
            <w:b/>
            <w:bCs/>
          </w:rPr>
          <w:t xml:space="preserve">When to do it yourself:</w:t>
        </w:r>
      </w:ins>
      <w:ins w:id="2404" w:author="PR Preview" w:date="2024-01-01T00:00:00Z">
        <w:r>
          <w:t xml:space="preserve"> </w:t>
        </w:r>
      </w:ins>
      <w:ins w:id="2404" w:author="PR Preview" w:date="2024-01-01T00:00:00Z">
        <w:r>
          <w:t xml:space="preserve">Workflow syntax errors and configuration issues</w:t>
        </w:r>
      </w:ins>
      <w:ins w:id="2404" w:author="PR Preview" w:date="2024-01-01T00:00:00Z">
        <w:r>
          <w:t xml:space="preserve"> </w:t>
        </w:r>
      </w:ins>
      <w:ins w:id="2404" w:author="PR Preview" w:date="2024-01-01T00:00:00Z">
        <w:r>
          <w:t xml:space="preserve">are often faster to fix manually than with Copilot,</w:t>
        </w:r>
      </w:ins>
      <w:ins w:id="2404" w:author="PR Preview" w:date="2024-01-01T00:00:00Z">
        <w:r>
          <w:t xml:space="preserve"> </w:t>
        </w:r>
      </w:ins>
      <w:ins w:id="2404" w:author="PR Preview" w:date="2024-01-01T00:00:00Z">
        <w:r>
          <w:t xml:space="preserve">especially if you’re familiar with GitHub Actions.</w:t>
        </w:r>
      </w:ins>
      <w:ins w:id="2404" w:author="PR Preview" w:date="2024-01-01T00:00:00Z">
        <w:r>
          <w:t xml:space="preserve"> </w:t>
        </w:r>
      </w:ins>
      <w:ins w:id="2404" w:author="PR Preview" w:date="2024-01-01T00:00:00Z">
        <w:r>
          <w:t xml:space="preserve">See</w:t>
        </w:r>
      </w:ins>
      <w:ins w:id="2404" w:author="PR Preview" w:date="2024-01-01T00:00:00Z">
        <w:r>
          <w:t xml:space="preserve"> </w:t>
        </w:r>
      </w:ins>
      <w:hyperlink w:anchor="sec-ai-when-to-use">
        <w:r>
          <w:rPr>
            <w:rStyle w:val="Hyperlink"/>
          </w:rPr>
          <w:t xml:space="preserve">Section 18.5.15</w:t>
        </w:r>
      </w:hyperlink>
      <w:ins w:id="2404" w:author="PR Preview" w:date="2024-01-01T00:00:00Z">
        <w:r>
          <w:t xml:space="preserve"> </w:t>
        </w:r>
      </w:ins>
      <w:ins w:id="2404" w:author="PR Preview" w:date="2024-01-01T00:00:00Z">
        <w:r>
          <w:t xml:space="preserve">for more guidance.</w:t>
        </w:r>
      </w:ins>
    </w:p>
    <w:bookmarkEnd w:id="718"/>
    <w:bookmarkStart w:id="719"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60"/>
        </w:numPr>
      </w:pPr>
      <w:r>
        <w:rPr>
          <w:b/>
          <w:bCs/>
        </w:rPr>
        <w:t xml:space="preserve">First, examine the workflow logs</w:t>
      </w:r>
      <w:r>
        <w:t xml:space="preserve">:</w:t>
      </w:r>
    </w:p>
    <w:p>
      <w:pPr>
        <w:pStyle w:val="Compact"/>
        <w:numPr>
          <w:ilvl w:val="1"/>
          <w:numId w:val="1261"/>
        </w:numPr>
      </w:pPr>
      <w:r>
        <w:t xml:space="preserve">Look at the error messages in the GitHub Actions tab</w:t>
      </w:r>
    </w:p>
    <w:p>
      <w:pPr>
        <w:pStyle w:val="Compact"/>
        <w:numPr>
          <w:ilvl w:val="1"/>
          <w:numId w:val="1261"/>
        </w:numPr>
      </w:pPr>
      <w:r>
        <w:t xml:space="preserve">Identify whether the error is in your code or the workflow itself</w:t>
      </w:r>
    </w:p>
    <w:p>
      <w:pPr>
        <w:pStyle w:val="Compact"/>
        <w:numPr>
          <w:ilvl w:val="1"/>
          <w:numId w:val="1261"/>
        </w:numPr>
      </w:pPr>
      <w:r>
        <w:t xml:space="preserve">Common code issues: test failures, linting errors, compilation errors</w:t>
      </w:r>
    </w:p>
    <w:p>
      <w:pPr>
        <w:pStyle w:val="Compact"/>
        <w:numPr>
          <w:ilvl w:val="1"/>
          <w:numId w:val="1261"/>
        </w:numPr>
      </w:pPr>
      <w:r>
        <w:t xml:space="preserve">Common workflow issues: YAML syntax errors, missing actions, permission errors</w:t>
      </w:r>
    </w:p>
    <w:p>
      <w:pPr>
        <w:pStyle w:val="Compact"/>
        <w:numPr>
          <w:ilvl w:val="0"/>
          <w:numId w:val="1260"/>
        </w:numPr>
      </w:pPr>
      <w:r>
        <w:rPr>
          <w:b/>
          <w:bCs/>
        </w:rPr>
        <w:t xml:space="preserve">Use a diagnostic prompt</w:t>
      </w:r>
      <w:r>
        <w:t xml:space="preserve">:</w:t>
      </w:r>
    </w:p>
    <w:p>
      <w:pPr>
        <w:pStyle w:val="Compact"/>
        <w:numPr>
          <w:ilvl w:val="1"/>
          <w:numId w:val="1262"/>
        </w:numPr>
      </w:pPr>
      <w:r>
        <w:t xml:space="preserve">“examine the failing workflow logs and identify whether the issue is in the code or the workflow configuration”</w:t>
      </w:r>
    </w:p>
    <w:p>
      <w:pPr>
        <w:pStyle w:val="Compact"/>
        <w:numPr>
          <w:ilvl w:val="1"/>
          <w:numId w:val="1262"/>
        </w:numPr>
      </w:pPr>
      <w:r>
        <w:t xml:space="preserve">“diagnose the root cause of the workflow failure”</w:t>
      </w:r>
    </w:p>
    <w:p>
      <w:pPr>
        <w:pStyle w:val="Compact"/>
        <w:numPr>
          <w:ilvl w:val="0"/>
          <w:numId w:val="1260"/>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719"/>
    <w:bookmarkStart w:id="720" w:name="additional-resources-3"/>
    <w:p>
      <w:pPr>
        <w:pStyle w:val="Heading4"/>
      </w:pPr>
      <w:r>
        <w:t xml:space="preserve">18.5.6.4 Additional Resources</w:t>
      </w:r>
    </w:p>
    <w:p>
      <w:pPr>
        <w:pStyle w:val="Compact"/>
        <w:numPr>
          <w:ilvl w:val="0"/>
          <w:numId w:val="1263"/>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63"/>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63"/>
        </w:numPr>
      </w:pPr>
      <w:ins w:id="2422" w:author="PR Preview" w:date="2024-01-01T00:00:00Z">
        <w:r>
          <w:t xml:space="preserve">See</w:t>
        </w:r>
      </w:ins>
      <w:ins w:id="2422" w:author="PR Preview" w:date="2024-01-01T00:00:00Z">
        <w:r>
          <w:t xml:space="preserve"> </w:t>
        </w:r>
      </w:ins>
      <w:hyperlink w:anchor="sec-ai-when-to-use">
        <w:r>
          <w:rPr>
            <w:rStyle w:val="Hyperlink"/>
          </w:rPr>
          <w:t xml:space="preserve">Section 18.5.15</w:t>
        </w:r>
      </w:hyperlink>
      <w:ins w:id="2422" w:author="PR Preview" w:date="2024-01-01T00:00:00Z">
        <w:r>
          <w:t xml:space="preserve"> </w:t>
        </w:r>
      </w:ins>
      <w:ins w:id="2422" w:author="PR Preview" w:date="2024-01-01T00:00:00Z">
        <w:r>
          <w:t xml:space="preserve">for guidance on when to use Copilot vs. fixing issues yourself</w:t>
        </w:r>
      </w:ins>
    </w:p>
    <w:p>
      <w:pPr>
        <w:pStyle w:val="Compact"/>
        <w:numPr>
          <w:ilvl w:val="0"/>
          <w:numId w:val="1263"/>
        </w:numPr>
      </w:pPr>
      <w:r>
        <w:t xml:space="preserve">See the</w:t>
      </w:r>
      <w:r>
        <w:t xml:space="preserve"> </w:t>
      </w:r>
      <w:hyperlink r:id="rId546">
        <w:r>
          <w:rPr>
            <w:rStyle w:val="Hyperlink"/>
          </w:rPr>
          <w:t xml:space="preserve">GitHub Actions documentation</w:t>
        </w:r>
      </w:hyperlink>
      <w:r>
        <w:t xml:space="preserve"> </w:t>
      </w:r>
      <w:r>
        <w:t xml:space="preserve">for workflow syntax and troubleshooting</w:t>
      </w:r>
    </w:p>
    <w:bookmarkEnd w:id="720"/>
    <w:bookmarkEnd w:id="721"/>
    <w:bookmarkStart w:id="727"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64"/>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64"/>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64"/>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64"/>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64"/>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64"/>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65"/>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65"/>
        </w:numPr>
      </w:pPr>
      <w:r>
        <w:rPr>
          <w:b/>
          <w:bCs/>
        </w:rPr>
        <w:t xml:space="preserve">Subtle bugs</w:t>
      </w:r>
      <w:r>
        <w:t xml:space="preserve">:</w:t>
      </w:r>
      <w:r>
        <w:t xml:space="preserve"> </w:t>
      </w:r>
      <w:r>
        <w:t xml:space="preserve">AI-generated code may contain logic errors that are not immediately obvious</w:t>
      </w:r>
    </w:p>
    <w:p>
      <w:pPr>
        <w:numPr>
          <w:ilvl w:val="0"/>
          <w:numId w:val="1265"/>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65"/>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65"/>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65"/>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65"/>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26" w:name="further-readingviewing"/>
    <w:p>
      <w:pPr>
        <w:pStyle w:val="Heading4"/>
      </w:pPr>
      <w:r>
        <w:t xml:space="preserve">18.5.7.1 Further reading/viewing</w:t>
      </w:r>
    </w:p>
    <w:p>
      <w:pPr>
        <w:pStyle w:val="Compact"/>
        <w:numPr>
          <w:ilvl w:val="0"/>
          <w:numId w:val="1266"/>
        </w:numPr>
      </w:pPr>
      <w:r>
        <w:rPr>
          <w:i/>
          <w:iCs/>
        </w:rPr>
        <w:t xml:space="preserve">I Robot</w:t>
      </w:r>
      <w:r>
        <w:t xml:space="preserve"> </w:t>
      </w:r>
      <w:r>
        <w:t xml:space="preserve">(Asimov 1950)</w:t>
      </w:r>
    </w:p>
    <w:p>
      <w:pPr>
        <w:pStyle w:val="Compact"/>
        <w:numPr>
          <w:ilvl w:val="0"/>
          <w:numId w:val="1266"/>
        </w:numPr>
      </w:pPr>
      <w:r>
        <w:rPr>
          <w:i/>
          <w:iCs/>
        </w:rPr>
        <w:t xml:space="preserve">Dune</w:t>
      </w:r>
      <w:r>
        <w:t xml:space="preserve"> </w:t>
      </w:r>
      <w:r>
        <w:t xml:space="preserve">(Herbert 1965)</w:t>
      </w:r>
    </w:p>
    <w:p>
      <w:pPr>
        <w:pStyle w:val="Compact"/>
        <w:numPr>
          <w:ilvl w:val="0"/>
          <w:numId w:val="1266"/>
        </w:numPr>
      </w:pPr>
      <w:r>
        <w:rPr>
          <w:i/>
          <w:iCs/>
        </w:rPr>
        <w:t xml:space="preserve">2001</w:t>
      </w:r>
      <w:r>
        <w:t xml:space="preserve"> </w:t>
      </w:r>
      <w:r>
        <w:t xml:space="preserve">(1968)</w:t>
      </w:r>
    </w:p>
    <w:p>
      <w:pPr>
        <w:pStyle w:val="Compact"/>
        <w:numPr>
          <w:ilvl w:val="0"/>
          <w:numId w:val="1266"/>
        </w:numPr>
      </w:pPr>
      <w:r>
        <w:rPr>
          <w:i/>
          <w:iCs/>
        </w:rPr>
        <w:t xml:space="preserve">Terminator 3</w:t>
      </w:r>
      <w:r>
        <w:t xml:space="preserve"> </w:t>
      </w:r>
      <w:r>
        <w:t xml:space="preserve">(2003)</w:t>
      </w:r>
    </w:p>
    <w:p>
      <w:pPr>
        <w:pStyle w:val="Compact"/>
        <w:numPr>
          <w:ilvl w:val="0"/>
          <w:numId w:val="1266"/>
        </w:numPr>
      </w:pPr>
      <w:r>
        <w:rPr>
          <w:i/>
          <w:iCs/>
        </w:rPr>
        <w:t xml:space="preserve">The Matrix</w:t>
      </w:r>
      <w:r>
        <w:t xml:space="preserve"> </w:t>
      </w:r>
      <w:r>
        <w:t xml:space="preserve">(1999)</w:t>
      </w:r>
    </w:p>
    <w:p>
      <w:pPr>
        <w:pStyle w:val="Compact"/>
        <w:numPr>
          <w:ilvl w:val="0"/>
          <w:numId w:val="1266"/>
        </w:numPr>
      </w:pPr>
      <w:r>
        <w:rPr>
          <w:i/>
          <w:iCs/>
        </w:rPr>
        <w:t xml:space="preserve">Blade Runner</w:t>
      </w:r>
      <w:r>
        <w:t xml:space="preserve"> </w:t>
      </w:r>
      <w:r>
        <w:t xml:space="preserve">(1982)</w:t>
      </w:r>
    </w:p>
    <w:p>
      <w:pPr>
        <w:pStyle w:val="Compact"/>
        <w:numPr>
          <w:ilvl w:val="0"/>
          <w:numId w:val="1266"/>
        </w:numPr>
      </w:pPr>
      <w:r>
        <w:rPr>
          <w:i/>
          <w:iCs/>
        </w:rPr>
        <w:t xml:space="preserve">WarGames</w:t>
      </w:r>
      <w:r>
        <w:t xml:space="preserve"> </w:t>
      </w:r>
      <w:r>
        <w:t xml:space="preserve">(1983)</w:t>
      </w:r>
    </w:p>
    <w:p>
      <w:pPr>
        <w:pStyle w:val="Compact"/>
        <w:numPr>
          <w:ilvl w:val="0"/>
          <w:numId w:val="1266"/>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66"/>
        </w:numPr>
      </w:pPr>
      <w:r>
        <w:rPr>
          <w:i/>
          <w:iCs/>
        </w:rPr>
        <w:t xml:space="preserve">Ender’s Game</w:t>
      </w:r>
      <w:r>
        <w:t xml:space="preserve"> </w:t>
      </w:r>
      <w:r>
        <w:t xml:space="preserve">(Card 1985)</w:t>
      </w:r>
    </w:p>
    <w:p>
      <w:pPr>
        <w:pStyle w:val="Compact"/>
        <w:numPr>
          <w:ilvl w:val="0"/>
          <w:numId w:val="1266"/>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23" name="Picture"/>
            <a:graphic>
              <a:graphicData uri="http://schemas.openxmlformats.org/drawingml/2006/picture">
                <pic:pic>
                  <pic:nvPicPr>
                    <pic:cNvPr descr="assets/images/matrix-agents.png" id="724" name="Picture"/>
                    <pic:cNvPicPr>
                      <a:picLocks noChangeArrowheads="1" noChangeAspect="1"/>
                    </pic:cNvPicPr>
                  </pic:nvPicPr>
                  <pic:blipFill>
                    <a:blip r:embed="rId72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25">
        <w:r>
          <w:rPr>
            <w:rStyle w:val="Hyperlink"/>
          </w:rPr>
          <w:t xml:space="preserve">Agents</w:t>
        </w:r>
      </w:hyperlink>
    </w:p>
    <w:bookmarkEnd w:id="726"/>
    <w:bookmarkEnd w:id="727"/>
    <w:bookmarkStart w:id="733"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67"/>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67"/>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67"/>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67"/>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67"/>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67"/>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67"/>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67"/>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8" name="Picture"/>
                  <a:graphic>
                    <a:graphicData uri="http://schemas.openxmlformats.org/drawingml/2006/picture">
                      <pic:pic>
                        <pic:nvPicPr>
                          <pic:cNvPr descr="/opt/quarto/share/formats/docx/note.png" id="72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30">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31" name="Picture"/>
                  <a:graphic>
                    <a:graphicData uri="http://schemas.openxmlformats.org/drawingml/2006/picture">
                      <pic:pic>
                        <pic:nvPicPr>
                          <pic:cNvPr descr="/opt/quarto/share/formats/docx/warning.png" id="732"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68"/>
              </w:numPr>
            </w:pPr>
            <w:r>
              <w:t xml:space="preserve">Access secrets and credentials</w:t>
            </w:r>
          </w:p>
          <w:p>
            <w:pPr>
              <w:pStyle w:val="Compact"/>
              <w:numPr>
                <w:ilvl w:val="0"/>
                <w:numId w:val="1268"/>
              </w:numPr>
            </w:pPr>
            <w:r>
              <w:t xml:space="preserve">Deploy code to production</w:t>
            </w:r>
          </w:p>
          <w:p>
            <w:pPr>
              <w:pStyle w:val="Compact"/>
              <w:numPr>
                <w:ilvl w:val="0"/>
                <w:numId w:val="1268"/>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33"/>
    <w:bookmarkStart w:id="743"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35"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69"/>
        </w:numPr>
      </w:pPr>
      <w:r>
        <w:t xml:space="preserve">Data exfiltration</w:t>
      </w:r>
    </w:p>
    <w:p>
      <w:pPr>
        <w:pStyle w:val="Compact"/>
        <w:numPr>
          <w:ilvl w:val="0"/>
          <w:numId w:val="1269"/>
        </w:numPr>
      </w:pPr>
      <w:r>
        <w:t xml:space="preserve">Accidental leaks of sensitive information</w:t>
      </w:r>
    </w:p>
    <w:p>
      <w:pPr>
        <w:pStyle w:val="Compact"/>
        <w:numPr>
          <w:ilvl w:val="0"/>
          <w:numId w:val="1269"/>
        </w:numPr>
      </w:pPr>
      <w:r>
        <w:t xml:space="preserve">Execution of malicious instructions</w:t>
      </w:r>
    </w:p>
    <w:p>
      <w:pPr>
        <w:pStyle w:val="FirstParagraph"/>
      </w:pPr>
      <w:r>
        <w:t xml:space="preserve">By default, the agent’s firewall allows access to:</w:t>
      </w:r>
    </w:p>
    <w:p>
      <w:pPr>
        <w:pStyle w:val="Compact"/>
        <w:numPr>
          <w:ilvl w:val="0"/>
          <w:numId w:val="1270"/>
        </w:numPr>
      </w:pPr>
      <w:r>
        <w:t xml:space="preserve">Common OS package repositories (Debian, Ubuntu, Red Hat, etc.)</w:t>
      </w:r>
    </w:p>
    <w:p>
      <w:pPr>
        <w:pStyle w:val="Compact"/>
        <w:numPr>
          <w:ilvl w:val="0"/>
          <w:numId w:val="1270"/>
        </w:numPr>
      </w:pPr>
      <w:r>
        <w:t xml:space="preserve">Popular container registries (Docker Hub, Azure Container Registry, AWS ECR, etc.)</w:t>
      </w:r>
    </w:p>
    <w:p>
      <w:pPr>
        <w:pStyle w:val="Compact"/>
        <w:numPr>
          <w:ilvl w:val="0"/>
          <w:numId w:val="1270"/>
        </w:numPr>
      </w:pPr>
      <w:r>
        <w:t xml:space="preserve">Language-specific package registries (npm, PyPI, Maven, RubyGems, etc.)</w:t>
      </w:r>
    </w:p>
    <w:p>
      <w:pPr>
        <w:pStyle w:val="Compact"/>
        <w:numPr>
          <w:ilvl w:val="0"/>
          <w:numId w:val="1270"/>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34">
        <w:r>
          <w:rPr>
            <w:rStyle w:val="Hyperlink"/>
          </w:rPr>
          <w:t xml:space="preserve">Copilot allowlist reference</w:t>
        </w:r>
      </w:hyperlink>
      <w:r>
        <w:t xml:space="preserve">.</w:t>
      </w:r>
    </w:p>
    <w:bookmarkEnd w:id="735"/>
    <w:bookmarkStart w:id="737"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71"/>
        </w:numPr>
      </w:pPr>
      <w:r>
        <w:t xml:space="preserve">Add custom hosts to the allowlist (for internal dependencies or additional registries)</w:t>
      </w:r>
    </w:p>
    <w:p>
      <w:pPr>
        <w:pStyle w:val="Compact"/>
        <w:numPr>
          <w:ilvl w:val="0"/>
          <w:numId w:val="1271"/>
        </w:numPr>
      </w:pPr>
      <w:r>
        <w:t xml:space="preserve">Opt out of the default recommended allowlist for stricter security</w:t>
      </w:r>
    </w:p>
    <w:p>
      <w:pPr>
        <w:pStyle w:val="Compact"/>
        <w:numPr>
          <w:ilvl w:val="0"/>
          <w:numId w:val="1271"/>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36">
        <w:r>
          <w:rPr>
            <w:rStyle w:val="Hyperlink"/>
          </w:rPr>
          <w:t xml:space="preserve">Customizing or disabling the firewall for GitHub Copilot coding agent</w:t>
        </w:r>
      </w:hyperlink>
      <w:r>
        <w:t xml:space="preserve">.</w:t>
      </w:r>
    </w:p>
    <w:bookmarkEnd w:id="737"/>
    <w:bookmarkStart w:id="742"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72"/>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72"/>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72"/>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72"/>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72"/>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72"/>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72"/>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72"/>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72"/>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73"/>
        </w:numPr>
      </w:pPr>
      <w:r>
        <w:rPr>
          <w:rStyle w:val="VerbatimChar"/>
        </w:rPr>
        <w:t xml:space="preserve">cran.r-project.org</w:t>
      </w:r>
      <w:r>
        <w:t xml:space="preserve"> </w:t>
      </w:r>
      <w:r>
        <w:t xml:space="preserve">- The Comprehensive R Archive Network</w:t>
      </w:r>
    </w:p>
    <w:p>
      <w:pPr>
        <w:pStyle w:val="Compact"/>
        <w:numPr>
          <w:ilvl w:val="0"/>
          <w:numId w:val="1273"/>
        </w:numPr>
      </w:pPr>
      <w:r>
        <w:rPr>
          <w:rStyle w:val="VerbatimChar"/>
        </w:rPr>
        <w:t xml:space="preserve">cloud.r-project.org</w:t>
      </w:r>
      <w:r>
        <w:t xml:space="preserve"> </w:t>
      </w:r>
      <w:r>
        <w:t xml:space="preserve">- CRAN mirror (cloud-based)</w:t>
      </w:r>
    </w:p>
    <w:p>
      <w:pPr>
        <w:pStyle w:val="Compact"/>
        <w:numPr>
          <w:ilvl w:val="0"/>
          <w:numId w:val="1273"/>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73"/>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73"/>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74"/>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74"/>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74"/>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74"/>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75"/>
        </w:numPr>
      </w:pPr>
      <w:r>
        <w:rPr>
          <w:rStyle w:val="VerbatimChar"/>
        </w:rPr>
        <w:t xml:space="preserve">en.wikipedia.org</w:t>
      </w:r>
      <w:r>
        <w:t xml:space="preserve"> </w:t>
      </w:r>
      <w:r>
        <w:t xml:space="preserve">- General reference and technical documentation</w:t>
      </w:r>
    </w:p>
    <w:p>
      <w:pPr>
        <w:pStyle w:val="Compact"/>
        <w:numPr>
          <w:ilvl w:val="0"/>
          <w:numId w:val="1275"/>
        </w:numPr>
      </w:pPr>
      <w:r>
        <w:rPr>
          <w:rStyle w:val="VerbatimChar"/>
        </w:rPr>
        <w:t xml:space="preserve">r-project.org</w:t>
      </w:r>
      <w:r>
        <w:t xml:space="preserve"> </w:t>
      </w:r>
      <w:r>
        <w:t xml:space="preserve">- Official R project website</w:t>
      </w:r>
    </w:p>
    <w:p>
      <w:pPr>
        <w:pStyle w:val="Compact"/>
        <w:numPr>
          <w:ilvl w:val="0"/>
          <w:numId w:val="1275"/>
        </w:numPr>
      </w:pPr>
      <w:r>
        <w:rPr>
          <w:rStyle w:val="VerbatimChar"/>
        </w:rPr>
        <w:t xml:space="preserve">quarto.org</w:t>
      </w:r>
      <w:r>
        <w:t xml:space="preserve"> </w:t>
      </w:r>
      <w:r>
        <w:t xml:space="preserve">- Quarto publishing system documentation</w:t>
      </w:r>
    </w:p>
    <w:p>
      <w:pPr>
        <w:pStyle w:val="Compact"/>
        <w:numPr>
          <w:ilvl w:val="0"/>
          <w:numId w:val="1275"/>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76"/>
        </w:numPr>
      </w:pPr>
      <w:r>
        <w:rPr>
          <w:rStyle w:val="VerbatimChar"/>
        </w:rPr>
        <w:t xml:space="preserve">github.com/tidyverse/*</w:t>
      </w:r>
      <w:r>
        <w:t xml:space="preserve"> </w:t>
      </w:r>
      <w:r>
        <w:t xml:space="preserve">- Tidyverse package source code</w:t>
      </w:r>
    </w:p>
    <w:p>
      <w:pPr>
        <w:pStyle w:val="Compact"/>
        <w:numPr>
          <w:ilvl w:val="0"/>
          <w:numId w:val="1276"/>
        </w:numPr>
      </w:pPr>
      <w:r>
        <w:rPr>
          <w:rStyle w:val="VerbatimChar"/>
        </w:rPr>
        <w:t xml:space="preserve">github.com/r-lib/*</w:t>
      </w:r>
      <w:r>
        <w:t xml:space="preserve"> </w:t>
      </w:r>
      <w:r>
        <w:t xml:space="preserve">- R-lib package source code</w:t>
      </w:r>
    </w:p>
    <w:p>
      <w:pPr>
        <w:pStyle w:val="Compact"/>
        <w:numPr>
          <w:ilvl w:val="0"/>
          <w:numId w:val="1276"/>
        </w:numPr>
      </w:pPr>
      <w:r>
        <w:rPr>
          <w:rStyle w:val="VerbatimChar"/>
        </w:rPr>
        <w:t xml:space="preserve">github.com/rstudio/*</w:t>
      </w:r>
      <w:r>
        <w:t xml:space="preserve"> </w:t>
      </w:r>
      <w:r>
        <w:t xml:space="preserve">- RStudio package source code</w:t>
      </w:r>
    </w:p>
    <w:p>
      <w:pPr>
        <w:pStyle w:val="Compact"/>
        <w:numPr>
          <w:ilvl w:val="0"/>
          <w:numId w:val="1276"/>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38" name="Picture"/>
                  <a:graphic>
                    <a:graphicData uri="http://schemas.openxmlformats.org/drawingml/2006/picture">
                      <pic:pic>
                        <pic:nvPicPr>
                          <pic:cNvPr descr="/opt/quarto/share/formats/docx/tip.png" id="739"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77"/>
              </w:numPr>
            </w:pPr>
            <w:r>
              <w:t xml:space="preserve">Coding agents report blocked access to these sites</w:t>
            </w:r>
          </w:p>
          <w:p>
            <w:pPr>
              <w:pStyle w:val="Compact"/>
              <w:numPr>
                <w:ilvl w:val="0"/>
                <w:numId w:val="1277"/>
              </w:numPr>
            </w:pPr>
            <w:r>
              <w:t xml:space="preserve">You’re working on R or data science projects that use these packages</w:t>
            </w:r>
          </w:p>
          <w:p>
            <w:pPr>
              <w:pStyle w:val="Compact"/>
              <w:numPr>
                <w:ilvl w:val="0"/>
                <w:numId w:val="1277"/>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0" name="Picture"/>
                  <a:graphic>
                    <a:graphicData uri="http://schemas.openxmlformats.org/drawingml/2006/picture">
                      <pic:pic>
                        <pic:nvPicPr>
                          <pic:cNvPr descr="/opt/quarto/share/formats/docx/note.png" id="74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78"/>
              </w:numPr>
            </w:pPr>
            <w:r>
              <w:t xml:space="preserve">Maintained by reputable organizations (Tidyverse, RStudio/Posit, R Core Team, rOpenSci)</w:t>
            </w:r>
          </w:p>
          <w:p>
            <w:pPr>
              <w:pStyle w:val="Compact"/>
              <w:numPr>
                <w:ilvl w:val="0"/>
                <w:numId w:val="1278"/>
              </w:numPr>
            </w:pPr>
            <w:r>
              <w:t xml:space="preserve">Widely used in the R community</w:t>
            </w:r>
          </w:p>
          <w:p>
            <w:pPr>
              <w:pStyle w:val="Compact"/>
              <w:numPr>
                <w:ilvl w:val="0"/>
                <w:numId w:val="1278"/>
              </w:numPr>
            </w:pPr>
            <w:r>
              <w:t xml:space="preserve">Focused on documentation and package distribution</w:t>
            </w:r>
          </w:p>
          <w:p>
            <w:pPr>
              <w:pStyle w:val="Compact"/>
              <w:numPr>
                <w:ilvl w:val="0"/>
                <w:numId w:val="1278"/>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42"/>
    <w:bookmarkEnd w:id="743"/>
    <w:bookmarkStart w:id="767" w:name="sec-ai-offline"/>
    <w:p>
      <w:pPr>
        <w:pStyle w:val="Heading3"/>
      </w:pPr>
      <w:ins w:id="2521" w:author="PR Preview" w:date="2024-01-01T00:00:00Z">
        <w:r>
          <w:t xml:space="preserve">18.5.10 Running Coding Agents Offline</w:t>
        </w:r>
      </w:ins>
    </w:p>
    <w:p>
      <w:pPr>
        <w:pStyle w:val="FirstParagraph"/>
      </w:pPr>
      <w:ins w:id="2522" w:author="PR Preview" w:date="2024-01-01T00:00:00Z">
        <w:r>
          <w:t xml:space="preserve">Some environments restrict or prohibit internet access—high-performance computing (HPC) clusters,</w:t>
        </w:r>
      </w:ins>
      <w:ins w:id="2522" w:author="PR Preview" w:date="2024-01-01T00:00:00Z">
        <w:r>
          <w:t xml:space="preserve"> </w:t>
        </w:r>
      </w:ins>
      <w:ins w:id="2522" w:author="PR Preview" w:date="2024-01-01T00:00:00Z">
        <w:r>
          <w:t xml:space="preserve">hospital networks,</w:t>
        </w:r>
      </w:ins>
      <w:ins w:id="2522" w:author="PR Preview" w:date="2024-01-01T00:00:00Z">
        <w:r>
          <w:t xml:space="preserve"> </w:t>
        </w:r>
      </w:ins>
      <w:ins w:id="2522" w:author="PR Preview" w:date="2024-01-01T00:00:00Z">
        <w:r>
          <w:t xml:space="preserve">or air-gapped research servers may block connections to cloud AI providers.</w:t>
        </w:r>
      </w:ins>
      <w:ins w:id="2522" w:author="PR Preview" w:date="2024-01-01T00:00:00Z">
        <w:r>
          <w:t xml:space="preserve"> </w:t>
        </w:r>
      </w:ins>
      <w:ins w:id="2522" w:author="PR Preview" w:date="2024-01-01T00:00:00Z">
        <w:r>
          <w:t xml:space="preserve">Running a local AI model lets you use coding assistance in these settings</w:t>
        </w:r>
      </w:ins>
      <w:ins w:id="2522" w:author="PR Preview" w:date="2024-01-01T00:00:00Z">
        <w:r>
          <w:t xml:space="preserve"> </w:t>
        </w:r>
      </w:ins>
      <w:ins w:id="2522" w:author="PR Preview" w:date="2024-01-01T00:00:00Z">
        <w:r>
          <w:t xml:space="preserve">without sending code to external servers,</w:t>
        </w:r>
      </w:ins>
      <w:ins w:id="2522" w:author="PR Preview" w:date="2024-01-01T00:00:00Z">
        <w:r>
          <w:t xml:space="preserve"> </w:t>
        </w:r>
      </w:ins>
      <w:ins w:id="2522" w:author="PR Preview" w:date="2024-01-01T00:00:00Z">
        <w:r>
          <w:t xml:space="preserve">which also addresses data-privacy concerns</w:t>
        </w:r>
      </w:ins>
      <w:ins w:id="2522" w:author="PR Preview" w:date="2024-01-01T00:00:00Z">
        <w:r>
          <w:t xml:space="preserve"> </w:t>
        </w:r>
      </w:ins>
      <w:ins w:id="2522" w:author="PR Preview" w:date="2024-01-01T00:00:00Z">
        <w:r>
          <w:t xml:space="preserve">when working with sensitive or confidential data.</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4" name="Picture"/>
                  <a:graphic>
                    <a:graphicData uri="http://schemas.openxmlformats.org/drawingml/2006/picture">
                      <pic:pic>
                        <pic:nvPicPr>
                          <pic:cNvPr descr="/opt/quarto/share/formats/docx/note.png" id="74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Trade-offs of Local vs. Cloud Models</w:t>
            </w:r>
          </w:p>
        </w:tc>
      </w:tr>
      <w:tr>
        <w:trPr>
          <w:cantSplit/>
        </w:trPr>
        <w:tc>
          <w:tcPr>
            <w:tcMar>
              <w:top w:w="108" w:type="dxa"/>
              <w:bottom w:w="108" w:type="dxa"/>
            </w:tcMar>
          </w:tcPr>
          <w:p>
            <w:pPr>
              <w:pStyle w:val="BodyText"/>
            </w:pPr>
            <w:pPr>
              <w:spacing w:before="16" w:after="16"/>
            </w:pPr>
            <w:r>
              <w:t xml:space="preserve">Local models work best with a GPU (roughly 8 GB VRAM or more for smaller models);</w:t>
            </w:r>
            <w:r>
              <w:t xml:space="preserve"> </w:t>
            </w:r>
            <w:r>
              <w:t xml:space="preserve">CPU-only inference is possible but significantly slower,</w:t>
            </w:r>
            <w:r>
              <w:t xml:space="preserve"> </w:t>
            </w:r>
            <w:r>
              <w:t xml:space="preserve">and hardware needs vary with model size and quantization.</w:t>
            </w:r>
            <w:r>
              <w:t xml:space="preserve"> </w:t>
            </w:r>
            <w:r>
              <w:t xml:space="preserve">They are generally less capable than frontier cloud models,</w:t>
            </w:r>
            <w:r>
              <w:t xml:space="preserve"> </w:t>
            </w:r>
            <w:r>
              <w:t xml:space="preserve">and may produce lower-quality results on complex tasks.</w:t>
            </w:r>
            <w:r>
              <w:t xml:space="preserve"> </w:t>
            </w:r>
            <w:r>
              <w:t xml:space="preserve">For routine work in fully connected environments,</w:t>
            </w:r>
            <w:r>
              <w:t xml:space="preserve"> </w:t>
            </w:r>
            <w:r>
              <w:t xml:space="preserve">cloud-based agents remain the better choice.</w:t>
            </w:r>
            <w:r>
              <w:t xml:space="preserve"> </w:t>
            </w:r>
            <w:r>
              <w:t xml:space="preserve">Use local models when network access or data-privacy policies require it.</w:t>
            </w:r>
          </w:p>
          <w:p/>
        </w:tc>
      </w:tr>
    </w:tbl>
    <w:bookmarkStart w:id="753" w:name="running-a-local-model-with-ollama"/>
    <w:p>
      <w:pPr>
        <w:pStyle w:val="Heading4"/>
      </w:pPr>
      <w:ins w:id="2523" w:author="PR Preview" w:date="2024-01-01T00:00:00Z">
        <w:r>
          <w:t xml:space="preserve">18.5.10.1 Running a Local Model with Ollama</w:t>
        </w:r>
      </w:ins>
    </w:p>
    <w:p>
      <w:pPr>
        <w:pStyle w:val="FirstParagraph"/>
      </w:pPr>
      <w:hyperlink r:id="rId746">
        <w:r>
          <w:rPr>
            <w:rStyle w:val="Hyperlink"/>
          </w:rPr>
          <w:t xml:space="preserve">Ollama</w:t>
        </w:r>
      </w:hyperlink>
      <w:ins w:id="2524" w:author="PR Preview" w:date="2024-01-01T00:00:00Z">
        <w:r>
          <w:t xml:space="preserve"> </w:t>
        </w:r>
      </w:ins>
      <w:ins w:id="2524" w:author="PR Preview" w:date="2024-01-01T00:00:00Z">
        <w:r>
          <w:t xml:space="preserve">is a common way to run open-weight AI models locally.</w:t>
        </w:r>
      </w:ins>
      <w:ins w:id="2524" w:author="PR Preview" w:date="2024-01-01T00:00:00Z">
        <w:r>
          <w:t xml:space="preserve"> </w:t>
        </w:r>
      </w:ins>
      <w:ins w:id="2524" w:author="PR Preview" w:date="2024-01-01T00:00:00Z">
        <w:r>
          <w:t xml:space="preserve">It packages models and a simple API server into a single tool</w:t>
        </w:r>
      </w:ins>
      <w:ins w:id="2524" w:author="PR Preview" w:date="2024-01-01T00:00:00Z">
        <w:r>
          <w:t xml:space="preserve"> </w:t>
        </w:r>
      </w:ins>
      <w:ins w:id="2524" w:author="PR Preview" w:date="2024-01-01T00:00:00Z">
        <w:r>
          <w:t xml:space="preserve">and is available for macOS, Linux, and Windows.</w:t>
        </w:r>
      </w:ins>
    </w:p>
    <w:p>
      <w:pPr>
        <w:pStyle w:val="BodyText"/>
      </w:pPr>
      <w:ins w:id="2525" w:author="PR Preview" w:date="2024-01-01T00:00:00Z">
        <w:r>
          <w:rPr>
            <w:b/>
            <w:bCs/>
          </w:rPr>
          <w:t xml:space="preserve">Install Ollama:</w:t>
        </w:r>
      </w:ins>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748" name="Picture"/>
                  <a:graphic>
                    <a:graphicData uri="http://schemas.openxmlformats.org/drawingml/2006/picture">
                      <pic:pic>
                        <pic:nvPicPr>
                          <pic:cNvPr descr="/opt/quarto/share/formats/docx/caution.png" id="749" name="Picture"/>
                          <pic:cNvPicPr>
                            <a:picLocks noChangeArrowheads="1" noChangeAspect="1"/>
                          </pic:cNvPicPr>
                        </pic:nvPicPr>
                        <pic:blipFill>
                          <a:blip r:embed="rId7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Before running any remote install script, review it first.</w:t>
            </w:r>
            <w:r>
              <w:t xml:space="preserve"> </w:t>
            </w:r>
            <w:r>
              <w:t xml:space="preserve">The real risk is piping</w:t>
            </w:r>
            <w:r>
              <w:t xml:space="preserve"> </w:t>
            </w:r>
            <w:r>
              <w:rPr>
                <w:rStyle w:val="VerbatimChar"/>
              </w:rPr>
              <w:t xml:space="preserve">curl</w:t>
            </w:r>
            <w:r>
              <w:t xml:space="preserve"> </w:t>
            </w:r>
            <w:r>
              <w:t xml:space="preserve">straight into</w:t>
            </w:r>
            <w:r>
              <w:t xml:space="preserve"> </w:t>
            </w:r>
            <w:r>
              <w:rPr>
                <w:rStyle w:val="VerbatimChar"/>
              </w:rPr>
              <w:t xml:space="preserve">sh</w:t>
            </w:r>
            <w:r>
              <w:t xml:space="preserve">/</w:t>
            </w:r>
            <w:r>
              <w:rPr>
                <w:rStyle w:val="VerbatimChar"/>
              </w:rPr>
              <w:t xml:space="preserve">bash</w:t>
            </w:r>
            <w:r>
              <w:t xml:space="preserve"> </w:t>
            </w:r>
            <w:r>
              <w:t xml:space="preserve">(</w:t>
            </w:r>
            <w:r>
              <w:rPr>
                <w:rStyle w:val="VerbatimChar"/>
              </w:rPr>
              <w:t xml:space="preserve">curl ... | sh</w:t>
            </w:r>
            <w:r>
              <w:t xml:space="preserve">),</w:t>
            </w:r>
            <w:r>
              <w:t xml:space="preserve"> </w:t>
            </w:r>
            <w:r>
              <w:t xml:space="preserve">which executes unreviewed code. Save the script, read it, then run it:</w:t>
            </w:r>
            <w:r>
              <w:t xml:space="preserve"> </w:t>
            </w:r>
            <w:r>
              <w:rPr>
                <w:rStyle w:val="VerbatimChar"/>
              </w:rPr>
              <w:t xml:space="preserve">curl -fsSL https://ollama.com/install.sh -o install.sh &amp;&amp; less install.sh</w:t>
            </w:r>
            <w:r>
              <w:t xml:space="preserve"> </w:t>
            </w:r>
            <w:r>
              <w:t xml:space="preserve">(paging the saved file rather than piping</w:t>
            </w:r>
            <w:r>
              <w:t xml:space="preserve"> </w:t>
            </w:r>
            <w:r>
              <w:rPr>
                <w:rStyle w:val="VerbatimChar"/>
              </w:rPr>
              <w:t xml:space="preserve">curl</w:t>
            </w:r>
            <w:r>
              <w:t xml:space="preserve"> </w:t>
            </w:r>
            <w:r>
              <w:t xml:space="preserve">into</w:t>
            </w:r>
            <w:r>
              <w:t xml:space="preserve"> </w:t>
            </w:r>
            <w:r>
              <w:rPr>
                <w:rStyle w:val="VerbatimChar"/>
              </w:rPr>
              <w:t xml:space="preserve">less</w:t>
            </w:r>
            <w:r>
              <w:t xml:space="preserve">, which can</w:t>
            </w:r>
            <w:r>
              <w:t xml:space="preserve"> </w:t>
            </w:r>
            <w:r>
              <w:t xml:space="preserve">behave oddly in some terminal emulators).</w:t>
            </w:r>
            <w:r>
              <w:t xml:space="preserve"> </w:t>
            </w:r>
            <w:r>
              <w:t xml:space="preserve">Alternatively, use your system package manager (e.g.,</w:t>
            </w:r>
            <w:r>
              <w:t xml:space="preserve"> </w:t>
            </w:r>
            <w:r>
              <w:rPr>
                <w:rStyle w:val="VerbatimChar"/>
              </w:rPr>
              <w:t xml:space="preserve">brew install ollama</w:t>
            </w:r>
            <w:r>
              <w:t xml:space="preserve"> </w:t>
            </w:r>
            <w:r>
              <w:t xml:space="preserve">on macOS)</w:t>
            </w:r>
            <w:r>
              <w:t xml:space="preserve"> </w:t>
            </w:r>
            <w:r>
              <w:t xml:space="preserve">or follow the manual installation steps on the</w:t>
            </w:r>
            <w:r>
              <w:t xml:space="preserve"> </w:t>
            </w:r>
            <w:hyperlink r:id="rId750">
              <w:r>
                <w:rPr>
                  <w:rStyle w:val="Hyperlink"/>
                </w:rPr>
                <w:t xml:space="preserve">Ollama releases page</w:t>
              </w:r>
            </w:hyperlink>
            <w:r>
              <w:t xml:space="preserve">.</w:t>
            </w:r>
          </w:p>
          <w:p/>
        </w:tc>
      </w:tr>
    </w:tbl>
    <w:p>
      <w:pPr>
        <w:pStyle w:val="BodyText"/>
      </w:pPr>
      <w:ins w:id="2526" w:author="PR Preview" w:date="2024-01-01T00:00:00Z">
        <w:r>
          <w:t xml:space="preserve"> </w:t>
        </w:r>
      </w:ins>
    </w:p>
    <w:p>
      <w:pPr>
        <w:pStyle w:val="SourceCode"/>
      </w:pPr>
      <w:ins w:id="2527" w:author="PR Preview" w:date="2024-01-01T00:00:00Z">
        <w:r>
          <w:rPr>
            <w:rStyle w:val="CommentTok"/>
          </w:rPr>
          <w:t xml:space="preserve"># macOS / Linux: download, review, then run (do not chain these into one command)</w:t>
        </w:r>
      </w:ins>
      <w:ins w:id="2527" w:author="PR Preview" w:date="2024-01-01T00:00:00Z">
        <w:r>
          <w:br/>
        </w:r>
      </w:ins>
      <w:ins w:id="2527" w:author="PR Preview" w:date="2024-01-01T00:00:00Z">
        <w:r>
          <w:rPr>
            <w:rStyle w:val="ExtensionTok"/>
          </w:rPr>
          <w:t xml:space="preserve">curl</w:t>
        </w:r>
      </w:ins>
      <w:ins w:id="2527" w:author="PR Preview" w:date="2024-01-01T00:00:00Z">
        <w:r>
          <w:rPr>
            <w:rStyle w:val="NormalTok"/>
          </w:rPr>
          <w:t xml:space="preserve"> </w:t>
        </w:r>
      </w:ins>
      <w:ins w:id="2527" w:author="PR Preview" w:date="2024-01-01T00:00:00Z">
        <w:r>
          <w:rPr>
            <w:rStyle w:val="AttributeTok"/>
          </w:rPr>
          <w:t xml:space="preserve">-fsSL</w:t>
        </w:r>
      </w:ins>
      <w:ins w:id="2527" w:author="PR Preview" w:date="2024-01-01T00:00:00Z">
        <w:r>
          <w:rPr>
            <w:rStyle w:val="NormalTok"/>
          </w:rPr>
          <w:t xml:space="preserve"> https://ollama.com/install.sh </w:t>
        </w:r>
      </w:ins>
      <w:ins w:id="2527" w:author="PR Preview" w:date="2024-01-01T00:00:00Z">
        <w:r>
          <w:rPr>
            <w:rStyle w:val="AttributeTok"/>
          </w:rPr>
          <w:t xml:space="preserve">-o</w:t>
        </w:r>
      </w:ins>
      <w:ins w:id="2527" w:author="PR Preview" w:date="2024-01-01T00:00:00Z">
        <w:r>
          <w:rPr>
            <w:rStyle w:val="NormalTok"/>
          </w:rPr>
          <w:t xml:space="preserve"> install.sh</w:t>
        </w:r>
      </w:ins>
      <w:ins w:id="2527" w:author="PR Preview" w:date="2024-01-01T00:00:00Z">
        <w:r>
          <w:br/>
        </w:r>
      </w:ins>
      <w:ins w:id="2527" w:author="PR Preview" w:date="2024-01-01T00:00:00Z">
        <w:r>
          <w:rPr>
            <w:rStyle w:val="FunctionTok"/>
          </w:rPr>
          <w:t xml:space="preserve">less</w:t>
        </w:r>
      </w:ins>
      <w:ins w:id="2527" w:author="PR Preview" w:date="2024-01-01T00:00:00Z">
        <w:r>
          <w:rPr>
            <w:rStyle w:val="NormalTok"/>
          </w:rPr>
          <w:t xml:space="preserve"> install.sh   </w:t>
        </w:r>
      </w:ins>
      <w:ins w:id="2527" w:author="PR Preview" w:date="2024-01-01T00:00:00Z">
        <w:r>
          <w:rPr>
            <w:rStyle w:val="CommentTok"/>
          </w:rPr>
          <w:t xml:space="preserve"># review the script before running it (see caution above)</w:t>
        </w:r>
      </w:ins>
      <w:ins w:id="2527" w:author="PR Preview" w:date="2024-01-01T00:00:00Z">
        <w:r>
          <w:br/>
        </w:r>
      </w:ins>
      <w:ins w:id="2527" w:author="PR Preview" w:date="2024-01-01T00:00:00Z">
        <w:r>
          <w:rPr>
            <w:rStyle w:val="FunctionTok"/>
          </w:rPr>
          <w:t xml:space="preserve">sh</w:t>
        </w:r>
      </w:ins>
      <w:ins w:id="2527" w:author="PR Preview" w:date="2024-01-01T00:00:00Z">
        <w:r>
          <w:rPr>
            <w:rStyle w:val="NormalTok"/>
          </w:rPr>
          <w:t xml:space="preserve"> install.sh</w:t>
        </w:r>
      </w:ins>
    </w:p>
    <w:p>
      <w:pPr>
        <w:pStyle w:val="FirstParagraph"/>
      </w:pPr>
      <w:ins w:id="2528" w:author="PR Preview" w:date="2024-01-01T00:00:00Z">
        <w:r>
          <w:t xml:space="preserve">On Windows, download the installer from</w:t>
        </w:r>
      </w:ins>
      <w:ins w:id="2528" w:author="PR Preview" w:date="2024-01-01T00:00:00Z">
        <w:r>
          <w:t xml:space="preserve"> </w:t>
        </w:r>
      </w:ins>
      <w:hyperlink r:id="rId751">
        <w:r>
          <w:rPr>
            <w:rStyle w:val="Hyperlink"/>
          </w:rPr>
          <w:t xml:space="preserve">https://ollama.com/download</w:t>
        </w:r>
      </w:hyperlink>
      <w:ins w:id="2528" w:author="PR Preview" w:date="2024-01-01T00:00:00Z">
        <w:r>
          <w:t xml:space="preserve">.</w:t>
        </w:r>
      </w:ins>
    </w:p>
    <w:p>
      <w:pPr>
        <w:pStyle w:val="BodyText"/>
      </w:pPr>
      <w:ins w:id="2529" w:author="PR Preview" w:date="2024-01-01T00:00:00Z">
        <w:r>
          <w:rPr>
            <w:b/>
            <w:bCs/>
          </w:rPr>
          <w:t xml:space="preserve">Pull a code-focused model:</w:t>
        </w:r>
      </w:ins>
    </w:p>
    <w:p>
      <w:pPr>
        <w:pStyle w:val="SourceCode"/>
      </w:pPr>
      <w:ins w:id="2530" w:author="PR Preview" w:date="2024-01-01T00:00:00Z">
        <w:r>
          <w:rPr>
            <w:rStyle w:val="CommentTok"/>
          </w:rPr>
          <w:t xml:space="preserve"># Smaller, faster; works on most machines with a modern GPU or Apple Silicon</w:t>
        </w:r>
      </w:ins>
      <w:ins w:id="2530" w:author="PR Preview" w:date="2024-01-01T00:00:00Z">
        <w:r>
          <w:br/>
        </w:r>
      </w:ins>
      <w:ins w:id="2530" w:author="PR Preview" w:date="2024-01-01T00:00:00Z">
        <w:r>
          <w:rPr>
            <w:rStyle w:val="ExtensionTok"/>
          </w:rPr>
          <w:t xml:space="preserve">ollama</w:t>
        </w:r>
      </w:ins>
      <w:ins w:id="2530" w:author="PR Preview" w:date="2024-01-01T00:00:00Z">
        <w:r>
          <w:rPr>
            <w:rStyle w:val="NormalTok"/>
          </w:rPr>
          <w:t xml:space="preserve"> pull qwen2.5-coder:7b</w:t>
        </w:r>
      </w:ins>
      <w:ins w:id="2530" w:author="PR Preview" w:date="2024-01-01T00:00:00Z">
        <w:r>
          <w:br/>
        </w:r>
      </w:ins>
      <w:ins w:id="2530" w:author="PR Preview" w:date="2024-01-01T00:00:00Z">
        <w:r>
          <w:br/>
        </w:r>
      </w:ins>
      <w:ins w:id="2530" w:author="PR Preview" w:date="2024-01-01T00:00:00Z">
        <w:r>
          <w:rPr>
            <w:rStyle w:val="CommentTok"/>
          </w:rPr>
          <w:t xml:space="preserve"># More capable; larger memory footprint</w:t>
        </w:r>
      </w:ins>
      <w:ins w:id="2530" w:author="PR Preview" w:date="2024-01-01T00:00:00Z">
        <w:r>
          <w:br/>
        </w:r>
      </w:ins>
      <w:ins w:id="2530" w:author="PR Preview" w:date="2024-01-01T00:00:00Z">
        <w:r>
          <w:rPr>
            <w:rStyle w:val="ExtensionTok"/>
          </w:rPr>
          <w:t xml:space="preserve">ollama</w:t>
        </w:r>
      </w:ins>
      <w:ins w:id="2530" w:author="PR Preview" w:date="2024-01-01T00:00:00Z">
        <w:r>
          <w:rPr>
            <w:rStyle w:val="NormalTok"/>
          </w:rPr>
          <w:t xml:space="preserve"> pull qwen2.5-coder:32b</w:t>
        </w:r>
      </w:ins>
      <w:ins w:id="2530" w:author="PR Preview" w:date="2024-01-01T00:00:00Z">
        <w:r>
          <w:br/>
        </w:r>
      </w:ins>
      <w:ins w:id="2530" w:author="PR Preview" w:date="2024-01-01T00:00:00Z">
        <w:r>
          <w:br/>
        </w:r>
      </w:ins>
      <w:ins w:id="2530" w:author="PR Preview" w:date="2024-01-01T00:00:00Z">
        <w:r>
          <w:rPr>
            <w:rStyle w:val="CommentTok"/>
          </w:rPr>
          <w:t xml:space="preserve"># Alternatively, a general-purpose model (70B variant; needs a high-memory GPU)</w:t>
        </w:r>
      </w:ins>
      <w:ins w:id="2530" w:author="PR Preview" w:date="2024-01-01T00:00:00Z">
        <w:r>
          <w:br/>
        </w:r>
      </w:ins>
      <w:ins w:id="2530" w:author="PR Preview" w:date="2024-01-01T00:00:00Z">
        <w:r>
          <w:rPr>
            <w:rStyle w:val="ExtensionTok"/>
          </w:rPr>
          <w:t xml:space="preserve">ollama</w:t>
        </w:r>
      </w:ins>
      <w:ins w:id="2530" w:author="PR Preview" w:date="2024-01-01T00:00:00Z">
        <w:r>
          <w:rPr>
            <w:rStyle w:val="NormalTok"/>
          </w:rPr>
          <w:t xml:space="preserve"> pull llama3.3</w:t>
        </w:r>
      </w:ins>
    </w:p>
    <w:p>
      <w:pPr>
        <w:pStyle w:val="FirstParagraph"/>
      </w:pPr>
      <w:ins w:id="2531" w:author="PR Preview" w:date="2024-01-01T00:00:00Z">
        <w:r>
          <w:t xml:space="preserve">The VRAM each model needs depends on its size and quantization and changes as</w:t>
        </w:r>
      </w:ins>
      <w:ins w:id="2531" w:author="PR Preview" w:date="2024-01-01T00:00:00Z">
        <w:r>
          <w:t xml:space="preserve"> </w:t>
        </w:r>
      </w:ins>
      <w:ins w:id="2531" w:author="PR Preview" w:date="2024-01-01T00:00:00Z">
        <w:r>
          <w:t xml:space="preserve">models are re-quantized—check the</w:t>
        </w:r>
      </w:ins>
      <w:ins w:id="2531" w:author="PR Preview" w:date="2024-01-01T00:00:00Z">
        <w:r>
          <w:t xml:space="preserve"> </w:t>
        </w:r>
      </w:ins>
      <w:hyperlink r:id="rId752">
        <w:r>
          <w:rPr>
            <w:rStyle w:val="Hyperlink"/>
          </w:rPr>
          <w:t xml:space="preserve">Ollama model library</w:t>
        </w:r>
      </w:hyperlink>
      <w:ins w:id="2531" w:author="PR Preview" w:date="2024-01-01T00:00:00Z">
        <w:r>
          <w:t xml:space="preserve"> </w:t>
        </w:r>
      </w:ins>
      <w:ins w:id="2531" w:author="PR Preview" w:date="2024-01-01T00:00:00Z">
        <w:r>
          <w:t xml:space="preserve">for current requirements. As a rough guide, smaller (7B) models run on consumer</w:t>
        </w:r>
      </w:ins>
      <w:ins w:id="2531" w:author="PR Preview" w:date="2024-01-01T00:00:00Z">
        <w:r>
          <w:t xml:space="preserve"> </w:t>
        </w:r>
      </w:ins>
      <w:ins w:id="2531" w:author="PR Preview" w:date="2024-01-01T00:00:00Z">
        <w:r>
          <w:t xml:space="preserve">GPUs with around 8 GB of VRAM, while larger (32B and 70B) models need</w:t>
        </w:r>
      </w:ins>
      <w:ins w:id="2531" w:author="PR Preview" w:date="2024-01-01T00:00:00Z">
        <w:r>
          <w:t xml:space="preserve"> </w:t>
        </w:r>
      </w:ins>
      <w:ins w:id="2531" w:author="PR Preview" w:date="2024-01-01T00:00:00Z">
        <w:r>
          <w:t xml:space="preserve">substantially more and may not fit on a single GPU.</w:t>
        </w:r>
      </w:ins>
    </w:p>
    <w:p>
      <w:pPr>
        <w:pStyle w:val="BodyText"/>
      </w:pPr>
      <w:ins w:id="2532" w:author="PR Preview" w:date="2024-01-01T00:00:00Z">
        <w:r>
          <w:rPr>
            <w:b/>
            <w:bCs/>
          </w:rPr>
          <w:t xml:space="preserve">Start the Ollama server:</w:t>
        </w:r>
      </w:ins>
    </w:p>
    <w:p>
      <w:pPr>
        <w:pStyle w:val="SourceCode"/>
      </w:pPr>
      <w:ins w:id="2533" w:author="PR Preview" w:date="2024-01-01T00:00:00Z">
        <w:r>
          <w:rPr>
            <w:rStyle w:val="ExtensionTok"/>
          </w:rPr>
          <w:t xml:space="preserve">ollama</w:t>
        </w:r>
      </w:ins>
      <w:ins w:id="2533" w:author="PR Preview" w:date="2024-01-01T00:00:00Z">
        <w:r>
          <w:rPr>
            <w:rStyle w:val="NormalTok"/>
          </w:rPr>
          <w:t xml:space="preserve"> serve</w:t>
        </w:r>
      </w:ins>
    </w:p>
    <w:p>
      <w:pPr>
        <w:pStyle w:val="FirstParagraph"/>
      </w:pPr>
      <w:ins w:id="2534" w:author="PR Preview" w:date="2024-01-01T00:00:00Z">
        <w:r>
          <w:t xml:space="preserve">By default the server listens at</w:t>
        </w:r>
      </w:ins>
      <w:ins w:id="2534" w:author="PR Preview" w:date="2024-01-01T00:00:00Z">
        <w:r>
          <w:t xml:space="preserve"> </w:t>
        </w:r>
      </w:ins>
      <w:ins w:id="2534" w:author="PR Preview" w:date="2024-01-01T00:00:00Z">
        <w:r>
          <w:rPr>
            <w:rStyle w:val="VerbatimChar"/>
          </w:rPr>
          <w:t xml:space="preserve">http://localhost:11434</w:t>
        </w:r>
      </w:ins>
      <w:ins w:id="2534" w:author="PR Preview" w:date="2024-01-01T00:00:00Z">
        <w:r>
          <w:t xml:space="preserve">.</w:t>
        </w:r>
      </w:ins>
    </w:p>
    <w:bookmarkEnd w:id="753"/>
    <w:bookmarkStart w:id="756" w:name="connecting-positron-assistant-to-ollama"/>
    <w:p>
      <w:pPr>
        <w:pStyle w:val="Heading4"/>
      </w:pPr>
      <w:ins w:id="2535" w:author="PR Preview" w:date="2024-01-01T00:00:00Z">
        <w:r>
          <w:t xml:space="preserve">18.5.10.2 Connecting Positron Assistant to Ollama</w:t>
        </w:r>
      </w:ins>
    </w:p>
    <w:p>
      <w:pPr>
        <w:pStyle w:val="FirstParagraph"/>
      </w:pPr>
      <w:hyperlink r:id="rId754">
        <w:r>
          <w:rPr>
            <w:rStyle w:val="Hyperlink"/>
          </w:rPr>
          <w:t xml:space="preserve">Positron</w:t>
        </w:r>
      </w:hyperlink>
      <w:ins w:id="2536" w:author="PR Preview" w:date="2024-01-01T00:00:00Z">
        <w:r>
          <w:t xml:space="preserve"> </w:t>
        </w:r>
      </w:ins>
      <w:ins w:id="2536" w:author="PR Preview" w:date="2024-01-01T00:00:00Z">
        <w:r>
          <w:t xml:space="preserve">supports Ollama natively through the</w:t>
        </w:r>
      </w:ins>
      <w:ins w:id="2536" w:author="PR Preview" w:date="2024-01-01T00:00:00Z">
        <w:r>
          <w:t xml:space="preserve"> </w:t>
        </w:r>
      </w:ins>
      <w:hyperlink r:id="rId755">
        <w:r>
          <w:rPr>
            <w:rStyle w:val="Hyperlink"/>
          </w:rPr>
          <w:t xml:space="preserve">OpenAI-compatible API endpoint</w:t>
        </w:r>
      </w:hyperlink>
      <w:ins w:id="2536" w:author="PR Preview" w:date="2024-01-01T00:00:00Z">
        <w:r>
          <w:t xml:space="preserve"> </w:t>
        </w:r>
      </w:ins>
      <w:ins w:id="2536" w:author="PR Preview" w:date="2024-01-01T00:00:00Z">
        <w:r>
          <w:t xml:space="preserve">that Ollama exposes.</w:t>
        </w:r>
      </w:ins>
    </w:p>
    <w:p>
      <w:pPr>
        <w:pStyle w:val="Compact"/>
        <w:numPr>
          <w:ilvl w:val="0"/>
          <w:numId w:val="1279"/>
        </w:numPr>
      </w:pPr>
      <w:ins w:id="2537" w:author="PR Preview" w:date="2024-01-01T00:00:00Z">
        <w:r>
          <w:t xml:space="preserve">Open the Command Palette with</w:t>
        </w:r>
      </w:ins>
      <w:ins w:id="2537" w:author="PR Preview" w:date="2024-01-01T00:00:00Z">
        <w:r>
          <w:t xml:space="preserve"> </w:t>
        </w:r>
      </w:ins>
      <w:ins w:id="2537" w:author="PR Preview" w:date="2024-01-01T00:00:00Z">
        <w:r>
          <w:rPr>
            <w:rStyle w:val="VerbatimChar"/>
          </w:rPr>
          <w:t xml:space="preserve">Cmd+Shift+P</w:t>
        </w:r>
      </w:ins>
      <w:ins w:id="2537" w:author="PR Preview" w:date="2024-01-01T00:00:00Z">
        <w:r>
          <w:t xml:space="preserve"> </w:t>
        </w:r>
      </w:ins>
      <w:ins w:id="2537" w:author="PR Preview" w:date="2024-01-01T00:00:00Z">
        <w:r>
          <w:t xml:space="preserve">(macOS) or</w:t>
        </w:r>
      </w:ins>
      <w:ins w:id="2537" w:author="PR Preview" w:date="2024-01-01T00:00:00Z">
        <w:r>
          <w:t xml:space="preserve"> </w:t>
        </w:r>
      </w:ins>
      <w:ins w:id="2537" w:author="PR Preview" w:date="2024-01-01T00:00:00Z">
        <w:r>
          <w:rPr>
            <w:rStyle w:val="VerbatimChar"/>
          </w:rPr>
          <w:t xml:space="preserve">Ctrl+Shift+P</w:t>
        </w:r>
      </w:ins>
      <w:ins w:id="2537" w:author="PR Preview" w:date="2024-01-01T00:00:00Z">
        <w:r>
          <w:t xml:space="preserve"> </w:t>
        </w:r>
      </w:ins>
      <w:ins w:id="2537" w:author="PR Preview" w:date="2024-01-01T00:00:00Z">
        <w:r>
          <w:t xml:space="preserve">(Windows/Linux).</w:t>
        </w:r>
      </w:ins>
    </w:p>
    <w:p>
      <w:pPr>
        <w:pStyle w:val="Compact"/>
        <w:numPr>
          <w:ilvl w:val="0"/>
          <w:numId w:val="1279"/>
        </w:numPr>
      </w:pPr>
      <w:ins w:id="2538" w:author="PR Preview" w:date="2024-01-01T00:00:00Z">
        <w:r>
          <w:t xml:space="preserve">Run</w:t>
        </w:r>
      </w:ins>
      <w:ins w:id="2538" w:author="PR Preview" w:date="2024-01-01T00:00:00Z">
        <w:r>
          <w:t xml:space="preserve"> </w:t>
        </w:r>
      </w:ins>
      <w:ins w:id="2538" w:author="PR Preview" w:date="2024-01-01T00:00:00Z">
        <w:r>
          <w:rPr>
            <w:b/>
            <w:bCs/>
          </w:rPr>
          <w:t xml:space="preserve">Positron Assistant: Configure Language Model Providers</w:t>
        </w:r>
      </w:ins>
      <w:ins w:id="2538" w:author="PR Preview" w:date="2024-01-01T00:00:00Z">
        <w:r>
          <w:t xml:space="preserve">.</w:t>
        </w:r>
      </w:ins>
    </w:p>
    <w:p>
      <w:pPr>
        <w:pStyle w:val="Compact"/>
        <w:numPr>
          <w:ilvl w:val="0"/>
          <w:numId w:val="1279"/>
        </w:numPr>
      </w:pPr>
      <w:ins w:id="2539" w:author="PR Preview" w:date="2024-01-01T00:00:00Z">
        <w:r>
          <w:t xml:space="preserve">Select</w:t>
        </w:r>
      </w:ins>
      <w:ins w:id="2539" w:author="PR Preview" w:date="2024-01-01T00:00:00Z">
        <w:r>
          <w:t xml:space="preserve"> </w:t>
        </w:r>
      </w:ins>
      <w:ins w:id="2539" w:author="PR Preview" w:date="2024-01-01T00:00:00Z">
        <w:r>
          <w:rPr>
            <w:b/>
            <w:bCs/>
          </w:rPr>
          <w:t xml:space="preserve">Ollama</w:t>
        </w:r>
      </w:ins>
      <w:ins w:id="2539" w:author="PR Preview" w:date="2024-01-01T00:00:00Z">
        <w:r>
          <w:t xml:space="preserve"> </w:t>
        </w:r>
      </w:ins>
      <w:ins w:id="2539" w:author="PR Preview" w:date="2024-01-01T00:00:00Z">
        <w:r>
          <w:t xml:space="preserve">(or</w:t>
        </w:r>
      </w:ins>
      <w:ins w:id="2539" w:author="PR Preview" w:date="2024-01-01T00:00:00Z">
        <w:r>
          <w:t xml:space="preserve"> </w:t>
        </w:r>
      </w:ins>
      <w:ins w:id="2539" w:author="PR Preview" w:date="2024-01-01T00:00:00Z">
        <w:r>
          <w:rPr>
            <w:b/>
            <w:bCs/>
          </w:rPr>
          <w:t xml:space="preserve">Custom/OpenAI-compatible</w:t>
        </w:r>
      </w:ins>
      <w:ins w:id="2539" w:author="PR Preview" w:date="2024-01-01T00:00:00Z">
        <w:r>
          <w:t xml:space="preserve"> </w:t>
        </w:r>
      </w:ins>
      <w:ins w:id="2539" w:author="PR Preview" w:date="2024-01-01T00:00:00Z">
        <w:r>
          <w:t xml:space="preserve">if Ollama is not listed).</w:t>
        </w:r>
      </w:ins>
    </w:p>
    <w:p>
      <w:pPr>
        <w:pStyle w:val="Compact"/>
        <w:numPr>
          <w:ilvl w:val="0"/>
          <w:numId w:val="1279"/>
        </w:numPr>
      </w:pPr>
      <w:ins w:id="2540" w:author="PR Preview" w:date="2024-01-01T00:00:00Z">
        <w:r>
          <w:t xml:space="preserve">Set the base URL to</w:t>
        </w:r>
      </w:ins>
      <w:ins w:id="2540" w:author="PR Preview" w:date="2024-01-01T00:00:00Z">
        <w:r>
          <w:t xml:space="preserve"> </w:t>
        </w:r>
      </w:ins>
      <w:ins w:id="2540" w:author="PR Preview" w:date="2024-01-01T00:00:00Z">
        <w:r>
          <w:rPr>
            <w:rStyle w:val="VerbatimChar"/>
          </w:rPr>
          <w:t xml:space="preserve">http://localhost:11434/v1</w:t>
        </w:r>
      </w:ins>
      <w:ins w:id="2540" w:author="PR Preview" w:date="2024-01-01T00:00:00Z">
        <w:r>
          <w:t xml:space="preserve"> </w:t>
        </w:r>
      </w:ins>
      <w:ins w:id="2540" w:author="PR Preview" w:date="2024-01-01T00:00:00Z">
        <w:r>
          <w:t xml:space="preserve">and leave the API key blank,</w:t>
        </w:r>
      </w:ins>
      <w:ins w:id="2540" w:author="PR Preview" w:date="2024-01-01T00:00:00Z">
        <w:r>
          <w:t xml:space="preserve"> </w:t>
        </w:r>
      </w:ins>
      <w:ins w:id="2540" w:author="PR Preview" w:date="2024-01-01T00:00:00Z">
        <w:r>
          <w:t xml:space="preserve">or, if the client rejects an empty field, enter any placeholder value such as</w:t>
        </w:r>
      </w:ins>
      <w:ins w:id="2540" w:author="PR Preview" w:date="2024-01-01T00:00:00Z">
        <w:r>
          <w:t xml:space="preserve"> </w:t>
        </w:r>
      </w:ins>
      <w:ins w:id="2540" w:author="PR Preview" w:date="2024-01-01T00:00:00Z">
        <w:r>
          <w:rPr>
            <w:rStyle w:val="VerbatimChar"/>
          </w:rPr>
          <w:t xml:space="preserve">ollama</w:t>
        </w:r>
      </w:ins>
      <w:ins w:id="2540" w:author="PR Preview" w:date="2024-01-01T00:00:00Z">
        <w:r>
          <w:t xml:space="preserve">.</w:t>
        </w:r>
      </w:ins>
    </w:p>
    <w:p>
      <w:pPr>
        <w:pStyle w:val="Compact"/>
        <w:numPr>
          <w:ilvl w:val="0"/>
          <w:numId w:val="1279"/>
        </w:numPr>
      </w:pPr>
      <w:ins w:id="2541" w:author="PR Preview" w:date="2024-01-01T00:00:00Z">
        <w:r>
          <w:t xml:space="preserve">Choose your model from the model list (e.g.,</w:t>
        </w:r>
      </w:ins>
      <w:ins w:id="2541" w:author="PR Preview" w:date="2024-01-01T00:00:00Z">
        <w:r>
          <w:t xml:space="preserve"> </w:t>
        </w:r>
      </w:ins>
      <w:ins w:id="2541" w:author="PR Preview" w:date="2024-01-01T00:00:00Z">
        <w:r>
          <w:rPr>
            <w:rStyle w:val="VerbatimChar"/>
          </w:rPr>
          <w:t xml:space="preserve">qwen2.5-coder:7b</w:t>
        </w:r>
      </w:ins>
      <w:ins w:id="2541" w:author="PR Preview" w:date="2024-01-01T00:00:00Z">
        <w:r>
          <w:t xml:space="preserve">).</w:t>
        </w:r>
      </w:ins>
    </w:p>
    <w:p>
      <w:pPr>
        <w:pStyle w:val="FirstParagraph"/>
      </w:pPr>
      <w:ins w:id="2542" w:author="PR Preview" w:date="2024-01-01T00:00:00Z">
        <w:r>
          <w:t xml:space="preserve">Once configured, Positron Assistant will send requests to your local Ollama server</w:t>
        </w:r>
      </w:ins>
      <w:ins w:id="2542" w:author="PR Preview" w:date="2024-01-01T00:00:00Z">
        <w:r>
          <w:t xml:space="preserve"> </w:t>
        </w:r>
      </w:ins>
      <w:ins w:id="2542" w:author="PR Preview" w:date="2024-01-01T00:00:00Z">
        <w:r>
          <w:t xml:space="preserve">instead of a cloud provider.</w:t>
        </w:r>
      </w:ins>
    </w:p>
    <w:bookmarkEnd w:id="756"/>
    <w:bookmarkStart w:id="758" w:name="Xdb900790d603e9eb1dbc219acfc2383290fd98a"/>
    <w:p>
      <w:pPr>
        <w:pStyle w:val="Heading4"/>
      </w:pPr>
      <w:ins w:id="2543" w:author="PR Preview" w:date="2024-01-01T00:00:00Z">
        <w:r>
          <w:t xml:space="preserve">18.5.10.3 Connecting VS Code to Ollama via Continue</w:t>
        </w:r>
      </w:ins>
    </w:p>
    <w:p>
      <w:pPr>
        <w:pStyle w:val="FirstParagraph"/>
      </w:pPr>
      <w:hyperlink r:id="rId757">
        <w:r>
          <w:rPr>
            <w:rStyle w:val="Hyperlink"/>
          </w:rPr>
          <w:t xml:space="preserve">Continue</w:t>
        </w:r>
      </w:hyperlink>
      <w:ins w:id="2544" w:author="PR Preview" w:date="2024-01-01T00:00:00Z">
        <w:r>
          <w:t xml:space="preserve"> </w:t>
        </w:r>
      </w:ins>
      <w:ins w:id="2544" w:author="PR Preview" w:date="2024-01-01T00:00:00Z">
        <w:r>
          <w:t xml:space="preserve">is an open-source VS Code extension</w:t>
        </w:r>
      </w:ins>
      <w:ins w:id="2544" w:author="PR Preview" w:date="2024-01-01T00:00:00Z">
        <w:r>
          <w:t xml:space="preserve"> </w:t>
        </w:r>
      </w:ins>
      <w:ins w:id="2544" w:author="PR Preview" w:date="2024-01-01T00:00:00Z">
        <w:r>
          <w:t xml:space="preserve">that supports Ollama and many other local and cloud backends.</w:t>
        </w:r>
      </w:ins>
    </w:p>
    <w:p>
      <w:pPr>
        <w:pStyle w:val="Compact"/>
        <w:numPr>
          <w:ilvl w:val="0"/>
          <w:numId w:val="1280"/>
        </w:numPr>
      </w:pPr>
      <w:ins w:id="2545" w:author="PR Preview" w:date="2024-01-01T00:00:00Z">
        <w:r>
          <w:t xml:space="preserve">Install the</w:t>
        </w:r>
      </w:ins>
      <w:ins w:id="2545" w:author="PR Preview" w:date="2024-01-01T00:00:00Z">
        <w:r>
          <w:t xml:space="preserve"> </w:t>
        </w:r>
      </w:ins>
      <w:ins w:id="2545" w:author="PR Preview" w:date="2024-01-01T00:00:00Z">
        <w:r>
          <w:rPr>
            <w:b/>
            <w:bCs/>
          </w:rPr>
          <w:t xml:space="preserve">Continue</w:t>
        </w:r>
      </w:ins>
      <w:ins w:id="2545" w:author="PR Preview" w:date="2024-01-01T00:00:00Z">
        <w:r>
          <w:t xml:space="preserve"> </w:t>
        </w:r>
      </w:ins>
      <w:ins w:id="2545" w:author="PR Preview" w:date="2024-01-01T00:00:00Z">
        <w:r>
          <w:t xml:space="preserve">extension from the VS Code marketplace.</w:t>
        </w:r>
      </w:ins>
    </w:p>
    <w:p>
      <w:pPr>
        <w:pStyle w:val="Compact"/>
        <w:numPr>
          <w:ilvl w:val="0"/>
          <w:numId w:val="1280"/>
        </w:numPr>
      </w:pPr>
      <w:ins w:id="2546" w:author="PR Preview" w:date="2024-01-01T00:00:00Z">
        <w:r>
          <w:t xml:space="preserve">Open the Continue sidebar and click the model selector.</w:t>
        </w:r>
      </w:ins>
    </w:p>
    <w:p>
      <w:pPr>
        <w:pStyle w:val="Compact"/>
        <w:numPr>
          <w:ilvl w:val="0"/>
          <w:numId w:val="1280"/>
        </w:numPr>
      </w:pPr>
      <w:ins w:id="2547" w:author="PR Preview" w:date="2024-01-01T00:00:00Z">
        <w:r>
          <w:t xml:space="preserve">Choose</w:t>
        </w:r>
      </w:ins>
      <w:ins w:id="2547" w:author="PR Preview" w:date="2024-01-01T00:00:00Z">
        <w:r>
          <w:t xml:space="preserve"> </w:t>
        </w:r>
      </w:ins>
      <w:ins w:id="2547" w:author="PR Preview" w:date="2024-01-01T00:00:00Z">
        <w:r>
          <w:rPr>
            <w:b/>
            <w:bCs/>
          </w:rPr>
          <w:t xml:space="preserve">Ollama</w:t>
        </w:r>
      </w:ins>
      <w:ins w:id="2547" w:author="PR Preview" w:date="2024-01-01T00:00:00Z">
        <w:r>
          <w:t xml:space="preserve"> </w:t>
        </w:r>
      </w:ins>
      <w:ins w:id="2547" w:author="PR Preview" w:date="2024-01-01T00:00:00Z">
        <w:r>
          <w:t xml:space="preserve">and select a model (Continue detects running Ollama models automatically).</w:t>
        </w:r>
      </w:ins>
    </w:p>
    <w:p>
      <w:pPr>
        <w:pStyle w:val="FirstParagraph"/>
      </w:pPr>
      <w:ins w:id="2548" w:author="PR Preview" w:date="2024-01-01T00:00:00Z">
        <w:r>
          <w:t xml:space="preserve">Continue provides inline completions and a chat panel,</w:t>
        </w:r>
      </w:ins>
      <w:ins w:id="2548" w:author="PR Preview" w:date="2024-01-01T00:00:00Z">
        <w:r>
          <w:t xml:space="preserve"> </w:t>
        </w:r>
      </w:ins>
      <w:ins w:id="2548" w:author="PR Preview" w:date="2024-01-01T00:00:00Z">
        <w:r>
          <w:t xml:space="preserve">similar to GitHub Copilot,</w:t>
        </w:r>
      </w:ins>
      <w:ins w:id="2548" w:author="PR Preview" w:date="2024-01-01T00:00:00Z">
        <w:r>
          <w:t xml:space="preserve"> </w:t>
        </w:r>
      </w:ins>
      <w:ins w:id="2548" w:author="PR Preview" w:date="2024-01-01T00:00:00Z">
        <w:r>
          <w:t xml:space="preserve">but routed entirely to your local model.</w:t>
        </w:r>
      </w:ins>
    </w:p>
    <w:bookmarkEnd w:id="758"/>
    <w:bookmarkStart w:id="765" w:name="working-in-hpc-cluster-environments"/>
    <w:p>
      <w:pPr>
        <w:pStyle w:val="Heading4"/>
      </w:pPr>
      <w:ins w:id="2549" w:author="PR Preview" w:date="2024-01-01T00:00:00Z">
        <w:r>
          <w:t xml:space="preserve">18.5.10.4 Working in HPC / Cluster Environments</w:t>
        </w:r>
      </w:ins>
    </w:p>
    <w:p>
      <w:pPr>
        <w:pStyle w:val="FirstParagraph"/>
      </w:pPr>
      <w:ins w:id="2550" w:author="PR Preview" w:date="2024-01-01T00:00:00Z">
        <w:r>
          <w:t xml:space="preserve">Many HPC clusters do not have outbound internet access on compute nodes</w:t>
        </w:r>
      </w:ins>
      <w:ins w:id="2550" w:author="PR Preview" w:date="2024-01-01T00:00:00Z">
        <w:r>
          <w:t xml:space="preserve"> </w:t>
        </w:r>
      </w:ins>
      <w:ins w:id="2550" w:author="PR Preview" w:date="2024-01-01T00:00:00Z">
        <w:r>
          <w:t xml:space="preserve">but do allow access on login nodes.</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9" name="Picture"/>
                  <a:graphic>
                    <a:graphicData uri="http://schemas.openxmlformats.org/drawingml/2006/picture">
                      <pic:pic>
                        <pic:nvPicPr>
                          <pic:cNvPr descr="/opt/quarto/share/formats/docx/note.png" id="760"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Install the Ollama binary on the cluster first</w:t>
            </w:r>
          </w:p>
        </w:tc>
      </w:tr>
      <w:tr>
        <w:trPr>
          <w:cantSplit/>
        </w:trPr>
        <w:tc>
          <w:tcPr>
            <w:tcMar>
              <w:top w:w="108" w:type="dxa"/>
              <w:bottom w:w="108" w:type="dxa"/>
            </w:tcMar>
          </w:tcPr>
          <w:p>
            <w:pPr>
              <w:pStyle w:val="BodyText"/>
            </w:pPr>
            <w:pPr>
              <w:spacing w:before="16" w:after="16"/>
            </w:pPr>
            <w:r>
              <w:t xml:space="preserve">Ollama must be installed on the cluster (on the host that will run</w:t>
            </w:r>
            <w:r>
              <w:t xml:space="preserve"> </w:t>
            </w:r>
            <w:r>
              <w:rPr>
                <w:rStyle w:val="VerbatimChar"/>
              </w:rPr>
              <w:t xml:space="preserve">ollama serve</w:t>
            </w:r>
            <w:r>
              <w:t xml:space="preserve">)</w:t>
            </w:r>
            <w:r>
              <w:t xml:space="preserve"> </w:t>
            </w:r>
            <w:r>
              <w:t xml:space="preserve">before any of the steps below.</w:t>
            </w:r>
            <w:r>
              <w:t xml:space="preserve"> </w:t>
            </w:r>
            <w:r>
              <w:t xml:space="preserve">On most HPC systems you do not have root access,</w:t>
            </w:r>
            <w:r>
              <w:t xml:space="preserve"> </w:t>
            </w:r>
            <w:r>
              <w:t xml:space="preserve">so the</w:t>
            </w:r>
            <w:r>
              <w:t xml:space="preserve"> </w:t>
            </w:r>
            <w:r>
              <w:rPr>
                <w:rStyle w:val="VerbatimChar"/>
              </w:rPr>
              <w:t xml:space="preserve">curl | sh</w:t>
            </w:r>
            <w:r>
              <w:t xml:space="preserve"> </w:t>
            </w:r>
            <w:r>
              <w:t xml:space="preserve">installer may fail or install to the wrong place.</w:t>
            </w:r>
            <w:r>
              <w:t xml:space="preserve"> </w:t>
            </w:r>
            <w:r>
              <w:t xml:space="preserve">Instead, check whether your cluster already provides it (e.g.,</w:t>
            </w:r>
            <w:r>
              <w:t xml:space="preserve"> </w:t>
            </w:r>
            <w:r>
              <w:rPr>
                <w:rStyle w:val="VerbatimChar"/>
              </w:rPr>
              <w:t xml:space="preserve">module load ollama</w:t>
            </w:r>
            <w:r>
              <w:t xml:space="preserve">),</w:t>
            </w:r>
            <w:r>
              <w:t xml:space="preserve"> </w:t>
            </w:r>
            <w:r>
              <w:t xml:space="preserve">ask your HPC administrators,</w:t>
            </w:r>
            <w:r>
              <w:t xml:space="preserve"> </w:t>
            </w:r>
            <w:r>
              <w:t xml:space="preserve">or download a static binary from the</w:t>
            </w:r>
            <w:r>
              <w:t xml:space="preserve"> </w:t>
            </w:r>
            <w:hyperlink r:id="rId750">
              <w:r>
                <w:rPr>
                  <w:rStyle w:val="Hyperlink"/>
                </w:rPr>
                <w:t xml:space="preserve">Ollama releases page</w:t>
              </w:r>
            </w:hyperlink>
            <w:r>
              <w:t xml:space="preserve"> </w:t>
            </w:r>
            <w:r>
              <w:t xml:space="preserve">and place it on your</w:t>
            </w:r>
            <w:r>
              <w:t xml:space="preserve"> </w:t>
            </w:r>
            <w:r>
              <w:rPr>
                <w:rStyle w:val="VerbatimChar"/>
              </w:rPr>
              <w:t xml:space="preserve">PATH</w:t>
            </w:r>
            <w:r>
              <w:t xml:space="preserve">.</w:t>
            </w:r>
          </w:p>
          <w:p/>
        </w:tc>
      </w:tr>
    </w:tbl>
    <w:p>
      <w:pPr>
        <w:pStyle w:val="BodyText"/>
      </w:pPr>
      <w:ins w:id="2551" w:author="PR Preview" w:date="2024-01-01T00:00:00Z">
        <w:r>
          <w:t xml:space="preserve">A useful pattern:</w:t>
        </w:r>
      </w:ins>
    </w:p>
    <w:p>
      <w:pPr>
        <w:numPr>
          <w:ilvl w:val="0"/>
          <w:numId w:val="1281"/>
        </w:numPr>
      </w:pPr>
      <w:ins w:id="2552" w:author="PR Preview" w:date="2024-01-01T00:00:00Z">
        <w:r>
          <w:rPr>
            <w:b/>
            <w:bCs/>
          </w:rPr>
          <w:t xml:space="preserve">Pre-pull models</w:t>
        </w:r>
      </w:ins>
      <w:ins w:id="2552" w:author="PR Preview" w:date="2024-01-01T00:00:00Z">
        <w:r>
          <w:t xml:space="preserve"> </w:t>
        </w:r>
      </w:ins>
      <w:ins w:id="2552" w:author="PR Preview" w:date="2024-01-01T00:00:00Z">
        <w:r>
          <w:t xml:space="preserve">on a login node or a machine with internet access,</w:t>
        </w:r>
      </w:ins>
      <w:ins w:id="2552" w:author="PR Preview" w:date="2024-01-01T00:00:00Z">
        <w:r>
          <w:t xml:space="preserve"> </w:t>
        </w:r>
      </w:ins>
      <w:ins w:id="2552" w:author="PR Preview" w:date="2024-01-01T00:00:00Z">
        <w:r>
          <w:t xml:space="preserve">then copy the model files to the cluster:</w:t>
        </w:r>
      </w:ins>
    </w:p>
    <w:p>
      <w:pPr>
        <w:pStyle w:val="SourceCode"/>
        <w:numPr>
          <w:ilvl w:val="0"/>
          <w:numId w:val="1000"/>
        </w:numPr>
      </w:pPr>
      <w:ins w:id="2553" w:author="PR Preview" w:date="2024-01-01T00:00:00Z">
        <w:r>
          <w:rPr>
            <w:rStyle w:val="CommentTok"/>
          </w:rPr>
          <w:t xml:space="preserve"># On a machine with internet access</w:t>
        </w:r>
      </w:ins>
      <w:ins w:id="2553" w:author="PR Preview" w:date="2024-01-01T00:00:00Z">
        <w:r>
          <w:br/>
        </w:r>
      </w:ins>
      <w:ins w:id="2553" w:author="PR Preview" w:date="2024-01-01T00:00:00Z">
        <w:r>
          <w:rPr>
            <w:rStyle w:val="ExtensionTok"/>
          </w:rPr>
          <w:t xml:space="preserve">ollama</w:t>
        </w:r>
      </w:ins>
      <w:ins w:id="2553" w:author="PR Preview" w:date="2024-01-01T00:00:00Z">
        <w:r>
          <w:rPr>
            <w:rStyle w:val="NormalTok"/>
          </w:rPr>
          <w:t xml:space="preserve"> pull qwen2.5-coder:7b</w:t>
        </w:r>
      </w:ins>
      <w:ins w:id="2553" w:author="PR Preview" w:date="2024-01-01T00:00:00Z">
        <w:r>
          <w:br/>
        </w:r>
      </w:ins>
      <w:ins w:id="2553" w:author="PR Preview" w:date="2024-01-01T00:00:00Z">
        <w:r>
          <w:rPr>
            <w:rStyle w:val="CommentTok"/>
          </w:rPr>
          <w:t xml:space="preserve"># Ollama stores models in ~/.ollama/models by default</w:t>
        </w:r>
      </w:ins>
      <w:ins w:id="2553" w:author="PR Preview" w:date="2024-01-01T00:00:00Z">
        <w:r>
          <w:br/>
        </w:r>
      </w:ins>
      <w:ins w:id="2553" w:author="PR Preview" w:date="2024-01-01T00:00:00Z">
        <w:r>
          <w:rPr>
            <w:rStyle w:val="FunctionTok"/>
          </w:rPr>
          <w:t xml:space="preserve">rsync</w:t>
        </w:r>
      </w:ins>
      <w:ins w:id="2553" w:author="PR Preview" w:date="2024-01-01T00:00:00Z">
        <w:r>
          <w:rPr>
            <w:rStyle w:val="NormalTok"/>
          </w:rPr>
          <w:t xml:space="preserve"> </w:t>
        </w:r>
      </w:ins>
      <w:ins w:id="2553" w:author="PR Preview" w:date="2024-01-01T00:00:00Z">
        <w:r>
          <w:rPr>
            <w:rStyle w:val="AttributeTok"/>
          </w:rPr>
          <w:t xml:space="preserve">-a</w:t>
        </w:r>
      </w:ins>
      <w:ins w:id="2553" w:author="PR Preview" w:date="2024-01-01T00:00:00Z">
        <w:r>
          <w:rPr>
            <w:rStyle w:val="NormalTok"/>
          </w:rPr>
          <w:t xml:space="preserve"> ~/.ollama/models/ user@cluster.example.edu:~/.ollama/models/</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761" name="Picture"/>
                  <a:graphic>
                    <a:graphicData uri="http://schemas.openxmlformats.org/drawingml/2006/picture">
                      <pic:pic>
                        <pic:nvPicPr>
                          <pic:cNvPr descr="/opt/quarto/share/formats/docx/warning.png" id="762"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Watch your home-directory quota</w:t>
            </w:r>
          </w:p>
        </w:tc>
      </w:tr>
      <w:tr>
        <w:trPr>
          <w:cantSplit/>
        </w:trPr>
        <w:tc>
          <w:tcPr>
            <w:tcMar>
              <w:top w:w="108" w:type="dxa"/>
              <w:bottom w:w="108" w:type="dxa"/>
            </w:tcMar>
          </w:tcPr>
          <w:p>
            <w:pPr>
              <w:numPr>
                <w:ilvl w:val="0"/>
                <w:numId w:val="1000"/>
              </w:numPr>
            </w:pPr>
            <w:pPr>
              <w:spacing w:before="16"/>
            </w:pPr>
            <w:r>
              <w:t xml:space="preserve">Model files are large—</w:t>
            </w:r>
            <w:r>
              <w:rPr>
                <w:rStyle w:val="VerbatimChar"/>
              </w:rPr>
              <w:t xml:space="preserve">qwen2.5-coder:7b</w:t>
            </w:r>
            <w:r>
              <w:t xml:space="preserve"> </w:t>
            </w:r>
            <w:r>
              <w:t xml:space="preserve">is ~4 GB and</w:t>
            </w:r>
            <w:r>
              <w:t xml:space="preserve"> </w:t>
            </w:r>
            <w:r>
              <w:rPr>
                <w:rStyle w:val="VerbatimChar"/>
              </w:rPr>
              <w:t xml:space="preserve">qwen2.5-coder:32b</w:t>
            </w:r>
            <w:r>
              <w:t xml:space="preserve"> </w:t>
            </w:r>
            <w:r>
              <w:t xml:space="preserve">is ~20 GB—and most HPC home directories have tight quotas (often 10–50 GB).</w:t>
            </w:r>
            <w:r>
              <w:t xml:space="preserve"> </w:t>
            </w:r>
            <w:r>
              <w:t xml:space="preserve">Filling your home directory can break other jobs.</w:t>
            </w:r>
            <w:r>
              <w:t xml:space="preserve"> </w:t>
            </w:r>
            <w:r>
              <w:t xml:space="preserve">Redirect model storage to a scratch or project filesystem with</w:t>
            </w:r>
            <w:r>
              <w:t xml:space="preserve"> </w:t>
            </w:r>
            <w:r>
              <w:rPr>
                <w:rStyle w:val="VerbatimChar"/>
              </w:rPr>
              <w:t xml:space="preserve">OLLAMA_MODELS</w:t>
            </w:r>
            <w:r>
              <w:t xml:space="preserve"> </w:t>
            </w:r>
            <w:r>
              <w:t xml:space="preserve">and rsync to that path instead:</w:t>
            </w:r>
          </w:p>
          <w:p>
            <w:pPr>
              <w:pStyle w:val="SourceCode"/>
              <w:numPr>
                <w:ilvl w:val="0"/>
                <w:numId w:val="1000"/>
              </w:numPr>
            </w:pPr>
            <w:r>
              <w:rPr>
                <w:rStyle w:val="CommentTok"/>
              </w:rPr>
              <w:t xml:space="preserve"># On your local machine: copy the models to the cluster scratch filesystem</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user@cluster.example.edu:/scratch/</w:t>
            </w:r>
            <w:r>
              <w:rPr>
                <w:rStyle w:val="VariableTok"/>
              </w:rPr>
              <w:t xml:space="preserve">$USER</w:t>
            </w:r>
            <w:r>
              <w:rPr>
                <w:rStyle w:val="NormalTok"/>
              </w:rPr>
              <w:t xml:space="preserve">/ollama-models/</w:t>
            </w:r>
          </w:p>
          <w:p>
            <w:pPr>
              <w:pStyle w:val="SourceCode"/>
              <w:numPr>
                <w:ilvl w:val="0"/>
                <w:numId w:val="1000"/>
              </w:numPr>
            </w:pPr>
            <w:r>
              <w:rPr>
                <w:rStyle w:val="CommentTok"/>
              </w:rPr>
              <w:t xml:space="preserve"># On the cluster: point ollama at that path (export before `ollama serve`)</w:t>
            </w:r>
            <w:r>
              <w:br/>
            </w:r>
            <w:r>
              <w:rPr>
                <w:rStyle w:val="BuiltInTok"/>
              </w:rPr>
              <w:t xml:space="preserve">export</w:t>
            </w:r>
            <w:r>
              <w:rPr>
                <w:rStyle w:val="NormalTok"/>
              </w:rPr>
              <w:t xml:space="preserve"> </w:t>
            </w:r>
            <w:r>
              <w:rPr>
                <w:rStyle w:val="VariableTok"/>
              </w:rPr>
              <w:t xml:space="preserve">OLLAMA_MODELS</w:t>
            </w:r>
            <w:r>
              <w:rPr>
                <w:rStyle w:val="OperatorTok"/>
              </w:rPr>
              <w:t xml:space="preserve">=</w:t>
            </w:r>
            <w:r>
              <w:rPr>
                <w:rStyle w:val="NormalTok"/>
              </w:rPr>
              <w:t xml:space="preserve">/scratch/</w:t>
            </w:r>
            <w:r>
              <w:rPr>
                <w:rStyle w:val="VariableTok"/>
              </w:rPr>
              <w:t xml:space="preserve">$USER</w:t>
            </w:r>
            <w:r>
              <w:rPr>
                <w:rStyle w:val="NormalTok"/>
              </w:rPr>
              <w:t xml:space="preserve">/ollama-models</w:t>
            </w:r>
          </w:p>
          <w:p>
            <w:pPr>
              <w:numPr>
                <w:ilvl w:val="0"/>
                <w:numId w:val="1000"/>
              </w:numPr>
            </w:pPr>
            <w:pPr>
              <w:spacing w:after="16"/>
            </w:pPr>
            <w:r>
              <w:t xml:space="preserve">Set the same</w:t>
            </w:r>
            <w:r>
              <w:t xml:space="preserve"> </w:t>
            </w:r>
            <w:r>
              <w:rPr>
                <w:rStyle w:val="VerbatimChar"/>
              </w:rPr>
              <w:t xml:space="preserve">OLLAMA_MODELS</w:t>
            </w:r>
            <w:r>
              <w:t xml:space="preserve"> </w:t>
            </w:r>
            <w:r>
              <w:t xml:space="preserve">value before running</w:t>
            </w:r>
            <w:r>
              <w:t xml:space="preserve"> </w:t>
            </w:r>
            <w:r>
              <w:rPr>
                <w:rStyle w:val="VerbatimChar"/>
              </w:rPr>
              <w:t xml:space="preserve">ollama serve</w:t>
            </w:r>
            <w:r>
              <w:t xml:space="preserve"> </w:t>
            </w:r>
            <w:r>
              <w:t xml:space="preserve">so the server</w:t>
            </w:r>
            <w:r>
              <w:t xml:space="preserve"> </w:t>
            </w:r>
            <w:r>
              <w:t xml:space="preserve">finds the models.</w:t>
            </w:r>
          </w:p>
          <w:p/>
        </w:tc>
      </w:tr>
    </w:tbl>
    <w:p>
      <w:pPr>
        <w:numPr>
          <w:ilvl w:val="0"/>
          <w:numId w:val="1281"/>
        </w:numPr>
      </w:pPr>
      <w:ins w:id="2554" w:author="PR Preview" w:date="2024-01-01T00:00:00Z">
        <w:r>
          <w:rPr>
            <w:b/>
            <w:bCs/>
          </w:rPr>
          <w:t xml:space="preserve">Start Ollama on a compute node</w:t>
        </w:r>
      </w:ins>
      <w:ins w:id="2554" w:author="PR Preview" w:date="2024-01-01T00:00:00Z">
        <w:r>
          <w:t xml:space="preserve"> </w:t>
        </w:r>
      </w:ins>
      <w:ins w:id="2554" w:author="PR Preview" w:date="2024-01-01T00:00:00Z">
        <w:r>
          <w:t xml:space="preserve">(or an interactive session)</w:t>
        </w:r>
      </w:ins>
      <w:ins w:id="2554" w:author="PR Preview" w:date="2024-01-01T00:00:00Z">
        <w:r>
          <w:t xml:space="preserve"> </w:t>
        </w:r>
      </w:ins>
      <w:ins w:id="2554" w:author="PR Preview" w:date="2024-01-01T00:00:00Z">
        <w:r>
          <w:t xml:space="preserve">using the pre-downloaded model files—no internet required.</w:t>
        </w:r>
      </w:ins>
      <w:ins w:id="2554" w:author="PR Preview" w:date="2024-01-01T00:00:00Z">
        <w:r>
          <w:t xml:space="preserve"> </w:t>
        </w:r>
      </w:ins>
      <w:ins w:id="2554" w:author="PR Preview" w:date="2024-01-01T00:00:00Z">
        <w:r>
          <w:t xml:space="preserve">Set</w:t>
        </w:r>
      </w:ins>
      <w:ins w:id="2554" w:author="PR Preview" w:date="2024-01-01T00:00:00Z">
        <w:r>
          <w:t xml:space="preserve"> </w:t>
        </w:r>
      </w:ins>
      <w:ins w:id="2554" w:author="PR Preview" w:date="2024-01-01T00:00:00Z">
        <w:r>
          <w:rPr>
            <w:rStyle w:val="VerbatimChar"/>
          </w:rPr>
          <w:t xml:space="preserve">OLLAMA_HOST=0.0.0.0</w:t>
        </w:r>
      </w:ins>
      <w:ins w:id="2554" w:author="PR Preview" w:date="2024-01-01T00:00:00Z">
        <w:r>
          <w:t xml:space="preserve"> </w:t>
        </w:r>
      </w:ins>
      <w:ins w:id="2554" w:author="PR Preview" w:date="2024-01-01T00:00:00Z">
        <w:r>
          <w:t xml:space="preserve">so the SSH tunnel from the login node can reach the port:</w:t>
        </w:r>
      </w:ins>
    </w:p>
    <w:p>
      <w:pPr>
        <w:pStyle w:val="SourceCode"/>
        <w:numPr>
          <w:ilvl w:val="0"/>
          <w:numId w:val="1000"/>
        </w:numPr>
      </w:pPr>
      <w:ins w:id="2555" w:author="PR Preview" w:date="2024-01-01T00:00:00Z">
        <w:r>
          <w:rPr>
            <w:rStyle w:val="VariableTok"/>
          </w:rPr>
          <w:t xml:space="preserve">OLLAMA_HOST</w:t>
        </w:r>
      </w:ins>
      <w:ins w:id="2555" w:author="PR Preview" w:date="2024-01-01T00:00:00Z">
        <w:r>
          <w:rPr>
            <w:rStyle w:val="OperatorTok"/>
          </w:rPr>
          <w:t xml:space="preserve">=</w:t>
        </w:r>
      </w:ins>
      <w:ins w:id="2555" w:author="PR Preview" w:date="2024-01-01T00:00:00Z">
        <w:r>
          <w:rPr>
            <w:rStyle w:val="NormalTok"/>
          </w:rPr>
          <w:t xml:space="preserve">0.0.0.0:11434 </w:t>
        </w:r>
      </w:ins>
      <w:ins w:id="2555" w:author="PR Preview" w:date="2024-01-01T00:00:00Z">
        <w:r>
          <w:rPr>
            <w:rStyle w:val="ExtensionTok"/>
          </w:rPr>
          <w:t xml:space="preserve">ollama</w:t>
        </w:r>
      </w:ins>
      <w:ins w:id="2555" w:author="PR Preview" w:date="2024-01-01T00:00:00Z">
        <w:r>
          <w:rPr>
            <w:rStyle w:val="NormalTok"/>
          </w:rPr>
          <w:t xml:space="preserve"> serve</w:t>
        </w:r>
      </w:ins>
      <w:ins w:id="2555" w:author="PR Preview" w:date="2024-01-01T00:00:00Z">
        <w:r>
          <w:br/>
        </w:r>
      </w:ins>
      <w:ins w:id="2555" w:author="PR Preview" w:date="2024-01-01T00:00:00Z">
        <w:r>
          <w:rPr>
            <w:rStyle w:val="CommentTok"/>
          </w:rPr>
          <w:t xml:space="preserve"># If you redirected model storage (see quota warning above):</w:t>
        </w:r>
      </w:ins>
      <w:ins w:id="2555" w:author="PR Preview" w:date="2024-01-01T00:00:00Z">
        <w:r>
          <w:br/>
        </w:r>
      </w:ins>
      <w:ins w:id="2555" w:author="PR Preview" w:date="2024-01-01T00:00:00Z">
        <w:r>
          <w:rPr>
            <w:rStyle w:val="CommentTok"/>
          </w:rPr>
          <w:t xml:space="preserve"># OLLAMA_HOST=0.0.0.0:11434 OLLAMA_MODELS=/scratch/$USER/ollama-models ollama serve</w:t>
        </w:r>
      </w:ins>
    </w:p>
    <w:p>
      <w:pPr>
        <w:numPr>
          <w:ilvl w:val="0"/>
          <w:numId w:val="1000"/>
        </w:numPr>
      </w:pPr>
      <w:ins w:id="2556" w:author="PR Preview" w:date="2024-01-01T00:00:00Z">
        <w:r>
          <w:t xml:space="preserve">If you are on a shared compute node, be aware that binding to</w:t>
        </w:r>
      </w:ins>
      <w:ins w:id="2556" w:author="PR Preview" w:date="2024-01-01T00:00:00Z">
        <w:r>
          <w:t xml:space="preserve"> </w:t>
        </w:r>
      </w:ins>
      <w:ins w:id="2556" w:author="PR Preview" w:date="2024-01-01T00:00:00Z">
        <w:r>
          <w:rPr>
            <w:rStyle w:val="VerbatimChar"/>
          </w:rPr>
          <w:t xml:space="preserve">0.0.0.0</w:t>
        </w:r>
      </w:ins>
      <w:ins w:id="2556" w:author="PR Preview" w:date="2024-01-01T00:00:00Z">
        <w:r>
          <w:t xml:space="preserve"> </w:t>
        </w:r>
      </w:ins>
      <w:ins w:id="2556" w:author="PR Preview" w:date="2024-01-01T00:00:00Z">
        <w:r>
          <w:t xml:space="preserve">exposes the Ollama port to other users on that host. Scheduler policies vary</w:t>
        </w:r>
      </w:ins>
      <w:ins w:id="2556" w:author="PR Preview" w:date="2024-01-01T00:00:00Z">
        <w:r>
          <w:t xml:space="preserve"> </w:t>
        </w:r>
      </w:ins>
      <w:ins w:id="2556" w:author="PR Preview" w:date="2024-01-01T00:00:00Z">
        <w:r>
          <w:t xml:space="preserve">by site and job type, so confirm whether your job has exclusive node access</w:t>
        </w:r>
      </w:ins>
      <w:ins w:id="2556" w:author="PR Preview" w:date="2024-01-01T00:00:00Z">
        <w:r>
          <w:t xml:space="preserve"> </w:t>
        </w:r>
      </w:ins>
      <w:ins w:id="2556" w:author="PR Preview" w:date="2024-01-01T00:00:00Z">
        <w:r>
          <w:t xml:space="preserve">(request it explicitly when in doubt—e.g.,</w:t>
        </w:r>
      </w:ins>
      <w:ins w:id="2556" w:author="PR Preview" w:date="2024-01-01T00:00:00Z">
        <w:r>
          <w:t xml:space="preserve"> </w:t>
        </w:r>
      </w:ins>
      <w:ins w:id="2556" w:author="PR Preview" w:date="2024-01-01T00:00:00Z">
        <w:r>
          <w:rPr>
            <w:rStyle w:val="VerbatimChar"/>
          </w:rPr>
          <w:t xml:space="preserve">--exclusive</w:t>
        </w:r>
      </w:ins>
      <w:ins w:id="2556" w:author="PR Preview" w:date="2024-01-01T00:00:00Z">
        <w:r>
          <w:t xml:space="preserve"> </w:t>
        </w:r>
      </w:ins>
      <w:ins w:id="2556" w:author="PR Preview" w:date="2024-01-01T00:00:00Z">
        <w:r>
          <w:t xml:space="preserve">in SLURM), or bind</w:t>
        </w:r>
      </w:ins>
      <w:ins w:id="2556" w:author="PR Preview" w:date="2024-01-01T00:00:00Z">
        <w:r>
          <w:t xml:space="preserve"> </w:t>
        </w:r>
      </w:ins>
      <w:ins w:id="2556" w:author="PR Preview" w:date="2024-01-01T00:00:00Z">
        <w:r>
          <w:t xml:space="preserve">only to loopback (</w:t>
        </w:r>
      </w:ins>
      <w:ins w:id="2556" w:author="PR Preview" w:date="2024-01-01T00:00:00Z">
        <w:r>
          <w:rPr>
            <w:rStyle w:val="VerbatimChar"/>
          </w:rPr>
          <w:t xml:space="preserve">OLLAMA_HOST=127.0.0.1:11434</w:t>
        </w:r>
      </w:ins>
      <w:ins w:id="2556" w:author="PR Preview" w:date="2024-01-01T00:00:00Z">
        <w:r>
          <w:t xml:space="preserve">) and tunnel from the login</w:t>
        </w:r>
      </w:ins>
      <w:ins w:id="2556" w:author="PR Preview" w:date="2024-01-01T00:00:00Z">
        <w:r>
          <w:t xml:space="preserve"> </w:t>
        </w:r>
      </w:ins>
      <w:ins w:id="2556" w:author="PR Preview" w:date="2024-01-01T00:00:00Z">
        <w:r>
          <w:t xml:space="preserve">node when the node is shared.</w:t>
        </w:r>
      </w:ins>
    </w:p>
    <w:p>
      <w:pPr>
        <w:numPr>
          <w:ilvl w:val="0"/>
          <w:numId w:val="1281"/>
        </w:numPr>
      </w:pPr>
      <w:ins w:id="2557" w:author="PR Preview" w:date="2024-01-01T00:00:00Z">
        <w:r>
          <w:rPr>
            <w:b/>
            <w:bCs/>
          </w:rPr>
          <w:t xml:space="preserve">Forward the port</w:t>
        </w:r>
      </w:ins>
      <w:ins w:id="2557" w:author="PR Preview" w:date="2024-01-01T00:00:00Z">
        <w:r>
          <w:t xml:space="preserve"> </w:t>
        </w:r>
      </w:ins>
      <w:ins w:id="2557" w:author="PR Preview" w:date="2024-01-01T00:00:00Z">
        <w:r>
          <w:t xml:space="preserve">to your local machine to use your editor’s Ollama integration.</w:t>
        </w:r>
      </w:ins>
      <w:ins w:id="2557" w:author="PR Preview" w:date="2024-01-01T00:00:00Z">
        <w:r>
          <w:t xml:space="preserve"> </w:t>
        </w:r>
      </w:ins>
      <w:ins w:id="2557" w:author="PR Preview" w:date="2024-01-01T00:00:00Z">
        <w:r>
          <w:t xml:space="preserve">Because Ollama is running on a compute node (e.g.,</w:t>
        </w:r>
      </w:ins>
      <w:ins w:id="2557" w:author="PR Preview" w:date="2024-01-01T00:00:00Z">
        <w:r>
          <w:t xml:space="preserve"> </w:t>
        </w:r>
      </w:ins>
      <w:ins w:id="2557" w:author="PR Preview" w:date="2024-01-01T00:00:00Z">
        <w:r>
          <w:rPr>
            <w:rStyle w:val="VerbatimChar"/>
          </w:rPr>
          <w:t xml:space="preserve">gpu-node-01</w:t>
        </w:r>
      </w:ins>
      <w:ins w:id="2557" w:author="PR Preview" w:date="2024-01-01T00:00:00Z">
        <w:r>
          <w:t xml:space="preserve">),</w:t>
        </w:r>
      </w:ins>
      <w:ins w:id="2557" w:author="PR Preview" w:date="2024-01-01T00:00:00Z">
        <w:r>
          <w:t xml:space="preserve"> </w:t>
        </w:r>
      </w:ins>
      <w:ins w:id="2557" w:author="PR Preview" w:date="2024-01-01T00:00:00Z">
        <w:r>
          <w:t xml:space="preserve">forward through the login node to that specific host:</w:t>
        </w:r>
      </w:ins>
    </w:p>
    <w:p>
      <w:pPr>
        <w:pStyle w:val="SourceCode"/>
        <w:numPr>
          <w:ilvl w:val="0"/>
          <w:numId w:val="1000"/>
        </w:numPr>
      </w:pPr>
      <w:ins w:id="2558" w:author="PR Preview" w:date="2024-01-01T00:00:00Z">
        <w:r>
          <w:rPr>
            <w:rStyle w:val="CommentTok"/>
          </w:rPr>
          <w:t xml:space="preserve"># Replace gpu-node-01 with your actual compute node hostname</w:t>
        </w:r>
      </w:ins>
      <w:ins w:id="2558" w:author="PR Preview" w:date="2024-01-01T00:00:00Z">
        <w:r>
          <w:br/>
        </w:r>
      </w:ins>
      <w:ins w:id="2558" w:author="PR Preview" w:date="2024-01-01T00:00:00Z">
        <w:r>
          <w:rPr>
            <w:rStyle w:val="FunctionTok"/>
          </w:rPr>
          <w:t xml:space="preserve">ssh</w:t>
        </w:r>
      </w:ins>
      <w:ins w:id="2558" w:author="PR Preview" w:date="2024-01-01T00:00:00Z">
        <w:r>
          <w:rPr>
            <w:rStyle w:val="NormalTok"/>
          </w:rPr>
          <w:t xml:space="preserve"> </w:t>
        </w:r>
      </w:ins>
      <w:ins w:id="2558" w:author="PR Preview" w:date="2024-01-01T00:00:00Z">
        <w:r>
          <w:rPr>
            <w:rStyle w:val="AttributeTok"/>
          </w:rPr>
          <w:t xml:space="preserve">-L</w:t>
        </w:r>
      </w:ins>
      <w:ins w:id="2558" w:author="PR Preview" w:date="2024-01-01T00:00:00Z">
        <w:r>
          <w:rPr>
            <w:rStyle w:val="NormalTok"/>
          </w:rPr>
          <w:t xml:space="preserve"> 11434:gpu-node-01:11434 user@cluster.example.edu</w:t>
        </w:r>
      </w:ins>
    </w:p>
    <w:p>
      <w:pPr>
        <w:numPr>
          <w:ilvl w:val="0"/>
          <w:numId w:val="1000"/>
        </w:numPr>
      </w:pPr>
      <w:ins w:id="2559" w:author="PR Preview" w:date="2024-01-01T00:00:00Z">
        <w:r>
          <w:t xml:space="preserve">This terminal must stay open for as long as you use the editor’s Ollama</w:t>
        </w:r>
      </w:ins>
      <w:ins w:id="2559" w:author="PR Preview" w:date="2024-01-01T00:00:00Z">
        <w:r>
          <w:t xml:space="preserve"> </w:t>
        </w:r>
      </w:ins>
      <w:ins w:id="2559" w:author="PR Preview" w:date="2024-01-01T00:00:00Z">
        <w:r>
          <w:t xml:space="preserve">integration—closing it tears down the tunnel and silently drops the</w:t>
        </w:r>
      </w:ins>
      <w:ins w:id="2559" w:author="PR Preview" w:date="2024-01-01T00:00:00Z">
        <w:r>
          <w:t xml:space="preserve"> </w:t>
        </w:r>
      </w:ins>
      <w:ins w:id="2559" w:author="PR Preview" w:date="2024-01-01T00:00:00Z">
        <w:r>
          <w:t xml:space="preserve">connection. Alternatively, start the tunnel in the background (non-interactive)</w:t>
        </w:r>
      </w:ins>
      <w:ins w:id="2559" w:author="PR Preview" w:date="2024-01-01T00:00:00Z">
        <w:r>
          <w:t xml:space="preserve"> </w:t>
        </w:r>
      </w:ins>
      <w:ins w:id="2559" w:author="PR Preview" w:date="2024-01-01T00:00:00Z">
        <w:r>
          <w:t xml:space="preserve">so it does not occupy a terminal:</w:t>
        </w:r>
      </w:ins>
    </w:p>
    <w:p>
      <w:pPr>
        <w:pStyle w:val="SourceCode"/>
        <w:numPr>
          <w:ilvl w:val="0"/>
          <w:numId w:val="1000"/>
        </w:numPr>
      </w:pPr>
      <w:ins w:id="2560" w:author="PR Preview" w:date="2024-01-01T00:00:00Z">
        <w:r>
          <w:rPr>
            <w:rStyle w:val="FunctionTok"/>
          </w:rPr>
          <w:t xml:space="preserve">ssh</w:t>
        </w:r>
      </w:ins>
      <w:ins w:id="2560" w:author="PR Preview" w:date="2024-01-01T00:00:00Z">
        <w:r>
          <w:rPr>
            <w:rStyle w:val="NormalTok"/>
          </w:rPr>
          <w:t xml:space="preserve"> </w:t>
        </w:r>
      </w:ins>
      <w:ins w:id="2560" w:author="PR Preview" w:date="2024-01-01T00:00:00Z">
        <w:r>
          <w:rPr>
            <w:rStyle w:val="AttributeTok"/>
          </w:rPr>
          <w:t xml:space="preserve">-N</w:t>
        </w:r>
      </w:ins>
      <w:ins w:id="2560" w:author="PR Preview" w:date="2024-01-01T00:00:00Z">
        <w:r>
          <w:rPr>
            <w:rStyle w:val="NormalTok"/>
          </w:rPr>
          <w:t xml:space="preserve"> </w:t>
        </w:r>
      </w:ins>
      <w:ins w:id="2560" w:author="PR Preview" w:date="2024-01-01T00:00:00Z">
        <w:r>
          <w:rPr>
            <w:rStyle w:val="AttributeTok"/>
          </w:rPr>
          <w:t xml:space="preserve">-f</w:t>
        </w:r>
      </w:ins>
      <w:ins w:id="2560" w:author="PR Preview" w:date="2024-01-01T00:00:00Z">
        <w:r>
          <w:rPr>
            <w:rStyle w:val="NormalTok"/>
          </w:rPr>
          <w:t xml:space="preserve"> </w:t>
        </w:r>
      </w:ins>
      <w:ins w:id="2560" w:author="PR Preview" w:date="2024-01-01T00:00:00Z">
        <w:r>
          <w:rPr>
            <w:rStyle w:val="AttributeTok"/>
          </w:rPr>
          <w:t xml:space="preserve">-L</w:t>
        </w:r>
      </w:ins>
      <w:ins w:id="2560" w:author="PR Preview" w:date="2024-01-01T00:00:00Z">
        <w:r>
          <w:rPr>
            <w:rStyle w:val="NormalTok"/>
          </w:rPr>
          <w:t xml:space="preserve"> 11434:gpu-node-01:11434 user@cluster.example.edu</w:t>
        </w:r>
      </w:ins>
    </w:p>
    <w:p>
      <w:pPr>
        <w:numPr>
          <w:ilvl w:val="0"/>
          <w:numId w:val="1000"/>
        </w:numPr>
      </w:pPr>
      <w:ins w:id="2561" w:author="PR Preview" w:date="2024-01-01T00:00:00Z">
        <w:r>
          <w:t xml:space="preserve">(</w:t>
        </w:r>
      </w:ins>
      <w:ins w:id="2561" w:author="PR Preview" w:date="2024-01-01T00:00:00Z">
        <w:r>
          <w:rPr>
            <w:rStyle w:val="VerbatimChar"/>
          </w:rPr>
          <w:t xml:space="preserve">-N</w:t>
        </w:r>
      </w:ins>
      <w:ins w:id="2561" w:author="PR Preview" w:date="2024-01-01T00:00:00Z">
        <w:r>
          <w:t xml:space="preserve"> </w:t>
        </w:r>
      </w:ins>
      <w:ins w:id="2561" w:author="PR Preview" w:date="2024-01-01T00:00:00Z">
        <w:r>
          <w:t xml:space="preserve">runs no remote command,</w:t>
        </w:r>
      </w:ins>
      <w:ins w:id="2561" w:author="PR Preview" w:date="2024-01-01T00:00:00Z">
        <w:r>
          <w:t xml:space="preserve"> </w:t>
        </w:r>
      </w:ins>
      <w:ins w:id="2561" w:author="PR Preview" w:date="2024-01-01T00:00:00Z">
        <w:r>
          <w:rPr>
            <w:rStyle w:val="VerbatimChar"/>
          </w:rPr>
          <w:t xml:space="preserve">-f</w:t>
        </w:r>
      </w:ins>
      <w:ins w:id="2561" w:author="PR Preview" w:date="2024-01-01T00:00:00Z">
        <w:r>
          <w:t xml:space="preserve"> </w:t>
        </w:r>
      </w:ins>
      <w:ins w:id="2561" w:author="PR Preview" w:date="2024-01-01T00:00:00Z">
        <w:r>
          <w:t xml:space="preserve">backgrounds ssh after authenticating.)</w:t>
        </w:r>
      </w:ins>
      <w:ins w:id="2561" w:author="PR Preview" w:date="2024-01-01T00:00:00Z">
        <w:r>
          <w:t xml:space="preserve"> </w:t>
        </w:r>
      </w:ins>
      <w:ins w:id="2561" w:author="PR Preview" w:date="2024-01-01T00:00:00Z">
        <w:r>
          <w:t xml:space="preserve">To stop the tunnel later, match the full SSH command rather than a bare</w:t>
        </w:r>
      </w:ins>
      <w:ins w:id="2561" w:author="PR Preview" w:date="2024-01-01T00:00:00Z">
        <w:r>
          <w:t xml:space="preserve"> </w:t>
        </w:r>
      </w:ins>
      <w:ins w:id="2561" w:author="PR Preview" w:date="2024-01-01T00:00:00Z">
        <w:r>
          <w:t xml:space="preserve">port string—</w:t>
        </w:r>
      </w:ins>
      <w:ins w:id="2561" w:author="PR Preview" w:date="2024-01-01T00:00:00Z">
        <w:r>
          <w:rPr>
            <w:rStyle w:val="VerbatimChar"/>
          </w:rPr>
          <w:t xml:space="preserve">pkill -f "ssh.*-N.*11434:gpu-node-01"</w:t>
        </w:r>
      </w:ins>
      <w:ins w:id="2561" w:author="PR Preview" w:date="2024-01-01T00:00:00Z">
        <w:r>
          <w:t xml:space="preserve">—so you don’t</w:t>
        </w:r>
      </w:ins>
      <w:ins w:id="2561" w:author="PR Preview" w:date="2024-01-01T00:00:00Z">
        <w:r>
          <w:t xml:space="preserve"> </w:t>
        </w:r>
      </w:ins>
      <w:ins w:id="2561" w:author="PR Preview" w:date="2024-01-01T00:00:00Z">
        <w:r>
          <w:t xml:space="preserve">accidentally kill unrelated processes whose command line happens to contain</w:t>
        </w:r>
      </w:ins>
      <w:ins w:id="2561" w:author="PR Preview" w:date="2024-01-01T00:00:00Z">
        <w:r>
          <w:t xml:space="preserve"> </w:t>
        </w:r>
      </w:ins>
      <w:ins w:id="2561" w:author="PR Preview" w:date="2024-01-01T00:00:00Z">
        <w:r>
          <w:t xml:space="preserve">that port. Safer still, note the PID when you start it</w:t>
        </w:r>
      </w:ins>
      <w:ins w:id="2561" w:author="PR Preview" w:date="2024-01-01T00:00:00Z">
        <w:r>
          <w:t xml:space="preserve"> </w:t>
        </w:r>
      </w:ins>
      <w:ins w:id="2561" w:author="PR Preview" w:date="2024-01-01T00:00:00Z">
        <w:r>
          <w:t xml:space="preserve">(</w:t>
        </w:r>
      </w:ins>
      <w:ins w:id="2561" w:author="PR Preview" w:date="2024-01-01T00:00:00Z">
        <w:r>
          <w:rPr>
            <w:rStyle w:val="VerbatimChar"/>
          </w:rPr>
          <w:t xml:space="preserve">pgrep -f "11434:gpu-node-01"</w:t>
        </w:r>
      </w:ins>
      <w:ins w:id="2561" w:author="PR Preview" w:date="2024-01-01T00:00:00Z">
        <w:r>
          <w:t xml:space="preserve">) and</w:t>
        </w:r>
      </w:ins>
      <w:ins w:id="2561" w:author="PR Preview" w:date="2024-01-01T00:00:00Z">
        <w:r>
          <w:t xml:space="preserve"> </w:t>
        </w:r>
      </w:ins>
      <w:ins w:id="2561" w:author="PR Preview" w:date="2024-01-01T00:00:00Z">
        <w:r>
          <w:rPr>
            <w:rStyle w:val="VerbatimChar"/>
          </w:rPr>
          <w:t xml:space="preserve">kill</w:t>
        </w:r>
      </w:ins>
      <w:ins w:id="2561" w:author="PR Preview" w:date="2024-01-01T00:00:00Z">
        <w:r>
          <w:t xml:space="preserve"> </w:t>
        </w:r>
      </w:ins>
      <w:ins w:id="2561" w:author="PR Preview" w:date="2024-01-01T00:00:00Z">
        <w:r>
          <w:t xml:space="preserve">that PID directly.</w:t>
        </w:r>
      </w:ins>
    </w:p>
    <w:p>
      <w:pPr>
        <w:numPr>
          <w:ilvl w:val="0"/>
          <w:numId w:val="1000"/>
        </w:numPr>
      </w:pPr>
      <w:ins w:id="2562" w:author="PR Preview" w:date="2024-01-01T00:00:00Z">
        <w:r>
          <w:t xml:space="preserve">Then configure your editor to use</w:t>
        </w:r>
      </w:ins>
      <w:ins w:id="2562" w:author="PR Preview" w:date="2024-01-01T00:00:00Z">
        <w:r>
          <w:t xml:space="preserve"> </w:t>
        </w:r>
      </w:ins>
      <w:ins w:id="2562" w:author="PR Preview" w:date="2024-01-01T00:00:00Z">
        <w:r>
          <w:rPr>
            <w:rStyle w:val="VerbatimChar"/>
          </w:rPr>
          <w:t xml:space="preserve">http://localhost:11434/v1</w:t>
        </w:r>
      </w:ins>
      <w:ins w:id="2562" w:author="PR Preview" w:date="2024-01-01T00:00:00Z">
        <w:r>
          <w:t xml:space="preserve"> </w:t>
        </w:r>
      </w:ins>
      <w:ins w:id="2562" w:author="PR Preview" w:date="2024-01-01T00:00:00Z">
        <w:r>
          <w:t xml:space="preserve">as the base URL.</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3" name="Picture"/>
                  <a:graphic>
                    <a:graphicData uri="http://schemas.openxmlformats.org/drawingml/2006/picture">
                      <pic:pic>
                        <pic:nvPicPr>
                          <pic:cNvPr descr="/opt/quarto/share/formats/docx/warning.png" id="764"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SLURM and GPU Allocation</w:t>
            </w:r>
          </w:p>
        </w:tc>
      </w:tr>
      <w:tr>
        <w:trPr>
          <w:cantSplit/>
        </w:trPr>
        <w:tc>
          <w:tcPr>
            <w:tcMar>
              <w:top w:w="108" w:type="dxa"/>
              <w:bottom w:w="108" w:type="dxa"/>
            </w:tcMar>
          </w:tcPr>
          <w:p>
            <w:pPr>
              <w:pStyle w:val="BodyText"/>
            </w:pPr>
            <w:pPr>
              <w:spacing w:before="16" w:after="16"/>
            </w:pPr>
            <w:r>
              <w:t xml:space="preserve">If running Ollama on a SLURM-managed cluster,</w:t>
            </w:r>
            <w:r>
              <w:t xml:space="preserve"> </w:t>
            </w:r>
            <w:r>
              <w:t xml:space="preserve">request a GPU node with enough VRAM for your chosen model</w:t>
            </w:r>
            <w:r>
              <w:t xml:space="preserve"> </w:t>
            </w:r>
            <w:r>
              <w:t xml:space="preserve">and load any required CUDA modules before starting</w:t>
            </w:r>
            <w:r>
              <w:t xml:space="preserve"> </w:t>
            </w:r>
            <w:r>
              <w:rPr>
                <w:rStyle w:val="VerbatimChar"/>
              </w:rPr>
              <w:t xml:space="preserve">ollama serve</w:t>
            </w:r>
            <w:r>
              <w:t xml:space="preserve">.</w:t>
            </w:r>
            <w:r>
              <w:t xml:space="preserve"> </w:t>
            </w:r>
            <w:r>
              <w:t xml:space="preserve">See</w:t>
            </w:r>
            <w:r>
              <w:t xml:space="preserve"> </w:t>
            </w:r>
            <w:hyperlink w:anchor="sec-slurm">
              <w:r>
                <w:rPr>
                  <w:rStyle w:val="Hyperlink"/>
                </w:rPr>
                <w:t xml:space="preserve">Chapter 17</w:t>
              </w:r>
            </w:hyperlink>
            <w:r>
              <w:t xml:space="preserve"> </w:t>
            </w:r>
            <w:r>
              <w:t xml:space="preserve">for guidance on requesting GPU resources.</w:t>
            </w:r>
          </w:p>
          <w:p/>
        </w:tc>
      </w:tr>
    </w:tbl>
    <w:bookmarkEnd w:id="765"/>
    <w:bookmarkStart w:id="766" w:name="privacy-considerations"/>
    <w:p>
      <w:pPr>
        <w:pStyle w:val="Heading4"/>
      </w:pPr>
      <w:ins w:id="2563" w:author="PR Preview" w:date="2024-01-01T00:00:00Z">
        <w:r>
          <w:t xml:space="preserve">18.5.10.5 Privacy Considerations</w:t>
        </w:r>
      </w:ins>
    </w:p>
    <w:p>
      <w:pPr>
        <w:pStyle w:val="FirstParagraph"/>
      </w:pPr>
      <w:ins w:id="2564" w:author="PR Preview" w:date="2024-01-01T00:00:00Z">
        <w:r>
          <w:t xml:space="preserve">Running a model locally ensures that your code and prompts</w:t>
        </w:r>
      </w:ins>
      <w:ins w:id="2564" w:author="PR Preview" w:date="2024-01-01T00:00:00Z">
        <w:r>
          <w:t xml:space="preserve"> </w:t>
        </w:r>
      </w:ins>
      <w:ins w:id="2564" w:author="PR Preview" w:date="2024-01-01T00:00:00Z">
        <w:r>
          <w:t xml:space="preserve">never leave your machine or cluster.</w:t>
        </w:r>
      </w:ins>
      <w:ins w:id="2564" w:author="PR Preview" w:date="2024-01-01T00:00:00Z">
        <w:r>
          <w:t xml:space="preserve"> </w:t>
        </w:r>
      </w:ins>
      <w:ins w:id="2564" w:author="PR Preview" w:date="2024-01-01T00:00:00Z">
        <w:r>
          <w:t xml:space="preserve">This is important when working with:</w:t>
        </w:r>
      </w:ins>
    </w:p>
    <w:p>
      <w:pPr>
        <w:pStyle w:val="Compact"/>
        <w:numPr>
          <w:ilvl w:val="0"/>
          <w:numId w:val="1282"/>
        </w:numPr>
      </w:pPr>
      <w:ins w:id="2565" w:author="PR Preview" w:date="2024-01-01T00:00:00Z">
        <w:r>
          <w:t xml:space="preserve">Protected health information (PHI) or other HIPAA-regulated data</w:t>
        </w:r>
      </w:ins>
    </w:p>
    <w:p>
      <w:pPr>
        <w:pStyle w:val="Compact"/>
        <w:numPr>
          <w:ilvl w:val="0"/>
          <w:numId w:val="1282"/>
        </w:numPr>
      </w:pPr>
      <w:ins w:id="2566" w:author="PR Preview" w:date="2024-01-01T00:00:00Z">
        <w:r>
          <w:t xml:space="preserve">Unpublished research data under data-use agreements (DUAs)</w:t>
        </w:r>
      </w:ins>
    </w:p>
    <w:p>
      <w:pPr>
        <w:pStyle w:val="Compact"/>
        <w:numPr>
          <w:ilvl w:val="0"/>
          <w:numId w:val="1282"/>
        </w:numPr>
      </w:pPr>
      <w:ins w:id="2567" w:author="PR Preview" w:date="2024-01-01T00:00:00Z">
        <w:r>
          <w:t xml:space="preserve">Proprietary or commercially sensitive code</w:t>
        </w:r>
      </w:ins>
    </w:p>
    <w:p>
      <w:pPr>
        <w:pStyle w:val="FirstParagraph"/>
      </w:pPr>
      <w:ins w:id="2568" w:author="PR Preview" w:date="2024-01-01T00:00:00Z">
        <w:r>
          <w:t xml:space="preserve">Even with local models,</w:t>
        </w:r>
      </w:ins>
      <w:ins w:id="2568" w:author="PR Preview" w:date="2024-01-01T00:00:00Z">
        <w:r>
          <w:t xml:space="preserve"> </w:t>
        </w:r>
      </w:ins>
      <w:ins w:id="2568" w:author="PR Preview" w:date="2024-01-01T00:00:00Z">
        <w:r>
          <w:t xml:space="preserve">avoid including raw sensitive data in prompts.</w:t>
        </w:r>
      </w:ins>
      <w:ins w:id="2568" w:author="PR Preview" w:date="2024-01-01T00:00:00Z">
        <w:r>
          <w:t xml:space="preserve"> </w:t>
        </w:r>
      </w:ins>
      <w:ins w:id="2568" w:author="PR Preview" w:date="2024-01-01T00:00:00Z">
        <w:r>
          <w:t xml:space="preserve">Work with anonymized or synthetic data wherever possible.</w:t>
        </w:r>
      </w:ins>
    </w:p>
    <w:bookmarkEnd w:id="766"/>
    <w:bookmarkEnd w:id="767"/>
    <w:bookmarkStart w:id="780" w:name="sec-ai-copilot-settings"/>
    <w:p>
      <w:pPr>
        <w:pStyle w:val="Heading3"/>
      </w:pPr>
      <w:ins w:id="2569" w:author="PR Preview" w:date="2024-01-01T00:00:00Z">
        <w:r>
          <w:t xml:space="preserve">18.5.11 Configuring GitHub Copilot Settings</w:t>
        </w:r>
      </w:ins>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771" w:name="model-selection-options"/>
    <w:p>
      <w:pPr>
        <w:pStyle w:val="Heading4"/>
      </w:pPr>
      <w:ins w:id="2571" w:author="PR Preview" w:date="2024-01-01T00:00:00Z">
        <w:r>
          <w:t xml:space="preserve">18.5.11.1 Model Selection Options</w:t>
        </w:r>
      </w:ins>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83"/>
        </w:numPr>
      </w:pPr>
      <w:r>
        <w:rPr>
          <w:b/>
          <w:bCs/>
        </w:rPr>
        <w:t xml:space="preserve">Claude Opus 4.1</w:t>
      </w:r>
      <w:r>
        <w:t xml:space="preserve">: Most capable model for complex reasoning and analysis</w:t>
      </w:r>
    </w:p>
    <w:p>
      <w:pPr>
        <w:pStyle w:val="Compact"/>
        <w:numPr>
          <w:ilvl w:val="1"/>
          <w:numId w:val="1284"/>
        </w:numPr>
      </w:pPr>
      <w:r>
        <w:rPr>
          <w:i/>
          <w:iCs/>
        </w:rPr>
        <w:t xml:space="preserve">Pros</w:t>
      </w:r>
      <w:r>
        <w:t xml:space="preserve">: Excellent at understanding nuanced requirements, handling complex codebases, superior code quality</w:t>
      </w:r>
    </w:p>
    <w:p>
      <w:pPr>
        <w:pStyle w:val="Compact"/>
        <w:numPr>
          <w:ilvl w:val="1"/>
          <w:numId w:val="1284"/>
        </w:numPr>
      </w:pPr>
      <w:r>
        <w:rPr>
          <w:i/>
          <w:iCs/>
        </w:rPr>
        <w:t xml:space="preserve">Cons</w:t>
      </w:r>
      <w:r>
        <w:t xml:space="preserve">: Slower response times, may be overkill for simple tasks, limited availability (select option required)</w:t>
      </w:r>
    </w:p>
    <w:p>
      <w:pPr>
        <w:pStyle w:val="Compact"/>
        <w:numPr>
          <w:ilvl w:val="1"/>
          <w:numId w:val="1284"/>
        </w:numPr>
      </w:pPr>
      <w:r>
        <w:rPr>
          <w:i/>
          <w:iCs/>
        </w:rPr>
        <w:t xml:space="preserve">When to use</w:t>
      </w:r>
      <w:r>
        <w:t xml:space="preserve">: Complex refactoring, architectural decisions, thorough code reviews</w:t>
      </w:r>
    </w:p>
    <w:p>
      <w:pPr>
        <w:pStyle w:val="Compact"/>
        <w:numPr>
          <w:ilvl w:val="0"/>
          <w:numId w:val="1283"/>
        </w:numPr>
      </w:pPr>
      <w:r>
        <w:rPr>
          <w:b/>
          <w:bCs/>
        </w:rPr>
        <w:t xml:space="preserve">Claude Opus 4.5</w:t>
      </w:r>
      <w:r>
        <w:t xml:space="preserve">: Latest version with enhanced capabilities</w:t>
      </w:r>
    </w:p>
    <w:p>
      <w:pPr>
        <w:pStyle w:val="Compact"/>
        <w:numPr>
          <w:ilvl w:val="1"/>
          <w:numId w:val="1285"/>
        </w:numPr>
      </w:pPr>
      <w:r>
        <w:rPr>
          <w:i/>
          <w:iCs/>
        </w:rPr>
        <w:t xml:space="preserve">Pros</w:t>
      </w:r>
      <w:r>
        <w:t xml:space="preserve">: State-of-the-art performance, improved reasoning over 4.1</w:t>
      </w:r>
    </w:p>
    <w:p>
      <w:pPr>
        <w:pStyle w:val="Compact"/>
        <w:numPr>
          <w:ilvl w:val="1"/>
          <w:numId w:val="1285"/>
        </w:numPr>
      </w:pPr>
      <w:r>
        <w:rPr>
          <w:i/>
          <w:iCs/>
        </w:rPr>
        <w:t xml:space="preserve">Cons</w:t>
      </w:r>
      <w:r>
        <w:t xml:space="preserve">: Similar trade-offs to Opus 4.1, requires selection</w:t>
      </w:r>
    </w:p>
    <w:p>
      <w:pPr>
        <w:pStyle w:val="Compact"/>
        <w:numPr>
          <w:ilvl w:val="1"/>
          <w:numId w:val="1285"/>
        </w:numPr>
      </w:pPr>
      <w:r>
        <w:rPr>
          <w:i/>
          <w:iCs/>
        </w:rPr>
        <w:t xml:space="preserve">When to use</w:t>
      </w:r>
      <w:r>
        <w:t xml:space="preserve">: Most demanding tasks requiring cutting-edge capabilities</w:t>
      </w:r>
    </w:p>
    <w:p>
      <w:pPr>
        <w:pStyle w:val="Compact"/>
        <w:numPr>
          <w:ilvl w:val="0"/>
          <w:numId w:val="1283"/>
        </w:numPr>
      </w:pPr>
      <w:r>
        <w:rPr>
          <w:b/>
          <w:bCs/>
        </w:rPr>
        <w:t xml:space="preserve">Claude Sonnet 4</w:t>
      </w:r>
      <w:r>
        <w:t xml:space="preserve">: Balanced model optimizing capability and speed</w:t>
      </w:r>
    </w:p>
    <w:p>
      <w:pPr>
        <w:pStyle w:val="Compact"/>
        <w:numPr>
          <w:ilvl w:val="1"/>
          <w:numId w:val="1286"/>
        </w:numPr>
      </w:pPr>
      <w:r>
        <w:rPr>
          <w:i/>
          <w:iCs/>
        </w:rPr>
        <w:t xml:space="preserve">Pros</w:t>
      </w:r>
      <w:r>
        <w:t xml:space="preserve">: Fast responses, strong performance, good default choice</w:t>
      </w:r>
    </w:p>
    <w:p>
      <w:pPr>
        <w:pStyle w:val="Compact"/>
        <w:numPr>
          <w:ilvl w:val="1"/>
          <w:numId w:val="1286"/>
        </w:numPr>
      </w:pPr>
      <w:r>
        <w:rPr>
          <w:i/>
          <w:iCs/>
        </w:rPr>
        <w:t xml:space="preserve">Cons</w:t>
      </w:r>
      <w:r>
        <w:t xml:space="preserve">: Slightly less capable than Opus models for very complex tasks</w:t>
      </w:r>
    </w:p>
    <w:p>
      <w:pPr>
        <w:pStyle w:val="Compact"/>
        <w:numPr>
          <w:ilvl w:val="1"/>
          <w:numId w:val="1286"/>
        </w:numPr>
      </w:pPr>
      <w:r>
        <w:rPr>
          <w:i/>
          <w:iCs/>
        </w:rPr>
        <w:t xml:space="preserve">When to use</w:t>
      </w:r>
      <w:r>
        <w:t xml:space="preserve">: General development work, most coding tasks</w:t>
      </w:r>
    </w:p>
    <w:p>
      <w:pPr>
        <w:pStyle w:val="Compact"/>
        <w:numPr>
          <w:ilvl w:val="0"/>
          <w:numId w:val="1283"/>
        </w:numPr>
      </w:pPr>
      <w:r>
        <w:rPr>
          <w:b/>
          <w:bCs/>
        </w:rPr>
        <w:t xml:space="preserve">Claude Sonnet 4.5</w:t>
      </w:r>
      <w:r>
        <w:t xml:space="preserve">: Enhanced version of Sonnet</w:t>
      </w:r>
    </w:p>
    <w:p>
      <w:pPr>
        <w:pStyle w:val="Compact"/>
        <w:numPr>
          <w:ilvl w:val="1"/>
          <w:numId w:val="1287"/>
        </w:numPr>
      </w:pPr>
      <w:r>
        <w:rPr>
          <w:i/>
          <w:iCs/>
        </w:rPr>
        <w:t xml:space="preserve">Pros</w:t>
      </w:r>
      <w:r>
        <w:t xml:space="preserve">: Improved over Sonnet 4 while maintaining speed</w:t>
      </w:r>
    </w:p>
    <w:p>
      <w:pPr>
        <w:pStyle w:val="Compact"/>
        <w:numPr>
          <w:ilvl w:val="1"/>
          <w:numId w:val="1287"/>
        </w:numPr>
      </w:pPr>
      <w:r>
        <w:rPr>
          <w:i/>
          <w:iCs/>
        </w:rPr>
        <w:t xml:space="preserve">Cons</w:t>
      </w:r>
      <w:r>
        <w:t xml:space="preserve">: Still not as powerful as Opus for extremely complex scenarios</w:t>
      </w:r>
    </w:p>
    <w:p>
      <w:pPr>
        <w:pStyle w:val="Compact"/>
        <w:numPr>
          <w:ilvl w:val="1"/>
          <w:numId w:val="1287"/>
        </w:numPr>
      </w:pPr>
      <w:r>
        <w:rPr>
          <w:i/>
          <w:iCs/>
        </w:rPr>
        <w:t xml:space="preserve">When to use</w:t>
      </w:r>
      <w:r>
        <w:t xml:space="preserve">: Most daily development tasks</w:t>
      </w:r>
    </w:p>
    <w:p>
      <w:pPr>
        <w:pStyle w:val="Compact"/>
        <w:numPr>
          <w:ilvl w:val="0"/>
          <w:numId w:val="1283"/>
        </w:numPr>
      </w:pPr>
      <w:r>
        <w:rPr>
          <w:b/>
          <w:bCs/>
        </w:rPr>
        <w:t xml:space="preserve">Claude Haiku 4.5</w:t>
      </w:r>
      <w:r>
        <w:t xml:space="preserve">: Fast, efficient model for simpler tasks</w:t>
      </w:r>
    </w:p>
    <w:p>
      <w:pPr>
        <w:pStyle w:val="Compact"/>
        <w:numPr>
          <w:ilvl w:val="1"/>
          <w:numId w:val="1288"/>
        </w:numPr>
      </w:pPr>
      <w:r>
        <w:rPr>
          <w:i/>
          <w:iCs/>
        </w:rPr>
        <w:t xml:space="preserve">Pros</w:t>
      </w:r>
      <w:r>
        <w:t xml:space="preserve">: Very fast responses, cost-effective, good for quick questions</w:t>
      </w:r>
    </w:p>
    <w:p>
      <w:pPr>
        <w:pStyle w:val="Compact"/>
        <w:numPr>
          <w:ilvl w:val="1"/>
          <w:numId w:val="1288"/>
        </w:numPr>
      </w:pPr>
      <w:r>
        <w:rPr>
          <w:i/>
          <w:iCs/>
        </w:rPr>
        <w:t xml:space="preserve">Cons</w:t>
      </w:r>
      <w:r>
        <w:t xml:space="preserve">: Less capable for complex reasoning or large codebases</w:t>
      </w:r>
    </w:p>
    <w:p>
      <w:pPr>
        <w:pStyle w:val="Compact"/>
        <w:numPr>
          <w:ilvl w:val="1"/>
          <w:numId w:val="1288"/>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768">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769">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770">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89"/>
        </w:numPr>
      </w:pPr>
      <w:r>
        <w:rPr>
          <w:b/>
          <w:bCs/>
        </w:rPr>
        <w:t xml:space="preserve">GPT-5.2-Codex</w:t>
      </w:r>
      <w:r>
        <w:t xml:space="preserve">: Specialized for code generation</w:t>
      </w:r>
    </w:p>
    <w:p>
      <w:pPr>
        <w:pStyle w:val="Compact"/>
        <w:numPr>
          <w:ilvl w:val="1"/>
          <w:numId w:val="1290"/>
        </w:numPr>
      </w:pPr>
      <w:r>
        <w:rPr>
          <w:i/>
          <w:iCs/>
        </w:rPr>
        <w:t xml:space="preserve">Pros</w:t>
      </w:r>
      <w:r>
        <w:t xml:space="preserve">: Strong code completion, good at common patterns</w:t>
      </w:r>
    </w:p>
    <w:p>
      <w:pPr>
        <w:pStyle w:val="Compact"/>
        <w:numPr>
          <w:ilvl w:val="1"/>
          <w:numId w:val="1290"/>
        </w:numPr>
      </w:pPr>
      <w:r>
        <w:rPr>
          <w:i/>
          <w:iCs/>
        </w:rPr>
        <w:t xml:space="preserve">Cons</w:t>
      </w:r>
      <w:r>
        <w:t xml:space="preserve">: May hallucinate package names or APIs</w:t>
      </w:r>
    </w:p>
    <w:p>
      <w:pPr>
        <w:pStyle w:val="Compact"/>
        <w:numPr>
          <w:ilvl w:val="1"/>
          <w:numId w:val="1290"/>
        </w:numPr>
      </w:pPr>
      <w:r>
        <w:rPr>
          <w:i/>
          <w:iCs/>
        </w:rPr>
        <w:t xml:space="preserve">When to use</w:t>
      </w:r>
      <w:r>
        <w:t xml:space="preserve">: Code completion, common coding patterns</w:t>
      </w:r>
    </w:p>
    <w:p>
      <w:pPr>
        <w:pStyle w:val="Compact"/>
        <w:numPr>
          <w:ilvl w:val="0"/>
          <w:numId w:val="1289"/>
        </w:numPr>
      </w:pPr>
      <w:r>
        <w:rPr>
          <w:b/>
          <w:bCs/>
        </w:rPr>
        <w:t xml:space="preserve">GPT-5</w:t>
      </w:r>
      <w:r>
        <w:t xml:space="preserve">: Latest general-purpose model</w:t>
      </w:r>
    </w:p>
    <w:p>
      <w:pPr>
        <w:pStyle w:val="Compact"/>
        <w:numPr>
          <w:ilvl w:val="1"/>
          <w:numId w:val="1291"/>
        </w:numPr>
      </w:pPr>
      <w:r>
        <w:rPr>
          <w:i/>
          <w:iCs/>
        </w:rPr>
        <w:t xml:space="preserve">Pros</w:t>
      </w:r>
      <w:r>
        <w:t xml:space="preserve">: Broad knowledge, good general performance</w:t>
      </w:r>
    </w:p>
    <w:p>
      <w:pPr>
        <w:pStyle w:val="Compact"/>
        <w:numPr>
          <w:ilvl w:val="1"/>
          <w:numId w:val="1291"/>
        </w:numPr>
      </w:pPr>
      <w:r>
        <w:rPr>
          <w:i/>
          <w:iCs/>
        </w:rPr>
        <w:t xml:space="preserve">Cons</w:t>
      </w:r>
      <w:r>
        <w:t xml:space="preserve">: Not specifically optimized for code</w:t>
      </w:r>
    </w:p>
    <w:p>
      <w:pPr>
        <w:pStyle w:val="Compact"/>
        <w:numPr>
          <w:ilvl w:val="1"/>
          <w:numId w:val="1291"/>
        </w:numPr>
      </w:pPr>
      <w:r>
        <w:rPr>
          <w:i/>
          <w:iCs/>
        </w:rPr>
        <w:t xml:space="preserve">When to use</w:t>
      </w:r>
      <w:r>
        <w:t xml:space="preserve">: Mixed tasks involving code and documentation</w:t>
      </w:r>
    </w:p>
    <w:p>
      <w:pPr>
        <w:pStyle w:val="Compact"/>
        <w:numPr>
          <w:ilvl w:val="0"/>
          <w:numId w:val="1289"/>
        </w:numPr>
      </w:pPr>
      <w:r>
        <w:rPr>
          <w:b/>
          <w:bCs/>
        </w:rPr>
        <w:t xml:space="preserve">GPT-5-Codex</w:t>
      </w:r>
      <w:r>
        <w:t xml:space="preserve"> </w:t>
      </w:r>
      <w:r>
        <w:t xml:space="preserve">(various versions including Mini and Max):</w:t>
      </w:r>
    </w:p>
    <w:p>
      <w:pPr>
        <w:pStyle w:val="Compact"/>
        <w:numPr>
          <w:ilvl w:val="1"/>
          <w:numId w:val="1292"/>
        </w:numPr>
      </w:pPr>
      <w:r>
        <w:rPr>
          <w:i/>
          <w:iCs/>
        </w:rPr>
        <w:t xml:space="preserve">Pros</w:t>
      </w:r>
      <w:r>
        <w:t xml:space="preserve">: Specialized variants for different use cases</w:t>
      </w:r>
    </w:p>
    <w:p>
      <w:pPr>
        <w:pStyle w:val="Compact"/>
        <w:numPr>
          <w:ilvl w:val="1"/>
          <w:numId w:val="1292"/>
        </w:numPr>
      </w:pPr>
      <w:r>
        <w:rPr>
          <w:i/>
          <w:iCs/>
        </w:rPr>
        <w:t xml:space="preserve">Cons</w:t>
      </w:r>
      <w:r>
        <w:t xml:space="preserve">: Fragmented options can be confusing</w:t>
      </w:r>
    </w:p>
    <w:p>
      <w:pPr>
        <w:pStyle w:val="Compact"/>
        <w:numPr>
          <w:ilvl w:val="1"/>
          <w:numId w:val="1292"/>
        </w:numPr>
      </w:pPr>
      <w:r>
        <w:rPr>
          <w:i/>
          <w:iCs/>
        </w:rPr>
        <w:t xml:space="preserve">When to use</w:t>
      </w:r>
      <w:r>
        <w:t xml:space="preserve">: Specific scenarios where variant optimizations matter</w:t>
      </w:r>
    </w:p>
    <w:bookmarkEnd w:id="771"/>
    <w:bookmarkStart w:id="776" w:name="connecting-positron-assistant-to-openai"/>
    <w:p>
      <w:pPr>
        <w:pStyle w:val="Heading4"/>
      </w:pPr>
      <w:ins w:id="2608" w:author="PR Preview" w:date="2024-01-01T00:00:00Z">
        <w:r>
          <w:t xml:space="preserve">18.5.11.2 Connecting Positron Assistant to OpenAI</w:t>
        </w:r>
      </w:ins>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93"/>
        </w:numPr>
      </w:pPr>
      <w:r>
        <w:t xml:space="preserve">Go to the</w:t>
      </w:r>
      <w:r>
        <w:t xml:space="preserve"> </w:t>
      </w:r>
      <w:hyperlink r:id="rId772">
        <w:r>
          <w:rPr>
            <w:rStyle w:val="Hyperlink"/>
          </w:rPr>
          <w:t xml:space="preserve">OpenAI API keys page</w:t>
        </w:r>
      </w:hyperlink>
      <w:r>
        <w:t xml:space="preserve">.</w:t>
      </w:r>
    </w:p>
    <w:p>
      <w:pPr>
        <w:pStyle w:val="Compact"/>
        <w:numPr>
          <w:ilvl w:val="0"/>
          <w:numId w:val="1293"/>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93"/>
        </w:numPr>
      </w:pPr>
      <w:r>
        <w:t xml:space="preserve">Copy the key immediately and store it in a secure password manager.</w:t>
      </w:r>
    </w:p>
    <w:p>
      <w:pPr>
        <w:pStyle w:val="Compact"/>
        <w:numPr>
          <w:ilvl w:val="0"/>
          <w:numId w:val="1293"/>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93"/>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93"/>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73">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73">
        <w:r>
          <w:rPr>
            <w:rStyle w:val="Hyperlink"/>
          </w:rPr>
          <w:t xml:space="preserve">Positron Assistant setup</w:t>
        </w:r>
      </w:hyperlink>
      <w:r>
        <w:t xml:space="preserve">,</w:t>
      </w:r>
      <w:r>
        <w:t xml:space="preserve"> </w:t>
      </w:r>
      <w:hyperlink r:id="rId774">
        <w:r>
          <w:rPr>
            <w:rStyle w:val="Hyperlink"/>
          </w:rPr>
          <w:t xml:space="preserve">OpenAI API key help</w:t>
        </w:r>
      </w:hyperlink>
      <w:r>
        <w:t xml:space="preserve">,</w:t>
      </w:r>
      <w:r>
        <w:t xml:space="preserve"> </w:t>
      </w:r>
      <w:hyperlink r:id="rId775">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94"/>
        </w:numPr>
      </w:pPr>
      <w:r>
        <w:rPr>
          <w:b/>
          <w:bCs/>
        </w:rPr>
        <w:t xml:space="preserve">Gemini 2.5 Pro</w:t>
      </w:r>
      <w:r>
        <w:t xml:space="preserve">: High-capability model</w:t>
      </w:r>
    </w:p>
    <w:p>
      <w:pPr>
        <w:pStyle w:val="Compact"/>
        <w:numPr>
          <w:ilvl w:val="1"/>
          <w:numId w:val="1295"/>
        </w:numPr>
      </w:pPr>
      <w:r>
        <w:rPr>
          <w:i/>
          <w:iCs/>
        </w:rPr>
        <w:t xml:space="preserve">Pros</w:t>
      </w:r>
      <w:r>
        <w:t xml:space="preserve">: Strong multimodal capabilities, good at understanding context</w:t>
      </w:r>
    </w:p>
    <w:p>
      <w:pPr>
        <w:pStyle w:val="Compact"/>
        <w:numPr>
          <w:ilvl w:val="1"/>
          <w:numId w:val="1295"/>
        </w:numPr>
      </w:pPr>
      <w:r>
        <w:rPr>
          <w:i/>
          <w:iCs/>
        </w:rPr>
        <w:t xml:space="preserve">Cons</w:t>
      </w:r>
      <w:r>
        <w:t xml:space="preserve">: Less proven in coding scenarios than Claude or GPT</w:t>
      </w:r>
    </w:p>
    <w:p>
      <w:pPr>
        <w:pStyle w:val="Compact"/>
        <w:numPr>
          <w:ilvl w:val="1"/>
          <w:numId w:val="1295"/>
        </w:numPr>
      </w:pPr>
      <w:r>
        <w:rPr>
          <w:i/>
          <w:iCs/>
        </w:rPr>
        <w:t xml:space="preserve">When to use</w:t>
      </w:r>
      <w:r>
        <w:t xml:space="preserve">: Tasks involving images or complex context</w:t>
      </w:r>
    </w:p>
    <w:p>
      <w:pPr>
        <w:pStyle w:val="Compact"/>
        <w:numPr>
          <w:ilvl w:val="0"/>
          <w:numId w:val="1294"/>
        </w:numPr>
      </w:pPr>
      <w:r>
        <w:rPr>
          <w:b/>
          <w:bCs/>
        </w:rPr>
        <w:t xml:space="preserve">Gemini 3 Pro/Flash</w:t>
      </w:r>
      <w:r>
        <w:t xml:space="preserve"> </w:t>
      </w:r>
      <w:r>
        <w:t xml:space="preserve">(Preview): Latest generation</w:t>
      </w:r>
    </w:p>
    <w:p>
      <w:pPr>
        <w:pStyle w:val="Compact"/>
        <w:numPr>
          <w:ilvl w:val="1"/>
          <w:numId w:val="1296"/>
        </w:numPr>
      </w:pPr>
      <w:r>
        <w:rPr>
          <w:i/>
          <w:iCs/>
        </w:rPr>
        <w:t xml:space="preserve">Pros</w:t>
      </w:r>
      <w:r>
        <w:t xml:space="preserve">: Cutting-edge capabilities, flash variant offers speed</w:t>
      </w:r>
    </w:p>
    <w:p>
      <w:pPr>
        <w:pStyle w:val="Compact"/>
        <w:numPr>
          <w:ilvl w:val="1"/>
          <w:numId w:val="1296"/>
        </w:numPr>
      </w:pPr>
      <w:r>
        <w:rPr>
          <w:i/>
          <w:iCs/>
        </w:rPr>
        <w:t xml:space="preserve">Cons</w:t>
      </w:r>
      <w:r>
        <w:t xml:space="preserve">: Preview status means less stable, limited track record</w:t>
      </w:r>
    </w:p>
    <w:p>
      <w:pPr>
        <w:pStyle w:val="Compact"/>
        <w:numPr>
          <w:ilvl w:val="1"/>
          <w:numId w:val="1296"/>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76"/>
    <w:bookmarkStart w:id="777" w:name="feature-settings"/>
    <w:p>
      <w:pPr>
        <w:pStyle w:val="Heading4"/>
      </w:pPr>
      <w:ins w:id="2629" w:author="PR Preview" w:date="2024-01-01T00:00:00Z">
        <w:r>
          <w:t xml:space="preserve">18.5.11.3 Feature Settings</w:t>
        </w:r>
      </w:ins>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97"/>
        </w:numPr>
      </w:pPr>
      <w:r>
        <w:rPr>
          <w:i/>
          <w:iCs/>
        </w:rPr>
        <w:t xml:space="preserve">What it does</w:t>
      </w:r>
      <w:r>
        <w:t xml:space="preserve">: Enables previews of experimental features in your editor</w:t>
      </w:r>
    </w:p>
    <w:p>
      <w:pPr>
        <w:pStyle w:val="Compact"/>
        <w:numPr>
          <w:ilvl w:val="0"/>
          <w:numId w:val="1297"/>
        </w:numPr>
      </w:pPr>
      <w:r>
        <w:rPr>
          <w:i/>
          <w:iCs/>
        </w:rPr>
        <w:t xml:space="preserve">Pros</w:t>
      </w:r>
      <w:r>
        <w:t xml:space="preserve">: Access to latest capabilities before general release</w:t>
      </w:r>
    </w:p>
    <w:p>
      <w:pPr>
        <w:pStyle w:val="Compact"/>
        <w:numPr>
          <w:ilvl w:val="0"/>
          <w:numId w:val="1297"/>
        </w:numPr>
      </w:pPr>
      <w:r>
        <w:rPr>
          <w:i/>
          <w:iCs/>
        </w:rPr>
        <w:t xml:space="preserve">Cons</w:t>
      </w:r>
      <w:r>
        <w:t xml:space="preserve">: May have bugs or unstable behavior</w:t>
      </w:r>
    </w:p>
    <w:p>
      <w:pPr>
        <w:pStyle w:val="Compact"/>
        <w:numPr>
          <w:ilvl w:val="0"/>
          <w:numId w:val="1297"/>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98"/>
        </w:numPr>
      </w:pPr>
      <w:r>
        <w:rPr>
          <w:i/>
          <w:iCs/>
        </w:rPr>
        <w:t xml:space="preserve">What it does</w:t>
      </w:r>
      <w:r>
        <w:t xml:space="preserve">: Enables Copilot chat interface on GitHub.com</w:t>
      </w:r>
    </w:p>
    <w:p>
      <w:pPr>
        <w:pStyle w:val="Compact"/>
        <w:numPr>
          <w:ilvl w:val="0"/>
          <w:numId w:val="1298"/>
        </w:numPr>
      </w:pPr>
      <w:r>
        <w:rPr>
          <w:i/>
          <w:iCs/>
        </w:rPr>
        <w:t xml:space="preserve">Pros</w:t>
      </w:r>
      <w:r>
        <w:t xml:space="preserve">: Quick access to Copilot without opening an editor, useful for reviewing PRs</w:t>
      </w:r>
    </w:p>
    <w:p>
      <w:pPr>
        <w:pStyle w:val="Compact"/>
        <w:numPr>
          <w:ilvl w:val="0"/>
          <w:numId w:val="1298"/>
        </w:numPr>
      </w:pPr>
      <w:r>
        <w:rPr>
          <w:i/>
          <w:iCs/>
        </w:rPr>
        <w:t xml:space="preserve">Cons</w:t>
      </w:r>
      <w:r>
        <w:t xml:space="preserve">: Only available with paid license</w:t>
      </w:r>
    </w:p>
    <w:p>
      <w:pPr>
        <w:pStyle w:val="Compact"/>
        <w:numPr>
          <w:ilvl w:val="0"/>
          <w:numId w:val="1298"/>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99"/>
        </w:numPr>
      </w:pPr>
      <w:r>
        <w:rPr>
          <w:i/>
          <w:iCs/>
        </w:rPr>
        <w:t xml:space="preserve">What it does</w:t>
      </w:r>
      <w:r>
        <w:t xml:space="preserve">: GitHub Copilot for assistance in terminal</w:t>
      </w:r>
    </w:p>
    <w:p>
      <w:pPr>
        <w:pStyle w:val="Compact"/>
        <w:numPr>
          <w:ilvl w:val="0"/>
          <w:numId w:val="1299"/>
        </w:numPr>
      </w:pPr>
      <w:r>
        <w:rPr>
          <w:i/>
          <w:iCs/>
        </w:rPr>
        <w:t xml:space="preserve">Pros</w:t>
      </w:r>
      <w:r>
        <w:t xml:space="preserve">: AI help for command-line operations, shell commands, and git operations</w:t>
      </w:r>
    </w:p>
    <w:p>
      <w:pPr>
        <w:pStyle w:val="Compact"/>
        <w:numPr>
          <w:ilvl w:val="0"/>
          <w:numId w:val="1299"/>
        </w:numPr>
      </w:pPr>
      <w:r>
        <w:rPr>
          <w:i/>
          <w:iCs/>
        </w:rPr>
        <w:t xml:space="preserve">Cons</w:t>
      </w:r>
      <w:r>
        <w:t xml:space="preserve">: Requires separate installation and setup</w:t>
      </w:r>
    </w:p>
    <w:p>
      <w:pPr>
        <w:pStyle w:val="Compact"/>
        <w:numPr>
          <w:ilvl w:val="0"/>
          <w:numId w:val="1299"/>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300"/>
        </w:numPr>
      </w:pPr>
      <w:r>
        <w:rPr>
          <w:i/>
          <w:iCs/>
        </w:rPr>
        <w:t xml:space="preserve">What it does</w:t>
      </w:r>
      <w:r>
        <w:t xml:space="preserve">: Enables Copilot in GitHub Desktop app</w:t>
      </w:r>
    </w:p>
    <w:p>
      <w:pPr>
        <w:pStyle w:val="Compact"/>
        <w:numPr>
          <w:ilvl w:val="0"/>
          <w:numId w:val="1300"/>
        </w:numPr>
      </w:pPr>
      <w:r>
        <w:rPr>
          <w:i/>
          <w:iCs/>
        </w:rPr>
        <w:t xml:space="preserve">Pros</w:t>
      </w:r>
      <w:r>
        <w:t xml:space="preserve">: AI assistance in GUI git client</w:t>
      </w:r>
    </w:p>
    <w:p>
      <w:pPr>
        <w:pStyle w:val="Compact"/>
        <w:numPr>
          <w:ilvl w:val="0"/>
          <w:numId w:val="1300"/>
        </w:numPr>
      </w:pPr>
      <w:r>
        <w:rPr>
          <w:i/>
          <w:iCs/>
        </w:rPr>
        <w:t xml:space="preserve">Cons</w:t>
      </w:r>
      <w:r>
        <w:t xml:space="preserve">: Limited compared to editor integration</w:t>
      </w:r>
    </w:p>
    <w:p>
      <w:pPr>
        <w:pStyle w:val="Compact"/>
        <w:numPr>
          <w:ilvl w:val="0"/>
          <w:numId w:val="1300"/>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301"/>
        </w:numPr>
      </w:pPr>
      <w:r>
        <w:rPr>
          <w:i/>
          <w:iCs/>
        </w:rPr>
        <w:t xml:space="preserve">What it does</w:t>
      </w:r>
      <w:r>
        <w:t xml:space="preserve">: Enables chat interface in your code editor</w:t>
      </w:r>
    </w:p>
    <w:p>
      <w:pPr>
        <w:pStyle w:val="Compact"/>
        <w:numPr>
          <w:ilvl w:val="0"/>
          <w:numId w:val="1301"/>
        </w:numPr>
      </w:pPr>
      <w:r>
        <w:rPr>
          <w:i/>
          <w:iCs/>
        </w:rPr>
        <w:t xml:space="preserve">Pros</w:t>
      </w:r>
      <w:r>
        <w:t xml:space="preserve">: Context-aware help, refactoring assistance, code explanation</w:t>
      </w:r>
    </w:p>
    <w:p>
      <w:pPr>
        <w:pStyle w:val="Compact"/>
        <w:numPr>
          <w:ilvl w:val="0"/>
          <w:numId w:val="1301"/>
        </w:numPr>
      </w:pPr>
      <w:r>
        <w:rPr>
          <w:i/>
          <w:iCs/>
        </w:rPr>
        <w:t xml:space="preserve">Cons</w:t>
      </w:r>
      <w:r>
        <w:t xml:space="preserve">: Can be distracting if overused</w:t>
      </w:r>
    </w:p>
    <w:p>
      <w:pPr>
        <w:pStyle w:val="Compact"/>
        <w:numPr>
          <w:ilvl w:val="0"/>
          <w:numId w:val="1301"/>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302"/>
        </w:numPr>
      </w:pPr>
      <w:r>
        <w:rPr>
          <w:i/>
          <w:iCs/>
        </w:rPr>
        <w:t xml:space="preserve">What it does</w:t>
      </w:r>
      <w:r>
        <w:t xml:space="preserve">: Enables Copilot chat in mobile app</w:t>
      </w:r>
    </w:p>
    <w:p>
      <w:pPr>
        <w:pStyle w:val="Compact"/>
        <w:numPr>
          <w:ilvl w:val="0"/>
          <w:numId w:val="1302"/>
        </w:numPr>
      </w:pPr>
      <w:r>
        <w:rPr>
          <w:i/>
          <w:iCs/>
        </w:rPr>
        <w:t xml:space="preserve">Pros</w:t>
      </w:r>
      <w:r>
        <w:t xml:space="preserve">: Quick access on mobile devices</w:t>
      </w:r>
    </w:p>
    <w:p>
      <w:pPr>
        <w:pStyle w:val="Compact"/>
        <w:numPr>
          <w:ilvl w:val="0"/>
          <w:numId w:val="1302"/>
        </w:numPr>
      </w:pPr>
      <w:r>
        <w:rPr>
          <w:i/>
          <w:iCs/>
        </w:rPr>
        <w:t xml:space="preserve">Cons</w:t>
      </w:r>
      <w:r>
        <w:t xml:space="preserve">: Limited by mobile interface</w:t>
      </w:r>
    </w:p>
    <w:p>
      <w:pPr>
        <w:pStyle w:val="Compact"/>
        <w:numPr>
          <w:ilvl w:val="0"/>
          <w:numId w:val="130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303"/>
        </w:numPr>
      </w:pPr>
      <w:r>
        <w:rPr>
          <w:i/>
          <w:iCs/>
        </w:rPr>
        <w:t xml:space="preserve">What it does</w:t>
      </w:r>
      <w:r>
        <w:t xml:space="preserve">: Allows Copilot to search internet for up-to-date information</w:t>
      </w:r>
    </w:p>
    <w:p>
      <w:pPr>
        <w:pStyle w:val="Compact"/>
        <w:numPr>
          <w:ilvl w:val="0"/>
          <w:numId w:val="1303"/>
        </w:numPr>
      </w:pPr>
      <w:r>
        <w:rPr>
          <w:i/>
          <w:iCs/>
        </w:rPr>
        <w:t xml:space="preserve">Pros</w:t>
      </w:r>
      <w:r>
        <w:t xml:space="preserve">: Access to current documentation, recent library changes, latest best practices</w:t>
      </w:r>
    </w:p>
    <w:p>
      <w:pPr>
        <w:pStyle w:val="Compact"/>
        <w:numPr>
          <w:ilvl w:val="0"/>
          <w:numId w:val="1303"/>
        </w:numPr>
      </w:pPr>
      <w:r>
        <w:rPr>
          <w:i/>
          <w:iCs/>
        </w:rPr>
        <w:t xml:space="preserve">Cons</w:t>
      </w:r>
      <w:r>
        <w:t xml:space="preserve">: May introduce latency, results depend on search quality</w:t>
      </w:r>
    </w:p>
    <w:p>
      <w:pPr>
        <w:pStyle w:val="Compact"/>
        <w:numPr>
          <w:ilvl w:val="0"/>
          <w:numId w:val="1303"/>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77"/>
    <w:bookmarkStart w:id="778" w:name="advanced-settings"/>
    <w:p>
      <w:pPr>
        <w:pStyle w:val="Heading4"/>
      </w:pPr>
      <w:ins w:id="2666" w:author="PR Preview" w:date="2024-01-01T00:00:00Z">
        <w:r>
          <w:t xml:space="preserve">18.5.11.4 Advanced Settings</w:t>
        </w:r>
      </w:ins>
    </w:p>
    <w:p>
      <w:pPr>
        <w:pStyle w:val="FirstParagraph"/>
      </w:pPr>
      <w:r>
        <w:rPr>
          <w:b/>
          <w:bCs/>
        </w:rPr>
        <w:t xml:space="preserve">Dashboard Entry Point:</w:t>
      </w:r>
    </w:p>
    <w:p>
      <w:pPr>
        <w:pStyle w:val="Compact"/>
        <w:numPr>
          <w:ilvl w:val="0"/>
          <w:numId w:val="1304"/>
        </w:numPr>
      </w:pPr>
      <w:r>
        <w:rPr>
          <w:i/>
          <w:iCs/>
        </w:rPr>
        <w:t xml:space="preserve">What it does</w:t>
      </w:r>
      <w:r>
        <w:t xml:space="preserve">: Allows instant chatting when landing on GitHub.com</w:t>
      </w:r>
    </w:p>
    <w:p>
      <w:pPr>
        <w:pStyle w:val="Compact"/>
        <w:numPr>
          <w:ilvl w:val="0"/>
          <w:numId w:val="1304"/>
        </w:numPr>
      </w:pPr>
      <w:r>
        <w:rPr>
          <w:i/>
          <w:iCs/>
        </w:rPr>
        <w:t xml:space="preserve">Pros</w:t>
      </w:r>
      <w:r>
        <w:t xml:space="preserve">: Quick access to Copilot without navigating menus</w:t>
      </w:r>
    </w:p>
    <w:p>
      <w:pPr>
        <w:pStyle w:val="Compact"/>
        <w:numPr>
          <w:ilvl w:val="0"/>
          <w:numId w:val="1304"/>
        </w:numPr>
      </w:pPr>
      <w:r>
        <w:rPr>
          <w:i/>
          <w:iCs/>
        </w:rPr>
        <w:t xml:space="preserve">Cons</w:t>
      </w:r>
      <w:r>
        <w:t xml:space="preserve">: None significant</w:t>
      </w:r>
    </w:p>
    <w:p>
      <w:pPr>
        <w:pStyle w:val="Compact"/>
        <w:numPr>
          <w:ilvl w:val="0"/>
          <w:numId w:val="130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305"/>
        </w:numPr>
      </w:pPr>
      <w:r>
        <w:rPr>
          <w:i/>
          <w:iCs/>
        </w:rPr>
        <w:t xml:space="preserve">What it does</w:t>
      </w:r>
      <w:r>
        <w:t xml:space="preserve">: Use Copilot to review your code and generate pull request summaries</w:t>
      </w:r>
    </w:p>
    <w:p>
      <w:pPr>
        <w:pStyle w:val="Compact"/>
        <w:numPr>
          <w:ilvl w:val="0"/>
          <w:numId w:val="1305"/>
        </w:numPr>
      </w:pPr>
      <w:r>
        <w:rPr>
          <w:i/>
          <w:iCs/>
        </w:rPr>
        <w:t xml:space="preserve">Pros</w:t>
      </w:r>
      <w:r>
        <w:t xml:space="preserve">: Automated code review suggestions, PR summary generation, catches common issues</w:t>
      </w:r>
    </w:p>
    <w:p>
      <w:pPr>
        <w:pStyle w:val="Compact"/>
        <w:numPr>
          <w:ilvl w:val="0"/>
          <w:numId w:val="1305"/>
        </w:numPr>
      </w:pPr>
      <w:r>
        <w:rPr>
          <w:i/>
          <w:iCs/>
        </w:rPr>
        <w:t xml:space="preserve">Cons</w:t>
      </w:r>
      <w:r>
        <w:t xml:space="preserve">: May generate false positives, shouldn’t replace human review</w:t>
      </w:r>
    </w:p>
    <w:p>
      <w:pPr>
        <w:pStyle w:val="Compact"/>
        <w:numPr>
          <w:ilvl w:val="0"/>
          <w:numId w:val="1305"/>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306"/>
        </w:numPr>
      </w:pPr>
      <w:r>
        <w:rPr>
          <w:i/>
          <w:iCs/>
        </w:rPr>
        <w:t xml:space="preserve">What it does</w:t>
      </w:r>
      <w:r>
        <w:t xml:space="preserve">: Automatically reviews all pull requests you create</w:t>
      </w:r>
    </w:p>
    <w:p>
      <w:pPr>
        <w:pStyle w:val="Compact"/>
        <w:numPr>
          <w:ilvl w:val="0"/>
          <w:numId w:val="1306"/>
        </w:numPr>
      </w:pPr>
      <w:r>
        <w:rPr>
          <w:i/>
          <w:iCs/>
        </w:rPr>
        <w:t xml:space="preserve">Pros</w:t>
      </w:r>
      <w:r>
        <w:t xml:space="preserve">: Catches issues early without manual triggering</w:t>
      </w:r>
    </w:p>
    <w:p>
      <w:pPr>
        <w:pStyle w:val="Compact"/>
        <w:numPr>
          <w:ilvl w:val="0"/>
          <w:numId w:val="1306"/>
        </w:numPr>
      </w:pPr>
      <w:r>
        <w:rPr>
          <w:i/>
          <w:iCs/>
        </w:rPr>
        <w:t xml:space="preserve">Cons</w:t>
      </w:r>
      <w:r>
        <w:t xml:space="preserve">: May be noisy on simple PRs, uses API quota</w:t>
      </w:r>
    </w:p>
    <w:p>
      <w:pPr>
        <w:pStyle w:val="Compact"/>
        <w:numPr>
          <w:ilvl w:val="0"/>
          <w:numId w:val="1306"/>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307"/>
        </w:numPr>
      </w:pPr>
      <w:r>
        <w:rPr>
          <w:i/>
          <w:iCs/>
        </w:rPr>
        <w:t xml:space="preserve">What it does</w:t>
      </w:r>
      <w:r>
        <w:t xml:space="preserve">: Delegate tasks to Copilot coding agent in repositories where it is enabled</w:t>
      </w:r>
    </w:p>
    <w:p>
      <w:pPr>
        <w:pStyle w:val="Compact"/>
        <w:numPr>
          <w:ilvl w:val="0"/>
          <w:numId w:val="1307"/>
        </w:numPr>
      </w:pPr>
      <w:r>
        <w:rPr>
          <w:i/>
          <w:iCs/>
        </w:rPr>
        <w:t xml:space="preserve">Pros</w:t>
      </w:r>
      <w:r>
        <w:t xml:space="preserve">: Autonomous multi-file edits, can execute complex refactoring, runs tests and fixes issues</w:t>
      </w:r>
    </w:p>
    <w:p>
      <w:pPr>
        <w:pStyle w:val="Compact"/>
        <w:numPr>
          <w:ilvl w:val="0"/>
          <w:numId w:val="1307"/>
        </w:numPr>
      </w:pPr>
      <w:r>
        <w:rPr>
          <w:i/>
          <w:iCs/>
        </w:rPr>
        <w:t xml:space="preserve">Cons</w:t>
      </w:r>
      <w:r>
        <w:t xml:space="preserve">: Requires careful oversight, can make unwanted changes if instructions unclear</w:t>
      </w:r>
    </w:p>
    <w:p>
      <w:pPr>
        <w:pStyle w:val="Compact"/>
        <w:numPr>
          <w:ilvl w:val="0"/>
          <w:numId w:val="1307"/>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308"/>
        </w:numPr>
      </w:pPr>
      <w:r>
        <w:rPr>
          <w:i/>
          <w:iCs/>
        </w:rPr>
        <w:t xml:space="preserve">What it does</w:t>
      </w:r>
      <w:r>
        <w:t xml:space="preserve">: Remember repository context across Copilot agent interactions</w:t>
      </w:r>
    </w:p>
    <w:p>
      <w:pPr>
        <w:pStyle w:val="Compact"/>
        <w:numPr>
          <w:ilvl w:val="0"/>
          <w:numId w:val="1308"/>
        </w:numPr>
      </w:pPr>
      <w:r>
        <w:rPr>
          <w:i/>
          <w:iCs/>
        </w:rPr>
        <w:t xml:space="preserve">Pros</w:t>
      </w:r>
      <w:r>
        <w:t xml:space="preserve">: Better context awareness, learns repository patterns and conventions</w:t>
      </w:r>
    </w:p>
    <w:p>
      <w:pPr>
        <w:pStyle w:val="Compact"/>
        <w:numPr>
          <w:ilvl w:val="0"/>
          <w:numId w:val="1308"/>
        </w:numPr>
      </w:pPr>
      <w:r>
        <w:rPr>
          <w:i/>
          <w:iCs/>
        </w:rPr>
        <w:t xml:space="preserve">Cons</w:t>
      </w:r>
      <w:r>
        <w:t xml:space="preserve">: Preview feature governed by pre-release terms, potential privacy implications</w:t>
      </w:r>
    </w:p>
    <w:p>
      <w:pPr>
        <w:pStyle w:val="Compact"/>
        <w:numPr>
          <w:ilvl w:val="0"/>
          <w:numId w:val="1308"/>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09"/>
        </w:numPr>
      </w:pPr>
      <w:r>
        <w:rPr>
          <w:i/>
          <w:iCs/>
        </w:rPr>
        <w:t xml:space="preserve">What it does</w:t>
      </w:r>
      <w:r>
        <w:t xml:space="preserve">: Connect MCP servers to Copilot in all editors and Coding Agent</w:t>
      </w:r>
    </w:p>
    <w:p>
      <w:pPr>
        <w:pStyle w:val="Compact"/>
        <w:numPr>
          <w:ilvl w:val="0"/>
          <w:numId w:val="1309"/>
        </w:numPr>
      </w:pPr>
      <w:r>
        <w:rPr>
          <w:i/>
          <w:iCs/>
        </w:rPr>
        <w:t xml:space="preserve">Pros</w:t>
      </w:r>
      <w:r>
        <w:t xml:space="preserve">: Extend Copilot with custom tools and integrations</w:t>
      </w:r>
    </w:p>
    <w:p>
      <w:pPr>
        <w:pStyle w:val="Compact"/>
        <w:numPr>
          <w:ilvl w:val="0"/>
          <w:numId w:val="1309"/>
        </w:numPr>
      </w:pPr>
      <w:r>
        <w:rPr>
          <w:i/>
          <w:iCs/>
        </w:rPr>
        <w:t xml:space="preserve">Cons</w:t>
      </w:r>
      <w:r>
        <w:t xml:space="preserve">: Requires MCP server setup and maintenance</w:t>
      </w:r>
    </w:p>
    <w:p>
      <w:pPr>
        <w:pStyle w:val="Compact"/>
        <w:numPr>
          <w:ilvl w:val="0"/>
          <w:numId w:val="1309"/>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10"/>
        </w:numPr>
      </w:pPr>
      <w:r>
        <w:rPr>
          <w:i/>
          <w:iCs/>
        </w:rPr>
        <w:t xml:space="preserve">What it does</w:t>
      </w:r>
      <w:r>
        <w:t xml:space="preserve">: Allow Copilot to suggest commit messages when you make changes</w:t>
      </w:r>
    </w:p>
    <w:p>
      <w:pPr>
        <w:pStyle w:val="Compact"/>
        <w:numPr>
          <w:ilvl w:val="0"/>
          <w:numId w:val="1310"/>
        </w:numPr>
      </w:pPr>
      <w:r>
        <w:rPr>
          <w:i/>
          <w:iCs/>
        </w:rPr>
        <w:t xml:space="preserve">Pros</w:t>
      </w:r>
      <w:r>
        <w:t xml:space="preserve">: Saves time, generates descriptive messages based on code changes</w:t>
      </w:r>
    </w:p>
    <w:p>
      <w:pPr>
        <w:pStyle w:val="Compact"/>
        <w:numPr>
          <w:ilvl w:val="0"/>
          <w:numId w:val="1310"/>
        </w:numPr>
      </w:pPr>
      <w:r>
        <w:rPr>
          <w:i/>
          <w:iCs/>
        </w:rPr>
        <w:t xml:space="preserve">Cons</w:t>
      </w:r>
      <w:r>
        <w:t xml:space="preserve">: May miss important context, still requires review</w:t>
      </w:r>
    </w:p>
    <w:p>
      <w:pPr>
        <w:pStyle w:val="Compact"/>
        <w:numPr>
          <w:ilvl w:val="0"/>
          <w:numId w:val="1310"/>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11"/>
        </w:numPr>
      </w:pPr>
      <w:r>
        <w:rPr>
          <w:i/>
          <w:iCs/>
        </w:rPr>
        <w:t xml:space="preserve">What it does</w:t>
      </w:r>
      <w:r>
        <w:t xml:space="preserve">: View and create Copilot Spaces (collaborative AI environments)</w:t>
      </w:r>
    </w:p>
    <w:p>
      <w:pPr>
        <w:pStyle w:val="Compact"/>
        <w:numPr>
          <w:ilvl w:val="0"/>
          <w:numId w:val="1311"/>
        </w:numPr>
      </w:pPr>
      <w:r>
        <w:rPr>
          <w:i/>
          <w:iCs/>
        </w:rPr>
        <w:t xml:space="preserve">Pros</w:t>
      </w:r>
      <w:r>
        <w:t xml:space="preserve">: Share AI context with team members</w:t>
      </w:r>
    </w:p>
    <w:p>
      <w:pPr>
        <w:pStyle w:val="Compact"/>
        <w:numPr>
          <w:ilvl w:val="0"/>
          <w:numId w:val="1311"/>
        </w:numPr>
      </w:pPr>
      <w:r>
        <w:rPr>
          <w:i/>
          <w:iCs/>
        </w:rPr>
        <w:t xml:space="preserve">Cons</w:t>
      </w:r>
      <w:r>
        <w:t xml:space="preserve">: Additional complexity for individual work</w:t>
      </w:r>
    </w:p>
    <w:p>
      <w:pPr>
        <w:pStyle w:val="Compact"/>
        <w:numPr>
          <w:ilvl w:val="0"/>
          <w:numId w:val="1311"/>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12"/>
        </w:numPr>
      </w:pPr>
      <w:r>
        <w:rPr>
          <w:i/>
          <w:iCs/>
        </w:rPr>
        <w:t xml:space="preserve">What it does</w:t>
      </w:r>
      <w:r>
        <w:t xml:space="preserve">: Create individually owned Copilot Spaces</w:t>
      </w:r>
    </w:p>
    <w:p>
      <w:pPr>
        <w:pStyle w:val="Compact"/>
        <w:numPr>
          <w:ilvl w:val="0"/>
          <w:numId w:val="1312"/>
        </w:numPr>
      </w:pPr>
      <w:r>
        <w:rPr>
          <w:i/>
          <w:iCs/>
        </w:rPr>
        <w:t xml:space="preserve">Pros</w:t>
      </w:r>
      <w:r>
        <w:t xml:space="preserve">: Personal AI workspaces for complex projects</w:t>
      </w:r>
    </w:p>
    <w:p>
      <w:pPr>
        <w:pStyle w:val="Compact"/>
        <w:numPr>
          <w:ilvl w:val="0"/>
          <w:numId w:val="1312"/>
        </w:numPr>
      </w:pPr>
      <w:r>
        <w:rPr>
          <w:i/>
          <w:iCs/>
        </w:rPr>
        <w:t xml:space="preserve">Cons</w:t>
      </w:r>
      <w:r>
        <w:t xml:space="preserve">: May fragment your workflow</w:t>
      </w:r>
    </w:p>
    <w:p>
      <w:pPr>
        <w:pStyle w:val="Compact"/>
        <w:numPr>
          <w:ilvl w:val="0"/>
          <w:numId w:val="1312"/>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13"/>
        </w:numPr>
      </w:pPr>
      <w:r>
        <w:rPr>
          <w:i/>
          <w:iCs/>
        </w:rPr>
        <w:t xml:space="preserve">What it does</w:t>
      </w:r>
      <w:r>
        <w:t xml:space="preserve">: Share individually owned Copilot Spaces</w:t>
      </w:r>
    </w:p>
    <w:p>
      <w:pPr>
        <w:pStyle w:val="Compact"/>
        <w:numPr>
          <w:ilvl w:val="0"/>
          <w:numId w:val="1313"/>
        </w:numPr>
      </w:pPr>
      <w:r>
        <w:rPr>
          <w:i/>
          <w:iCs/>
        </w:rPr>
        <w:t xml:space="preserve">Pros</w:t>
      </w:r>
      <w:r>
        <w:t xml:space="preserve">: Collaborate while maintaining ownership</w:t>
      </w:r>
    </w:p>
    <w:p>
      <w:pPr>
        <w:pStyle w:val="Compact"/>
        <w:numPr>
          <w:ilvl w:val="0"/>
          <w:numId w:val="1313"/>
        </w:numPr>
      </w:pPr>
      <w:r>
        <w:rPr>
          <w:i/>
          <w:iCs/>
        </w:rPr>
        <w:t xml:space="preserve">Cons</w:t>
      </w:r>
      <w:r>
        <w:t xml:space="preserve">: None significant</w:t>
      </w:r>
    </w:p>
    <w:p>
      <w:pPr>
        <w:pStyle w:val="Compact"/>
        <w:numPr>
          <w:ilvl w:val="0"/>
          <w:numId w:val="1313"/>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78"/>
    <w:bookmarkStart w:id="779" w:name="summary-of-recommended-settings"/>
    <w:p>
      <w:pPr>
        <w:pStyle w:val="Heading4"/>
      </w:pPr>
      <w:ins w:id="2717" w:author="PR Preview" w:date="2024-01-01T00:00:00Z">
        <w:r>
          <w:t xml:space="preserve">18.5.11.5 Summary of Recommended Settings</w:t>
        </w:r>
      </w:ins>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14"/>
        </w:numPr>
      </w:pPr>
      <w:r>
        <w:t xml:space="preserve">All Copilot Chat options (GitHub.com, CLI, IDE, Mobile)</w:t>
      </w:r>
    </w:p>
    <w:p>
      <w:pPr>
        <w:pStyle w:val="Compact"/>
        <w:numPr>
          <w:ilvl w:val="0"/>
          <w:numId w:val="1314"/>
        </w:numPr>
      </w:pPr>
      <w:r>
        <w:t xml:space="preserve">Web search capability</w:t>
      </w:r>
    </w:p>
    <w:p>
      <w:pPr>
        <w:pStyle w:val="Compact"/>
        <w:numPr>
          <w:ilvl w:val="0"/>
          <w:numId w:val="1314"/>
        </w:numPr>
      </w:pPr>
      <w:r>
        <w:t xml:space="preserve">Dashboard Entry Point</w:t>
      </w:r>
    </w:p>
    <w:p>
      <w:pPr>
        <w:pStyle w:val="Compact"/>
        <w:numPr>
          <w:ilvl w:val="0"/>
          <w:numId w:val="1314"/>
        </w:numPr>
      </w:pPr>
      <w:r>
        <w:t xml:space="preserve">Copilot code review (but not automatic review initially)</w:t>
      </w:r>
    </w:p>
    <w:p>
      <w:pPr>
        <w:pStyle w:val="Compact"/>
        <w:numPr>
          <w:ilvl w:val="0"/>
          <w:numId w:val="1314"/>
        </w:numPr>
      </w:pPr>
      <w:r>
        <w:t xml:space="preserve">Copilot coding agent</w:t>
      </w:r>
    </w:p>
    <w:p>
      <w:pPr>
        <w:pStyle w:val="Compact"/>
        <w:numPr>
          <w:ilvl w:val="0"/>
          <w:numId w:val="1314"/>
        </w:numPr>
      </w:pPr>
      <w:r>
        <w:t xml:space="preserve">Copilot Memory</w:t>
      </w:r>
    </w:p>
    <w:p>
      <w:pPr>
        <w:pStyle w:val="Compact"/>
        <w:numPr>
          <w:ilvl w:val="0"/>
          <w:numId w:val="1314"/>
        </w:numPr>
      </w:pPr>
      <w:r>
        <w:t xml:space="preserve">MCP servers (if configured)</w:t>
      </w:r>
    </w:p>
    <w:p>
      <w:pPr>
        <w:pStyle w:val="Compact"/>
        <w:numPr>
          <w:ilvl w:val="0"/>
          <w:numId w:val="1314"/>
        </w:numPr>
      </w:pPr>
      <w:r>
        <w:t xml:space="preserve">Copilot-generated commit messages</w:t>
      </w:r>
    </w:p>
    <w:p>
      <w:pPr>
        <w:pStyle w:val="Compact"/>
        <w:numPr>
          <w:ilvl w:val="0"/>
          <w:numId w:val="1314"/>
        </w:numPr>
      </w:pPr>
      <w:r>
        <w:t xml:space="preserve">All Copilot Spaces options</w:t>
      </w:r>
    </w:p>
    <w:p>
      <w:pPr>
        <w:pStyle w:val="FirstParagraph"/>
      </w:pPr>
      <w:r>
        <w:rPr>
          <w:b/>
          <w:bCs/>
        </w:rPr>
        <w:t xml:space="preserve">Model selection:</w:t>
      </w:r>
    </w:p>
    <w:p>
      <w:pPr>
        <w:pStyle w:val="Compact"/>
        <w:numPr>
          <w:ilvl w:val="0"/>
          <w:numId w:val="1315"/>
        </w:numPr>
      </w:pPr>
      <w:r>
        <w:t xml:space="preserve">Default: Claude Sonnet 4.5</w:t>
      </w:r>
    </w:p>
    <w:p>
      <w:pPr>
        <w:pStyle w:val="Compact"/>
        <w:numPr>
          <w:ilvl w:val="0"/>
          <w:numId w:val="1315"/>
        </w:numPr>
      </w:pPr>
      <w:r>
        <w:t xml:space="preserve">Complex tasks: Claude Opus 4.5</w:t>
      </w:r>
    </w:p>
    <w:p>
      <w:pPr>
        <w:pStyle w:val="Compact"/>
        <w:numPr>
          <w:ilvl w:val="0"/>
          <w:numId w:val="1315"/>
        </w:numPr>
      </w:pPr>
      <w:r>
        <w:t xml:space="preserve">Quick completions: Claude Haiku 4.5</w:t>
      </w:r>
    </w:p>
    <w:p>
      <w:pPr>
        <w:pStyle w:val="FirstParagraph"/>
      </w:pPr>
      <w:r>
        <w:rPr>
          <w:b/>
          <w:bCs/>
        </w:rPr>
        <w:t xml:space="preserve">Enable with caution:</w:t>
      </w:r>
    </w:p>
    <w:p>
      <w:pPr>
        <w:pStyle w:val="Compact"/>
        <w:numPr>
          <w:ilvl w:val="0"/>
          <w:numId w:val="1316"/>
        </w:numPr>
      </w:pPr>
      <w:r>
        <w:t xml:space="preserve">Editor preview features (only if comfortable with potential instability)</w:t>
      </w:r>
    </w:p>
    <w:p>
      <w:pPr>
        <w:pStyle w:val="Compact"/>
        <w:numPr>
          <w:ilvl w:val="0"/>
          <w:numId w:val="1316"/>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79"/>
    <w:bookmarkEnd w:id="780"/>
    <w:bookmarkStart w:id="793" w:name="configuring-the-agent-environment"/>
    <w:p>
      <w:pPr>
        <w:pStyle w:val="Heading3"/>
      </w:pPr>
      <w:ins w:id="2737" w:author="PR Preview" w:date="2024-01-01T00:00:00Z">
        <w:r>
          <w:t xml:space="preserve">18.5.12 Configuring the Agent Environment</w:t>
        </w:r>
      </w:ins>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81" w:name="why-configure-the-environment"/>
    <w:p>
      <w:pPr>
        <w:pStyle w:val="Heading4"/>
      </w:pPr>
      <w:ins w:id="2739" w:author="PR Preview" w:date="2024-01-01T00:00:00Z">
        <w:r>
          <w:t xml:space="preserve">18.5.12.1 Why Configure the Environment?</w:t>
        </w:r>
      </w:ins>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17"/>
        </w:numPr>
      </w:pPr>
      <w:r>
        <w:t xml:space="preserve">Faster agent startup and execution</w:t>
      </w:r>
    </w:p>
    <w:p>
      <w:pPr>
        <w:pStyle w:val="Compact"/>
        <w:numPr>
          <w:ilvl w:val="0"/>
          <w:numId w:val="1317"/>
        </w:numPr>
      </w:pPr>
      <w:r>
        <w:t xml:space="preserve">More reliable builds and tests</w:t>
      </w:r>
    </w:p>
    <w:p>
      <w:pPr>
        <w:pStyle w:val="Compact"/>
        <w:numPr>
          <w:ilvl w:val="0"/>
          <w:numId w:val="1317"/>
        </w:numPr>
      </w:pPr>
      <w:r>
        <w:t xml:space="preserve">Access to private or authenticated dependencies</w:t>
      </w:r>
    </w:p>
    <w:p>
      <w:pPr>
        <w:pStyle w:val="Compact"/>
        <w:numPr>
          <w:ilvl w:val="0"/>
          <w:numId w:val="1317"/>
        </w:numPr>
      </w:pPr>
      <w:r>
        <w:t xml:space="preserve">Consistent development environment across all agent sessions</w:t>
      </w:r>
    </w:p>
    <w:bookmarkEnd w:id="781"/>
    <w:bookmarkStart w:id="782" w:name="file-location-and-structure"/>
    <w:p>
      <w:pPr>
        <w:pStyle w:val="Heading4"/>
      </w:pPr>
      <w:ins w:id="2745" w:author="PR Preview" w:date="2024-01-01T00:00:00Z">
        <w:r>
          <w:t xml:space="preserve">18.5.12.2 File Location and Structure</w:t>
        </w:r>
      </w:ins>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82"/>
    <w:bookmarkStart w:id="783" w:name="basic-configuration-example"/>
    <w:p>
      <w:pPr>
        <w:pStyle w:val="Heading4"/>
      </w:pPr>
      <w:ins w:id="2747" w:author="PR Preview" w:date="2024-01-01T00:00:00Z">
        <w:r>
          <w:t xml:space="preserve">18.5.12.3 Basic Configuration Example</w:t>
        </w:r>
      </w:ins>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83"/>
    <w:bookmarkStart w:id="786" w:name="using-actionscheckout"/>
    <w:p>
      <w:pPr>
        <w:pStyle w:val="Heading4"/>
      </w:pPr>
      <w:ins w:id="2749" w:author="PR Preview" w:date="2024-01-01T00:00:00Z">
        <w:r>
          <w:t xml:space="preserve">18.5.12.4 Using</w:t>
        </w:r>
      </w:ins>
      <w:ins w:id="2749" w:author="PR Preview" w:date="2024-01-01T00:00:00Z">
        <w:r>
          <w:t xml:space="preserve"> </w:t>
        </w:r>
      </w:ins>
      <w:ins w:id="2749" w:author="PR Preview" w:date="2024-01-01T00:00:00Z">
        <w:r>
          <w:rPr>
            <w:rStyle w:val="VerbatimChar"/>
          </w:rPr>
          <w:t xml:space="preserve">actions/checkout</w:t>
        </w:r>
      </w:ins>
    </w:p>
    <w:p>
      <w:pPr>
        <w:pStyle w:val="FirstParagraph"/>
      </w:pPr>
      <w:r>
        <w:t xml:space="preserve">The</w:t>
      </w:r>
      <w:r>
        <w:t xml:space="preserve"> </w:t>
      </w:r>
      <w:hyperlink r:id="rId784">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18"/>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18"/>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18"/>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18"/>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85">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86"/>
    <w:bookmarkStart w:id="787" w:name="configurable-options"/>
    <w:p>
      <w:pPr>
        <w:pStyle w:val="Heading4"/>
      </w:pPr>
      <w:ins w:id="2762" w:author="PR Preview" w:date="2024-01-01T00:00:00Z">
        <w:r>
          <w:t xml:space="preserve">18.5.12.5 Configurable Options</w:t>
        </w:r>
      </w:ins>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19"/>
        </w:numPr>
      </w:pPr>
      <w:r>
        <w:rPr>
          <w:rStyle w:val="VerbatimChar"/>
        </w:rPr>
        <w:t xml:space="preserve">steps</w:t>
      </w:r>
      <w:r>
        <w:t xml:space="preserve">: Setup commands and actions to run</w:t>
      </w:r>
    </w:p>
    <w:p>
      <w:pPr>
        <w:pStyle w:val="Compact"/>
        <w:numPr>
          <w:ilvl w:val="0"/>
          <w:numId w:val="1319"/>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19"/>
        </w:numPr>
      </w:pPr>
      <w:r>
        <w:rPr>
          <w:rStyle w:val="VerbatimChar"/>
        </w:rPr>
        <w:t xml:space="preserve">runs-on</w:t>
      </w:r>
      <w:r>
        <w:t xml:space="preserve">: Runner type (Ubuntu x64 Linux only)</w:t>
      </w:r>
    </w:p>
    <w:p>
      <w:pPr>
        <w:pStyle w:val="Compact"/>
        <w:numPr>
          <w:ilvl w:val="0"/>
          <w:numId w:val="1319"/>
        </w:numPr>
      </w:pPr>
      <w:r>
        <w:rPr>
          <w:rStyle w:val="VerbatimChar"/>
        </w:rPr>
        <w:t xml:space="preserve">services</w:t>
      </w:r>
      <w:r>
        <w:t xml:space="preserve">: Database or service containers</w:t>
      </w:r>
    </w:p>
    <w:p>
      <w:pPr>
        <w:pStyle w:val="Compact"/>
        <w:numPr>
          <w:ilvl w:val="0"/>
          <w:numId w:val="1319"/>
        </w:numPr>
      </w:pPr>
      <w:r>
        <w:rPr>
          <w:rStyle w:val="VerbatimChar"/>
        </w:rPr>
        <w:t xml:space="preserve">snapshot</w:t>
      </w:r>
      <w:r>
        <w:t xml:space="preserve">: Save environment state</w:t>
      </w:r>
    </w:p>
    <w:p>
      <w:pPr>
        <w:pStyle w:val="Compact"/>
        <w:numPr>
          <w:ilvl w:val="0"/>
          <w:numId w:val="1319"/>
        </w:numPr>
      </w:pPr>
      <w:r>
        <w:rPr>
          <w:rStyle w:val="VerbatimChar"/>
        </w:rPr>
        <w:t xml:space="preserve">timeout-minutes</w:t>
      </w:r>
      <w:r>
        <w:t xml:space="preserve">: Maximum 59 minutes</w:t>
      </w:r>
    </w:p>
    <w:p>
      <w:pPr>
        <w:pStyle w:val="FirstParagraph"/>
      </w:pPr>
      <w:r>
        <w:t xml:space="preserve">All other workflow settings are ignored by Copilot.</w:t>
      </w:r>
    </w:p>
    <w:bookmarkEnd w:id="787"/>
    <w:bookmarkStart w:id="788" w:name="common-setup-tasks"/>
    <w:p>
      <w:pPr>
        <w:pStyle w:val="Heading4"/>
      </w:pPr>
      <w:ins w:id="2771" w:author="PR Preview" w:date="2024-01-01T00:00:00Z">
        <w:r>
          <w:t xml:space="preserve">18.5.12.6 Common Setup Tasks</w:t>
        </w:r>
      </w:ins>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88"/>
    <w:bookmarkStart w:id="789" w:name="environment-variables-and-secrets"/>
    <w:p>
      <w:pPr>
        <w:pStyle w:val="Heading4"/>
      </w:pPr>
      <w:ins w:id="2778" w:author="PR Preview" w:date="2024-01-01T00:00:00Z">
        <w:r>
          <w:t xml:space="preserve">18.5.12.7 Environment Variables and Secrets</w:t>
        </w:r>
      </w:ins>
    </w:p>
    <w:p>
      <w:pPr>
        <w:pStyle w:val="FirstParagraph"/>
      </w:pPr>
      <w:r>
        <w:t xml:space="preserve">To set environment variables for Copilot:</w:t>
      </w:r>
    </w:p>
    <w:p>
      <w:pPr>
        <w:pStyle w:val="Compact"/>
        <w:numPr>
          <w:ilvl w:val="0"/>
          <w:numId w:val="1320"/>
        </w:numPr>
      </w:pPr>
      <w:r>
        <w:t xml:space="preserve">Navigate to your repository’s</w:t>
      </w:r>
      <w:r>
        <w:t xml:space="preserve"> </w:t>
      </w:r>
      <w:r>
        <w:rPr>
          <w:b/>
          <w:bCs/>
        </w:rPr>
        <w:t xml:space="preserve">Settings</w:t>
      </w:r>
    </w:p>
    <w:p>
      <w:pPr>
        <w:pStyle w:val="Compact"/>
        <w:numPr>
          <w:ilvl w:val="0"/>
          <w:numId w:val="1320"/>
        </w:numPr>
      </w:pPr>
      <w:r>
        <w:t xml:space="preserve">Go to</w:t>
      </w:r>
      <w:r>
        <w:t xml:space="preserve"> </w:t>
      </w:r>
      <w:r>
        <w:rPr>
          <w:b/>
          <w:bCs/>
        </w:rPr>
        <w:t xml:space="preserve">Environments</w:t>
      </w:r>
    </w:p>
    <w:p>
      <w:pPr>
        <w:pStyle w:val="Compact"/>
        <w:numPr>
          <w:ilvl w:val="0"/>
          <w:numId w:val="1320"/>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20"/>
        </w:numPr>
      </w:pPr>
      <w:r>
        <w:t xml:space="preserve">Add environment variables or secrets as needed</w:t>
      </w:r>
    </w:p>
    <w:p>
      <w:pPr>
        <w:pStyle w:val="FirstParagraph"/>
      </w:pPr>
      <w:r>
        <w:t xml:space="preserve">Use secrets for sensitive values like API keys or passwords.</w:t>
      </w:r>
    </w:p>
    <w:bookmarkEnd w:id="789"/>
    <w:bookmarkStart w:id="790" w:name="testing-your-configuration"/>
    <w:p>
      <w:pPr>
        <w:pStyle w:val="Heading4"/>
      </w:pPr>
      <w:ins w:id="2785" w:author="PR Preview" w:date="2024-01-01T00:00:00Z">
        <w:r>
          <w:t xml:space="preserve">18.5.12.8 Testing Your Configuration</w:t>
        </w:r>
      </w:ins>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90"/>
    <w:bookmarkStart w:id="791" w:name="advanced-configuration"/>
    <w:p>
      <w:pPr>
        <w:pStyle w:val="Heading4"/>
      </w:pPr>
      <w:ins w:id="2788" w:author="PR Preview" w:date="2024-01-01T00:00:00Z">
        <w:r>
          <w:t xml:space="preserve">18.5.12.9 Advanced Configuration</w:t>
        </w:r>
      </w:ins>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91"/>
    <w:bookmarkStart w:id="792" w:name="further-reading-1"/>
    <w:p>
      <w:pPr>
        <w:pStyle w:val="Heading4"/>
      </w:pPr>
      <w:ins w:id="2796" w:author="PR Preview" w:date="2024-01-01T00:00:00Z">
        <w:r>
          <w:t xml:space="preserve">18.5.12.10 Further Reading</w:t>
        </w:r>
      </w:ins>
    </w:p>
    <w:p>
      <w:pPr>
        <w:pStyle w:val="FirstParagraph"/>
      </w:pPr>
      <w:r>
        <w:t xml:space="preserve">For complete details,</w:t>
      </w:r>
      <w:r>
        <w:t xml:space="preserve"> </w:t>
      </w:r>
      <w:r>
        <w:t xml:space="preserve">see</w:t>
      </w:r>
      <w:r>
        <w:t xml:space="preserve"> </w:t>
      </w:r>
      <w:hyperlink r:id="rId785">
        <w:r>
          <w:rPr>
            <w:rStyle w:val="Hyperlink"/>
          </w:rPr>
          <w:t xml:space="preserve">Customizing the development environment for GitHub Copilot coding agent</w:t>
        </w:r>
      </w:hyperlink>
      <w:r>
        <w:t xml:space="preserve">.</w:t>
      </w:r>
    </w:p>
    <w:bookmarkEnd w:id="792"/>
    <w:bookmarkEnd w:id="793"/>
    <w:bookmarkStart w:id="801" w:name="sec-ai-agent-skills"/>
    <w:p>
      <w:pPr>
        <w:pStyle w:val="Heading3"/>
      </w:pPr>
      <w:ins w:id="2798" w:author="PR Preview" w:date="2024-01-01T00:00:00Z">
        <w:r>
          <w:t xml:space="preserve">18.5.13 Agent Skills</w:t>
        </w:r>
      </w:ins>
    </w:p>
    <w:p>
      <w:pPr>
        <w:pStyle w:val="FirstParagraph"/>
      </w:pPr>
      <w:hyperlink r:id="rId794">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795">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796" w:name="what-is-a-skill"/>
    <w:p>
      <w:pPr>
        <w:pStyle w:val="Heading4"/>
      </w:pPr>
      <w:ins w:id="2800" w:author="PR Preview" w:date="2024-01-01T00:00:00Z">
        <w:r>
          <w:t xml:space="preserve">18.5.13.1 What is a Skill?</w:t>
        </w:r>
      </w:ins>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795">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21"/>
        </w:numPr>
      </w:pPr>
      <w:r>
        <w:t xml:space="preserve">Scripts</w:t>
      </w:r>
    </w:p>
    <w:p>
      <w:pPr>
        <w:pStyle w:val="Compact"/>
        <w:numPr>
          <w:ilvl w:val="0"/>
          <w:numId w:val="1321"/>
        </w:numPr>
      </w:pPr>
      <w:r>
        <w:t xml:space="preserve">Reference documentation</w:t>
      </w:r>
    </w:p>
    <w:p>
      <w:pPr>
        <w:pStyle w:val="Compact"/>
        <w:numPr>
          <w:ilvl w:val="0"/>
          <w:numId w:val="1321"/>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796"/>
    <w:bookmarkStart w:id="797" w:name="how-agents-load-skills"/>
    <w:p>
      <w:pPr>
        <w:pStyle w:val="Heading4"/>
      </w:pPr>
      <w:ins w:id="2806" w:author="PR Preview" w:date="2024-01-01T00:00:00Z">
        <w:r>
          <w:t xml:space="preserve">18.5.13.2 How Agents Load Skills</w:t>
        </w:r>
      </w:ins>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22"/>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22"/>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22"/>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797"/>
    <w:bookmarkStart w:id="798" w:name="why-use-skills"/>
    <w:p>
      <w:pPr>
        <w:pStyle w:val="Heading4"/>
      </w:pPr>
      <w:ins w:id="2812" w:author="PR Preview" w:date="2024-01-01T00:00:00Z">
        <w:r>
          <w:t xml:space="preserve">18.5.13.3 Why Use Skills?</w:t>
        </w:r>
      </w:ins>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23"/>
        </w:numPr>
      </w:pPr>
      <w:r>
        <w:rPr>
          <w:b/>
          <w:bCs/>
        </w:rPr>
        <w:t xml:space="preserve">Domain expertise</w:t>
      </w:r>
      <w:r>
        <w:t xml:space="preserve">: Capture specialized knowledge as reusable instructions</w:t>
      </w:r>
    </w:p>
    <w:p>
      <w:pPr>
        <w:pStyle w:val="Compact"/>
        <w:numPr>
          <w:ilvl w:val="0"/>
          <w:numId w:val="1323"/>
        </w:numPr>
      </w:pPr>
      <w:r>
        <w:rPr>
          <w:b/>
          <w:bCs/>
        </w:rPr>
        <w:t xml:space="preserve">Repeatable workflows</w:t>
      </w:r>
      <w:r>
        <w:t xml:space="preserve">: Turn multi-step tasks into consistent, auditable procedures</w:t>
      </w:r>
    </w:p>
    <w:p>
      <w:pPr>
        <w:pStyle w:val="Compact"/>
        <w:numPr>
          <w:ilvl w:val="0"/>
          <w:numId w:val="1323"/>
        </w:numPr>
      </w:pPr>
      <w:r>
        <w:rPr>
          <w:b/>
          <w:bCs/>
        </w:rPr>
        <w:t xml:space="preserve">Cross-tool reuse</w:t>
      </w:r>
      <w:r>
        <w:t xml:space="preserve">: Build a skill once and use it across any skills-compatible agent</w:t>
      </w:r>
    </w:p>
    <w:bookmarkEnd w:id="798"/>
    <w:bookmarkStart w:id="800" w:name="further-reading-2"/>
    <w:p>
      <w:pPr>
        <w:pStyle w:val="Heading4"/>
      </w:pPr>
      <w:ins w:id="2817" w:author="PR Preview" w:date="2024-01-01T00:00:00Z">
        <w:r>
          <w:t xml:space="preserve">18.5.13.4 Further Reading</w:t>
        </w:r>
      </w:ins>
    </w:p>
    <w:p>
      <w:pPr>
        <w:pStyle w:val="FirstParagraph"/>
      </w:pPr>
      <w:r>
        <w:t xml:space="preserve">For the complete specification and more details,</w:t>
      </w:r>
      <w:r>
        <w:t xml:space="preserve"> </w:t>
      </w:r>
      <w:r>
        <w:t xml:space="preserve">see</w:t>
      </w:r>
      <w:r>
        <w:t xml:space="preserve"> </w:t>
      </w:r>
      <w:hyperlink r:id="rId794">
        <w:r>
          <w:rPr>
            <w:rStyle w:val="Hyperlink"/>
          </w:rPr>
          <w:t xml:space="preserve">agentskills.io</w:t>
        </w:r>
      </w:hyperlink>
      <w:r>
        <w:t xml:space="preserve">.</w:t>
      </w:r>
    </w:p>
    <w:p>
      <w:pPr>
        <w:pStyle w:val="BodyText"/>
      </w:pPr>
      <w:r>
        <w:t xml:space="preserve">The</w:t>
      </w:r>
      <w:r>
        <w:t xml:space="preserve"> </w:t>
      </w:r>
      <w:hyperlink r:id="rId799">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800"/>
    <w:bookmarkEnd w:id="801"/>
    <w:bookmarkStart w:id="809" w:name="sec-ai-claude-cloud-env"/>
    <w:p>
      <w:pPr>
        <w:pStyle w:val="Heading3"/>
      </w:pPr>
      <w:ins w:id="2820" w:author="PR Preview" w:date="2024-01-01T00:00:00Z">
        <w:r>
          <w:t xml:space="preserve">18.5.14 Claude Code Cloud Environments</w:t>
        </w:r>
      </w:ins>
    </w:p>
    <w:p>
      <w:pPr>
        <w:pStyle w:val="FirstParagraph"/>
      </w:pPr>
      <w:hyperlink r:id="rId802">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803">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24"/>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24"/>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24"/>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808" w:name="X99b85cd9c84d17a9c31061ff898ea0b26b46932"/>
    <w:p>
      <w:pPr>
        <w:pStyle w:val="Heading4"/>
      </w:pPr>
      <w:ins w:id="2826" w:author="PR Preview" w:date="2024-01-01T00:00:00Z">
        <w:r>
          <w:t xml:space="preserve">18.5.14.1 Selecting the default environment with</w:t>
        </w:r>
      </w:ins>
      <w:ins w:id="2826" w:author="PR Preview" w:date="2024-01-01T00:00:00Z">
        <w:r>
          <w:t xml:space="preserve"> </w:t>
        </w:r>
      </w:ins>
      <w:ins w:id="2826" w:author="PR Preview" w:date="2024-01-01T00:00:00Z">
        <w:r>
          <w:rPr>
            <w:rStyle w:val="VerbatimChar"/>
          </w:rPr>
          <w:t xml:space="preserve">/remote-env</w:t>
        </w:r>
      </w:ins>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25"/>
        </w:numPr>
      </w:pPr>
      <w:r>
        <w:t xml:space="preserve">With a single environment configured,</w:t>
      </w:r>
      <w:r>
        <w:t xml:space="preserve"> </w:t>
      </w:r>
      <w:r>
        <w:t xml:space="preserve">it shows your current configuration.</w:t>
      </w:r>
    </w:p>
    <w:p>
      <w:pPr>
        <w:pStyle w:val="Compact"/>
        <w:numPr>
          <w:ilvl w:val="0"/>
          <w:numId w:val="1325"/>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803">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4" name="Picture"/>
                  <a:graphic>
                    <a:graphicData uri="http://schemas.openxmlformats.org/drawingml/2006/picture">
                      <pic:pic>
                        <pic:nvPicPr>
                          <pic:cNvPr descr="/opt/quarto/share/formats/docx/note.png" id="80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806">
        <w:r>
          <w:rPr>
            <w:rStyle w:val="Hyperlink"/>
          </w:rPr>
          <w:t xml:space="preserve">Claude Code on the web documentation</w:t>
        </w:r>
      </w:hyperlink>
      <w:r>
        <w:t xml:space="preserve"> </w:t>
      </w:r>
      <w:r>
        <w:t xml:space="preserve">and the</w:t>
      </w:r>
      <w:r>
        <w:t xml:space="preserve"> </w:t>
      </w:r>
      <w:hyperlink r:id="rId807">
        <w:r>
          <w:rPr>
            <w:rStyle w:val="Hyperlink"/>
          </w:rPr>
          <w:t xml:space="preserve">slash command reference</w:t>
        </w:r>
      </w:hyperlink>
      <w:r>
        <w:t xml:space="preserve">.</w:t>
      </w:r>
    </w:p>
    <w:bookmarkEnd w:id="808"/>
    <w:bookmarkEnd w:id="809"/>
    <w:bookmarkStart w:id="813" w:name="sec-ai-when-to-use"/>
    <w:p>
      <w:pPr>
        <w:pStyle w:val="Heading3"/>
      </w:pPr>
      <w:ins w:id="2832" w:author="PR Preview" w:date="2024-01-01T00:00:00Z">
        <w:r>
          <w:t xml:space="preserve">18.5.15 When to use a coding agent</w:t>
        </w:r>
      </w:ins>
    </w:p>
    <w:p>
      <w:pPr>
        <w:pStyle w:val="FirstParagraph"/>
      </w:pPr>
      <w:r>
        <w:t xml:space="preserve">Coding agent sessions are currently</w:t>
      </w:r>
      <w:r>
        <w:rPr>
          <w:rStyle w:val="FootnoteReference"/>
        </w:rPr>
        <w:footnoteReference w:id="810"/>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811">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812">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813"/>
    <w:bookmarkStart w:id="818" w:name="editing-with-.docx-files"/>
    <w:p>
      <w:pPr>
        <w:pStyle w:val="Heading3"/>
      </w:pPr>
      <w:ins w:id="2835" w:author="PR Preview" w:date="2024-01-01T00:00:00Z">
        <w:r>
          <w:t xml:space="preserve">18.5.16 Editing with</w:t>
        </w:r>
      </w:ins>
      <w:ins w:id="2835" w:author="PR Preview" w:date="2024-01-01T00:00:00Z">
        <w:r>
          <w:t xml:space="preserve"> </w:t>
        </w:r>
      </w:ins>
      <w:ins w:id="2835" w:author="PR Preview" w:date="2024-01-01T00:00:00Z">
        <w:r>
          <w:rPr>
            <w:rStyle w:val="VerbatimChar"/>
          </w:rPr>
          <w:t xml:space="preserve">.docx</w:t>
        </w:r>
      </w:ins>
      <w:ins w:id="2835" w:author="PR Preview" w:date="2024-01-01T00:00:00Z">
        <w:r>
          <w:t xml:space="preserve"> </w:t>
        </w:r>
      </w:ins>
      <w:ins w:id="2835" w:author="PR Preview" w:date="2024-01-01T00:00:00Z">
        <w:r>
          <w:t xml:space="preserve">files</w:t>
        </w:r>
      </w:ins>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26"/>
        </w:numPr>
      </w:pPr>
      <w:r>
        <w:t xml:space="preserve">Lab members can export Quarto content to Word format for review</w:t>
      </w:r>
    </w:p>
    <w:p>
      <w:pPr>
        <w:pStyle w:val="Compact"/>
        <w:numPr>
          <w:ilvl w:val="0"/>
          <w:numId w:val="1326"/>
        </w:numPr>
      </w:pPr>
      <w:r>
        <w:t xml:space="preserve">Reviewers can make edits, add tracked changes, and insert comments in Word</w:t>
      </w:r>
    </w:p>
    <w:p>
      <w:pPr>
        <w:pStyle w:val="Compact"/>
        <w:numPr>
          <w:ilvl w:val="0"/>
          <w:numId w:val="1326"/>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27"/>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27"/>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27"/>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817" w:name="known-issue-document-1-warning-in-word"/>
    <w:p>
      <w:pPr>
        <w:pStyle w:val="Heading4"/>
      </w:pPr>
      <w:ins w:id="2845" w:author="PR Preview" w:date="2024-01-01T00:00:00Z">
        <w:r>
          <w:t xml:space="preserve">18.5.16.1 Known Issue:</w:t>
        </w:r>
      </w:ins>
      <w:ins w:id="2845" w:author="PR Preview" w:date="2024-01-01T00:00:00Z">
        <w:r>
          <w:t xml:space="preserve"> </w:t>
        </w:r>
      </w:ins>
      <w:ins w:id="2845" w:author="PR Preview" w:date="2024-01-01T00:00:00Z">
        <w:r>
          <w:t xml:space="preserve">“Document 1”</w:t>
        </w:r>
      </w:ins>
      <w:ins w:id="2845" w:author="PR Preview" w:date="2024-01-01T00:00:00Z">
        <w:r>
          <w:t xml:space="preserve"> </w:t>
        </w:r>
      </w:ins>
      <w:ins w:id="2845" w:author="PR Preview" w:date="2024-01-01T00:00:00Z">
        <w:r>
          <w:t xml:space="preserve">Warning in Word</w:t>
        </w:r>
      </w:ins>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28"/>
        </w:numPr>
      </w:pPr>
      <w:hyperlink r:id="rId814">
        <w:r>
          <w:rPr>
            <w:rStyle w:val="Hyperlink"/>
          </w:rPr>
          <w:t xml:space="preserve">Quarto CLI Issue #6357</w:t>
        </w:r>
      </w:hyperlink>
    </w:p>
    <w:p>
      <w:pPr>
        <w:pStyle w:val="Compact"/>
        <w:numPr>
          <w:ilvl w:val="0"/>
          <w:numId w:val="1328"/>
        </w:numPr>
      </w:pPr>
      <w:hyperlink r:id="rId815">
        <w:r>
          <w:rPr>
            <w:rStyle w:val="Hyperlink"/>
          </w:rPr>
          <w:t xml:space="preserve">Quarto Discussion #6544</w:t>
        </w:r>
      </w:hyperlink>
    </w:p>
    <w:p>
      <w:pPr>
        <w:pStyle w:val="Compact"/>
        <w:numPr>
          <w:ilvl w:val="0"/>
          <w:numId w:val="1328"/>
        </w:numPr>
      </w:pPr>
      <w:hyperlink r:id="rId816">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29"/>
        </w:numPr>
      </w:pPr>
      <w:r>
        <w:t xml:space="preserve">Open the generated DOCX file in Microsoft Word</w:t>
      </w:r>
    </w:p>
    <w:p>
      <w:pPr>
        <w:pStyle w:val="Compact"/>
        <w:numPr>
          <w:ilvl w:val="0"/>
          <w:numId w:val="1329"/>
        </w:numPr>
      </w:pPr>
      <w:r>
        <w:t xml:space="preserve">Immediately save the file (File → Save, or Ctrl+S/Cmd+S)</w:t>
      </w:r>
    </w:p>
    <w:p>
      <w:pPr>
        <w:pStyle w:val="Compact"/>
        <w:numPr>
          <w:ilvl w:val="0"/>
          <w:numId w:val="1329"/>
        </w:numPr>
      </w:pPr>
      <w:r>
        <w:t xml:space="preserve">Close and re-open the file to verify it no longer shows</w:t>
      </w:r>
      <w:r>
        <w:t xml:space="preserve"> </w:t>
      </w:r>
      <w:r>
        <w:t xml:space="preserve">“Document 1”</w:t>
      </w:r>
    </w:p>
    <w:p>
      <w:pPr>
        <w:pStyle w:val="Compact"/>
        <w:numPr>
          <w:ilvl w:val="0"/>
          <w:numId w:val="1329"/>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817"/>
    <w:bookmarkEnd w:id="818"/>
    <w:bookmarkStart w:id="819" w:name="copilot-instructions-for-this-repository"/>
    <w:p>
      <w:pPr>
        <w:pStyle w:val="Heading3"/>
      </w:pPr>
      <w:ins w:id="2857" w:author="PR Preview" w:date="2024-01-01T00:00:00Z">
        <w:r>
          <w:t xml:space="preserve">18.5.17 Copilot Instructions for this Repository</w:t>
        </w:r>
      </w:ins>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30"/>
        </w:numPr>
      </w:pPr>
      <w:r>
        <w:t xml:space="preserve">Markdown and Quarto formatting rules (e.g., blank lines before lists, line breaks in prose)</w:t>
      </w:r>
    </w:p>
    <w:p>
      <w:pPr>
        <w:pStyle w:val="Compact"/>
        <w:numPr>
          <w:ilvl w:val="0"/>
          <w:numId w:val="1330"/>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30"/>
        </w:numPr>
      </w:pPr>
      <w:r>
        <w:t xml:space="preserve">File organization patterns (e.g., using Quarto includes for modular content)</w:t>
      </w:r>
    </w:p>
    <w:p>
      <w:pPr>
        <w:pStyle w:val="Compact"/>
        <w:numPr>
          <w:ilvl w:val="0"/>
          <w:numId w:val="1330"/>
        </w:numPr>
      </w:pPr>
      <w:r>
        <w:t xml:space="preserve">How to work with DOCX files for hybrid editing workflows</w:t>
      </w:r>
    </w:p>
    <w:p>
      <w:pPr>
        <w:pStyle w:val="Compact"/>
        <w:numPr>
          <w:ilvl w:val="0"/>
          <w:numId w:val="1330"/>
        </w:numPr>
      </w:pPr>
      <w:r>
        <w:t xml:space="preserve">Version control best practices</w:t>
      </w:r>
      <w:r>
        <w:t xml:space="preserve"> </w:t>
      </w:r>
      <w:r>
        <w:t xml:space="preserve">(e.g., do not commit rendered artifacts that are generated only for preview/review)</w:t>
      </w:r>
    </w:p>
    <w:p>
      <w:pPr>
        <w:pStyle w:val="Compact"/>
        <w:numPr>
          <w:ilvl w:val="0"/>
          <w:numId w:val="1330"/>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819"/>
    <w:bookmarkStart w:id="820" w:name="using-copilot-review-before-human-review"/>
    <w:p>
      <w:pPr>
        <w:pStyle w:val="Heading3"/>
      </w:pPr>
      <w:ins w:id="2868" w:author="PR Preview" w:date="2024-01-01T00:00:00Z">
        <w:r>
          <w:t xml:space="preserve">18.5.18 Using Copilot Review Before Human Review</w:t>
        </w:r>
      </w:ins>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31"/>
        </w:numPr>
      </w:pPr>
      <w:r>
        <w:rPr>
          <w:b/>
          <w:bCs/>
        </w:rPr>
        <w:t xml:space="preserve">AI has more bandwidth</w:t>
      </w:r>
      <w:r>
        <w:t xml:space="preserve">: Copilot can review code immediately without competing priorities</w:t>
      </w:r>
    </w:p>
    <w:p>
      <w:pPr>
        <w:pStyle w:val="Compact"/>
        <w:numPr>
          <w:ilvl w:val="0"/>
          <w:numId w:val="1331"/>
        </w:numPr>
      </w:pPr>
      <w:r>
        <w:rPr>
          <w:b/>
          <w:bCs/>
        </w:rPr>
        <w:t xml:space="preserve">Catch common issues early</w:t>
      </w:r>
      <w:r>
        <w:t xml:space="preserve">: Copilot excels at identifying bugs, logic errors, security vulnerabilities, and style inconsistencies</w:t>
      </w:r>
    </w:p>
    <w:p>
      <w:pPr>
        <w:pStyle w:val="Compact"/>
        <w:numPr>
          <w:ilvl w:val="0"/>
          <w:numId w:val="1331"/>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31"/>
        </w:numPr>
      </w:pPr>
      <w:r>
        <w:rPr>
          <w:b/>
          <w:bCs/>
        </w:rPr>
        <w:t xml:space="preserve">Learn from feedback</w:t>
      </w:r>
      <w:r>
        <w:t xml:space="preserve">: Even experienced developers benefit from Copilot’s perspective on best practices and potential improvements</w:t>
      </w:r>
    </w:p>
    <w:p>
      <w:pPr>
        <w:pStyle w:val="Compact"/>
        <w:numPr>
          <w:ilvl w:val="0"/>
          <w:numId w:val="1331"/>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32"/>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32"/>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33"/>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33"/>
        </w:numPr>
      </w:pPr>
      <w:r>
        <w:rPr>
          <w:b/>
          <w:bCs/>
        </w:rPr>
        <w:t xml:space="preserve">If the comment is incorrect or not applicable</w:t>
      </w:r>
      <w:r>
        <w:t xml:space="preserve">: Dismiss the comment with an explanation for why it doesn’t apply</w:t>
      </w:r>
    </w:p>
    <w:p>
      <w:pPr>
        <w:pStyle w:val="Compact"/>
        <w:numPr>
          <w:ilvl w:val="1"/>
          <w:numId w:val="1333"/>
        </w:numPr>
      </w:pPr>
      <w:r>
        <w:rPr>
          <w:b/>
          <w:bCs/>
        </w:rPr>
        <w:t xml:space="preserve">If you’re uncertain</w:t>
      </w:r>
      <w:r>
        <w:t xml:space="preserve">: Seek a second opinion from a human reviewer or do additional research</w:t>
      </w:r>
    </w:p>
    <w:p>
      <w:pPr>
        <w:numPr>
          <w:ilvl w:val="0"/>
          <w:numId w:val="1332"/>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32"/>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32"/>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34"/>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34"/>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34"/>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34"/>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20"/>
    <w:bookmarkStart w:id="821" w:name="reviewing-a-copilot-pr-you-didnt-create"/>
    <w:p>
      <w:pPr>
        <w:pStyle w:val="Heading3"/>
      </w:pPr>
      <w:ins w:id="2894" w:author="PR Preview" w:date="2024-01-01T00:00:00Z">
        <w:r>
          <w:t xml:space="preserve">18.5.19 Reviewing a Copilot PR You Didn’t Create</w:t>
        </w:r>
      </w:ins>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w:t>
      </w:r>
      <w:r>
        <w:t xml:space="preserve"> </w:t>
      </w:r>
      <w:hyperlink w:anchor="sec-pr-roles">
        <w:r>
          <w:rPr>
            <w:rStyle w:val="Hyperlink"/>
          </w:rPr>
          <w:t xml:space="preserve">Section 11.7</w:t>
        </w:r>
      </w:hyperlink>
      <w:r>
        <w:t xml:space="preserve">.</w:t>
      </w:r>
      <w:r>
        <w:t xml:space="preserve"> </w:t>
      </w:r>
      <w:r>
        <w:t xml:space="preserve">Copilot-assisted workflows add two more:</w:t>
      </w:r>
    </w:p>
    <w:p>
      <w:pPr>
        <w:pStyle w:val="Compact"/>
        <w:numPr>
          <w:ilvl w:val="0"/>
          <w:numId w:val="1335"/>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335"/>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336"/>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36"/>
        </w:numPr>
      </w:pPr>
      <w:r>
        <w:t xml:space="preserve">The prompter may or may not be the same person who originally created the issue</w:t>
      </w:r>
    </w:p>
    <w:p>
      <w:pPr>
        <w:pStyle w:val="Compact"/>
        <w:numPr>
          <w:ilvl w:val="1"/>
          <w:numId w:val="1337"/>
        </w:numPr>
      </w:pPr>
      <w:r>
        <w:t xml:space="preserve">In projects with a user base, users often submit issues (bug reports, feature requests)</w:t>
      </w:r>
    </w:p>
    <w:p>
      <w:pPr>
        <w:pStyle w:val="Compact"/>
        <w:numPr>
          <w:ilvl w:val="1"/>
          <w:numId w:val="1337"/>
        </w:numPr>
      </w:pPr>
      <w:r>
        <w:t xml:space="preserve">A project maintainer then steps in, adds their perspective, and assigns the issue to Copilot</w:t>
      </w:r>
    </w:p>
    <w:p>
      <w:pPr>
        <w:pStyle w:val="Compact"/>
        <w:numPr>
          <w:ilvl w:val="1"/>
          <w:numId w:val="1337"/>
        </w:numPr>
      </w:pPr>
      <w:r>
        <w:t xml:space="preserve">In this case, the maintainer who assigned Copilot is the prompter, not the original issue creator</w:t>
      </w:r>
    </w:p>
    <w:p>
      <w:pPr>
        <w:pStyle w:val="Compact"/>
        <w:numPr>
          <w:ilvl w:val="0"/>
          <w:numId w:val="1336"/>
        </w:numPr>
      </w:pPr>
      <w:r>
        <w:t xml:space="preserve">Copilot created the PR with the prompter as co-author</w:t>
      </w:r>
    </w:p>
    <w:p>
      <w:pPr>
        <w:pStyle w:val="Compact"/>
        <w:numPr>
          <w:ilvl w:val="0"/>
          <w:numId w:val="1336"/>
        </w:numPr>
      </w:pPr>
      <w:r>
        <w:t xml:space="preserve">The prompter (now acting as PR manager) requested your review</w:t>
      </w:r>
    </w:p>
    <w:p>
      <w:pPr>
        <w:pStyle w:val="Compact"/>
        <w:numPr>
          <w:ilvl w:val="0"/>
          <w:numId w:val="1336"/>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38"/>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39"/>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39"/>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39"/>
        </w:numPr>
      </w:pPr>
      <w:r>
        <w:t xml:space="preserve">Both options allow you to provide feedback without directly triggering Copilot</w:t>
      </w:r>
    </w:p>
    <w:p>
      <w:pPr>
        <w:pStyle w:val="Compact"/>
        <w:numPr>
          <w:ilvl w:val="0"/>
          <w:numId w:val="1338"/>
        </w:numPr>
      </w:pPr>
      <w:r>
        <w:rPr>
          <w:b/>
          <w:bCs/>
        </w:rPr>
        <w:t xml:space="preserve">Don’t ask Copilot to make changes directly</w:t>
      </w:r>
      <w:r>
        <w:t xml:space="preserve">:</w:t>
      </w:r>
    </w:p>
    <w:p>
      <w:pPr>
        <w:pStyle w:val="Compact"/>
        <w:numPr>
          <w:ilvl w:val="1"/>
          <w:numId w:val="1340"/>
        </w:numPr>
      </w:pPr>
      <w:r>
        <w:t xml:space="preserve">Avoid using features that would trigger Copilot to start working immediately</w:t>
      </w:r>
    </w:p>
    <w:p>
      <w:pPr>
        <w:pStyle w:val="Compact"/>
        <w:numPr>
          <w:ilvl w:val="1"/>
          <w:numId w:val="1340"/>
        </w:numPr>
      </w:pPr>
      <w:r>
        <w:t xml:space="preserve">Let the PR manager decide whether to ask Copilot to address your comments or make changes themselves</w:t>
      </w:r>
    </w:p>
    <w:p>
      <w:pPr>
        <w:pStyle w:val="Compact"/>
        <w:numPr>
          <w:ilvl w:val="0"/>
          <w:numId w:val="1338"/>
        </w:numPr>
      </w:pPr>
      <w:r>
        <w:rPr>
          <w:b/>
          <w:bCs/>
        </w:rPr>
        <w:t xml:space="preserve">Write clear, actionable comments</w:t>
      </w:r>
      <w:r>
        <w:t xml:space="preserve">:</w:t>
      </w:r>
    </w:p>
    <w:p>
      <w:pPr>
        <w:pStyle w:val="Compact"/>
        <w:numPr>
          <w:ilvl w:val="1"/>
          <w:numId w:val="1341"/>
        </w:numPr>
      </w:pPr>
      <w:r>
        <w:t xml:space="preserve">Explain what needs to change and why</w:t>
      </w:r>
    </w:p>
    <w:p>
      <w:pPr>
        <w:pStyle w:val="Compact"/>
        <w:numPr>
          <w:ilvl w:val="1"/>
          <w:numId w:val="1341"/>
        </w:numPr>
      </w:pPr>
      <w:r>
        <w:t xml:space="preserve">Suggest specific solutions when appropriate</w:t>
      </w:r>
    </w:p>
    <w:p>
      <w:pPr>
        <w:pStyle w:val="Compact"/>
        <w:numPr>
          <w:ilvl w:val="1"/>
          <w:numId w:val="1341"/>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42"/>
        </w:numPr>
      </w:pPr>
      <w:r>
        <w:rPr>
          <w:b/>
          <w:bCs/>
        </w:rPr>
        <w:t xml:space="preserve">Review all comments carefully</w:t>
      </w:r>
      <w:r>
        <w:t xml:space="preserve">:</w:t>
      </w:r>
    </w:p>
    <w:p>
      <w:pPr>
        <w:pStyle w:val="Compact"/>
        <w:numPr>
          <w:ilvl w:val="1"/>
          <w:numId w:val="1343"/>
        </w:numPr>
      </w:pPr>
      <w:r>
        <w:t xml:space="preserve">Decide which comments you agree with</w:t>
      </w:r>
    </w:p>
    <w:p>
      <w:pPr>
        <w:pStyle w:val="Compact"/>
        <w:numPr>
          <w:ilvl w:val="1"/>
          <w:numId w:val="1343"/>
        </w:numPr>
      </w:pPr>
      <w:r>
        <w:t xml:space="preserve">Dismiss or respond to comments you don’t entirely agree with</w:t>
      </w:r>
    </w:p>
    <w:p>
      <w:pPr>
        <w:pStyle w:val="Compact"/>
        <w:numPr>
          <w:ilvl w:val="1"/>
          <w:numId w:val="1343"/>
        </w:numPr>
      </w:pPr>
      <w:r>
        <w:t xml:space="preserve">This ensures Copilot only addresses feedback you’ve validated</w:t>
      </w:r>
    </w:p>
    <w:p>
      <w:pPr>
        <w:pStyle w:val="Compact"/>
        <w:numPr>
          <w:ilvl w:val="0"/>
          <w:numId w:val="1342"/>
        </w:numPr>
      </w:pPr>
      <w:r>
        <w:rPr>
          <w:b/>
          <w:bCs/>
        </w:rPr>
        <w:t xml:space="preserve">Choose how to address valid feedback</w:t>
      </w:r>
      <w:r>
        <w:t xml:space="preserve">:</w:t>
      </w:r>
    </w:p>
    <w:p>
      <w:pPr>
        <w:pStyle w:val="Compact"/>
        <w:numPr>
          <w:ilvl w:val="1"/>
          <w:numId w:val="1344"/>
        </w:numPr>
      </w:pPr>
      <w:r>
        <w:rPr>
          <w:b/>
          <w:bCs/>
        </w:rPr>
        <w:t xml:space="preserve">Option A</w:t>
      </w:r>
      <w:r>
        <w:t xml:space="preserve">: Make the changes yourself (faster for simple fixes)</w:t>
      </w:r>
    </w:p>
    <w:p>
      <w:pPr>
        <w:pStyle w:val="Compact"/>
        <w:numPr>
          <w:ilvl w:val="1"/>
          <w:numId w:val="1344"/>
        </w:numPr>
      </w:pPr>
      <w:r>
        <w:rPr>
          <w:b/>
          <w:bCs/>
        </w:rPr>
        <w:t xml:space="preserve">Option B</w:t>
      </w:r>
      <w:r>
        <w:t xml:space="preserve">: Ask Copilot to address the feedback (better for complex changes)</w:t>
      </w:r>
    </w:p>
    <w:p>
      <w:pPr>
        <w:pStyle w:val="Compact"/>
        <w:numPr>
          <w:ilvl w:val="1"/>
          <w:numId w:val="1344"/>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42"/>
        </w:numPr>
      </w:pPr>
      <w:r>
        <w:rPr>
          <w:b/>
          <w:bCs/>
        </w:rPr>
        <w:t xml:space="preserve">Maintain clear communication</w:t>
      </w:r>
      <w:r>
        <w:t xml:space="preserve">:</w:t>
      </w:r>
    </w:p>
    <w:p>
      <w:pPr>
        <w:pStyle w:val="Compact"/>
        <w:numPr>
          <w:ilvl w:val="1"/>
          <w:numId w:val="1345"/>
        </w:numPr>
      </w:pPr>
      <w:r>
        <w:t xml:space="preserve">Let reviewers know how you plan to address their feedback</w:t>
      </w:r>
    </w:p>
    <w:p>
      <w:pPr>
        <w:pStyle w:val="Compact"/>
        <w:numPr>
          <w:ilvl w:val="1"/>
          <w:numId w:val="1345"/>
        </w:numPr>
      </w:pPr>
      <w:r>
        <w:t xml:space="preserve">Mark conversations as resolved after addressing them</w:t>
      </w:r>
    </w:p>
    <w:p>
      <w:pPr>
        <w:pStyle w:val="Compact"/>
        <w:numPr>
          <w:ilvl w:val="1"/>
          <w:numId w:val="1345"/>
        </w:numPr>
      </w:pPr>
      <w:r>
        <w:t xml:space="preserve">Request re-review from humans after Copilot makes significant changes</w:t>
      </w:r>
    </w:p>
    <w:p>
      <w:pPr>
        <w:pStyle w:val="Compact"/>
        <w:numPr>
          <w:ilvl w:val="1"/>
          <w:numId w:val="1345"/>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46"/>
        </w:numPr>
      </w:pPr>
      <w:r>
        <w:t xml:space="preserve">The original PR manager is unavailable or on leave</w:t>
      </w:r>
    </w:p>
    <w:p>
      <w:pPr>
        <w:pStyle w:val="Compact"/>
        <w:numPr>
          <w:ilvl w:val="0"/>
          <w:numId w:val="1346"/>
        </w:numPr>
      </w:pPr>
      <w:r>
        <w:t xml:space="preserve">Someone with different expertise needs to guide the remaining work</w:t>
      </w:r>
    </w:p>
    <w:p>
      <w:pPr>
        <w:pStyle w:val="Compact"/>
        <w:numPr>
          <w:ilvl w:val="0"/>
          <w:numId w:val="1346"/>
        </w:numPr>
      </w:pPr>
      <w:r>
        <w:t xml:space="preserve">Responsibilities are being redistributed within the team</w:t>
      </w:r>
    </w:p>
    <w:p>
      <w:pPr>
        <w:pStyle w:val="FirstParagraph"/>
      </w:pPr>
      <w:r>
        <w:t xml:space="preserve">To transfer the PR manager role:</w:t>
      </w:r>
    </w:p>
    <w:p>
      <w:pPr>
        <w:pStyle w:val="Compact"/>
        <w:numPr>
          <w:ilvl w:val="0"/>
          <w:numId w:val="1347"/>
        </w:numPr>
      </w:pPr>
      <w:r>
        <w:t xml:space="preserve">The original PR manager should clearly communicate the handover to all reviewers</w:t>
      </w:r>
    </w:p>
    <w:p>
      <w:pPr>
        <w:pStyle w:val="Compact"/>
        <w:numPr>
          <w:ilvl w:val="0"/>
          <w:numId w:val="1347"/>
        </w:numPr>
      </w:pPr>
      <w:r>
        <w:t xml:space="preserve">The new PR manager should review the PR’s history and any open feedback</w:t>
      </w:r>
    </w:p>
    <w:p>
      <w:pPr>
        <w:pStyle w:val="Compact"/>
        <w:numPr>
          <w:ilvl w:val="0"/>
          <w:numId w:val="1347"/>
        </w:numPr>
      </w:pPr>
      <w:r>
        <w:t xml:space="preserve">The new PR manager should take over responding to Copilot and managing future iterations</w:t>
      </w:r>
    </w:p>
    <w:p>
      <w:pPr>
        <w:pStyle w:val="Compact"/>
        <w:numPr>
          <w:ilvl w:val="0"/>
          <w:numId w:val="1347"/>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21"/>
    <w:bookmarkStart w:id="839" w:name="sec-ai-claude-code-windows"/>
    <w:p>
      <w:pPr>
        <w:pStyle w:val="Heading3"/>
      </w:pPr>
      <w:ins w:id="2948" w:author="PR Preview" w:date="2024-01-01T00:00:00Z">
        <w:r>
          <w:t xml:space="preserve">18.5.20 Installing Claude Code on Windows</w:t>
        </w:r>
      </w:ins>
    </w:p>
    <w:p>
      <w:pPr>
        <w:pStyle w:val="FirstParagraph"/>
      </w:pPr>
      <w:hyperlink r:id="rId802">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22" name="Picture"/>
                  <a:graphic>
                    <a:graphicData uri="http://schemas.openxmlformats.org/drawingml/2006/picture">
                      <pic:pic>
                        <pic:nvPicPr>
                          <pic:cNvPr descr="/opt/quarto/share/formats/docx/note.png" id="82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826" w:name="run-it-from-a-unix-like-terminal"/>
    <w:p>
      <w:pPr>
        <w:pStyle w:val="Heading4"/>
      </w:pPr>
      <w:ins w:id="2950" w:author="PR Preview" w:date="2024-01-01T00:00:00Z">
        <w:r>
          <w:t xml:space="preserve">18.5.20.1 Run it from a Unix-like terminal</w:t>
        </w:r>
      </w:ins>
    </w:p>
    <w:p>
      <w:pPr>
        <w:pStyle w:val="FirstParagraph"/>
      </w:pPr>
      <w:r>
        <w:t xml:space="preserve">Claude Code expects a Unix-like shell.</w:t>
      </w:r>
      <w:r>
        <w:t xml:space="preserve"> </w:t>
      </w:r>
      <w:r>
        <w:t xml:space="preserve">On Windows, run it from one of:</w:t>
      </w:r>
    </w:p>
    <w:p>
      <w:pPr>
        <w:pStyle w:val="Compact"/>
        <w:numPr>
          <w:ilvl w:val="0"/>
          <w:numId w:val="1348"/>
        </w:numPr>
      </w:pPr>
      <w:r>
        <w:rPr>
          <w:b/>
          <w:bCs/>
        </w:rPr>
        <w:t xml:space="preserve">Git Bash</w:t>
      </w:r>
      <w:r>
        <w:t xml:space="preserve"> </w:t>
      </w:r>
      <w:r>
        <w:t xml:space="preserve">(ships with</w:t>
      </w:r>
      <w:r>
        <w:t xml:space="preserve"> </w:t>
      </w:r>
      <w:hyperlink r:id="rId824">
        <w:r>
          <w:rPr>
            <w:rStyle w:val="Hyperlink"/>
          </w:rPr>
          <w:t xml:space="preserve">Git for Windows</w:t>
        </w:r>
      </w:hyperlink>
      <w:r>
        <w:t xml:space="preserve">);</w:t>
      </w:r>
    </w:p>
    <w:p>
      <w:pPr>
        <w:pStyle w:val="Compact"/>
        <w:numPr>
          <w:ilvl w:val="0"/>
          <w:numId w:val="1348"/>
        </w:numPr>
      </w:pPr>
      <w:r>
        <w:rPr>
          <w:b/>
          <w:bCs/>
        </w:rPr>
        <w:t xml:space="preserve">MSYS2</w:t>
      </w:r>
      <w:r>
        <w:t xml:space="preserve"> </w:t>
      </w:r>
      <w:r>
        <w:t xml:space="preserve">(</w:t>
      </w:r>
      <w:hyperlink r:id="rId825">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48"/>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826"/>
    <w:bookmarkStart w:id="831" w:name="install-claude-code"/>
    <w:p>
      <w:pPr>
        <w:pStyle w:val="Heading4"/>
      </w:pPr>
      <w:ins w:id="2956" w:author="PR Preview" w:date="2024-01-01T00:00:00Z">
        <w:r>
          <w:t xml:space="preserve">18.5.20.2 Install Claude Code</w:t>
        </w:r>
      </w:ins>
    </w:p>
    <w:p>
      <w:pPr>
        <w:pStyle w:val="FirstParagraph"/>
      </w:pPr>
      <w:r>
        <w:t xml:space="preserve">There are two common routes:</w:t>
      </w:r>
    </w:p>
    <w:p>
      <w:pPr>
        <w:numPr>
          <w:ilvl w:val="0"/>
          <w:numId w:val="1349"/>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49"/>
        </w:numPr>
      </w:pPr>
      <w:r>
        <w:rPr>
          <w:b/>
          <w:bCs/>
        </w:rPr>
        <w:t xml:space="preserve">npm</w:t>
      </w:r>
      <w:r>
        <w:t xml:space="preserve"> </w:t>
      </w:r>
      <w:r>
        <w:t xml:space="preserve">(requires</w:t>
      </w:r>
      <w:r>
        <w:t xml:space="preserve"> </w:t>
      </w:r>
      <w:hyperlink r:id="rId827">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28" name="Picture"/>
                  <a:graphic>
                    <a:graphicData uri="http://schemas.openxmlformats.org/drawingml/2006/picture">
                      <pic:pic>
                        <pic:nvPicPr>
                          <pic:cNvPr descr="/opt/quarto/share/formats/docx/important.png" id="829"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830">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831"/>
    <w:bookmarkStart w:id="833" w:name="make-sure-your-shell-can-find-claude"/>
    <w:p>
      <w:pPr>
        <w:pStyle w:val="Heading4"/>
      </w:pPr>
      <w:ins w:id="2963" w:author="PR Preview" w:date="2024-01-01T00:00:00Z">
        <w:r>
          <w:t xml:space="preserve">18.5.20.3 Make sure your shell can find</w:t>
        </w:r>
      </w:ins>
      <w:ins w:id="2963" w:author="PR Preview" w:date="2024-01-01T00:00:00Z">
        <w:r>
          <w:t xml:space="preserve"> </w:t>
        </w:r>
      </w:ins>
      <w:ins w:id="2963" w:author="PR Preview" w:date="2024-01-01T00:00:00Z">
        <w:r>
          <w:rPr>
            <w:rStyle w:val="VerbatimChar"/>
          </w:rPr>
          <w:t xml:space="preserve">claude</w:t>
        </w:r>
      </w:ins>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832">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833"/>
    <w:bookmarkStart w:id="836" w:name="X604325b0223e79803e04f87e7874b1d7f4a0663"/>
    <w:p>
      <w:pPr>
        <w:pStyle w:val="Heading4"/>
      </w:pPr>
      <w:ins w:id="2972" w:author="PR Preview" w:date="2024-01-01T00:00:00Z">
        <w:r>
          <w:t xml:space="preserve">18.5.20.4 Do not edit dotfiles with PowerShell redirection</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34" name="Picture"/>
                  <a:graphic>
                    <a:graphicData uri="http://schemas.openxmlformats.org/drawingml/2006/picture">
                      <pic:pic>
                        <pic:nvPicPr>
                          <pic:cNvPr descr="/opt/quarto/share/formats/docx/warning.png" id="83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836"/>
    <w:bookmarkStart w:id="837" w:name="X1745fd502df7963ed7ce48d0465493b4d59ad92"/>
    <w:p>
      <w:pPr>
        <w:pStyle w:val="Heading4"/>
      </w:pPr>
      <w:ins w:id="2973" w:author="PR Preview" w:date="2024-01-01T00:00:00Z">
        <w:r>
          <w:t xml:space="preserve">18.5.20.5 Authenticating the GitHub CLI in Git Bash or MSYS2</w:t>
        </w:r>
      </w:ins>
    </w:p>
    <w:p>
      <w:pPr>
        <w:pStyle w:val="FirstParagraph"/>
      </w:pPr>
      <w:r>
        <w:t xml:space="preserve">If you also use the</w:t>
      </w:r>
      <w:r>
        <w:t xml:space="preserve"> </w:t>
      </w:r>
      <w:hyperlink r:id="rId469">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837"/>
    <w:bookmarkStart w:id="838" w:name="verify-the-install"/>
    <w:p>
      <w:pPr>
        <w:pStyle w:val="Heading4"/>
      </w:pPr>
      <w:ins w:id="2979" w:author="PR Preview" w:date="2024-01-01T00:00:00Z">
        <w:r>
          <w:t xml:space="preserve">18.5.20.6 Verify the install</w:t>
        </w:r>
      </w:ins>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838"/>
    <w:bookmarkEnd w:id="839"/>
    <w:bookmarkEnd w:id="840"/>
    <w:bookmarkStart w:id="847"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841"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277">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bookmarkEnd w:id="841"/>
    <w:bookmarkStart w:id="842"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p>
      <w:pPr>
        <w:pStyle w:val="BodyText"/>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memories/tools.md</w:t>
      </w:r>
      <w:r>
        <w:t xml:space="preserve">,</w:t>
      </w:r>
      <w:r>
        <w:t xml:space="preserve"> </w:t>
      </w:r>
      <w:r>
        <w:t xml:space="preserve">“</w:t>
      </w:r>
      <w:r>
        <w:t xml:space="preserve">(</w:t>
      </w:r>
      <w:r>
        <w:rPr>
          <w:b/>
          <w:bCs/>
        </w:rPr>
        <w:t xml:space="preserve">claude?</w:t>
      </w:r>
      <w:r>
        <w:t xml:space="preserve">)</w:t>
      </w:r>
      <w:r>
        <w:t xml:space="preserve"> </w:t>
      </w:r>
      <w:r>
        <w:t xml:space="preserve">CI action”</w:t>
      </w:r>
      <w:r>
        <w:t xml:space="preserve">, for the collision-recovery steps.)</w:t>
      </w:r>
    </w:p>
    <w:bookmarkEnd w:id="842"/>
    <w:bookmarkStart w:id="843"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bookmarkEnd w:id="843"/>
    <w:bookmarkStart w:id="844"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844"/>
    <w:bookmarkStart w:id="845"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50"/>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50"/>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845"/>
    <w:bookmarkStart w:id="846"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51"/>
        </w:numPr>
      </w:pPr>
      <w:r>
        <w:rPr>
          <w:b/>
          <w:bCs/>
        </w:rPr>
        <w:t xml:space="preserve">Fix it in this PR.</w:t>
      </w:r>
      <w:r>
        <w:t xml:space="preserve"> </w:t>
      </w:r>
      <w:r>
        <w:t xml:space="preserve">The default path — most nits are 1–3 line changes.</w:t>
      </w:r>
    </w:p>
    <w:p>
      <w:pPr>
        <w:pStyle w:val="Compact"/>
        <w:numPr>
          <w:ilvl w:val="0"/>
          <w:numId w:val="1351"/>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846"/>
    <w:bookmarkEnd w:id="847"/>
    <w:bookmarkEnd w:id="848"/>
    <w:bookmarkStart w:id="857" w:name="checklists"/>
    <w:p>
      <w:pPr>
        <w:pStyle w:val="Heading1"/>
      </w:pPr>
      <w:r>
        <w:t xml:space="preserve">19. Checklists</w:t>
      </w:r>
    </w:p>
    <w:bookmarkStart w:id="849" w:name="pre-analysis-plan-checklist"/>
    <w:p>
      <w:pPr>
        <w:pStyle w:val="Heading2"/>
      </w:pPr>
      <w:r>
        <w:t xml:space="preserve">19.1 Pre-analysis plan checklist</w:t>
      </w:r>
    </w:p>
    <w:p>
      <w:pPr>
        <w:pStyle w:val="Compact"/>
        <w:numPr>
          <w:ilvl w:val="0"/>
          <w:numId w:val="1352"/>
        </w:numPr>
      </w:pPr>
      <w:r>
        <w:t xml:space="preserve">Brief background on the study (a condensed version of the introduction section of the paper)</w:t>
      </w:r>
    </w:p>
    <w:p>
      <w:pPr>
        <w:pStyle w:val="Compact"/>
        <w:numPr>
          <w:ilvl w:val="0"/>
          <w:numId w:val="1352"/>
        </w:numPr>
      </w:pPr>
      <w:r>
        <w:t xml:space="preserve">Hypotheses / objectives</w:t>
      </w:r>
    </w:p>
    <w:p>
      <w:pPr>
        <w:pStyle w:val="Compact"/>
        <w:numPr>
          <w:ilvl w:val="0"/>
          <w:numId w:val="1352"/>
        </w:numPr>
      </w:pPr>
      <w:r>
        <w:t xml:space="preserve">Study design</w:t>
      </w:r>
    </w:p>
    <w:p>
      <w:pPr>
        <w:pStyle w:val="Compact"/>
        <w:numPr>
          <w:ilvl w:val="0"/>
          <w:numId w:val="1352"/>
        </w:numPr>
      </w:pPr>
      <w:r>
        <w:t xml:space="preserve">Description of data</w:t>
      </w:r>
    </w:p>
    <w:p>
      <w:pPr>
        <w:pStyle w:val="Compact"/>
        <w:numPr>
          <w:ilvl w:val="0"/>
          <w:numId w:val="1352"/>
        </w:numPr>
      </w:pPr>
      <w:r>
        <w:t xml:space="preserve">Definition of outcomes</w:t>
      </w:r>
    </w:p>
    <w:p>
      <w:pPr>
        <w:pStyle w:val="Compact"/>
        <w:numPr>
          <w:ilvl w:val="0"/>
          <w:numId w:val="1352"/>
        </w:numPr>
      </w:pPr>
      <w:r>
        <w:t xml:space="preserve">Definition of interventions / exposures</w:t>
      </w:r>
    </w:p>
    <w:p>
      <w:pPr>
        <w:pStyle w:val="Compact"/>
        <w:numPr>
          <w:ilvl w:val="0"/>
          <w:numId w:val="1352"/>
        </w:numPr>
      </w:pPr>
      <w:r>
        <w:t xml:space="preserve">Definition of covariates</w:t>
      </w:r>
    </w:p>
    <w:p>
      <w:pPr>
        <w:pStyle w:val="Compact"/>
        <w:numPr>
          <w:ilvl w:val="0"/>
          <w:numId w:val="1352"/>
        </w:numPr>
      </w:pPr>
      <w:r>
        <w:t xml:space="preserve">Statistical power calculation</w:t>
      </w:r>
    </w:p>
    <w:p>
      <w:pPr>
        <w:pStyle w:val="Compact"/>
        <w:numPr>
          <w:ilvl w:val="0"/>
          <w:numId w:val="1352"/>
        </w:numPr>
      </w:pPr>
      <w:r>
        <w:t xml:space="preserve">Statistical model description</w:t>
      </w:r>
    </w:p>
    <w:p>
      <w:pPr>
        <w:pStyle w:val="Compact"/>
        <w:numPr>
          <w:ilvl w:val="0"/>
          <w:numId w:val="1352"/>
        </w:numPr>
      </w:pPr>
      <w:r>
        <w:t xml:space="preserve">Covariate selection / screening</w:t>
      </w:r>
    </w:p>
    <w:p>
      <w:pPr>
        <w:pStyle w:val="Compact"/>
        <w:numPr>
          <w:ilvl w:val="0"/>
          <w:numId w:val="1352"/>
        </w:numPr>
      </w:pPr>
      <w:r>
        <w:t xml:space="preserve">Standard error estimation method</w:t>
      </w:r>
    </w:p>
    <w:p>
      <w:pPr>
        <w:pStyle w:val="Compact"/>
        <w:numPr>
          <w:ilvl w:val="0"/>
          <w:numId w:val="1352"/>
        </w:numPr>
      </w:pPr>
      <w:r>
        <w:t xml:space="preserve">Missing data analysis</w:t>
      </w:r>
    </w:p>
    <w:p>
      <w:pPr>
        <w:pStyle w:val="Compact"/>
        <w:numPr>
          <w:ilvl w:val="0"/>
          <w:numId w:val="1352"/>
        </w:numPr>
      </w:pPr>
      <w:r>
        <w:t xml:space="preserve">Assessment of effect modification / subgroup analyses</w:t>
      </w:r>
    </w:p>
    <w:p>
      <w:pPr>
        <w:pStyle w:val="Compact"/>
        <w:numPr>
          <w:ilvl w:val="0"/>
          <w:numId w:val="1352"/>
        </w:numPr>
      </w:pPr>
      <w:r>
        <w:t xml:space="preserve">Sensitivity analyses</w:t>
      </w:r>
    </w:p>
    <w:p>
      <w:pPr>
        <w:pStyle w:val="Compact"/>
        <w:numPr>
          <w:ilvl w:val="0"/>
          <w:numId w:val="1352"/>
        </w:numPr>
      </w:pPr>
      <w:r>
        <w:t xml:space="preserve">Negative control analyses</w:t>
      </w:r>
    </w:p>
    <w:bookmarkEnd w:id="849"/>
    <w:bookmarkStart w:id="851" w:name="code-checklist"/>
    <w:p>
      <w:pPr>
        <w:pStyle w:val="Heading2"/>
      </w:pPr>
      <w:r>
        <w:t xml:space="preserve">19.2 Code checklist</w:t>
      </w:r>
    </w:p>
    <w:p>
      <w:pPr>
        <w:pStyle w:val="Compact"/>
        <w:numPr>
          <w:ilvl w:val="0"/>
          <w:numId w:val="1353"/>
        </w:numPr>
      </w:pPr>
      <w:r>
        <w:t xml:space="preserve">Does the script run without errors?</w:t>
      </w:r>
    </w:p>
    <w:p>
      <w:pPr>
        <w:pStyle w:val="Compact"/>
        <w:numPr>
          <w:ilvl w:val="0"/>
          <w:numId w:val="1353"/>
        </w:numPr>
      </w:pPr>
      <w:r>
        <w:t xml:space="preserve">Is code self-contained within repo and/or associated Box folder?</w:t>
      </w:r>
    </w:p>
    <w:p>
      <w:pPr>
        <w:pStyle w:val="Compact"/>
        <w:numPr>
          <w:ilvl w:val="0"/>
          <w:numId w:val="1353"/>
        </w:numPr>
      </w:pPr>
      <w:r>
        <w:t xml:space="preserve">Is all commented out code / remarks removed?</w:t>
      </w:r>
    </w:p>
    <w:p>
      <w:pPr>
        <w:pStyle w:val="Compact"/>
        <w:numPr>
          <w:ilvl w:val="0"/>
          <w:numId w:val="1353"/>
        </w:numPr>
      </w:pPr>
      <w:r>
        <w:t xml:space="preserve">Does the header accurately describe the process completed in the script?</w:t>
      </w:r>
    </w:p>
    <w:p>
      <w:pPr>
        <w:pStyle w:val="Compact"/>
        <w:numPr>
          <w:ilvl w:val="0"/>
          <w:numId w:val="1353"/>
        </w:numPr>
      </w:pPr>
      <w:r>
        <w:t xml:space="preserve">Is the script pushed to its github repository?</w:t>
      </w:r>
    </w:p>
    <w:p>
      <w:pPr>
        <w:pStyle w:val="Compact"/>
        <w:numPr>
          <w:ilvl w:val="0"/>
          <w:numId w:val="1353"/>
        </w:numPr>
      </w:pPr>
      <w:r>
        <w:t xml:space="preserve">Does the code adhere to the</w:t>
      </w:r>
      <w:r>
        <w:t xml:space="preserve"> </w:t>
      </w:r>
      <w:hyperlink r:id="rId850">
        <w:r>
          <w:rPr>
            <w:rStyle w:val="Hyperlink"/>
          </w:rPr>
          <w:t xml:space="preserve">coding style guide</w:t>
        </w:r>
      </w:hyperlink>
      <w:r>
        <w:t xml:space="preserve">?</w:t>
      </w:r>
    </w:p>
    <w:p>
      <w:pPr>
        <w:pStyle w:val="Compact"/>
        <w:numPr>
          <w:ilvl w:val="0"/>
          <w:numId w:val="1353"/>
        </w:numPr>
      </w:pPr>
      <w:r>
        <w:t xml:space="preserve">Are all warnings ignorable? Should any warnings be intentionally suppressed or addressed?</w:t>
      </w:r>
    </w:p>
    <w:bookmarkEnd w:id="851"/>
    <w:bookmarkStart w:id="853"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54"/>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54"/>
        </w:numPr>
      </w:pPr>
      <w:r>
        <w:t xml:space="preserve">Are the study results within the manuscript replicable (i.e., if you rerun the code in the study’s repository, the tables and figures will be exactly replicated?)</w:t>
      </w:r>
    </w:p>
    <w:p>
      <w:pPr>
        <w:pStyle w:val="Compact"/>
        <w:numPr>
          <w:ilvl w:val="0"/>
          <w:numId w:val="1354"/>
        </w:numPr>
      </w:pPr>
      <w:r>
        <w:t xml:space="preserve">Is a target journal selected?</w:t>
      </w:r>
    </w:p>
    <w:p>
      <w:pPr>
        <w:pStyle w:val="Compact"/>
        <w:numPr>
          <w:ilvl w:val="0"/>
          <w:numId w:val="1354"/>
        </w:numPr>
      </w:pPr>
      <w:r>
        <w:t xml:space="preserve">Is the title declarative, in other words, does it state the object/findings rather than suggest them?</w:t>
      </w:r>
    </w:p>
    <w:p>
      <w:pPr>
        <w:pStyle w:val="Compact"/>
        <w:numPr>
          <w:ilvl w:val="0"/>
          <w:numId w:val="1354"/>
        </w:numPr>
      </w:pPr>
      <w:r>
        <w:t xml:space="preserve">Is the word count of the manuscript close to the target journal’s allowance?</w:t>
      </w:r>
    </w:p>
    <w:p>
      <w:pPr>
        <w:pStyle w:val="Compact"/>
        <w:numPr>
          <w:ilvl w:val="0"/>
          <w:numId w:val="1354"/>
        </w:numPr>
      </w:pPr>
      <w:r>
        <w:t xml:space="preserve">Does the manuscript adhere to the formatting guide of the target journal?</w:t>
      </w:r>
    </w:p>
    <w:p>
      <w:pPr>
        <w:pStyle w:val="Compact"/>
        <w:numPr>
          <w:ilvl w:val="0"/>
          <w:numId w:val="1354"/>
        </w:numPr>
      </w:pPr>
      <w:r>
        <w:t xml:space="preserve">Does the manuscript use a consistent voice (passive or active – usually active is preferred … pun intended)?</w:t>
      </w:r>
    </w:p>
    <w:p>
      <w:pPr>
        <w:pStyle w:val="Compact"/>
        <w:numPr>
          <w:ilvl w:val="0"/>
          <w:numId w:val="1354"/>
        </w:numPr>
      </w:pPr>
      <w:r>
        <w:t xml:space="preserve">Is each figure and table (including supplementary material) referenced in the main text?</w:t>
      </w:r>
    </w:p>
    <w:p>
      <w:pPr>
        <w:pStyle w:val="Compact"/>
        <w:numPr>
          <w:ilvl w:val="0"/>
          <w:numId w:val="1354"/>
        </w:numPr>
      </w:pPr>
      <w:r>
        <w:t xml:space="preserve">Is there a caption for each figure and table (including supplementary material)?</w:t>
      </w:r>
    </w:p>
    <w:p>
      <w:pPr>
        <w:pStyle w:val="Compact"/>
        <w:numPr>
          <w:ilvl w:val="0"/>
          <w:numId w:val="1354"/>
        </w:numPr>
      </w:pPr>
      <w:r>
        <w:t xml:space="preserve">Are tables/figures and supplementary material numbered in accordance with their appearance in the main text?</w:t>
      </w:r>
    </w:p>
    <w:p>
      <w:pPr>
        <w:pStyle w:val="Compact"/>
        <w:numPr>
          <w:ilvl w:val="0"/>
          <w:numId w:val="1354"/>
        </w:numPr>
      </w:pPr>
      <w:r>
        <w:t xml:space="preserve">Does the text use past tense if it is reporting research findings or future tense if it is a study protocol?</w:t>
      </w:r>
    </w:p>
    <w:p>
      <w:pPr>
        <w:pStyle w:val="Compact"/>
        <w:numPr>
          <w:ilvl w:val="0"/>
          <w:numId w:val="135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54"/>
        </w:numPr>
      </w:pPr>
      <w:r>
        <w:t xml:space="preserve">Does the text use minimal abbreviations, and are all abbreviations defined at first use?</w:t>
      </w:r>
    </w:p>
    <w:p>
      <w:pPr>
        <w:pStyle w:val="Compact"/>
        <w:numPr>
          <w:ilvl w:val="0"/>
          <w:numId w:val="1354"/>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5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5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52">
        <w:r>
          <w:rPr>
            <w:rStyle w:val="Hyperlink"/>
          </w:rPr>
          <w:t xml:space="preserve">here</w:t>
        </w:r>
      </w:hyperlink>
      <w:r>
        <w:t xml:space="preserve">)</w:t>
      </w:r>
    </w:p>
    <w:p>
      <w:pPr>
        <w:pStyle w:val="Compact"/>
        <w:numPr>
          <w:ilvl w:val="0"/>
          <w:numId w:val="1354"/>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53"/>
    <w:bookmarkStart w:id="856" w:name="figure-checklist"/>
    <w:p>
      <w:pPr>
        <w:pStyle w:val="Heading2"/>
      </w:pPr>
      <w:r>
        <w:t xml:space="preserve">19.4 Figure checklist</w:t>
      </w:r>
    </w:p>
    <w:p>
      <w:pPr>
        <w:pStyle w:val="Compact"/>
        <w:numPr>
          <w:ilvl w:val="0"/>
          <w:numId w:val="1355"/>
        </w:numPr>
      </w:pPr>
      <w:r>
        <w:t xml:space="preserve">Are the x-axis and y-axis labeled?</w:t>
      </w:r>
    </w:p>
    <w:p>
      <w:pPr>
        <w:pStyle w:val="Compact"/>
        <w:numPr>
          <w:ilvl w:val="0"/>
          <w:numId w:val="1355"/>
        </w:numPr>
      </w:pPr>
      <w:r>
        <w:t xml:space="preserve">If the figure includes panels, is each panel labeled?</w:t>
      </w:r>
    </w:p>
    <w:p>
      <w:pPr>
        <w:pStyle w:val="Compact"/>
        <w:numPr>
          <w:ilvl w:val="0"/>
          <w:numId w:val="1355"/>
        </w:numPr>
      </w:pPr>
      <w:r>
        <w:t xml:space="preserve">Are there sufficient numerical / text labels and breaks on the x-axis and y-axis?</w:t>
      </w:r>
    </w:p>
    <w:p>
      <w:pPr>
        <w:pStyle w:val="Compact"/>
        <w:numPr>
          <w:ilvl w:val="0"/>
          <w:numId w:val="1355"/>
        </w:numPr>
      </w:pPr>
      <w:r>
        <w:t xml:space="preserve">Is the font size appropriate (i.e., large enough to read, not so large that it distracts from the data presented in the figure?)</w:t>
      </w:r>
    </w:p>
    <w:p>
      <w:pPr>
        <w:pStyle w:val="Compact"/>
        <w:numPr>
          <w:ilvl w:val="0"/>
          <w:numId w:val="1355"/>
        </w:numPr>
      </w:pPr>
      <w:r>
        <w:t xml:space="preserve">Are the colors used colorblind friendly? See a colorblind-friendly palette</w:t>
      </w:r>
      <w:r>
        <w:t xml:space="preserve"> </w:t>
      </w:r>
      <w:hyperlink r:id="rId854">
        <w:r>
          <w:rPr>
            <w:rStyle w:val="Hyperlink"/>
          </w:rPr>
          <w:t xml:space="preserve">here</w:t>
        </w:r>
      </w:hyperlink>
      <w:r>
        <w:t xml:space="preserve">, a neat palette generator with colorblind options</w:t>
      </w:r>
      <w:r>
        <w:t xml:space="preserve"> </w:t>
      </w:r>
      <w:hyperlink r:id="rId855">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55"/>
        </w:numPr>
      </w:pPr>
      <w:r>
        <w:t xml:space="preserve">Are colors/shapes/line types defined in a legend?</w:t>
      </w:r>
    </w:p>
    <w:p>
      <w:pPr>
        <w:pStyle w:val="Compact"/>
        <w:numPr>
          <w:ilvl w:val="0"/>
          <w:numId w:val="1355"/>
        </w:numPr>
      </w:pPr>
      <w:r>
        <w:t xml:space="preserve">Are the legends and other labels easy to understand with minimal abbreviations?</w:t>
      </w:r>
    </w:p>
    <w:p>
      <w:pPr>
        <w:pStyle w:val="Compact"/>
        <w:numPr>
          <w:ilvl w:val="0"/>
          <w:numId w:val="1355"/>
        </w:numPr>
      </w:pPr>
      <w:r>
        <w:t xml:space="preserve">If there is overplotting, is transparency used to show overlapping data?</w:t>
      </w:r>
    </w:p>
    <w:p>
      <w:pPr>
        <w:pStyle w:val="Compact"/>
        <w:numPr>
          <w:ilvl w:val="0"/>
          <w:numId w:val="1355"/>
        </w:numPr>
      </w:pPr>
      <w:r>
        <w:t xml:space="preserve">Are 95% confidence intervals or other measures of precision shown, if applicable?</w:t>
      </w:r>
    </w:p>
    <w:p>
      <w:r>
        <w:br w:type="page"/>
      </w:r>
    </w:p>
    <w:bookmarkEnd w:id="856"/>
    <w:bookmarkEnd w:id="857"/>
    <w:bookmarkStart w:id="900" w:name="resources-2"/>
    <w:p>
      <w:pPr>
        <w:pStyle w:val="Heading1"/>
      </w:pPr>
      <w:r>
        <w:t xml:space="preserve">20. Resources</w:t>
      </w:r>
    </w:p>
    <w:bookmarkStart w:id="874" w:name="resources-for-r"/>
    <w:p>
      <w:pPr>
        <w:pStyle w:val="Heading2"/>
      </w:pPr>
      <w:r>
        <w:t xml:space="preserve">20.1 Resources for R</w:t>
      </w:r>
    </w:p>
    <w:bookmarkStart w:id="860" w:name="books-and-comprehensive-guides"/>
    <w:p>
      <w:pPr>
        <w:pStyle w:val="Heading3"/>
      </w:pPr>
      <w:r>
        <w:t xml:space="preserve">20.1.1 Books and Comprehensive Guides</w:t>
      </w:r>
    </w:p>
    <w:p>
      <w:pPr>
        <w:pStyle w:val="Compact"/>
        <w:numPr>
          <w:ilvl w:val="0"/>
          <w:numId w:val="1356"/>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56"/>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56"/>
        </w:numPr>
      </w:pPr>
      <w:hyperlink r:id="rId858">
        <w:r>
          <w:rPr>
            <w:rStyle w:val="Hyperlink"/>
          </w:rPr>
          <w:t xml:space="preserve">Awesome R Package Development Tools</w:t>
        </w:r>
      </w:hyperlink>
      <w:r>
        <w:t xml:space="preserve"> </w:t>
      </w:r>
      <w:r>
        <w:t xml:space="preserve">- curated list of tools for R package development</w:t>
      </w:r>
    </w:p>
    <w:p>
      <w:pPr>
        <w:pStyle w:val="Compact"/>
        <w:numPr>
          <w:ilvl w:val="0"/>
          <w:numId w:val="1356"/>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56"/>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56"/>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56"/>
        </w:numPr>
      </w:pPr>
      <w:hyperlink r:id="rId859">
        <w:r>
          <w:rPr>
            <w:rStyle w:val="Hyperlink"/>
          </w:rPr>
          <w:t xml:space="preserve">DataCamp</w:t>
        </w:r>
      </w:hyperlink>
      <w:r>
        <w:t xml:space="preserve"> </w:t>
      </w:r>
      <w:r>
        <w:t xml:space="preserve">- email Kristen for access</w:t>
      </w:r>
    </w:p>
    <w:bookmarkEnd w:id="860"/>
    <w:bookmarkStart w:id="865" w:name="uc-davis-datalab-workshops-and-tutorials"/>
    <w:p>
      <w:pPr>
        <w:pStyle w:val="Heading3"/>
      </w:pPr>
      <w:r>
        <w:t xml:space="preserve">20.1.2 UC Davis DataLab Workshops and Tutorials</w:t>
      </w:r>
    </w:p>
    <w:p>
      <w:pPr>
        <w:pStyle w:val="FirstParagraph"/>
      </w:pPr>
      <w:r>
        <w:t xml:space="preserve">The</w:t>
      </w:r>
      <w:r>
        <w:t xml:space="preserve"> </w:t>
      </w:r>
      <w:hyperlink r:id="rId610">
        <w:r>
          <w:rPr>
            <w:rStyle w:val="Hyperlink"/>
          </w:rPr>
          <w:t xml:space="preserve">UC Davis DataLab</w:t>
        </w:r>
      </w:hyperlink>
      <w:r>
        <w:t xml:space="preserve"> </w:t>
      </w:r>
      <w:r>
        <w:t xml:space="preserve">provides extensive workshops and learning materials for data science:</w:t>
      </w:r>
    </w:p>
    <w:p>
      <w:pPr>
        <w:pStyle w:val="Compact"/>
        <w:numPr>
          <w:ilvl w:val="0"/>
          <w:numId w:val="1357"/>
        </w:numPr>
      </w:pPr>
      <w:hyperlink r:id="rId861">
        <w:r>
          <w:rPr>
            <w:rStyle w:val="Hyperlink"/>
          </w:rPr>
          <w:t xml:space="preserve">Workshop Index</w:t>
        </w:r>
      </w:hyperlink>
      <w:r>
        <w:t xml:space="preserve"> </w:t>
      </w:r>
      <w:r>
        <w:t xml:space="preserve">- comprehensive catalog of all DataLab workshops</w:t>
      </w:r>
    </w:p>
    <w:p>
      <w:pPr>
        <w:pStyle w:val="Compact"/>
        <w:numPr>
          <w:ilvl w:val="0"/>
          <w:numId w:val="1357"/>
        </w:numPr>
      </w:pPr>
      <w:hyperlink r:id="rId862">
        <w:r>
          <w:rPr>
            <w:rStyle w:val="Hyperlink"/>
          </w:rPr>
          <w:t xml:space="preserve">R Basics Workshop</w:t>
        </w:r>
      </w:hyperlink>
      <w:r>
        <w:t xml:space="preserve"> </w:t>
      </w:r>
      <w:r>
        <w:t xml:space="preserve">- foundational R programming for beginners</w:t>
      </w:r>
    </w:p>
    <w:p>
      <w:pPr>
        <w:pStyle w:val="Compact"/>
        <w:numPr>
          <w:ilvl w:val="0"/>
          <w:numId w:val="1357"/>
        </w:numPr>
      </w:pPr>
      <w:hyperlink r:id="rId863">
        <w:r>
          <w:rPr>
            <w:rStyle w:val="Hyperlink"/>
          </w:rPr>
          <w:t xml:space="preserve">Research Toolkits</w:t>
        </w:r>
      </w:hyperlink>
      <w:r>
        <w:t xml:space="preserve"> </w:t>
      </w:r>
      <w:r>
        <w:t xml:space="preserve">- in-depth guides for research tools and methods</w:t>
      </w:r>
    </w:p>
    <w:p>
      <w:pPr>
        <w:pStyle w:val="Compact"/>
        <w:numPr>
          <w:ilvl w:val="0"/>
          <w:numId w:val="1357"/>
        </w:numPr>
      </w:pPr>
      <w:hyperlink r:id="rId864">
        <w:r>
          <w:rPr>
            <w:rStyle w:val="Hyperlink"/>
          </w:rPr>
          <w:t xml:space="preserve">Install Guides</w:t>
        </w:r>
      </w:hyperlink>
      <w:r>
        <w:t xml:space="preserve"> </w:t>
      </w:r>
      <w:r>
        <w:t xml:space="preserve">- setup instructions for data science software</w:t>
      </w:r>
    </w:p>
    <w:bookmarkEnd w:id="865"/>
    <w:bookmarkStart w:id="870" w:name="cheat-sheets"/>
    <w:p>
      <w:pPr>
        <w:pStyle w:val="Heading3"/>
      </w:pPr>
      <w:r>
        <w:t xml:space="preserve">20.1.3 Cheat Sheets</w:t>
      </w:r>
    </w:p>
    <w:p>
      <w:pPr>
        <w:pStyle w:val="Compact"/>
        <w:numPr>
          <w:ilvl w:val="0"/>
          <w:numId w:val="1358"/>
        </w:numPr>
      </w:pPr>
      <w:hyperlink r:id="rId866">
        <w:r>
          <w:rPr>
            <w:rStyle w:val="Hyperlink"/>
          </w:rPr>
          <w:t xml:space="preserve">dplyr and tidyr cheat sheet</w:t>
        </w:r>
      </w:hyperlink>
    </w:p>
    <w:p>
      <w:pPr>
        <w:pStyle w:val="Compact"/>
        <w:numPr>
          <w:ilvl w:val="0"/>
          <w:numId w:val="1358"/>
        </w:numPr>
      </w:pPr>
      <w:hyperlink r:id="rId867">
        <w:r>
          <w:rPr>
            <w:rStyle w:val="Hyperlink"/>
          </w:rPr>
          <w:t xml:space="preserve">ggplot cheat sheet</w:t>
        </w:r>
      </w:hyperlink>
    </w:p>
    <w:p>
      <w:pPr>
        <w:pStyle w:val="Compact"/>
        <w:numPr>
          <w:ilvl w:val="0"/>
          <w:numId w:val="1358"/>
        </w:numPr>
      </w:pPr>
      <w:hyperlink r:id="rId868">
        <w:r>
          <w:rPr>
            <w:rStyle w:val="Hyperlink"/>
          </w:rPr>
          <w:t xml:space="preserve">data table cheat sheet</w:t>
        </w:r>
      </w:hyperlink>
    </w:p>
    <w:p>
      <w:pPr>
        <w:pStyle w:val="Compact"/>
        <w:numPr>
          <w:ilvl w:val="0"/>
          <w:numId w:val="1358"/>
        </w:numPr>
      </w:pPr>
      <w:hyperlink r:id="rId869">
        <w:r>
          <w:rPr>
            <w:rStyle w:val="Hyperlink"/>
          </w:rPr>
          <w:t xml:space="preserve">RMarkdown cheat sheet</w:t>
        </w:r>
      </w:hyperlink>
    </w:p>
    <w:bookmarkEnd w:id="870"/>
    <w:bookmarkStart w:id="872" w:name="style-and-best-practices"/>
    <w:p>
      <w:pPr>
        <w:pStyle w:val="Heading3"/>
      </w:pPr>
      <w:r>
        <w:t xml:space="preserve">20.1.4 Style and Best Practices</w:t>
      </w:r>
    </w:p>
    <w:p>
      <w:pPr>
        <w:pStyle w:val="Compact"/>
        <w:numPr>
          <w:ilvl w:val="0"/>
          <w:numId w:val="1359"/>
        </w:numPr>
      </w:pPr>
      <w:hyperlink r:id="rId871">
        <w:r>
          <w:rPr>
            <w:rStyle w:val="Hyperlink"/>
          </w:rPr>
          <w:t xml:space="preserve">Hadley Wickham’s R Style Guide</w:t>
        </w:r>
      </w:hyperlink>
    </w:p>
    <w:bookmarkEnd w:id="872"/>
    <w:bookmarkStart w:id="873" w:name="tidy-evaluation-resources"/>
    <w:p>
      <w:pPr>
        <w:pStyle w:val="Heading3"/>
      </w:pPr>
      <w:r>
        <w:t xml:space="preserve">20.1.5 Tidy Evaluation Resources</w:t>
      </w:r>
    </w:p>
    <w:p>
      <w:pPr>
        <w:pStyle w:val="Compact"/>
        <w:numPr>
          <w:ilvl w:val="0"/>
          <w:numId w:val="1360"/>
        </w:numPr>
      </w:pPr>
      <w:hyperlink r:id="rId237">
        <w:r>
          <w:rPr>
            <w:rStyle w:val="Hyperlink"/>
          </w:rPr>
          <w:t xml:space="preserve">Tidy Eval in 5 Minutes</w:t>
        </w:r>
      </w:hyperlink>
      <w:r>
        <w:t xml:space="preserve"> </w:t>
      </w:r>
      <w:r>
        <w:t xml:space="preserve">(video)</w:t>
      </w:r>
    </w:p>
    <w:p>
      <w:pPr>
        <w:pStyle w:val="Compact"/>
        <w:numPr>
          <w:ilvl w:val="0"/>
          <w:numId w:val="1360"/>
        </w:numPr>
      </w:pPr>
      <w:hyperlink r:id="rId235">
        <w:r>
          <w:rPr>
            <w:rStyle w:val="Hyperlink"/>
          </w:rPr>
          <w:t xml:space="preserve">Tidy Evaluation</w:t>
        </w:r>
      </w:hyperlink>
      <w:r>
        <w:t xml:space="preserve"> </w:t>
      </w:r>
      <w:r>
        <w:t xml:space="preserve">(e-book)</w:t>
      </w:r>
    </w:p>
    <w:p>
      <w:pPr>
        <w:pStyle w:val="Compact"/>
        <w:numPr>
          <w:ilvl w:val="0"/>
          <w:numId w:val="1360"/>
        </w:numPr>
      </w:pPr>
      <w:hyperlink r:id="rId239">
        <w:r>
          <w:rPr>
            <w:rStyle w:val="Hyperlink"/>
          </w:rPr>
          <w:t xml:space="preserve">Data Frame Columns as Arguments to Dplyr Functions</w:t>
        </w:r>
      </w:hyperlink>
      <w:r>
        <w:t xml:space="preserve"> </w:t>
      </w:r>
      <w:r>
        <w:t xml:space="preserve">(blog)</w:t>
      </w:r>
    </w:p>
    <w:p>
      <w:pPr>
        <w:pStyle w:val="Compact"/>
        <w:numPr>
          <w:ilvl w:val="0"/>
          <w:numId w:val="1360"/>
        </w:numPr>
      </w:pPr>
      <w:hyperlink r:id="rId240">
        <w:r>
          <w:rPr>
            <w:rStyle w:val="Hyperlink"/>
          </w:rPr>
          <w:t xml:space="preserve">Standard Evaluation for *_join</w:t>
        </w:r>
      </w:hyperlink>
      <w:r>
        <w:t xml:space="preserve"> </w:t>
      </w:r>
      <w:r>
        <w:t xml:space="preserve">(stackoverflow)</w:t>
      </w:r>
    </w:p>
    <w:p>
      <w:pPr>
        <w:pStyle w:val="Compact"/>
        <w:numPr>
          <w:ilvl w:val="0"/>
          <w:numId w:val="1360"/>
        </w:numPr>
      </w:pPr>
      <w:hyperlink r:id="rId235">
        <w:r>
          <w:rPr>
            <w:rStyle w:val="Hyperlink"/>
          </w:rPr>
          <w:t xml:space="preserve">Programming with dplyr</w:t>
        </w:r>
      </w:hyperlink>
      <w:r>
        <w:t xml:space="preserve"> </w:t>
      </w:r>
      <w:r>
        <w:t xml:space="preserve">(package vignette)</w:t>
      </w:r>
    </w:p>
    <w:bookmarkEnd w:id="873"/>
    <w:bookmarkEnd w:id="874"/>
    <w:bookmarkStart w:id="876" w:name="resources-for-git-github"/>
    <w:p>
      <w:pPr>
        <w:pStyle w:val="Heading2"/>
      </w:pPr>
      <w:r>
        <w:t xml:space="preserve">20.2 Resources for Git &amp; Github</w:t>
      </w:r>
    </w:p>
    <w:p>
      <w:pPr>
        <w:pStyle w:val="Compact"/>
        <w:numPr>
          <w:ilvl w:val="0"/>
          <w:numId w:val="1361"/>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61"/>
        </w:numPr>
      </w:pPr>
      <w:hyperlink r:id="rId875">
        <w:r>
          <w:rPr>
            <w:rStyle w:val="Hyperlink"/>
          </w:rPr>
          <w:t xml:space="preserve">GitHub Skills: Introduction to GitHub</w:t>
        </w:r>
      </w:hyperlink>
    </w:p>
    <w:p>
      <w:pPr>
        <w:pStyle w:val="Compact"/>
        <w:numPr>
          <w:ilvl w:val="0"/>
          <w:numId w:val="1361"/>
        </w:numPr>
      </w:pPr>
      <w:hyperlink r:id="rId450">
        <w:r>
          <w:rPr>
            <w:rStyle w:val="Hyperlink"/>
          </w:rPr>
          <w:t xml:space="preserve">UC Davis DataLab Git Sandbox</w:t>
        </w:r>
      </w:hyperlink>
      <w:r>
        <w:t xml:space="preserve"> </w:t>
      </w:r>
      <w:r>
        <w:t xml:space="preserve">- hands-on Git practice repository</w:t>
      </w:r>
    </w:p>
    <w:bookmarkEnd w:id="876"/>
    <w:bookmarkStart w:id="879" w:name="resources-for-python"/>
    <w:p>
      <w:pPr>
        <w:pStyle w:val="Heading2"/>
      </w:pPr>
      <w:r>
        <w:t xml:space="preserve">20.3 Resources for Python</w:t>
      </w:r>
    </w:p>
    <w:p>
      <w:pPr>
        <w:pStyle w:val="Compact"/>
        <w:numPr>
          <w:ilvl w:val="0"/>
          <w:numId w:val="1362"/>
        </w:numPr>
      </w:pPr>
      <w:hyperlink r:id="rId877">
        <w:r>
          <w:rPr>
            <w:rStyle w:val="Hyperlink"/>
          </w:rPr>
          <w:t xml:space="preserve">UC Davis DataLab Python Basics Workshop</w:t>
        </w:r>
      </w:hyperlink>
      <w:r>
        <w:t xml:space="preserve"> </w:t>
      </w:r>
      <w:r>
        <w:t xml:space="preserve">- foundational Python programming</w:t>
      </w:r>
    </w:p>
    <w:p>
      <w:pPr>
        <w:pStyle w:val="Compact"/>
        <w:numPr>
          <w:ilvl w:val="0"/>
          <w:numId w:val="1362"/>
        </w:numPr>
      </w:pPr>
      <w:hyperlink r:id="rId878">
        <w:r>
          <w:rPr>
            <w:rStyle w:val="Hyperlink"/>
          </w:rPr>
          <w:t xml:space="preserve">Natural Language Processing with Python</w:t>
        </w:r>
      </w:hyperlink>
      <w:r>
        <w:t xml:space="preserve"> </w:t>
      </w:r>
      <w:r>
        <w:t xml:space="preserve">- text analysis and NLP techniques</w:t>
      </w:r>
    </w:p>
    <w:bookmarkEnd w:id="879"/>
    <w:bookmarkStart w:id="881" w:name="resources-for-julia"/>
    <w:p>
      <w:pPr>
        <w:pStyle w:val="Heading2"/>
      </w:pPr>
      <w:r>
        <w:t xml:space="preserve">20.4 Resources for Julia</w:t>
      </w:r>
    </w:p>
    <w:p>
      <w:pPr>
        <w:pStyle w:val="Compact"/>
        <w:numPr>
          <w:ilvl w:val="0"/>
          <w:numId w:val="1363"/>
        </w:numPr>
      </w:pPr>
      <w:hyperlink r:id="rId880">
        <w:r>
          <w:rPr>
            <w:rStyle w:val="Hyperlink"/>
          </w:rPr>
          <w:t xml:space="preserve">UC Davis Julia Users Group Julia Basics Workshop</w:t>
        </w:r>
      </w:hyperlink>
      <w:r>
        <w:t xml:space="preserve"> </w:t>
      </w:r>
      <w:r>
        <w:t xml:space="preserve">- foundational Julia programming</w:t>
      </w:r>
    </w:p>
    <w:bookmarkEnd w:id="881"/>
    <w:bookmarkStart w:id="882" w:name="scientific-figures"/>
    <w:p>
      <w:pPr>
        <w:pStyle w:val="Heading2"/>
      </w:pPr>
      <w:r>
        <w:t xml:space="preserve">20.5 Scientific figures</w:t>
      </w:r>
    </w:p>
    <w:p>
      <w:pPr>
        <w:pStyle w:val="Compact"/>
        <w:numPr>
          <w:ilvl w:val="0"/>
          <w:numId w:val="1364"/>
        </w:numPr>
      </w:pPr>
      <w:r>
        <w:t xml:space="preserve">Ten Simple Rules for Better Figures</w:t>
      </w:r>
      <w:r>
        <w:t xml:space="preserve"> </w:t>
      </w:r>
      <w:r>
        <w:t xml:space="preserve">(Rougier et al. 2014)</w:t>
      </w:r>
    </w:p>
    <w:bookmarkEnd w:id="882"/>
    <w:bookmarkStart w:id="886" w:name="writing"/>
    <w:p>
      <w:pPr>
        <w:pStyle w:val="Heading2"/>
      </w:pPr>
      <w:r>
        <w:t xml:space="preserve">20.6 Writing</w:t>
      </w:r>
    </w:p>
    <w:p>
      <w:pPr>
        <w:pStyle w:val="Compact"/>
        <w:numPr>
          <w:ilvl w:val="0"/>
          <w:numId w:val="1365"/>
        </w:numPr>
      </w:pPr>
      <w:r>
        <w:t xml:space="preserve">Unpacking the Scientific Toolbox</w:t>
      </w:r>
      <w:r>
        <w:t xml:space="preserve"> </w:t>
      </w:r>
      <w:r>
        <w:t xml:space="preserve">(Silbiger and Stubler 2019)</w:t>
      </w:r>
    </w:p>
    <w:p>
      <w:pPr>
        <w:pStyle w:val="Compact"/>
        <w:numPr>
          <w:ilvl w:val="0"/>
          <w:numId w:val="1365"/>
        </w:numPr>
      </w:pPr>
      <w:r>
        <w:t xml:space="preserve">ICMJE Definition of authorship</w:t>
      </w:r>
      <w:r>
        <w:t xml:space="preserve"> </w:t>
      </w:r>
      <w:r>
        <w:t xml:space="preserve">(International Committee of Medical Journal Editors, n.d.)</w:t>
      </w:r>
    </w:p>
    <w:p>
      <w:pPr>
        <w:pStyle w:val="Compact"/>
        <w:numPr>
          <w:ilvl w:val="0"/>
          <w:numId w:val="1365"/>
        </w:numPr>
      </w:pPr>
      <w:r>
        <w:t xml:space="preserve">Computational science: …why scientific programming does not compute</w:t>
      </w:r>
      <w:r>
        <w:t xml:space="preserve"> </w:t>
      </w:r>
      <w:r>
        <w:t xml:space="preserve">(Merali and Giles 2010)</w:t>
      </w:r>
    </w:p>
    <w:p>
      <w:pPr>
        <w:pStyle w:val="Compact"/>
        <w:numPr>
          <w:ilvl w:val="0"/>
          <w:numId w:val="1365"/>
        </w:numPr>
      </w:pPr>
      <w:hyperlink r:id="rId883">
        <w:r>
          <w:rPr>
            <w:rStyle w:val="Hyperlink"/>
          </w:rPr>
          <w:t xml:space="preserve">The Pathway to Publishing: A Guide to Quantitative Writing in the Health Sciences</w:t>
        </w:r>
      </w:hyperlink>
    </w:p>
    <w:p>
      <w:pPr>
        <w:pStyle w:val="Compact"/>
        <w:numPr>
          <w:ilvl w:val="0"/>
          <w:numId w:val="1365"/>
        </w:numPr>
      </w:pPr>
      <w:hyperlink r:id="rId88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65"/>
        </w:numPr>
      </w:pPr>
      <w:hyperlink r:id="rId885">
        <w:r>
          <w:rPr>
            <w:rStyle w:val="Hyperlink"/>
          </w:rPr>
          <w:t xml:space="preserve">Secret, actionable writing tips</w:t>
        </w:r>
      </w:hyperlink>
    </w:p>
    <w:bookmarkEnd w:id="886"/>
    <w:bookmarkStart w:id="890" w:name="presentations"/>
    <w:p>
      <w:pPr>
        <w:pStyle w:val="Heading2"/>
      </w:pPr>
      <w:r>
        <w:t xml:space="preserve">20.7 Presentations</w:t>
      </w:r>
    </w:p>
    <w:p>
      <w:pPr>
        <w:pStyle w:val="Compact"/>
        <w:numPr>
          <w:ilvl w:val="0"/>
          <w:numId w:val="1366"/>
        </w:numPr>
      </w:pPr>
      <w:r>
        <w:t xml:space="preserve">How to tell a compelling story in scientific presentations</w:t>
      </w:r>
      <w:r>
        <w:t xml:space="preserve"> </w:t>
      </w:r>
      <w:r>
        <w:t xml:space="preserve">(Van Noorden 2021)</w:t>
      </w:r>
    </w:p>
    <w:p>
      <w:pPr>
        <w:pStyle w:val="Compact"/>
        <w:numPr>
          <w:ilvl w:val="0"/>
          <w:numId w:val="1366"/>
        </w:numPr>
      </w:pPr>
      <w:hyperlink r:id="rId887">
        <w:r>
          <w:rPr>
            <w:rStyle w:val="Hyperlink"/>
          </w:rPr>
          <w:t xml:space="preserve">How to give a killer narratively-driven scientific talk</w:t>
        </w:r>
      </w:hyperlink>
    </w:p>
    <w:p>
      <w:pPr>
        <w:pStyle w:val="Compact"/>
        <w:numPr>
          <w:ilvl w:val="0"/>
          <w:numId w:val="1366"/>
        </w:numPr>
      </w:pPr>
      <w:hyperlink r:id="rId888">
        <w:r>
          <w:rPr>
            <w:rStyle w:val="Hyperlink"/>
          </w:rPr>
          <w:t xml:space="preserve">How to make a better poster</w:t>
        </w:r>
      </w:hyperlink>
    </w:p>
    <w:p>
      <w:pPr>
        <w:pStyle w:val="Compact"/>
        <w:numPr>
          <w:ilvl w:val="0"/>
          <w:numId w:val="1366"/>
        </w:numPr>
      </w:pPr>
      <w:hyperlink r:id="rId889">
        <w:r>
          <w:rPr>
            <w:rStyle w:val="Hyperlink"/>
          </w:rPr>
          <w:t xml:space="preserve">How to make an even better poster</w:t>
        </w:r>
      </w:hyperlink>
    </w:p>
    <w:bookmarkEnd w:id="890"/>
    <w:bookmarkStart w:id="893" w:name="professional-advice"/>
    <w:p>
      <w:pPr>
        <w:pStyle w:val="Heading2"/>
      </w:pPr>
      <w:r>
        <w:t xml:space="preserve">20.8 Professional advice</w:t>
      </w:r>
    </w:p>
    <w:p>
      <w:pPr>
        <w:pStyle w:val="Compact"/>
        <w:numPr>
          <w:ilvl w:val="0"/>
          <w:numId w:val="1367"/>
        </w:numPr>
      </w:pPr>
      <w:hyperlink r:id="rId891">
        <w:r>
          <w:rPr>
            <w:rStyle w:val="Hyperlink"/>
          </w:rPr>
          <w:t xml:space="preserve">Professional advice, especially for your first job</w:t>
        </w:r>
      </w:hyperlink>
    </w:p>
    <w:p>
      <w:pPr>
        <w:pStyle w:val="Compact"/>
        <w:numPr>
          <w:ilvl w:val="0"/>
          <w:numId w:val="1367"/>
        </w:numPr>
      </w:pPr>
      <w:hyperlink r:id="rId892">
        <w:r>
          <w:rPr>
            <w:rStyle w:val="Hyperlink"/>
          </w:rPr>
          <w:t xml:space="preserve">Team Public Health Substack</w:t>
        </w:r>
      </w:hyperlink>
    </w:p>
    <w:bookmarkEnd w:id="893"/>
    <w:bookmarkStart w:id="896" w:name="funding"/>
    <w:p>
      <w:pPr>
        <w:pStyle w:val="Heading2"/>
      </w:pPr>
      <w:r>
        <w:t xml:space="preserve">20.9 Funding</w:t>
      </w:r>
    </w:p>
    <w:p>
      <w:pPr>
        <w:pStyle w:val="Compact"/>
        <w:numPr>
          <w:ilvl w:val="0"/>
          <w:numId w:val="1368"/>
        </w:numPr>
      </w:pPr>
      <w:hyperlink r:id="rId894">
        <w:r>
          <w:rPr>
            <w:rStyle w:val="Hyperlink"/>
          </w:rPr>
          <w:t xml:space="preserve">Building Your Funding Train</w:t>
        </w:r>
      </w:hyperlink>
    </w:p>
    <w:p>
      <w:pPr>
        <w:pStyle w:val="Compact"/>
        <w:numPr>
          <w:ilvl w:val="0"/>
          <w:numId w:val="1368"/>
        </w:numPr>
      </w:pPr>
      <w:hyperlink r:id="rId895">
        <w:r>
          <w:rPr>
            <w:rStyle w:val="Hyperlink"/>
          </w:rPr>
          <w:t xml:space="preserve">NIH Grant Writing Resources</w:t>
        </w:r>
      </w:hyperlink>
    </w:p>
    <w:bookmarkEnd w:id="896"/>
    <w:bookmarkStart w:id="899" w:name="ethics-and-global-health-research"/>
    <w:p>
      <w:pPr>
        <w:pStyle w:val="Heading2"/>
      </w:pPr>
      <w:r>
        <w:t xml:space="preserve">20.10 Ethics and global health research</w:t>
      </w:r>
    </w:p>
    <w:p>
      <w:pPr>
        <w:pStyle w:val="Compact"/>
        <w:numPr>
          <w:ilvl w:val="0"/>
          <w:numId w:val="1369"/>
        </w:numPr>
      </w:pPr>
      <w:hyperlink r:id="rId897">
        <w:r>
          <w:rPr>
            <w:rStyle w:val="Hyperlink"/>
          </w:rPr>
          <w:t xml:space="preserve">Global Code of Conduct For Research in Resource-Poor Settings</w:t>
        </w:r>
      </w:hyperlink>
    </w:p>
    <w:p>
      <w:pPr>
        <w:pStyle w:val="Compact"/>
        <w:numPr>
          <w:ilvl w:val="0"/>
          <w:numId w:val="1369"/>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69"/>
        </w:numPr>
      </w:pPr>
      <w:hyperlink r:id="rId898">
        <w:r>
          <w:rPr>
            <w:rStyle w:val="Hyperlink"/>
          </w:rPr>
          <w:t xml:space="preserve">Transforming Global Health Partnerships</w:t>
        </w:r>
      </w:hyperlink>
    </w:p>
    <w:p>
      <w:r>
        <w:br w:type="page"/>
      </w:r>
    </w:p>
    <w:bookmarkEnd w:id="899"/>
    <w:bookmarkEnd w:id="900"/>
    <w:bookmarkStart w:id="927" w:name="professional-development"/>
    <w:p>
      <w:pPr>
        <w:pStyle w:val="Heading1"/>
      </w:pPr>
      <w:r>
        <w:t xml:space="preserve">21. Professional Development</w:t>
      </w:r>
    </w:p>
    <w:bookmarkStart w:id="901"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70"/>
        </w:numPr>
      </w:pPr>
      <w:r>
        <w:t xml:space="preserve">Regular, open communication between mentees and mentors</w:t>
      </w:r>
    </w:p>
    <w:p>
      <w:pPr>
        <w:pStyle w:val="Compact"/>
        <w:numPr>
          <w:ilvl w:val="0"/>
          <w:numId w:val="1370"/>
        </w:numPr>
      </w:pPr>
      <w:r>
        <w:t xml:space="preserve">Mutual respect and trust</w:t>
      </w:r>
    </w:p>
    <w:p>
      <w:pPr>
        <w:pStyle w:val="Compact"/>
        <w:numPr>
          <w:ilvl w:val="0"/>
          <w:numId w:val="1370"/>
        </w:numPr>
      </w:pPr>
      <w:r>
        <w:t xml:space="preserve">Clear expectations and goals</w:t>
      </w:r>
    </w:p>
    <w:p>
      <w:pPr>
        <w:pStyle w:val="Compact"/>
        <w:numPr>
          <w:ilvl w:val="0"/>
          <w:numId w:val="1370"/>
        </w:numPr>
      </w:pPr>
      <w:r>
        <w:t xml:space="preserve">Constructive feedback</w:t>
      </w:r>
    </w:p>
    <w:p>
      <w:pPr>
        <w:pStyle w:val="Compact"/>
        <w:numPr>
          <w:ilvl w:val="0"/>
          <w:numId w:val="1370"/>
        </w:numPr>
      </w:pPr>
      <w:r>
        <w:t xml:space="preserve">Support for both research and career development</w:t>
      </w:r>
    </w:p>
    <w:bookmarkEnd w:id="901"/>
    <w:bookmarkStart w:id="904"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71"/>
        </w:numPr>
      </w:pPr>
      <w:r>
        <w:t xml:space="preserve">Short-term and long-term career goals</w:t>
      </w:r>
    </w:p>
    <w:p>
      <w:pPr>
        <w:pStyle w:val="Compact"/>
        <w:numPr>
          <w:ilvl w:val="0"/>
          <w:numId w:val="1371"/>
        </w:numPr>
      </w:pPr>
      <w:r>
        <w:t xml:space="preserve">Skills to develop</w:t>
      </w:r>
    </w:p>
    <w:p>
      <w:pPr>
        <w:pStyle w:val="Compact"/>
        <w:numPr>
          <w:ilvl w:val="0"/>
          <w:numId w:val="1371"/>
        </w:numPr>
      </w:pPr>
      <w:r>
        <w:t xml:space="preserve">Training needs and opportunities</w:t>
      </w:r>
    </w:p>
    <w:p>
      <w:pPr>
        <w:pStyle w:val="Compact"/>
        <w:numPr>
          <w:ilvl w:val="0"/>
          <w:numId w:val="1371"/>
        </w:numPr>
      </w:pPr>
      <w:r>
        <w:t xml:space="preserve">Timeline and milestones</w:t>
      </w:r>
    </w:p>
    <w:p>
      <w:pPr>
        <w:pStyle w:val="Compact"/>
        <w:numPr>
          <w:ilvl w:val="0"/>
          <w:numId w:val="1371"/>
        </w:numPr>
      </w:pPr>
      <w:r>
        <w:t xml:space="preserve">Progress toward goals</w:t>
      </w:r>
    </w:p>
    <w:p>
      <w:pPr>
        <w:pStyle w:val="FirstParagraph"/>
      </w:pPr>
      <w:r>
        <w:t xml:space="preserve">Update your IDP at least annually and discuss it with your PI. Useful resources:</w:t>
      </w:r>
    </w:p>
    <w:p>
      <w:pPr>
        <w:pStyle w:val="Compact"/>
        <w:numPr>
          <w:ilvl w:val="0"/>
          <w:numId w:val="1372"/>
        </w:numPr>
      </w:pPr>
      <w:hyperlink r:id="rId902">
        <w:r>
          <w:rPr>
            <w:rStyle w:val="Hyperlink"/>
          </w:rPr>
          <w:t xml:space="preserve">myIDP - Individual Development Plan tool</w:t>
        </w:r>
      </w:hyperlink>
    </w:p>
    <w:p>
      <w:pPr>
        <w:pStyle w:val="Compact"/>
        <w:numPr>
          <w:ilvl w:val="0"/>
          <w:numId w:val="1372"/>
        </w:numPr>
      </w:pPr>
      <w:hyperlink r:id="rId903">
        <w:r>
          <w:rPr>
            <w:rStyle w:val="Hyperlink"/>
          </w:rPr>
          <w:t xml:space="preserve">NIH OITE Career Resources</w:t>
        </w:r>
      </w:hyperlink>
    </w:p>
    <w:bookmarkEnd w:id="904"/>
    <w:bookmarkStart w:id="907"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73"/>
        </w:numPr>
      </w:pPr>
      <w:r>
        <w:t xml:space="preserve">Discuss conference opportunities with PIs early</w:t>
      </w:r>
    </w:p>
    <w:p>
      <w:pPr>
        <w:pStyle w:val="Compact"/>
        <w:numPr>
          <w:ilvl w:val="0"/>
          <w:numId w:val="1373"/>
        </w:numPr>
      </w:pPr>
      <w:r>
        <w:t xml:space="preserve">Submit abstracts with PI approval</w:t>
      </w:r>
    </w:p>
    <w:p>
      <w:pPr>
        <w:pStyle w:val="Compact"/>
        <w:numPr>
          <w:ilvl w:val="0"/>
          <w:numId w:val="1373"/>
        </w:numPr>
      </w:pPr>
      <w:r>
        <w:t xml:space="preserve">Practice presentations in lab meeting before the conference</w:t>
      </w:r>
    </w:p>
    <w:p>
      <w:pPr>
        <w:pStyle w:val="Compact"/>
        <w:numPr>
          <w:ilvl w:val="0"/>
          <w:numId w:val="1373"/>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74"/>
        </w:numPr>
      </w:pPr>
      <w:hyperlink r:id="rId905">
        <w:r>
          <w:rPr>
            <w:rStyle w:val="Hyperlink"/>
          </w:rPr>
          <w:t xml:space="preserve">How to tell a compelling story in scientific presentations</w:t>
        </w:r>
      </w:hyperlink>
    </w:p>
    <w:p>
      <w:pPr>
        <w:pStyle w:val="Compact"/>
        <w:numPr>
          <w:ilvl w:val="0"/>
          <w:numId w:val="1374"/>
        </w:numPr>
      </w:pPr>
      <w:hyperlink r:id="rId887">
        <w:r>
          <w:rPr>
            <w:rStyle w:val="Hyperlink"/>
          </w:rPr>
          <w:t xml:space="preserve">How to give a killer narratively-driven scientific talk</w:t>
        </w:r>
      </w:hyperlink>
    </w:p>
    <w:p>
      <w:pPr>
        <w:pStyle w:val="Compact"/>
        <w:numPr>
          <w:ilvl w:val="0"/>
          <w:numId w:val="1374"/>
        </w:numPr>
      </w:pPr>
      <w:hyperlink r:id="rId906">
        <w:r>
          <w:rPr>
            <w:rStyle w:val="Hyperlink"/>
          </w:rPr>
          <w:t xml:space="preserve">How to make a better poster</w:t>
        </w:r>
      </w:hyperlink>
    </w:p>
    <w:p>
      <w:pPr>
        <w:pStyle w:val="Compact"/>
        <w:numPr>
          <w:ilvl w:val="0"/>
          <w:numId w:val="1374"/>
        </w:numPr>
      </w:pPr>
      <w:hyperlink r:id="rId889">
        <w:r>
          <w:rPr>
            <w:rStyle w:val="Hyperlink"/>
          </w:rPr>
          <w:t xml:space="preserve">How to make an even better poster</w:t>
        </w:r>
      </w:hyperlink>
    </w:p>
    <w:bookmarkEnd w:id="907"/>
    <w:bookmarkStart w:id="911"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75"/>
        </w:numPr>
      </w:pPr>
      <w:r>
        <w:t xml:space="preserve">Label x-axis and y-axis clearly</w:t>
      </w:r>
    </w:p>
    <w:p>
      <w:pPr>
        <w:pStyle w:val="Compact"/>
        <w:numPr>
          <w:ilvl w:val="0"/>
          <w:numId w:val="1375"/>
        </w:numPr>
      </w:pPr>
      <w:r>
        <w:t xml:space="preserve">Use panel labels when including multiple subplots</w:t>
      </w:r>
    </w:p>
    <w:p>
      <w:pPr>
        <w:pStyle w:val="Compact"/>
        <w:numPr>
          <w:ilvl w:val="0"/>
          <w:numId w:val="1375"/>
        </w:numPr>
      </w:pPr>
      <w:r>
        <w:t xml:space="preserve">Include sufficient tick marks and labels</w:t>
      </w:r>
    </w:p>
    <w:p>
      <w:pPr>
        <w:pStyle w:val="Compact"/>
        <w:numPr>
          <w:ilvl w:val="0"/>
          <w:numId w:val="1375"/>
        </w:numPr>
      </w:pPr>
      <w:r>
        <w:t xml:space="preserve">Use appropriate font sizes (readable but not distracting)</w:t>
      </w:r>
    </w:p>
    <w:p>
      <w:pPr>
        <w:pStyle w:val="Compact"/>
        <w:numPr>
          <w:ilvl w:val="0"/>
          <w:numId w:val="1375"/>
        </w:numPr>
      </w:pPr>
      <w:r>
        <w:t xml:space="preserve">Use colorblind-friendly palettes (see</w:t>
      </w:r>
      <w:r>
        <w:t xml:space="preserve"> </w:t>
      </w:r>
      <w:hyperlink r:id="rId908">
        <w:r>
          <w:rPr>
            <w:rStyle w:val="Hyperlink"/>
          </w:rPr>
          <w:t xml:space="preserve">ColorBrewer</w:t>
        </w:r>
      </w:hyperlink>
      <w:r>
        <w:t xml:space="preserve"> </w:t>
      </w:r>
      <w:r>
        <w:t xml:space="preserve">or</w:t>
      </w:r>
      <w:r>
        <w:t xml:space="preserve"> </w:t>
      </w:r>
      <w:hyperlink r:id="rId909">
        <w:r>
          <w:rPr>
            <w:rStyle w:val="Hyperlink"/>
          </w:rPr>
          <w:t xml:space="preserve">iwanthue</w:t>
        </w:r>
      </w:hyperlink>
      <w:r>
        <w:t xml:space="preserve">)</w:t>
      </w:r>
    </w:p>
    <w:p>
      <w:pPr>
        <w:pStyle w:val="Compact"/>
        <w:numPr>
          <w:ilvl w:val="0"/>
          <w:numId w:val="1375"/>
        </w:numPr>
      </w:pPr>
      <w:r>
        <w:t xml:space="preserve">Define colors, shapes, and line types in legends</w:t>
      </w:r>
    </w:p>
    <w:p>
      <w:pPr>
        <w:pStyle w:val="Compact"/>
        <w:numPr>
          <w:ilvl w:val="0"/>
          <w:numId w:val="1375"/>
        </w:numPr>
      </w:pPr>
      <w:r>
        <w:t xml:space="preserve">Minimize abbreviations in labels and legends</w:t>
      </w:r>
    </w:p>
    <w:p>
      <w:pPr>
        <w:pStyle w:val="Compact"/>
        <w:numPr>
          <w:ilvl w:val="0"/>
          <w:numId w:val="1375"/>
        </w:numPr>
      </w:pPr>
      <w:r>
        <w:t xml:space="preserve">Use transparency to show overlapping data</w:t>
      </w:r>
    </w:p>
    <w:p>
      <w:pPr>
        <w:pStyle w:val="Compact"/>
        <w:numPr>
          <w:ilvl w:val="0"/>
          <w:numId w:val="1375"/>
        </w:numPr>
      </w:pPr>
      <w:r>
        <w:t xml:space="preserve">Show measures of precision (e.g., 95% confidence intervals)</w:t>
      </w:r>
    </w:p>
    <w:p>
      <w:pPr>
        <w:pStyle w:val="FirstParagraph"/>
      </w:pPr>
      <w:r>
        <w:rPr>
          <w:b/>
          <w:bCs/>
        </w:rPr>
        <w:t xml:space="preserve">Resources:</w:t>
      </w:r>
    </w:p>
    <w:p>
      <w:pPr>
        <w:pStyle w:val="Compact"/>
        <w:numPr>
          <w:ilvl w:val="0"/>
          <w:numId w:val="1376"/>
        </w:numPr>
      </w:pPr>
      <w:hyperlink r:id="rId910">
        <w:r>
          <w:rPr>
            <w:rStyle w:val="Hyperlink"/>
          </w:rPr>
          <w:t xml:space="preserve">Ten Simple Rules for Better Figures</w:t>
        </w:r>
      </w:hyperlink>
    </w:p>
    <w:bookmarkEnd w:id="911"/>
    <w:bookmarkStart w:id="913" w:name="grant-writing"/>
    <w:p>
      <w:pPr>
        <w:pStyle w:val="Heading2"/>
      </w:pPr>
      <w:r>
        <w:t xml:space="preserve">21.5 Grant Writing</w:t>
      </w:r>
    </w:p>
    <w:p>
      <w:pPr>
        <w:pStyle w:val="Compact"/>
        <w:numPr>
          <w:ilvl w:val="0"/>
          <w:numId w:val="1377"/>
        </w:numPr>
      </w:pPr>
      <w:r>
        <w:t xml:space="preserve">Graduate students and postdocs are encouraged to apply for fellowships (e.g., NIH F31, NSF GRFP, K awards)</w:t>
      </w:r>
    </w:p>
    <w:p>
      <w:pPr>
        <w:pStyle w:val="Compact"/>
        <w:numPr>
          <w:ilvl w:val="0"/>
          <w:numId w:val="1377"/>
        </w:numPr>
      </w:pPr>
      <w:r>
        <w:t xml:space="preserve">PIs will support fellowship applications with feedback, letters of support, and mentoring</w:t>
      </w:r>
    </w:p>
    <w:p>
      <w:pPr>
        <w:pStyle w:val="Compact"/>
        <w:numPr>
          <w:ilvl w:val="0"/>
          <w:numId w:val="1377"/>
        </w:numPr>
      </w:pPr>
      <w:r>
        <w:t xml:space="preserve">Start planning fellowship applications well in advance of deadlines (typically 3-6 months)</w:t>
      </w:r>
    </w:p>
    <w:p>
      <w:pPr>
        <w:pStyle w:val="Compact"/>
        <w:numPr>
          <w:ilvl w:val="0"/>
          <w:numId w:val="1377"/>
        </w:numPr>
      </w:pPr>
      <w:r>
        <w:t xml:space="preserve">Attend grant writing workshops and seek feedback from multiple sources</w:t>
      </w:r>
    </w:p>
    <w:p>
      <w:pPr>
        <w:pStyle w:val="FirstParagraph"/>
      </w:pPr>
      <w:r>
        <w:rPr>
          <w:b/>
          <w:bCs/>
        </w:rPr>
        <w:t xml:space="preserve">Resources:</w:t>
      </w:r>
    </w:p>
    <w:p>
      <w:pPr>
        <w:pStyle w:val="Compact"/>
        <w:numPr>
          <w:ilvl w:val="0"/>
          <w:numId w:val="1378"/>
        </w:numPr>
      </w:pPr>
      <w:hyperlink r:id="rId894">
        <w:r>
          <w:rPr>
            <w:rStyle w:val="Hyperlink"/>
          </w:rPr>
          <w:t xml:space="preserve">Building Your Funding Train</w:t>
        </w:r>
      </w:hyperlink>
    </w:p>
    <w:p>
      <w:pPr>
        <w:pStyle w:val="Compact"/>
        <w:numPr>
          <w:ilvl w:val="0"/>
          <w:numId w:val="1378"/>
        </w:numPr>
      </w:pPr>
      <w:hyperlink r:id="rId912">
        <w:r>
          <w:rPr>
            <w:rStyle w:val="Hyperlink"/>
          </w:rPr>
          <w:t xml:space="preserve">NIH Funding Opportunities</w:t>
        </w:r>
      </w:hyperlink>
    </w:p>
    <w:p>
      <w:pPr>
        <w:pStyle w:val="Compact"/>
        <w:numPr>
          <w:ilvl w:val="0"/>
          <w:numId w:val="1378"/>
        </w:numPr>
      </w:pPr>
      <w:hyperlink r:id="rId895">
        <w:r>
          <w:rPr>
            <w:rStyle w:val="Hyperlink"/>
          </w:rPr>
          <w:t xml:space="preserve">NIH Grant Writing Resources</w:t>
        </w:r>
      </w:hyperlink>
    </w:p>
    <w:bookmarkEnd w:id="913"/>
    <w:bookmarkStart w:id="924"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14"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79"/>
        </w:numPr>
      </w:pPr>
      <w:r>
        <w:t xml:space="preserve">Understand the typical scope and depth expected</w:t>
      </w:r>
    </w:p>
    <w:p>
      <w:pPr>
        <w:pStyle w:val="Compact"/>
        <w:numPr>
          <w:ilvl w:val="0"/>
          <w:numId w:val="1379"/>
        </w:numPr>
      </w:pPr>
      <w:r>
        <w:t xml:space="preserve">See different approaches to structure and presentation</w:t>
      </w:r>
    </w:p>
    <w:p>
      <w:pPr>
        <w:pStyle w:val="Compact"/>
        <w:numPr>
          <w:ilvl w:val="0"/>
          <w:numId w:val="1379"/>
        </w:numPr>
      </w:pPr>
      <w:r>
        <w:t xml:space="preserve">Calibrate your expectations based on successful examples</w:t>
      </w:r>
    </w:p>
    <w:p>
      <w:pPr>
        <w:pStyle w:val="Compact"/>
        <w:numPr>
          <w:ilvl w:val="0"/>
          <w:numId w:val="1379"/>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14"/>
    <w:bookmarkStart w:id="915"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80"/>
        </w:numPr>
      </w:pPr>
      <w:r>
        <w:t xml:space="preserve">Independent research capability</w:t>
      </w:r>
    </w:p>
    <w:p>
      <w:pPr>
        <w:pStyle w:val="Compact"/>
        <w:numPr>
          <w:ilvl w:val="0"/>
          <w:numId w:val="1380"/>
        </w:numPr>
      </w:pPr>
      <w:r>
        <w:t xml:space="preserve">Ability to communicate findings effectively</w:t>
      </w:r>
    </w:p>
    <w:p>
      <w:pPr>
        <w:pStyle w:val="Compact"/>
        <w:numPr>
          <w:ilvl w:val="0"/>
          <w:numId w:val="1380"/>
        </w:numPr>
      </w:pPr>
      <w:r>
        <w:t xml:space="preserve">Contribution to the scientific literature</w:t>
      </w:r>
    </w:p>
    <w:p>
      <w:pPr>
        <w:pStyle w:val="Compact"/>
        <w:numPr>
          <w:ilvl w:val="0"/>
          <w:numId w:val="1380"/>
        </w:numPr>
      </w:pPr>
      <w:r>
        <w:t xml:space="preserve">Readiness for an academic or research career</w:t>
      </w:r>
    </w:p>
    <w:bookmarkEnd w:id="915"/>
    <w:bookmarkStart w:id="916"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16"/>
    <w:bookmarkStart w:id="920" w:name="Xf7e5f1b0b64a3c55df6fef626e920eee1335225"/>
    <w:p>
      <w:pPr>
        <w:pStyle w:val="Heading3"/>
      </w:pPr>
      <w:r>
        <w:t xml:space="preserve">21.6.4 Historical Context: The Masterpiece Tradition</w:t>
      </w:r>
    </w:p>
    <w:p>
      <w:pPr>
        <w:pStyle w:val="FirstParagraph"/>
      </w:pPr>
      <w:r>
        <w:t xml:space="preserve">The</w:t>
      </w:r>
      <w:r>
        <w:t xml:space="preserve"> </w:t>
      </w:r>
      <w:hyperlink r:id="rId917">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18">
        <w:r>
          <w:rPr>
            <w:rStyle w:val="Hyperlink"/>
          </w:rPr>
          <w:t xml:space="preserve">PhD</w:t>
        </w:r>
      </w:hyperlink>
      <w:r>
        <w:t xml:space="preserve">,</w:t>
      </w:r>
      <w:r>
        <w:t xml:space="preserve"> </w:t>
      </w:r>
      <w:r>
        <w:t xml:space="preserve">is a spiritual successor to an apprentice’s</w:t>
      </w:r>
      <w:r>
        <w:t xml:space="preserve"> </w:t>
      </w:r>
      <w:hyperlink r:id="rId91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81"/>
        </w:numPr>
      </w:pPr>
      <w:r>
        <w:t xml:space="preserve">The dissertation proves you can conduct rigorous research</w:t>
      </w:r>
    </w:p>
    <w:p>
      <w:pPr>
        <w:pStyle w:val="Compact"/>
        <w:numPr>
          <w:ilvl w:val="0"/>
          <w:numId w:val="1381"/>
        </w:numPr>
      </w:pPr>
      <w:r>
        <w:t xml:space="preserve">It doesn’t need to solve every problem in your field</w:t>
      </w:r>
    </w:p>
    <w:p>
      <w:pPr>
        <w:pStyle w:val="Compact"/>
        <w:numPr>
          <w:ilvl w:val="0"/>
          <w:numId w:val="1381"/>
        </w:numPr>
      </w:pPr>
      <w:r>
        <w:t xml:space="preserve">It doesn’t need to be flawless</w:t>
      </w:r>
    </w:p>
    <w:p>
      <w:pPr>
        <w:pStyle w:val="Compact"/>
        <w:numPr>
          <w:ilvl w:val="0"/>
          <w:numId w:val="1381"/>
        </w:numPr>
      </w:pPr>
      <w:r>
        <w:t xml:space="preserve">It doesn’t need to be all-encompassing</w:t>
      </w:r>
    </w:p>
    <w:p>
      <w:pPr>
        <w:pStyle w:val="Compact"/>
        <w:numPr>
          <w:ilvl w:val="0"/>
          <w:numId w:val="1381"/>
        </w:numPr>
      </w:pPr>
      <w:r>
        <w:t xml:space="preserve">It just needs to constitute incremental progress in your field</w:t>
      </w:r>
    </w:p>
    <w:bookmarkEnd w:id="920"/>
    <w:bookmarkStart w:id="921"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82"/>
        </w:numPr>
      </w:pPr>
      <w:r>
        <w:t xml:space="preserve">Done is better than perfect when it comes to dissertations</w:t>
      </w:r>
    </w:p>
    <w:p>
      <w:pPr>
        <w:pStyle w:val="Compact"/>
        <w:numPr>
          <w:ilvl w:val="0"/>
          <w:numId w:val="1382"/>
        </w:numPr>
      </w:pPr>
      <w:r>
        <w:t xml:space="preserve">You’ll have your entire career to refine and expand on these ideas</w:t>
      </w:r>
    </w:p>
    <w:p>
      <w:pPr>
        <w:pStyle w:val="Compact"/>
        <w:numPr>
          <w:ilvl w:val="0"/>
          <w:numId w:val="1382"/>
        </w:numPr>
      </w:pPr>
      <w:r>
        <w:t xml:space="preserve">The goal is to finish and move forward,</w:t>
      </w:r>
      <w:r>
        <w:t xml:space="preserve"> </w:t>
      </w:r>
      <w:r>
        <w:t xml:space="preserve">not to write the definitive work on your topic</w:t>
      </w:r>
    </w:p>
    <w:p>
      <w:pPr>
        <w:pStyle w:val="Compact"/>
        <w:numPr>
          <w:ilvl w:val="0"/>
          <w:numId w:val="1382"/>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21"/>
    <w:bookmarkStart w:id="923" w:name="resources-3"/>
    <w:p>
      <w:pPr>
        <w:pStyle w:val="Heading3"/>
      </w:pPr>
      <w:r>
        <w:t xml:space="preserve">21.6.6 Resources</w:t>
      </w:r>
    </w:p>
    <w:p>
      <w:pPr>
        <w:pStyle w:val="FirstParagraph"/>
      </w:pPr>
      <w:r>
        <w:rPr>
          <w:b/>
          <w:bCs/>
        </w:rPr>
        <w:t xml:space="preserve">Dissertation writing tools:</w:t>
      </w:r>
    </w:p>
    <w:p>
      <w:pPr>
        <w:pStyle w:val="Compact"/>
        <w:numPr>
          <w:ilvl w:val="0"/>
          <w:numId w:val="1383"/>
        </w:numPr>
      </w:pPr>
      <w:hyperlink r:id="rId922">
        <w:r>
          <w:rPr>
            <w:rStyle w:val="Hyperlink"/>
          </w:rPr>
          <w:t xml:space="preserve">quarto-thesis</w:t>
        </w:r>
      </w:hyperlink>
      <w:r>
        <w:t xml:space="preserve"> </w:t>
      </w:r>
      <w:r>
        <w:t xml:space="preserve">- Quarto extension for creating masters or PhD theses with professional LaTeX formatting</w:t>
      </w:r>
    </w:p>
    <w:bookmarkEnd w:id="923"/>
    <w:bookmarkEnd w:id="924"/>
    <w:bookmarkStart w:id="925"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84"/>
        </w:numPr>
      </w:pPr>
      <w:r>
        <w:t xml:space="preserve">Graduate students are encouraged to gain teaching experience</w:t>
      </w:r>
    </w:p>
    <w:p>
      <w:pPr>
        <w:pStyle w:val="Compact"/>
        <w:numPr>
          <w:ilvl w:val="0"/>
          <w:numId w:val="1384"/>
        </w:numPr>
      </w:pPr>
      <w:r>
        <w:t xml:space="preserve">We support science communication and outreach activities</w:t>
      </w:r>
    </w:p>
    <w:p>
      <w:pPr>
        <w:pStyle w:val="Compact"/>
        <w:numPr>
          <w:ilvl w:val="0"/>
          <w:numId w:val="1384"/>
        </w:numPr>
      </w:pPr>
      <w:r>
        <w:t xml:space="preserve">Discuss opportunities with PIs</w:t>
      </w:r>
    </w:p>
    <w:p>
      <w:pPr>
        <w:pStyle w:val="FirstParagraph"/>
      </w:pPr>
      <w:r>
        <w:t xml:space="preserve">The</w:t>
      </w:r>
      <w:r>
        <w:t xml:space="preserve"> </w:t>
      </w:r>
      <w:hyperlink r:id="rId61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61">
        <w:r>
          <w:rPr>
            <w:rStyle w:val="Hyperlink"/>
          </w:rPr>
          <w:t xml:space="preserve">workshop index</w:t>
        </w:r>
      </w:hyperlink>
      <w:r>
        <w:t xml:space="preserve"> </w:t>
      </w:r>
      <w:r>
        <w:t xml:space="preserve">provides a comprehensive catalog of available resources.</w:t>
      </w:r>
    </w:p>
    <w:bookmarkEnd w:id="925"/>
    <w:bookmarkStart w:id="926"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85"/>
        </w:numPr>
      </w:pPr>
      <w:r>
        <w:t xml:space="preserve">Attend seminars and departmental events</w:t>
      </w:r>
    </w:p>
    <w:p>
      <w:pPr>
        <w:pStyle w:val="Compact"/>
        <w:numPr>
          <w:ilvl w:val="0"/>
          <w:numId w:val="1385"/>
        </w:numPr>
      </w:pPr>
      <w:r>
        <w:t xml:space="preserve">Connect with researchers in your field</w:t>
      </w:r>
    </w:p>
    <w:p>
      <w:pPr>
        <w:pStyle w:val="Compact"/>
        <w:numPr>
          <w:ilvl w:val="0"/>
          <w:numId w:val="1385"/>
        </w:numPr>
      </w:pPr>
      <w:r>
        <w:t xml:space="preserve">Join professional societies</w:t>
      </w:r>
    </w:p>
    <w:p>
      <w:pPr>
        <w:pStyle w:val="Compact"/>
        <w:numPr>
          <w:ilvl w:val="0"/>
          <w:numId w:val="1385"/>
        </w:numPr>
      </w:pPr>
      <w:r>
        <w:t xml:space="preserve">Use professional social media platforms to share research and engage with the scientific community</w:t>
      </w:r>
    </w:p>
    <w:p>
      <w:r>
        <w:br w:type="page"/>
      </w:r>
    </w:p>
    <w:bookmarkEnd w:id="926"/>
    <w:bookmarkEnd w:id="927"/>
    <w:bookmarkStart w:id="932" w:name="sec-writing"/>
    <w:p>
      <w:pPr>
        <w:pStyle w:val="Heading1"/>
      </w:pPr>
      <w:r>
        <w:t xml:space="preserve">22. Writing</w:t>
      </w:r>
    </w:p>
    <w:bookmarkStart w:id="928"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86"/>
        </w:numPr>
      </w:pPr>
      <w:r>
        <w:t xml:space="preserve">Organize your thoughts and identify what you actually need to know</w:t>
      </w:r>
    </w:p>
    <w:p>
      <w:pPr>
        <w:pStyle w:val="Compact"/>
        <w:numPr>
          <w:ilvl w:val="0"/>
          <w:numId w:val="1386"/>
        </w:numPr>
      </w:pPr>
      <w:r>
        <w:t xml:space="preserve">Articulate the problem more precisely</w:t>
      </w:r>
    </w:p>
    <w:p>
      <w:pPr>
        <w:pStyle w:val="Compact"/>
        <w:numPr>
          <w:ilvl w:val="0"/>
          <w:numId w:val="1386"/>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28"/>
    <w:bookmarkStart w:id="930"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29">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87"/>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87"/>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87"/>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87"/>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87"/>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30"/>
    <w:bookmarkStart w:id="931"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88"/>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88"/>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88"/>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88"/>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31"/>
    <w:bookmarkEnd w:id="932"/>
    <w:bookmarkStart w:id="947" w:name="manuscript-preparation-and-publication"/>
    <w:p>
      <w:pPr>
        <w:pStyle w:val="Heading1"/>
      </w:pPr>
      <w:r>
        <w:t xml:space="preserve">23. Manuscript Preparation and Publication</w:t>
      </w:r>
    </w:p>
    <w:bookmarkStart w:id="933"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89"/>
        </w:numPr>
      </w:pPr>
      <w:r>
        <w:rPr>
          <w:b/>
          <w:bCs/>
        </w:rPr>
        <w:t xml:space="preserve">Planning</w:t>
      </w:r>
      <w:r>
        <w:t xml:space="preserve">: Discuss target journals, outline, and timeline with PIs</w:t>
      </w:r>
    </w:p>
    <w:p>
      <w:pPr>
        <w:pStyle w:val="Compact"/>
        <w:numPr>
          <w:ilvl w:val="0"/>
          <w:numId w:val="1389"/>
        </w:numPr>
      </w:pPr>
      <w:r>
        <w:rPr>
          <w:b/>
          <w:bCs/>
        </w:rPr>
        <w:t xml:space="preserve">Drafting</w:t>
      </w:r>
      <w:r>
        <w:t xml:space="preserve">: Lead author prepares initial draft</w:t>
      </w:r>
    </w:p>
    <w:p>
      <w:pPr>
        <w:pStyle w:val="Compact"/>
        <w:numPr>
          <w:ilvl w:val="0"/>
          <w:numId w:val="1389"/>
        </w:numPr>
      </w:pPr>
      <w:r>
        <w:rPr>
          <w:b/>
          <w:bCs/>
        </w:rPr>
        <w:t xml:space="preserve">Internal review</w:t>
      </w:r>
      <w:r>
        <w:t xml:space="preserve">: Co-authors review and provide feedback</w:t>
      </w:r>
    </w:p>
    <w:p>
      <w:pPr>
        <w:pStyle w:val="Compact"/>
        <w:numPr>
          <w:ilvl w:val="0"/>
          <w:numId w:val="1389"/>
        </w:numPr>
      </w:pPr>
      <w:r>
        <w:rPr>
          <w:b/>
          <w:bCs/>
        </w:rPr>
        <w:t xml:space="preserve">Revision</w:t>
      </w:r>
      <w:r>
        <w:t xml:space="preserve">: Lead author incorporates feedback iteratively</w:t>
      </w:r>
    </w:p>
    <w:p>
      <w:pPr>
        <w:pStyle w:val="Compact"/>
        <w:numPr>
          <w:ilvl w:val="0"/>
          <w:numId w:val="1389"/>
        </w:numPr>
      </w:pPr>
      <w:r>
        <w:rPr>
          <w:b/>
          <w:bCs/>
        </w:rPr>
        <w:t xml:space="preserve">PI approval</w:t>
      </w:r>
      <w:r>
        <w:t xml:space="preserve">: Obtain final approval from PIs before submission</w:t>
      </w:r>
    </w:p>
    <w:p>
      <w:pPr>
        <w:pStyle w:val="Compact"/>
        <w:numPr>
          <w:ilvl w:val="0"/>
          <w:numId w:val="1389"/>
        </w:numPr>
      </w:pPr>
      <w:r>
        <w:rPr>
          <w:b/>
          <w:bCs/>
        </w:rPr>
        <w:t xml:space="preserve">Submission</w:t>
      </w:r>
      <w:r>
        <w:t xml:space="preserve">: Submit to journal</w:t>
      </w:r>
    </w:p>
    <w:p>
      <w:pPr>
        <w:pStyle w:val="Compact"/>
        <w:numPr>
          <w:ilvl w:val="0"/>
          <w:numId w:val="1389"/>
        </w:numPr>
      </w:pPr>
      <w:r>
        <w:rPr>
          <w:b/>
          <w:bCs/>
        </w:rPr>
        <w:t xml:space="preserve">Revisions</w:t>
      </w:r>
      <w:r>
        <w:t xml:space="preserve">: Lead author coordinates response to peer reviewers</w:t>
      </w:r>
    </w:p>
    <w:p>
      <w:pPr>
        <w:pStyle w:val="Compact"/>
        <w:numPr>
          <w:ilvl w:val="0"/>
          <w:numId w:val="1389"/>
        </w:numPr>
      </w:pPr>
      <w:r>
        <w:rPr>
          <w:b/>
          <w:bCs/>
        </w:rPr>
        <w:t xml:space="preserve">Publication</w:t>
      </w:r>
      <w:r>
        <w:t xml:space="preserve">: Celebrate and share!</w:t>
      </w:r>
    </w:p>
    <w:bookmarkEnd w:id="933"/>
    <w:bookmarkStart w:id="936"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3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35">
        <w:r>
          <w:rPr>
            <w:rStyle w:val="Hyperlink"/>
          </w:rPr>
          <w:t xml:space="preserve">implicature</w:t>
        </w:r>
      </w:hyperlink>
      <w:r>
        <w:t xml:space="preserve">.</w:t>
      </w:r>
    </w:p>
    <w:p>
      <w:pPr>
        <w:pStyle w:val="BodyText"/>
      </w:pPr>
      <w:r>
        <w:rPr>
          <w:b/>
          <w:bCs/>
        </w:rPr>
        <w:t xml:space="preserve">Additional tips:</w:t>
      </w:r>
    </w:p>
    <w:p>
      <w:pPr>
        <w:pStyle w:val="Compact"/>
        <w:numPr>
          <w:ilvl w:val="0"/>
          <w:numId w:val="1390"/>
        </w:numPr>
      </w:pPr>
      <w:r>
        <w:t xml:space="preserve">Always thank reviewers for their time and feedback</w:t>
      </w:r>
    </w:p>
    <w:p>
      <w:pPr>
        <w:pStyle w:val="Compact"/>
        <w:numPr>
          <w:ilvl w:val="0"/>
          <w:numId w:val="1390"/>
        </w:numPr>
      </w:pPr>
      <w:r>
        <w:t xml:space="preserve">Quote page numbers from the revised manuscript</w:t>
      </w:r>
    </w:p>
    <w:p>
      <w:pPr>
        <w:pStyle w:val="Compact"/>
        <w:numPr>
          <w:ilvl w:val="0"/>
          <w:numId w:val="1390"/>
        </w:numPr>
      </w:pPr>
      <w:r>
        <w:t xml:space="preserve">Use direct quotes from your revised text when possible</w:t>
      </w:r>
    </w:p>
    <w:p>
      <w:pPr>
        <w:pStyle w:val="Compact"/>
        <w:numPr>
          <w:ilvl w:val="0"/>
          <w:numId w:val="1390"/>
        </w:numPr>
      </w:pPr>
      <w:r>
        <w:t xml:space="preserve">Maintain a respectful and collaborative tone throughout</w:t>
      </w:r>
    </w:p>
    <w:p>
      <w:pPr>
        <w:pStyle w:val="Compact"/>
        <w:numPr>
          <w:ilvl w:val="0"/>
          <w:numId w:val="1390"/>
        </w:numPr>
      </w:pPr>
      <w:r>
        <w:t xml:space="preserve">If you make changes beyond what the reviewer requested, mention them briefly</w:t>
      </w:r>
    </w:p>
    <w:bookmarkEnd w:id="936"/>
    <w:bookmarkStart w:id="939" w:name="preprints-and-open-access"/>
    <w:p>
      <w:pPr>
        <w:pStyle w:val="Heading2"/>
      </w:pPr>
      <w:r>
        <w:t xml:space="preserve">23.3 Preprints and Open Access</w:t>
      </w:r>
    </w:p>
    <w:p>
      <w:pPr>
        <w:pStyle w:val="Compact"/>
        <w:numPr>
          <w:ilvl w:val="0"/>
          <w:numId w:val="1391"/>
        </w:numPr>
      </w:pPr>
      <w:r>
        <w:t xml:space="preserve">We encourage posting preprints prior to or during peer review on platforms like</w:t>
      </w:r>
      <w:r>
        <w:t xml:space="preserve"> </w:t>
      </w:r>
      <w:hyperlink r:id="rId937">
        <w:r>
          <w:rPr>
            <w:rStyle w:val="Hyperlink"/>
          </w:rPr>
          <w:t xml:space="preserve">medRxiv</w:t>
        </w:r>
      </w:hyperlink>
      <w:r>
        <w:t xml:space="preserve"> </w:t>
      </w:r>
      <w:r>
        <w:t xml:space="preserve">or</w:t>
      </w:r>
      <w:r>
        <w:t xml:space="preserve"> </w:t>
      </w:r>
      <w:hyperlink r:id="rId938">
        <w:r>
          <w:rPr>
            <w:rStyle w:val="Hyperlink"/>
          </w:rPr>
          <w:t xml:space="preserve">bioRxiv</w:t>
        </w:r>
      </w:hyperlink>
    </w:p>
    <w:p>
      <w:pPr>
        <w:pStyle w:val="Compact"/>
        <w:numPr>
          <w:ilvl w:val="0"/>
          <w:numId w:val="1391"/>
        </w:numPr>
      </w:pPr>
      <w:r>
        <w:t xml:space="preserve">Preprints allow rapid dissemination of findings and can be cited in grant applications</w:t>
      </w:r>
    </w:p>
    <w:p>
      <w:pPr>
        <w:pStyle w:val="Compact"/>
        <w:numPr>
          <w:ilvl w:val="0"/>
          <w:numId w:val="1391"/>
        </w:numPr>
      </w:pPr>
      <w:r>
        <w:t xml:space="preserve">We support publishing in open access journals when possible to maximize accessibility</w:t>
      </w:r>
    </w:p>
    <w:p>
      <w:pPr>
        <w:pStyle w:val="Compact"/>
        <w:numPr>
          <w:ilvl w:val="0"/>
          <w:numId w:val="139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37">
        <w:r>
          <w:rPr>
            <w:rStyle w:val="Hyperlink"/>
          </w:rPr>
          <w:t xml:space="preserve">medRxiv</w:t>
        </w:r>
      </w:hyperlink>
      <w:r>
        <w:t xml:space="preserve">.</w:t>
      </w:r>
    </w:p>
    <w:bookmarkEnd w:id="939"/>
    <w:bookmarkStart w:id="940"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92"/>
        </w:numPr>
      </w:pPr>
      <w:r>
        <w:t xml:space="preserve">CONSORT for randomized trials</w:t>
      </w:r>
    </w:p>
    <w:p>
      <w:pPr>
        <w:pStyle w:val="Compact"/>
        <w:numPr>
          <w:ilvl w:val="0"/>
          <w:numId w:val="1392"/>
        </w:numPr>
      </w:pPr>
      <w:r>
        <w:t xml:space="preserve">STROBE for observational studies</w:t>
      </w:r>
    </w:p>
    <w:p>
      <w:pPr>
        <w:pStyle w:val="Compact"/>
        <w:numPr>
          <w:ilvl w:val="0"/>
          <w:numId w:val="1392"/>
        </w:numPr>
      </w:pPr>
      <w:r>
        <w:t xml:space="preserve">PRISMA for systematic reviews</w:t>
      </w:r>
    </w:p>
    <w:p>
      <w:pPr>
        <w:pStyle w:val="Compact"/>
        <w:numPr>
          <w:ilvl w:val="0"/>
          <w:numId w:val="1392"/>
        </w:numPr>
      </w:pPr>
      <w:r>
        <w:t xml:space="preserve">Others as appropriate (see</w:t>
      </w:r>
      <w:r>
        <w:t xml:space="preserve"> </w:t>
      </w:r>
      <w:hyperlink r:id="rId47">
        <w:r>
          <w:rPr>
            <w:rStyle w:val="Hyperlink"/>
          </w:rPr>
          <w:t xml:space="preserve">EQUATOR Network</w:t>
        </w:r>
      </w:hyperlink>
      <w:r>
        <w:t xml:space="preserve">)</w:t>
      </w:r>
    </w:p>
    <w:bookmarkEnd w:id="940"/>
    <w:bookmarkStart w:id="941" w:name="manuscript-checklist-1"/>
    <w:p>
      <w:pPr>
        <w:pStyle w:val="Heading2"/>
      </w:pPr>
      <w:r>
        <w:t xml:space="preserve">23.5 Manuscript Checklist</w:t>
      </w:r>
    </w:p>
    <w:p>
      <w:pPr>
        <w:pStyle w:val="FirstParagraph"/>
      </w:pPr>
      <w:r>
        <w:t xml:space="preserve">Before submitting a manuscript:</w:t>
      </w:r>
    </w:p>
    <w:p>
      <w:pPr>
        <w:pStyle w:val="Compact"/>
        <w:numPr>
          <w:ilvl w:val="0"/>
          <w:numId w:val="1393"/>
        </w:numPr>
      </w:pPr>
      <w:r>
        <w:t xml:space="preserve">Completed relevant reporting checklist</w:t>
      </w:r>
    </w:p>
    <w:p>
      <w:pPr>
        <w:pStyle w:val="Compact"/>
        <w:numPr>
          <w:ilvl w:val="0"/>
          <w:numId w:val="1394"/>
        </w:numPr>
      </w:pPr>
      <w:r>
        <w:t xml:space="preserve">Results are reproducible (rerunning code replicates tables/figures exactly)</w:t>
      </w:r>
    </w:p>
    <w:p>
      <w:pPr>
        <w:pStyle w:val="Compact"/>
        <w:numPr>
          <w:ilvl w:val="0"/>
          <w:numId w:val="1395"/>
        </w:numPr>
      </w:pPr>
      <w:r>
        <w:t xml:space="preserve">Target journal selected</w:t>
      </w:r>
    </w:p>
    <w:p>
      <w:pPr>
        <w:pStyle w:val="Compact"/>
        <w:numPr>
          <w:ilvl w:val="0"/>
          <w:numId w:val="1396"/>
        </w:numPr>
      </w:pPr>
      <w:r>
        <w:t xml:space="preserve">Title is declarative and states findings clearly</w:t>
      </w:r>
    </w:p>
    <w:p>
      <w:pPr>
        <w:pStyle w:val="Compact"/>
        <w:numPr>
          <w:ilvl w:val="0"/>
          <w:numId w:val="1397"/>
        </w:numPr>
      </w:pPr>
      <w:r>
        <w:t xml:space="preserve">Word count meets journal requirements</w:t>
      </w:r>
    </w:p>
    <w:p>
      <w:pPr>
        <w:pStyle w:val="Compact"/>
        <w:numPr>
          <w:ilvl w:val="0"/>
          <w:numId w:val="1398"/>
        </w:numPr>
      </w:pPr>
      <w:r>
        <w:t xml:space="preserve">Manuscript follows journal formatting guidelines</w:t>
      </w:r>
    </w:p>
    <w:p>
      <w:pPr>
        <w:pStyle w:val="Compact"/>
        <w:numPr>
          <w:ilvl w:val="0"/>
          <w:numId w:val="1399"/>
        </w:numPr>
      </w:pPr>
      <w:r>
        <w:t xml:space="preserve">Consistent voice throughout (typically active voice)</w:t>
      </w:r>
    </w:p>
    <w:p>
      <w:pPr>
        <w:pStyle w:val="Compact"/>
        <w:numPr>
          <w:ilvl w:val="0"/>
          <w:numId w:val="1400"/>
        </w:numPr>
      </w:pPr>
      <w:r>
        <w:t xml:space="preserve">All figures and tables referenced in main text</w:t>
      </w:r>
    </w:p>
    <w:p>
      <w:pPr>
        <w:pStyle w:val="Compact"/>
        <w:numPr>
          <w:ilvl w:val="0"/>
          <w:numId w:val="1401"/>
        </w:numPr>
      </w:pPr>
      <w:r>
        <w:t xml:space="preserve">Captions for all figures and tables</w:t>
      </w:r>
    </w:p>
    <w:p>
      <w:pPr>
        <w:pStyle w:val="Compact"/>
        <w:numPr>
          <w:ilvl w:val="0"/>
          <w:numId w:val="1402"/>
        </w:numPr>
      </w:pPr>
      <w:r>
        <w:t xml:space="preserve">Tables/figures numbered by order of appearance</w:t>
      </w:r>
    </w:p>
    <w:p>
      <w:pPr>
        <w:pStyle w:val="Compact"/>
        <w:numPr>
          <w:ilvl w:val="0"/>
          <w:numId w:val="1403"/>
        </w:numPr>
      </w:pPr>
      <w:r>
        <w:t xml:space="preserve">Abbreviations defined at first use and used sparingly</w:t>
      </w:r>
    </w:p>
    <w:p>
      <w:pPr>
        <w:pStyle w:val="Compact"/>
        <w:numPr>
          <w:ilvl w:val="0"/>
          <w:numId w:val="140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05"/>
        </w:numPr>
      </w:pPr>
      <w:r>
        <w:t xml:space="preserve">Avoid directionless statements (specify direction of associations)</w:t>
      </w:r>
    </w:p>
    <w:p>
      <w:pPr>
        <w:pStyle w:val="Compact"/>
        <w:numPr>
          <w:ilvl w:val="0"/>
          <w:numId w:val="1406"/>
        </w:numPr>
      </w:pPr>
      <w:r>
        <w:t xml:space="preserve">Causal language only when supported by study design</w:t>
      </w:r>
    </w:p>
    <w:p>
      <w:pPr>
        <w:pStyle w:val="Compact"/>
        <w:numPr>
          <w:ilvl w:val="0"/>
          <w:numId w:val="1407"/>
        </w:numPr>
      </w:pPr>
      <w:r>
        <w:t xml:space="preserve">Avoid</w:t>
      </w:r>
      <w:r>
        <w:t xml:space="preserve"> </w:t>
      </w:r>
      <w:r>
        <w:t xml:space="preserve">“significant”</w:t>
      </w:r>
      <w:r>
        <w:t xml:space="preserve"> </w:t>
      </w:r>
      <w:r>
        <w:t xml:space="preserve">(easily confused with statistical significance)</w:t>
      </w:r>
    </w:p>
    <w:p>
      <w:pPr>
        <w:pStyle w:val="Compact"/>
        <w:numPr>
          <w:ilvl w:val="0"/>
          <w:numId w:val="1408"/>
        </w:numPr>
      </w:pPr>
      <w:r>
        <w:t xml:space="preserve">Author contributions drafted using CRediT Taxonomy</w:t>
      </w:r>
    </w:p>
    <w:bookmarkEnd w:id="941"/>
    <w:bookmarkStart w:id="945"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4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4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4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0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0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0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45"/>
    <w:bookmarkStart w:id="946"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10"/>
        </w:numPr>
      </w:pPr>
      <w:r>
        <w:rPr>
          <w:b/>
          <w:bCs/>
        </w:rPr>
        <w:t xml:space="preserve">Cite primary sources</w:t>
      </w:r>
      <w:r>
        <w:t xml:space="preserve"> </w:t>
      </w:r>
      <w:r>
        <w:t xml:space="preserve">for factual statements about established knowledge, methods, or findings</w:t>
      </w:r>
    </w:p>
    <w:p>
      <w:pPr>
        <w:pStyle w:val="Compact"/>
        <w:numPr>
          <w:ilvl w:val="0"/>
          <w:numId w:val="1410"/>
        </w:numPr>
      </w:pPr>
      <w:r>
        <w:rPr>
          <w:b/>
          <w:bCs/>
        </w:rPr>
        <w:t xml:space="preserve">Cite official documentation</w:t>
      </w:r>
      <w:r>
        <w:t xml:space="preserve"> </w:t>
      </w:r>
      <w:r>
        <w:t xml:space="preserve">when describing how software, tools, or systems work</w:t>
      </w:r>
    </w:p>
    <w:p>
      <w:pPr>
        <w:pStyle w:val="Compact"/>
        <w:numPr>
          <w:ilvl w:val="0"/>
          <w:numId w:val="141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1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11"/>
        </w:numPr>
      </w:pPr>
      <w:r>
        <w:rPr>
          <w:b/>
          <w:bCs/>
        </w:rPr>
        <w:t xml:space="preserve">Demonstrate directly</w:t>
      </w:r>
      <w:r>
        <w:t xml:space="preserve">: Show the behavior through experiments, data, or explicit examples</w:t>
      </w:r>
    </w:p>
    <w:p>
      <w:pPr>
        <w:pStyle w:val="Compact"/>
        <w:numPr>
          <w:ilvl w:val="0"/>
          <w:numId w:val="141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1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12"/>
        </w:numPr>
      </w:pPr>
      <w:r>
        <w:t xml:space="preserve">Builds reader trust and credibility</w:t>
      </w:r>
    </w:p>
    <w:p>
      <w:pPr>
        <w:pStyle w:val="Compact"/>
        <w:numPr>
          <w:ilvl w:val="0"/>
          <w:numId w:val="1412"/>
        </w:numPr>
      </w:pPr>
      <w:r>
        <w:t xml:space="preserve">Enables readers to verify information independently</w:t>
      </w:r>
    </w:p>
    <w:p>
      <w:pPr>
        <w:pStyle w:val="Compact"/>
        <w:numPr>
          <w:ilvl w:val="0"/>
          <w:numId w:val="1412"/>
        </w:numPr>
      </w:pPr>
      <w:r>
        <w:t xml:space="preserve">Maintains scientific rigor in all communications</w:t>
      </w:r>
    </w:p>
    <w:p>
      <w:pPr>
        <w:pStyle w:val="Compact"/>
        <w:numPr>
          <w:ilvl w:val="0"/>
          <w:numId w:val="141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46"/>
    <w:bookmarkEnd w:id="947"/>
    <w:bookmarkStart w:id="1042" w:name="references"/>
    <w:p>
      <w:pPr>
        <w:pStyle w:val="Heading1"/>
      </w:pPr>
      <w:r>
        <w:t xml:space="preserve">References</w:t>
      </w:r>
    </w:p>
    <w:bookmarkStart w:id="1041" w:name="refs"/>
    <w:bookmarkStart w:id="949" w:name="ref-space_odyssey"/>
    <w:p>
      <w:pPr>
        <w:pStyle w:val="Bibliography"/>
      </w:pPr>
      <w:r>
        <w:rPr>
          <w:i/>
          <w:iCs/>
        </w:rPr>
        <w:t xml:space="preserve">2001: A Space Odyssey</w:t>
      </w:r>
      <w:r>
        <w:t xml:space="preserve">. 1968. Film.</w:t>
      </w:r>
      <w:r>
        <w:t xml:space="preserve"> </w:t>
      </w:r>
      <w:hyperlink r:id="rId948">
        <w:r>
          <w:rPr>
            <w:rStyle w:val="Hyperlink"/>
          </w:rPr>
          <w:t xml:space="preserve">https://en.wikipedia.org/wiki/2001:_A_Space_Odyssey_(film)</w:t>
        </w:r>
      </w:hyperlink>
      <w:r>
        <w:t xml:space="preserve">.</w:t>
      </w:r>
    </w:p>
    <w:bookmarkEnd w:id="949"/>
    <w:bookmarkStart w:id="95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50">
        <w:r>
          <w:rPr>
            <w:rStyle w:val="Hyperlink"/>
          </w:rPr>
          <w:t xml:space="preserve">https://doi.org/10.1371/journal.pgph.0002269</w:t>
        </w:r>
      </w:hyperlink>
      <w:r>
        <w:t xml:space="preserve">.</w:t>
      </w:r>
    </w:p>
    <w:bookmarkEnd w:id="951"/>
    <w:bookmarkStart w:id="953" w:name="ref-i_robot"/>
    <w:p>
      <w:pPr>
        <w:pStyle w:val="Bibliography"/>
      </w:pPr>
      <w:r>
        <w:t xml:space="preserve">Asimov, Isaac. 1950.</w:t>
      </w:r>
      <w:r>
        <w:t xml:space="preserve"> </w:t>
      </w:r>
      <w:r>
        <w:rPr>
          <w:i/>
          <w:iCs/>
        </w:rPr>
        <w:t xml:space="preserve">I, Robot</w:t>
      </w:r>
      <w:r>
        <w:t xml:space="preserve">. Novel; Gnome Press.</w:t>
      </w:r>
      <w:r>
        <w:t xml:space="preserve"> </w:t>
      </w:r>
      <w:hyperlink r:id="rId952">
        <w:r>
          <w:rPr>
            <w:rStyle w:val="Hyperlink"/>
          </w:rPr>
          <w:t xml:space="preserve">https://search.library.ucdavis.edu/permalink/01UCD_INST/9fle3i/alma990000226350403126</w:t>
        </w:r>
      </w:hyperlink>
      <w:r>
        <w:t xml:space="preserve">.</w:t>
      </w:r>
    </w:p>
    <w:bookmarkEnd w:id="953"/>
    <w:bookmarkStart w:id="95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54">
        <w:r>
          <w:rPr>
            <w:rStyle w:val="Hyperlink"/>
          </w:rPr>
          <w:t xml:space="preserve">https://doi.org/10.1038/d41586-019-01431-z</w:t>
        </w:r>
      </w:hyperlink>
      <w:r>
        <w:t xml:space="preserve">.</w:t>
      </w:r>
    </w:p>
    <w:bookmarkEnd w:id="955"/>
    <w:bookmarkStart w:id="957" w:name="ref-battlestar_galactica_2004"/>
    <w:p>
      <w:pPr>
        <w:pStyle w:val="Bibliography"/>
      </w:pPr>
      <w:r>
        <w:rPr>
          <w:i/>
          <w:iCs/>
        </w:rPr>
        <w:t xml:space="preserve">Battlestar Galactica</w:t>
      </w:r>
      <w:r>
        <w:t xml:space="preserve">. 2004. Television Series.</w:t>
      </w:r>
      <w:r>
        <w:t xml:space="preserve"> </w:t>
      </w:r>
      <w:hyperlink r:id="rId956">
        <w:r>
          <w:rPr>
            <w:rStyle w:val="Hyperlink"/>
          </w:rPr>
          <w:t xml:space="preserve">https://en.wikipedia.org/wiki/Battlestar_Galactica_(2004_TV_series)</w:t>
        </w:r>
      </w:hyperlink>
      <w:r>
        <w:t xml:space="preserve">.</w:t>
      </w:r>
    </w:p>
    <w:bookmarkEnd w:id="957"/>
    <w:bookmarkStart w:id="95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958">
        <w:r>
          <w:rPr>
            <w:rStyle w:val="Hyperlink"/>
          </w:rPr>
          <w:t xml:space="preserve">https://jadebc.github.io/lab-manual/</w:t>
        </w:r>
      </w:hyperlink>
      <w:r>
        <w:t xml:space="preserve">.</w:t>
      </w:r>
    </w:p>
    <w:bookmarkEnd w:id="959"/>
    <w:bookmarkStart w:id="961" w:name="ref-blade_runner"/>
    <w:p>
      <w:pPr>
        <w:pStyle w:val="Bibliography"/>
      </w:pPr>
      <w:r>
        <w:rPr>
          <w:i/>
          <w:iCs/>
        </w:rPr>
        <w:t xml:space="preserve">Blade Runner</w:t>
      </w:r>
      <w:r>
        <w:t xml:space="preserve">. 1982. Film.</w:t>
      </w:r>
      <w:r>
        <w:t xml:space="preserve"> </w:t>
      </w:r>
      <w:hyperlink r:id="rId960">
        <w:r>
          <w:rPr>
            <w:rStyle w:val="Hyperlink"/>
          </w:rPr>
          <w:t xml:space="preserve">https://en.wikipedia.org/wiki/Blade_Runner</w:t>
        </w:r>
      </w:hyperlink>
      <w:r>
        <w:t xml:space="preserve">.</w:t>
      </w:r>
    </w:p>
    <w:bookmarkEnd w:id="961"/>
    <w:bookmarkStart w:id="96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62">
        <w:r>
          <w:rPr>
            <w:rStyle w:val="Hyperlink"/>
          </w:rPr>
          <w:t xml:space="preserve">https://happygitwithr.com/</w:t>
        </w:r>
      </w:hyperlink>
      <w:r>
        <w:t xml:space="preserve">.</w:t>
      </w:r>
    </w:p>
    <w:bookmarkEnd w:id="963"/>
    <w:bookmarkStart w:id="96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77">
        <w:r>
          <w:rPr>
            <w:rStyle w:val="Hyperlink"/>
          </w:rPr>
          <w:t xml:space="preserve">https://reprex.tidyverse.org/</w:t>
        </w:r>
      </w:hyperlink>
      <w:r>
        <w:t xml:space="preserve">.</w:t>
      </w:r>
    </w:p>
    <w:bookmarkEnd w:id="964"/>
    <w:bookmarkStart w:id="966"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965">
        <w:r>
          <w:rPr>
            <w:rStyle w:val="Hyperlink"/>
          </w:rPr>
          <w:t xml:space="preserve">https://en.wikipedia.org/wiki/Ender%27s_Game</w:t>
        </w:r>
      </w:hyperlink>
      <w:r>
        <w:t xml:space="preserve">.</w:t>
      </w:r>
    </w:p>
    <w:bookmarkEnd w:id="966"/>
    <w:bookmarkStart w:id="96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67">
        <w:r>
          <w:rPr>
            <w:rStyle w:val="Hyperlink"/>
          </w:rPr>
          <w:t xml:space="preserve">https://doi.org/10.1038/s41467-020-19160-7</w:t>
        </w:r>
      </w:hyperlink>
      <w:r>
        <w:t xml:space="preserve">.</w:t>
      </w:r>
    </w:p>
    <w:bookmarkEnd w:id="968"/>
    <w:bookmarkStart w:id="97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69">
        <w:r>
          <w:rPr>
            <w:rStyle w:val="Hyperlink"/>
          </w:rPr>
          <w:t xml:space="preserve">http://creativecommons.org/licenses/by-nc/4.0/</w:t>
        </w:r>
      </w:hyperlink>
      <w:r>
        <w:t xml:space="preserve">.</w:t>
      </w:r>
    </w:p>
    <w:bookmarkEnd w:id="970"/>
    <w:bookmarkStart w:id="972" w:name="ref-credit"/>
    <w:p>
      <w:pPr>
        <w:pStyle w:val="Bibliography"/>
      </w:pPr>
      <w:r>
        <w:t xml:space="preserve">“CRediT: Contributor Roles Taxonomy.”</w:t>
      </w:r>
      <w:r>
        <w:t xml:space="preserve"> </w:t>
      </w:r>
      <w:r>
        <w:t xml:space="preserve">n.d. PLOS ONE.</w:t>
      </w:r>
      <w:r>
        <w:t xml:space="preserve"> </w:t>
      </w:r>
      <w:hyperlink r:id="rId971">
        <w:r>
          <w:rPr>
            <w:rStyle w:val="Hyperlink"/>
          </w:rPr>
          <w:t xml:space="preserve">https://journals.plos.org/plosone/s/authorship</w:t>
        </w:r>
      </w:hyperlink>
      <w:r>
        <w:t xml:space="preserve">.</w:t>
      </w:r>
    </w:p>
    <w:bookmarkEnd w:id="972"/>
    <w:bookmarkStart w:id="974" w:name="ref-dryad"/>
    <w:p>
      <w:pPr>
        <w:pStyle w:val="Bibliography"/>
      </w:pPr>
      <w:r>
        <w:t xml:space="preserve">“Dryad Digital Repository.”</w:t>
      </w:r>
      <w:r>
        <w:t xml:space="preserve"> </w:t>
      </w:r>
      <w:r>
        <w:t xml:space="preserve">n.d. Dryad.</w:t>
      </w:r>
      <w:r>
        <w:t xml:space="preserve"> </w:t>
      </w:r>
      <w:hyperlink r:id="rId973">
        <w:r>
          <w:rPr>
            <w:rStyle w:val="Hyperlink"/>
          </w:rPr>
          <w:t xml:space="preserve">https://datadryad.org/</w:t>
        </w:r>
      </w:hyperlink>
      <w:r>
        <w:t xml:space="preserve">.</w:t>
      </w:r>
    </w:p>
    <w:bookmarkEnd w:id="974"/>
    <w:bookmarkStart w:id="97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7">
        <w:r>
          <w:rPr>
            <w:rStyle w:val="Hyperlink"/>
          </w:rPr>
          <w:t xml:space="preserve">https://www.equator-network.org/</w:t>
        </w:r>
      </w:hyperlink>
      <w:r>
        <w:t xml:space="preserve">.</w:t>
      </w:r>
    </w:p>
    <w:bookmarkEnd w:id="975"/>
    <w:bookmarkStart w:id="97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76">
        <w:r>
          <w:rPr>
            <w:rStyle w:val="Hyperlink"/>
          </w:rPr>
          <w:t xml:space="preserve">https://doi.org/10.1201/9781003029878</w:t>
        </w:r>
      </w:hyperlink>
      <w:r>
        <w:t xml:space="preserve">.</w:t>
      </w:r>
    </w:p>
    <w:bookmarkEnd w:id="977"/>
    <w:bookmarkStart w:id="979"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978">
        <w:r>
          <w:rPr>
            <w:rStyle w:val="Hyperlink"/>
          </w:rPr>
          <w:t xml:space="preserve">https://www.youtube.com/watch?v=B1BdQcJ2ZYY</w:t>
        </w:r>
      </w:hyperlink>
      <w:r>
        <w:t xml:space="preserve">.</w:t>
      </w:r>
    </w:p>
    <w:bookmarkEnd w:id="979"/>
    <w:bookmarkStart w:id="98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8">
        <w:r>
          <w:rPr>
            <w:rStyle w:val="Hyperlink"/>
          </w:rPr>
          <w:t xml:space="preserve">https://github.com/orgs/quarto-dev/discussions/6085</w:t>
        </w:r>
      </w:hyperlink>
      <w:r>
        <w:t xml:space="preserve">.</w:t>
      </w:r>
    </w:p>
    <w:bookmarkEnd w:id="980"/>
    <w:bookmarkStart w:id="982" w:name="ref-githubdesktop"/>
    <w:p>
      <w:pPr>
        <w:pStyle w:val="Bibliography"/>
      </w:pPr>
      <w:r>
        <w:t xml:space="preserve">“GitHub Desktop.”</w:t>
      </w:r>
      <w:r>
        <w:t xml:space="preserve"> </w:t>
      </w:r>
      <w:r>
        <w:t xml:space="preserve">n.d. GitHub.</w:t>
      </w:r>
      <w:r>
        <w:t xml:space="preserve"> </w:t>
      </w:r>
      <w:hyperlink r:id="rId981">
        <w:r>
          <w:rPr>
            <w:rStyle w:val="Hyperlink"/>
          </w:rPr>
          <w:t xml:space="preserve">https://desktop.github.com/</w:t>
        </w:r>
      </w:hyperlink>
      <w:r>
        <w:t xml:space="preserve">.</w:t>
      </w:r>
    </w:p>
    <w:bookmarkEnd w:id="982"/>
    <w:bookmarkStart w:id="984" w:name="ref-dune"/>
    <w:p>
      <w:pPr>
        <w:pStyle w:val="Bibliography"/>
      </w:pPr>
      <w:r>
        <w:t xml:space="preserve">Herbert, Frank. 1965.</w:t>
      </w:r>
      <w:r>
        <w:t xml:space="preserve"> </w:t>
      </w:r>
      <w:r>
        <w:rPr>
          <w:i/>
          <w:iCs/>
        </w:rPr>
        <w:t xml:space="preserve">Dune</w:t>
      </w:r>
      <w:r>
        <w:t xml:space="preserve">. Novel.</w:t>
      </w:r>
      <w:r>
        <w:t xml:space="preserve"> </w:t>
      </w:r>
      <w:hyperlink r:id="rId983">
        <w:r>
          <w:rPr>
            <w:rStyle w:val="Hyperlink"/>
          </w:rPr>
          <w:t xml:space="preserve">https://en.wikipedia.org/wiki/Organizations_of_the_Dune_universe#Thinking_machines</w:t>
        </w:r>
      </w:hyperlink>
      <w:r>
        <w:t xml:space="preserve">.</w:t>
      </w:r>
    </w:p>
    <w:bookmarkEnd w:id="984"/>
    <w:bookmarkStart w:id="986" w:name="ref-plos_data"/>
    <w:p>
      <w:pPr>
        <w:pStyle w:val="Bibliography"/>
      </w:pPr>
      <w:r>
        <w:t xml:space="preserve">“How to Store and Manage Your Data.”</w:t>
      </w:r>
      <w:r>
        <w:t xml:space="preserve"> </w:t>
      </w:r>
      <w:r>
        <w:t xml:space="preserve">n.d. PLOS.</w:t>
      </w:r>
      <w:r>
        <w:t xml:space="preserve"> </w:t>
      </w:r>
      <w:hyperlink r:id="rId985">
        <w:r>
          <w:rPr>
            <w:rStyle w:val="Hyperlink"/>
          </w:rPr>
          <w:t xml:space="preserve">https://plos.org/resource/how-to-store-and-manage-your-data/</w:t>
        </w:r>
      </w:hyperlink>
      <w:r>
        <w:t xml:space="preserve">.</w:t>
      </w:r>
    </w:p>
    <w:bookmarkEnd w:id="986"/>
    <w:bookmarkStart w:id="98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87"/>
    <w:bookmarkStart w:id="989"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88">
        <w:r>
          <w:rPr>
            <w:rStyle w:val="Hyperlink"/>
          </w:rPr>
          <w:t xml:space="preserve">https://mentors.fm/2019/08/13/think-and-write-with-leslie-lamport/</w:t>
        </w:r>
      </w:hyperlink>
      <w:r>
        <w:t xml:space="preserve">.</w:t>
      </w:r>
    </w:p>
    <w:bookmarkEnd w:id="989"/>
    <w:bookmarkStart w:id="991"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990">
        <w:r>
          <w:rPr>
            <w:rStyle w:val="Hyperlink"/>
          </w:rPr>
          <w:t xml:space="preserve">https://openreview.net/forum?id=BZ5a1r-kVsf</w:t>
        </w:r>
      </w:hyperlink>
      <w:r>
        <w:t xml:space="preserve">.</w:t>
      </w:r>
    </w:p>
    <w:bookmarkEnd w:id="991"/>
    <w:bookmarkStart w:id="992" w:name="ref-medRxiv"/>
    <w:p>
      <w:pPr>
        <w:pStyle w:val="Bibliography"/>
      </w:pPr>
      <w:r>
        <w:t xml:space="preserve">“medRxiv: The Preprint Server for Health Sciences.”</w:t>
      </w:r>
      <w:r>
        <w:t xml:space="preserve"> </w:t>
      </w:r>
      <w:r>
        <w:t xml:space="preserve">n.d. Cold Spring Harbor Laboratory.</w:t>
      </w:r>
      <w:r>
        <w:t xml:space="preserve"> </w:t>
      </w:r>
      <w:hyperlink r:id="rId937">
        <w:r>
          <w:rPr>
            <w:rStyle w:val="Hyperlink"/>
          </w:rPr>
          <w:t xml:space="preserve">https://www.medrxiv.org/</w:t>
        </w:r>
      </w:hyperlink>
      <w:r>
        <w:t xml:space="preserve">.</w:t>
      </w:r>
    </w:p>
    <w:bookmarkEnd w:id="992"/>
    <w:bookmarkStart w:id="99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993">
        <w:r>
          <w:rPr>
            <w:rStyle w:val="Hyperlink"/>
          </w:rPr>
          <w:t xml:space="preserve">https://doi.org/10.1038/467775a</w:t>
        </w:r>
      </w:hyperlink>
      <w:r>
        <w:t xml:space="preserve">.</w:t>
      </w:r>
    </w:p>
    <w:bookmarkEnd w:id="994"/>
    <w:bookmarkStart w:id="99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95">
        <w:r>
          <w:rPr>
            <w:rStyle w:val="Hyperlink"/>
          </w:rPr>
          <w:t xml:space="preserve">https://doi.org/10.1038/s41562-016-0021</w:t>
        </w:r>
      </w:hyperlink>
      <w:r>
        <w:t xml:space="preserve">.</w:t>
      </w:r>
    </w:p>
    <w:bookmarkEnd w:id="996"/>
    <w:bookmarkStart w:id="99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97">
        <w:r>
          <w:rPr>
            <w:rStyle w:val="Hyperlink"/>
          </w:rPr>
          <w:t xml:space="preserve">https://doi.org/10.1038/526182a</w:t>
        </w:r>
      </w:hyperlink>
      <w:r>
        <w:t xml:space="preserve">.</w:t>
      </w:r>
    </w:p>
    <w:bookmarkEnd w:id="998"/>
    <w:bookmarkStart w:id="1000" w:name="ref-osf"/>
    <w:p>
      <w:pPr>
        <w:pStyle w:val="Bibliography"/>
      </w:pPr>
      <w:r>
        <w:t xml:space="preserve">“Open Science Framework.”</w:t>
      </w:r>
      <w:r>
        <w:t xml:space="preserve"> </w:t>
      </w:r>
      <w:r>
        <w:t xml:space="preserve">n.d. Center for Open Science.</w:t>
      </w:r>
      <w:r>
        <w:t xml:space="preserve"> </w:t>
      </w:r>
      <w:hyperlink r:id="rId999">
        <w:r>
          <w:rPr>
            <w:rStyle w:val="Hyperlink"/>
          </w:rPr>
          <w:t xml:space="preserve">https://osf.io/</w:t>
        </w:r>
      </w:hyperlink>
      <w:r>
        <w:t xml:space="preserve">.</w:t>
      </w:r>
    </w:p>
    <w:bookmarkEnd w:id="1000"/>
    <w:bookmarkStart w:id="100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27">
        <w:r>
          <w:rPr>
            <w:rStyle w:val="Hyperlink"/>
          </w:rPr>
          <w:t xml:space="preserve">https://github.com/quarto-dev/quarto-cli/issues/3809</w:t>
        </w:r>
      </w:hyperlink>
      <w:r>
        <w:t xml:space="preserve">.</w:t>
      </w:r>
    </w:p>
    <w:bookmarkEnd w:id="1001"/>
    <w:bookmarkStart w:id="1003" w:name="ref-gitfixum"/>
    <w:p>
      <w:pPr>
        <w:pStyle w:val="Bibliography"/>
      </w:pPr>
      <w:r>
        <w:t xml:space="preserve">Robertson, Seth. n.d.</w:t>
      </w:r>
      <w:r>
        <w:t xml:space="preserve"> </w:t>
      </w:r>
      <w:r>
        <w:t xml:space="preserve">“On Undoing, Fixing, or Removing Commits in Git.”</w:t>
      </w:r>
      <w:r>
        <w:t xml:space="preserve"> </w:t>
      </w:r>
      <w:hyperlink r:id="rId1002">
        <w:r>
          <w:rPr>
            <w:rStyle w:val="Hyperlink"/>
          </w:rPr>
          <w:t xml:space="preserve">https://sethrobertson.github.io/GitFixUm/fixup.html</w:t>
        </w:r>
      </w:hyperlink>
      <w:r>
        <w:t xml:space="preserve">.</w:t>
      </w:r>
    </w:p>
    <w:bookmarkEnd w:id="1003"/>
    <w:bookmarkStart w:id="100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04">
        <w:r>
          <w:rPr>
            <w:rStyle w:val="Hyperlink"/>
          </w:rPr>
          <w:t xml:space="preserve">https://doi.org/10.1371/journal.pcbi.1003833</w:t>
        </w:r>
      </w:hyperlink>
      <w:r>
        <w:t xml:space="preserve">.</w:t>
      </w:r>
    </w:p>
    <w:bookmarkEnd w:id="1005"/>
    <w:bookmarkStart w:id="100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06">
        <w:r>
          <w:rPr>
            <w:rStyle w:val="Hyperlink"/>
          </w:rPr>
          <w:t xml:space="preserve">https://doi.org/10.1038/d41586-019-02918-5</w:t>
        </w:r>
      </w:hyperlink>
      <w:r>
        <w:t xml:space="preserve">.</w:t>
      </w:r>
    </w:p>
    <w:bookmarkEnd w:id="1007"/>
    <w:bookmarkStart w:id="1009" w:name="ref-slurm-salloc"/>
    <w:p>
      <w:pPr>
        <w:pStyle w:val="Bibliography"/>
      </w:pPr>
      <w:r>
        <w:t xml:space="preserve">“Slurm Workload Manager: Salloc Documentation.”</w:t>
      </w:r>
      <w:r>
        <w:t xml:space="preserve"> </w:t>
      </w:r>
      <w:r>
        <w:t xml:space="preserve">n.d.-a. SchedMD.</w:t>
      </w:r>
      <w:r>
        <w:t xml:space="preserve"> </w:t>
      </w:r>
      <w:hyperlink r:id="rId1008">
        <w:r>
          <w:rPr>
            <w:rStyle w:val="Hyperlink"/>
          </w:rPr>
          <w:t xml:space="preserve">https://slurm.schedmd.com/salloc.html</w:t>
        </w:r>
      </w:hyperlink>
      <w:r>
        <w:t xml:space="preserve">.</w:t>
      </w:r>
    </w:p>
    <w:bookmarkEnd w:id="1009"/>
    <w:bookmarkStart w:id="1011" w:name="ref-slurm-sattach"/>
    <w:p>
      <w:pPr>
        <w:pStyle w:val="Bibliography"/>
      </w:pPr>
      <w:r>
        <w:t xml:space="preserve">“Slurm Workload Manager: Sattach Documentation.”</w:t>
      </w:r>
      <w:r>
        <w:t xml:space="preserve"> </w:t>
      </w:r>
      <w:r>
        <w:t xml:space="preserve">n.d.-b. SchedMD.</w:t>
      </w:r>
      <w:r>
        <w:t xml:space="preserve"> </w:t>
      </w:r>
      <w:hyperlink r:id="rId1010">
        <w:r>
          <w:rPr>
            <w:rStyle w:val="Hyperlink"/>
          </w:rPr>
          <w:t xml:space="preserve">https://slurm.schedmd.com/sattach.html</w:t>
        </w:r>
      </w:hyperlink>
      <w:r>
        <w:t xml:space="preserve">.</w:t>
      </w:r>
    </w:p>
    <w:bookmarkEnd w:id="1011"/>
    <w:bookmarkStart w:id="1013" w:name="ref-slurm"/>
    <w:p>
      <w:pPr>
        <w:pStyle w:val="Bibliography"/>
      </w:pPr>
      <w:r>
        <w:t xml:space="preserve">“Slurm Workload Manager: Sbatch Documentation.”</w:t>
      </w:r>
      <w:r>
        <w:t xml:space="preserve"> </w:t>
      </w:r>
      <w:r>
        <w:t xml:space="preserve">n.d.-c. SchedMD.</w:t>
      </w:r>
      <w:r>
        <w:t xml:space="preserve"> </w:t>
      </w:r>
      <w:hyperlink r:id="rId1012">
        <w:r>
          <w:rPr>
            <w:rStyle w:val="Hyperlink"/>
          </w:rPr>
          <w:t xml:space="preserve">https://slurm.schedmd.com/sbatch.html</w:t>
        </w:r>
      </w:hyperlink>
      <w:r>
        <w:t xml:space="preserve">.</w:t>
      </w:r>
    </w:p>
    <w:bookmarkEnd w:id="1013"/>
    <w:bookmarkStart w:id="1015" w:name="ref-slurm-squeue"/>
    <w:p>
      <w:pPr>
        <w:pStyle w:val="Bibliography"/>
      </w:pPr>
      <w:r>
        <w:t xml:space="preserve">“Slurm Workload Manager: Squeue Documentation.”</w:t>
      </w:r>
      <w:r>
        <w:t xml:space="preserve"> </w:t>
      </w:r>
      <w:r>
        <w:t xml:space="preserve">n.d.-d. SchedMD.</w:t>
      </w:r>
      <w:r>
        <w:t xml:space="preserve"> </w:t>
      </w:r>
      <w:hyperlink r:id="rId1014">
        <w:r>
          <w:rPr>
            <w:rStyle w:val="Hyperlink"/>
          </w:rPr>
          <w:t xml:space="preserve">https://slurm.schedmd.com/squeue.html</w:t>
        </w:r>
      </w:hyperlink>
      <w:r>
        <w:t xml:space="preserve">.</w:t>
      </w:r>
    </w:p>
    <w:bookmarkEnd w:id="1015"/>
    <w:bookmarkStart w:id="1017" w:name="ref-slurm-srun"/>
    <w:p>
      <w:pPr>
        <w:pStyle w:val="Bibliography"/>
      </w:pPr>
      <w:r>
        <w:t xml:space="preserve">“Slurm Workload Manager: Srun Documentation.”</w:t>
      </w:r>
      <w:r>
        <w:t xml:space="preserve"> </w:t>
      </w:r>
      <w:r>
        <w:t xml:space="preserve">n.d.-e. SchedMD.</w:t>
      </w:r>
      <w:r>
        <w:t xml:space="preserve"> </w:t>
      </w:r>
      <w:hyperlink r:id="rId1016">
        <w:r>
          <w:rPr>
            <w:rStyle w:val="Hyperlink"/>
          </w:rPr>
          <w:t xml:space="preserve">https://slurm.schedmd.com/srun.html</w:t>
        </w:r>
      </w:hyperlink>
      <w:r>
        <w:t xml:space="preserve">.</w:t>
      </w:r>
    </w:p>
    <w:bookmarkEnd w:id="1017"/>
    <w:bookmarkStart w:id="101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18">
        <w:r>
          <w:rPr>
            <w:rStyle w:val="Hyperlink"/>
          </w:rPr>
          <w:t xml:space="preserve">https://doi.org/10.1038/d41586-019-00067-3</w:t>
        </w:r>
      </w:hyperlink>
      <w:r>
        <w:t xml:space="preserve">.</w:t>
      </w:r>
    </w:p>
    <w:bookmarkEnd w:id="1019"/>
    <w:bookmarkStart w:id="1021" w:name="ref-terminator"/>
    <w:p>
      <w:pPr>
        <w:pStyle w:val="Bibliography"/>
      </w:pPr>
      <w:r>
        <w:rPr>
          <w:i/>
          <w:iCs/>
        </w:rPr>
        <w:t xml:space="preserve">Terminator 3: Rise of the Machines</w:t>
      </w:r>
      <w:r>
        <w:t xml:space="preserve">. 2003. Film.</w:t>
      </w:r>
      <w:r>
        <w:t xml:space="preserve"> </w:t>
      </w:r>
      <w:hyperlink r:id="rId1020">
        <w:r>
          <w:rPr>
            <w:rStyle w:val="Hyperlink"/>
          </w:rPr>
          <w:t xml:space="preserve">https://en.wikipedia.org/wiki/Terminator_3:_Rise_of_the_Machines</w:t>
        </w:r>
      </w:hyperlink>
      <w:r>
        <w:t xml:space="preserve">.</w:t>
      </w:r>
    </w:p>
    <w:bookmarkEnd w:id="1021"/>
    <w:bookmarkStart w:id="1023" w:name="ref-matrix"/>
    <w:p>
      <w:pPr>
        <w:pStyle w:val="Bibliography"/>
      </w:pPr>
      <w:r>
        <w:rPr>
          <w:i/>
          <w:iCs/>
        </w:rPr>
        <w:t xml:space="preserve">The Matrix</w:t>
      </w:r>
      <w:r>
        <w:t xml:space="preserve">. 1999. Film.</w:t>
      </w:r>
      <w:r>
        <w:t xml:space="preserve"> </w:t>
      </w:r>
      <w:hyperlink r:id="rId1022">
        <w:r>
          <w:rPr>
            <w:rStyle w:val="Hyperlink"/>
          </w:rPr>
          <w:t xml:space="preserve">https://en.wikipedia.org/wiki/The_Matrix</w:t>
        </w:r>
      </w:hyperlink>
      <w:r>
        <w:t xml:space="preserve">.</w:t>
      </w:r>
    </w:p>
    <w:bookmarkEnd w:id="1023"/>
    <w:bookmarkStart w:id="102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3">
        <w:r>
          <w:rPr>
            <w:rStyle w:val="Hyperlink"/>
          </w:rPr>
          <w:t xml:space="preserve">https://code-review.tidyverse.org/</w:t>
        </w:r>
      </w:hyperlink>
      <w:r>
        <w:t xml:space="preserve">.</w:t>
      </w:r>
    </w:p>
    <w:bookmarkEnd w:id="1024"/>
    <w:bookmarkStart w:id="102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25">
        <w:r>
          <w:rPr>
            <w:rStyle w:val="Hyperlink"/>
          </w:rPr>
          <w:t xml:space="preserve">https://doi.org/10.1038/d41586-021-03603-2</w:t>
        </w:r>
      </w:hyperlink>
      <w:r>
        <w:t xml:space="preserve">.</w:t>
      </w:r>
    </w:p>
    <w:bookmarkEnd w:id="1026"/>
    <w:bookmarkStart w:id="1028" w:name="ref-wargames"/>
    <w:p>
      <w:pPr>
        <w:pStyle w:val="Bibliography"/>
      </w:pPr>
      <w:r>
        <w:rPr>
          <w:i/>
          <w:iCs/>
        </w:rPr>
        <w:t xml:space="preserve">WarGames</w:t>
      </w:r>
      <w:r>
        <w:t xml:space="preserve">. 1983. Film.</w:t>
      </w:r>
      <w:r>
        <w:t xml:space="preserve"> </w:t>
      </w:r>
      <w:hyperlink r:id="rId1027">
        <w:r>
          <w:rPr>
            <w:rStyle w:val="Hyperlink"/>
          </w:rPr>
          <w:t xml:space="preserve">https://en.wikipedia.org/wiki/WarGames</w:t>
        </w:r>
      </w:hyperlink>
      <w:r>
        <w:t xml:space="preserve">.</w:t>
      </w:r>
    </w:p>
    <w:bookmarkEnd w:id="1028"/>
    <w:bookmarkStart w:id="103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29">
        <w:r>
          <w:rPr>
            <w:rStyle w:val="Hyperlink"/>
          </w:rPr>
          <w:t xml:space="preserve">https://doi.org/10.1201/9781351201315</w:t>
        </w:r>
      </w:hyperlink>
      <w:r>
        <w:t xml:space="preserve">.</w:t>
      </w:r>
    </w:p>
    <w:bookmarkEnd w:id="1030"/>
    <w:bookmarkStart w:id="1032"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31">
        <w:r>
          <w:rPr>
            <w:rStyle w:val="Hyperlink"/>
          </w:rPr>
          <w:t xml:space="preserve">https://mastering-shiny.org/</w:t>
        </w:r>
      </w:hyperlink>
      <w:r>
        <w:t xml:space="preserve">.</w:t>
      </w:r>
    </w:p>
    <w:bookmarkEnd w:id="1032"/>
    <w:bookmarkStart w:id="1033"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8">
        <w:r>
          <w:rPr>
            <w:rStyle w:val="Hyperlink"/>
          </w:rPr>
          <w:t xml:space="preserve">https://style.tidyverse.org/</w:t>
        </w:r>
      </w:hyperlink>
      <w:r>
        <w:t xml:space="preserve">.</w:t>
      </w:r>
    </w:p>
    <w:bookmarkEnd w:id="1033"/>
    <w:bookmarkStart w:id="1035"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34">
        <w:r>
          <w:rPr>
            <w:rStyle w:val="Hyperlink"/>
          </w:rPr>
          <w:t xml:space="preserve">https://design.tidyverse.org/</w:t>
        </w:r>
      </w:hyperlink>
      <w:r>
        <w:t xml:space="preserve">.</w:t>
      </w:r>
    </w:p>
    <w:bookmarkEnd w:id="1035"/>
    <w:bookmarkStart w:id="103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36">
        <w:r>
          <w:rPr>
            <w:rStyle w:val="Hyperlink"/>
          </w:rPr>
          <w:t xml:space="preserve">https://r-pkgs.org/</w:t>
        </w:r>
      </w:hyperlink>
      <w:r>
        <w:t xml:space="preserve">.</w:t>
      </w:r>
    </w:p>
    <w:bookmarkEnd w:id="1037"/>
    <w:bookmarkStart w:id="103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38">
        <w:r>
          <w:rPr>
            <w:rStyle w:val="Hyperlink"/>
          </w:rPr>
          <w:t xml:space="preserve">https://r4ds.hadley.nz/</w:t>
        </w:r>
      </w:hyperlink>
      <w:r>
        <w:t xml:space="preserve">.</w:t>
      </w:r>
    </w:p>
    <w:bookmarkEnd w:id="1039"/>
    <w:bookmarkStart w:id="104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2">
        <w:r>
          <w:rPr>
            <w:rStyle w:val="Hyperlink"/>
          </w:rPr>
          <w:t xml:space="preserve">https://roxygen2.r-lib.org/</w:t>
        </w:r>
      </w:hyperlink>
      <w:r>
        <w:t xml:space="preserve">.</w:t>
      </w:r>
    </w:p>
    <w:bookmarkEnd w:id="1040"/>
    <w:bookmarkEnd w:id="1041"/>
    <w:p>
      <w:r>
        <w:br w:type="page"/>
      </w:r>
    </w:p>
    <w:bookmarkEnd w:id="1042"/>
    <w:bookmarkStart w:id="104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43">
        <w:r>
          <w:rPr>
            <w:rStyle w:val="Hyperlink"/>
          </w:rPr>
          <w:t xml:space="preserve">https://ucd-serg.github.io/lab-manual/appendix-copilot-instructions.html</w:t>
        </w:r>
      </w:hyperlink>
    </w:p>
    <w:p>
      <w:r>
        <w:br w:type="page"/>
      </w:r>
    </w:p>
    <w:bookmarkEnd w:id="1044"/>
    <w:bookmarkStart w:id="104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45">
        <w:r>
          <w:rPr>
            <w:rStyle w:val="Hyperlink"/>
          </w:rPr>
          <w:t xml:space="preserve">https://ucd-serg.github.io/lab-manual/appendix-copilot-setup-steps.html</w:t>
        </w:r>
      </w:hyperlink>
    </w:p>
    <w:p>
      <w:r>
        <w:br w:type="page"/>
      </w:r>
    </w:p>
    <w:bookmarkEnd w:id="1046"/>
    <w:bookmarkStart w:id="104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13"/>
        </w:numPr>
      </w:pPr>
      <w:ins w:id="3415" w:author="PR Preview" w:date="2024-01-01T00:00:00Z">
        <w:r>
          <w:rPr>
            <w:b/>
            <w:bCs/>
          </w:rPr>
          <w:t xml:space="preserve">Branch:</w:t>
        </w:r>
      </w:ins>
      <w:ins w:id="3415" w:author="PR Preview" w:date="2024-01-01T00:00:00Z">
        <w:r>
          <w:t xml:space="preserve"> </w:t>
        </w:r>
      </w:ins>
      <w:ins w:id="3415" w:author="PR Preview" w:date="2024-01-01T00:00:00Z">
        <w:r>
          <w:t xml:space="preserve">HEAD</w:t>
        </w:r>
      </w:ins>
    </w:p>
    <w:p>
      <w:pPr>
        <w:pStyle w:val="Compact"/>
        <w:numPr>
          <w:ilvl w:val="0"/>
          <w:numId w:val="1413"/>
        </w:numPr>
      </w:pPr>
      <w:ins w:id="3416" w:author="PR Preview" w:date="2024-01-01T00:00:00Z">
        <w:r>
          <w:rPr>
            <w:b/>
            <w:bCs/>
          </w:rPr>
          <w:t xml:space="preserve">Commit:</w:t>
        </w:r>
      </w:ins>
      <w:ins w:id="3416" w:author="PR Preview" w:date="2024-01-01T00:00:00Z">
        <w:r>
          <w:t xml:space="preserve"> </w:t>
        </w:r>
      </w:ins>
      <w:ins w:id="3416" w:author="PR Preview" w:date="2024-01-01T00:00:00Z">
        <w:r>
          <w:t xml:space="preserve">d511013</w:t>
        </w:r>
      </w:ins>
    </w:p>
    <w:p>
      <w:pPr>
        <w:pStyle w:val="Compact"/>
        <w:numPr>
          <w:ilvl w:val="0"/>
          <w:numId w:val="1413"/>
        </w:numPr>
      </w:pPr>
      <w:ins w:id="3417" w:author="PR Preview" w:date="2024-01-01T00:00:00Z">
        <w:r>
          <w:rPr>
            <w:b/>
            <w:bCs/>
          </w:rPr>
          <w:t xml:space="preserve">Full commit hash:</w:t>
        </w:r>
      </w:ins>
      <w:ins w:id="3417" w:author="PR Preview" w:date="2024-01-01T00:00:00Z">
        <w:r>
          <w:t xml:space="preserve"> </w:t>
        </w:r>
      </w:ins>
      <w:ins w:id="3417" w:author="PR Preview" w:date="2024-01-01T00:00:00Z">
        <w:r>
          <w:t xml:space="preserve">d511013fd3fbabb0d5d67deb197d1a3b81da7062</w:t>
        </w:r>
      </w:ins>
    </w:p>
    <w:p>
      <w:pPr>
        <w:pStyle w:val="Compact"/>
        <w:numPr>
          <w:ilvl w:val="0"/>
          <w:numId w:val="1413"/>
        </w:numPr>
      </w:pPr>
      <w:ins w:id="3418" w:author="PR Preview" w:date="2024-01-01T00:00:00Z">
        <w:r>
          <w:rPr>
            <w:b/>
            <w:bCs/>
          </w:rPr>
          <w:t xml:space="preserve">Commit date:</w:t>
        </w:r>
      </w:ins>
      <w:ins w:id="3418" w:author="PR Preview" w:date="2024-01-01T00:00:00Z">
        <w:r>
          <w:t xml:space="preserve"> </w:t>
        </w:r>
      </w:ins>
      <w:ins w:id="3418" w:author="PR Preview" w:date="2024-01-01T00:00:00Z">
        <w:r>
          <w:t xml:space="preserve">2026-07-01 15:40:30 -0700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10">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2"/>
  </w:num>
  <w:num w:numId="1222">
    <w:abstractNumId w:val="992"/>
  </w:num>
  <w:num w:numId="1223">
    <w:abstractNumId w:val="992"/>
  </w:num>
  <w:num w:numId="1224">
    <w:abstractNumId w:val="992"/>
  </w:num>
  <w:num w:numId="1225">
    <w:abstractNumId w:val="992"/>
  </w:num>
  <w:num w:numId="1226">
    <w:abstractNumId w:val="991"/>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1"/>
  </w:num>
  <w:num w:numId="1393">
    <w:abstractNumId w:val="992"/>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2"/>
  </w:num>
  <w:num w:numId="1401">
    <w:abstractNumId w:val="992"/>
  </w:num>
  <w:num w:numId="1402">
    <w:abstractNumId w:val="992"/>
  </w:num>
  <w:num w:numId="1403">
    <w:abstractNumId w:val="992"/>
  </w:num>
  <w:num w:numId="1404">
    <w:abstractNumId w:val="992"/>
  </w:num>
  <w:num w:numId="1405">
    <w:abstractNumId w:val="992"/>
  </w:num>
  <w:num w:numId="1406">
    <w:abstractNumId w:val="992"/>
  </w:num>
  <w:num w:numId="1407">
    <w:abstractNumId w:val="992"/>
  </w:num>
  <w:num w:numId="1408">
    <w:abstractNumId w:val="992"/>
  </w:num>
  <w:num w:numId="1409">
    <w:abstractNumId w:val="991"/>
  </w:num>
  <w:num w:numId="1410">
    <w:abstractNumId w:val="991"/>
  </w:num>
  <w:num w:numId="1411">
    <w:abstractNumId w:val="991"/>
  </w:num>
  <w:num w:numId="1412">
    <w:abstractNumId w:val="991"/>
  </w:num>
  <w:num w:numId="14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47" Type="http://schemas.openxmlformats.org/officeDocument/2006/relationships/image" Target="media/rId747.png"/><Relationship Id="rId138" Type="http://schemas.openxmlformats.org/officeDocument/2006/relationships/image" Target="media/rId138.png"/><Relationship Id="rId109" Type="http://schemas.openxmlformats.org/officeDocument/2006/relationships/image" Target="media/rId109.png"/><Relationship Id="rId328" Type="http://schemas.openxmlformats.org/officeDocument/2006/relationships/image" Target="media/rId328.png"/><Relationship Id="rId523" Type="http://schemas.openxmlformats.org/officeDocument/2006/relationships/image" Target="media/rId523.png"/><Relationship Id="rId682" Type="http://schemas.openxmlformats.org/officeDocument/2006/relationships/image" Target="media/rId682.png"/><Relationship Id="rId685" Type="http://schemas.openxmlformats.org/officeDocument/2006/relationships/image" Target="media/rId685.jpg"/><Relationship Id="rId354" Type="http://schemas.openxmlformats.org/officeDocument/2006/relationships/image" Target="media/rId354.png"/><Relationship Id="rId550" Type="http://schemas.openxmlformats.org/officeDocument/2006/relationships/image" Target="media/rId550.jpg"/><Relationship Id="rId556" Type="http://schemas.openxmlformats.org/officeDocument/2006/relationships/image" Target="media/rId556.png"/><Relationship Id="rId457" Type="http://schemas.openxmlformats.org/officeDocument/2006/relationships/image" Target="media/rId457.png"/><Relationship Id="rId462" Type="http://schemas.openxmlformats.org/officeDocument/2006/relationships/image" Target="media/rId462.png"/><Relationship Id="rId264" Type="http://schemas.openxmlformats.org/officeDocument/2006/relationships/image" Target="media/rId264.png"/><Relationship Id="rId691" Type="http://schemas.openxmlformats.org/officeDocument/2006/relationships/image" Target="media/rId691.png"/><Relationship Id="rId722" Type="http://schemas.openxmlformats.org/officeDocument/2006/relationships/image" Target="media/rId722.png"/><Relationship Id="rId269" Type="http://schemas.openxmlformats.org/officeDocument/2006/relationships/image" Target="media/rId269.png"/><Relationship Id="rId688" Type="http://schemas.openxmlformats.org/officeDocument/2006/relationships/image" Target="media/rId688.png"/><Relationship Id="rId627" Type="http://schemas.openxmlformats.org/officeDocument/2006/relationships/hyperlink" Target="assets/files/PHS_Shared_Compute_Environments.pdf" TargetMode="External"/><Relationship Id="rId39" Type="http://schemas.openxmlformats.org/officeDocument/2006/relationships/hyperlink" Target="clinicaltrials.gov" TargetMode="External"/><Relationship Id="rId50" Type="http://schemas.openxmlformats.org/officeDocument/2006/relationships/hyperlink" Target="github.com" TargetMode="External"/><Relationship Id="rId871" Type="http://schemas.openxmlformats.org/officeDocument/2006/relationships/hyperlink" Target="http://adv-r.had.co.nz/Style.html" TargetMode="External"/><Relationship Id="rId908" Type="http://schemas.openxmlformats.org/officeDocument/2006/relationships/hyperlink" Target="http://colorbrewer2.org/" TargetMode="External"/><Relationship Id="rId969" Type="http://schemas.openxmlformats.org/officeDocument/2006/relationships/hyperlink" Target="http://creativecommons.org/licenses/by-nc/4.0/" TargetMode="External"/><Relationship Id="rId325" Type="http://schemas.openxmlformats.org/officeDocument/2006/relationships/hyperlink" Target="http://styler.r-lib.org/articles/customizing_styler.html" TargetMode="External"/><Relationship Id="rId854"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18" Type="http://schemas.openxmlformats.org/officeDocument/2006/relationships/hyperlink" Target="https://about.codecov.io" TargetMode="External"/><Relationship Id="rId238" Type="http://schemas.openxmlformats.org/officeDocument/2006/relationships/hyperlink" Target="https://adv-r.hadley.nz/evaluation.html" TargetMode="External"/><Relationship Id="rId113" Type="http://schemas.openxmlformats.org/officeDocument/2006/relationships/hyperlink" Target="https://adv-r.hadley.nz/perf-improve.html" TargetMode="External"/><Relationship Id="rId112" Type="http://schemas.openxmlformats.org/officeDocument/2006/relationships/hyperlink" Target="https://adv-r.hadley.nz/perf-measure.html" TargetMode="External"/><Relationship Id="rId794" Type="http://schemas.openxmlformats.org/officeDocument/2006/relationships/hyperlink" Target="https://agentskills.io/home" TargetMode="External"/><Relationship Id="rId795" Type="http://schemas.openxmlformats.org/officeDocument/2006/relationships/hyperlink" Target="https://agentskills.io/specification" TargetMode="External"/><Relationship Id="rId79" Type="http://schemas.openxmlformats.org/officeDocument/2006/relationships/hyperlink" Target="https://altdoc.etiennebacher.com/" TargetMode="External"/><Relationship Id="rId114" Type="http://schemas.openxmlformats.org/officeDocument/2006/relationships/hyperlink" Target="https://bench.r-lib.org/" TargetMode="External"/><Relationship Id="rId243" Type="http://schemas.openxmlformats.org/officeDocument/2006/relationships/hyperlink" Target="https://blog.rstudio.com/2016/03/29/feather/" TargetMode="External"/><Relationship Id="rId166" Type="http://schemas.openxmlformats.org/officeDocument/2006/relationships/hyperlink" Target="https://blog.rstudio.com/2020/12/02/rstudio-v1-4-preview-little-things/" TargetMode="External"/><Relationship Id="rId768" Type="http://schemas.openxmlformats.org/officeDocument/2006/relationships/hyperlink" Target="https://chatgpt.com/codex/" TargetMode="External"/><Relationship Id="rId803" Type="http://schemas.openxmlformats.org/officeDocument/2006/relationships/hyperlink" Target="https://claude.ai/code" TargetMode="External"/><Relationship Id="rId469" Type="http://schemas.openxmlformats.org/officeDocument/2006/relationships/hyperlink" Target="https://cli.github.com/" TargetMode="External"/><Relationship Id="rId307" Type="http://schemas.openxmlformats.org/officeDocument/2006/relationships/hyperlink" Target="https://cli.r-lib.org/" TargetMode="External"/><Relationship Id="rId33" Type="http://schemas.openxmlformats.org/officeDocument/2006/relationships/hyperlink" Target="https://code-review.tidyverse.org/" TargetMode="External"/><Relationship Id="rId806" Type="http://schemas.openxmlformats.org/officeDocument/2006/relationships/hyperlink" Target="https://code.claude.com/docs/en/claude-code-on-the-web" TargetMode="External"/><Relationship Id="rId807" Type="http://schemas.openxmlformats.org/officeDocument/2006/relationships/hyperlink" Target="https://code.claude.com/docs/en/commands" TargetMode="External"/><Relationship Id="rId830" Type="http://schemas.openxmlformats.org/officeDocument/2006/relationships/hyperlink" Target="https://code.claude.com/docs/en/setup" TargetMode="External"/><Relationship Id="rId757" Type="http://schemas.openxmlformats.org/officeDocument/2006/relationships/hyperlink" Target="https://continue.dev" TargetMode="External"/><Relationship Id="rId594" Type="http://schemas.openxmlformats.org/officeDocument/2006/relationships/hyperlink" Target="https://cran.r-project.org/" TargetMode="External"/><Relationship Id="rId944" Type="http://schemas.openxmlformats.org/officeDocument/2006/relationships/hyperlink" Target="https://cran.r-project.org/package=flexlsx" TargetMode="External"/><Relationship Id="rId333" Type="http://schemas.openxmlformats.org/officeDocument/2006/relationships/hyperlink" Target="https://cran.r-project.org/web/packages/lintr/readme/README.html#available-linters" TargetMode="External"/><Relationship Id="rId336" Type="http://schemas.openxmlformats.org/officeDocument/2006/relationships/hyperlink" Target="https://cran.r-project.org/web/packages/lintr/readme/README.html#project-configuration" TargetMode="External"/><Relationship Id="rId60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929" Type="http://schemas.openxmlformats.org/officeDocument/2006/relationships/hyperlink" Target="https://d-morrison.github.io/psw/" TargetMode="External"/><Relationship Id="rId402" Type="http://schemas.openxmlformats.org/officeDocument/2006/relationships/hyperlink" Target="https://d-morrison.github.io/rme/" TargetMode="External"/><Relationship Id="rId973" Type="http://schemas.openxmlformats.org/officeDocument/2006/relationships/hyperlink" Target="https://datadryad.org/" TargetMode="External"/><Relationship Id="rId943" Type="http://schemas.openxmlformats.org/officeDocument/2006/relationships/hyperlink" Target="https://davidgohel.github.io/flextable/" TargetMode="External"/><Relationship Id="rId1034" Type="http://schemas.openxmlformats.org/officeDocument/2006/relationships/hyperlink" Target="https://design.tidyverse.org/" TargetMode="External"/><Relationship Id="rId289" Type="http://schemas.openxmlformats.org/officeDocument/2006/relationships/hyperlink" Target="https://design.tidyverse.org/important-args-first.html" TargetMode="External"/><Relationship Id="rId981" Type="http://schemas.openxmlformats.org/officeDocument/2006/relationships/hyperlink" Target="https://desktop.github.com/" TargetMode="External"/><Relationship Id="rId775" Type="http://schemas.openxmlformats.org/officeDocument/2006/relationships/hyperlink" Target="https://developers.openai.com/api/docs/quickstart" TargetMode="External"/><Relationship Id="rId769" Type="http://schemas.openxmlformats.org/officeDocument/2006/relationships/hyperlink" Target="https://developers.openai.com/codex/quickstart" TargetMode="External"/><Relationship Id="rId91" Type="http://schemas.openxmlformats.org/officeDocument/2006/relationships/hyperlink" Target="https://devtools.r-lib.org/" TargetMode="External"/><Relationship Id="rId546" Type="http://schemas.openxmlformats.org/officeDocument/2006/relationships/hyperlink" Target="https://docs.github.com/en/actions" TargetMode="External"/><Relationship Id="rId709" Type="http://schemas.openxmlformats.org/officeDocument/2006/relationships/hyperlink" Target="https://docs.github.com/en/copilot/how-tos/use-copilot-agents/coding-agent" TargetMode="External"/><Relationship Id="rId785" Type="http://schemas.openxmlformats.org/officeDocument/2006/relationships/hyperlink" Target="https://docs.github.com/en/copilot/how-tos/use-copilot-agents/coding-agent/customize-the-agent-environment" TargetMode="External"/><Relationship Id="rId812" Type="http://schemas.openxmlformats.org/officeDocument/2006/relationships/hyperlink" Target="https://docs.github.com/en/copilot/how-tos/use-copilot-agents/coding-agent/customize-the-agent-environment#preinstalling-tools-or-dependencies-in-copilots-environment" TargetMode="External"/><Relationship Id="rId736" Type="http://schemas.openxmlformats.org/officeDocument/2006/relationships/hyperlink" Target="https://docs.github.com/en/copilot/how-tos/use-copilot-agents/coding-agent/customize-the-agent-firewall" TargetMode="External"/><Relationship Id="rId734" Type="http://schemas.openxmlformats.org/officeDocument/2006/relationships/hyperlink" Target="https://docs.github.com/en/copilot/reference/copilot-allowlist-reference" TargetMode="External"/><Relationship Id="rId592" Type="http://schemas.openxmlformats.org/officeDocument/2006/relationships/hyperlink" Target="https://docs.github.com/en/repositories/releasing-projects-on-github/managing-releases-in-a-repository" TargetMode="External"/><Relationship Id="rId510" Type="http://schemas.openxmlformats.org/officeDocument/2006/relationships/hyperlink" Target="https://docs.github.com/en/repositories/working-with-files/managing-files/customizing-how-changed-files-appear-on-github" TargetMode="External"/><Relationship Id="rId55" Type="http://schemas.openxmlformats.org/officeDocument/2006/relationships/hyperlink" Target="https://docs.gitlab.com/user/group/custom_project_templates/" TargetMode="External"/><Relationship Id="rId891" Type="http://schemas.openxmlformats.org/officeDocument/2006/relationships/hyperlink" Target="https://docs.google.com/document/d/1ckgRCcr7FFPyymyMA6Y_-cB_vftOyrrxT28c6gRg0PI/edit" TargetMode="External"/><Relationship Id="rId993" Type="http://schemas.openxmlformats.org/officeDocument/2006/relationships/hyperlink" Target="https://doi.org/10.1038/467775a" TargetMode="External"/><Relationship Id="rId997" Type="http://schemas.openxmlformats.org/officeDocument/2006/relationships/hyperlink" Target="https://doi.org/10.1038/526182a" TargetMode="External"/><Relationship Id="rId1018" Type="http://schemas.openxmlformats.org/officeDocument/2006/relationships/hyperlink" Target="https://doi.org/10.1038/d41586-019-00067-3" TargetMode="External"/><Relationship Id="rId954" Type="http://schemas.openxmlformats.org/officeDocument/2006/relationships/hyperlink" Target="https://doi.org/10.1038/d41586-019-01431-z" TargetMode="External"/><Relationship Id="rId1006" Type="http://schemas.openxmlformats.org/officeDocument/2006/relationships/hyperlink" Target="https://doi.org/10.1038/d41586-019-02918-5" TargetMode="External"/><Relationship Id="rId1025" Type="http://schemas.openxmlformats.org/officeDocument/2006/relationships/hyperlink" Target="https://doi.org/10.1038/d41586-021-03603-2" TargetMode="External"/><Relationship Id="rId967" Type="http://schemas.openxmlformats.org/officeDocument/2006/relationships/hyperlink" Target="https://doi.org/10.1038/s41467-020-19160-7" TargetMode="External"/><Relationship Id="rId995" Type="http://schemas.openxmlformats.org/officeDocument/2006/relationships/hyperlink" Target="https://doi.org/10.1038/s41562-016-0021" TargetMode="External"/><Relationship Id="rId976" Type="http://schemas.openxmlformats.org/officeDocument/2006/relationships/hyperlink" Target="https://doi.org/10.1201/9781003029878" TargetMode="External"/><Relationship Id="rId1029" Type="http://schemas.openxmlformats.org/officeDocument/2006/relationships/hyperlink" Target="https://doi.org/10.1201/9781351201315" TargetMode="External"/><Relationship Id="rId1004" Type="http://schemas.openxmlformats.org/officeDocument/2006/relationships/hyperlink" Target="https://doi.org/10.1371/journal.pcbi.1003833" TargetMode="External"/><Relationship Id="rId950" Type="http://schemas.openxmlformats.org/officeDocument/2006/relationships/hyperlink" Target="https://doi.org/10.1371/journal.pgph.0002269" TargetMode="External"/><Relationship Id="rId215" Type="http://schemas.openxmlformats.org/officeDocument/2006/relationships/hyperlink" Target="https://dplyr.tidyverse.org/" TargetMode="External"/><Relationship Id="rId236" Type="http://schemas.openxmlformats.org/officeDocument/2006/relationships/hyperlink" Target="https://dplyr.tidyverse.org/articles/in-packages.html" TargetMode="External"/><Relationship Id="rId235" Type="http://schemas.openxmlformats.org/officeDocument/2006/relationships/hyperlink" Target="https://dplyr.tidyverse.org/articles/programming.html" TargetMode="External"/><Relationship Id="rId210" Type="http://schemas.openxmlformats.org/officeDocument/2006/relationships/hyperlink" Target="https://dtplyr.tidyverse.org/" TargetMode="External"/><Relationship Id="rId542" Type="http://schemas.openxmlformats.org/officeDocument/2006/relationships/hyperlink" Target="https://eddelbuettel.github.io/r2u/" TargetMode="External"/><Relationship Id="rId452" Type="http://schemas.openxmlformats.org/officeDocument/2006/relationships/hyperlink" Target="https://education.github.com/" TargetMode="External"/><Relationship Id="rId453" Type="http://schemas.openxmlformats.org/officeDocument/2006/relationships/hyperlink" Target="https://education.github.com/pack" TargetMode="External"/><Relationship Id="rId454" Type="http://schemas.openxmlformats.org/officeDocument/2006/relationships/hyperlink" Target="https://education.github.com/teachers" TargetMode="External"/><Relationship Id="rId154" Type="http://schemas.openxmlformats.org/officeDocument/2006/relationships/hyperlink" Target="https://ellipsis.r-lib.org/" TargetMode="External"/><Relationship Id="rId948" Type="http://schemas.openxmlformats.org/officeDocument/2006/relationships/hyperlink" Target="https://en.wikipedia.org/wiki/2001:_A_Space_Odyssey_(film)" TargetMode="External"/><Relationship Id="rId654" Type="http://schemas.openxmlformats.org/officeDocument/2006/relationships/hyperlink" Target="https://en.wikipedia.org/wiki/AI-assisted_software_development" TargetMode="External"/><Relationship Id="rId671" Type="http://schemas.openxmlformats.org/officeDocument/2006/relationships/hyperlink" Target="https://en.wikipedia.org/wiki/AI_agent" TargetMode="External"/><Relationship Id="rId725" Type="http://schemas.openxmlformats.org/officeDocument/2006/relationships/hyperlink" Target="https://en.wikipedia.org/wiki/Agent_(The_Matrix)" TargetMode="External"/><Relationship Id="rId956" Type="http://schemas.openxmlformats.org/officeDocument/2006/relationships/hyperlink" Target="https://en.wikipedia.org/wiki/Battlestar_Galactica_(2004_TV_series)" TargetMode="External"/><Relationship Id="rId960" Type="http://schemas.openxmlformats.org/officeDocument/2006/relationships/hyperlink" Target="https://en.wikipedia.org/wiki/Blade_Runner" TargetMode="External"/><Relationship Id="rId187" Type="http://schemas.openxmlformats.org/officeDocument/2006/relationships/hyperlink" Target="https://en.wikipedia.org/wiki/Code_refactoring" TargetMode="External"/><Relationship Id="rId770" Type="http://schemas.openxmlformats.org/officeDocument/2006/relationships/hyperlink" Target="https://en.wikipedia.org/wiki/Codex_(AI_agent)" TargetMode="External"/><Relationship Id="rId194" Type="http://schemas.openxmlformats.org/officeDocument/2006/relationships/hyperlink" Target="https://en.wikipedia.org/wiki/Cyclomatic_complexity" TargetMode="External"/><Relationship Id="rId186" Type="http://schemas.openxmlformats.org/officeDocument/2006/relationships/hyperlink" Target="https://en.wikipedia.org/wiki/Decomposition_(computer_science)" TargetMode="External"/><Relationship Id="rId918" Type="http://schemas.openxmlformats.org/officeDocument/2006/relationships/hyperlink" Target="https://en.wikipedia.org/wiki/Doctor_of_Philosophy#History" TargetMode="External"/><Relationship Id="rId965" Type="http://schemas.openxmlformats.org/officeDocument/2006/relationships/hyperlink" Target="https://en.wikipedia.org/wiki/Ender%27s_Game" TargetMode="External"/><Relationship Id="rId188" Type="http://schemas.openxmlformats.org/officeDocument/2006/relationships/hyperlink" Target="https://en.wikipedia.org/wiki/Functional_decomposition" TargetMode="External"/><Relationship Id="rId222" Type="http://schemas.openxmlformats.org/officeDocument/2006/relationships/hyperlink" Target="https://en.wikipedia.org/wiki/Functional_programming" TargetMode="External"/><Relationship Id="rId935" Type="http://schemas.openxmlformats.org/officeDocument/2006/relationships/hyperlink" Target="https://en.wikipedia.org/wiki/Implicature" TargetMode="External"/><Relationship Id="rId673" Type="http://schemas.openxmlformats.org/officeDocument/2006/relationships/hyperlink" Target="https://en.wikipedia.org/wiki/Intelligent_agent" TargetMode="External"/><Relationship Id="rId919" Type="http://schemas.openxmlformats.org/officeDocument/2006/relationships/hyperlink" Target="https://en.wikipedia.org/wiki/Masterpiece#History" TargetMode="External"/><Relationship Id="rId983" Type="http://schemas.openxmlformats.org/officeDocument/2006/relationships/hyperlink" Target="https://en.wikipedia.org/wiki/Organizations_of_the_Dune_universe#Thinking_machines" TargetMode="External"/><Relationship Id="rId674" Type="http://schemas.openxmlformats.org/officeDocument/2006/relationships/hyperlink" Target="https://en.wikipedia.org/wiki/Technological_singularity" TargetMode="External"/><Relationship Id="rId1020" Type="http://schemas.openxmlformats.org/officeDocument/2006/relationships/hyperlink" Target="https://en.wikipedia.org/wiki/Terminator_3:_Rise_of_the_Machines" TargetMode="External"/><Relationship Id="rId1022" Type="http://schemas.openxmlformats.org/officeDocument/2006/relationships/hyperlink" Target="https://en.wikipedia.org/wiki/The_Matrix" TargetMode="External"/><Relationship Id="rId917" Type="http://schemas.openxmlformats.org/officeDocument/2006/relationships/hyperlink" Target="https://en.wikipedia.org/wiki/Thesis" TargetMode="External"/><Relationship Id="rId381" Type="http://schemas.openxmlformats.org/officeDocument/2006/relationships/hyperlink" Target="https://en.wikipedia.org/wiki/WYSIWYM" TargetMode="External"/><Relationship Id="rId1027" Type="http://schemas.openxmlformats.org/officeDocument/2006/relationships/hyperlink" Target="https://en.wikipedia.org/wiki/WarGames" TargetMode="External"/><Relationship Id="rId934" Type="http://schemas.openxmlformats.org/officeDocument/2006/relationships/hyperlink" Target="https://en.wikipedia.org/wiki/Yes,_and_..." TargetMode="External"/><Relationship Id="rId228" Type="http://schemas.openxmlformats.org/officeDocument/2006/relationships/hyperlink" Target="https://forcats.tidyverse.org/" TargetMode="External"/><Relationship Id="rId130" Type="http://schemas.openxmlformats.org/officeDocument/2006/relationships/hyperlink" Target="https://furrr.futureverse.org/" TargetMode="External"/><Relationship Id="rId213" Type="http://schemas.openxmlformats.org/officeDocument/2006/relationships/hyperlink" Target="https://ggplot2.tidyverse.org/" TargetMode="External"/><Relationship Id="rId824" Type="http://schemas.openxmlformats.org/officeDocument/2006/relationships/hyperlink" Target="https://gitforwindows.org/" TargetMode="External"/><Relationship Id="rId858" Type="http://schemas.openxmlformats.org/officeDocument/2006/relationships/hyperlink" Target="https://github.com/IndrajeetPatil/awesome-r-pkgtools" TargetMode="External"/><Relationship Id="rId395" Type="http://schemas.openxmlformats.org/officeDocument/2006/relationships/hyperlink" Target="https://github.com/UCD-SERG/lab-manual" TargetMode="External"/><Relationship Id="rId290" Type="http://schemas.openxmlformats.org/officeDocument/2006/relationships/hyperlink" Target="https://github.com/UCD-SERG/lab-manual/blob/main/.lintr.R" TargetMode="External"/><Relationship Id="rId665" Type="http://schemas.openxmlformats.org/officeDocument/2006/relationships/hyperlink" Target="https://github.com/UCD-SERG/lab-manual/issues/112" TargetMode="External"/><Relationship Id="rId701" Type="http://schemas.openxmlformats.org/officeDocument/2006/relationships/hyperlink" Target="https://github.com/UCD-SERG/lab-manual/issues/42" TargetMode="External"/><Relationship Id="rId666" Type="http://schemas.openxmlformats.org/officeDocument/2006/relationships/hyperlink" Target="https://github.com/UCD-SERG/lab-manual/pull/145" TargetMode="External"/><Relationship Id="rId702" Type="http://schemas.openxmlformats.org/officeDocument/2006/relationships/hyperlink" Target="https://github.com/UCD-SERG/lab-manual/pull/50" TargetMode="External"/><Relationship Id="rId260" Type="http://schemas.openxmlformats.org/officeDocument/2006/relationships/hyperlink" Target="https://github.com/UCD-SERG/lab-manual/pulls/review-requested/YOUR-USERNAME" TargetMode="External"/><Relationship Id="rId343" Type="http://schemas.openxmlformats.org/officeDocument/2006/relationships/hyperlink" Target="https://github.com/UCD-SERG/lab-manual/tree/main/lms" TargetMode="External"/><Relationship Id="rId388" Type="http://schemas.openxmlformats.org/officeDocument/2006/relationships/hyperlink" Target="https://github.com/UCD-SERG/qbt" TargetMode="External"/><Relationship Id="rId54" Type="http://schemas.openxmlformats.org/officeDocument/2006/relationships/hyperlink" Target="https://github.com/UCD-SERG/rpt" TargetMode="External"/><Relationship Id="rId183" Type="http://schemas.openxmlformats.org/officeDocument/2006/relationships/hyperlink" Target="https://github.com/UCD-SERG/rpt/pull/100" TargetMode="External"/><Relationship Id="rId425" Type="http://schemas.openxmlformats.org/officeDocument/2006/relationships/hyperlink" Target="https://github.com/UCD-SERG/rpt/pull/70" TargetMode="External"/><Relationship Id="rId184" Type="http://schemas.openxmlformats.org/officeDocument/2006/relationships/hyperlink" Target="https://github.com/UCD-SERG/shigella/pull/11" TargetMode="External"/><Relationship Id="rId784" Type="http://schemas.openxmlformats.org/officeDocument/2006/relationships/hyperlink" Target="https://github.com/actions/checkout" TargetMode="External"/><Relationship Id="rId471" Type="http://schemas.openxmlformats.org/officeDocument/2006/relationships/hyperlink" Target="https://github.com/cli/cli#installation" TargetMode="External"/><Relationship Id="rId472" Type="http://schemas.openxmlformats.org/officeDocument/2006/relationships/hyperlink" Target="https://github.com/cli/cli/blob/trunk/docs/install_linux.md" TargetMode="External"/><Relationship Id="rId389" Type="http://schemas.openxmlformats.org/officeDocument/2006/relationships/hyperlink" Target="https://github.com/coatless-tutorials/quarto-book-template" TargetMode="External"/><Relationship Id="rId799" Type="http://schemas.openxmlformats.org/officeDocument/2006/relationships/hyperlink" Target="https://github.com/d-morrison/ai-config" TargetMode="External"/><Relationship Id="rId884" Type="http://schemas.openxmlformats.org/officeDocument/2006/relationships/hyperlink" Target="https://github.com/d-morrison/psw" TargetMode="External"/><Relationship Id="rId407" Type="http://schemas.openxmlformats.org/officeDocument/2006/relationships/hyperlink" Target="https://github.com/d-morrison/rme" TargetMode="External"/><Relationship Id="rId390" Type="http://schemas.openxmlformats.org/officeDocument/2006/relationships/hyperlink" Target="https://github.com/d-rug/datalab_template_quarto" TargetMode="External"/><Relationship Id="rId543" Type="http://schemas.openxmlformats.org/officeDocument/2006/relationships/hyperlink" Target="https://github.com/eddelbuettel/github-actions/tree/master/r2u-setup" TargetMode="External"/><Relationship Id="rId596" Type="http://schemas.openxmlformats.org/officeDocument/2006/relationships/hyperlink" Target="https://github.com/edgararuiz-zz/cran-stages" TargetMode="External"/><Relationship Id="rId84" Type="http://schemas.openxmlformats.org/officeDocument/2006/relationships/hyperlink" Target="https://github.com/edgararuiz/ecodown" TargetMode="External"/><Relationship Id="rId515" Type="http://schemas.openxmlformats.org/officeDocument/2006/relationships/hyperlink" Target="https://github.com/features/actions" TargetMode="External"/><Relationship Id="rId670" Type="http://schemas.openxmlformats.org/officeDocument/2006/relationships/hyperlink" Target="https://github.com/features/copilot/agents" TargetMode="External"/><Relationship Id="rId811" Type="http://schemas.openxmlformats.org/officeDocument/2006/relationships/hyperlink" Target="https://github.com/features/copilot/plans" TargetMode="External"/><Relationship Id="rId501" Type="http://schemas.openxmlformats.org/officeDocument/2006/relationships/hyperlink" Target="https://github.com/github-linguist/linguist/" TargetMode="External"/><Relationship Id="rId511" Type="http://schemas.openxmlformats.org/officeDocument/2006/relationships/hyperlink" Target="https://github.com/github-linguist/linguist/blob/main/docs/overrides.md" TargetMode="External"/><Relationship Id="rId509" Type="http://schemas.openxmlformats.org/officeDocument/2006/relationships/hyperlink" Target="https://github.com/github-linguist/linguist/blob/main/docs/overrides.md#detectable" TargetMode="External"/><Relationship Id="rId508" Type="http://schemas.openxmlformats.org/officeDocument/2006/relationships/hyperlink" Target="https://github.com/github-linguist/linguist/blob/main/docs/overrides.md#documentation" TargetMode="External"/><Relationship Id="rId502" Type="http://schemas.openxmlformats.org/officeDocument/2006/relationships/hyperlink" Target="https://github.com/github-linguist/linguist/blob/main/docs/overrides.md#generated-code" TargetMode="External"/><Relationship Id="rId505" Type="http://schemas.openxmlformats.org/officeDocument/2006/relationships/hyperlink" Target="https://github.com/github-linguist/linguist/blob/main/docs/overrides.md#using-gitattributes" TargetMode="External"/><Relationship Id="rId507" Type="http://schemas.openxmlformats.org/officeDocument/2006/relationships/hyperlink" Target="https://github.com/github-linguist/linguist/blob/main/docs/overrides.md#vendored-code" TargetMode="External"/><Relationship Id="rId498" Type="http://schemas.openxmlformats.org/officeDocument/2006/relationships/hyperlink" Target="https://github.com/github/gitignore/blob/master/R.gitignore" TargetMode="External"/><Relationship Id="rId531" Type="http://schemas.openxmlformats.org/officeDocument/2006/relationships/hyperlink" Target="https://github.com/hasura/comment-progress" TargetMode="External"/><Relationship Id="rId196" Type="http://schemas.openxmlformats.org/officeDocument/2006/relationships/hyperlink" Target="https://github.com/jennybc/here_here" TargetMode="External"/><Relationship Id="rId206" Type="http://schemas.openxmlformats.org/officeDocument/2006/relationships/hyperlink" Target="https://github.com/karthik/rdrop2" TargetMode="External"/><Relationship Id="rId170" Type="http://schemas.openxmlformats.org/officeDocument/2006/relationships/hyperlink" Target="https://github.com/kmishra9/Flu-Absenteeism/blob/master/Master's%20Thesis%20-%20Spatial%20Epidemiology%20of%20Influenza/1b%20-%20Map-Management.R" TargetMode="External"/><Relationship Id="rId10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lorenzwalthert/touchstone" TargetMode="External"/><Relationship Id="rId530" Type="http://schemas.openxmlformats.org/officeDocument/2006/relationships/hyperlink" Target="https://github.com/marocchino/sticky-pull-request-comment" TargetMode="External"/><Relationship Id="rId922" Type="http://schemas.openxmlformats.org/officeDocument/2006/relationships/hyperlink" Target="https://github.com/nmfs-opensci/quarto-thesis" TargetMode="External"/><Relationship Id="rId750" Type="http://schemas.openxmlformats.org/officeDocument/2006/relationships/hyperlink" Target="https://github.com/ollama/ollama/releases" TargetMode="External"/><Relationship Id="rId707" Type="http://schemas.openxmlformats.org/officeDocument/2006/relationships/hyperlink" Target="https://github.com/orgs/community/discussions/162826" TargetMode="External"/><Relationship Id="rId708" Type="http://schemas.openxmlformats.org/officeDocument/2006/relationships/hyperlink" Target="https://github.com/orgs/community/discussions/183966" TargetMode="External"/><Relationship Id="rId85" Type="http://schemas.openxmlformats.org/officeDocument/2006/relationships/hyperlink" Target="https://github.com/orgs/quarto-dev/discussions/1591" TargetMode="External"/><Relationship Id="rId428" Type="http://schemas.openxmlformats.org/officeDocument/2006/relationships/hyperlink" Target="https://github.com/orgs/quarto-dev/discussions/6085" TargetMode="External"/><Relationship Id="rId815" Type="http://schemas.openxmlformats.org/officeDocument/2006/relationships/hyperlink" Target="https://github.com/orgs/quarto-dev/discussions/6544" TargetMode="External"/><Relationship Id="rId82" Type="http://schemas.openxmlformats.org/officeDocument/2006/relationships/hyperlink" Target="https://github.com/pachadotdev/pkgsite" TargetMode="External"/><Relationship Id="rId488" Type="http://schemas.openxmlformats.org/officeDocument/2006/relationships/hyperlink" Target="https://github.com/processing/p5.js-website/blob/main/src/content/contributor-docs/en/steward_guidelines.mdx" TargetMode="External"/><Relationship Id="rId259" Type="http://schemas.openxmlformats.org/officeDocument/2006/relationships/hyperlink" Target="https://github.com/pulls/review-requested" TargetMode="External"/><Relationship Id="rId437" Type="http://schemas.openxmlformats.org/officeDocument/2006/relationships/hyperlink" Target="https://github.com/quarto-dev/quarto-cli/issues" TargetMode="External"/><Relationship Id="rId816" Type="http://schemas.openxmlformats.org/officeDocument/2006/relationships/hyperlink" Target="https://github.com/quarto-dev/quarto-cli/issues/10587" TargetMode="External"/><Relationship Id="rId427" Type="http://schemas.openxmlformats.org/officeDocument/2006/relationships/hyperlink" Target="https://github.com/quarto-dev/quarto-cli/issues/3809" TargetMode="External"/><Relationship Id="rId444" Type="http://schemas.openxmlformats.org/officeDocument/2006/relationships/hyperlink" Target="https://github.com/quarto-dev/quarto-cli/issues/4894" TargetMode="External"/><Relationship Id="rId814" Type="http://schemas.openxmlformats.org/officeDocument/2006/relationships/hyperlink" Target="https://github.com/quarto-dev/quarto-cli/issues/6357" TargetMode="External"/><Relationship Id="rId443" Type="http://schemas.openxmlformats.org/officeDocument/2006/relationships/hyperlink" Target="https://github.com/quarto-dev/quarto-cli/issues?q=is%3Aopen+is%3Aissue+label%3Aepic" TargetMode="External"/><Relationship Id="rId204" Type="http://schemas.openxmlformats.org/officeDocument/2006/relationships/hyperlink" Target="https://github.com/r-box/boxr" TargetMode="External"/><Relationship Id="rId598" Type="http://schemas.openxmlformats.org/officeDocument/2006/relationships/hyperlink" Target="https://github.com/r-hub/rhub" TargetMode="External"/><Relationship Id="rId517" Type="http://schemas.openxmlformats.org/officeDocument/2006/relationships/hyperlink" Target="https://github.com/r-lib/actions" TargetMode="External"/><Relationship Id="rId547" Type="http://schemas.openxmlformats.org/officeDocument/2006/relationships/hyperlink" Target="https://github.com/r-lib/actions#where-to-find-help" TargetMode="External"/><Relationship Id="rId533" Type="http://schemas.openxmlformats.org/officeDocument/2006/relationships/hyperlink" Target="https://github.com/rossjrw/pr-preview-action" TargetMode="External"/><Relationship Id="rId534" Type="http://schemas.openxmlformats.org/officeDocument/2006/relationships/hyperlink" Target="https://github.com/rossjrw/pr-preview-action?tab=readme-ov-file#only-remove-previews-for-unmerged-prs" TargetMode="External"/><Relationship Id="rId461" Type="http://schemas.openxmlformats.org/officeDocument/2006/relationships/hyperlink" Target="https://github.com/settings/copilot/features" TargetMode="External"/><Relationship Id="rId875" Type="http://schemas.openxmlformats.org/officeDocument/2006/relationships/hyperlink" Target="https://github.com/skills/introduction-to-github" TargetMode="External"/><Relationship Id="rId532" Type="http://schemas.openxmlformats.org/officeDocument/2006/relationships/hyperlink" Target="https://github.com/thollander/actions-comment-pull-request" TargetMode="External"/><Relationship Id="rId638" Type="http://schemas.openxmlformats.org/officeDocument/2006/relationships/hyperlink" Target="https://github.com/tmux/tmux/wiki" TargetMode="External"/><Relationship Id="rId610" Type="http://schemas.openxmlformats.org/officeDocument/2006/relationships/hyperlink" Target="https://github.com/ucdavisdatalab" TargetMode="External"/><Relationship Id="rId863" Type="http://schemas.openxmlformats.org/officeDocument/2006/relationships/hyperlink" Target="https://github.com/ucdavisdatalab/research-toolkits" TargetMode="External"/><Relationship Id="rId450" Type="http://schemas.openxmlformats.org/officeDocument/2006/relationships/hyperlink" Target="https://github.com/ucdavisdatalab/sandbox_git" TargetMode="External"/><Relationship Id="rId618" Type="http://schemas.openxmlformats.org/officeDocument/2006/relationships/hyperlink" Target="https://github.com/ucdavisdatalab/workshop_how-to-data-documentation" TargetMode="External"/><Relationship Id="rId878" Type="http://schemas.openxmlformats.org/officeDocument/2006/relationships/hyperlink" Target="https://github.com/ucdavisdatalab/workshop_nlp_with_python" TargetMode="External"/><Relationship Id="rId877" Type="http://schemas.openxmlformats.org/officeDocument/2006/relationships/hyperlink" Target="https://github.com/ucdavisdatalab/workshop_python_basics" TargetMode="External"/><Relationship Id="rId862" Type="http://schemas.openxmlformats.org/officeDocument/2006/relationships/hyperlink" Target="https://github.com/ucdavisdatalab/workshop_r_basics" TargetMode="External"/><Relationship Id="rId43" Type="http://schemas.openxmlformats.org/officeDocument/2006/relationships/hyperlink" Target="https://github.com/ucdavisdatalab/workshop_reproducible_research" TargetMode="External"/><Relationship Id="rId470" Type="http://schemas.openxmlformats.org/officeDocument/2006/relationships/hyperlink" Target="https://gitlab.com/gitlab-org/cli" TargetMode="External"/><Relationship Id="rId474" Type="http://schemas.openxmlformats.org/officeDocument/2006/relationships/hyperlink" Target="https://gitlab.com/gitlab-org/cli#installation" TargetMode="External"/><Relationship Id="rId475" Type="http://schemas.openxmlformats.org/officeDocument/2006/relationships/hyperlink" Target="https://gitlab.com/gitlab-org/cli/-/releases" TargetMode="External"/><Relationship Id="rId287" Type="http://schemas.openxmlformats.org/officeDocument/2006/relationships/hyperlink" Target="https://google.github.io/styleguide/Rguide.html" TargetMode="External"/><Relationship Id="rId292" Type="http://schemas.openxmlformats.org/officeDocument/2006/relationships/hyperlink" Target="https://google.github.io/styleguide/Rguide.html#use-explicit-returns" TargetMode="External"/><Relationship Id="rId912" Type="http://schemas.openxmlformats.org/officeDocument/2006/relationships/hyperlink" Target="https://grants.nih.gov" TargetMode="External"/><Relationship Id="rId894" Type="http://schemas.openxmlformats.org/officeDocument/2006/relationships/hyperlink" Target="https://grantwriting.stanford.edu/resources/funding-train/" TargetMode="External"/><Relationship Id="rId962" Type="http://schemas.openxmlformats.org/officeDocument/2006/relationships/hyperlink" Target="https://happygitwithr.com/" TargetMode="External"/><Relationship Id="rId495" Type="http://schemas.openxmlformats.org/officeDocument/2006/relationships/hyperlink" Target="https://happygitwithr.com/repeated-amend.html" TargetMode="External"/><Relationship Id="rId480" Type="http://schemas.openxmlformats.org/officeDocument/2006/relationships/hyperlink" Target="https://help.github.com/en/github/collaborating-with-issues-and-pull-requests/creating-a-pull-request#creating-the-pull-request" TargetMode="External"/><Relationship Id="rId774" Type="http://schemas.openxmlformats.org/officeDocument/2006/relationships/hyperlink" Target="https://help.openai.com/en/articles/4936850-where-do-i-find-my-openai-api-key" TargetMode="External"/><Relationship Id="rId626" Type="http://schemas.openxmlformats.org/officeDocument/2006/relationships/hyperlink" Target="https://hpc.ucdavis.edu/" TargetMode="External"/><Relationship Id="rId958"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52" Type="http://schemas.openxmlformats.org/officeDocument/2006/relationships/hyperlink" Target="https://journals.lww.com/epidem/Fulltext/2001/05000/The_Value_of_P.2.aspx" TargetMode="External"/><Relationship Id="rId910" Type="http://schemas.openxmlformats.org/officeDocument/2006/relationships/hyperlink" Target="https://journals.plos.org/ploscompbiol/article?id=10.1371/journal.pcbi.1003833" TargetMode="External"/><Relationship Id="rId971" Type="http://schemas.openxmlformats.org/officeDocument/2006/relationships/hyperlink" Target="https://journals.plos.org/plosone/s/authorship" TargetMode="External"/><Relationship Id="rId364" Type="http://schemas.openxmlformats.org/officeDocument/2006/relationships/hyperlink" Target="https://lifecycle.r-lib.org/" TargetMode="External"/><Relationship Id="rId365" Type="http://schemas.openxmlformats.org/officeDocument/2006/relationships/hyperlink" Target="https://lifecycle.r-lib.org/articles/communicate.html" TargetMode="External"/><Relationship Id="rId366" Type="http://schemas.openxmlformats.org/officeDocument/2006/relationships/hyperlink" Target="https://lifecycle.r-lib.org/reference/deprecate_soft.html" TargetMode="External"/><Relationship Id="rId883" Type="http://schemas.openxmlformats.org/officeDocument/2006/relationships/hyperlink" Target="https://link.springer.com/book/10.1007/978-3-030-98175-4" TargetMode="External"/><Relationship Id="rId898" Type="http://schemas.openxmlformats.org/officeDocument/2006/relationships/hyperlink" Target="https://link.springer.com/book/9783031537929" TargetMode="External"/><Relationship Id="rId332" Type="http://schemas.openxmlformats.org/officeDocument/2006/relationships/hyperlink" Target="https://lintr.r-lib.org/" TargetMode="External"/><Relationship Id="rId230" Type="http://schemas.openxmlformats.org/officeDocument/2006/relationships/hyperlink" Target="https://lubridate.tidyverse.org/" TargetMode="External"/><Relationship Id="rId1031" Type="http://schemas.openxmlformats.org/officeDocument/2006/relationships/hyperlink" Target="https://mastering-shiny.org/" TargetMode="External"/><Relationship Id="rId909" Type="http://schemas.openxmlformats.org/officeDocument/2006/relationships/hyperlink" Target="https://medialab.github.io/iwanthue/" TargetMode="External"/><Relationship Id="rId855" Type="http://schemas.openxmlformats.org/officeDocument/2006/relationships/hyperlink" Target="https://medialab.github.io/iwanthue/?utm_source=Nature+Briefing&amp;utm_campaign=2c68711076-briefing-dy-20211006&amp;utm_medium=email&amp;utm_term=0_c9dfd39373-2c68711076-44335685" TargetMode="External"/><Relationship Id="rId567" Type="http://schemas.openxmlformats.org/officeDocument/2006/relationships/hyperlink" Target="https://medium.com/@jeongwhanchoi/install-tmux-on-osx-and-basics-commands-for-beginners-be22520fd95e" TargetMode="External"/><Relationship Id="rId988" Type="http://schemas.openxmlformats.org/officeDocument/2006/relationships/hyperlink" Target="https://mentors.fm/2019/08/13/think-and-write-with-leslie-lamport/" TargetMode="External"/><Relationship Id="rId419" Type="http://schemas.openxmlformats.org/officeDocument/2006/relationships/hyperlink" Target="https://mermaid.live/" TargetMode="External"/><Relationship Id="rId889" Type="http://schemas.openxmlformats.org/officeDocument/2006/relationships/hyperlink" Target="https://mitcommlab.mit.edu/be/2023/09/27/toward-an-evenbetterposter-improving-the-betterposter-template/" TargetMode="External"/><Relationship Id="rId902" Type="http://schemas.openxmlformats.org/officeDocument/2006/relationships/hyperlink" Target="https://myidp.sciencecareers.org/" TargetMode="External"/><Relationship Id="rId827" Type="http://schemas.openxmlformats.org/officeDocument/2006/relationships/hyperlink" Target="https://nodejs.org/" TargetMode="External"/><Relationship Id="rId832" Type="http://schemas.openxmlformats.org/officeDocument/2006/relationships/hyperlink" Target="https://ohmyz.sh/" TargetMode="External"/><Relationship Id="rId746" Type="http://schemas.openxmlformats.org/officeDocument/2006/relationships/hyperlink" Target="https://ollama.com" TargetMode="External"/><Relationship Id="rId755" Type="http://schemas.openxmlformats.org/officeDocument/2006/relationships/hyperlink" Target="https://ollama.com/blog/openai-compatibility" TargetMode="External"/><Relationship Id="rId751" Type="http://schemas.openxmlformats.org/officeDocument/2006/relationships/hyperlink" Target="https://ollama.com/download" TargetMode="External"/><Relationship Id="rId752" Type="http://schemas.openxmlformats.org/officeDocument/2006/relationships/hyperlink" Target="https://ollama.com/library" TargetMode="External"/><Relationship Id="rId990" Type="http://schemas.openxmlformats.org/officeDocument/2006/relationships/hyperlink" Target="https://openreview.net/forum?id=BZ5a1r-kVsf" TargetMode="External"/><Relationship Id="rId999" Type="http://schemas.openxmlformats.org/officeDocument/2006/relationships/hyperlink" Target="https://osf.io/" TargetMode="External"/><Relationship Id="rId41" Type="http://schemas.openxmlformats.org/officeDocument/2006/relationships/hyperlink" Target="https://osf.io/tgbxr/" TargetMode="External"/><Relationship Id="rId78" Type="http://schemas.openxmlformats.org/officeDocument/2006/relationships/hyperlink" Target="https://pkgdown.r-lib.org/" TargetMode="External"/><Relationship Id="rId772" Type="http://schemas.openxmlformats.org/officeDocument/2006/relationships/hyperlink" Target="https://platform.openai.com/api-keys" TargetMode="External"/><Relationship Id="rId985" Type="http://schemas.openxmlformats.org/officeDocument/2006/relationships/hyperlink" Target="https://plos.org/resource/how-to-store-and-manage-your-data/" TargetMode="External"/><Relationship Id="rId754" Type="http://schemas.openxmlformats.org/officeDocument/2006/relationships/hyperlink" Target="https://positron.posit.co" TargetMode="External"/><Relationship Id="rId773" Type="http://schemas.openxmlformats.org/officeDocument/2006/relationships/hyperlink" Target="https://positron.posit.co/assistant-getting-started.html" TargetMode="External"/><Relationship Id="rId617"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15" Type="http://schemas.openxmlformats.org/officeDocument/2006/relationships/hyperlink" Target="https://profvis.r-lib.org/" TargetMode="External"/><Relationship Id="rId129" Type="http://schemas.openxmlformats.org/officeDocument/2006/relationships/hyperlink" Target="https://purrr.tidyverse.org/" TargetMode="External"/><Relationship Id="rId372" Type="http://schemas.openxmlformats.org/officeDocument/2006/relationships/hyperlink" Target="https://quarto.org/" TargetMode="External"/><Relationship Id="rId410" Type="http://schemas.openxmlformats.org/officeDocument/2006/relationships/hyperlink" Target="https://quarto.org/docs/authoring/cross-references.html" TargetMode="External"/><Relationship Id="rId429" Type="http://schemas.openxmlformats.org/officeDocument/2006/relationships/hyperlink" Target="https://quarto.org/docs/authoring/diagrams.html" TargetMode="External"/><Relationship Id="rId412" Type="http://schemas.openxmlformats.org/officeDocument/2006/relationships/hyperlink" Target="https://quarto.org/docs/authoring/includes.html" TargetMode="External"/><Relationship Id="rId397" Type="http://schemas.openxmlformats.org/officeDocument/2006/relationships/hyperlink" Target="https://quarto.org/docs/books/" TargetMode="External"/><Relationship Id="rId375" Type="http://schemas.openxmlformats.org/officeDocument/2006/relationships/hyperlink" Target="https://quarto.org/docs/get-started/" TargetMode="External"/><Relationship Id="rId376" Type="http://schemas.openxmlformats.org/officeDocument/2006/relationships/hyperlink" Target="https://quarto.org/docs/guide/" TargetMode="External"/><Relationship Id="rId80" Type="http://schemas.openxmlformats.org/officeDocument/2006/relationships/hyperlink" Target="https://quarto.org/docs/output-formats/html-multi-format.html" TargetMode="External"/><Relationship Id="rId406" Type="http://schemas.openxmlformats.org/officeDocument/2006/relationships/hyperlink" Target="https://quarto.org/docs/projects/profiles.html" TargetMode="External"/><Relationship Id="rId398" Type="http://schemas.openxmlformats.org/officeDocument/2006/relationships/hyperlink" Target="https://quarto.org/docs/publishing/" TargetMode="External"/><Relationship Id="rId433" Type="http://schemas.openxmlformats.org/officeDocument/2006/relationships/hyperlink" Target="https://quarto.org/docs/troubleshooting/" TargetMode="External"/><Relationship Id="rId203" Type="http://schemas.openxmlformats.org/officeDocument/2006/relationships/hyperlink" Target="https://r-box.github.io/boxr/articles/boxr-app-interactive.html#create" TargetMode="External"/><Relationship Id="rId599" Type="http://schemas.openxmlformats.org/officeDocument/2006/relationships/hyperlink" Target="https://r-hub.github.io/rhub/articles/rhubv2.html" TargetMode="External"/><Relationship Id="rId1036" Type="http://schemas.openxmlformats.org/officeDocument/2006/relationships/hyperlink" Target="https://r-pkgs.org/" TargetMode="External"/><Relationship Id="rId309" Type="http://schemas.openxmlformats.org/officeDocument/2006/relationships/hyperlink" Target="https://r-pkgs.org/code.html#sec-code-r-landscape" TargetMode="External"/><Relationship Id="rId141" Type="http://schemas.openxmlformats.org/officeDocument/2006/relationships/hyperlink" Target="https://r-pkgs.org/lifecycle.html#sec-lifecycle-version-number" TargetMode="External"/><Relationship Id="rId159" Type="http://schemas.openxmlformats.org/officeDocument/2006/relationships/hyperlink" Target="https://r-pkgs.org/man.html" TargetMode="External"/><Relationship Id="rId143" Type="http://schemas.openxmlformats.org/officeDocument/2006/relationships/hyperlink" Target="https://r-pkgs.org/other-markdown.html#sec-news" TargetMode="External"/><Relationship Id="rId595" Type="http://schemas.openxmlformats.org/officeDocument/2006/relationships/hyperlink" Target="https://r-pkgs.org/release.html" TargetMode="External"/><Relationship Id="rId602" Type="http://schemas.openxmlformats.org/officeDocument/2006/relationships/hyperlink" Target="https://r-pkgs.org/release.html#sec-release-initial" TargetMode="External"/><Relationship Id="rId545" Type="http://schemas.openxmlformats.org/officeDocument/2006/relationships/hyperlink" Target="https://r-pkgs.org/software-development-practices.html#sec-sw-dev-practices-ci" TargetMode="External"/><Relationship Id="rId1038" Type="http://schemas.openxmlformats.org/officeDocument/2006/relationships/hyperlink" Target="https://r4ds.hadley.nz/" TargetMode="External"/><Relationship Id="rId377" Type="http://schemas.openxmlformats.org/officeDocument/2006/relationships/hyperlink" Target="https://r4ds.hadley.nz/quarto.html" TargetMode="External"/><Relationship Id="rId278" Type="http://schemas.openxmlformats.org/officeDocument/2006/relationships/hyperlink" Target="https://r4ds.hadley.nz/workflow-help.html#making-a-reprex" TargetMode="External"/><Relationship Id="rId220" Type="http://schemas.openxmlformats.org/officeDocument/2006/relationships/hyperlink" Target="https://readr.tidyverse.org/" TargetMode="External"/><Relationship Id="rId277"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619" Type="http://schemas.openxmlformats.org/officeDocument/2006/relationships/hyperlink" Target="https://researchdata.princeton.edu/research-lifecycle-guide/publishing-and-preservation/dois" TargetMode="External"/><Relationship Id="rId145" Type="http://schemas.openxmlformats.org/officeDocument/2006/relationships/hyperlink" Target="https://rmarkdown.rstudio.com/" TargetMode="External"/><Relationship Id="rId92" Type="http://schemas.openxmlformats.org/officeDocument/2006/relationships/hyperlink" Target="https://roxygen2.r-lib.org/" TargetMode="External"/><Relationship Id="rId158" Type="http://schemas.openxmlformats.org/officeDocument/2006/relationships/hyperlink" Target="https://roxygen2.r-lib.org/articles/rd.html" TargetMode="External"/><Relationship Id="rId155" Type="http://schemas.openxmlformats.org/officeDocument/2006/relationships/hyperlink" Target="https://roxygen2.r-lib.org/articles/rd.html#inheriting-documentation" TargetMode="External"/><Relationship Id="rId574" Type="http://schemas.openxmlformats.org/officeDocument/2006/relationships/hyperlink" Target="https://rstudio.github.io/renv/" TargetMode="External"/><Relationship Id="rId209" Type="http://schemas.openxmlformats.org/officeDocument/2006/relationships/hyperlink" Target="https://rviews.rstudio.com/2017/06/08/what-is-the-tidyverse/" TargetMode="External"/><Relationship Id="rId868" Type="http://schemas.openxmlformats.org/officeDocument/2006/relationships/hyperlink" Target="https://s3.amazonaws.com/assets.datacamp.com/blog_assets/datatable_Cheat_Sheet_R.pdf" TargetMode="External"/><Relationship Id="rId952" Type="http://schemas.openxmlformats.org/officeDocument/2006/relationships/hyperlink" Target="https://search.library.ucdavis.edu/permalink/01UCD_INST/9fle3i/alma990000226350403126" TargetMode="External"/><Relationship Id="rId301" Type="http://schemas.openxmlformats.org/officeDocument/2006/relationships/hyperlink" Target="https://sembr.org/" TargetMode="External"/><Relationship Id="rId456"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1002" Type="http://schemas.openxmlformats.org/officeDocument/2006/relationships/hyperlink" Target="https://sethrobertson.github.io/GitFixUm/fixup.html" TargetMode="External"/><Relationship Id="rId1008" Type="http://schemas.openxmlformats.org/officeDocument/2006/relationships/hyperlink" Target="https://slurm.schedmd.com/salloc.html" TargetMode="External"/><Relationship Id="rId1010" Type="http://schemas.openxmlformats.org/officeDocument/2006/relationships/hyperlink" Target="https://slurm.schedmd.com/sattach.html" TargetMode="External"/><Relationship Id="rId1012" Type="http://schemas.openxmlformats.org/officeDocument/2006/relationships/hyperlink" Target="https://slurm.schedmd.com/sbatch.html" TargetMode="External"/><Relationship Id="rId1014" Type="http://schemas.openxmlformats.org/officeDocument/2006/relationships/hyperlink" Target="https://slurm.schedmd.com/squeue.html" TargetMode="External"/><Relationship Id="rId1016" Type="http://schemas.openxmlformats.org/officeDocument/2006/relationships/hyperlink" Target="https://slurm.schedmd.com/srun.html" TargetMode="External"/><Relationship Id="rId193" Type="http://schemas.openxmlformats.org/officeDocument/2006/relationships/hyperlink" Target="https://softwareengineering.stackexchange.com/questions/133404/what-is-the-ideal-length-of-a-method-for-you" TargetMode="External"/><Relationship Id="rId449" Type="http://schemas.openxmlformats.org/officeDocument/2006/relationships/hyperlink" Target="https://sp19.datastructur.es/materials/guides/using-git#b-local-repositories-narrative-introduction" TargetMode="External"/><Relationship Id="rId478" Type="http://schemas.openxmlformats.org/officeDocument/2006/relationships/hyperlink" Target="https://sp19.datastructur.es/materials/guides/using-git#e-git-branching-advanced-git-optional" TargetMode="External"/><Relationship Id="rId173" Type="http://schemas.openxmlformats.org/officeDocument/2006/relationships/hyperlink" Target="https://spin.atomicobject.com/2017/11/01/good-variable-names/" TargetMode="External"/><Relationship Id="rId349" Type="http://schemas.openxmlformats.org/officeDocument/2006/relationships/hyperlink" Target="https://stackoverflow.com/questions/21435339/data-table-vs-dplyr-can-one-do-something-well-the-other-cant-or-does-poorly/27840349#27840349" TargetMode="External"/><Relationship Id="rId240" Type="http://schemas.openxmlformats.org/officeDocument/2006/relationships/hyperlink" Target="https://stackoverflow.com/questions/28125816/r-standard-evaluation-for-join-dplyr" TargetMode="External"/><Relationship Id="rId192" Type="http://schemas.openxmlformats.org/officeDocument/2006/relationships/hyperlink" Target="https://stackoverflow.com/questions/475675/when-is-a-function-too-long" TargetMode="External"/><Relationship Id="rId226" Type="http://schemas.openxmlformats.org/officeDocument/2006/relationships/hyperlink" Target="https://stringr.tidyverse.org/" TargetMode="External"/><Relationship Id="rId730" Type="http://schemas.openxmlformats.org/officeDocument/2006/relationships/hyperlink" Target="https://studentaffairs.ucdavis.edu/news/responsible-use-artificial-intelligence-ai" TargetMode="External"/><Relationship Id="rId288" Type="http://schemas.openxmlformats.org/officeDocument/2006/relationships/hyperlink" Target="https://style.tidyverse.org/" TargetMode="External"/><Relationship Id="rId320" Type="http://schemas.openxmlformats.org/officeDocument/2006/relationships/hyperlink" Target="https://styler.r-lib.org/" TargetMode="External"/><Relationship Id="rId168" Type="http://schemas.openxmlformats.org/officeDocument/2006/relationships/hyperlink" Target="https://support.posit.co/hc/en-us/articles/200484568-Code-Folding-and-Sections" TargetMode="External"/><Relationship Id="rId233" Type="http://schemas.openxmlformats.org/officeDocument/2006/relationships/hyperlink" Target="https://tavareshugo.github.io/data_carpentry_extras/base-r_tidyverse_equivalents/base-r_tidyverse_equivalents.html" TargetMode="External"/><Relationship Id="rId892" Type="http://schemas.openxmlformats.org/officeDocument/2006/relationships/hyperlink" Target="https://teampublichealth.substack.com/" TargetMode="External"/><Relationship Id="rId93" Type="http://schemas.openxmlformats.org/officeDocument/2006/relationships/hyperlink" Target="https://testthat.r-lib.org/" TargetMode="External"/><Relationship Id="rId283" Type="http://schemas.openxmlformats.org/officeDocument/2006/relationships/hyperlink" Target="https://thinkr-open.github.io/gitdown/" TargetMode="External"/><Relationship Id="rId224" Type="http://schemas.openxmlformats.org/officeDocument/2006/relationships/hyperlink" Target="https://tibble.tidyverse.org/" TargetMode="External"/><Relationship Id="rId217" Type="http://schemas.openxmlformats.org/officeDocument/2006/relationships/hyperlink" Target="https://tidyr.tidyverse.org/" TargetMode="External"/><Relationship Id="rId362" Type="http://schemas.openxmlformats.org/officeDocument/2006/relationships/hyperlink" Target="https://tidyselect.r-lib.org/" TargetMode="External"/><Relationship Id="rId321" Type="http://schemas.openxmlformats.org/officeDocument/2006/relationships/hyperlink" Target="https://tidyverse.org/blog/2017/12/styler-1.0.0/" TargetMode="External"/><Relationship Id="rId499" Type="http://schemas.openxmlformats.org/officeDocument/2006/relationships/hyperlink" Target="https://tidyverse.org/blog/2017/12/workflow-vs-script/" TargetMode="External"/><Relationship Id="rId1043" Type="http://schemas.openxmlformats.org/officeDocument/2006/relationships/hyperlink" Target="https://ucd-serg.github.io/lab-manual/appendix-copilot-instructions.html" TargetMode="External"/><Relationship Id="rId1045" Type="http://schemas.openxmlformats.org/officeDocument/2006/relationships/hyperlink" Target="https://ucd-serg.github.io/lab-manual/appendix-copilot-setup-steps.html" TargetMode="External"/><Relationship Id="rId582" Type="http://schemas.openxmlformats.org/officeDocument/2006/relationships/hyperlink" Target="https://ucd-serg.github.io/lab-manual/coding-practices.html#file-headers" TargetMode="External"/><Relationship Id="rId585" Type="http://schemas.openxmlformats.org/officeDocument/2006/relationships/hyperlink" Target="https://ucd-serg.github.io/lab-manual/coding-practices.html#function-documentation" TargetMode="External"/><Relationship Id="rId850" Type="http://schemas.openxmlformats.org/officeDocument/2006/relationships/hyperlink" Target="https://ucd-serg.github.io/lab-manual/coding-style.html" TargetMode="External"/><Relationship Id="rId588" Type="http://schemas.openxmlformats.org/officeDocument/2006/relationships/hyperlink" Target="https://ucd-serg.github.io/lab-manual/unix.html#example-code-for-runfilesavelogs" TargetMode="External"/><Relationship Id="rId864" Type="http://schemas.openxmlformats.org/officeDocument/2006/relationships/hyperlink" Target="https://ucdavisdatalab.github.io/install_guides/" TargetMode="External"/><Relationship Id="rId861"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880" Type="http://schemas.openxmlformats.org/officeDocument/2006/relationships/hyperlink" Target="https://ucjug.github.io/workshop_julia_basics/" TargetMode="External"/><Relationship Id="rId90" Type="http://schemas.openxmlformats.org/officeDocument/2006/relationships/hyperlink" Target="https://usethis.r-lib.org/" TargetMode="External"/><Relationship Id="rId802" Type="http://schemas.openxmlformats.org/officeDocument/2006/relationships/hyperlink" Target="https://www.anthropic.com/claude-code" TargetMode="External"/><Relationship Id="rId938" Type="http://schemas.openxmlformats.org/officeDocument/2006/relationships/hyperlink" Target="https://www.biorxiv.org/" TargetMode="External"/><Relationship Id="rId239" Type="http://schemas.openxmlformats.org/officeDocument/2006/relationships/hyperlink" Target="https://www.brodrigues.co/blog/2016-07-18-data-frame-columns-as-arguments-to-dplyr-functions/" TargetMode="External"/><Relationship Id="rId649" Type="http://schemas.openxmlformats.org/officeDocument/2006/relationships/hyperlink" Target="https://www.chriswrites.com/how-to-change-file-permissions-using-the-terminal/" TargetMode="External"/><Relationship Id="rId942" Type="http://schemas.openxmlformats.org/officeDocument/2006/relationships/hyperlink" Target="https://www.danieldsjoberg.com/gtsummary/" TargetMode="External"/><Relationship Id="rId859" Type="http://schemas.openxmlformats.org/officeDocument/2006/relationships/hyperlink" Target="https://www.datacamp.com/" TargetMode="External"/><Relationship Id="rId47" Type="http://schemas.openxmlformats.org/officeDocument/2006/relationships/hyperlink" Target="https://www.equator-network.org/" TargetMode="External"/><Relationship Id="rId504" Type="http://schemas.openxmlformats.org/officeDocument/2006/relationships/hyperlink" Target="https://www.git-scm.com/docs/gitignore#_pattern_format" TargetMode="External"/><Relationship Id="rId527" Type="http://schemas.openxmlformats.org/officeDocument/2006/relationships/hyperlink" Target="https://www.githubstatus.com/" TargetMode="External"/><Relationship Id="rId897" Type="http://schemas.openxmlformats.org/officeDocument/2006/relationships/hyperlink" Target="https://www.globalcodeofconduct.org/" TargetMode="External"/><Relationship Id="rId639" Type="http://schemas.openxmlformats.org/officeDocument/2006/relationships/hyperlink" Target="https://www.gnu.org/software/screen/" TargetMode="External"/><Relationship Id="rId563" Type="http://schemas.openxmlformats.org/officeDocument/2006/relationships/hyperlink" Target="https://www.howtogeek.com/118594/how-to-edit-your-system-path-for-easy-command-line-access/" TargetMode="External"/><Relationship Id="rId937" Type="http://schemas.openxmlformats.org/officeDocument/2006/relationships/hyperlink" Target="https://www.medrxiv.org/" TargetMode="External"/><Relationship Id="rId825" Type="http://schemas.openxmlformats.org/officeDocument/2006/relationships/hyperlink" Target="https://www.msys2.org/" TargetMode="External"/><Relationship Id="rId905" Type="http://schemas.openxmlformats.org/officeDocument/2006/relationships/hyperlink" Target="https://www.nature.com/articles/d41586-021-03603-2" TargetMode="External"/><Relationship Id="rId895" Type="http://schemas.openxmlformats.org/officeDocument/2006/relationships/hyperlink" Target="https://www.niaid.nih.gov/grants-contracts/write-grant-application" TargetMode="External"/><Relationship Id="rId678" Type="http://schemas.openxmlformats.org/officeDocument/2006/relationships/hyperlink" Target="https://www.nytimes.com/2023/07/13/opinion/ai-chatgpt-consciousness-hofstadter.html" TargetMode="External"/><Relationship Id="rId318" Type="http://schemas.openxmlformats.org/officeDocument/2006/relationships/hyperlink" Target="https://www.r-bloggers.com/align-assign-rstudio-addin-to-align-assignment-operators/" TargetMode="External"/><Relationship Id="rId242" Type="http://schemas.openxmlformats.org/officeDocument/2006/relationships/hyperlink" Target="https://www.rdocumentation.org/packages/feather/versions/0.3.3" TargetMode="External"/><Relationship Id="rId322" Type="http://schemas.openxmlformats.org/officeDocument/2006/relationships/hyperlink" Target="https://www.rdocumentation.org/packages/styler/versions/1.1.0/topics/style_dir" TargetMode="External"/><Relationship Id="rId190" Type="http://schemas.openxmlformats.org/officeDocument/2006/relationships/hyperlink" Target="https://www.reddit.com/r/learnprogramming/comments/47avb5/one_long_function_2001000_lines_of_codes_or_one/" TargetMode="External"/><Relationship Id="rId866" Type="http://schemas.openxmlformats.org/officeDocument/2006/relationships/hyperlink" Target="https://www.rstudio.com/wp-content/uploads/2015/02/data-wrangling-cheatsheet.pdf" TargetMode="External"/><Relationship Id="rId869" Type="http://schemas.openxmlformats.org/officeDocument/2006/relationships/hyperlink" Target="https://www.rstudio.com/wp-content/uploads/2015/02/rmarkdown-cheatsheet.pdf" TargetMode="External"/><Relationship Id="rId867" Type="http://schemas.openxmlformats.org/officeDocument/2006/relationships/hyperlink" Target="https://www.rstudio.com/wp-content/uploads/2015/03/ggplot2-cheatsheet.pdf" TargetMode="External"/><Relationship Id="rId887" Type="http://schemas.openxmlformats.org/officeDocument/2006/relationships/hyperlink" Target="https://www.sciencedirect.com/science/article/pii/S1471491423000928" TargetMode="External"/><Relationship Id="rId191" Type="http://schemas.openxmlformats.org/officeDocument/2006/relationships/hyperlink" Target="https://www.sololearn.com/en/Discuss/1278705/optimal-number-of-lines-of-code-of-functions" TargetMode="External"/><Relationship Id="rId212" Type="http://schemas.openxmlformats.org/officeDocument/2006/relationships/hyperlink" Target="https://www.tidyverse.org/" TargetMode="External"/><Relationship Id="rId363" Type="http://schemas.openxmlformats.org/officeDocument/2006/relationships/hyperlink" Target="https://www.tidyverse.org/blog/2022/10/tidyselect-1-2-0/" TargetMode="External"/><Relationship Id="rId903" Type="http://schemas.openxmlformats.org/officeDocument/2006/relationships/hyperlink" Target="https://www.training.nih.gov/career-services/" TargetMode="External"/><Relationship Id="rId906" Type="http://schemas.openxmlformats.org/officeDocument/2006/relationships/hyperlink" Target="https://www.youtube.com/watch?v=1RwJbhkCA58" TargetMode="External"/><Relationship Id="rId888" Type="http://schemas.openxmlformats.org/officeDocument/2006/relationships/hyperlink" Target="https://www.youtube.com/watch?v=1RwJbhkCA58&amp;t=1171s" TargetMode="External"/><Relationship Id="rId978" Type="http://schemas.openxmlformats.org/officeDocument/2006/relationships/hyperlink" Target="https://www.youtube.com/watch?v=B1BdQcJ2ZYY" TargetMode="External"/><Relationship Id="rId45" Type="http://schemas.openxmlformats.org/officeDocument/2006/relationships/hyperlink" Target="https://www.youtube.com/watch?v=WoYkY9MkbRE" TargetMode="External"/><Relationship Id="rId237" Type="http://schemas.openxmlformats.org/officeDocument/2006/relationships/hyperlink" Target="https://www.youtube.com/watch?v=nERXS3ssntw" TargetMode="External"/><Relationship Id="rId885"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627" Type="http://schemas.openxmlformats.org/officeDocument/2006/relationships/hyperlink" Target="assets/files/PHS_Shared_Compute_Environments.pdf" TargetMode="External"/><Relationship Id="rId39" Type="http://schemas.openxmlformats.org/officeDocument/2006/relationships/hyperlink" Target="clinicaltrials.gov" TargetMode="External"/><Relationship Id="rId50" Type="http://schemas.openxmlformats.org/officeDocument/2006/relationships/hyperlink" Target="github.com" TargetMode="External"/><Relationship Id="rId871" Type="http://schemas.openxmlformats.org/officeDocument/2006/relationships/hyperlink" Target="http://adv-r.had.co.nz/Style.html" TargetMode="External"/><Relationship Id="rId908" Type="http://schemas.openxmlformats.org/officeDocument/2006/relationships/hyperlink" Target="http://colorbrewer2.org/" TargetMode="External"/><Relationship Id="rId969" Type="http://schemas.openxmlformats.org/officeDocument/2006/relationships/hyperlink" Target="http://creativecommons.org/licenses/by-nc/4.0/" TargetMode="External"/><Relationship Id="rId325" Type="http://schemas.openxmlformats.org/officeDocument/2006/relationships/hyperlink" Target="http://styler.r-lib.org/articles/customizing_styler.html" TargetMode="External"/><Relationship Id="rId854"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18" Type="http://schemas.openxmlformats.org/officeDocument/2006/relationships/hyperlink" Target="https://about.codecov.io" TargetMode="External"/><Relationship Id="rId238" Type="http://schemas.openxmlformats.org/officeDocument/2006/relationships/hyperlink" Target="https://adv-r.hadley.nz/evaluation.html" TargetMode="External"/><Relationship Id="rId113" Type="http://schemas.openxmlformats.org/officeDocument/2006/relationships/hyperlink" Target="https://adv-r.hadley.nz/perf-improve.html" TargetMode="External"/><Relationship Id="rId112" Type="http://schemas.openxmlformats.org/officeDocument/2006/relationships/hyperlink" Target="https://adv-r.hadley.nz/perf-measure.html" TargetMode="External"/><Relationship Id="rId794" Type="http://schemas.openxmlformats.org/officeDocument/2006/relationships/hyperlink" Target="https://agentskills.io/home" TargetMode="External"/><Relationship Id="rId795" Type="http://schemas.openxmlformats.org/officeDocument/2006/relationships/hyperlink" Target="https://agentskills.io/specification" TargetMode="External"/><Relationship Id="rId79" Type="http://schemas.openxmlformats.org/officeDocument/2006/relationships/hyperlink" Target="https://altdoc.etiennebacher.com/" TargetMode="External"/><Relationship Id="rId114" Type="http://schemas.openxmlformats.org/officeDocument/2006/relationships/hyperlink" Target="https://bench.r-lib.org/" TargetMode="External"/><Relationship Id="rId243" Type="http://schemas.openxmlformats.org/officeDocument/2006/relationships/hyperlink" Target="https://blog.rstudio.com/2016/03/29/feather/" TargetMode="External"/><Relationship Id="rId166" Type="http://schemas.openxmlformats.org/officeDocument/2006/relationships/hyperlink" Target="https://blog.rstudio.com/2020/12/02/rstudio-v1-4-preview-little-things/" TargetMode="External"/><Relationship Id="rId768" Type="http://schemas.openxmlformats.org/officeDocument/2006/relationships/hyperlink" Target="https://chatgpt.com/codex/" TargetMode="External"/><Relationship Id="rId803" Type="http://schemas.openxmlformats.org/officeDocument/2006/relationships/hyperlink" Target="https://claude.ai/code" TargetMode="External"/><Relationship Id="rId469" Type="http://schemas.openxmlformats.org/officeDocument/2006/relationships/hyperlink" Target="https://cli.github.com/" TargetMode="External"/><Relationship Id="rId307" Type="http://schemas.openxmlformats.org/officeDocument/2006/relationships/hyperlink" Target="https://cli.r-lib.org/" TargetMode="External"/><Relationship Id="rId33" Type="http://schemas.openxmlformats.org/officeDocument/2006/relationships/hyperlink" Target="https://code-review.tidyverse.org/" TargetMode="External"/><Relationship Id="rId806" Type="http://schemas.openxmlformats.org/officeDocument/2006/relationships/hyperlink" Target="https://code.claude.com/docs/en/claude-code-on-the-web" TargetMode="External"/><Relationship Id="rId807" Type="http://schemas.openxmlformats.org/officeDocument/2006/relationships/hyperlink" Target="https://code.claude.com/docs/en/commands" TargetMode="External"/><Relationship Id="rId830" Type="http://schemas.openxmlformats.org/officeDocument/2006/relationships/hyperlink" Target="https://code.claude.com/docs/en/setup" TargetMode="External"/><Relationship Id="rId757" Type="http://schemas.openxmlformats.org/officeDocument/2006/relationships/hyperlink" Target="https://continue.dev" TargetMode="External"/><Relationship Id="rId594" Type="http://schemas.openxmlformats.org/officeDocument/2006/relationships/hyperlink" Target="https://cran.r-project.org/" TargetMode="External"/><Relationship Id="rId944" Type="http://schemas.openxmlformats.org/officeDocument/2006/relationships/hyperlink" Target="https://cran.r-project.org/package=flexlsx" TargetMode="External"/><Relationship Id="rId333" Type="http://schemas.openxmlformats.org/officeDocument/2006/relationships/hyperlink" Target="https://cran.r-project.org/web/packages/lintr/readme/README.html#available-linters" TargetMode="External"/><Relationship Id="rId336" Type="http://schemas.openxmlformats.org/officeDocument/2006/relationships/hyperlink" Target="https://cran.r-project.org/web/packages/lintr/readme/README.html#project-configuration" TargetMode="External"/><Relationship Id="rId60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929" Type="http://schemas.openxmlformats.org/officeDocument/2006/relationships/hyperlink" Target="https://d-morrison.github.io/psw/" TargetMode="External"/><Relationship Id="rId402" Type="http://schemas.openxmlformats.org/officeDocument/2006/relationships/hyperlink" Target="https://d-morrison.github.io/rme/" TargetMode="External"/><Relationship Id="rId973" Type="http://schemas.openxmlformats.org/officeDocument/2006/relationships/hyperlink" Target="https://datadryad.org/" TargetMode="External"/><Relationship Id="rId943" Type="http://schemas.openxmlformats.org/officeDocument/2006/relationships/hyperlink" Target="https://davidgohel.github.io/flextable/" TargetMode="External"/><Relationship Id="rId1034" Type="http://schemas.openxmlformats.org/officeDocument/2006/relationships/hyperlink" Target="https://design.tidyverse.org/" TargetMode="External"/><Relationship Id="rId289" Type="http://schemas.openxmlformats.org/officeDocument/2006/relationships/hyperlink" Target="https://design.tidyverse.org/important-args-first.html" TargetMode="External"/><Relationship Id="rId981" Type="http://schemas.openxmlformats.org/officeDocument/2006/relationships/hyperlink" Target="https://desktop.github.com/" TargetMode="External"/><Relationship Id="rId775" Type="http://schemas.openxmlformats.org/officeDocument/2006/relationships/hyperlink" Target="https://developers.openai.com/api/docs/quickstart" TargetMode="External"/><Relationship Id="rId769" Type="http://schemas.openxmlformats.org/officeDocument/2006/relationships/hyperlink" Target="https://developers.openai.com/codex/quickstart" TargetMode="External"/><Relationship Id="rId91" Type="http://schemas.openxmlformats.org/officeDocument/2006/relationships/hyperlink" Target="https://devtools.r-lib.org/" TargetMode="External"/><Relationship Id="rId546" Type="http://schemas.openxmlformats.org/officeDocument/2006/relationships/hyperlink" Target="https://docs.github.com/en/actions" TargetMode="External"/><Relationship Id="rId709" Type="http://schemas.openxmlformats.org/officeDocument/2006/relationships/hyperlink" Target="https://docs.github.com/en/copilot/how-tos/use-copilot-agents/coding-agent" TargetMode="External"/><Relationship Id="rId785" Type="http://schemas.openxmlformats.org/officeDocument/2006/relationships/hyperlink" Target="https://docs.github.com/en/copilot/how-tos/use-copilot-agents/coding-agent/customize-the-agent-environment" TargetMode="External"/><Relationship Id="rId812" Type="http://schemas.openxmlformats.org/officeDocument/2006/relationships/hyperlink" Target="https://docs.github.com/en/copilot/how-tos/use-copilot-agents/coding-agent/customize-the-agent-environment#preinstalling-tools-or-dependencies-in-copilots-environment" TargetMode="External"/><Relationship Id="rId736" Type="http://schemas.openxmlformats.org/officeDocument/2006/relationships/hyperlink" Target="https://docs.github.com/en/copilot/how-tos/use-copilot-agents/coding-agent/customize-the-agent-firewall" TargetMode="External"/><Relationship Id="rId734" Type="http://schemas.openxmlformats.org/officeDocument/2006/relationships/hyperlink" Target="https://docs.github.com/en/copilot/reference/copilot-allowlist-reference" TargetMode="External"/><Relationship Id="rId592" Type="http://schemas.openxmlformats.org/officeDocument/2006/relationships/hyperlink" Target="https://docs.github.com/en/repositories/releasing-projects-on-github/managing-releases-in-a-repository" TargetMode="External"/><Relationship Id="rId510" Type="http://schemas.openxmlformats.org/officeDocument/2006/relationships/hyperlink" Target="https://docs.github.com/en/repositories/working-with-files/managing-files/customizing-how-changed-files-appear-on-github" TargetMode="External"/><Relationship Id="rId55" Type="http://schemas.openxmlformats.org/officeDocument/2006/relationships/hyperlink" Target="https://docs.gitlab.com/user/group/custom_project_templates/" TargetMode="External"/><Relationship Id="rId891" Type="http://schemas.openxmlformats.org/officeDocument/2006/relationships/hyperlink" Target="https://docs.google.com/document/d/1ckgRCcr7FFPyymyMA6Y_-cB_vftOyrrxT28c6gRg0PI/edit" TargetMode="External"/><Relationship Id="rId993" Type="http://schemas.openxmlformats.org/officeDocument/2006/relationships/hyperlink" Target="https://doi.org/10.1038/467775a" TargetMode="External"/><Relationship Id="rId997" Type="http://schemas.openxmlformats.org/officeDocument/2006/relationships/hyperlink" Target="https://doi.org/10.1038/526182a" TargetMode="External"/><Relationship Id="rId1018" Type="http://schemas.openxmlformats.org/officeDocument/2006/relationships/hyperlink" Target="https://doi.org/10.1038/d41586-019-00067-3" TargetMode="External"/><Relationship Id="rId954" Type="http://schemas.openxmlformats.org/officeDocument/2006/relationships/hyperlink" Target="https://doi.org/10.1038/d41586-019-01431-z" TargetMode="External"/><Relationship Id="rId1006" Type="http://schemas.openxmlformats.org/officeDocument/2006/relationships/hyperlink" Target="https://doi.org/10.1038/d41586-019-02918-5" TargetMode="External"/><Relationship Id="rId1025" Type="http://schemas.openxmlformats.org/officeDocument/2006/relationships/hyperlink" Target="https://doi.org/10.1038/d41586-021-03603-2" TargetMode="External"/><Relationship Id="rId967" Type="http://schemas.openxmlformats.org/officeDocument/2006/relationships/hyperlink" Target="https://doi.org/10.1038/s41467-020-19160-7" TargetMode="External"/><Relationship Id="rId995" Type="http://schemas.openxmlformats.org/officeDocument/2006/relationships/hyperlink" Target="https://doi.org/10.1038/s41562-016-0021" TargetMode="External"/><Relationship Id="rId976" Type="http://schemas.openxmlformats.org/officeDocument/2006/relationships/hyperlink" Target="https://doi.org/10.1201/9781003029878" TargetMode="External"/><Relationship Id="rId1029" Type="http://schemas.openxmlformats.org/officeDocument/2006/relationships/hyperlink" Target="https://doi.org/10.1201/9781351201315" TargetMode="External"/><Relationship Id="rId1004" Type="http://schemas.openxmlformats.org/officeDocument/2006/relationships/hyperlink" Target="https://doi.org/10.1371/journal.pcbi.1003833" TargetMode="External"/><Relationship Id="rId950" Type="http://schemas.openxmlformats.org/officeDocument/2006/relationships/hyperlink" Target="https://doi.org/10.1371/journal.pgph.0002269" TargetMode="External"/><Relationship Id="rId215" Type="http://schemas.openxmlformats.org/officeDocument/2006/relationships/hyperlink" Target="https://dplyr.tidyverse.org/" TargetMode="External"/><Relationship Id="rId236" Type="http://schemas.openxmlformats.org/officeDocument/2006/relationships/hyperlink" Target="https://dplyr.tidyverse.org/articles/in-packages.html" TargetMode="External"/><Relationship Id="rId235" Type="http://schemas.openxmlformats.org/officeDocument/2006/relationships/hyperlink" Target="https://dplyr.tidyverse.org/articles/programming.html" TargetMode="External"/><Relationship Id="rId210" Type="http://schemas.openxmlformats.org/officeDocument/2006/relationships/hyperlink" Target="https://dtplyr.tidyverse.org/" TargetMode="External"/><Relationship Id="rId542" Type="http://schemas.openxmlformats.org/officeDocument/2006/relationships/hyperlink" Target="https://eddelbuettel.github.io/r2u/" TargetMode="External"/><Relationship Id="rId452" Type="http://schemas.openxmlformats.org/officeDocument/2006/relationships/hyperlink" Target="https://education.github.com/" TargetMode="External"/><Relationship Id="rId453" Type="http://schemas.openxmlformats.org/officeDocument/2006/relationships/hyperlink" Target="https://education.github.com/pack" TargetMode="External"/><Relationship Id="rId454" Type="http://schemas.openxmlformats.org/officeDocument/2006/relationships/hyperlink" Target="https://education.github.com/teachers" TargetMode="External"/><Relationship Id="rId154" Type="http://schemas.openxmlformats.org/officeDocument/2006/relationships/hyperlink" Target="https://ellipsis.r-lib.org/" TargetMode="External"/><Relationship Id="rId948" Type="http://schemas.openxmlformats.org/officeDocument/2006/relationships/hyperlink" Target="https://en.wikipedia.org/wiki/2001:_A_Space_Odyssey_(film)" TargetMode="External"/><Relationship Id="rId654" Type="http://schemas.openxmlformats.org/officeDocument/2006/relationships/hyperlink" Target="https://en.wikipedia.org/wiki/AI-assisted_software_development" TargetMode="External"/><Relationship Id="rId671" Type="http://schemas.openxmlformats.org/officeDocument/2006/relationships/hyperlink" Target="https://en.wikipedia.org/wiki/AI_agent" TargetMode="External"/><Relationship Id="rId725" Type="http://schemas.openxmlformats.org/officeDocument/2006/relationships/hyperlink" Target="https://en.wikipedia.org/wiki/Agent_(The_Matrix)" TargetMode="External"/><Relationship Id="rId956" Type="http://schemas.openxmlformats.org/officeDocument/2006/relationships/hyperlink" Target="https://en.wikipedia.org/wiki/Battlestar_Galactica_(2004_TV_series)" TargetMode="External"/><Relationship Id="rId960" Type="http://schemas.openxmlformats.org/officeDocument/2006/relationships/hyperlink" Target="https://en.wikipedia.org/wiki/Blade_Runner" TargetMode="External"/><Relationship Id="rId187" Type="http://schemas.openxmlformats.org/officeDocument/2006/relationships/hyperlink" Target="https://en.wikipedia.org/wiki/Code_refactoring" TargetMode="External"/><Relationship Id="rId770" Type="http://schemas.openxmlformats.org/officeDocument/2006/relationships/hyperlink" Target="https://en.wikipedia.org/wiki/Codex_(AI_agent)" TargetMode="External"/><Relationship Id="rId194" Type="http://schemas.openxmlformats.org/officeDocument/2006/relationships/hyperlink" Target="https://en.wikipedia.org/wiki/Cyclomatic_complexity" TargetMode="External"/><Relationship Id="rId186" Type="http://schemas.openxmlformats.org/officeDocument/2006/relationships/hyperlink" Target="https://en.wikipedia.org/wiki/Decomposition_(computer_science)" TargetMode="External"/><Relationship Id="rId918" Type="http://schemas.openxmlformats.org/officeDocument/2006/relationships/hyperlink" Target="https://en.wikipedia.org/wiki/Doctor_of_Philosophy#History" TargetMode="External"/><Relationship Id="rId965" Type="http://schemas.openxmlformats.org/officeDocument/2006/relationships/hyperlink" Target="https://en.wikipedia.org/wiki/Ender%27s_Game" TargetMode="External"/><Relationship Id="rId188" Type="http://schemas.openxmlformats.org/officeDocument/2006/relationships/hyperlink" Target="https://en.wikipedia.org/wiki/Functional_decomposition" TargetMode="External"/><Relationship Id="rId222" Type="http://schemas.openxmlformats.org/officeDocument/2006/relationships/hyperlink" Target="https://en.wikipedia.org/wiki/Functional_programming" TargetMode="External"/><Relationship Id="rId935" Type="http://schemas.openxmlformats.org/officeDocument/2006/relationships/hyperlink" Target="https://en.wikipedia.org/wiki/Implicature" TargetMode="External"/><Relationship Id="rId673" Type="http://schemas.openxmlformats.org/officeDocument/2006/relationships/hyperlink" Target="https://en.wikipedia.org/wiki/Intelligent_agent" TargetMode="External"/><Relationship Id="rId919" Type="http://schemas.openxmlformats.org/officeDocument/2006/relationships/hyperlink" Target="https://en.wikipedia.org/wiki/Masterpiece#History" TargetMode="External"/><Relationship Id="rId983" Type="http://schemas.openxmlformats.org/officeDocument/2006/relationships/hyperlink" Target="https://en.wikipedia.org/wiki/Organizations_of_the_Dune_universe#Thinking_machines" TargetMode="External"/><Relationship Id="rId674" Type="http://schemas.openxmlformats.org/officeDocument/2006/relationships/hyperlink" Target="https://en.wikipedia.org/wiki/Technological_singularity" TargetMode="External"/><Relationship Id="rId1020" Type="http://schemas.openxmlformats.org/officeDocument/2006/relationships/hyperlink" Target="https://en.wikipedia.org/wiki/Terminator_3:_Rise_of_the_Machines" TargetMode="External"/><Relationship Id="rId1022" Type="http://schemas.openxmlformats.org/officeDocument/2006/relationships/hyperlink" Target="https://en.wikipedia.org/wiki/The_Matrix" TargetMode="External"/><Relationship Id="rId917" Type="http://schemas.openxmlformats.org/officeDocument/2006/relationships/hyperlink" Target="https://en.wikipedia.org/wiki/Thesis" TargetMode="External"/><Relationship Id="rId381" Type="http://schemas.openxmlformats.org/officeDocument/2006/relationships/hyperlink" Target="https://en.wikipedia.org/wiki/WYSIWYM" TargetMode="External"/><Relationship Id="rId1027" Type="http://schemas.openxmlformats.org/officeDocument/2006/relationships/hyperlink" Target="https://en.wikipedia.org/wiki/WarGames" TargetMode="External"/><Relationship Id="rId934" Type="http://schemas.openxmlformats.org/officeDocument/2006/relationships/hyperlink" Target="https://en.wikipedia.org/wiki/Yes,_and_..." TargetMode="External"/><Relationship Id="rId228" Type="http://schemas.openxmlformats.org/officeDocument/2006/relationships/hyperlink" Target="https://forcats.tidyverse.org/" TargetMode="External"/><Relationship Id="rId130" Type="http://schemas.openxmlformats.org/officeDocument/2006/relationships/hyperlink" Target="https://furrr.futureverse.org/" TargetMode="External"/><Relationship Id="rId213" Type="http://schemas.openxmlformats.org/officeDocument/2006/relationships/hyperlink" Target="https://ggplot2.tidyverse.org/" TargetMode="External"/><Relationship Id="rId824" Type="http://schemas.openxmlformats.org/officeDocument/2006/relationships/hyperlink" Target="https://gitforwindows.org/" TargetMode="External"/><Relationship Id="rId858" Type="http://schemas.openxmlformats.org/officeDocument/2006/relationships/hyperlink" Target="https://github.com/IndrajeetPatil/awesome-r-pkgtools" TargetMode="External"/><Relationship Id="rId395" Type="http://schemas.openxmlformats.org/officeDocument/2006/relationships/hyperlink" Target="https://github.com/UCD-SERG/lab-manual" TargetMode="External"/><Relationship Id="rId290" Type="http://schemas.openxmlformats.org/officeDocument/2006/relationships/hyperlink" Target="https://github.com/UCD-SERG/lab-manual/blob/main/.lintr.R" TargetMode="External"/><Relationship Id="rId665" Type="http://schemas.openxmlformats.org/officeDocument/2006/relationships/hyperlink" Target="https://github.com/UCD-SERG/lab-manual/issues/112" TargetMode="External"/><Relationship Id="rId701" Type="http://schemas.openxmlformats.org/officeDocument/2006/relationships/hyperlink" Target="https://github.com/UCD-SERG/lab-manual/issues/42" TargetMode="External"/><Relationship Id="rId666" Type="http://schemas.openxmlformats.org/officeDocument/2006/relationships/hyperlink" Target="https://github.com/UCD-SERG/lab-manual/pull/145" TargetMode="External"/><Relationship Id="rId702" Type="http://schemas.openxmlformats.org/officeDocument/2006/relationships/hyperlink" Target="https://github.com/UCD-SERG/lab-manual/pull/50" TargetMode="External"/><Relationship Id="rId260" Type="http://schemas.openxmlformats.org/officeDocument/2006/relationships/hyperlink" Target="https://github.com/UCD-SERG/lab-manual/pulls/review-requested/YOUR-USERNAME" TargetMode="External"/><Relationship Id="rId343" Type="http://schemas.openxmlformats.org/officeDocument/2006/relationships/hyperlink" Target="https://github.com/UCD-SERG/lab-manual/tree/main/lms" TargetMode="External"/><Relationship Id="rId388" Type="http://schemas.openxmlformats.org/officeDocument/2006/relationships/hyperlink" Target="https://github.com/UCD-SERG/qbt" TargetMode="External"/><Relationship Id="rId54" Type="http://schemas.openxmlformats.org/officeDocument/2006/relationships/hyperlink" Target="https://github.com/UCD-SERG/rpt" TargetMode="External"/><Relationship Id="rId183" Type="http://schemas.openxmlformats.org/officeDocument/2006/relationships/hyperlink" Target="https://github.com/UCD-SERG/rpt/pull/100" TargetMode="External"/><Relationship Id="rId425" Type="http://schemas.openxmlformats.org/officeDocument/2006/relationships/hyperlink" Target="https://github.com/UCD-SERG/rpt/pull/70" TargetMode="External"/><Relationship Id="rId184" Type="http://schemas.openxmlformats.org/officeDocument/2006/relationships/hyperlink" Target="https://github.com/UCD-SERG/shigella/pull/11" TargetMode="External"/><Relationship Id="rId784" Type="http://schemas.openxmlformats.org/officeDocument/2006/relationships/hyperlink" Target="https://github.com/actions/checkout" TargetMode="External"/><Relationship Id="rId471" Type="http://schemas.openxmlformats.org/officeDocument/2006/relationships/hyperlink" Target="https://github.com/cli/cli#installation" TargetMode="External"/><Relationship Id="rId472" Type="http://schemas.openxmlformats.org/officeDocument/2006/relationships/hyperlink" Target="https://github.com/cli/cli/blob/trunk/docs/install_linux.md" TargetMode="External"/><Relationship Id="rId389" Type="http://schemas.openxmlformats.org/officeDocument/2006/relationships/hyperlink" Target="https://github.com/coatless-tutorials/quarto-book-template" TargetMode="External"/><Relationship Id="rId799" Type="http://schemas.openxmlformats.org/officeDocument/2006/relationships/hyperlink" Target="https://github.com/d-morrison/ai-config" TargetMode="External"/><Relationship Id="rId884" Type="http://schemas.openxmlformats.org/officeDocument/2006/relationships/hyperlink" Target="https://github.com/d-morrison/psw" TargetMode="External"/><Relationship Id="rId407" Type="http://schemas.openxmlformats.org/officeDocument/2006/relationships/hyperlink" Target="https://github.com/d-morrison/rme" TargetMode="External"/><Relationship Id="rId390" Type="http://schemas.openxmlformats.org/officeDocument/2006/relationships/hyperlink" Target="https://github.com/d-rug/datalab_template_quarto" TargetMode="External"/><Relationship Id="rId543" Type="http://schemas.openxmlformats.org/officeDocument/2006/relationships/hyperlink" Target="https://github.com/eddelbuettel/github-actions/tree/master/r2u-setup" TargetMode="External"/><Relationship Id="rId596" Type="http://schemas.openxmlformats.org/officeDocument/2006/relationships/hyperlink" Target="https://github.com/edgararuiz-zz/cran-stages" TargetMode="External"/><Relationship Id="rId84" Type="http://schemas.openxmlformats.org/officeDocument/2006/relationships/hyperlink" Target="https://github.com/edgararuiz/ecodown" TargetMode="External"/><Relationship Id="rId515" Type="http://schemas.openxmlformats.org/officeDocument/2006/relationships/hyperlink" Target="https://github.com/features/actions" TargetMode="External"/><Relationship Id="rId670" Type="http://schemas.openxmlformats.org/officeDocument/2006/relationships/hyperlink" Target="https://github.com/features/copilot/agents" TargetMode="External"/><Relationship Id="rId811" Type="http://schemas.openxmlformats.org/officeDocument/2006/relationships/hyperlink" Target="https://github.com/features/copilot/plans" TargetMode="External"/><Relationship Id="rId501" Type="http://schemas.openxmlformats.org/officeDocument/2006/relationships/hyperlink" Target="https://github.com/github-linguist/linguist/" TargetMode="External"/><Relationship Id="rId511" Type="http://schemas.openxmlformats.org/officeDocument/2006/relationships/hyperlink" Target="https://github.com/github-linguist/linguist/blob/main/docs/overrides.md" TargetMode="External"/><Relationship Id="rId509" Type="http://schemas.openxmlformats.org/officeDocument/2006/relationships/hyperlink" Target="https://github.com/github-linguist/linguist/blob/main/docs/overrides.md#detectable" TargetMode="External"/><Relationship Id="rId508" Type="http://schemas.openxmlformats.org/officeDocument/2006/relationships/hyperlink" Target="https://github.com/github-linguist/linguist/blob/main/docs/overrides.md#documentation" TargetMode="External"/><Relationship Id="rId502" Type="http://schemas.openxmlformats.org/officeDocument/2006/relationships/hyperlink" Target="https://github.com/github-linguist/linguist/blob/main/docs/overrides.md#generated-code" TargetMode="External"/><Relationship Id="rId505" Type="http://schemas.openxmlformats.org/officeDocument/2006/relationships/hyperlink" Target="https://github.com/github-linguist/linguist/blob/main/docs/overrides.md#using-gitattributes" TargetMode="External"/><Relationship Id="rId507" Type="http://schemas.openxmlformats.org/officeDocument/2006/relationships/hyperlink" Target="https://github.com/github-linguist/linguist/blob/main/docs/overrides.md#vendored-code" TargetMode="External"/><Relationship Id="rId498" Type="http://schemas.openxmlformats.org/officeDocument/2006/relationships/hyperlink" Target="https://github.com/github/gitignore/blob/master/R.gitignore" TargetMode="External"/><Relationship Id="rId531" Type="http://schemas.openxmlformats.org/officeDocument/2006/relationships/hyperlink" Target="https://github.com/hasura/comment-progress" TargetMode="External"/><Relationship Id="rId196" Type="http://schemas.openxmlformats.org/officeDocument/2006/relationships/hyperlink" Target="https://github.com/jennybc/here_here" TargetMode="External"/><Relationship Id="rId206" Type="http://schemas.openxmlformats.org/officeDocument/2006/relationships/hyperlink" Target="https://github.com/karthik/rdrop2" TargetMode="External"/><Relationship Id="rId170" Type="http://schemas.openxmlformats.org/officeDocument/2006/relationships/hyperlink" Target="https://github.com/kmishra9/Flu-Absenteeism/blob/master/Master's%20Thesis%20-%20Spatial%20Epidemiology%20of%20Influenza/1b%20-%20Map-Management.R" TargetMode="External"/><Relationship Id="rId10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lorenzwalthert/touchstone" TargetMode="External"/><Relationship Id="rId530" Type="http://schemas.openxmlformats.org/officeDocument/2006/relationships/hyperlink" Target="https://github.com/marocchino/sticky-pull-request-comment" TargetMode="External"/><Relationship Id="rId922" Type="http://schemas.openxmlformats.org/officeDocument/2006/relationships/hyperlink" Target="https://github.com/nmfs-opensci/quarto-thesis" TargetMode="External"/><Relationship Id="rId750" Type="http://schemas.openxmlformats.org/officeDocument/2006/relationships/hyperlink" Target="https://github.com/ollama/ollama/releases" TargetMode="External"/><Relationship Id="rId707" Type="http://schemas.openxmlformats.org/officeDocument/2006/relationships/hyperlink" Target="https://github.com/orgs/community/discussions/162826" TargetMode="External"/><Relationship Id="rId708" Type="http://schemas.openxmlformats.org/officeDocument/2006/relationships/hyperlink" Target="https://github.com/orgs/community/discussions/183966" TargetMode="External"/><Relationship Id="rId85" Type="http://schemas.openxmlformats.org/officeDocument/2006/relationships/hyperlink" Target="https://github.com/orgs/quarto-dev/discussions/1591" TargetMode="External"/><Relationship Id="rId428" Type="http://schemas.openxmlformats.org/officeDocument/2006/relationships/hyperlink" Target="https://github.com/orgs/quarto-dev/discussions/6085" TargetMode="External"/><Relationship Id="rId815" Type="http://schemas.openxmlformats.org/officeDocument/2006/relationships/hyperlink" Target="https://github.com/orgs/quarto-dev/discussions/6544" TargetMode="External"/><Relationship Id="rId82" Type="http://schemas.openxmlformats.org/officeDocument/2006/relationships/hyperlink" Target="https://github.com/pachadotdev/pkgsite" TargetMode="External"/><Relationship Id="rId488" Type="http://schemas.openxmlformats.org/officeDocument/2006/relationships/hyperlink" Target="https://github.com/processing/p5.js-website/blob/main/src/content/contributor-docs/en/steward_guidelines.mdx" TargetMode="External"/><Relationship Id="rId259" Type="http://schemas.openxmlformats.org/officeDocument/2006/relationships/hyperlink" Target="https://github.com/pulls/review-requested" TargetMode="External"/><Relationship Id="rId437" Type="http://schemas.openxmlformats.org/officeDocument/2006/relationships/hyperlink" Target="https://github.com/quarto-dev/quarto-cli/issues" TargetMode="External"/><Relationship Id="rId816" Type="http://schemas.openxmlformats.org/officeDocument/2006/relationships/hyperlink" Target="https://github.com/quarto-dev/quarto-cli/issues/10587" TargetMode="External"/><Relationship Id="rId427" Type="http://schemas.openxmlformats.org/officeDocument/2006/relationships/hyperlink" Target="https://github.com/quarto-dev/quarto-cli/issues/3809" TargetMode="External"/><Relationship Id="rId444" Type="http://schemas.openxmlformats.org/officeDocument/2006/relationships/hyperlink" Target="https://github.com/quarto-dev/quarto-cli/issues/4894" TargetMode="External"/><Relationship Id="rId814" Type="http://schemas.openxmlformats.org/officeDocument/2006/relationships/hyperlink" Target="https://github.com/quarto-dev/quarto-cli/issues/6357" TargetMode="External"/><Relationship Id="rId443" Type="http://schemas.openxmlformats.org/officeDocument/2006/relationships/hyperlink" Target="https://github.com/quarto-dev/quarto-cli/issues?q=is%3Aopen+is%3Aissue+label%3Aepic" TargetMode="External"/><Relationship Id="rId204" Type="http://schemas.openxmlformats.org/officeDocument/2006/relationships/hyperlink" Target="https://github.com/r-box/boxr" TargetMode="External"/><Relationship Id="rId598" Type="http://schemas.openxmlformats.org/officeDocument/2006/relationships/hyperlink" Target="https://github.com/r-hub/rhub" TargetMode="External"/><Relationship Id="rId517" Type="http://schemas.openxmlformats.org/officeDocument/2006/relationships/hyperlink" Target="https://github.com/r-lib/actions" TargetMode="External"/><Relationship Id="rId547" Type="http://schemas.openxmlformats.org/officeDocument/2006/relationships/hyperlink" Target="https://github.com/r-lib/actions#where-to-find-help" TargetMode="External"/><Relationship Id="rId533" Type="http://schemas.openxmlformats.org/officeDocument/2006/relationships/hyperlink" Target="https://github.com/rossjrw/pr-preview-action" TargetMode="External"/><Relationship Id="rId534" Type="http://schemas.openxmlformats.org/officeDocument/2006/relationships/hyperlink" Target="https://github.com/rossjrw/pr-preview-action?tab=readme-ov-file#only-remove-previews-for-unmerged-prs" TargetMode="External"/><Relationship Id="rId461" Type="http://schemas.openxmlformats.org/officeDocument/2006/relationships/hyperlink" Target="https://github.com/settings/copilot/features" TargetMode="External"/><Relationship Id="rId875" Type="http://schemas.openxmlformats.org/officeDocument/2006/relationships/hyperlink" Target="https://github.com/skills/introduction-to-github" TargetMode="External"/><Relationship Id="rId532" Type="http://schemas.openxmlformats.org/officeDocument/2006/relationships/hyperlink" Target="https://github.com/thollander/actions-comment-pull-request" TargetMode="External"/><Relationship Id="rId638" Type="http://schemas.openxmlformats.org/officeDocument/2006/relationships/hyperlink" Target="https://github.com/tmux/tmux/wiki" TargetMode="External"/><Relationship Id="rId610" Type="http://schemas.openxmlformats.org/officeDocument/2006/relationships/hyperlink" Target="https://github.com/ucdavisdatalab" TargetMode="External"/><Relationship Id="rId863" Type="http://schemas.openxmlformats.org/officeDocument/2006/relationships/hyperlink" Target="https://github.com/ucdavisdatalab/research-toolkits" TargetMode="External"/><Relationship Id="rId450" Type="http://schemas.openxmlformats.org/officeDocument/2006/relationships/hyperlink" Target="https://github.com/ucdavisdatalab/sandbox_git" TargetMode="External"/><Relationship Id="rId618" Type="http://schemas.openxmlformats.org/officeDocument/2006/relationships/hyperlink" Target="https://github.com/ucdavisdatalab/workshop_how-to-data-documentation" TargetMode="External"/><Relationship Id="rId878" Type="http://schemas.openxmlformats.org/officeDocument/2006/relationships/hyperlink" Target="https://github.com/ucdavisdatalab/workshop_nlp_with_python" TargetMode="External"/><Relationship Id="rId877" Type="http://schemas.openxmlformats.org/officeDocument/2006/relationships/hyperlink" Target="https://github.com/ucdavisdatalab/workshop_python_basics" TargetMode="External"/><Relationship Id="rId862" Type="http://schemas.openxmlformats.org/officeDocument/2006/relationships/hyperlink" Target="https://github.com/ucdavisdatalab/workshop_r_basics" TargetMode="External"/><Relationship Id="rId43" Type="http://schemas.openxmlformats.org/officeDocument/2006/relationships/hyperlink" Target="https://github.com/ucdavisdatalab/workshop_reproducible_research" TargetMode="External"/><Relationship Id="rId470" Type="http://schemas.openxmlformats.org/officeDocument/2006/relationships/hyperlink" Target="https://gitlab.com/gitlab-org/cli" TargetMode="External"/><Relationship Id="rId474" Type="http://schemas.openxmlformats.org/officeDocument/2006/relationships/hyperlink" Target="https://gitlab.com/gitlab-org/cli#installation" TargetMode="External"/><Relationship Id="rId475" Type="http://schemas.openxmlformats.org/officeDocument/2006/relationships/hyperlink" Target="https://gitlab.com/gitlab-org/cli/-/releases" TargetMode="External"/><Relationship Id="rId287" Type="http://schemas.openxmlformats.org/officeDocument/2006/relationships/hyperlink" Target="https://google.github.io/styleguide/Rguide.html" TargetMode="External"/><Relationship Id="rId292" Type="http://schemas.openxmlformats.org/officeDocument/2006/relationships/hyperlink" Target="https://google.github.io/styleguide/Rguide.html#use-explicit-returns" TargetMode="External"/><Relationship Id="rId912" Type="http://schemas.openxmlformats.org/officeDocument/2006/relationships/hyperlink" Target="https://grants.nih.gov" TargetMode="External"/><Relationship Id="rId894" Type="http://schemas.openxmlformats.org/officeDocument/2006/relationships/hyperlink" Target="https://grantwriting.stanford.edu/resources/funding-train/" TargetMode="External"/><Relationship Id="rId962" Type="http://schemas.openxmlformats.org/officeDocument/2006/relationships/hyperlink" Target="https://happygitwithr.com/" TargetMode="External"/><Relationship Id="rId495" Type="http://schemas.openxmlformats.org/officeDocument/2006/relationships/hyperlink" Target="https://happygitwithr.com/repeated-amend.html" TargetMode="External"/><Relationship Id="rId480" Type="http://schemas.openxmlformats.org/officeDocument/2006/relationships/hyperlink" Target="https://help.github.com/en/github/collaborating-with-issues-and-pull-requests/creating-a-pull-request#creating-the-pull-request" TargetMode="External"/><Relationship Id="rId774" Type="http://schemas.openxmlformats.org/officeDocument/2006/relationships/hyperlink" Target="https://help.openai.com/en/articles/4936850-where-do-i-find-my-openai-api-key" TargetMode="External"/><Relationship Id="rId626" Type="http://schemas.openxmlformats.org/officeDocument/2006/relationships/hyperlink" Target="https://hpc.ucdavis.edu/" TargetMode="External"/><Relationship Id="rId958"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52" Type="http://schemas.openxmlformats.org/officeDocument/2006/relationships/hyperlink" Target="https://journals.lww.com/epidem/Fulltext/2001/05000/The_Value_of_P.2.aspx" TargetMode="External"/><Relationship Id="rId910" Type="http://schemas.openxmlformats.org/officeDocument/2006/relationships/hyperlink" Target="https://journals.plos.org/ploscompbiol/article?id=10.1371/journal.pcbi.1003833" TargetMode="External"/><Relationship Id="rId971" Type="http://schemas.openxmlformats.org/officeDocument/2006/relationships/hyperlink" Target="https://journals.plos.org/plosone/s/authorship" TargetMode="External"/><Relationship Id="rId364" Type="http://schemas.openxmlformats.org/officeDocument/2006/relationships/hyperlink" Target="https://lifecycle.r-lib.org/" TargetMode="External"/><Relationship Id="rId365" Type="http://schemas.openxmlformats.org/officeDocument/2006/relationships/hyperlink" Target="https://lifecycle.r-lib.org/articles/communicate.html" TargetMode="External"/><Relationship Id="rId366" Type="http://schemas.openxmlformats.org/officeDocument/2006/relationships/hyperlink" Target="https://lifecycle.r-lib.org/reference/deprecate_soft.html" TargetMode="External"/><Relationship Id="rId883" Type="http://schemas.openxmlformats.org/officeDocument/2006/relationships/hyperlink" Target="https://link.springer.com/book/10.1007/978-3-030-98175-4" TargetMode="External"/><Relationship Id="rId898" Type="http://schemas.openxmlformats.org/officeDocument/2006/relationships/hyperlink" Target="https://link.springer.com/book/9783031537929" TargetMode="External"/><Relationship Id="rId332" Type="http://schemas.openxmlformats.org/officeDocument/2006/relationships/hyperlink" Target="https://lintr.r-lib.org/" TargetMode="External"/><Relationship Id="rId230" Type="http://schemas.openxmlformats.org/officeDocument/2006/relationships/hyperlink" Target="https://lubridate.tidyverse.org/" TargetMode="External"/><Relationship Id="rId1031" Type="http://schemas.openxmlformats.org/officeDocument/2006/relationships/hyperlink" Target="https://mastering-shiny.org/" TargetMode="External"/><Relationship Id="rId909" Type="http://schemas.openxmlformats.org/officeDocument/2006/relationships/hyperlink" Target="https://medialab.github.io/iwanthue/" TargetMode="External"/><Relationship Id="rId855" Type="http://schemas.openxmlformats.org/officeDocument/2006/relationships/hyperlink" Target="https://medialab.github.io/iwanthue/?utm_source=Nature+Briefing&amp;utm_campaign=2c68711076-briefing-dy-20211006&amp;utm_medium=email&amp;utm_term=0_c9dfd39373-2c68711076-44335685" TargetMode="External"/><Relationship Id="rId567" Type="http://schemas.openxmlformats.org/officeDocument/2006/relationships/hyperlink" Target="https://medium.com/@jeongwhanchoi/install-tmux-on-osx-and-basics-commands-for-beginners-be22520fd95e" TargetMode="External"/><Relationship Id="rId988" Type="http://schemas.openxmlformats.org/officeDocument/2006/relationships/hyperlink" Target="https://mentors.fm/2019/08/13/think-and-write-with-leslie-lamport/" TargetMode="External"/><Relationship Id="rId419" Type="http://schemas.openxmlformats.org/officeDocument/2006/relationships/hyperlink" Target="https://mermaid.live/" TargetMode="External"/><Relationship Id="rId889" Type="http://schemas.openxmlformats.org/officeDocument/2006/relationships/hyperlink" Target="https://mitcommlab.mit.edu/be/2023/09/27/toward-an-evenbetterposter-improving-the-betterposter-template/" TargetMode="External"/><Relationship Id="rId902" Type="http://schemas.openxmlformats.org/officeDocument/2006/relationships/hyperlink" Target="https://myidp.sciencecareers.org/" TargetMode="External"/><Relationship Id="rId827" Type="http://schemas.openxmlformats.org/officeDocument/2006/relationships/hyperlink" Target="https://nodejs.org/" TargetMode="External"/><Relationship Id="rId832" Type="http://schemas.openxmlformats.org/officeDocument/2006/relationships/hyperlink" Target="https://ohmyz.sh/" TargetMode="External"/><Relationship Id="rId746" Type="http://schemas.openxmlformats.org/officeDocument/2006/relationships/hyperlink" Target="https://ollama.com" TargetMode="External"/><Relationship Id="rId755" Type="http://schemas.openxmlformats.org/officeDocument/2006/relationships/hyperlink" Target="https://ollama.com/blog/openai-compatibility" TargetMode="External"/><Relationship Id="rId751" Type="http://schemas.openxmlformats.org/officeDocument/2006/relationships/hyperlink" Target="https://ollama.com/download" TargetMode="External"/><Relationship Id="rId752" Type="http://schemas.openxmlformats.org/officeDocument/2006/relationships/hyperlink" Target="https://ollama.com/library" TargetMode="External"/><Relationship Id="rId990" Type="http://schemas.openxmlformats.org/officeDocument/2006/relationships/hyperlink" Target="https://openreview.net/forum?id=BZ5a1r-kVsf" TargetMode="External"/><Relationship Id="rId999" Type="http://schemas.openxmlformats.org/officeDocument/2006/relationships/hyperlink" Target="https://osf.io/" TargetMode="External"/><Relationship Id="rId41" Type="http://schemas.openxmlformats.org/officeDocument/2006/relationships/hyperlink" Target="https://osf.io/tgbxr/" TargetMode="External"/><Relationship Id="rId78" Type="http://schemas.openxmlformats.org/officeDocument/2006/relationships/hyperlink" Target="https://pkgdown.r-lib.org/" TargetMode="External"/><Relationship Id="rId772" Type="http://schemas.openxmlformats.org/officeDocument/2006/relationships/hyperlink" Target="https://platform.openai.com/api-keys" TargetMode="External"/><Relationship Id="rId985" Type="http://schemas.openxmlformats.org/officeDocument/2006/relationships/hyperlink" Target="https://plos.org/resource/how-to-store-and-manage-your-data/" TargetMode="External"/><Relationship Id="rId754" Type="http://schemas.openxmlformats.org/officeDocument/2006/relationships/hyperlink" Target="https://positron.posit.co" TargetMode="External"/><Relationship Id="rId773" Type="http://schemas.openxmlformats.org/officeDocument/2006/relationships/hyperlink" Target="https://positron.posit.co/assistant-getting-started.html" TargetMode="External"/><Relationship Id="rId617"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15" Type="http://schemas.openxmlformats.org/officeDocument/2006/relationships/hyperlink" Target="https://profvis.r-lib.org/" TargetMode="External"/><Relationship Id="rId129" Type="http://schemas.openxmlformats.org/officeDocument/2006/relationships/hyperlink" Target="https://purrr.tidyverse.org/" TargetMode="External"/><Relationship Id="rId372" Type="http://schemas.openxmlformats.org/officeDocument/2006/relationships/hyperlink" Target="https://quarto.org/" TargetMode="External"/><Relationship Id="rId410" Type="http://schemas.openxmlformats.org/officeDocument/2006/relationships/hyperlink" Target="https://quarto.org/docs/authoring/cross-references.html" TargetMode="External"/><Relationship Id="rId429" Type="http://schemas.openxmlformats.org/officeDocument/2006/relationships/hyperlink" Target="https://quarto.org/docs/authoring/diagrams.html" TargetMode="External"/><Relationship Id="rId412" Type="http://schemas.openxmlformats.org/officeDocument/2006/relationships/hyperlink" Target="https://quarto.org/docs/authoring/includes.html" TargetMode="External"/><Relationship Id="rId397" Type="http://schemas.openxmlformats.org/officeDocument/2006/relationships/hyperlink" Target="https://quarto.org/docs/books/" TargetMode="External"/><Relationship Id="rId375" Type="http://schemas.openxmlformats.org/officeDocument/2006/relationships/hyperlink" Target="https://quarto.org/docs/get-started/" TargetMode="External"/><Relationship Id="rId376" Type="http://schemas.openxmlformats.org/officeDocument/2006/relationships/hyperlink" Target="https://quarto.org/docs/guide/" TargetMode="External"/><Relationship Id="rId80" Type="http://schemas.openxmlformats.org/officeDocument/2006/relationships/hyperlink" Target="https://quarto.org/docs/output-formats/html-multi-format.html" TargetMode="External"/><Relationship Id="rId406" Type="http://schemas.openxmlformats.org/officeDocument/2006/relationships/hyperlink" Target="https://quarto.org/docs/projects/profiles.html" TargetMode="External"/><Relationship Id="rId398" Type="http://schemas.openxmlformats.org/officeDocument/2006/relationships/hyperlink" Target="https://quarto.org/docs/publishing/" TargetMode="External"/><Relationship Id="rId433" Type="http://schemas.openxmlformats.org/officeDocument/2006/relationships/hyperlink" Target="https://quarto.org/docs/troubleshooting/" TargetMode="External"/><Relationship Id="rId203" Type="http://schemas.openxmlformats.org/officeDocument/2006/relationships/hyperlink" Target="https://r-box.github.io/boxr/articles/boxr-app-interactive.html#create" TargetMode="External"/><Relationship Id="rId599" Type="http://schemas.openxmlformats.org/officeDocument/2006/relationships/hyperlink" Target="https://r-hub.github.io/rhub/articles/rhubv2.html" TargetMode="External"/><Relationship Id="rId1036" Type="http://schemas.openxmlformats.org/officeDocument/2006/relationships/hyperlink" Target="https://r-pkgs.org/" TargetMode="External"/><Relationship Id="rId309" Type="http://schemas.openxmlformats.org/officeDocument/2006/relationships/hyperlink" Target="https://r-pkgs.org/code.html#sec-code-r-landscape" TargetMode="External"/><Relationship Id="rId141" Type="http://schemas.openxmlformats.org/officeDocument/2006/relationships/hyperlink" Target="https://r-pkgs.org/lifecycle.html#sec-lifecycle-version-number" TargetMode="External"/><Relationship Id="rId159" Type="http://schemas.openxmlformats.org/officeDocument/2006/relationships/hyperlink" Target="https://r-pkgs.org/man.html" TargetMode="External"/><Relationship Id="rId143" Type="http://schemas.openxmlformats.org/officeDocument/2006/relationships/hyperlink" Target="https://r-pkgs.org/other-markdown.html#sec-news" TargetMode="External"/><Relationship Id="rId595" Type="http://schemas.openxmlformats.org/officeDocument/2006/relationships/hyperlink" Target="https://r-pkgs.org/release.html" TargetMode="External"/><Relationship Id="rId602" Type="http://schemas.openxmlformats.org/officeDocument/2006/relationships/hyperlink" Target="https://r-pkgs.org/release.html#sec-release-initial" TargetMode="External"/><Relationship Id="rId545" Type="http://schemas.openxmlformats.org/officeDocument/2006/relationships/hyperlink" Target="https://r-pkgs.org/software-development-practices.html#sec-sw-dev-practices-ci" TargetMode="External"/><Relationship Id="rId1038" Type="http://schemas.openxmlformats.org/officeDocument/2006/relationships/hyperlink" Target="https://r4ds.hadley.nz/" TargetMode="External"/><Relationship Id="rId377" Type="http://schemas.openxmlformats.org/officeDocument/2006/relationships/hyperlink" Target="https://r4ds.hadley.nz/quarto.html" TargetMode="External"/><Relationship Id="rId278" Type="http://schemas.openxmlformats.org/officeDocument/2006/relationships/hyperlink" Target="https://r4ds.hadley.nz/workflow-help.html#making-a-reprex" TargetMode="External"/><Relationship Id="rId220" Type="http://schemas.openxmlformats.org/officeDocument/2006/relationships/hyperlink" Target="https://readr.tidyverse.org/" TargetMode="External"/><Relationship Id="rId277"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619" Type="http://schemas.openxmlformats.org/officeDocument/2006/relationships/hyperlink" Target="https://researchdata.princeton.edu/research-lifecycle-guide/publishing-and-preservation/dois" TargetMode="External"/><Relationship Id="rId145" Type="http://schemas.openxmlformats.org/officeDocument/2006/relationships/hyperlink" Target="https://rmarkdown.rstudio.com/" TargetMode="External"/><Relationship Id="rId92" Type="http://schemas.openxmlformats.org/officeDocument/2006/relationships/hyperlink" Target="https://roxygen2.r-lib.org/" TargetMode="External"/><Relationship Id="rId158" Type="http://schemas.openxmlformats.org/officeDocument/2006/relationships/hyperlink" Target="https://roxygen2.r-lib.org/articles/rd.html" TargetMode="External"/><Relationship Id="rId155" Type="http://schemas.openxmlformats.org/officeDocument/2006/relationships/hyperlink" Target="https://roxygen2.r-lib.org/articles/rd.html#inheriting-documentation" TargetMode="External"/><Relationship Id="rId574" Type="http://schemas.openxmlformats.org/officeDocument/2006/relationships/hyperlink" Target="https://rstudio.github.io/renv/" TargetMode="External"/><Relationship Id="rId209" Type="http://schemas.openxmlformats.org/officeDocument/2006/relationships/hyperlink" Target="https://rviews.rstudio.com/2017/06/08/what-is-the-tidyverse/" TargetMode="External"/><Relationship Id="rId868" Type="http://schemas.openxmlformats.org/officeDocument/2006/relationships/hyperlink" Target="https://s3.amazonaws.com/assets.datacamp.com/blog_assets/datatable_Cheat_Sheet_R.pdf" TargetMode="External"/><Relationship Id="rId952" Type="http://schemas.openxmlformats.org/officeDocument/2006/relationships/hyperlink" Target="https://search.library.ucdavis.edu/permalink/01UCD_INST/9fle3i/alma990000226350403126" TargetMode="External"/><Relationship Id="rId301" Type="http://schemas.openxmlformats.org/officeDocument/2006/relationships/hyperlink" Target="https://sembr.org/" TargetMode="External"/><Relationship Id="rId456"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1002" Type="http://schemas.openxmlformats.org/officeDocument/2006/relationships/hyperlink" Target="https://sethrobertson.github.io/GitFixUm/fixup.html" TargetMode="External"/><Relationship Id="rId1008" Type="http://schemas.openxmlformats.org/officeDocument/2006/relationships/hyperlink" Target="https://slurm.schedmd.com/salloc.html" TargetMode="External"/><Relationship Id="rId1010" Type="http://schemas.openxmlformats.org/officeDocument/2006/relationships/hyperlink" Target="https://slurm.schedmd.com/sattach.html" TargetMode="External"/><Relationship Id="rId1012" Type="http://schemas.openxmlformats.org/officeDocument/2006/relationships/hyperlink" Target="https://slurm.schedmd.com/sbatch.html" TargetMode="External"/><Relationship Id="rId1014" Type="http://schemas.openxmlformats.org/officeDocument/2006/relationships/hyperlink" Target="https://slurm.schedmd.com/squeue.html" TargetMode="External"/><Relationship Id="rId1016" Type="http://schemas.openxmlformats.org/officeDocument/2006/relationships/hyperlink" Target="https://slurm.schedmd.com/srun.html" TargetMode="External"/><Relationship Id="rId193" Type="http://schemas.openxmlformats.org/officeDocument/2006/relationships/hyperlink" Target="https://softwareengineering.stackexchange.com/questions/133404/what-is-the-ideal-length-of-a-method-for-you" TargetMode="External"/><Relationship Id="rId449" Type="http://schemas.openxmlformats.org/officeDocument/2006/relationships/hyperlink" Target="https://sp19.datastructur.es/materials/guides/using-git#b-local-repositories-narrative-introduction" TargetMode="External"/><Relationship Id="rId478" Type="http://schemas.openxmlformats.org/officeDocument/2006/relationships/hyperlink" Target="https://sp19.datastructur.es/materials/guides/using-git#e-git-branching-advanced-git-optional" TargetMode="External"/><Relationship Id="rId173" Type="http://schemas.openxmlformats.org/officeDocument/2006/relationships/hyperlink" Target="https://spin.atomicobject.com/2017/11/01/good-variable-names/" TargetMode="External"/><Relationship Id="rId349" Type="http://schemas.openxmlformats.org/officeDocument/2006/relationships/hyperlink" Target="https://stackoverflow.com/questions/21435339/data-table-vs-dplyr-can-one-do-something-well-the-other-cant-or-does-poorly/27840349#27840349" TargetMode="External"/><Relationship Id="rId240" Type="http://schemas.openxmlformats.org/officeDocument/2006/relationships/hyperlink" Target="https://stackoverflow.com/questions/28125816/r-standard-evaluation-for-join-dplyr" TargetMode="External"/><Relationship Id="rId192" Type="http://schemas.openxmlformats.org/officeDocument/2006/relationships/hyperlink" Target="https://stackoverflow.com/questions/475675/when-is-a-function-too-long" TargetMode="External"/><Relationship Id="rId226" Type="http://schemas.openxmlformats.org/officeDocument/2006/relationships/hyperlink" Target="https://stringr.tidyverse.org/" TargetMode="External"/><Relationship Id="rId730" Type="http://schemas.openxmlformats.org/officeDocument/2006/relationships/hyperlink" Target="https://studentaffairs.ucdavis.edu/news/responsible-use-artificial-intelligence-ai" TargetMode="External"/><Relationship Id="rId288" Type="http://schemas.openxmlformats.org/officeDocument/2006/relationships/hyperlink" Target="https://style.tidyverse.org/" TargetMode="External"/><Relationship Id="rId320" Type="http://schemas.openxmlformats.org/officeDocument/2006/relationships/hyperlink" Target="https://styler.r-lib.org/" TargetMode="External"/><Relationship Id="rId168" Type="http://schemas.openxmlformats.org/officeDocument/2006/relationships/hyperlink" Target="https://support.posit.co/hc/en-us/articles/200484568-Code-Folding-and-Sections" TargetMode="External"/><Relationship Id="rId233" Type="http://schemas.openxmlformats.org/officeDocument/2006/relationships/hyperlink" Target="https://tavareshugo.github.io/data_carpentry_extras/base-r_tidyverse_equivalents/base-r_tidyverse_equivalents.html" TargetMode="External"/><Relationship Id="rId892" Type="http://schemas.openxmlformats.org/officeDocument/2006/relationships/hyperlink" Target="https://teampublichealth.substack.com/" TargetMode="External"/><Relationship Id="rId93" Type="http://schemas.openxmlformats.org/officeDocument/2006/relationships/hyperlink" Target="https://testthat.r-lib.org/" TargetMode="External"/><Relationship Id="rId283" Type="http://schemas.openxmlformats.org/officeDocument/2006/relationships/hyperlink" Target="https://thinkr-open.github.io/gitdown/" TargetMode="External"/><Relationship Id="rId224" Type="http://schemas.openxmlformats.org/officeDocument/2006/relationships/hyperlink" Target="https://tibble.tidyverse.org/" TargetMode="External"/><Relationship Id="rId217" Type="http://schemas.openxmlformats.org/officeDocument/2006/relationships/hyperlink" Target="https://tidyr.tidyverse.org/" TargetMode="External"/><Relationship Id="rId362" Type="http://schemas.openxmlformats.org/officeDocument/2006/relationships/hyperlink" Target="https://tidyselect.r-lib.org/" TargetMode="External"/><Relationship Id="rId321" Type="http://schemas.openxmlformats.org/officeDocument/2006/relationships/hyperlink" Target="https://tidyverse.org/blog/2017/12/styler-1.0.0/" TargetMode="External"/><Relationship Id="rId499" Type="http://schemas.openxmlformats.org/officeDocument/2006/relationships/hyperlink" Target="https://tidyverse.org/blog/2017/12/workflow-vs-script/" TargetMode="External"/><Relationship Id="rId1043" Type="http://schemas.openxmlformats.org/officeDocument/2006/relationships/hyperlink" Target="https://ucd-serg.github.io/lab-manual/appendix-copilot-instructions.html" TargetMode="External"/><Relationship Id="rId1045" Type="http://schemas.openxmlformats.org/officeDocument/2006/relationships/hyperlink" Target="https://ucd-serg.github.io/lab-manual/appendix-copilot-setup-steps.html" TargetMode="External"/><Relationship Id="rId582" Type="http://schemas.openxmlformats.org/officeDocument/2006/relationships/hyperlink" Target="https://ucd-serg.github.io/lab-manual/coding-practices.html#file-headers" TargetMode="External"/><Relationship Id="rId585" Type="http://schemas.openxmlformats.org/officeDocument/2006/relationships/hyperlink" Target="https://ucd-serg.github.io/lab-manual/coding-practices.html#function-documentation" TargetMode="External"/><Relationship Id="rId850" Type="http://schemas.openxmlformats.org/officeDocument/2006/relationships/hyperlink" Target="https://ucd-serg.github.io/lab-manual/coding-style.html" TargetMode="External"/><Relationship Id="rId588" Type="http://schemas.openxmlformats.org/officeDocument/2006/relationships/hyperlink" Target="https://ucd-serg.github.io/lab-manual/unix.html#example-code-for-runfilesavelogs" TargetMode="External"/><Relationship Id="rId864" Type="http://schemas.openxmlformats.org/officeDocument/2006/relationships/hyperlink" Target="https://ucdavisdatalab.github.io/install_guides/" TargetMode="External"/><Relationship Id="rId861"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880" Type="http://schemas.openxmlformats.org/officeDocument/2006/relationships/hyperlink" Target="https://ucjug.github.io/workshop_julia_basics/" TargetMode="External"/><Relationship Id="rId90" Type="http://schemas.openxmlformats.org/officeDocument/2006/relationships/hyperlink" Target="https://usethis.r-lib.org/" TargetMode="External"/><Relationship Id="rId802" Type="http://schemas.openxmlformats.org/officeDocument/2006/relationships/hyperlink" Target="https://www.anthropic.com/claude-code" TargetMode="External"/><Relationship Id="rId938" Type="http://schemas.openxmlformats.org/officeDocument/2006/relationships/hyperlink" Target="https://www.biorxiv.org/" TargetMode="External"/><Relationship Id="rId239" Type="http://schemas.openxmlformats.org/officeDocument/2006/relationships/hyperlink" Target="https://www.brodrigues.co/blog/2016-07-18-data-frame-columns-as-arguments-to-dplyr-functions/" TargetMode="External"/><Relationship Id="rId649" Type="http://schemas.openxmlformats.org/officeDocument/2006/relationships/hyperlink" Target="https://www.chriswrites.com/how-to-change-file-permissions-using-the-terminal/" TargetMode="External"/><Relationship Id="rId942" Type="http://schemas.openxmlformats.org/officeDocument/2006/relationships/hyperlink" Target="https://www.danieldsjoberg.com/gtsummary/" TargetMode="External"/><Relationship Id="rId859" Type="http://schemas.openxmlformats.org/officeDocument/2006/relationships/hyperlink" Target="https://www.datacamp.com/" TargetMode="External"/><Relationship Id="rId47" Type="http://schemas.openxmlformats.org/officeDocument/2006/relationships/hyperlink" Target="https://www.equator-network.org/" TargetMode="External"/><Relationship Id="rId504" Type="http://schemas.openxmlformats.org/officeDocument/2006/relationships/hyperlink" Target="https://www.git-scm.com/docs/gitignore#_pattern_format" TargetMode="External"/><Relationship Id="rId527" Type="http://schemas.openxmlformats.org/officeDocument/2006/relationships/hyperlink" Target="https://www.githubstatus.com/" TargetMode="External"/><Relationship Id="rId897" Type="http://schemas.openxmlformats.org/officeDocument/2006/relationships/hyperlink" Target="https://www.globalcodeofconduct.org/" TargetMode="External"/><Relationship Id="rId639" Type="http://schemas.openxmlformats.org/officeDocument/2006/relationships/hyperlink" Target="https://www.gnu.org/software/screen/" TargetMode="External"/><Relationship Id="rId563" Type="http://schemas.openxmlformats.org/officeDocument/2006/relationships/hyperlink" Target="https://www.howtogeek.com/118594/how-to-edit-your-system-path-for-easy-command-line-access/" TargetMode="External"/><Relationship Id="rId937" Type="http://schemas.openxmlformats.org/officeDocument/2006/relationships/hyperlink" Target="https://www.medrxiv.org/" TargetMode="External"/><Relationship Id="rId825" Type="http://schemas.openxmlformats.org/officeDocument/2006/relationships/hyperlink" Target="https://www.msys2.org/" TargetMode="External"/><Relationship Id="rId905" Type="http://schemas.openxmlformats.org/officeDocument/2006/relationships/hyperlink" Target="https://www.nature.com/articles/d41586-021-03603-2" TargetMode="External"/><Relationship Id="rId895" Type="http://schemas.openxmlformats.org/officeDocument/2006/relationships/hyperlink" Target="https://www.niaid.nih.gov/grants-contracts/write-grant-application" TargetMode="External"/><Relationship Id="rId678" Type="http://schemas.openxmlformats.org/officeDocument/2006/relationships/hyperlink" Target="https://www.nytimes.com/2023/07/13/opinion/ai-chatgpt-consciousness-hofstadter.html" TargetMode="External"/><Relationship Id="rId318" Type="http://schemas.openxmlformats.org/officeDocument/2006/relationships/hyperlink" Target="https://www.r-bloggers.com/align-assign-rstudio-addin-to-align-assignment-operators/" TargetMode="External"/><Relationship Id="rId242" Type="http://schemas.openxmlformats.org/officeDocument/2006/relationships/hyperlink" Target="https://www.rdocumentation.org/packages/feather/versions/0.3.3" TargetMode="External"/><Relationship Id="rId322" Type="http://schemas.openxmlformats.org/officeDocument/2006/relationships/hyperlink" Target="https://www.rdocumentation.org/packages/styler/versions/1.1.0/topics/style_dir" TargetMode="External"/><Relationship Id="rId190" Type="http://schemas.openxmlformats.org/officeDocument/2006/relationships/hyperlink" Target="https://www.reddit.com/r/learnprogramming/comments/47avb5/one_long_function_2001000_lines_of_codes_or_one/" TargetMode="External"/><Relationship Id="rId866" Type="http://schemas.openxmlformats.org/officeDocument/2006/relationships/hyperlink" Target="https://www.rstudio.com/wp-content/uploads/2015/02/data-wrangling-cheatsheet.pdf" TargetMode="External"/><Relationship Id="rId869" Type="http://schemas.openxmlformats.org/officeDocument/2006/relationships/hyperlink" Target="https://www.rstudio.com/wp-content/uploads/2015/02/rmarkdown-cheatsheet.pdf" TargetMode="External"/><Relationship Id="rId867" Type="http://schemas.openxmlformats.org/officeDocument/2006/relationships/hyperlink" Target="https://www.rstudio.com/wp-content/uploads/2015/03/ggplot2-cheatsheet.pdf" TargetMode="External"/><Relationship Id="rId887" Type="http://schemas.openxmlformats.org/officeDocument/2006/relationships/hyperlink" Target="https://www.sciencedirect.com/science/article/pii/S1471491423000928" TargetMode="External"/><Relationship Id="rId191" Type="http://schemas.openxmlformats.org/officeDocument/2006/relationships/hyperlink" Target="https://www.sololearn.com/en/Discuss/1278705/optimal-number-of-lines-of-code-of-functions" TargetMode="External"/><Relationship Id="rId212" Type="http://schemas.openxmlformats.org/officeDocument/2006/relationships/hyperlink" Target="https://www.tidyverse.org/" TargetMode="External"/><Relationship Id="rId363" Type="http://schemas.openxmlformats.org/officeDocument/2006/relationships/hyperlink" Target="https://www.tidyverse.org/blog/2022/10/tidyselect-1-2-0/" TargetMode="External"/><Relationship Id="rId903" Type="http://schemas.openxmlformats.org/officeDocument/2006/relationships/hyperlink" Target="https://www.training.nih.gov/career-services/" TargetMode="External"/><Relationship Id="rId906" Type="http://schemas.openxmlformats.org/officeDocument/2006/relationships/hyperlink" Target="https://www.youtube.com/watch?v=1RwJbhkCA58" TargetMode="External"/><Relationship Id="rId888" Type="http://schemas.openxmlformats.org/officeDocument/2006/relationships/hyperlink" Target="https://www.youtube.com/watch?v=1RwJbhkCA58&amp;t=1171s" TargetMode="External"/><Relationship Id="rId978" Type="http://schemas.openxmlformats.org/officeDocument/2006/relationships/hyperlink" Target="https://www.youtube.com/watch?v=B1BdQcJ2ZYY" TargetMode="External"/><Relationship Id="rId45" Type="http://schemas.openxmlformats.org/officeDocument/2006/relationships/hyperlink" Target="https://www.youtube.com/watch?v=WoYkY9MkbRE" TargetMode="External"/><Relationship Id="rId237" Type="http://schemas.openxmlformats.org/officeDocument/2006/relationships/hyperlink" Target="https://www.youtube.com/watch?v=nERXS3ssntw" TargetMode="External"/><Relationship Id="rId885"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2026-07-01T22:45:40Z</dcterms:created>
  <dcterms:modified xsi:type="dcterms:W3CDTF">2026-07-01T22:45:40Z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2026-07-01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