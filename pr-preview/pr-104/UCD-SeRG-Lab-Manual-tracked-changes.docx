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57"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56"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20"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5"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bookmarkEnd w:id="415"/>
    <w:bookmarkStart w:id="419" w:name="workflow-approval-requirements"/>
    <w:p>
      <w:pPr>
        <w:pStyle w:val="Heading4"/>
      </w:pPr>
      <w:ins w:id="2318" w:author="PR Preview" w:date="2024-01-01T00:00:00Z">
        <w:r>
          <w:t xml:space="preserve">17.4.2.7 Workflow Approval Requirements</w:t>
        </w:r>
      </w:ins>
    </w:p>
    <w:p>
      <w:pPr>
        <w:pStyle w:val="FirstParagraph"/>
      </w:pPr>
      <w:ins w:id="2319" w:author="PR Preview" w:date="2024-01-01T00:00:00Z">
        <w:r>
          <w:t xml:space="preserve">When GitHub Copilot creates or updates a pull request,</w:t>
        </w:r>
      </w:ins>
      <w:ins w:id="2319" w:author="PR Preview" w:date="2024-01-01T00:00:00Z">
        <w:r>
          <w:t xml:space="preserve"> </w:t>
        </w:r>
      </w:ins>
      <w:ins w:id="2319" w:author="PR Preview" w:date="2024-01-01T00:00:00Z">
        <w:r>
          <w:t xml:space="preserve">it cannot automatically trigger GitHub Actions workflows.</w:t>
        </w:r>
      </w:ins>
      <w:ins w:id="2319" w:author="PR Preview" w:date="2024-01-01T00:00:00Z">
        <w:r>
          <w:t xml:space="preserve"> </w:t>
        </w:r>
      </w:ins>
      <w:ins w:id="2319" w:author="PR Preview" w:date="2024-01-01T00:00:00Z">
        <w:r>
          <w:rPr>
            <w:b/>
            <w:bCs/>
          </w:rPr>
          <w:t xml:space="preserve">You must manually approve each workflow run</w:t>
        </w:r>
      </w:ins>
      <w:ins w:id="2319" w:author="PR Preview" w:date="2024-01-01T00:00:00Z">
        <w:r>
          <w:t xml:space="preserve"> </w:t>
        </w:r>
      </w:ins>
      <w:ins w:id="2319" w:author="PR Preview" w:date="2024-01-01T00:00:00Z">
        <w:r>
          <w:t xml:space="preserve">by clicking the approval button in the Actions tab or on the PR.</w:t>
        </w:r>
      </w:ins>
    </w:p>
    <w:p>
      <w:pPr>
        <w:pStyle w:val="BodyText"/>
      </w:pPr>
      <w:ins w:id="2320" w:author="PR Preview" w:date="2024-01-01T00:00:00Z">
        <w:r>
          <w:t xml:space="preserve">This manual approval requirement is a security measure that prevents</w:t>
        </w:r>
      </w:ins>
      <w:ins w:id="2320" w:author="PR Preview" w:date="2024-01-01T00:00:00Z">
        <w:r>
          <w:t xml:space="preserve"> </w:t>
        </w:r>
      </w:ins>
      <w:ins w:id="2320" w:author="PR Preview" w:date="2024-01-01T00:00:00Z">
        <w:r>
          <w:t xml:space="preserve">potentially malicious or unintended code execution.</w:t>
        </w:r>
      </w:ins>
      <w:ins w:id="2320" w:author="PR Preview" w:date="2024-01-01T00:00:00Z">
        <w:r>
          <w:t xml:space="preserve"> </w:t>
        </w:r>
      </w:ins>
      <w:ins w:id="2320" w:author="PR Preview" w:date="2024-01-01T00:00:00Z">
        <w:r>
          <w:t xml:space="preserve">Because Copilot can modify any file in the repository—including workflow files</w:t>
        </w:r>
      </w:ins>
      <w:ins w:id="2320" w:author="PR Preview" w:date="2024-01-01T00:00:00Z">
        <w:r>
          <w:t xml:space="preserve"> </w:t>
        </w:r>
      </w:ins>
      <w:ins w:id="2320" w:author="PR Preview" w:date="2024-01-01T00:00:00Z">
        <w:r>
          <w:t xml:space="preserve">themselves or scripts called by workflows—allowing automatic workflow execution</w:t>
        </w:r>
      </w:ins>
      <w:ins w:id="2320" w:author="PR Preview" w:date="2024-01-01T00:00:00Z">
        <w:r>
          <w:t xml:space="preserve"> </w:t>
        </w:r>
      </w:ins>
      <w:ins w:id="2320" w:author="PR Preview" w:date="2024-01-01T00:00:00Z">
        <w:r>
          <w:t xml:space="preserve">could create security vulnerabilities.</w:t>
        </w:r>
      </w:ins>
    </w:p>
    <w:p>
      <w:pPr>
        <w:pStyle w:val="BodyText"/>
      </w:pPr>
      <w:ins w:id="2321" w:author="PR Preview" w:date="2024-01-01T00:00:00Z">
        <w:r>
          <w:rPr>
            <w:b/>
            <w:bCs/>
          </w:rPr>
          <w:t xml:space="preserve">Key points:</w:t>
        </w:r>
      </w:ins>
    </w:p>
    <w:p>
      <w:pPr>
        <w:pStyle w:val="Compact"/>
        <w:numPr>
          <w:ilvl w:val="0"/>
          <w:numId w:val="1125"/>
        </w:numPr>
      </w:pPr>
      <w:ins w:id="2322" w:author="PR Preview" w:date="2024-01-01T00:00:00Z">
        <w:r>
          <w:rPr>
            <w:b/>
            <w:bCs/>
          </w:rPr>
          <w:t xml:space="preserve">No automatic approval</w:t>
        </w:r>
      </w:ins>
      <w:ins w:id="2322" w:author="PR Preview" w:date="2024-01-01T00:00:00Z">
        <w:r>
          <w:t xml:space="preserve">:</w:t>
        </w:r>
      </w:ins>
      <w:ins w:id="2322" w:author="PR Preview" w:date="2024-01-01T00:00:00Z">
        <w:r>
          <w:t xml:space="preserve"> </w:t>
        </w:r>
      </w:ins>
      <w:ins w:id="2322" w:author="PR Preview" w:date="2024-01-01T00:00:00Z">
        <w:r>
          <w:t xml:space="preserve">There is currently no way to bypass manual workflow approval for Copilot PRs,</w:t>
        </w:r>
      </w:ins>
      <w:ins w:id="2322" w:author="PR Preview" w:date="2024-01-01T00:00:00Z">
        <w:r>
          <w:t xml:space="preserve"> </w:t>
        </w:r>
      </w:ins>
      <w:ins w:id="2322" w:author="PR Preview" w:date="2024-01-01T00:00:00Z">
        <w:r>
          <w:t xml:space="preserve">even if you are the repository owner</w:t>
        </w:r>
      </w:ins>
    </w:p>
    <w:p>
      <w:pPr>
        <w:pStyle w:val="Compact"/>
        <w:numPr>
          <w:ilvl w:val="0"/>
          <w:numId w:val="1125"/>
        </w:numPr>
      </w:pPr>
      <w:ins w:id="2323" w:author="PR Preview" w:date="2024-01-01T00:00:00Z">
        <w:r>
          <w:rPr>
            <w:b/>
            <w:bCs/>
          </w:rPr>
          <w:t xml:space="preserve">Security reasoning</w:t>
        </w:r>
      </w:ins>
      <w:ins w:id="2323" w:author="PR Preview" w:date="2024-01-01T00:00:00Z">
        <w:r>
          <w:t xml:space="preserve">:</w:t>
        </w:r>
      </w:ins>
      <w:ins w:id="2323" w:author="PR Preview" w:date="2024-01-01T00:00:00Z">
        <w:r>
          <w:t xml:space="preserve"> </w:t>
        </w:r>
      </w:ins>
      <w:ins w:id="2323" w:author="PR Preview" w:date="2024-01-01T00:00:00Z">
        <w:r>
          <w:t xml:space="preserve">Copilot could modify workflow files (</w:t>
        </w:r>
      </w:ins>
      <w:ins w:id="2323" w:author="PR Preview" w:date="2024-01-01T00:00:00Z">
        <w:r>
          <w:rPr>
            <w:rStyle w:val="VerbatimChar"/>
          </w:rPr>
          <w:t xml:space="preserve">.github/workflows/*.yml</w:t>
        </w:r>
      </w:ins>
      <w:ins w:id="2323" w:author="PR Preview" w:date="2024-01-01T00:00:00Z">
        <w:r>
          <w:t xml:space="preserve">)</w:t>
        </w:r>
      </w:ins>
      <w:ins w:id="2323" w:author="PR Preview" w:date="2024-01-01T00:00:00Z">
        <w:r>
          <w:t xml:space="preserve"> </w:t>
        </w:r>
      </w:ins>
      <w:ins w:id="2323" w:author="PR Preview" w:date="2024-01-01T00:00:00Z">
        <w:r>
          <w:t xml:space="preserve">or scripts they execute,</w:t>
        </w:r>
      </w:ins>
      <w:ins w:id="2323" w:author="PR Preview" w:date="2024-01-01T00:00:00Z">
        <w:r>
          <w:t xml:space="preserve"> </w:t>
        </w:r>
      </w:ins>
      <w:ins w:id="2323" w:author="PR Preview" w:date="2024-01-01T00:00:00Z">
        <w:r>
          <w:t xml:space="preserve">potentially injecting malicious code</w:t>
        </w:r>
      </w:ins>
    </w:p>
    <w:p>
      <w:pPr>
        <w:pStyle w:val="Compact"/>
        <w:numPr>
          <w:ilvl w:val="0"/>
          <w:numId w:val="1125"/>
        </w:numPr>
      </w:pPr>
      <w:ins w:id="2324" w:author="PR Preview" w:date="2024-01-01T00:00:00Z">
        <w:r>
          <w:rPr>
            <w:b/>
            <w:bCs/>
          </w:rPr>
          <w:t xml:space="preserve">Impact on workflow</w:t>
        </w:r>
      </w:ins>
      <w:ins w:id="2324" w:author="PR Preview" w:date="2024-01-01T00:00:00Z">
        <w:r>
          <w:t xml:space="preserve">:</w:t>
        </w:r>
      </w:ins>
      <w:ins w:id="2324" w:author="PR Preview" w:date="2024-01-01T00:00:00Z">
        <w:r>
          <w:t xml:space="preserve"> </w:t>
        </w:r>
      </w:ins>
      <w:ins w:id="2324" w:author="PR Preview" w:date="2024-01-01T00:00:00Z">
        <w:r>
          <w:t xml:space="preserve">This means you need to actively monitor and approve workflow runs</w:t>
        </w:r>
      </w:ins>
      <w:ins w:id="2324" w:author="PR Preview" w:date="2024-01-01T00:00:00Z">
        <w:r>
          <w:t xml:space="preserve"> </w:t>
        </w:r>
      </w:ins>
      <w:ins w:id="2324" w:author="PR Preview" w:date="2024-01-01T00:00:00Z">
        <w:r>
          <w:t xml:space="preserve">as Copilot iterates on your issue,</w:t>
        </w:r>
      </w:ins>
      <w:ins w:id="2324" w:author="PR Preview" w:date="2024-01-01T00:00:00Z">
        <w:r>
          <w:t xml:space="preserve"> </w:t>
        </w:r>
      </w:ins>
      <w:ins w:id="2324" w:author="PR Preview" w:date="2024-01-01T00:00:00Z">
        <w:r>
          <w:t xml:space="preserve">which can slow down the development cycle</w:t>
        </w:r>
      </w:ins>
    </w:p>
    <w:p>
      <w:pPr>
        <w:pStyle w:val="FirstParagraph"/>
      </w:pPr>
      <w:ins w:id="2325" w:author="PR Preview" w:date="2024-01-01T00:00:00Z">
        <w:r>
          <w:rPr>
            <w:b/>
            <w:bCs/>
          </w:rPr>
          <w:t xml:space="preserve">Workaround considerations:</w:t>
        </w:r>
      </w:ins>
    </w:p>
    <w:p>
      <w:pPr>
        <w:pStyle w:val="BodyText"/>
      </w:pPr>
      <w:ins w:id="2326" w:author="PR Preview" w:date="2024-01-01T00:00:00Z">
        <w:r>
          <w:t xml:space="preserve">Some users have discussed using Personal Access Tokens (PATs)</w:t>
        </w:r>
      </w:ins>
      <w:ins w:id="2326" w:author="PR Preview" w:date="2024-01-01T00:00:00Z">
        <w:r>
          <w:t xml:space="preserve"> </w:t>
        </w:r>
      </w:ins>
      <w:ins w:id="2326" w:author="PR Preview" w:date="2024-01-01T00:00:00Z">
        <w:r>
          <w:t xml:space="preserve">to allow Copilot to trigger workflows on your behalf,</w:t>
        </w:r>
      </w:ins>
      <w:ins w:id="2326" w:author="PR Preview" w:date="2024-01-01T00:00:00Z">
        <w:r>
          <w:t xml:space="preserve"> </w:t>
        </w:r>
      </w:ins>
      <w:ins w:id="2326" w:author="PR Preview" w:date="2024-01-01T00:00:00Z">
        <w:r>
          <w:t xml:space="preserve">but this approach has security implications</w:t>
        </w:r>
      </w:ins>
      <w:ins w:id="2326" w:author="PR Preview" w:date="2024-01-01T00:00:00Z">
        <w:r>
          <w:t xml:space="preserve"> </w:t>
        </w:r>
      </w:ins>
      <w:ins w:id="2326" w:author="PR Preview" w:date="2024-01-01T00:00:00Z">
        <w:r>
          <w:t xml:space="preserve">and should be carefully evaluated before implementation.</w:t>
        </w:r>
      </w:ins>
    </w:p>
    <w:p>
      <w:pPr>
        <w:pStyle w:val="BodyText"/>
      </w:pPr>
      <w:ins w:id="2327" w:author="PR Preview" w:date="2024-01-01T00:00:00Z">
        <w:r>
          <w:t xml:space="preserve">For more details and community discussion about this limitation,</w:t>
        </w:r>
      </w:ins>
      <w:ins w:id="2327" w:author="PR Preview" w:date="2024-01-01T00:00:00Z">
        <w:r>
          <w:t xml:space="preserve"> </w:t>
        </w:r>
      </w:ins>
      <w:ins w:id="2327" w:author="PR Preview" w:date="2024-01-01T00:00:00Z">
        <w:r>
          <w:t xml:space="preserve">see:</w:t>
        </w:r>
      </w:ins>
    </w:p>
    <w:p>
      <w:pPr>
        <w:pStyle w:val="Compact"/>
        <w:numPr>
          <w:ilvl w:val="0"/>
          <w:numId w:val="1126"/>
        </w:numPr>
      </w:pPr>
      <w:hyperlink r:id="rId416">
        <w:r>
          <w:rPr>
            <w:rStyle w:val="Hyperlink"/>
          </w:rPr>
          <w:t xml:space="preserve">GitHub Community Discussion #162826</w:t>
        </w:r>
      </w:hyperlink>
      <w:ins w:id="2328" w:author="PR Preview" w:date="2024-01-01T00:00:00Z">
        <w:r>
          <w:t xml:space="preserve">:</w:t>
        </w:r>
      </w:ins>
      <w:ins w:id="2328" w:author="PR Preview" w:date="2024-01-01T00:00:00Z">
        <w:r>
          <w:t xml:space="preserve"> </w:t>
        </w:r>
      </w:ins>
      <w:ins w:id="2328" w:author="PR Preview" w:date="2024-01-01T00:00:00Z">
        <w:r>
          <w:t xml:space="preserve">Discussion about workflow approval requirements</w:t>
        </w:r>
      </w:ins>
    </w:p>
    <w:p>
      <w:pPr>
        <w:pStyle w:val="Compact"/>
        <w:numPr>
          <w:ilvl w:val="0"/>
          <w:numId w:val="1126"/>
        </w:numPr>
      </w:pPr>
      <w:hyperlink r:id="rId417">
        <w:r>
          <w:rPr>
            <w:rStyle w:val="Hyperlink"/>
          </w:rPr>
          <w:t xml:space="preserve">GitHub Community Discussion #183966</w:t>
        </w:r>
      </w:hyperlink>
      <w:ins w:id="2329" w:author="PR Preview" w:date="2024-01-01T00:00:00Z">
        <w:r>
          <w:t xml:space="preserve">:</w:t>
        </w:r>
      </w:ins>
      <w:ins w:id="2329" w:author="PR Preview" w:date="2024-01-01T00:00:00Z">
        <w:r>
          <w:t xml:space="preserve"> </w:t>
        </w:r>
      </w:ins>
      <w:ins w:id="2329" w:author="PR Preview" w:date="2024-01-01T00:00:00Z">
        <w:r>
          <w:t xml:space="preserve">Product feedback on this topic</w:t>
        </w:r>
      </w:ins>
    </w:p>
    <w:p>
      <w:pPr>
        <w:pStyle w:val="FirstParagraph"/>
      </w:pPr>
      <w:r>
        <w:t xml:space="preserve">For detailed instructions,</w:t>
      </w:r>
      <w:r>
        <w:t xml:space="preserve"> </w:t>
      </w:r>
      <w:r>
        <w:t xml:space="preserve">see</w:t>
      </w:r>
      <w:r>
        <w:t xml:space="preserve"> </w:t>
      </w:r>
      <w:hyperlink r:id="rId418">
        <w:r>
          <w:rPr>
            <w:rStyle w:val="Hyperlink"/>
          </w:rPr>
          <w:t xml:space="preserve">GitHub Copilot coding agent documentation</w:t>
        </w:r>
      </w:hyperlink>
      <w:r>
        <w:t xml:space="preserve">.</w:t>
      </w:r>
    </w:p>
    <w:bookmarkEnd w:id="419"/>
    <w:bookmarkEnd w:id="420"/>
    <w:bookmarkStart w:id="423"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21"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7"/>
        </w:numPr>
      </w:pPr>
      <w:r>
        <w:t xml:space="preserve">“tidy up [file, function, module, whole project]”</w:t>
      </w:r>
    </w:p>
    <w:p>
      <w:pPr>
        <w:pStyle w:val="Compact"/>
        <w:numPr>
          <w:ilvl w:val="0"/>
          <w:numId w:val="1127"/>
        </w:numPr>
      </w:pPr>
      <w:r>
        <w:t xml:space="preserve">Useful for improving code organization, consistency, and readability</w:t>
      </w:r>
    </w:p>
    <w:p>
      <w:pPr>
        <w:pStyle w:val="Compact"/>
        <w:numPr>
          <w:ilvl w:val="0"/>
          <w:numId w:val="112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8"/>
        </w:numPr>
      </w:pPr>
      <w:r>
        <w:t xml:space="preserve">“address failing workflows”</w:t>
      </w:r>
    </w:p>
    <w:p>
      <w:pPr>
        <w:pStyle w:val="Compact"/>
        <w:numPr>
          <w:ilvl w:val="0"/>
          <w:numId w:val="1128"/>
        </w:numPr>
      </w:pPr>
      <w:r>
        <w:t xml:space="preserve">Helps fix continuous integration (CI) failures, build errors, or test failures</w:t>
      </w:r>
    </w:p>
    <w:p>
      <w:pPr>
        <w:pStyle w:val="Compact"/>
        <w:numPr>
          <w:ilvl w:val="0"/>
          <w:numId w:val="112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9"/>
        </w:numPr>
      </w:pPr>
      <w:r>
        <w:t xml:space="preserve">“decompose [function, quarto-file, etc]”</w:t>
      </w:r>
    </w:p>
    <w:p>
      <w:pPr>
        <w:pStyle w:val="Compact"/>
        <w:numPr>
          <w:ilvl w:val="0"/>
          <w:numId w:val="1129"/>
        </w:numPr>
      </w:pPr>
      <w:r>
        <w:t xml:space="preserve">Breaks down large or complex code into smaller, more manageable pieces</w:t>
      </w:r>
    </w:p>
    <w:p>
      <w:pPr>
        <w:pStyle w:val="Compact"/>
        <w:numPr>
          <w:ilvl w:val="0"/>
          <w:numId w:val="112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30"/>
        </w:numPr>
      </w:pPr>
      <w:r>
        <w:t xml:space="preserve">“update [links, content, etc]”</w:t>
      </w:r>
    </w:p>
    <w:p>
      <w:pPr>
        <w:pStyle w:val="Compact"/>
        <w:numPr>
          <w:ilvl w:val="0"/>
          <w:numId w:val="1130"/>
        </w:numPr>
      </w:pPr>
      <w:r>
        <w:t xml:space="preserve">Refreshes outdated information, fixes broken links, or modernizes code</w:t>
      </w:r>
    </w:p>
    <w:p>
      <w:pPr>
        <w:pStyle w:val="Compact"/>
        <w:numPr>
          <w:ilvl w:val="0"/>
          <w:numId w:val="113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31"/>
        </w:numPr>
      </w:pPr>
      <w:r>
        <w:t xml:space="preserve">“expand [a section in a document]”</w:t>
      </w:r>
    </w:p>
    <w:p>
      <w:pPr>
        <w:pStyle w:val="Compact"/>
        <w:numPr>
          <w:ilvl w:val="0"/>
          <w:numId w:val="1131"/>
        </w:numPr>
      </w:pPr>
      <w:r>
        <w:t xml:space="preserve">Adds more detail, examples, or explanation to existing content</w:t>
      </w:r>
    </w:p>
    <w:p>
      <w:pPr>
        <w:pStyle w:val="Compact"/>
        <w:numPr>
          <w:ilvl w:val="0"/>
          <w:numId w:val="113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2"/>
        </w:numPr>
      </w:pPr>
      <w:r>
        <w:t xml:space="preserve">“condense [a section in a document]”</w:t>
      </w:r>
    </w:p>
    <w:p>
      <w:pPr>
        <w:pStyle w:val="Compact"/>
        <w:numPr>
          <w:ilvl w:val="0"/>
          <w:numId w:val="1132"/>
        </w:numPr>
      </w:pPr>
      <w:r>
        <w:t xml:space="preserve">Reduces verbosity while preserving essential information</w:t>
      </w:r>
    </w:p>
    <w:p>
      <w:pPr>
        <w:pStyle w:val="Compact"/>
        <w:numPr>
          <w:ilvl w:val="0"/>
          <w:numId w:val="113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3"/>
        </w:numPr>
      </w:pPr>
      <w:r>
        <w:t xml:space="preserve">“clarify [a section in a document]”</w:t>
      </w:r>
    </w:p>
    <w:p>
      <w:pPr>
        <w:pStyle w:val="Compact"/>
        <w:numPr>
          <w:ilvl w:val="0"/>
          <w:numId w:val="1133"/>
        </w:numPr>
      </w:pPr>
      <w:r>
        <w:t xml:space="preserve">Improves clarity, removes ambiguity, or simplifies complex explanations</w:t>
      </w:r>
    </w:p>
    <w:p>
      <w:pPr>
        <w:pStyle w:val="Compact"/>
        <w:numPr>
          <w:ilvl w:val="0"/>
          <w:numId w:val="1133"/>
        </w:numPr>
      </w:pPr>
      <w:r>
        <w:t xml:space="preserve">Example:</w:t>
      </w:r>
      <w:r>
        <w:t xml:space="preserve"> </w:t>
      </w:r>
      <w:r>
        <w:t xml:space="preserve">“clarify the explanation of the analysis workflow”</w:t>
      </w:r>
    </w:p>
    <w:bookmarkEnd w:id="421"/>
    <w:bookmarkStart w:id="422" w:name="tips-for-effective-prompts"/>
    <w:p>
      <w:pPr>
        <w:pStyle w:val="Heading4"/>
      </w:pPr>
      <w:r>
        <w:t xml:space="preserve">17.4.3.2 Tips for Effective Prompts</w:t>
      </w:r>
    </w:p>
    <w:p>
      <w:pPr>
        <w:pStyle w:val="Compact"/>
        <w:numPr>
          <w:ilvl w:val="0"/>
          <w:numId w:val="1134"/>
        </w:numPr>
      </w:pPr>
      <w:r>
        <w:rPr>
          <w:b/>
          <w:bCs/>
        </w:rPr>
        <w:t xml:space="preserve">Be specific</w:t>
      </w:r>
      <w:r>
        <w:t xml:space="preserve">: Include file names, function names, or specific sections when possible</w:t>
      </w:r>
    </w:p>
    <w:p>
      <w:pPr>
        <w:pStyle w:val="Compact"/>
        <w:numPr>
          <w:ilvl w:val="0"/>
          <w:numId w:val="1134"/>
        </w:numPr>
      </w:pPr>
      <w:r>
        <w:rPr>
          <w:b/>
          <w:bCs/>
        </w:rPr>
        <w:t xml:space="preserve">Provide context</w:t>
      </w:r>
      <w:r>
        <w:t xml:space="preserve">: Explain what you want to achieve and why</w:t>
      </w:r>
    </w:p>
    <w:p>
      <w:pPr>
        <w:pStyle w:val="Compact"/>
        <w:numPr>
          <w:ilvl w:val="0"/>
          <w:numId w:val="1134"/>
        </w:numPr>
      </w:pPr>
      <w:r>
        <w:rPr>
          <w:b/>
          <w:bCs/>
        </w:rPr>
        <w:t xml:space="preserve">Set boundaries</w:t>
      </w:r>
      <w:r>
        <w:t xml:space="preserve">: Specify what should or shouldn’t change</w:t>
      </w:r>
    </w:p>
    <w:p>
      <w:pPr>
        <w:pStyle w:val="Compact"/>
        <w:numPr>
          <w:ilvl w:val="0"/>
          <w:numId w:val="1134"/>
        </w:numPr>
      </w:pPr>
      <w:r>
        <w:rPr>
          <w:b/>
          <w:bCs/>
        </w:rPr>
        <w:t xml:space="preserve">Request validation</w:t>
      </w:r>
      <w:r>
        <w:t xml:space="preserve">: Ask the agent to test or verify its changes when appropriate</w:t>
      </w:r>
    </w:p>
    <w:bookmarkEnd w:id="422"/>
    <w:bookmarkEnd w:id="423"/>
    <w:bookmarkStart w:id="429"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5"/>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5"/>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5"/>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5"/>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5"/>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5"/>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6"/>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6"/>
        </w:numPr>
      </w:pPr>
      <w:r>
        <w:rPr>
          <w:b/>
          <w:bCs/>
        </w:rPr>
        <w:t xml:space="preserve">Subtle bugs</w:t>
      </w:r>
      <w:r>
        <w:t xml:space="preserve">:</w:t>
      </w:r>
      <w:r>
        <w:t xml:space="preserve"> </w:t>
      </w:r>
      <w:r>
        <w:t xml:space="preserve">AI-generated code may contain logic errors that are not immediately obvious</w:t>
      </w:r>
    </w:p>
    <w:p>
      <w:pPr>
        <w:numPr>
          <w:ilvl w:val="0"/>
          <w:numId w:val="1136"/>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6"/>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6"/>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6"/>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6"/>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8" w:name="further-readingviewing"/>
    <w:p>
      <w:pPr>
        <w:pStyle w:val="Heading4"/>
      </w:pPr>
      <w:r>
        <w:t xml:space="preserve">17.4.4.1 Further reading/viewing</w:t>
      </w:r>
    </w:p>
    <w:p>
      <w:pPr>
        <w:pStyle w:val="Compact"/>
        <w:numPr>
          <w:ilvl w:val="0"/>
          <w:numId w:val="1137"/>
        </w:numPr>
      </w:pPr>
      <w:r>
        <w:rPr>
          <w:i/>
          <w:iCs/>
        </w:rPr>
        <w:t xml:space="preserve">I Robot</w:t>
      </w:r>
      <w:r>
        <w:t xml:space="preserve"> </w:t>
      </w:r>
      <w:r>
        <w:t xml:space="preserve">(Asimov 1950)</w:t>
      </w:r>
    </w:p>
    <w:p>
      <w:pPr>
        <w:pStyle w:val="Compact"/>
        <w:numPr>
          <w:ilvl w:val="0"/>
          <w:numId w:val="1137"/>
        </w:numPr>
      </w:pPr>
      <w:r>
        <w:rPr>
          <w:i/>
          <w:iCs/>
        </w:rPr>
        <w:t xml:space="preserve">Dune</w:t>
      </w:r>
      <w:r>
        <w:t xml:space="preserve"> </w:t>
      </w:r>
      <w:r>
        <w:t xml:space="preserve">(Herbert 1965)</w:t>
      </w:r>
    </w:p>
    <w:p>
      <w:pPr>
        <w:pStyle w:val="Compact"/>
        <w:numPr>
          <w:ilvl w:val="0"/>
          <w:numId w:val="1137"/>
        </w:numPr>
      </w:pPr>
      <w:r>
        <w:t xml:space="preserve">“2001: A Space Odyssey”</w:t>
      </w:r>
      <w:r>
        <w:t xml:space="preserve"> </w:t>
      </w:r>
      <w:r>
        <w:t xml:space="preserve">(1968)</w:t>
      </w:r>
    </w:p>
    <w:p>
      <w:pPr>
        <w:pStyle w:val="Compact"/>
        <w:numPr>
          <w:ilvl w:val="0"/>
          <w:numId w:val="1137"/>
        </w:numPr>
      </w:pPr>
      <w:r>
        <w:t xml:space="preserve">“Terminator 3: Rise of the Machines”</w:t>
      </w:r>
      <w:r>
        <w:t xml:space="preserve"> </w:t>
      </w:r>
      <w:r>
        <w:t xml:space="preserve">(2003)</w:t>
      </w:r>
    </w:p>
    <w:p>
      <w:pPr>
        <w:pStyle w:val="Compact"/>
        <w:numPr>
          <w:ilvl w:val="0"/>
          <w:numId w:val="1137"/>
        </w:numPr>
      </w:pPr>
      <w:r>
        <w:t xml:space="preserve">“The Matrix”</w:t>
      </w:r>
      <w:r>
        <w:t xml:space="preserve"> </w:t>
      </w:r>
      <w:r>
        <w:t xml:space="preserve">(1999)</w:t>
      </w:r>
    </w:p>
    <w:p>
      <w:pPr>
        <w:pStyle w:val="Compact"/>
        <w:numPr>
          <w:ilvl w:val="0"/>
          <w:numId w:val="1137"/>
        </w:numPr>
      </w:pPr>
      <w:r>
        <w:t xml:space="preserve">“Blade Runner”</w:t>
      </w:r>
      <w:r>
        <w:t xml:space="preserve"> </w:t>
      </w:r>
      <w:r>
        <w:t xml:space="preserve">(1982)</w:t>
      </w:r>
    </w:p>
    <w:p>
      <w:pPr>
        <w:pStyle w:val="Compact"/>
        <w:numPr>
          <w:ilvl w:val="0"/>
          <w:numId w:val="1137"/>
        </w:numPr>
      </w:pPr>
      <w:r>
        <w:t xml:space="preserve">“WarGames”</w:t>
      </w:r>
      <w:r>
        <w:t xml:space="preserve"> </w:t>
      </w:r>
      <w:r>
        <w:t xml:space="preserve">(1983)</w:t>
      </w:r>
    </w:p>
    <w:p>
      <w:pPr>
        <w:pStyle w:val="Compact"/>
        <w:numPr>
          <w:ilvl w:val="0"/>
          <w:numId w:val="1137"/>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7"/>
        </w:numPr>
      </w:pPr>
      <w:r>
        <w:rPr>
          <w:i/>
          <w:iCs/>
        </w:rPr>
        <w:t xml:space="preserve">Ender’s Game</w:t>
      </w:r>
      <w:r>
        <w:t xml:space="preserve"> </w:t>
      </w:r>
      <w:r>
        <w:t xml:space="preserve">(Card 1985)</w:t>
      </w:r>
    </w:p>
    <w:p>
      <w:pPr>
        <w:pStyle w:val="Compact"/>
        <w:numPr>
          <w:ilvl w:val="0"/>
          <w:numId w:val="1137"/>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5" name="Picture"/>
            <a:graphic>
              <a:graphicData uri="http://schemas.openxmlformats.org/drawingml/2006/picture">
                <pic:pic>
                  <pic:nvPicPr>
                    <pic:cNvPr descr="assets/images/matrix-agents.png" id="426" name="Picture"/>
                    <pic:cNvPicPr>
                      <a:picLocks noChangeArrowheads="1" noChangeAspect="1"/>
                    </pic:cNvPicPr>
                  </pic:nvPicPr>
                  <pic:blipFill>
                    <a:blip r:embed="rId424"/>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7">
        <w:r>
          <w:rPr>
            <w:rStyle w:val="Hyperlink"/>
          </w:rPr>
          <w:t xml:space="preserve">Agents</w:t>
        </w:r>
      </w:hyperlink>
    </w:p>
    <w:bookmarkEnd w:id="428"/>
    <w:bookmarkEnd w:id="429"/>
    <w:bookmarkStart w:id="433"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8"/>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8"/>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8"/>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8"/>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8"/>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8"/>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8"/>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8"/>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31" name="Picture"/>
                  <a:graphic>
                    <a:graphicData uri="http://schemas.openxmlformats.org/drawingml/2006/picture">
                      <pic:pic>
                        <pic:nvPicPr>
                          <pic:cNvPr descr="/opt/quarto/share/formats/docx/warning.png" id="432" name="Picture"/>
                          <pic:cNvPicPr>
                            <a:picLocks noChangeArrowheads="1" noChangeAspect="1"/>
                          </pic:cNvPicPr>
                        </pic:nvPicPr>
                        <pic:blipFill>
                          <a:blip r:embed="rId4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9"/>
              </w:numPr>
            </w:pPr>
            <w:r>
              <w:t xml:space="preserve">Access secrets and credentials</w:t>
            </w:r>
          </w:p>
          <w:p>
            <w:pPr>
              <w:pStyle w:val="Compact"/>
              <w:numPr>
                <w:ilvl w:val="0"/>
                <w:numId w:val="1139"/>
              </w:numPr>
            </w:pPr>
            <w:r>
              <w:t xml:space="preserve">Deploy code to production</w:t>
            </w:r>
          </w:p>
          <w:p>
            <w:pPr>
              <w:pStyle w:val="Compact"/>
              <w:numPr>
                <w:ilvl w:val="0"/>
                <w:numId w:val="1139"/>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3"/>
    <w:bookmarkStart w:id="438"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5"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40"/>
        </w:numPr>
      </w:pPr>
      <w:r>
        <w:t xml:space="preserve">Data exfiltration</w:t>
      </w:r>
    </w:p>
    <w:p>
      <w:pPr>
        <w:pStyle w:val="Compact"/>
        <w:numPr>
          <w:ilvl w:val="0"/>
          <w:numId w:val="1140"/>
        </w:numPr>
      </w:pPr>
      <w:r>
        <w:t xml:space="preserve">Accidental leaks of sensitive information</w:t>
      </w:r>
    </w:p>
    <w:p>
      <w:pPr>
        <w:pStyle w:val="Compact"/>
        <w:numPr>
          <w:ilvl w:val="0"/>
          <w:numId w:val="1140"/>
        </w:numPr>
      </w:pPr>
      <w:r>
        <w:t xml:space="preserve">Execution of malicious instructions</w:t>
      </w:r>
    </w:p>
    <w:p>
      <w:pPr>
        <w:pStyle w:val="FirstParagraph"/>
      </w:pPr>
      <w:r>
        <w:t xml:space="preserve">By default, the agent’s firewall allows access to:</w:t>
      </w:r>
    </w:p>
    <w:p>
      <w:pPr>
        <w:pStyle w:val="Compact"/>
        <w:numPr>
          <w:ilvl w:val="0"/>
          <w:numId w:val="1141"/>
        </w:numPr>
      </w:pPr>
      <w:r>
        <w:t xml:space="preserve">Common OS package repositories (Debian, Ubuntu, Red Hat, etc.)</w:t>
      </w:r>
    </w:p>
    <w:p>
      <w:pPr>
        <w:pStyle w:val="Compact"/>
        <w:numPr>
          <w:ilvl w:val="0"/>
          <w:numId w:val="1141"/>
        </w:numPr>
      </w:pPr>
      <w:r>
        <w:t xml:space="preserve">Popular container registries (Docker Hub, Azure Container Registry, AWS ECR, etc.)</w:t>
      </w:r>
    </w:p>
    <w:p>
      <w:pPr>
        <w:pStyle w:val="Compact"/>
        <w:numPr>
          <w:ilvl w:val="0"/>
          <w:numId w:val="1141"/>
        </w:numPr>
      </w:pPr>
      <w:r>
        <w:t xml:space="preserve">Language-specific package registries (npm, PyPI, Maven, RubyGems, etc.)</w:t>
      </w:r>
    </w:p>
    <w:p>
      <w:pPr>
        <w:pStyle w:val="Compact"/>
        <w:numPr>
          <w:ilvl w:val="0"/>
          <w:numId w:val="1141"/>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4">
        <w:r>
          <w:rPr>
            <w:rStyle w:val="Hyperlink"/>
          </w:rPr>
          <w:t xml:space="preserve">Copilot allowlist reference</w:t>
        </w:r>
      </w:hyperlink>
      <w:r>
        <w:t xml:space="preserve">.</w:t>
      </w:r>
    </w:p>
    <w:bookmarkEnd w:id="435"/>
    <w:bookmarkStart w:id="437"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2"/>
        </w:numPr>
      </w:pPr>
      <w:r>
        <w:t xml:space="preserve">Add custom hosts to the allowlist (for internal dependencies or additional registries)</w:t>
      </w:r>
    </w:p>
    <w:p>
      <w:pPr>
        <w:pStyle w:val="Compact"/>
        <w:numPr>
          <w:ilvl w:val="0"/>
          <w:numId w:val="1142"/>
        </w:numPr>
      </w:pPr>
      <w:r>
        <w:t xml:space="preserve">Opt out of the default recommended allowlist for stricter security</w:t>
      </w:r>
    </w:p>
    <w:p>
      <w:pPr>
        <w:pStyle w:val="Compact"/>
        <w:numPr>
          <w:ilvl w:val="0"/>
          <w:numId w:val="1142"/>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6">
        <w:r>
          <w:rPr>
            <w:rStyle w:val="Hyperlink"/>
          </w:rPr>
          <w:t xml:space="preserve">Customizing or disabling the firewall for GitHub Copilot coding agent</w:t>
        </w:r>
      </w:hyperlink>
      <w:r>
        <w:t xml:space="preserve">.</w:t>
      </w:r>
    </w:p>
    <w:bookmarkEnd w:id="437"/>
    <w:bookmarkEnd w:id="438"/>
    <w:bookmarkStart w:id="449"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9"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3"/>
        </w:numPr>
      </w:pPr>
      <w:r>
        <w:t xml:space="preserve">Faster agent startup and execution</w:t>
      </w:r>
    </w:p>
    <w:p>
      <w:pPr>
        <w:pStyle w:val="Compact"/>
        <w:numPr>
          <w:ilvl w:val="0"/>
          <w:numId w:val="1143"/>
        </w:numPr>
      </w:pPr>
      <w:r>
        <w:t xml:space="preserve">More reliable builds and tests</w:t>
      </w:r>
    </w:p>
    <w:p>
      <w:pPr>
        <w:pStyle w:val="Compact"/>
        <w:numPr>
          <w:ilvl w:val="0"/>
          <w:numId w:val="1143"/>
        </w:numPr>
      </w:pPr>
      <w:r>
        <w:t xml:space="preserve">Access to private or authenticated dependencies</w:t>
      </w:r>
    </w:p>
    <w:p>
      <w:pPr>
        <w:pStyle w:val="Compact"/>
        <w:numPr>
          <w:ilvl w:val="0"/>
          <w:numId w:val="1143"/>
        </w:numPr>
      </w:pPr>
      <w:r>
        <w:t xml:space="preserve">Consistent development environment across all agent sessions</w:t>
      </w:r>
    </w:p>
    <w:bookmarkEnd w:id="439"/>
    <w:bookmarkStart w:id="440"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40"/>
    <w:bookmarkStart w:id="441" w:name="basic-configuration-example"/>
    <w:p>
      <w:pPr>
        <w:pStyle w:val="Heading4"/>
      </w:pPr>
      <w:r>
        <w:t xml:space="preserve">17.4.7.3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41"/>
    <w:bookmarkStart w:id="442"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4"/>
        </w:numPr>
      </w:pPr>
      <w:r>
        <w:rPr>
          <w:rStyle w:val="VerbatimChar"/>
        </w:rPr>
        <w:t xml:space="preserve">steps</w:t>
      </w:r>
      <w:r>
        <w:t xml:space="preserve">: Setup commands and actions to run</w:t>
      </w:r>
    </w:p>
    <w:p>
      <w:pPr>
        <w:pStyle w:val="Compact"/>
        <w:numPr>
          <w:ilvl w:val="0"/>
          <w:numId w:val="1144"/>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4"/>
        </w:numPr>
      </w:pPr>
      <w:r>
        <w:rPr>
          <w:rStyle w:val="VerbatimChar"/>
        </w:rPr>
        <w:t xml:space="preserve">runs-on</w:t>
      </w:r>
      <w:r>
        <w:t xml:space="preserve">: Runner type (Ubuntu x64 Linux only)</w:t>
      </w:r>
    </w:p>
    <w:p>
      <w:pPr>
        <w:pStyle w:val="Compact"/>
        <w:numPr>
          <w:ilvl w:val="0"/>
          <w:numId w:val="1144"/>
        </w:numPr>
      </w:pPr>
      <w:r>
        <w:rPr>
          <w:rStyle w:val="VerbatimChar"/>
        </w:rPr>
        <w:t xml:space="preserve">services</w:t>
      </w:r>
      <w:r>
        <w:t xml:space="preserve">: Database or service containers</w:t>
      </w:r>
    </w:p>
    <w:p>
      <w:pPr>
        <w:pStyle w:val="Compact"/>
        <w:numPr>
          <w:ilvl w:val="0"/>
          <w:numId w:val="1144"/>
        </w:numPr>
      </w:pPr>
      <w:r>
        <w:rPr>
          <w:rStyle w:val="VerbatimChar"/>
        </w:rPr>
        <w:t xml:space="preserve">snapshot</w:t>
      </w:r>
      <w:r>
        <w:t xml:space="preserve">: Save environment state</w:t>
      </w:r>
    </w:p>
    <w:p>
      <w:pPr>
        <w:pStyle w:val="Compact"/>
        <w:numPr>
          <w:ilvl w:val="0"/>
          <w:numId w:val="1144"/>
        </w:numPr>
      </w:pPr>
      <w:r>
        <w:rPr>
          <w:rStyle w:val="VerbatimChar"/>
        </w:rPr>
        <w:t xml:space="preserve">timeout-minutes</w:t>
      </w:r>
      <w:r>
        <w:t xml:space="preserve">: Maximum 59 minutes</w:t>
      </w:r>
    </w:p>
    <w:p>
      <w:pPr>
        <w:pStyle w:val="FirstParagraph"/>
      </w:pPr>
      <w:r>
        <w:t xml:space="preserve">All other workflow settings are ignored by Copilot.</w:t>
      </w:r>
    </w:p>
    <w:bookmarkEnd w:id="442"/>
    <w:bookmarkStart w:id="443"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3"/>
    <w:bookmarkStart w:id="444"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5"/>
        </w:numPr>
      </w:pPr>
      <w:r>
        <w:t xml:space="preserve">Navigate to your repository’s</w:t>
      </w:r>
      <w:r>
        <w:t xml:space="preserve"> </w:t>
      </w:r>
      <w:r>
        <w:rPr>
          <w:b/>
          <w:bCs/>
        </w:rPr>
        <w:t xml:space="preserve">Settings</w:t>
      </w:r>
    </w:p>
    <w:p>
      <w:pPr>
        <w:pStyle w:val="Compact"/>
        <w:numPr>
          <w:ilvl w:val="0"/>
          <w:numId w:val="1145"/>
        </w:numPr>
      </w:pPr>
      <w:r>
        <w:t xml:space="preserve">Go to</w:t>
      </w:r>
      <w:r>
        <w:t xml:space="preserve"> </w:t>
      </w:r>
      <w:r>
        <w:rPr>
          <w:b/>
          <w:bCs/>
        </w:rPr>
        <w:t xml:space="preserve">Environments</w:t>
      </w:r>
    </w:p>
    <w:p>
      <w:pPr>
        <w:pStyle w:val="Compact"/>
        <w:numPr>
          <w:ilvl w:val="0"/>
          <w:numId w:val="1145"/>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5"/>
        </w:numPr>
      </w:pPr>
      <w:r>
        <w:t xml:space="preserve">Add environment variables or secrets as needed</w:t>
      </w:r>
    </w:p>
    <w:p>
      <w:pPr>
        <w:pStyle w:val="FirstParagraph"/>
      </w:pPr>
      <w:r>
        <w:t xml:space="preserve">Use secrets for sensitive values like API keys or passwords.</w:t>
      </w:r>
    </w:p>
    <w:bookmarkEnd w:id="444"/>
    <w:bookmarkStart w:id="445"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5"/>
    <w:bookmarkStart w:id="446"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6"/>
    <w:bookmarkStart w:id="448"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7">
        <w:r>
          <w:rPr>
            <w:rStyle w:val="Hyperlink"/>
          </w:rPr>
          <w:t xml:space="preserve">Customizing the development environment for GitHub Copilot coding agent</w:t>
        </w:r>
      </w:hyperlink>
      <w:r>
        <w:t xml:space="preserve">.</w:t>
      </w:r>
    </w:p>
    <w:bookmarkEnd w:id="448"/>
    <w:bookmarkEnd w:id="449"/>
    <w:bookmarkStart w:id="453"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50"/>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51">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52">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53"/>
    <w:bookmarkStart w:id="454"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6"/>
        </w:numPr>
      </w:pPr>
      <w:r>
        <w:t xml:space="preserve">Lab members can export Quarto content to Word format for review</w:t>
      </w:r>
    </w:p>
    <w:p>
      <w:pPr>
        <w:pStyle w:val="Compact"/>
        <w:numPr>
          <w:ilvl w:val="0"/>
          <w:numId w:val="1146"/>
        </w:numPr>
      </w:pPr>
      <w:r>
        <w:t xml:space="preserve">Reviewers can make edits, add tracked changes, and insert comments in Word</w:t>
      </w:r>
    </w:p>
    <w:p>
      <w:pPr>
        <w:pStyle w:val="Compact"/>
        <w:numPr>
          <w:ilvl w:val="0"/>
          <w:numId w:val="1146"/>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7"/>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7"/>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7"/>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4"/>
    <w:bookmarkStart w:id="455"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8"/>
        </w:numPr>
      </w:pPr>
      <w:r>
        <w:t xml:space="preserve">Markdown and Quarto formatting rules (e.g., blank lines before lists, line breaks in prose)</w:t>
      </w:r>
    </w:p>
    <w:p>
      <w:pPr>
        <w:pStyle w:val="Compact"/>
        <w:numPr>
          <w:ilvl w:val="0"/>
          <w:numId w:val="11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8"/>
        </w:numPr>
      </w:pPr>
      <w:r>
        <w:t xml:space="preserve">File organization patterns (e.g., using Quarto includes for modular content)</w:t>
      </w:r>
    </w:p>
    <w:p>
      <w:pPr>
        <w:pStyle w:val="Compact"/>
        <w:numPr>
          <w:ilvl w:val="0"/>
          <w:numId w:val="1148"/>
        </w:numPr>
      </w:pPr>
      <w:r>
        <w:t xml:space="preserve">How to work with DOCX files for hybrid editing workflows</w:t>
      </w:r>
    </w:p>
    <w:p>
      <w:pPr>
        <w:pStyle w:val="Compact"/>
        <w:numPr>
          <w:ilvl w:val="0"/>
          <w:numId w:val="11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55"/>
    <w:bookmarkEnd w:id="456"/>
    <w:bookmarkEnd w:id="457"/>
    <w:bookmarkStart w:id="467" w:name="checklists"/>
    <w:p>
      <w:pPr>
        <w:pStyle w:val="Heading1"/>
      </w:pPr>
      <w:r>
        <w:t xml:space="preserve">18. Checklists</w:t>
      </w:r>
    </w:p>
    <w:p>
      <w:pPr>
        <w:pStyle w:val="FirstParagraph"/>
      </w:pPr>
      <w:r>
        <w:t xml:space="preserve">Adapted by UCD-SeRG team from</w:t>
      </w:r>
      <w:r>
        <w:t xml:space="preserve"> </w:t>
      </w:r>
      <w:hyperlink r:id="rId458">
        <w:r>
          <w:rPr>
            <w:rStyle w:val="Hyperlink"/>
          </w:rPr>
          <w:t xml:space="preserve">original by Jade Benjamin-Chung</w:t>
        </w:r>
      </w:hyperlink>
    </w:p>
    <w:bookmarkStart w:id="459" w:name="pre-analysis-plan-checklist"/>
    <w:p>
      <w:pPr>
        <w:pStyle w:val="Heading2"/>
      </w:pPr>
      <w:r>
        <w:t xml:space="preserve">18.1 Pre-analysis plan checklist</w:t>
      </w:r>
    </w:p>
    <w:p>
      <w:pPr>
        <w:pStyle w:val="Compact"/>
        <w:numPr>
          <w:ilvl w:val="0"/>
          <w:numId w:val="1149"/>
        </w:numPr>
      </w:pPr>
      <w:r>
        <w:t xml:space="preserve">Brief background on the study (a condensed version of the introduction section of the paper)</w:t>
      </w:r>
    </w:p>
    <w:p>
      <w:pPr>
        <w:pStyle w:val="Compact"/>
        <w:numPr>
          <w:ilvl w:val="0"/>
          <w:numId w:val="1149"/>
        </w:numPr>
      </w:pPr>
      <w:r>
        <w:t xml:space="preserve">Hypotheses / objectives</w:t>
      </w:r>
    </w:p>
    <w:p>
      <w:pPr>
        <w:pStyle w:val="Compact"/>
        <w:numPr>
          <w:ilvl w:val="0"/>
          <w:numId w:val="1149"/>
        </w:numPr>
      </w:pPr>
      <w:r>
        <w:t xml:space="preserve">Study design</w:t>
      </w:r>
    </w:p>
    <w:p>
      <w:pPr>
        <w:pStyle w:val="Compact"/>
        <w:numPr>
          <w:ilvl w:val="0"/>
          <w:numId w:val="1149"/>
        </w:numPr>
      </w:pPr>
      <w:r>
        <w:t xml:space="preserve">Description of data</w:t>
      </w:r>
    </w:p>
    <w:p>
      <w:pPr>
        <w:pStyle w:val="Compact"/>
        <w:numPr>
          <w:ilvl w:val="0"/>
          <w:numId w:val="1149"/>
        </w:numPr>
      </w:pPr>
      <w:r>
        <w:t xml:space="preserve">Definition of outcomes</w:t>
      </w:r>
    </w:p>
    <w:p>
      <w:pPr>
        <w:pStyle w:val="Compact"/>
        <w:numPr>
          <w:ilvl w:val="0"/>
          <w:numId w:val="1149"/>
        </w:numPr>
      </w:pPr>
      <w:r>
        <w:t xml:space="preserve">Definition of interventions / exposures</w:t>
      </w:r>
    </w:p>
    <w:p>
      <w:pPr>
        <w:pStyle w:val="Compact"/>
        <w:numPr>
          <w:ilvl w:val="0"/>
          <w:numId w:val="1149"/>
        </w:numPr>
      </w:pPr>
      <w:r>
        <w:t xml:space="preserve">Definition of covariates</w:t>
      </w:r>
    </w:p>
    <w:p>
      <w:pPr>
        <w:pStyle w:val="Compact"/>
        <w:numPr>
          <w:ilvl w:val="0"/>
          <w:numId w:val="1149"/>
        </w:numPr>
      </w:pPr>
      <w:r>
        <w:t xml:space="preserve">Statistical power calculation</w:t>
      </w:r>
    </w:p>
    <w:p>
      <w:pPr>
        <w:pStyle w:val="Compact"/>
        <w:numPr>
          <w:ilvl w:val="0"/>
          <w:numId w:val="1149"/>
        </w:numPr>
      </w:pPr>
      <w:r>
        <w:t xml:space="preserve">Statistical model description</w:t>
      </w:r>
    </w:p>
    <w:p>
      <w:pPr>
        <w:pStyle w:val="Compact"/>
        <w:numPr>
          <w:ilvl w:val="0"/>
          <w:numId w:val="1149"/>
        </w:numPr>
      </w:pPr>
      <w:r>
        <w:t xml:space="preserve">Covariate selection / screening</w:t>
      </w:r>
    </w:p>
    <w:p>
      <w:pPr>
        <w:pStyle w:val="Compact"/>
        <w:numPr>
          <w:ilvl w:val="0"/>
          <w:numId w:val="1149"/>
        </w:numPr>
      </w:pPr>
      <w:r>
        <w:t xml:space="preserve">Standard error estimation method</w:t>
      </w:r>
    </w:p>
    <w:p>
      <w:pPr>
        <w:pStyle w:val="Compact"/>
        <w:numPr>
          <w:ilvl w:val="0"/>
          <w:numId w:val="1149"/>
        </w:numPr>
      </w:pPr>
      <w:r>
        <w:t xml:space="preserve">Missing data analysis</w:t>
      </w:r>
    </w:p>
    <w:p>
      <w:pPr>
        <w:pStyle w:val="Compact"/>
        <w:numPr>
          <w:ilvl w:val="0"/>
          <w:numId w:val="1149"/>
        </w:numPr>
      </w:pPr>
      <w:r>
        <w:t xml:space="preserve">Assessment of effect modification / subgroup analyses</w:t>
      </w:r>
    </w:p>
    <w:p>
      <w:pPr>
        <w:pStyle w:val="Compact"/>
        <w:numPr>
          <w:ilvl w:val="0"/>
          <w:numId w:val="1149"/>
        </w:numPr>
      </w:pPr>
      <w:r>
        <w:t xml:space="preserve">Sensitivity analyses</w:t>
      </w:r>
    </w:p>
    <w:p>
      <w:pPr>
        <w:pStyle w:val="Compact"/>
        <w:numPr>
          <w:ilvl w:val="0"/>
          <w:numId w:val="1149"/>
        </w:numPr>
      </w:pPr>
      <w:r>
        <w:t xml:space="preserve">Negative control analyses</w:t>
      </w:r>
    </w:p>
    <w:bookmarkEnd w:id="459"/>
    <w:bookmarkStart w:id="461" w:name="code-checklist"/>
    <w:p>
      <w:pPr>
        <w:pStyle w:val="Heading2"/>
      </w:pPr>
      <w:r>
        <w:t xml:space="preserve">18.2 Code checklist</w:t>
      </w:r>
    </w:p>
    <w:p>
      <w:pPr>
        <w:pStyle w:val="Compact"/>
        <w:numPr>
          <w:ilvl w:val="0"/>
          <w:numId w:val="1150"/>
        </w:numPr>
      </w:pPr>
      <w:r>
        <w:t xml:space="preserve">Does the script run without errors?</w:t>
      </w:r>
    </w:p>
    <w:p>
      <w:pPr>
        <w:pStyle w:val="Compact"/>
        <w:numPr>
          <w:ilvl w:val="0"/>
          <w:numId w:val="1150"/>
        </w:numPr>
      </w:pPr>
      <w:r>
        <w:t xml:space="preserve">Is code self-contained within repo and/or associated Box folder?</w:t>
      </w:r>
    </w:p>
    <w:p>
      <w:pPr>
        <w:pStyle w:val="Compact"/>
        <w:numPr>
          <w:ilvl w:val="0"/>
          <w:numId w:val="1150"/>
        </w:numPr>
      </w:pPr>
      <w:r>
        <w:t xml:space="preserve">Is all commented out code / remarks removed?</w:t>
      </w:r>
    </w:p>
    <w:p>
      <w:pPr>
        <w:pStyle w:val="Compact"/>
        <w:numPr>
          <w:ilvl w:val="0"/>
          <w:numId w:val="1150"/>
        </w:numPr>
      </w:pPr>
      <w:r>
        <w:t xml:space="preserve">Does the header accurately describe the process completed in the script?</w:t>
      </w:r>
    </w:p>
    <w:p>
      <w:pPr>
        <w:pStyle w:val="Compact"/>
        <w:numPr>
          <w:ilvl w:val="0"/>
          <w:numId w:val="1150"/>
        </w:numPr>
      </w:pPr>
      <w:r>
        <w:t xml:space="preserve">Is the script pushed to its github repository?</w:t>
      </w:r>
    </w:p>
    <w:p>
      <w:pPr>
        <w:pStyle w:val="Compact"/>
        <w:numPr>
          <w:ilvl w:val="0"/>
          <w:numId w:val="1150"/>
        </w:numPr>
      </w:pPr>
      <w:r>
        <w:t xml:space="preserve">Does the code adhere to the</w:t>
      </w:r>
      <w:r>
        <w:t xml:space="preserve"> </w:t>
      </w:r>
      <w:hyperlink r:id="rId460">
        <w:r>
          <w:rPr>
            <w:rStyle w:val="Hyperlink"/>
          </w:rPr>
          <w:t xml:space="preserve">coding style guide</w:t>
        </w:r>
      </w:hyperlink>
      <w:r>
        <w:t xml:space="preserve">?</w:t>
      </w:r>
    </w:p>
    <w:p>
      <w:pPr>
        <w:pStyle w:val="Compact"/>
        <w:numPr>
          <w:ilvl w:val="0"/>
          <w:numId w:val="1150"/>
        </w:numPr>
      </w:pPr>
      <w:r>
        <w:t xml:space="preserve">Are all warnings ignorable? Should any warnings be intentionally suppressed or addressed?</w:t>
      </w:r>
    </w:p>
    <w:bookmarkEnd w:id="461"/>
    <w:bookmarkStart w:id="463"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51"/>
        </w:numPr>
      </w:pPr>
      <w:r>
        <w:t xml:space="preserve">Are the study results within the manuscript replicable (i.e., if you rerun the code in the study’s repository, the tables and figures will be exactly replicated?)</w:t>
      </w:r>
    </w:p>
    <w:p>
      <w:pPr>
        <w:pStyle w:val="Compact"/>
        <w:numPr>
          <w:ilvl w:val="0"/>
          <w:numId w:val="1151"/>
        </w:numPr>
      </w:pPr>
      <w:r>
        <w:t xml:space="preserve">Is a target journal selected?</w:t>
      </w:r>
    </w:p>
    <w:p>
      <w:pPr>
        <w:pStyle w:val="Compact"/>
        <w:numPr>
          <w:ilvl w:val="0"/>
          <w:numId w:val="1151"/>
        </w:numPr>
      </w:pPr>
      <w:r>
        <w:t xml:space="preserve">Is the title declarative, in other words, does it state the object/findings rather than suggest them?</w:t>
      </w:r>
    </w:p>
    <w:p>
      <w:pPr>
        <w:pStyle w:val="Compact"/>
        <w:numPr>
          <w:ilvl w:val="0"/>
          <w:numId w:val="1151"/>
        </w:numPr>
      </w:pPr>
      <w:r>
        <w:t xml:space="preserve">Is the word count of the manuscript close to the target journal’s allowance?</w:t>
      </w:r>
    </w:p>
    <w:p>
      <w:pPr>
        <w:pStyle w:val="Compact"/>
        <w:numPr>
          <w:ilvl w:val="0"/>
          <w:numId w:val="1151"/>
        </w:numPr>
      </w:pPr>
      <w:r>
        <w:t xml:space="preserve">Does the manuscript adhere to the formatting guide of the target journal?</w:t>
      </w:r>
    </w:p>
    <w:p>
      <w:pPr>
        <w:pStyle w:val="Compact"/>
        <w:numPr>
          <w:ilvl w:val="0"/>
          <w:numId w:val="1151"/>
        </w:numPr>
      </w:pPr>
      <w:r>
        <w:t xml:space="preserve">Does the manuscript use a consistent voice (passive or active – usually active is preferred … pun intended)?</w:t>
      </w:r>
    </w:p>
    <w:p>
      <w:pPr>
        <w:pStyle w:val="Compact"/>
        <w:numPr>
          <w:ilvl w:val="0"/>
          <w:numId w:val="1151"/>
        </w:numPr>
      </w:pPr>
      <w:r>
        <w:t xml:space="preserve">Is each figure and table (including supplementary material) referenced in the main text?</w:t>
      </w:r>
    </w:p>
    <w:p>
      <w:pPr>
        <w:pStyle w:val="Compact"/>
        <w:numPr>
          <w:ilvl w:val="0"/>
          <w:numId w:val="1151"/>
        </w:numPr>
      </w:pPr>
      <w:r>
        <w:t xml:space="preserve">Is there a caption for each figure and table (including supplementary material)?</w:t>
      </w:r>
    </w:p>
    <w:p>
      <w:pPr>
        <w:pStyle w:val="Compact"/>
        <w:numPr>
          <w:ilvl w:val="0"/>
          <w:numId w:val="1151"/>
        </w:numPr>
      </w:pPr>
      <w:r>
        <w:t xml:space="preserve">Are tables/figures and supplementary material numbered in accordance with their appearance in the main text?</w:t>
      </w:r>
    </w:p>
    <w:p>
      <w:pPr>
        <w:pStyle w:val="Compact"/>
        <w:numPr>
          <w:ilvl w:val="0"/>
          <w:numId w:val="1151"/>
        </w:numPr>
      </w:pPr>
      <w:r>
        <w:t xml:space="preserve">Does the text use past tense if it is reporting research findings or future tense if it is a study protocol?</w:t>
      </w:r>
    </w:p>
    <w:p>
      <w:pPr>
        <w:pStyle w:val="Compact"/>
        <w:numPr>
          <w:ilvl w:val="0"/>
          <w:numId w:val="11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51"/>
        </w:numPr>
      </w:pPr>
      <w:r>
        <w:t xml:space="preserve">Does the text use minimal abbreviations, and are all abbreviations defined at first use?</w:t>
      </w:r>
    </w:p>
    <w:p>
      <w:pPr>
        <w:pStyle w:val="Compact"/>
        <w:numPr>
          <w:ilvl w:val="0"/>
          <w:numId w:val="11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62">
        <w:r>
          <w:rPr>
            <w:rStyle w:val="Hyperlink"/>
          </w:rPr>
          <w:t xml:space="preserve">here</w:t>
        </w:r>
      </w:hyperlink>
      <w:r>
        <w:t xml:space="preserve">)</w:t>
      </w:r>
    </w:p>
    <w:p>
      <w:pPr>
        <w:pStyle w:val="Compact"/>
        <w:numPr>
          <w:ilvl w:val="0"/>
          <w:numId w:val="11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63"/>
    <w:bookmarkStart w:id="466" w:name="figure-checklist"/>
    <w:p>
      <w:pPr>
        <w:pStyle w:val="Heading2"/>
      </w:pPr>
      <w:r>
        <w:t xml:space="preserve">18.4 Figure checklist</w:t>
      </w:r>
    </w:p>
    <w:p>
      <w:pPr>
        <w:pStyle w:val="Compact"/>
        <w:numPr>
          <w:ilvl w:val="0"/>
          <w:numId w:val="1152"/>
        </w:numPr>
      </w:pPr>
      <w:r>
        <w:t xml:space="preserve">Are the x-axis and y-axis labeled?</w:t>
      </w:r>
    </w:p>
    <w:p>
      <w:pPr>
        <w:pStyle w:val="Compact"/>
        <w:numPr>
          <w:ilvl w:val="0"/>
          <w:numId w:val="1152"/>
        </w:numPr>
      </w:pPr>
      <w:r>
        <w:t xml:space="preserve">If the figure includes panels, is each panel labeled?</w:t>
      </w:r>
    </w:p>
    <w:p>
      <w:pPr>
        <w:pStyle w:val="Compact"/>
        <w:numPr>
          <w:ilvl w:val="0"/>
          <w:numId w:val="1152"/>
        </w:numPr>
      </w:pPr>
      <w:r>
        <w:t xml:space="preserve">Are there sufficient numerical / text labels and breaks on the x-axis and y-axis?</w:t>
      </w:r>
    </w:p>
    <w:p>
      <w:pPr>
        <w:pStyle w:val="Compact"/>
        <w:numPr>
          <w:ilvl w:val="0"/>
          <w:numId w:val="1152"/>
        </w:numPr>
      </w:pPr>
      <w:r>
        <w:t xml:space="preserve">Is the font size appropriate (i.e., large enough to read, not so large that it distracts from the data presented in the figure?)</w:t>
      </w:r>
    </w:p>
    <w:p>
      <w:pPr>
        <w:pStyle w:val="Compact"/>
        <w:numPr>
          <w:ilvl w:val="0"/>
          <w:numId w:val="1152"/>
        </w:numPr>
      </w:pPr>
      <w:r>
        <w:t xml:space="preserve">Are the colors used colorblind friendly? See a colorblind-friendly palette</w:t>
      </w:r>
      <w:r>
        <w:t xml:space="preserve"> </w:t>
      </w:r>
      <w:hyperlink r:id="rId464">
        <w:r>
          <w:rPr>
            <w:rStyle w:val="Hyperlink"/>
          </w:rPr>
          <w:t xml:space="preserve">here</w:t>
        </w:r>
      </w:hyperlink>
      <w:r>
        <w:t xml:space="preserve">, a neat palette generator with colorblind options</w:t>
      </w:r>
      <w:r>
        <w:t xml:space="preserve"> </w:t>
      </w:r>
      <w:hyperlink r:id="rId465">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2"/>
        </w:numPr>
      </w:pPr>
      <w:r>
        <w:t xml:space="preserve">Are colors/shapes/line types defined in a legend?</w:t>
      </w:r>
    </w:p>
    <w:p>
      <w:pPr>
        <w:pStyle w:val="Compact"/>
        <w:numPr>
          <w:ilvl w:val="0"/>
          <w:numId w:val="1152"/>
        </w:numPr>
      </w:pPr>
      <w:r>
        <w:t xml:space="preserve">Are the legends and other labels easy to understand with minimal abbreviations?</w:t>
      </w:r>
    </w:p>
    <w:p>
      <w:pPr>
        <w:pStyle w:val="Compact"/>
        <w:numPr>
          <w:ilvl w:val="0"/>
          <w:numId w:val="1152"/>
        </w:numPr>
      </w:pPr>
      <w:r>
        <w:t xml:space="preserve">If there is overplotting, is transparency used to show overlapping data?</w:t>
      </w:r>
    </w:p>
    <w:p>
      <w:pPr>
        <w:pStyle w:val="Compact"/>
        <w:numPr>
          <w:ilvl w:val="0"/>
          <w:numId w:val="1152"/>
        </w:numPr>
      </w:pPr>
      <w:r>
        <w:t xml:space="preserve">Are 95% confidence intervals or other measures of precision shown, if applicable?</w:t>
      </w:r>
    </w:p>
    <w:p>
      <w:r>
        <w:br w:type="page"/>
      </w:r>
    </w:p>
    <w:bookmarkEnd w:id="466"/>
    <w:bookmarkEnd w:id="467"/>
    <w:bookmarkStart w:id="498" w:name="resources-2"/>
    <w:p>
      <w:pPr>
        <w:pStyle w:val="Heading1"/>
      </w:pPr>
      <w:r>
        <w:t xml:space="preserve">19. Resources</w:t>
      </w:r>
    </w:p>
    <w:p>
      <w:pPr>
        <w:pStyle w:val="FirstParagraph"/>
      </w:pPr>
      <w:r>
        <w:t xml:space="preserve">Adapted by UCD-SeRG team from</w:t>
      </w:r>
      <w:r>
        <w:t xml:space="preserve"> </w:t>
      </w:r>
      <w:hyperlink r:id="rId468">
        <w:r>
          <w:rPr>
            <w:rStyle w:val="Hyperlink"/>
          </w:rPr>
          <w:t xml:space="preserve">original by Jade Benjamin-Chung and Kunal Mishra</w:t>
        </w:r>
      </w:hyperlink>
    </w:p>
    <w:bookmarkStart w:id="479" w:name="resources-for-r"/>
    <w:p>
      <w:pPr>
        <w:pStyle w:val="Heading2"/>
      </w:pPr>
      <w:r>
        <w:t xml:space="preserve">19.1 Resources for R</w:t>
      </w:r>
    </w:p>
    <w:bookmarkStart w:id="470" w:name="books-and-comprehensive-guides"/>
    <w:p>
      <w:pPr>
        <w:pStyle w:val="Heading3"/>
      </w:pPr>
      <w:r>
        <w:t xml:space="preserve">19.1.1 Books and Comprehensive Guides</w:t>
      </w:r>
    </w:p>
    <w:p>
      <w:pPr>
        <w:pStyle w:val="Compact"/>
        <w:numPr>
          <w:ilvl w:val="0"/>
          <w:numId w:val="11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3"/>
        </w:numPr>
      </w:pPr>
      <w:hyperlink r:id="rId469">
        <w:r>
          <w:rPr>
            <w:rStyle w:val="Hyperlink"/>
          </w:rPr>
          <w:t xml:space="preserve">Jade’s R-for-epi course</w:t>
        </w:r>
      </w:hyperlink>
    </w:p>
    <w:bookmarkEnd w:id="470"/>
    <w:bookmarkStart w:id="475" w:name="cheat-sheets"/>
    <w:p>
      <w:pPr>
        <w:pStyle w:val="Heading3"/>
      </w:pPr>
      <w:r>
        <w:t xml:space="preserve">19.1.2 Cheat Sheets</w:t>
      </w:r>
    </w:p>
    <w:p>
      <w:pPr>
        <w:pStyle w:val="Compact"/>
        <w:numPr>
          <w:ilvl w:val="0"/>
          <w:numId w:val="1154"/>
        </w:numPr>
      </w:pPr>
      <w:hyperlink r:id="rId471">
        <w:r>
          <w:rPr>
            <w:rStyle w:val="Hyperlink"/>
          </w:rPr>
          <w:t xml:space="preserve">dplyr and tidyr cheat sheet</w:t>
        </w:r>
      </w:hyperlink>
    </w:p>
    <w:p>
      <w:pPr>
        <w:pStyle w:val="Compact"/>
        <w:numPr>
          <w:ilvl w:val="0"/>
          <w:numId w:val="1154"/>
        </w:numPr>
      </w:pPr>
      <w:hyperlink r:id="rId472">
        <w:r>
          <w:rPr>
            <w:rStyle w:val="Hyperlink"/>
          </w:rPr>
          <w:t xml:space="preserve">ggplot cheat sheet</w:t>
        </w:r>
      </w:hyperlink>
    </w:p>
    <w:p>
      <w:pPr>
        <w:pStyle w:val="Compact"/>
        <w:numPr>
          <w:ilvl w:val="0"/>
          <w:numId w:val="1154"/>
        </w:numPr>
      </w:pPr>
      <w:hyperlink r:id="rId473">
        <w:r>
          <w:rPr>
            <w:rStyle w:val="Hyperlink"/>
          </w:rPr>
          <w:t xml:space="preserve">data table cheat sheet</w:t>
        </w:r>
      </w:hyperlink>
    </w:p>
    <w:p>
      <w:pPr>
        <w:pStyle w:val="Compact"/>
        <w:numPr>
          <w:ilvl w:val="0"/>
          <w:numId w:val="1154"/>
        </w:numPr>
      </w:pPr>
      <w:hyperlink r:id="rId474">
        <w:r>
          <w:rPr>
            <w:rStyle w:val="Hyperlink"/>
          </w:rPr>
          <w:t xml:space="preserve">RMarkdown cheat sheet</w:t>
        </w:r>
      </w:hyperlink>
    </w:p>
    <w:bookmarkEnd w:id="475"/>
    <w:bookmarkStart w:id="477" w:name="style-and-best-practices"/>
    <w:p>
      <w:pPr>
        <w:pStyle w:val="Heading3"/>
      </w:pPr>
      <w:r>
        <w:t xml:space="preserve">19.1.3 Style and Best Practices</w:t>
      </w:r>
    </w:p>
    <w:p>
      <w:pPr>
        <w:pStyle w:val="Compact"/>
        <w:numPr>
          <w:ilvl w:val="0"/>
          <w:numId w:val="1155"/>
        </w:numPr>
      </w:pPr>
      <w:hyperlink r:id="rId476">
        <w:r>
          <w:rPr>
            <w:rStyle w:val="Hyperlink"/>
          </w:rPr>
          <w:t xml:space="preserve">Hadley Wickham’s R Style Guide</w:t>
        </w:r>
      </w:hyperlink>
    </w:p>
    <w:bookmarkEnd w:id="477"/>
    <w:bookmarkStart w:id="478" w:name="tidy-evaluation-resources"/>
    <w:p>
      <w:pPr>
        <w:pStyle w:val="Heading3"/>
      </w:pPr>
      <w:r>
        <w:t xml:space="preserve">19.1.4 Tidy Evaluation Resources</w:t>
      </w:r>
    </w:p>
    <w:p>
      <w:pPr>
        <w:pStyle w:val="Compact"/>
        <w:numPr>
          <w:ilvl w:val="0"/>
          <w:numId w:val="1156"/>
        </w:numPr>
      </w:pPr>
      <w:hyperlink r:id="rId147">
        <w:r>
          <w:rPr>
            <w:rStyle w:val="Hyperlink"/>
          </w:rPr>
          <w:t xml:space="preserve">Tidy Eval in 5 Minutes</w:t>
        </w:r>
      </w:hyperlink>
      <w:r>
        <w:t xml:space="preserve"> </w:t>
      </w:r>
      <w:r>
        <w:t xml:space="preserve">(video)</w:t>
      </w:r>
    </w:p>
    <w:p>
      <w:pPr>
        <w:pStyle w:val="Compact"/>
        <w:numPr>
          <w:ilvl w:val="0"/>
          <w:numId w:val="1156"/>
        </w:numPr>
      </w:pPr>
      <w:hyperlink r:id="rId148">
        <w:r>
          <w:rPr>
            <w:rStyle w:val="Hyperlink"/>
          </w:rPr>
          <w:t xml:space="preserve">Tidy Evaluation</w:t>
        </w:r>
      </w:hyperlink>
      <w:r>
        <w:t xml:space="preserve"> </w:t>
      </w:r>
      <w:r>
        <w:t xml:space="preserve">(e-book)</w:t>
      </w:r>
    </w:p>
    <w:p>
      <w:pPr>
        <w:pStyle w:val="Compact"/>
        <w:numPr>
          <w:ilvl w:val="0"/>
          <w:numId w:val="1156"/>
        </w:numPr>
      </w:pPr>
      <w:hyperlink r:id="rId150">
        <w:r>
          <w:rPr>
            <w:rStyle w:val="Hyperlink"/>
          </w:rPr>
          <w:t xml:space="preserve">Data Frame Columns as Arguments to Dplyr Functions</w:t>
        </w:r>
      </w:hyperlink>
      <w:r>
        <w:t xml:space="preserve"> </w:t>
      </w:r>
      <w:r>
        <w:t xml:space="preserve">(blog)</w:t>
      </w:r>
    </w:p>
    <w:p>
      <w:pPr>
        <w:pStyle w:val="Compact"/>
        <w:numPr>
          <w:ilvl w:val="0"/>
          <w:numId w:val="1156"/>
        </w:numPr>
      </w:pPr>
      <w:hyperlink r:id="rId151">
        <w:r>
          <w:rPr>
            <w:rStyle w:val="Hyperlink"/>
          </w:rPr>
          <w:t xml:space="preserve">Standard Evaluation for *_join</w:t>
        </w:r>
      </w:hyperlink>
      <w:r>
        <w:t xml:space="preserve"> </w:t>
      </w:r>
      <w:r>
        <w:t xml:space="preserve">(stackoverflow)</w:t>
      </w:r>
    </w:p>
    <w:p>
      <w:pPr>
        <w:pStyle w:val="Compact"/>
        <w:numPr>
          <w:ilvl w:val="0"/>
          <w:numId w:val="1156"/>
        </w:numPr>
      </w:pPr>
      <w:hyperlink r:id="rId148">
        <w:r>
          <w:rPr>
            <w:rStyle w:val="Hyperlink"/>
          </w:rPr>
          <w:t xml:space="preserve">Programming with dplyr</w:t>
        </w:r>
      </w:hyperlink>
      <w:r>
        <w:t xml:space="preserve"> </w:t>
      </w:r>
      <w:r>
        <w:t xml:space="preserve">(package vignette)</w:t>
      </w:r>
    </w:p>
    <w:bookmarkEnd w:id="478"/>
    <w:bookmarkEnd w:id="479"/>
    <w:bookmarkStart w:id="481" w:name="resources-for-git-github"/>
    <w:p>
      <w:pPr>
        <w:pStyle w:val="Heading2"/>
      </w:pPr>
      <w:r>
        <w:t xml:space="preserve">19.2 Resources for Git &amp; Github</w:t>
      </w:r>
    </w:p>
    <w:p>
      <w:pPr>
        <w:pStyle w:val="Compact"/>
        <w:numPr>
          <w:ilvl w:val="0"/>
          <w:numId w:val="1157"/>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57"/>
        </w:numPr>
      </w:pPr>
      <w:hyperlink r:id="rId480">
        <w:r>
          <w:rPr>
            <w:rStyle w:val="Hyperlink"/>
          </w:rPr>
          <w:t xml:space="preserve">GitHub Skills: Introduction to GitHub</w:t>
        </w:r>
      </w:hyperlink>
    </w:p>
    <w:bookmarkEnd w:id="481"/>
    <w:bookmarkStart w:id="482" w:name="scientific-figures"/>
    <w:p>
      <w:pPr>
        <w:pStyle w:val="Heading2"/>
      </w:pPr>
      <w:r>
        <w:t xml:space="preserve">19.3 Scientific figures</w:t>
      </w:r>
    </w:p>
    <w:p>
      <w:pPr>
        <w:pStyle w:val="Compact"/>
        <w:numPr>
          <w:ilvl w:val="0"/>
          <w:numId w:val="1158"/>
        </w:numPr>
      </w:pPr>
      <w:r>
        <w:t xml:space="preserve">Ten Simple Rules for Better Figures</w:t>
      </w:r>
      <w:r>
        <w:t xml:space="preserve"> </w:t>
      </w:r>
      <w:r>
        <w:t xml:space="preserve">(Rougier, Droettboom, and Bourne 2014)</w:t>
      </w:r>
    </w:p>
    <w:bookmarkEnd w:id="482"/>
    <w:bookmarkStart w:id="485" w:name="writing"/>
    <w:p>
      <w:pPr>
        <w:pStyle w:val="Heading2"/>
      </w:pPr>
      <w:r>
        <w:t xml:space="preserve">19.4 Writing</w:t>
      </w:r>
    </w:p>
    <w:p>
      <w:pPr>
        <w:pStyle w:val="Compact"/>
        <w:numPr>
          <w:ilvl w:val="0"/>
          <w:numId w:val="1159"/>
        </w:numPr>
      </w:pPr>
      <w:r>
        <w:t xml:space="preserve">Unpacking the Scientific Toolbox</w:t>
      </w:r>
      <w:r>
        <w:t xml:space="preserve"> </w:t>
      </w:r>
      <w:r>
        <w:t xml:space="preserve">(Silbiger and Stubler 2019)</w:t>
      </w:r>
    </w:p>
    <w:p>
      <w:pPr>
        <w:pStyle w:val="Compact"/>
        <w:numPr>
          <w:ilvl w:val="0"/>
          <w:numId w:val="1159"/>
        </w:numPr>
      </w:pPr>
      <w:r>
        <w:t xml:space="preserve">ICMJE Definition of authorship</w:t>
      </w:r>
      <w:r>
        <w:t xml:space="preserve"> </w:t>
      </w:r>
      <w:r>
        <w:t xml:space="preserve">(International Committee of Medical Journal Editors, n.d.)</w:t>
      </w:r>
    </w:p>
    <w:p>
      <w:pPr>
        <w:pStyle w:val="Compact"/>
        <w:numPr>
          <w:ilvl w:val="0"/>
          <w:numId w:val="1159"/>
        </w:numPr>
      </w:pPr>
      <w:r>
        <w:t xml:space="preserve">Computational science: …why scientific programming does not compute</w:t>
      </w:r>
      <w:r>
        <w:t xml:space="preserve"> </w:t>
      </w:r>
      <w:r>
        <w:t xml:space="preserve">(Merali and Giles 2010)</w:t>
      </w:r>
    </w:p>
    <w:p>
      <w:pPr>
        <w:pStyle w:val="Compact"/>
        <w:numPr>
          <w:ilvl w:val="0"/>
          <w:numId w:val="1159"/>
        </w:numPr>
      </w:pPr>
      <w:hyperlink r:id="rId483">
        <w:r>
          <w:rPr>
            <w:rStyle w:val="Hyperlink"/>
          </w:rPr>
          <w:t xml:space="preserve">The Pathway to Publishing: A Guide to Quantitative Writing in the Health Sciences</w:t>
        </w:r>
      </w:hyperlink>
    </w:p>
    <w:p>
      <w:pPr>
        <w:pStyle w:val="Compact"/>
        <w:numPr>
          <w:ilvl w:val="0"/>
          <w:numId w:val="1159"/>
        </w:numPr>
      </w:pPr>
      <w:hyperlink r:id="rId484">
        <w:r>
          <w:rPr>
            <w:rStyle w:val="Hyperlink"/>
          </w:rPr>
          <w:t xml:space="preserve">Secret, actionable writing tips</w:t>
        </w:r>
      </w:hyperlink>
    </w:p>
    <w:bookmarkEnd w:id="485"/>
    <w:bookmarkStart w:id="489" w:name="presentations"/>
    <w:p>
      <w:pPr>
        <w:pStyle w:val="Heading2"/>
      </w:pPr>
      <w:r>
        <w:t xml:space="preserve">19.5 Presentations</w:t>
      </w:r>
    </w:p>
    <w:p>
      <w:pPr>
        <w:pStyle w:val="Compact"/>
        <w:numPr>
          <w:ilvl w:val="0"/>
          <w:numId w:val="1160"/>
        </w:numPr>
      </w:pPr>
      <w:r>
        <w:t xml:space="preserve">How to tell a compelling story in scientific presentations</w:t>
      </w:r>
      <w:r>
        <w:t xml:space="preserve"> </w:t>
      </w:r>
      <w:r>
        <w:t xml:space="preserve">(Van Noorden 2021)</w:t>
      </w:r>
    </w:p>
    <w:p>
      <w:pPr>
        <w:pStyle w:val="Compact"/>
        <w:numPr>
          <w:ilvl w:val="0"/>
          <w:numId w:val="1160"/>
        </w:numPr>
      </w:pPr>
      <w:hyperlink r:id="rId486">
        <w:r>
          <w:rPr>
            <w:rStyle w:val="Hyperlink"/>
          </w:rPr>
          <w:t xml:space="preserve">How to give a killer narratively-driven scientific talk</w:t>
        </w:r>
      </w:hyperlink>
    </w:p>
    <w:p>
      <w:pPr>
        <w:pStyle w:val="Compact"/>
        <w:numPr>
          <w:ilvl w:val="0"/>
          <w:numId w:val="1160"/>
        </w:numPr>
      </w:pPr>
      <w:hyperlink r:id="rId487">
        <w:r>
          <w:rPr>
            <w:rStyle w:val="Hyperlink"/>
          </w:rPr>
          <w:t xml:space="preserve">How to make a better poster</w:t>
        </w:r>
      </w:hyperlink>
    </w:p>
    <w:p>
      <w:pPr>
        <w:pStyle w:val="Compact"/>
        <w:numPr>
          <w:ilvl w:val="0"/>
          <w:numId w:val="1160"/>
        </w:numPr>
      </w:pPr>
      <w:hyperlink r:id="rId488">
        <w:r>
          <w:rPr>
            <w:rStyle w:val="Hyperlink"/>
          </w:rPr>
          <w:t xml:space="preserve">How to make an even better poster</w:t>
        </w:r>
      </w:hyperlink>
    </w:p>
    <w:bookmarkEnd w:id="489"/>
    <w:bookmarkStart w:id="491" w:name="professional-advice"/>
    <w:p>
      <w:pPr>
        <w:pStyle w:val="Heading2"/>
      </w:pPr>
      <w:r>
        <w:t xml:space="preserve">19.6 Professional advice</w:t>
      </w:r>
    </w:p>
    <w:p>
      <w:pPr>
        <w:pStyle w:val="Compact"/>
        <w:numPr>
          <w:ilvl w:val="0"/>
          <w:numId w:val="1161"/>
        </w:numPr>
      </w:pPr>
      <w:hyperlink r:id="rId490">
        <w:r>
          <w:rPr>
            <w:rStyle w:val="Hyperlink"/>
          </w:rPr>
          <w:t xml:space="preserve">Professional advice, especially for your first job</w:t>
        </w:r>
      </w:hyperlink>
    </w:p>
    <w:bookmarkEnd w:id="491"/>
    <w:bookmarkStart w:id="494" w:name="funding"/>
    <w:p>
      <w:pPr>
        <w:pStyle w:val="Heading2"/>
      </w:pPr>
      <w:r>
        <w:t xml:space="preserve">19.7 Funding</w:t>
      </w:r>
    </w:p>
    <w:p>
      <w:pPr>
        <w:pStyle w:val="Compact"/>
        <w:numPr>
          <w:ilvl w:val="0"/>
          <w:numId w:val="1162"/>
        </w:numPr>
      </w:pPr>
      <w:hyperlink r:id="rId492">
        <w:r>
          <w:rPr>
            <w:rStyle w:val="Hyperlink"/>
          </w:rPr>
          <w:t xml:space="preserve">Building Your Funding Train</w:t>
        </w:r>
      </w:hyperlink>
    </w:p>
    <w:p>
      <w:pPr>
        <w:pStyle w:val="Compact"/>
        <w:numPr>
          <w:ilvl w:val="0"/>
          <w:numId w:val="1162"/>
        </w:numPr>
      </w:pPr>
      <w:hyperlink r:id="rId493">
        <w:r>
          <w:rPr>
            <w:rStyle w:val="Hyperlink"/>
          </w:rPr>
          <w:t xml:space="preserve">NIH Grant Writing Resources</w:t>
        </w:r>
      </w:hyperlink>
    </w:p>
    <w:bookmarkEnd w:id="494"/>
    <w:bookmarkStart w:id="497" w:name="ethics-and-global-health-research"/>
    <w:p>
      <w:pPr>
        <w:pStyle w:val="Heading2"/>
      </w:pPr>
      <w:r>
        <w:t xml:space="preserve">19.8 Ethics and global health research</w:t>
      </w:r>
    </w:p>
    <w:p>
      <w:pPr>
        <w:pStyle w:val="Compact"/>
        <w:numPr>
          <w:ilvl w:val="0"/>
          <w:numId w:val="1163"/>
        </w:numPr>
      </w:pPr>
      <w:hyperlink r:id="rId495">
        <w:r>
          <w:rPr>
            <w:rStyle w:val="Hyperlink"/>
          </w:rPr>
          <w:t xml:space="preserve">Global Code of Conduct For Research in Resource-Poor Settings</w:t>
        </w:r>
      </w:hyperlink>
    </w:p>
    <w:p>
      <w:pPr>
        <w:pStyle w:val="Compact"/>
        <w:numPr>
          <w:ilvl w:val="0"/>
          <w:numId w:val="1163"/>
        </w:numPr>
      </w:pPr>
      <w:r>
        <w:t xml:space="preserve">Addressing power asymmetries in global health</w:t>
      </w:r>
      <w:r>
        <w:t xml:space="preserve"> </w:t>
      </w:r>
      <w:r>
        <w:t xml:space="preserve">(Abimbola et al. 2022)</w:t>
      </w:r>
    </w:p>
    <w:p>
      <w:pPr>
        <w:pStyle w:val="Compact"/>
        <w:numPr>
          <w:ilvl w:val="0"/>
          <w:numId w:val="1163"/>
        </w:numPr>
      </w:pPr>
      <w:hyperlink r:id="rId496">
        <w:r>
          <w:rPr>
            <w:rStyle w:val="Hyperlink"/>
          </w:rPr>
          <w:t xml:space="preserve">Transforming Global Health Partnerships</w:t>
        </w:r>
      </w:hyperlink>
    </w:p>
    <w:p>
      <w:r>
        <w:br w:type="page"/>
      </w:r>
    </w:p>
    <w:bookmarkEnd w:id="497"/>
    <w:bookmarkEnd w:id="498"/>
    <w:bookmarkStart w:id="516" w:name="professional-development"/>
    <w:p>
      <w:pPr>
        <w:pStyle w:val="Heading1"/>
      </w:pPr>
      <w:r>
        <w:t xml:space="preserve">20. Professional Development</w:t>
      </w:r>
    </w:p>
    <w:p>
      <w:pPr>
        <w:pStyle w:val="FirstParagraph"/>
      </w:pPr>
      <w:r>
        <w:t xml:space="preserve">Adapted by UCD-SeRG team from</w:t>
      </w:r>
      <w:r>
        <w:t xml:space="preserve"> </w:t>
      </w:r>
      <w:hyperlink r:id="rId499">
        <w:r>
          <w:rPr>
            <w:rStyle w:val="Hyperlink"/>
          </w:rPr>
          <w:t xml:space="preserve">original by Jade Benjamin-Chung</w:t>
        </w:r>
      </w:hyperlink>
    </w:p>
    <w:bookmarkStart w:id="500"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64"/>
        </w:numPr>
      </w:pPr>
      <w:r>
        <w:t xml:space="preserve">Regular, open communication between mentees and mentors</w:t>
      </w:r>
    </w:p>
    <w:p>
      <w:pPr>
        <w:pStyle w:val="Compact"/>
        <w:numPr>
          <w:ilvl w:val="0"/>
          <w:numId w:val="1164"/>
        </w:numPr>
      </w:pPr>
      <w:r>
        <w:t xml:space="preserve">Mutual respect and trust</w:t>
      </w:r>
    </w:p>
    <w:p>
      <w:pPr>
        <w:pStyle w:val="Compact"/>
        <w:numPr>
          <w:ilvl w:val="0"/>
          <w:numId w:val="1164"/>
        </w:numPr>
      </w:pPr>
      <w:r>
        <w:t xml:space="preserve">Clear expectations and goals</w:t>
      </w:r>
    </w:p>
    <w:p>
      <w:pPr>
        <w:pStyle w:val="Compact"/>
        <w:numPr>
          <w:ilvl w:val="0"/>
          <w:numId w:val="1164"/>
        </w:numPr>
      </w:pPr>
      <w:r>
        <w:t xml:space="preserve">Constructive feedback</w:t>
      </w:r>
    </w:p>
    <w:p>
      <w:pPr>
        <w:pStyle w:val="Compact"/>
        <w:numPr>
          <w:ilvl w:val="0"/>
          <w:numId w:val="1164"/>
        </w:numPr>
      </w:pPr>
      <w:r>
        <w:t xml:space="preserve">Support for both research and career development</w:t>
      </w:r>
    </w:p>
    <w:bookmarkEnd w:id="500"/>
    <w:bookmarkStart w:id="503"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65"/>
        </w:numPr>
      </w:pPr>
      <w:r>
        <w:t xml:space="preserve">Short-term and long-term career goals</w:t>
      </w:r>
    </w:p>
    <w:p>
      <w:pPr>
        <w:pStyle w:val="Compact"/>
        <w:numPr>
          <w:ilvl w:val="0"/>
          <w:numId w:val="1165"/>
        </w:numPr>
      </w:pPr>
      <w:r>
        <w:t xml:space="preserve">Skills to develop</w:t>
      </w:r>
    </w:p>
    <w:p>
      <w:pPr>
        <w:pStyle w:val="Compact"/>
        <w:numPr>
          <w:ilvl w:val="0"/>
          <w:numId w:val="1165"/>
        </w:numPr>
      </w:pPr>
      <w:r>
        <w:t xml:space="preserve">Training needs and opportunities</w:t>
      </w:r>
    </w:p>
    <w:p>
      <w:pPr>
        <w:pStyle w:val="Compact"/>
        <w:numPr>
          <w:ilvl w:val="0"/>
          <w:numId w:val="1165"/>
        </w:numPr>
      </w:pPr>
      <w:r>
        <w:t xml:space="preserve">Timeline and milestones</w:t>
      </w:r>
    </w:p>
    <w:p>
      <w:pPr>
        <w:pStyle w:val="Compact"/>
        <w:numPr>
          <w:ilvl w:val="0"/>
          <w:numId w:val="1165"/>
        </w:numPr>
      </w:pPr>
      <w:r>
        <w:t xml:space="preserve">Progress toward goals</w:t>
      </w:r>
    </w:p>
    <w:p>
      <w:pPr>
        <w:pStyle w:val="FirstParagraph"/>
      </w:pPr>
      <w:r>
        <w:t xml:space="preserve">Update your IDP at least annually and discuss it with your PI. Useful resources:</w:t>
      </w:r>
    </w:p>
    <w:p>
      <w:pPr>
        <w:pStyle w:val="Compact"/>
        <w:numPr>
          <w:ilvl w:val="0"/>
          <w:numId w:val="1166"/>
        </w:numPr>
      </w:pPr>
      <w:hyperlink r:id="rId501">
        <w:r>
          <w:rPr>
            <w:rStyle w:val="Hyperlink"/>
          </w:rPr>
          <w:t xml:space="preserve">myIDP - Individual Development Plan tool</w:t>
        </w:r>
      </w:hyperlink>
    </w:p>
    <w:p>
      <w:pPr>
        <w:pStyle w:val="Compact"/>
        <w:numPr>
          <w:ilvl w:val="0"/>
          <w:numId w:val="1166"/>
        </w:numPr>
      </w:pPr>
      <w:hyperlink r:id="rId502">
        <w:r>
          <w:rPr>
            <w:rStyle w:val="Hyperlink"/>
          </w:rPr>
          <w:t xml:space="preserve">NIH OITE Career Resources</w:t>
        </w:r>
      </w:hyperlink>
    </w:p>
    <w:bookmarkEnd w:id="503"/>
    <w:bookmarkStart w:id="506"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67"/>
        </w:numPr>
      </w:pPr>
      <w:r>
        <w:t xml:space="preserve">Discuss conference opportunities with PIs early</w:t>
      </w:r>
    </w:p>
    <w:p>
      <w:pPr>
        <w:pStyle w:val="Compact"/>
        <w:numPr>
          <w:ilvl w:val="0"/>
          <w:numId w:val="1167"/>
        </w:numPr>
      </w:pPr>
      <w:r>
        <w:t xml:space="preserve">Submit abstracts with PI approval</w:t>
      </w:r>
    </w:p>
    <w:p>
      <w:pPr>
        <w:pStyle w:val="Compact"/>
        <w:numPr>
          <w:ilvl w:val="0"/>
          <w:numId w:val="1167"/>
        </w:numPr>
      </w:pPr>
      <w:r>
        <w:t xml:space="preserve">Practice presentations in lab meeting before the conference</w:t>
      </w:r>
    </w:p>
    <w:p>
      <w:pPr>
        <w:pStyle w:val="Compact"/>
        <w:numPr>
          <w:ilvl w:val="0"/>
          <w:numId w:val="1167"/>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68"/>
        </w:numPr>
      </w:pPr>
      <w:hyperlink r:id="rId504">
        <w:r>
          <w:rPr>
            <w:rStyle w:val="Hyperlink"/>
          </w:rPr>
          <w:t xml:space="preserve">How to tell a compelling story in scientific presentations</w:t>
        </w:r>
      </w:hyperlink>
    </w:p>
    <w:p>
      <w:pPr>
        <w:pStyle w:val="Compact"/>
        <w:numPr>
          <w:ilvl w:val="0"/>
          <w:numId w:val="1168"/>
        </w:numPr>
      </w:pPr>
      <w:hyperlink r:id="rId486">
        <w:r>
          <w:rPr>
            <w:rStyle w:val="Hyperlink"/>
          </w:rPr>
          <w:t xml:space="preserve">How to give a killer narratively-driven scientific talk</w:t>
        </w:r>
      </w:hyperlink>
    </w:p>
    <w:p>
      <w:pPr>
        <w:pStyle w:val="Compact"/>
        <w:numPr>
          <w:ilvl w:val="0"/>
          <w:numId w:val="1168"/>
        </w:numPr>
      </w:pPr>
      <w:hyperlink r:id="rId505">
        <w:r>
          <w:rPr>
            <w:rStyle w:val="Hyperlink"/>
          </w:rPr>
          <w:t xml:space="preserve">How to make a better poster</w:t>
        </w:r>
      </w:hyperlink>
    </w:p>
    <w:p>
      <w:pPr>
        <w:pStyle w:val="Compact"/>
        <w:numPr>
          <w:ilvl w:val="0"/>
          <w:numId w:val="1168"/>
        </w:numPr>
      </w:pPr>
      <w:hyperlink r:id="rId488">
        <w:r>
          <w:rPr>
            <w:rStyle w:val="Hyperlink"/>
          </w:rPr>
          <w:t xml:space="preserve">How to make an even better poster</w:t>
        </w:r>
      </w:hyperlink>
    </w:p>
    <w:bookmarkEnd w:id="506"/>
    <w:bookmarkStart w:id="510"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69"/>
        </w:numPr>
      </w:pPr>
      <w:r>
        <w:t xml:space="preserve">Label x-axis and y-axis clearly</w:t>
      </w:r>
    </w:p>
    <w:p>
      <w:pPr>
        <w:pStyle w:val="Compact"/>
        <w:numPr>
          <w:ilvl w:val="0"/>
          <w:numId w:val="1169"/>
        </w:numPr>
      </w:pPr>
      <w:r>
        <w:t xml:space="preserve">Use panel labels when including multiple subplots</w:t>
      </w:r>
    </w:p>
    <w:p>
      <w:pPr>
        <w:pStyle w:val="Compact"/>
        <w:numPr>
          <w:ilvl w:val="0"/>
          <w:numId w:val="1169"/>
        </w:numPr>
      </w:pPr>
      <w:r>
        <w:t xml:space="preserve">Include sufficient tick marks and labels</w:t>
      </w:r>
    </w:p>
    <w:p>
      <w:pPr>
        <w:pStyle w:val="Compact"/>
        <w:numPr>
          <w:ilvl w:val="0"/>
          <w:numId w:val="1169"/>
        </w:numPr>
      </w:pPr>
      <w:r>
        <w:t xml:space="preserve">Use appropriate font sizes (readable but not distracting)</w:t>
      </w:r>
    </w:p>
    <w:p>
      <w:pPr>
        <w:pStyle w:val="Compact"/>
        <w:numPr>
          <w:ilvl w:val="0"/>
          <w:numId w:val="1169"/>
        </w:numPr>
      </w:pPr>
      <w:r>
        <w:t xml:space="preserve">Use colorblind-friendly palettes (see</w:t>
      </w:r>
      <w:r>
        <w:t xml:space="preserve"> </w:t>
      </w:r>
      <w:hyperlink r:id="rId507">
        <w:r>
          <w:rPr>
            <w:rStyle w:val="Hyperlink"/>
          </w:rPr>
          <w:t xml:space="preserve">ColorBrewer</w:t>
        </w:r>
      </w:hyperlink>
      <w:r>
        <w:t xml:space="preserve"> </w:t>
      </w:r>
      <w:r>
        <w:t xml:space="preserve">or</w:t>
      </w:r>
      <w:r>
        <w:t xml:space="preserve"> </w:t>
      </w:r>
      <w:hyperlink r:id="rId508">
        <w:r>
          <w:rPr>
            <w:rStyle w:val="Hyperlink"/>
          </w:rPr>
          <w:t xml:space="preserve">iwanthue</w:t>
        </w:r>
      </w:hyperlink>
      <w:r>
        <w:t xml:space="preserve">)</w:t>
      </w:r>
    </w:p>
    <w:p>
      <w:pPr>
        <w:pStyle w:val="Compact"/>
        <w:numPr>
          <w:ilvl w:val="0"/>
          <w:numId w:val="1169"/>
        </w:numPr>
      </w:pPr>
      <w:r>
        <w:t xml:space="preserve">Define colors, shapes, and line types in legends</w:t>
      </w:r>
    </w:p>
    <w:p>
      <w:pPr>
        <w:pStyle w:val="Compact"/>
        <w:numPr>
          <w:ilvl w:val="0"/>
          <w:numId w:val="1169"/>
        </w:numPr>
      </w:pPr>
      <w:r>
        <w:t xml:space="preserve">Minimize abbreviations in labels and legends</w:t>
      </w:r>
    </w:p>
    <w:p>
      <w:pPr>
        <w:pStyle w:val="Compact"/>
        <w:numPr>
          <w:ilvl w:val="0"/>
          <w:numId w:val="1169"/>
        </w:numPr>
      </w:pPr>
      <w:r>
        <w:t xml:space="preserve">Use transparency to show overlapping data</w:t>
      </w:r>
    </w:p>
    <w:p>
      <w:pPr>
        <w:pStyle w:val="Compact"/>
        <w:numPr>
          <w:ilvl w:val="0"/>
          <w:numId w:val="1169"/>
        </w:numPr>
      </w:pPr>
      <w:r>
        <w:t xml:space="preserve">Show measures of precision (e.g., 95% confidence intervals)</w:t>
      </w:r>
    </w:p>
    <w:p>
      <w:pPr>
        <w:pStyle w:val="FirstParagraph"/>
      </w:pPr>
      <w:r>
        <w:rPr>
          <w:b/>
          <w:bCs/>
        </w:rPr>
        <w:t xml:space="preserve">Resources:</w:t>
      </w:r>
    </w:p>
    <w:p>
      <w:pPr>
        <w:pStyle w:val="Compact"/>
        <w:numPr>
          <w:ilvl w:val="0"/>
          <w:numId w:val="1170"/>
        </w:numPr>
      </w:pPr>
      <w:hyperlink r:id="rId509">
        <w:r>
          <w:rPr>
            <w:rStyle w:val="Hyperlink"/>
          </w:rPr>
          <w:t xml:space="preserve">Ten Simple Rules for Better Figures</w:t>
        </w:r>
      </w:hyperlink>
    </w:p>
    <w:bookmarkEnd w:id="510"/>
    <w:bookmarkStart w:id="513" w:name="grant-writing"/>
    <w:p>
      <w:pPr>
        <w:pStyle w:val="Heading2"/>
      </w:pPr>
      <w:r>
        <w:t xml:space="preserve">20.5 Grant Writing</w:t>
      </w:r>
    </w:p>
    <w:p>
      <w:pPr>
        <w:pStyle w:val="Compact"/>
        <w:numPr>
          <w:ilvl w:val="0"/>
          <w:numId w:val="1171"/>
        </w:numPr>
      </w:pPr>
      <w:r>
        <w:t xml:space="preserve">Graduate students and postdocs are encouraged to apply for fellowships (e.g., NIH F31, NSF GRFP, K awards)</w:t>
      </w:r>
    </w:p>
    <w:p>
      <w:pPr>
        <w:pStyle w:val="Compact"/>
        <w:numPr>
          <w:ilvl w:val="0"/>
          <w:numId w:val="1171"/>
        </w:numPr>
      </w:pPr>
      <w:r>
        <w:t xml:space="preserve">PIs will support fellowship applications with feedback, letters of support, and mentoring</w:t>
      </w:r>
    </w:p>
    <w:p>
      <w:pPr>
        <w:pStyle w:val="Compact"/>
        <w:numPr>
          <w:ilvl w:val="0"/>
          <w:numId w:val="1171"/>
        </w:numPr>
      </w:pPr>
      <w:r>
        <w:t xml:space="preserve">Start planning fellowship applications well in advance of deadlines (typically 3-6 months)</w:t>
      </w:r>
    </w:p>
    <w:p>
      <w:pPr>
        <w:pStyle w:val="Compact"/>
        <w:numPr>
          <w:ilvl w:val="0"/>
          <w:numId w:val="1171"/>
        </w:numPr>
      </w:pPr>
      <w:r>
        <w:t xml:space="preserve">Attend grant writing workshops and seek feedback from multiple sources</w:t>
      </w:r>
    </w:p>
    <w:p>
      <w:pPr>
        <w:pStyle w:val="FirstParagraph"/>
      </w:pPr>
      <w:r>
        <w:rPr>
          <w:b/>
          <w:bCs/>
        </w:rPr>
        <w:t xml:space="preserve">Resources:</w:t>
      </w:r>
    </w:p>
    <w:p>
      <w:pPr>
        <w:pStyle w:val="Compact"/>
        <w:numPr>
          <w:ilvl w:val="0"/>
          <w:numId w:val="1172"/>
        </w:numPr>
      </w:pPr>
      <w:hyperlink r:id="rId511">
        <w:r>
          <w:rPr>
            <w:rStyle w:val="Hyperlink"/>
          </w:rPr>
          <w:t xml:space="preserve">Building Your Funding Train</w:t>
        </w:r>
      </w:hyperlink>
    </w:p>
    <w:p>
      <w:pPr>
        <w:pStyle w:val="Compact"/>
        <w:numPr>
          <w:ilvl w:val="0"/>
          <w:numId w:val="1172"/>
        </w:numPr>
      </w:pPr>
      <w:hyperlink r:id="rId512">
        <w:r>
          <w:rPr>
            <w:rStyle w:val="Hyperlink"/>
          </w:rPr>
          <w:t xml:space="preserve">NIH Funding Opportunities</w:t>
        </w:r>
      </w:hyperlink>
    </w:p>
    <w:p>
      <w:pPr>
        <w:pStyle w:val="Compact"/>
        <w:numPr>
          <w:ilvl w:val="0"/>
          <w:numId w:val="1172"/>
        </w:numPr>
      </w:pPr>
      <w:hyperlink r:id="rId493">
        <w:r>
          <w:rPr>
            <w:rStyle w:val="Hyperlink"/>
          </w:rPr>
          <w:t xml:space="preserve">NIH Grant Writing Resources</w:t>
        </w:r>
      </w:hyperlink>
    </w:p>
    <w:bookmarkEnd w:id="513"/>
    <w:bookmarkStart w:id="514"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73"/>
        </w:numPr>
      </w:pPr>
      <w:r>
        <w:t xml:space="preserve">Graduate students are encouraged to gain teaching experience</w:t>
      </w:r>
    </w:p>
    <w:p>
      <w:pPr>
        <w:pStyle w:val="Compact"/>
        <w:numPr>
          <w:ilvl w:val="0"/>
          <w:numId w:val="1173"/>
        </w:numPr>
      </w:pPr>
      <w:r>
        <w:t xml:space="preserve">We support science communication and outreach activities</w:t>
      </w:r>
    </w:p>
    <w:p>
      <w:pPr>
        <w:pStyle w:val="Compact"/>
        <w:numPr>
          <w:ilvl w:val="0"/>
          <w:numId w:val="1173"/>
        </w:numPr>
      </w:pPr>
      <w:r>
        <w:t xml:space="preserve">Discuss opportunities with PIs</w:t>
      </w:r>
    </w:p>
    <w:bookmarkEnd w:id="514"/>
    <w:bookmarkStart w:id="515"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74"/>
        </w:numPr>
      </w:pPr>
      <w:r>
        <w:t xml:space="preserve">Attend seminars and departmental events</w:t>
      </w:r>
    </w:p>
    <w:p>
      <w:pPr>
        <w:pStyle w:val="Compact"/>
        <w:numPr>
          <w:ilvl w:val="0"/>
          <w:numId w:val="1174"/>
        </w:numPr>
      </w:pPr>
      <w:r>
        <w:t xml:space="preserve">Connect with researchers in your field</w:t>
      </w:r>
    </w:p>
    <w:p>
      <w:pPr>
        <w:pStyle w:val="Compact"/>
        <w:numPr>
          <w:ilvl w:val="0"/>
          <w:numId w:val="1174"/>
        </w:numPr>
      </w:pPr>
      <w:r>
        <w:t xml:space="preserve">Join professional societies</w:t>
      </w:r>
    </w:p>
    <w:p>
      <w:pPr>
        <w:pStyle w:val="Compact"/>
        <w:numPr>
          <w:ilvl w:val="0"/>
          <w:numId w:val="1174"/>
        </w:numPr>
      </w:pPr>
      <w:r>
        <w:t xml:space="preserve">Use professional social media platforms to share research and engage with the scientific community</w:t>
      </w:r>
    </w:p>
    <w:p>
      <w:r>
        <w:br w:type="page"/>
      </w:r>
    </w:p>
    <w:bookmarkEnd w:id="515"/>
    <w:bookmarkEnd w:id="516"/>
    <w:bookmarkStart w:id="524"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499">
        <w:r>
          <w:rPr>
            <w:rStyle w:val="Hyperlink"/>
          </w:rPr>
          <w:t xml:space="preserve">original by Jade Benjamin-Chung</w:t>
        </w:r>
      </w:hyperlink>
    </w:p>
    <w:bookmarkStart w:id="517"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75"/>
        </w:numPr>
      </w:pPr>
      <w:r>
        <w:rPr>
          <w:b/>
          <w:bCs/>
        </w:rPr>
        <w:t xml:space="preserve">Planning</w:t>
      </w:r>
      <w:r>
        <w:t xml:space="preserve">: Discuss target journals, outline, and timeline with PIs</w:t>
      </w:r>
    </w:p>
    <w:p>
      <w:pPr>
        <w:pStyle w:val="Compact"/>
        <w:numPr>
          <w:ilvl w:val="0"/>
          <w:numId w:val="1175"/>
        </w:numPr>
      </w:pPr>
      <w:r>
        <w:rPr>
          <w:b/>
          <w:bCs/>
        </w:rPr>
        <w:t xml:space="preserve">Drafting</w:t>
      </w:r>
      <w:r>
        <w:t xml:space="preserve">: Lead author prepares initial draft</w:t>
      </w:r>
    </w:p>
    <w:p>
      <w:pPr>
        <w:pStyle w:val="Compact"/>
        <w:numPr>
          <w:ilvl w:val="0"/>
          <w:numId w:val="1175"/>
        </w:numPr>
      </w:pPr>
      <w:r>
        <w:rPr>
          <w:b/>
          <w:bCs/>
        </w:rPr>
        <w:t xml:space="preserve">Internal review</w:t>
      </w:r>
      <w:r>
        <w:t xml:space="preserve">: Co-authors review and provide feedback</w:t>
      </w:r>
    </w:p>
    <w:p>
      <w:pPr>
        <w:pStyle w:val="Compact"/>
        <w:numPr>
          <w:ilvl w:val="0"/>
          <w:numId w:val="1175"/>
        </w:numPr>
      </w:pPr>
      <w:r>
        <w:rPr>
          <w:b/>
          <w:bCs/>
        </w:rPr>
        <w:t xml:space="preserve">Revision</w:t>
      </w:r>
      <w:r>
        <w:t xml:space="preserve">: Lead author incorporates feedback iteratively</w:t>
      </w:r>
    </w:p>
    <w:p>
      <w:pPr>
        <w:pStyle w:val="Compact"/>
        <w:numPr>
          <w:ilvl w:val="0"/>
          <w:numId w:val="1175"/>
        </w:numPr>
      </w:pPr>
      <w:r>
        <w:rPr>
          <w:b/>
          <w:bCs/>
        </w:rPr>
        <w:t xml:space="preserve">PI approval</w:t>
      </w:r>
      <w:r>
        <w:t xml:space="preserve">: Obtain final approval from PIs before submission</w:t>
      </w:r>
    </w:p>
    <w:p>
      <w:pPr>
        <w:pStyle w:val="Compact"/>
        <w:numPr>
          <w:ilvl w:val="0"/>
          <w:numId w:val="1175"/>
        </w:numPr>
      </w:pPr>
      <w:r>
        <w:rPr>
          <w:b/>
          <w:bCs/>
        </w:rPr>
        <w:t xml:space="preserve">Submission</w:t>
      </w:r>
      <w:r>
        <w:t xml:space="preserve">: Submit to journal</w:t>
      </w:r>
    </w:p>
    <w:p>
      <w:pPr>
        <w:pStyle w:val="Compact"/>
        <w:numPr>
          <w:ilvl w:val="0"/>
          <w:numId w:val="1175"/>
        </w:numPr>
      </w:pPr>
      <w:r>
        <w:rPr>
          <w:b/>
          <w:bCs/>
        </w:rPr>
        <w:t xml:space="preserve">Revisions</w:t>
      </w:r>
      <w:r>
        <w:t xml:space="preserve">: Lead author coordinates response to peer reviewers</w:t>
      </w:r>
    </w:p>
    <w:p>
      <w:pPr>
        <w:pStyle w:val="Compact"/>
        <w:numPr>
          <w:ilvl w:val="0"/>
          <w:numId w:val="1175"/>
        </w:numPr>
      </w:pPr>
      <w:r>
        <w:rPr>
          <w:b/>
          <w:bCs/>
        </w:rPr>
        <w:t xml:space="preserve">Publication</w:t>
      </w:r>
      <w:r>
        <w:t xml:space="preserve">: Celebrate and share!</w:t>
      </w:r>
    </w:p>
    <w:bookmarkEnd w:id="517"/>
    <w:bookmarkStart w:id="520" w:name="preprints-and-open-access"/>
    <w:p>
      <w:pPr>
        <w:pStyle w:val="Heading2"/>
      </w:pPr>
      <w:r>
        <w:t xml:space="preserve">21.2 Preprints and Open Access</w:t>
      </w:r>
    </w:p>
    <w:p>
      <w:pPr>
        <w:pStyle w:val="Compact"/>
        <w:numPr>
          <w:ilvl w:val="0"/>
          <w:numId w:val="1176"/>
        </w:numPr>
      </w:pPr>
      <w:r>
        <w:t xml:space="preserve">We encourage posting preprints prior to or during peer review on platforms like</w:t>
      </w:r>
      <w:r>
        <w:t xml:space="preserve"> </w:t>
      </w:r>
      <w:hyperlink r:id="rId518">
        <w:r>
          <w:rPr>
            <w:rStyle w:val="Hyperlink"/>
          </w:rPr>
          <w:t xml:space="preserve">medRxiv</w:t>
        </w:r>
      </w:hyperlink>
      <w:r>
        <w:t xml:space="preserve"> </w:t>
      </w:r>
      <w:r>
        <w:t xml:space="preserve">or</w:t>
      </w:r>
      <w:r>
        <w:t xml:space="preserve"> </w:t>
      </w:r>
      <w:hyperlink r:id="rId519">
        <w:r>
          <w:rPr>
            <w:rStyle w:val="Hyperlink"/>
          </w:rPr>
          <w:t xml:space="preserve">bioRxiv</w:t>
        </w:r>
      </w:hyperlink>
    </w:p>
    <w:p>
      <w:pPr>
        <w:pStyle w:val="Compact"/>
        <w:numPr>
          <w:ilvl w:val="0"/>
          <w:numId w:val="1176"/>
        </w:numPr>
      </w:pPr>
      <w:r>
        <w:t xml:space="preserve">Preprints allow rapid dissemination of findings and can be cited in grant applications</w:t>
      </w:r>
    </w:p>
    <w:p>
      <w:pPr>
        <w:pStyle w:val="Compact"/>
        <w:numPr>
          <w:ilvl w:val="0"/>
          <w:numId w:val="1176"/>
        </w:numPr>
      </w:pPr>
      <w:r>
        <w:t xml:space="preserve">We support publishing in open access journals when possible to maximize accessibility</w:t>
      </w:r>
    </w:p>
    <w:p>
      <w:pPr>
        <w:pStyle w:val="Compact"/>
        <w:numPr>
          <w:ilvl w:val="0"/>
          <w:numId w:val="1176"/>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18">
        <w:r>
          <w:rPr>
            <w:rStyle w:val="Hyperlink"/>
          </w:rPr>
          <w:t xml:space="preserve">medRxiv</w:t>
        </w:r>
      </w:hyperlink>
      <w:r>
        <w:t xml:space="preserve">.</w:t>
      </w:r>
    </w:p>
    <w:bookmarkEnd w:id="520"/>
    <w:bookmarkStart w:id="522"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77"/>
        </w:numPr>
      </w:pPr>
      <w:r>
        <w:t xml:space="preserve">CONSORT for randomized trials</w:t>
      </w:r>
    </w:p>
    <w:p>
      <w:pPr>
        <w:pStyle w:val="Compact"/>
        <w:numPr>
          <w:ilvl w:val="0"/>
          <w:numId w:val="1177"/>
        </w:numPr>
      </w:pPr>
      <w:r>
        <w:t xml:space="preserve">STROBE for observational studies</w:t>
      </w:r>
    </w:p>
    <w:p>
      <w:pPr>
        <w:pStyle w:val="Compact"/>
        <w:numPr>
          <w:ilvl w:val="0"/>
          <w:numId w:val="1177"/>
        </w:numPr>
      </w:pPr>
      <w:r>
        <w:t xml:space="preserve">PRISMA for systematic reviews</w:t>
      </w:r>
    </w:p>
    <w:p>
      <w:pPr>
        <w:pStyle w:val="Compact"/>
        <w:numPr>
          <w:ilvl w:val="0"/>
          <w:numId w:val="1177"/>
        </w:numPr>
      </w:pPr>
      <w:r>
        <w:t xml:space="preserve">Others as appropriate (see</w:t>
      </w:r>
      <w:r>
        <w:t xml:space="preserve"> </w:t>
      </w:r>
      <w:hyperlink r:id="rId521">
        <w:r>
          <w:rPr>
            <w:rStyle w:val="Hyperlink"/>
          </w:rPr>
          <w:t xml:space="preserve">EQUATOR Network</w:t>
        </w:r>
      </w:hyperlink>
      <w:r>
        <w:t xml:space="preserve">)</w:t>
      </w:r>
    </w:p>
    <w:bookmarkEnd w:id="522"/>
    <w:bookmarkStart w:id="523" w:name="manuscript-checklist-1"/>
    <w:p>
      <w:pPr>
        <w:pStyle w:val="Heading2"/>
      </w:pPr>
      <w:r>
        <w:t xml:space="preserve">21.4 Manuscript Checklist</w:t>
      </w:r>
    </w:p>
    <w:p>
      <w:pPr>
        <w:pStyle w:val="FirstParagraph"/>
      </w:pPr>
      <w:r>
        <w:t xml:space="preserve">Before submitting a manuscript:</w:t>
      </w:r>
    </w:p>
    <w:p>
      <w:pPr>
        <w:pStyle w:val="Compact"/>
        <w:numPr>
          <w:ilvl w:val="0"/>
          <w:numId w:val="1178"/>
        </w:numPr>
      </w:pPr>
      <w:r>
        <w:t xml:space="preserve">Completed relevant reporting checklist</w:t>
      </w:r>
    </w:p>
    <w:p>
      <w:pPr>
        <w:pStyle w:val="Compact"/>
        <w:numPr>
          <w:ilvl w:val="0"/>
          <w:numId w:val="1179"/>
        </w:numPr>
      </w:pPr>
      <w:r>
        <w:t xml:space="preserve">Results are reproducible (rerunning code replicates tables/figures exactly)</w:t>
      </w:r>
    </w:p>
    <w:p>
      <w:pPr>
        <w:pStyle w:val="Compact"/>
        <w:numPr>
          <w:ilvl w:val="0"/>
          <w:numId w:val="1180"/>
        </w:numPr>
      </w:pPr>
      <w:r>
        <w:t xml:space="preserve">Target journal selected</w:t>
      </w:r>
    </w:p>
    <w:p>
      <w:pPr>
        <w:pStyle w:val="Compact"/>
        <w:numPr>
          <w:ilvl w:val="0"/>
          <w:numId w:val="1181"/>
        </w:numPr>
      </w:pPr>
      <w:r>
        <w:t xml:space="preserve">Title is declarative and states findings clearly</w:t>
      </w:r>
    </w:p>
    <w:p>
      <w:pPr>
        <w:pStyle w:val="Compact"/>
        <w:numPr>
          <w:ilvl w:val="0"/>
          <w:numId w:val="1182"/>
        </w:numPr>
      </w:pPr>
      <w:r>
        <w:t xml:space="preserve">Word count meets journal requirements</w:t>
      </w:r>
    </w:p>
    <w:p>
      <w:pPr>
        <w:pStyle w:val="Compact"/>
        <w:numPr>
          <w:ilvl w:val="0"/>
          <w:numId w:val="1183"/>
        </w:numPr>
      </w:pPr>
      <w:r>
        <w:t xml:space="preserve">Manuscript follows journal formatting guidelines</w:t>
      </w:r>
    </w:p>
    <w:p>
      <w:pPr>
        <w:pStyle w:val="Compact"/>
        <w:numPr>
          <w:ilvl w:val="0"/>
          <w:numId w:val="1184"/>
        </w:numPr>
      </w:pPr>
      <w:r>
        <w:t xml:space="preserve">Consistent voice throughout (typically active voice)</w:t>
      </w:r>
    </w:p>
    <w:p>
      <w:pPr>
        <w:pStyle w:val="Compact"/>
        <w:numPr>
          <w:ilvl w:val="0"/>
          <w:numId w:val="1185"/>
        </w:numPr>
      </w:pPr>
      <w:r>
        <w:t xml:space="preserve">All figures and tables referenced in main text</w:t>
      </w:r>
    </w:p>
    <w:p>
      <w:pPr>
        <w:pStyle w:val="Compact"/>
        <w:numPr>
          <w:ilvl w:val="0"/>
          <w:numId w:val="1186"/>
        </w:numPr>
      </w:pPr>
      <w:r>
        <w:t xml:space="preserve">Captions for all figures and tables</w:t>
      </w:r>
    </w:p>
    <w:p>
      <w:pPr>
        <w:pStyle w:val="Compact"/>
        <w:numPr>
          <w:ilvl w:val="0"/>
          <w:numId w:val="1187"/>
        </w:numPr>
      </w:pPr>
      <w:r>
        <w:t xml:space="preserve">Tables/figures numbered by order of appearance</w:t>
      </w:r>
    </w:p>
    <w:p>
      <w:pPr>
        <w:pStyle w:val="Compact"/>
        <w:numPr>
          <w:ilvl w:val="0"/>
          <w:numId w:val="1188"/>
        </w:numPr>
      </w:pPr>
      <w:r>
        <w:t xml:space="preserve">Abbreviations defined at first use and used sparingly</w:t>
      </w:r>
    </w:p>
    <w:p>
      <w:pPr>
        <w:pStyle w:val="Compact"/>
        <w:numPr>
          <w:ilvl w:val="0"/>
          <w:numId w:val="1189"/>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90"/>
        </w:numPr>
      </w:pPr>
      <w:r>
        <w:t xml:space="preserve">Avoid directionless statements (specify direction of associations)</w:t>
      </w:r>
    </w:p>
    <w:p>
      <w:pPr>
        <w:pStyle w:val="Compact"/>
        <w:numPr>
          <w:ilvl w:val="0"/>
          <w:numId w:val="1191"/>
        </w:numPr>
      </w:pPr>
      <w:r>
        <w:t xml:space="preserve">Causal language only when supported by study design</w:t>
      </w:r>
    </w:p>
    <w:p>
      <w:pPr>
        <w:pStyle w:val="Compact"/>
        <w:numPr>
          <w:ilvl w:val="0"/>
          <w:numId w:val="1192"/>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3"/>
        </w:numPr>
      </w:pPr>
      <w:r>
        <w:t xml:space="preserve">Author contributions drafted using CRediT Taxonomy</w:t>
      </w:r>
    </w:p>
    <w:p>
      <w:r>
        <w:br w:type="page"/>
      </w:r>
    </w:p>
    <w:bookmarkEnd w:id="523"/>
    <w:bookmarkEnd w:id="524"/>
    <w:bookmarkStart w:id="604" w:name="references"/>
    <w:p>
      <w:pPr>
        <w:pStyle w:val="Heading1"/>
      </w:pPr>
      <w:r>
        <w:t xml:space="preserve">References</w:t>
      </w:r>
    </w:p>
    <w:bookmarkStart w:id="603" w:name="refs"/>
    <w:bookmarkStart w:id="526" w:name="ref-space_odyssey"/>
    <w:p>
      <w:pPr>
        <w:pStyle w:val="Bibliography"/>
      </w:pPr>
      <w:r>
        <w:t xml:space="preserve">“2001: A Space Odyssey.”</w:t>
      </w:r>
      <w:r>
        <w:t xml:space="preserve"> </w:t>
      </w:r>
      <w:r>
        <w:t xml:space="preserve">1968. Film.</w:t>
      </w:r>
      <w:r>
        <w:t xml:space="preserve"> </w:t>
      </w:r>
      <w:hyperlink r:id="rId525">
        <w:r>
          <w:rPr>
            <w:rStyle w:val="Hyperlink"/>
          </w:rPr>
          <w:t xml:space="preserve">https://en.wikipedia.org/wiki/2001:_A_Space_Odyssey_(film)</w:t>
        </w:r>
      </w:hyperlink>
      <w:r>
        <w:t xml:space="preserve">.</w:t>
      </w:r>
    </w:p>
    <w:bookmarkEnd w:id="526"/>
    <w:bookmarkStart w:id="528"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27">
        <w:r>
          <w:rPr>
            <w:rStyle w:val="Hyperlink"/>
          </w:rPr>
          <w:t xml:space="preserve">https://doi.org/10.1371/journal.pgph.0002269</w:t>
        </w:r>
      </w:hyperlink>
      <w:r>
        <w:t xml:space="preserve">.</w:t>
      </w:r>
    </w:p>
    <w:bookmarkEnd w:id="528"/>
    <w:bookmarkStart w:id="530"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29">
        <w:r>
          <w:rPr>
            <w:rStyle w:val="Hyperlink"/>
          </w:rPr>
          <w:t xml:space="preserve">https://search.library.ucdavis.edu/permalink/01UCD_INST/9fle3i/alma990000226350403126</w:t>
        </w:r>
      </w:hyperlink>
      <w:r>
        <w:t xml:space="preserve">.</w:t>
      </w:r>
    </w:p>
    <w:bookmarkEnd w:id="530"/>
    <w:bookmarkStart w:id="532"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31">
        <w:r>
          <w:rPr>
            <w:rStyle w:val="Hyperlink"/>
          </w:rPr>
          <w:t xml:space="preserve">https://doi.org/10.1038/d41586-019-01431-z</w:t>
        </w:r>
      </w:hyperlink>
      <w:r>
        <w:t xml:space="preserve">.</w:t>
      </w:r>
    </w:p>
    <w:bookmarkEnd w:id="532"/>
    <w:bookmarkStart w:id="534" w:name="ref-battlestar_galactica_2004"/>
    <w:p>
      <w:pPr>
        <w:pStyle w:val="Bibliography"/>
      </w:pPr>
      <w:r>
        <w:t xml:space="preserve">“Battlestar Galactica.”</w:t>
      </w:r>
      <w:r>
        <w:t xml:space="preserve"> </w:t>
      </w:r>
      <w:r>
        <w:t xml:space="preserve">2004. Television Series.</w:t>
      </w:r>
      <w:r>
        <w:t xml:space="preserve"> </w:t>
      </w:r>
      <w:hyperlink r:id="rId533">
        <w:r>
          <w:rPr>
            <w:rStyle w:val="Hyperlink"/>
          </w:rPr>
          <w:t xml:space="preserve">https://en.wikipedia.org/wiki/Battlestar_Galactica_(2004_TV_series)</w:t>
        </w:r>
      </w:hyperlink>
      <w:r>
        <w:t xml:space="preserve">.</w:t>
      </w:r>
    </w:p>
    <w:bookmarkEnd w:id="534"/>
    <w:bookmarkStart w:id="535"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99">
        <w:r>
          <w:rPr>
            <w:rStyle w:val="Hyperlink"/>
          </w:rPr>
          <w:t xml:space="preserve">https://jadebc.github.io/lab-manual/</w:t>
        </w:r>
      </w:hyperlink>
      <w:r>
        <w:t xml:space="preserve">.</w:t>
      </w:r>
    </w:p>
    <w:bookmarkEnd w:id="535"/>
    <w:bookmarkStart w:id="537" w:name="ref-blade_runner"/>
    <w:p>
      <w:pPr>
        <w:pStyle w:val="Bibliography"/>
      </w:pPr>
      <w:r>
        <w:t xml:space="preserve">“Blade Runner.”</w:t>
      </w:r>
      <w:r>
        <w:t xml:space="preserve"> </w:t>
      </w:r>
      <w:r>
        <w:t xml:space="preserve">1982. Film.</w:t>
      </w:r>
      <w:r>
        <w:t xml:space="preserve"> </w:t>
      </w:r>
      <w:hyperlink r:id="rId536">
        <w:r>
          <w:rPr>
            <w:rStyle w:val="Hyperlink"/>
          </w:rPr>
          <w:t xml:space="preserve">https://en.wikipedia.org/wiki/Blade_Runner</w:t>
        </w:r>
      </w:hyperlink>
      <w:r>
        <w:t xml:space="preserve">.</w:t>
      </w:r>
    </w:p>
    <w:bookmarkEnd w:id="537"/>
    <w:bookmarkStart w:id="539"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38">
        <w:r>
          <w:rPr>
            <w:rStyle w:val="Hyperlink"/>
          </w:rPr>
          <w:t xml:space="preserve">https://happygitwithr.com/</w:t>
        </w:r>
      </w:hyperlink>
      <w:r>
        <w:t xml:space="preserve">.</w:t>
      </w:r>
    </w:p>
    <w:bookmarkEnd w:id="539"/>
    <w:bookmarkStart w:id="541"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40">
        <w:r>
          <w:rPr>
            <w:rStyle w:val="Hyperlink"/>
          </w:rPr>
          <w:t xml:space="preserve">https://en.wikipedia.org/wiki/Ender%27s_Game</w:t>
        </w:r>
      </w:hyperlink>
      <w:r>
        <w:t xml:space="preserve">.</w:t>
      </w:r>
    </w:p>
    <w:bookmarkEnd w:id="541"/>
    <w:bookmarkStart w:id="543"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42">
        <w:r>
          <w:rPr>
            <w:rStyle w:val="Hyperlink"/>
          </w:rPr>
          <w:t xml:space="preserve">https://doi.org/10.1038/s41467-020-19160-7</w:t>
        </w:r>
      </w:hyperlink>
      <w:r>
        <w:t xml:space="preserve">.</w:t>
      </w:r>
    </w:p>
    <w:bookmarkEnd w:id="543"/>
    <w:bookmarkStart w:id="545"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44">
        <w:r>
          <w:rPr>
            <w:rStyle w:val="Hyperlink"/>
          </w:rPr>
          <w:t xml:space="preserve">http://creativecommons.org/licenses/by-nc/4.0/</w:t>
        </w:r>
      </w:hyperlink>
      <w:r>
        <w:t xml:space="preserve">.</w:t>
      </w:r>
    </w:p>
    <w:bookmarkEnd w:id="545"/>
    <w:bookmarkStart w:id="547" w:name="ref-credit"/>
    <w:p>
      <w:pPr>
        <w:pStyle w:val="Bibliography"/>
      </w:pPr>
      <w:r>
        <w:t xml:space="preserve">“CRediT: Contributor Roles Taxonomy.”</w:t>
      </w:r>
      <w:r>
        <w:t xml:space="preserve"> </w:t>
      </w:r>
      <w:r>
        <w:t xml:space="preserve">n.d. PLOS ONE.</w:t>
      </w:r>
      <w:r>
        <w:t xml:space="preserve"> </w:t>
      </w:r>
      <w:hyperlink r:id="rId546">
        <w:r>
          <w:rPr>
            <w:rStyle w:val="Hyperlink"/>
          </w:rPr>
          <w:t xml:space="preserve">https://journals.plos.org/plosone/s/authorship</w:t>
        </w:r>
      </w:hyperlink>
      <w:r>
        <w:t xml:space="preserve">.</w:t>
      </w:r>
    </w:p>
    <w:bookmarkEnd w:id="547"/>
    <w:bookmarkStart w:id="549" w:name="ref-dryad"/>
    <w:p>
      <w:pPr>
        <w:pStyle w:val="Bibliography"/>
      </w:pPr>
      <w:r>
        <w:t xml:space="preserve">“Dryad Digital Repository.”</w:t>
      </w:r>
      <w:r>
        <w:t xml:space="preserve"> </w:t>
      </w:r>
      <w:r>
        <w:t xml:space="preserve">n.d. Dryad.</w:t>
      </w:r>
      <w:r>
        <w:t xml:space="preserve"> </w:t>
      </w:r>
      <w:hyperlink r:id="rId548">
        <w:r>
          <w:rPr>
            <w:rStyle w:val="Hyperlink"/>
          </w:rPr>
          <w:t xml:space="preserve">https://datadryad.org/</w:t>
        </w:r>
      </w:hyperlink>
      <w:r>
        <w:t xml:space="preserve">.</w:t>
      </w:r>
    </w:p>
    <w:bookmarkEnd w:id="549"/>
    <w:bookmarkStart w:id="550"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21">
        <w:r>
          <w:rPr>
            <w:rStyle w:val="Hyperlink"/>
          </w:rPr>
          <w:t xml:space="preserve">https://www.equator-network.org/</w:t>
        </w:r>
      </w:hyperlink>
      <w:r>
        <w:t xml:space="preserve">.</w:t>
      </w:r>
    </w:p>
    <w:bookmarkEnd w:id="550"/>
    <w:bookmarkStart w:id="552"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51">
        <w:r>
          <w:rPr>
            <w:rStyle w:val="Hyperlink"/>
          </w:rPr>
          <w:t xml:space="preserve">https://engineering-shiny.org/</w:t>
        </w:r>
      </w:hyperlink>
      <w:r>
        <w:t xml:space="preserve">.</w:t>
      </w:r>
    </w:p>
    <w:bookmarkEnd w:id="552"/>
    <w:bookmarkStart w:id="554"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53">
        <w:r>
          <w:rPr>
            <w:rStyle w:val="Hyperlink"/>
          </w:rPr>
          <w:t xml:space="preserve">https://www.youtube.com/watch?v=B1BdQcJ2ZYY</w:t>
        </w:r>
      </w:hyperlink>
      <w:r>
        <w:t xml:space="preserve">.</w:t>
      </w:r>
    </w:p>
    <w:bookmarkEnd w:id="554"/>
    <w:bookmarkStart w:id="556" w:name="ref-githubdesktop"/>
    <w:p>
      <w:pPr>
        <w:pStyle w:val="Bibliography"/>
      </w:pPr>
      <w:r>
        <w:t xml:space="preserve">“GitHub Desktop.”</w:t>
      </w:r>
      <w:r>
        <w:t xml:space="preserve"> </w:t>
      </w:r>
      <w:r>
        <w:t xml:space="preserve">n.d. GitHub.</w:t>
      </w:r>
      <w:r>
        <w:t xml:space="preserve"> </w:t>
      </w:r>
      <w:hyperlink r:id="rId555">
        <w:r>
          <w:rPr>
            <w:rStyle w:val="Hyperlink"/>
          </w:rPr>
          <w:t xml:space="preserve">https://desktop.github.com/</w:t>
        </w:r>
      </w:hyperlink>
      <w:r>
        <w:t xml:space="preserve">.</w:t>
      </w:r>
    </w:p>
    <w:bookmarkEnd w:id="556"/>
    <w:bookmarkStart w:id="558" w:name="ref-dune"/>
    <w:p>
      <w:pPr>
        <w:pStyle w:val="Bibliography"/>
      </w:pPr>
      <w:r>
        <w:t xml:space="preserve">Herbert, Frank. 1965.</w:t>
      </w:r>
      <w:r>
        <w:t xml:space="preserve"> </w:t>
      </w:r>
      <w:r>
        <w:t xml:space="preserve">“Dune.”</w:t>
      </w:r>
      <w:r>
        <w:t xml:space="preserve"> </w:t>
      </w:r>
      <w:r>
        <w:t xml:space="preserve">Novel.</w:t>
      </w:r>
      <w:r>
        <w:t xml:space="preserve"> </w:t>
      </w:r>
      <w:hyperlink r:id="rId557">
        <w:r>
          <w:rPr>
            <w:rStyle w:val="Hyperlink"/>
          </w:rPr>
          <w:t xml:space="preserve">https://en.wikipedia.org/wiki/Organizations_of_the_Dune_universe#Thinking_machines</w:t>
        </w:r>
      </w:hyperlink>
      <w:r>
        <w:t xml:space="preserve">.</w:t>
      </w:r>
    </w:p>
    <w:bookmarkEnd w:id="558"/>
    <w:bookmarkStart w:id="560" w:name="ref-plos_data"/>
    <w:p>
      <w:pPr>
        <w:pStyle w:val="Bibliography"/>
      </w:pPr>
      <w:r>
        <w:t xml:space="preserve">“How to Store and Manage Your Data.”</w:t>
      </w:r>
      <w:r>
        <w:t xml:space="preserve"> </w:t>
      </w:r>
      <w:r>
        <w:t xml:space="preserve">n.d. PLOS.</w:t>
      </w:r>
      <w:r>
        <w:t xml:space="preserve"> </w:t>
      </w:r>
      <w:hyperlink r:id="rId559">
        <w:r>
          <w:rPr>
            <w:rStyle w:val="Hyperlink"/>
          </w:rPr>
          <w:t xml:space="preserve">https://plos.org/resource/how-to-store-and-manage-your-data/</w:t>
        </w:r>
      </w:hyperlink>
      <w:r>
        <w:t xml:space="preserve">.</w:t>
      </w:r>
    </w:p>
    <w:bookmarkEnd w:id="560"/>
    <w:bookmarkStart w:id="561"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61"/>
    <w:bookmarkStart w:id="562" w:name="ref-medRxiv"/>
    <w:p>
      <w:pPr>
        <w:pStyle w:val="Bibliography"/>
      </w:pPr>
      <w:r>
        <w:t xml:space="preserve">“medRxiv: The Preprint Server for Health Sciences.”</w:t>
      </w:r>
      <w:r>
        <w:t xml:space="preserve"> </w:t>
      </w:r>
      <w:r>
        <w:t xml:space="preserve">n.d. Cold Spring Harbor Laboratory.</w:t>
      </w:r>
      <w:r>
        <w:t xml:space="preserve"> </w:t>
      </w:r>
      <w:hyperlink r:id="rId518">
        <w:r>
          <w:rPr>
            <w:rStyle w:val="Hyperlink"/>
          </w:rPr>
          <w:t xml:space="preserve">https://www.medrxiv.org/</w:t>
        </w:r>
      </w:hyperlink>
      <w:r>
        <w:t xml:space="preserve">.</w:t>
      </w:r>
    </w:p>
    <w:bookmarkEnd w:id="562"/>
    <w:bookmarkStart w:id="564"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63">
        <w:r>
          <w:rPr>
            <w:rStyle w:val="Hyperlink"/>
          </w:rPr>
          <w:t xml:space="preserve">https://doi.org/10.1038/467775a</w:t>
        </w:r>
      </w:hyperlink>
      <w:r>
        <w:t xml:space="preserve">.</w:t>
      </w:r>
    </w:p>
    <w:bookmarkEnd w:id="564"/>
    <w:bookmarkStart w:id="566"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65">
        <w:r>
          <w:rPr>
            <w:rStyle w:val="Hyperlink"/>
          </w:rPr>
          <w:t xml:space="preserve">https://doi.org/10.1038/s41562-016-0021</w:t>
        </w:r>
      </w:hyperlink>
      <w:r>
        <w:t xml:space="preserve">.</w:t>
      </w:r>
    </w:p>
    <w:bookmarkEnd w:id="566"/>
    <w:bookmarkStart w:id="568"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67">
        <w:r>
          <w:rPr>
            <w:rStyle w:val="Hyperlink"/>
          </w:rPr>
          <w:t xml:space="preserve">https://doi.org/10.1038/526182a</w:t>
        </w:r>
      </w:hyperlink>
      <w:r>
        <w:t xml:space="preserve">.</w:t>
      </w:r>
    </w:p>
    <w:bookmarkEnd w:id="568"/>
    <w:bookmarkStart w:id="570" w:name="ref-osf"/>
    <w:p>
      <w:pPr>
        <w:pStyle w:val="Bibliography"/>
      </w:pPr>
      <w:r>
        <w:t xml:space="preserve">“Open Science Framework.”</w:t>
      </w:r>
      <w:r>
        <w:t xml:space="preserve"> </w:t>
      </w:r>
      <w:r>
        <w:t xml:space="preserve">n.d. Center for Open Science.</w:t>
      </w:r>
      <w:r>
        <w:t xml:space="preserve"> </w:t>
      </w:r>
      <w:hyperlink r:id="rId569">
        <w:r>
          <w:rPr>
            <w:rStyle w:val="Hyperlink"/>
          </w:rPr>
          <w:t xml:space="preserve">https://osf.io/</w:t>
        </w:r>
      </w:hyperlink>
      <w:r>
        <w:t xml:space="preserve">.</w:t>
      </w:r>
    </w:p>
    <w:bookmarkEnd w:id="570"/>
    <w:bookmarkStart w:id="572" w:name="ref-gitfixum"/>
    <w:p>
      <w:pPr>
        <w:pStyle w:val="Bibliography"/>
      </w:pPr>
      <w:r>
        <w:t xml:space="preserve">Robertson, Seth. n.d.</w:t>
      </w:r>
      <w:r>
        <w:t xml:space="preserve"> </w:t>
      </w:r>
      <w:r>
        <w:t xml:space="preserve">“On Undoing, Fixing, or Removing Commits in Git.”</w:t>
      </w:r>
      <w:r>
        <w:t xml:space="preserve"> </w:t>
      </w:r>
      <w:hyperlink r:id="rId571">
        <w:r>
          <w:rPr>
            <w:rStyle w:val="Hyperlink"/>
          </w:rPr>
          <w:t xml:space="preserve">https://sethrobertson.github.io/GitFixUm/fixup.html</w:t>
        </w:r>
      </w:hyperlink>
      <w:r>
        <w:t xml:space="preserve">.</w:t>
      </w:r>
    </w:p>
    <w:bookmarkEnd w:id="572"/>
    <w:bookmarkStart w:id="574"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73">
        <w:r>
          <w:rPr>
            <w:rStyle w:val="Hyperlink"/>
          </w:rPr>
          <w:t xml:space="preserve">https://doi.org/10.1371/journal.pcbi.1003833</w:t>
        </w:r>
      </w:hyperlink>
      <w:r>
        <w:t xml:space="preserve">.</w:t>
      </w:r>
    </w:p>
    <w:bookmarkEnd w:id="574"/>
    <w:bookmarkStart w:id="576"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75">
        <w:r>
          <w:rPr>
            <w:rStyle w:val="Hyperlink"/>
          </w:rPr>
          <w:t xml:space="preserve">https://doi.org/10.1038/d41586-019-02918-5</w:t>
        </w:r>
      </w:hyperlink>
      <w:r>
        <w:t xml:space="preserve">.</w:t>
      </w:r>
    </w:p>
    <w:bookmarkEnd w:id="576"/>
    <w:bookmarkStart w:id="578" w:name="ref-slurm"/>
    <w:p>
      <w:pPr>
        <w:pStyle w:val="Bibliography"/>
      </w:pPr>
      <w:r>
        <w:t xml:space="preserve">“Slurm Workload Manager: Sbatch Documentation.”</w:t>
      </w:r>
      <w:r>
        <w:t xml:space="preserve"> </w:t>
      </w:r>
      <w:r>
        <w:t xml:space="preserve">n.d. SchedMD.</w:t>
      </w:r>
      <w:r>
        <w:t xml:space="preserve"> </w:t>
      </w:r>
      <w:hyperlink r:id="rId577">
        <w:r>
          <w:rPr>
            <w:rStyle w:val="Hyperlink"/>
          </w:rPr>
          <w:t xml:space="preserve">https://slurm.schedmd.com/sbatch.html</w:t>
        </w:r>
      </w:hyperlink>
      <w:r>
        <w:t xml:space="preserve">.</w:t>
      </w:r>
    </w:p>
    <w:bookmarkEnd w:id="578"/>
    <w:bookmarkStart w:id="580"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79">
        <w:r>
          <w:rPr>
            <w:rStyle w:val="Hyperlink"/>
          </w:rPr>
          <w:t xml:space="preserve">https://doi.org/10.1038/d41586-019-00067-3</w:t>
        </w:r>
      </w:hyperlink>
      <w:r>
        <w:t xml:space="preserve">.</w:t>
      </w:r>
    </w:p>
    <w:bookmarkEnd w:id="580"/>
    <w:bookmarkStart w:id="582" w:name="ref-terminator"/>
    <w:p>
      <w:pPr>
        <w:pStyle w:val="Bibliography"/>
      </w:pPr>
      <w:r>
        <w:t xml:space="preserve">“Terminator 3: Rise of the Machines.”</w:t>
      </w:r>
      <w:r>
        <w:t xml:space="preserve"> </w:t>
      </w:r>
      <w:r>
        <w:t xml:space="preserve">2003. Film.</w:t>
      </w:r>
      <w:r>
        <w:t xml:space="preserve"> </w:t>
      </w:r>
      <w:hyperlink r:id="rId581">
        <w:r>
          <w:rPr>
            <w:rStyle w:val="Hyperlink"/>
          </w:rPr>
          <w:t xml:space="preserve">https://en.wikipedia.org/wiki/Terminator_3:_Rise_of_the_Machines</w:t>
        </w:r>
      </w:hyperlink>
      <w:r>
        <w:t xml:space="preserve">.</w:t>
      </w:r>
    </w:p>
    <w:bookmarkEnd w:id="582"/>
    <w:bookmarkStart w:id="584" w:name="ref-matrix"/>
    <w:p>
      <w:pPr>
        <w:pStyle w:val="Bibliography"/>
      </w:pPr>
      <w:r>
        <w:t xml:space="preserve">“The Matrix.”</w:t>
      </w:r>
      <w:r>
        <w:t xml:space="preserve"> </w:t>
      </w:r>
      <w:r>
        <w:t xml:space="preserve">1999. Film.</w:t>
      </w:r>
      <w:r>
        <w:t xml:space="preserve"> </w:t>
      </w:r>
      <w:hyperlink r:id="rId583">
        <w:r>
          <w:rPr>
            <w:rStyle w:val="Hyperlink"/>
          </w:rPr>
          <w:t xml:space="preserve">https://en.wikipedia.org/wiki/The_Matrix</w:t>
        </w:r>
      </w:hyperlink>
      <w:r>
        <w:t xml:space="preserve">.</w:t>
      </w:r>
    </w:p>
    <w:bookmarkEnd w:id="584"/>
    <w:bookmarkStart w:id="586"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585">
        <w:r>
          <w:rPr>
            <w:rStyle w:val="Hyperlink"/>
          </w:rPr>
          <w:t xml:space="preserve">https://code-review.tidyverse.org/</w:t>
        </w:r>
      </w:hyperlink>
      <w:r>
        <w:t xml:space="preserve">.</w:t>
      </w:r>
    </w:p>
    <w:bookmarkEnd w:id="586"/>
    <w:bookmarkStart w:id="588"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587">
        <w:r>
          <w:rPr>
            <w:rStyle w:val="Hyperlink"/>
          </w:rPr>
          <w:t xml:space="preserve">https://doi.org/10.1038/d41586-021-03603-2</w:t>
        </w:r>
      </w:hyperlink>
      <w:r>
        <w:t xml:space="preserve">.</w:t>
      </w:r>
    </w:p>
    <w:bookmarkEnd w:id="588"/>
    <w:bookmarkStart w:id="590" w:name="ref-wargames"/>
    <w:p>
      <w:pPr>
        <w:pStyle w:val="Bibliography"/>
      </w:pPr>
      <w:r>
        <w:t xml:space="preserve">“WarGames.”</w:t>
      </w:r>
      <w:r>
        <w:t xml:space="preserve"> </w:t>
      </w:r>
      <w:r>
        <w:t xml:space="preserve">1983. Film.</w:t>
      </w:r>
      <w:r>
        <w:t xml:space="preserve"> </w:t>
      </w:r>
      <w:hyperlink r:id="rId589">
        <w:r>
          <w:rPr>
            <w:rStyle w:val="Hyperlink"/>
          </w:rPr>
          <w:t xml:space="preserve">https://en.wikipedia.org/wiki/WarGames</w:t>
        </w:r>
      </w:hyperlink>
      <w:r>
        <w:t xml:space="preserve">.</w:t>
      </w:r>
    </w:p>
    <w:bookmarkEnd w:id="590"/>
    <w:bookmarkStart w:id="592"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591">
        <w:r>
          <w:rPr>
            <w:rStyle w:val="Hyperlink"/>
          </w:rPr>
          <w:t xml:space="preserve">https://adv-r.hadley.nz/</w:t>
        </w:r>
      </w:hyperlink>
      <w:r>
        <w:t xml:space="preserve">.</w:t>
      </w:r>
    </w:p>
    <w:bookmarkEnd w:id="592"/>
    <w:bookmarkStart w:id="594" w:name="ref-wickham2021shiny"/>
    <w:p>
      <w:pPr>
        <w:pStyle w:val="Bibliography"/>
      </w:pPr>
      <w:r>
        <w:t xml:space="preserve">———. 2021.</w:t>
      </w:r>
      <w:r>
        <w:t xml:space="preserve"> </w:t>
      </w:r>
      <w:r>
        <w:rPr>
          <w:i/>
          <w:iCs/>
        </w:rPr>
        <w:t xml:space="preserve">Mastering Shiny</w:t>
      </w:r>
      <w:r>
        <w:t xml:space="preserve">. O’Reilly Media.</w:t>
      </w:r>
      <w:r>
        <w:t xml:space="preserve"> </w:t>
      </w:r>
      <w:hyperlink r:id="rId593">
        <w:r>
          <w:rPr>
            <w:rStyle w:val="Hyperlink"/>
          </w:rPr>
          <w:t xml:space="preserve">https://mastering-shiny.org/</w:t>
        </w:r>
      </w:hyperlink>
      <w:r>
        <w:t xml:space="preserve">.</w:t>
      </w:r>
    </w:p>
    <w:bookmarkEnd w:id="594"/>
    <w:bookmarkStart w:id="595"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595"/>
    <w:bookmarkStart w:id="597" w:name="ref-wickham2023tidydesign"/>
    <w:p>
      <w:pPr>
        <w:pStyle w:val="Bibliography"/>
      </w:pPr>
      <w:r>
        <w:t xml:space="preserve">———. 2023b.</w:t>
      </w:r>
      <w:r>
        <w:t xml:space="preserve"> </w:t>
      </w:r>
      <w:r>
        <w:rPr>
          <w:i/>
          <w:iCs/>
        </w:rPr>
        <w:t xml:space="preserve">Tidyverse Design Guide</w:t>
      </w:r>
      <w:r>
        <w:t xml:space="preserve">.</w:t>
      </w:r>
      <w:r>
        <w:t xml:space="preserve"> </w:t>
      </w:r>
      <w:hyperlink r:id="rId596">
        <w:r>
          <w:rPr>
            <w:rStyle w:val="Hyperlink"/>
          </w:rPr>
          <w:t xml:space="preserve">https://design.tidyverse.org/</w:t>
        </w:r>
      </w:hyperlink>
      <w:r>
        <w:t xml:space="preserve">.</w:t>
      </w:r>
    </w:p>
    <w:bookmarkEnd w:id="597"/>
    <w:bookmarkStart w:id="599"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598">
        <w:r>
          <w:rPr>
            <w:rStyle w:val="Hyperlink"/>
          </w:rPr>
          <w:t xml:space="preserve">https://r-pkgs.org/</w:t>
        </w:r>
      </w:hyperlink>
      <w:r>
        <w:t xml:space="preserve">.</w:t>
      </w:r>
    </w:p>
    <w:bookmarkEnd w:id="599"/>
    <w:bookmarkStart w:id="601"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00">
        <w:r>
          <w:rPr>
            <w:rStyle w:val="Hyperlink"/>
          </w:rPr>
          <w:t xml:space="preserve">https://r4ds.hadley.nz/</w:t>
        </w:r>
      </w:hyperlink>
      <w:r>
        <w:t xml:space="preserve">.</w:t>
      </w:r>
    </w:p>
    <w:bookmarkEnd w:id="601"/>
    <w:bookmarkStart w:id="602"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02"/>
    <w:bookmarkEnd w:id="603"/>
    <w:p>
      <w:r>
        <w:br w:type="page"/>
      </w:r>
    </w:p>
    <w:bookmarkEnd w:id="604"/>
    <w:bookmarkStart w:id="606"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605">
        <w:r>
          <w:rPr>
            <w:rStyle w:val="Hyperlink"/>
          </w:rPr>
          <w:t xml:space="preserve">https://ucd-serg.github.io/lab-manual/appendix-copilot-instructions.html</w:t>
        </w:r>
      </w:hyperlink>
    </w:p>
    <w:p>
      <w:r>
        <w:br w:type="page"/>
      </w:r>
    </w:p>
    <w:bookmarkEnd w:id="606"/>
    <w:bookmarkStart w:id="608"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607">
        <w:r>
          <w:rPr>
            <w:rStyle w:val="Hyperlink"/>
          </w:rPr>
          <w:t xml:space="preserve">https://ucd-serg.github.io/lab-manual/appendix-copilot-setup-steps.html</w:t>
        </w:r>
      </w:hyperlink>
    </w:p>
    <w:bookmarkEnd w:id="6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50">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6">
    <w:abstractNumId w:val="991"/>
  </w:num>
  <w:num w:numId="1177">
    <w:abstractNumId w:val="991"/>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2"/>
  </w:num>
  <w:num w:numId="1193">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11" Type="http://schemas.openxmlformats.org/officeDocument/2006/relationships/image" Target="media/rId111.png"/><Relationship Id="rId214" Type="http://schemas.openxmlformats.org/officeDocument/2006/relationships/image" Target="media/rId214.png"/><Relationship Id="rId430" Type="http://schemas.openxmlformats.org/officeDocument/2006/relationships/image" Target="media/rId430.png"/><Relationship Id="rId241" Type="http://schemas.openxmlformats.org/officeDocument/2006/relationships/image" Target="media/rId241.png"/><Relationship Id="rId320" Type="http://schemas.openxmlformats.org/officeDocument/2006/relationships/image" Target="media/rId320.jpg"/><Relationship Id="rId326" Type="http://schemas.openxmlformats.org/officeDocument/2006/relationships/image" Target="media/rId326.png"/><Relationship Id="rId424" Type="http://schemas.openxmlformats.org/officeDocument/2006/relationships/image" Target="media/rId424.png"/><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76" Type="http://schemas.openxmlformats.org/officeDocument/2006/relationships/hyperlink" Target="http://adv-r.had.co.nz/Style.html" TargetMode="External"/><Relationship Id="rId507" Type="http://schemas.openxmlformats.org/officeDocument/2006/relationships/hyperlink" Target="http://colorbrewer2.org/" TargetMode="External"/><Relationship Id="rId544"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6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591"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585" Type="http://schemas.openxmlformats.org/officeDocument/2006/relationships/hyperlink" Target="https://code-review.tidyverse.org/"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48" Type="http://schemas.openxmlformats.org/officeDocument/2006/relationships/hyperlink" Target="https://datadryad.org/" TargetMode="External"/><Relationship Id="rId596" Type="http://schemas.openxmlformats.org/officeDocument/2006/relationships/hyperlink" Target="https://design.tidyverse.org/" TargetMode="External"/><Relationship Id="rId555"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8" Type="http://schemas.openxmlformats.org/officeDocument/2006/relationships/hyperlink" Target="https://docs.github.com/en/copilot/how-tos/use-copilot-agents/coding-agent" TargetMode="External"/><Relationship Id="rId447" Type="http://schemas.openxmlformats.org/officeDocument/2006/relationships/hyperlink" Target="https://docs.github.com/en/copilot/how-tos/use-copilot-agents/coding-agent/customize-the-agent-environment" TargetMode="External"/><Relationship Id="rId452" Type="http://schemas.openxmlformats.org/officeDocument/2006/relationships/hyperlink" Target="https://docs.github.com/en/copilot/how-tos/use-copilot-agents/coding-agent/customize-the-agent-environment#preinstalling-tools-or-dependencies-in-copilots-environment" TargetMode="External"/><Relationship Id="rId436" Type="http://schemas.openxmlformats.org/officeDocument/2006/relationships/hyperlink" Target="https://docs.github.com/en/copilot/how-tos/use-copilot-agents/coding-agent/customize-the-agent-firewall" TargetMode="External"/><Relationship Id="rId434"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490" Type="http://schemas.openxmlformats.org/officeDocument/2006/relationships/hyperlink" Target="https://docs.google.com/document/d/1ckgRCcr7FFPyymyMA6Y_-cB_vftOyrrxT28c6gRg0PI/edit" TargetMode="External"/><Relationship Id="rId563" Type="http://schemas.openxmlformats.org/officeDocument/2006/relationships/hyperlink" Target="https://doi.org/10.1038/467775a" TargetMode="External"/><Relationship Id="rId567" Type="http://schemas.openxmlformats.org/officeDocument/2006/relationships/hyperlink" Target="https://doi.org/10.1038/526182a" TargetMode="External"/><Relationship Id="rId579" Type="http://schemas.openxmlformats.org/officeDocument/2006/relationships/hyperlink" Target="https://doi.org/10.1038/d41586-019-00067-3" TargetMode="External"/><Relationship Id="rId531" Type="http://schemas.openxmlformats.org/officeDocument/2006/relationships/hyperlink" Target="https://doi.org/10.1038/d41586-019-01431-z" TargetMode="External"/><Relationship Id="rId575" Type="http://schemas.openxmlformats.org/officeDocument/2006/relationships/hyperlink" Target="https://doi.org/10.1038/d41586-019-02918-5" TargetMode="External"/><Relationship Id="rId587" Type="http://schemas.openxmlformats.org/officeDocument/2006/relationships/hyperlink" Target="https://doi.org/10.1038/d41586-021-03603-2" TargetMode="External"/><Relationship Id="rId542" Type="http://schemas.openxmlformats.org/officeDocument/2006/relationships/hyperlink" Target="https://doi.org/10.1038/s41467-020-19160-7" TargetMode="External"/><Relationship Id="rId565" Type="http://schemas.openxmlformats.org/officeDocument/2006/relationships/hyperlink" Target="https://doi.org/10.1038/s41562-016-0021" TargetMode="External"/><Relationship Id="rId573" Type="http://schemas.openxmlformats.org/officeDocument/2006/relationships/hyperlink" Target="https://doi.org/10.1371/journal.pcbi.1003833" TargetMode="External"/><Relationship Id="rId52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25"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7" Type="http://schemas.openxmlformats.org/officeDocument/2006/relationships/hyperlink" Target="https://en.wikipedia.org/wiki/Agent_(The_Matrix)" TargetMode="External"/><Relationship Id="rId533" Type="http://schemas.openxmlformats.org/officeDocument/2006/relationships/hyperlink" Target="https://en.wikipedia.org/wiki/Battlestar_Galactica_(2004_TV_series)" TargetMode="External"/><Relationship Id="rId536" Type="http://schemas.openxmlformats.org/officeDocument/2006/relationships/hyperlink" Target="https://en.wikipedia.org/wiki/Blade_Runner" TargetMode="External"/><Relationship Id="rId540" Type="http://schemas.openxmlformats.org/officeDocument/2006/relationships/hyperlink" Target="https://en.wikipedia.org/wiki/Ender%27s_Game" TargetMode="External"/><Relationship Id="rId557" Type="http://schemas.openxmlformats.org/officeDocument/2006/relationships/hyperlink" Target="https://en.wikipedia.org/wiki/Organizations_of_the_Dune_universe#Thinking_machines" TargetMode="External"/><Relationship Id="rId581" Type="http://schemas.openxmlformats.org/officeDocument/2006/relationships/hyperlink" Target="https://en.wikipedia.org/wiki/Terminator_3:_Rise_of_the_Machines" TargetMode="External"/><Relationship Id="rId583"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589" Type="http://schemas.openxmlformats.org/officeDocument/2006/relationships/hyperlink" Target="https://en.wikipedia.org/wiki/WarGames" TargetMode="External"/><Relationship Id="rId551" Type="http://schemas.openxmlformats.org/officeDocument/2006/relationships/hyperlink" Target="https://engineering-shiny.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51"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416" Type="http://schemas.openxmlformats.org/officeDocument/2006/relationships/hyperlink" Target="https://github.com/orgs/community/discussions/162826" TargetMode="External"/><Relationship Id="rId417" Type="http://schemas.openxmlformats.org/officeDocument/2006/relationships/hyperlink" Target="https://github.com/orgs/community/discussions/183966" TargetMode="External"/><Relationship Id="rId140" Type="http://schemas.openxmlformats.org/officeDocument/2006/relationships/hyperlink" Target="https://github.com/r-box/boxr" TargetMode="External"/><Relationship Id="rId480" Type="http://schemas.openxmlformats.org/officeDocument/2006/relationships/hyperlink" Target="https://github.com/skills/introduction-to-github" TargetMode="External"/><Relationship Id="rId512" Type="http://schemas.openxmlformats.org/officeDocument/2006/relationships/hyperlink" Target="https://grants.nih.gov" TargetMode="External"/><Relationship Id="rId511" Type="http://schemas.openxmlformats.org/officeDocument/2006/relationships/hyperlink" Target="https://grantwriting.stanford.edu/funding-train/" TargetMode="External"/><Relationship Id="rId492" Type="http://schemas.openxmlformats.org/officeDocument/2006/relationships/hyperlink" Target="https://grantwriting.stanford.edu/funding-train/#ep" TargetMode="External"/><Relationship Id="rId538"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499" Type="http://schemas.openxmlformats.org/officeDocument/2006/relationships/hyperlink" Target="https://jadebc.github.io/lab-manual/" TargetMode="External"/><Relationship Id="rId458"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68"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62" Type="http://schemas.openxmlformats.org/officeDocument/2006/relationships/hyperlink" Target="https://journals.lww.com/epidem/Fulltext/2001/05000/The_Value_of_P.2.aspx" TargetMode="External"/><Relationship Id="rId509" Type="http://schemas.openxmlformats.org/officeDocument/2006/relationships/hyperlink" Target="https://journals.plos.org/ploscompbiol/article?id=10.1371/journal.pcbi.1003833" TargetMode="External"/><Relationship Id="rId546" Type="http://schemas.openxmlformats.org/officeDocument/2006/relationships/hyperlink" Target="https://journals.plos.org/plosone/s/authorship" TargetMode="External"/><Relationship Id="rId483" Type="http://schemas.openxmlformats.org/officeDocument/2006/relationships/hyperlink" Target="https://link.springer.com/book/10.1007/978-3-030-98175-4" TargetMode="External"/><Relationship Id="rId49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593" Type="http://schemas.openxmlformats.org/officeDocument/2006/relationships/hyperlink" Target="https://mastering-shiny.org/" TargetMode="External"/><Relationship Id="rId508" Type="http://schemas.openxmlformats.org/officeDocument/2006/relationships/hyperlink" Target="https://medialab.github.io/iwanthue/" TargetMode="External"/><Relationship Id="rId465"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488" Type="http://schemas.openxmlformats.org/officeDocument/2006/relationships/hyperlink" Target="https://mitcommlab.mit.edu/be/2023/09/27/toward-an-evenbetterposter-improving-the-betterposter-template/" TargetMode="External"/><Relationship Id="rId501" Type="http://schemas.openxmlformats.org/officeDocument/2006/relationships/hyperlink" Target="https://myidp.sciencecareers.org/" TargetMode="External"/><Relationship Id="rId569"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59"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598" Type="http://schemas.openxmlformats.org/officeDocument/2006/relationships/hyperlink" Target="https://r-pkgs.org/" TargetMode="External"/><Relationship Id="rId600"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145" Type="http://schemas.openxmlformats.org/officeDocument/2006/relationships/hyperlink" Target="https://rviews.rstudio.com/2017/06/08/what-is-the-tidyverse/" TargetMode="External"/><Relationship Id="rId473" Type="http://schemas.openxmlformats.org/officeDocument/2006/relationships/hyperlink" Target="https://s3.amazonaws.com/assets.datacamp.com/blog_assets/datatable_Cheat_Sheet_R.pdf" TargetMode="External"/><Relationship Id="rId529"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71" Type="http://schemas.openxmlformats.org/officeDocument/2006/relationships/hyperlink" Target="https://sethrobertson.github.io/GitFixUm/fixup.html" TargetMode="External"/><Relationship Id="rId577"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69" Type="http://schemas.openxmlformats.org/officeDocument/2006/relationships/hyperlink" Target="https://ucb-epi-r.github.io" TargetMode="External"/><Relationship Id="rId605" Type="http://schemas.openxmlformats.org/officeDocument/2006/relationships/hyperlink" Target="https://ucd-serg.github.io/lab-manual/appendix-copilot-instructions.html" TargetMode="External"/><Relationship Id="rId607" Type="http://schemas.openxmlformats.org/officeDocument/2006/relationships/hyperlink" Target="https://ucd-serg.github.io/lab-manual/appendix-copilot-setup-steps.html"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60"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19"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21" Type="http://schemas.openxmlformats.org/officeDocument/2006/relationships/hyperlink" Target="https://www.equator-network.org/" TargetMode="External"/><Relationship Id="rId495"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18" Type="http://schemas.openxmlformats.org/officeDocument/2006/relationships/hyperlink" Target="https://www.medrxiv.org/" TargetMode="External"/><Relationship Id="rId504" Type="http://schemas.openxmlformats.org/officeDocument/2006/relationships/hyperlink" Target="https://www.nature.com/articles/d41586-021-03603-2" TargetMode="External"/><Relationship Id="rId49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71" Type="http://schemas.openxmlformats.org/officeDocument/2006/relationships/hyperlink" Target="https://www.rstudio.com/wp-content/uploads/2015/02/data-wrangling-cheatsheet.pdf" TargetMode="External"/><Relationship Id="rId474" Type="http://schemas.openxmlformats.org/officeDocument/2006/relationships/hyperlink" Target="https://www.rstudio.com/wp-content/uploads/2015/02/rmarkdown-cheatsheet.pdf" TargetMode="External"/><Relationship Id="rId472" Type="http://schemas.openxmlformats.org/officeDocument/2006/relationships/hyperlink" Target="https://www.rstudio.com/wp-content/uploads/2015/03/ggplot2-cheatsheet.pdf" TargetMode="External"/><Relationship Id="rId486" Type="http://schemas.openxmlformats.org/officeDocument/2006/relationships/hyperlink" Target="https://www.sciencedirect.com/science/article/pii/S1471491423000928" TargetMode="External"/><Relationship Id="rId502" Type="http://schemas.openxmlformats.org/officeDocument/2006/relationships/hyperlink" Target="https://www.training.nih.gov/career-services/" TargetMode="External"/><Relationship Id="rId505" Type="http://schemas.openxmlformats.org/officeDocument/2006/relationships/hyperlink" Target="https://www.youtube.com/watch?v=1RwJbhkCA58" TargetMode="External"/><Relationship Id="rId487" Type="http://schemas.openxmlformats.org/officeDocument/2006/relationships/hyperlink" Target="https://www.youtube.com/watch?v=1RwJbhkCA58&amp;t=1171s" TargetMode="External"/><Relationship Id="rId553"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8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383" Type="http://schemas.openxmlformats.org/officeDocument/2006/relationships/hyperlink" Target="assets/files/PHS_Shared_Compute_Environments.pdf" TargetMode="External"/><Relationship Id="rId47" Type="http://schemas.openxmlformats.org/officeDocument/2006/relationships/hyperlink" Target="clinicaltrials.gov" TargetMode="External"/><Relationship Id="rId56" Type="http://schemas.openxmlformats.org/officeDocument/2006/relationships/hyperlink" Target="github.com" TargetMode="External"/><Relationship Id="rId476" Type="http://schemas.openxmlformats.org/officeDocument/2006/relationships/hyperlink" Target="http://adv-r.had.co.nz/Style.html" TargetMode="External"/><Relationship Id="rId507" Type="http://schemas.openxmlformats.org/officeDocument/2006/relationships/hyperlink" Target="http://colorbrewer2.org/" TargetMode="External"/><Relationship Id="rId544" Type="http://schemas.openxmlformats.org/officeDocument/2006/relationships/hyperlink" Target="http://creativecommons.org/licenses/by-nc/4.0/" TargetMode="External"/><Relationship Id="rId211" Type="http://schemas.openxmlformats.org/officeDocument/2006/relationships/hyperlink" Target="http://styler.r-lib.org/articles/customizing_styler.html" TargetMode="External"/><Relationship Id="rId464"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591" Type="http://schemas.openxmlformats.org/officeDocument/2006/relationships/hyperlink" Target="https://adv-r.hadley.nz/" TargetMode="External"/><Relationship Id="rId149" Type="http://schemas.openxmlformats.org/officeDocument/2006/relationships/hyperlink" Target="https://adv-r.hadley.nz/evaluation.html" TargetMode="External"/><Relationship Id="rId154" Type="http://schemas.openxmlformats.org/officeDocument/2006/relationships/hyperlink" Target="https://blog.rstudio.com/2016/03/29/feather/" TargetMode="External"/><Relationship Id="rId118" Type="http://schemas.openxmlformats.org/officeDocument/2006/relationships/hyperlink" Target="https://blog.rstudio.com/2020/12/02/rstudio-v1-4-preview-little-things/" TargetMode="External"/><Relationship Id="rId585" Type="http://schemas.openxmlformats.org/officeDocument/2006/relationships/hyperlink" Target="https://code-review.tidyverse.org/" TargetMode="External"/><Relationship Id="rId220" Type="http://schemas.openxmlformats.org/officeDocument/2006/relationships/hyperlink" Target="https://cran.r-project.org/web/packages/lintr/readme/README.html#available-linters" TargetMode="External"/><Relationship Id="rId224"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280" Type="http://schemas.openxmlformats.org/officeDocument/2006/relationships/hyperlink" Target="https://d-morrison.github.io/rme/" TargetMode="External"/><Relationship Id="rId548" Type="http://schemas.openxmlformats.org/officeDocument/2006/relationships/hyperlink" Target="https://datadryad.org/" TargetMode="External"/><Relationship Id="rId596" Type="http://schemas.openxmlformats.org/officeDocument/2006/relationships/hyperlink" Target="https://design.tidyverse.org/" TargetMode="External"/><Relationship Id="rId555" Type="http://schemas.openxmlformats.org/officeDocument/2006/relationships/hyperlink" Target="https://desktop.github.com/" TargetMode="External"/><Relationship Id="rId175" Type="http://schemas.openxmlformats.org/officeDocument/2006/relationships/hyperlink" Target="https://devtools.r-lib.org/" TargetMode="External"/><Relationship Id="rId418" Type="http://schemas.openxmlformats.org/officeDocument/2006/relationships/hyperlink" Target="https://docs.github.com/en/copilot/how-tos/use-copilot-agents/coding-agent" TargetMode="External"/><Relationship Id="rId447" Type="http://schemas.openxmlformats.org/officeDocument/2006/relationships/hyperlink" Target="https://docs.github.com/en/copilot/how-tos/use-copilot-agents/coding-agent/customize-the-agent-environment" TargetMode="External"/><Relationship Id="rId452" Type="http://schemas.openxmlformats.org/officeDocument/2006/relationships/hyperlink" Target="https://docs.github.com/en/copilot/how-tos/use-copilot-agents/coding-agent/customize-the-agent-environment#preinstalling-tools-or-dependencies-in-copilots-environment" TargetMode="External"/><Relationship Id="rId436" Type="http://schemas.openxmlformats.org/officeDocument/2006/relationships/hyperlink" Target="https://docs.github.com/en/copilot/how-tos/use-copilot-agents/coding-agent/customize-the-agent-firewall" TargetMode="External"/><Relationship Id="rId434" Type="http://schemas.openxmlformats.org/officeDocument/2006/relationships/hyperlink" Target="https://docs.github.com/en/copilot/reference/copilot-allowlist-reference" TargetMode="External"/><Relationship Id="rId360" Type="http://schemas.openxmlformats.org/officeDocument/2006/relationships/hyperlink" Target="https://docs.github.com/en/enterprise/2.13/user/articles/creating-releases" TargetMode="External"/><Relationship Id="rId490" Type="http://schemas.openxmlformats.org/officeDocument/2006/relationships/hyperlink" Target="https://docs.google.com/document/d/1ckgRCcr7FFPyymyMA6Y_-cB_vftOyrrxT28c6gRg0PI/edit" TargetMode="External"/><Relationship Id="rId563" Type="http://schemas.openxmlformats.org/officeDocument/2006/relationships/hyperlink" Target="https://doi.org/10.1038/467775a" TargetMode="External"/><Relationship Id="rId567" Type="http://schemas.openxmlformats.org/officeDocument/2006/relationships/hyperlink" Target="https://doi.org/10.1038/526182a" TargetMode="External"/><Relationship Id="rId579" Type="http://schemas.openxmlformats.org/officeDocument/2006/relationships/hyperlink" Target="https://doi.org/10.1038/d41586-019-00067-3" TargetMode="External"/><Relationship Id="rId531" Type="http://schemas.openxmlformats.org/officeDocument/2006/relationships/hyperlink" Target="https://doi.org/10.1038/d41586-019-01431-z" TargetMode="External"/><Relationship Id="rId575" Type="http://schemas.openxmlformats.org/officeDocument/2006/relationships/hyperlink" Target="https://doi.org/10.1038/d41586-019-02918-5" TargetMode="External"/><Relationship Id="rId587" Type="http://schemas.openxmlformats.org/officeDocument/2006/relationships/hyperlink" Target="https://doi.org/10.1038/d41586-021-03603-2" TargetMode="External"/><Relationship Id="rId542" Type="http://schemas.openxmlformats.org/officeDocument/2006/relationships/hyperlink" Target="https://doi.org/10.1038/s41467-020-19160-7" TargetMode="External"/><Relationship Id="rId565" Type="http://schemas.openxmlformats.org/officeDocument/2006/relationships/hyperlink" Target="https://doi.org/10.1038/s41562-016-0021" TargetMode="External"/><Relationship Id="rId573" Type="http://schemas.openxmlformats.org/officeDocument/2006/relationships/hyperlink" Target="https://doi.org/10.1371/journal.pcbi.1003833" TargetMode="External"/><Relationship Id="rId527" Type="http://schemas.openxmlformats.org/officeDocument/2006/relationships/hyperlink" Target="https://doi.org/10.1371/journal.pgph.0002269" TargetMode="External"/><Relationship Id="rId192" Type="http://schemas.openxmlformats.org/officeDocument/2006/relationships/hyperlink" Target="https://dplyr.tidyverse.org/" TargetMode="External"/><Relationship Id="rId148" Type="http://schemas.openxmlformats.org/officeDocument/2006/relationships/hyperlink" Target="https://dplyr.tidyverse.org/articles/programming.html" TargetMode="External"/><Relationship Id="rId525" Type="http://schemas.openxmlformats.org/officeDocument/2006/relationships/hyperlink" Target="https://en.wikipedia.org/wiki/2001:_A_Space_Odyssey_(film)" TargetMode="External"/><Relationship Id="rId401" Type="http://schemas.openxmlformats.org/officeDocument/2006/relationships/hyperlink" Target="https://en.wikipedia.org/wiki/AI-assisted_software_development" TargetMode="External"/><Relationship Id="rId406" Type="http://schemas.openxmlformats.org/officeDocument/2006/relationships/hyperlink" Target="https://en.wikipedia.org/wiki/AI_agent" TargetMode="External"/><Relationship Id="rId427" Type="http://schemas.openxmlformats.org/officeDocument/2006/relationships/hyperlink" Target="https://en.wikipedia.org/wiki/Agent_(The_Matrix)" TargetMode="External"/><Relationship Id="rId533" Type="http://schemas.openxmlformats.org/officeDocument/2006/relationships/hyperlink" Target="https://en.wikipedia.org/wiki/Battlestar_Galactica_(2004_TV_series)" TargetMode="External"/><Relationship Id="rId536" Type="http://schemas.openxmlformats.org/officeDocument/2006/relationships/hyperlink" Target="https://en.wikipedia.org/wiki/Blade_Runner" TargetMode="External"/><Relationship Id="rId540" Type="http://schemas.openxmlformats.org/officeDocument/2006/relationships/hyperlink" Target="https://en.wikipedia.org/wiki/Ender%27s_Game" TargetMode="External"/><Relationship Id="rId557" Type="http://schemas.openxmlformats.org/officeDocument/2006/relationships/hyperlink" Target="https://en.wikipedia.org/wiki/Organizations_of_the_Dune_universe#Thinking_machines" TargetMode="External"/><Relationship Id="rId581" Type="http://schemas.openxmlformats.org/officeDocument/2006/relationships/hyperlink" Target="https://en.wikipedia.org/wiki/Terminator_3:_Rise_of_the_Machines" TargetMode="External"/><Relationship Id="rId583" Type="http://schemas.openxmlformats.org/officeDocument/2006/relationships/hyperlink" Target="https://en.wikipedia.org/wiki/The_Matrix" TargetMode="External"/><Relationship Id="rId260" Type="http://schemas.openxmlformats.org/officeDocument/2006/relationships/hyperlink" Target="https://en.wikipedia.org/wiki/WYSIWYM" TargetMode="External"/><Relationship Id="rId589" Type="http://schemas.openxmlformats.org/officeDocument/2006/relationships/hyperlink" Target="https://en.wikipedia.org/wiki/WarGames" TargetMode="External"/><Relationship Id="rId551" Type="http://schemas.openxmlformats.org/officeDocument/2006/relationships/hyperlink" Target="https://engineering-shiny.org/" TargetMode="External"/><Relationship Id="rId273" Type="http://schemas.openxmlformats.org/officeDocument/2006/relationships/hyperlink" Target="https://github.com/UCD-SERG/lab-manual" TargetMode="External"/><Relationship Id="rId410" Type="http://schemas.openxmlformats.org/officeDocument/2006/relationships/hyperlink" Target="https://github.com/UCD-SERG/lab-manual/issues/42" TargetMode="External"/><Relationship Id="rId411" Type="http://schemas.openxmlformats.org/officeDocument/2006/relationships/hyperlink" Target="https://github.com/UCD-SERG/lab-manual/pull/50" TargetMode="External"/><Relationship Id="rId266" Type="http://schemas.openxmlformats.org/officeDocument/2006/relationships/hyperlink" Target="https://github.com/UCD-SERG/quarto-book-template" TargetMode="External"/><Relationship Id="rId267" Type="http://schemas.openxmlformats.org/officeDocument/2006/relationships/hyperlink" Target="https://github.com/coatless-tutorials/quarto-book-template" TargetMode="External"/><Relationship Id="rId285" Type="http://schemas.openxmlformats.org/officeDocument/2006/relationships/hyperlink" Target="https://github.com/d-morrison/rme" TargetMode="External"/><Relationship Id="rId268" Type="http://schemas.openxmlformats.org/officeDocument/2006/relationships/hyperlink" Target="https://github.com/d-rug/datalab_template_quarto" TargetMode="External"/><Relationship Id="rId405" Type="http://schemas.openxmlformats.org/officeDocument/2006/relationships/hyperlink" Target="https://github.com/features/copilot/agents" TargetMode="External"/><Relationship Id="rId451" Type="http://schemas.openxmlformats.org/officeDocument/2006/relationships/hyperlink" Target="https://github.com/features/copilot/plans" TargetMode="External"/><Relationship Id="rId315" Type="http://schemas.openxmlformats.org/officeDocument/2006/relationships/hyperlink" Target="https://github.com/github/gitignore/blob/master/R.gitignore" TargetMode="External"/><Relationship Id="rId132" Type="http://schemas.openxmlformats.org/officeDocument/2006/relationships/hyperlink" Target="https://github.com/jennybc/here_here" TargetMode="External"/><Relationship Id="rId142" Type="http://schemas.openxmlformats.org/officeDocument/2006/relationships/hyperlink" Target="https://github.com/karthik/rdrop2" TargetMode="External"/><Relationship Id="rId122" Type="http://schemas.openxmlformats.org/officeDocument/2006/relationships/hyperlink" Target="https://github.com/kmishra9/Flu-Absenteeism/blob/master/Master's%20Thesis%20-%20Spatial%20Epidemiology%20of%20Influenza/1b%20-%20Map-Management.R" TargetMode="External"/><Relationship Id="rId187" Type="http://schemas.openxmlformats.org/officeDocument/2006/relationships/hyperlink" Target="https://github.com/kmishra9/Flu-Absenteeism/blob/master/Master's%20Thesis%20-%20Spatial%20Epidemiology%20of%20Influenza/2a%20-%20Statistical-Inputs.R" TargetMode="External"/><Relationship Id="rId416" Type="http://schemas.openxmlformats.org/officeDocument/2006/relationships/hyperlink" Target="https://github.com/orgs/community/discussions/162826" TargetMode="External"/><Relationship Id="rId417" Type="http://schemas.openxmlformats.org/officeDocument/2006/relationships/hyperlink" Target="https://github.com/orgs/community/discussions/183966" TargetMode="External"/><Relationship Id="rId140" Type="http://schemas.openxmlformats.org/officeDocument/2006/relationships/hyperlink" Target="https://github.com/r-box/boxr" TargetMode="External"/><Relationship Id="rId480" Type="http://schemas.openxmlformats.org/officeDocument/2006/relationships/hyperlink" Target="https://github.com/skills/introduction-to-github" TargetMode="External"/><Relationship Id="rId512" Type="http://schemas.openxmlformats.org/officeDocument/2006/relationships/hyperlink" Target="https://grants.nih.gov" TargetMode="External"/><Relationship Id="rId511" Type="http://schemas.openxmlformats.org/officeDocument/2006/relationships/hyperlink" Target="https://grantwriting.stanford.edu/funding-train/" TargetMode="External"/><Relationship Id="rId492" Type="http://schemas.openxmlformats.org/officeDocument/2006/relationships/hyperlink" Target="https://grantwriting.stanford.edu/funding-train/#ep" TargetMode="External"/><Relationship Id="rId538" Type="http://schemas.openxmlformats.org/officeDocument/2006/relationships/hyperlink" Target="https://happygitwithr.com/" TargetMode="External"/><Relationship Id="rId312" Type="http://schemas.openxmlformats.org/officeDocument/2006/relationships/hyperlink" Target="https://happygitwithr.com/repeated-amend.html" TargetMode="External"/><Relationship Id="rId305" Type="http://schemas.openxmlformats.org/officeDocument/2006/relationships/hyperlink" Target="https://help.github.com/en/github/collaborating-with-issues-and-pull-requests/creating-a-pull-request#creating-the-pull-request" TargetMode="External"/><Relationship Id="rId382" Type="http://schemas.openxmlformats.org/officeDocument/2006/relationships/hyperlink" Target="https://hpc.ucdavis.edu/" TargetMode="External"/><Relationship Id="rId499" Type="http://schemas.openxmlformats.org/officeDocument/2006/relationships/hyperlink" Target="https://jadebc.github.io/lab-manual/" TargetMode="External"/><Relationship Id="rId458" Type="http://schemas.openxmlformats.org/officeDocument/2006/relationships/hyperlink" Target="https://jadebc.github.io/lab-manual/checklists.html" TargetMode="External"/><Relationship Id="rId348" Type="http://schemas.openxmlformats.org/officeDocument/2006/relationships/hyperlink" Target="https://jadebc.github.io/lab-manual/code-publication.html" TargetMode="External"/><Relationship Id="rId60" Type="http://schemas.openxmlformats.org/officeDocument/2006/relationships/hyperlink" Target="https://jadebc.github.io/lab-manual/code-repositories.html" TargetMode="External"/><Relationship Id="rId77" Type="http://schemas.openxmlformats.org/officeDocument/2006/relationships/hyperlink" Target="https://jadebc.github.io/lab-manual/coding-practices.html" TargetMode="External"/><Relationship Id="rId184"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240" Type="http://schemas.openxmlformats.org/officeDocument/2006/relationships/hyperlink" Target="https://jadebc.github.io/lab-manual/data-masking.html" TargetMode="External"/><Relationship Id="rId299"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4" Type="http://schemas.openxmlformats.org/officeDocument/2006/relationships/hyperlink" Target="https://jadebc.github.io/lab-manual/reproducibility.html" TargetMode="External"/><Relationship Id="rId342" Type="http://schemas.openxmlformats.org/officeDocument/2006/relationships/hyperlink" Target="https://jadebc.github.io/lab-manual/reproducible-environments.html" TargetMode="External"/><Relationship Id="rId468" Type="http://schemas.openxmlformats.org/officeDocument/2006/relationships/hyperlink" Target="https://jadebc.github.io/lab-manual/resources.html" TargetMode="External"/><Relationship Id="rId381" Type="http://schemas.openxmlformats.org/officeDocument/2006/relationships/hyperlink" Target="https://jadebc.github.io/lab-manual/slurm.html" TargetMode="External"/><Relationship Id="rId319" Type="http://schemas.openxmlformats.org/officeDocument/2006/relationships/hyperlink" Target="https://jadebc.github.io/lab-manual/unix.html" TargetMode="External"/><Relationship Id="rId234" Type="http://schemas.openxmlformats.org/officeDocument/2006/relationships/hyperlink" Target="https://jadebc.github.io/lab-manual/working-with-big-data.html" TargetMode="External"/><Relationship Id="rId462" Type="http://schemas.openxmlformats.org/officeDocument/2006/relationships/hyperlink" Target="https://journals.lww.com/epidem/Fulltext/2001/05000/The_Value_of_P.2.aspx" TargetMode="External"/><Relationship Id="rId509" Type="http://schemas.openxmlformats.org/officeDocument/2006/relationships/hyperlink" Target="https://journals.plos.org/ploscompbiol/article?id=10.1371/journal.pcbi.1003833" TargetMode="External"/><Relationship Id="rId546" Type="http://schemas.openxmlformats.org/officeDocument/2006/relationships/hyperlink" Target="https://journals.plos.org/plosone/s/authorship" TargetMode="External"/><Relationship Id="rId483" Type="http://schemas.openxmlformats.org/officeDocument/2006/relationships/hyperlink" Target="https://link.springer.com/book/10.1007/978-3-030-98175-4" TargetMode="External"/><Relationship Id="rId496" Type="http://schemas.openxmlformats.org/officeDocument/2006/relationships/hyperlink" Target="https://link.springer.com/book/9783031537929" TargetMode="External"/><Relationship Id="rId218" Type="http://schemas.openxmlformats.org/officeDocument/2006/relationships/hyperlink" Target="https://lintr.r-lib.org/" TargetMode="External"/><Relationship Id="rId593" Type="http://schemas.openxmlformats.org/officeDocument/2006/relationships/hyperlink" Target="https://mastering-shiny.org/" TargetMode="External"/><Relationship Id="rId508" Type="http://schemas.openxmlformats.org/officeDocument/2006/relationships/hyperlink" Target="https://medialab.github.io/iwanthue/" TargetMode="External"/><Relationship Id="rId465" Type="http://schemas.openxmlformats.org/officeDocument/2006/relationships/hyperlink" Target="https://medialab.github.io/iwanthue/?utm_source=Nature+Briefing&amp;utm_campaign=2c68711076-briefing-dy-20211006&amp;utm_medium=email&amp;utm_term=0_c9dfd39373-2c68711076-44335685" TargetMode="External"/><Relationship Id="rId337" Type="http://schemas.openxmlformats.org/officeDocument/2006/relationships/hyperlink" Target="https://medium.com/@jeongwhanchoi/install-tmux-on-osx-and-basics-commands-for-beginners-be22520fd95e" TargetMode="External"/><Relationship Id="rId488" Type="http://schemas.openxmlformats.org/officeDocument/2006/relationships/hyperlink" Target="https://mitcommlab.mit.edu/be/2023/09/27/toward-an-evenbetterposter-improving-the-betterposter-template/" TargetMode="External"/><Relationship Id="rId501" Type="http://schemas.openxmlformats.org/officeDocument/2006/relationships/hyperlink" Target="https://myidp.sciencecareers.org/" TargetMode="External"/><Relationship Id="rId569" Type="http://schemas.openxmlformats.org/officeDocument/2006/relationships/hyperlink" Target="https://osf.io/" TargetMode="External"/><Relationship Id="rId49" Type="http://schemas.openxmlformats.org/officeDocument/2006/relationships/hyperlink" Target="https://osf.io/tgbxr/" TargetMode="External"/><Relationship Id="rId176" Type="http://schemas.openxmlformats.org/officeDocument/2006/relationships/hyperlink" Target="https://pkgdown.r-lib.org/" TargetMode="External"/><Relationship Id="rId559" Type="http://schemas.openxmlformats.org/officeDocument/2006/relationships/hyperlink" Target="https://plos.org/resource/how-to-store-and-manage-your-data/" TargetMode="External"/><Relationship Id="rId373" Type="http://schemas.openxmlformats.org/officeDocument/2006/relationships/hyperlink" Target="https://proctor-ucsf.github.io/dcc-handbook/datawrangling.html#documenting-datasets" TargetMode="External"/><Relationship Id="rId251" Type="http://schemas.openxmlformats.org/officeDocument/2006/relationships/hyperlink" Target="https://quarto.org/" TargetMode="External"/><Relationship Id="rId288" Type="http://schemas.openxmlformats.org/officeDocument/2006/relationships/hyperlink" Target="https://quarto.org/docs/authoring/cross-references.html" TargetMode="External"/><Relationship Id="rId290" Type="http://schemas.openxmlformats.org/officeDocument/2006/relationships/hyperlink" Target="https://quarto.org/docs/authoring/includes.html" TargetMode="External"/><Relationship Id="rId275" Type="http://schemas.openxmlformats.org/officeDocument/2006/relationships/hyperlink" Target="https://quarto.org/docs/books/" TargetMode="External"/><Relationship Id="rId254" Type="http://schemas.openxmlformats.org/officeDocument/2006/relationships/hyperlink" Target="https://quarto.org/docs/get-started/" TargetMode="External"/><Relationship Id="rId255" Type="http://schemas.openxmlformats.org/officeDocument/2006/relationships/hyperlink" Target="https://quarto.org/docs/guide/" TargetMode="External"/><Relationship Id="rId284" Type="http://schemas.openxmlformats.org/officeDocument/2006/relationships/hyperlink" Target="https://quarto.org/docs/projects/profiles.html" TargetMode="External"/><Relationship Id="rId276" Type="http://schemas.openxmlformats.org/officeDocument/2006/relationships/hyperlink" Target="https://quarto.org/docs/publishing/" TargetMode="External"/><Relationship Id="rId139" Type="http://schemas.openxmlformats.org/officeDocument/2006/relationships/hyperlink" Target="https://r-box.github.io/boxr/articles/boxr-app-interactive.html#create" TargetMode="External"/><Relationship Id="rId598" Type="http://schemas.openxmlformats.org/officeDocument/2006/relationships/hyperlink" Target="https://r-pkgs.org/" TargetMode="External"/><Relationship Id="rId600" Type="http://schemas.openxmlformats.org/officeDocument/2006/relationships/hyperlink" Target="https://r4ds.hadley.nz/" TargetMode="External"/><Relationship Id="rId256" Type="http://schemas.openxmlformats.org/officeDocument/2006/relationships/hyperlink" Target="https://r4ds.hadley.nz/quarto.html" TargetMode="External"/><Relationship Id="rId28" Type="http://schemas.openxmlformats.org/officeDocument/2006/relationships/hyperlink" Target="https://research.ucdavis.edu/policiescompliance/irb-admin/education/" TargetMode="External"/><Relationship Id="rId374" Type="http://schemas.openxmlformats.org/officeDocument/2006/relationships/hyperlink" Target="https://researchdata.princeton.edu/research-lifecycle-guide/publishing-and-preservation/dois" TargetMode="External"/><Relationship Id="rId110" Type="http://schemas.openxmlformats.org/officeDocument/2006/relationships/hyperlink" Target="https://roxygen2.r-lib.org/" TargetMode="External"/><Relationship Id="rId145" Type="http://schemas.openxmlformats.org/officeDocument/2006/relationships/hyperlink" Target="https://rviews.rstudio.com/2017/06/08/what-is-the-tidyverse/" TargetMode="External"/><Relationship Id="rId473" Type="http://schemas.openxmlformats.org/officeDocument/2006/relationships/hyperlink" Target="https://s3.amazonaws.com/assets.datacamp.com/blog_assets/datatable_Cheat_Sheet_R.pdf" TargetMode="External"/><Relationship Id="rId529" Type="http://schemas.openxmlformats.org/officeDocument/2006/relationships/hyperlink" Target="https://search.library.ucdavis.edu/permalink/01UCD_INST/9fle3i/alma990000226350403126" TargetMode="External"/><Relationship Id="rId39" Type="http://schemas.openxmlformats.org/officeDocument/2006/relationships/hyperlink" Target="https://servicehub.ucdavis.edu/servicehub?id=ucd_kb_article&amp;sysparm_article=KB0000184" TargetMode="External"/><Relationship Id="rId571" Type="http://schemas.openxmlformats.org/officeDocument/2006/relationships/hyperlink" Target="https://sethrobertson.github.io/GitFixUm/fixup.html" TargetMode="External"/><Relationship Id="rId577" Type="http://schemas.openxmlformats.org/officeDocument/2006/relationships/hyperlink" Target="https://slurm.schedmd.com/sbatch.html" TargetMode="External"/><Relationship Id="rId300" Type="http://schemas.openxmlformats.org/officeDocument/2006/relationships/hyperlink" Target="https://sp19.datastructur.es/materials/guides/using-git#b-local-repositories-narrative-introduction" TargetMode="External"/><Relationship Id="rId303" Type="http://schemas.openxmlformats.org/officeDocument/2006/relationships/hyperlink" Target="https://sp19.datastructur.es/materials/guides/using-git#e-git-branching-advanced-git-optional" TargetMode="External"/><Relationship Id="rId125" Type="http://schemas.openxmlformats.org/officeDocument/2006/relationships/hyperlink" Target="https://spin.atomicobject.com/2017/11/01/good-variable-names/" TargetMode="External"/><Relationship Id="rId235" Type="http://schemas.openxmlformats.org/officeDocument/2006/relationships/hyperlink" Target="https://stackoverflow.com/questions/21435339/data-table-vs-dplyr-can-one-do-something-well-the-other-cant-or-does-poorly/27840349#27840349" TargetMode="External"/><Relationship Id="rId151" Type="http://schemas.openxmlformats.org/officeDocument/2006/relationships/hyperlink" Target="https://stackoverflow.com/questions/28125816/r-standard-evaluation-for-join-dplyr" TargetMode="External"/><Relationship Id="rId221" Type="http://schemas.openxmlformats.org/officeDocument/2006/relationships/hyperlink" Target="https://style.tidyverse.org/" TargetMode="External"/><Relationship Id="rId206" Type="http://schemas.openxmlformats.org/officeDocument/2006/relationships/hyperlink" Target="https://styler.r-lib.org/" TargetMode="External"/><Relationship Id="rId120" Type="http://schemas.openxmlformats.org/officeDocument/2006/relationships/hyperlink" Target="https://support.rstudio.com/hc/en-us/articles/200484568-Code-Folding-and-Sections" TargetMode="External"/><Relationship Id="rId146" Type="http://schemas.openxmlformats.org/officeDocument/2006/relationships/hyperlink" Target="https://tavareshugo.github.io/data_carpentry_extras/base-r_tidyverse_equivalents/base-r_tidyverse_equivalents.html#reshaping_data" TargetMode="External"/><Relationship Id="rId177" Type="http://schemas.openxmlformats.org/officeDocument/2006/relationships/hyperlink" Target="https://testthat.r-lib.org/" TargetMode="External"/><Relationship Id="rId207" Type="http://schemas.openxmlformats.org/officeDocument/2006/relationships/hyperlink" Target="https://tidyverse.org/blog/2017/12/styler-1.0.0/" TargetMode="External"/><Relationship Id="rId316" Type="http://schemas.openxmlformats.org/officeDocument/2006/relationships/hyperlink" Target="https://tidyverse.org/blog/2017/12/workflow-vs-script/" TargetMode="External"/><Relationship Id="rId469" Type="http://schemas.openxmlformats.org/officeDocument/2006/relationships/hyperlink" Target="https://ucb-epi-r.github.io" TargetMode="External"/><Relationship Id="rId605" Type="http://schemas.openxmlformats.org/officeDocument/2006/relationships/hyperlink" Target="https://ucd-serg.github.io/lab-manual/appendix-copilot-instructions.html" TargetMode="External"/><Relationship Id="rId607" Type="http://schemas.openxmlformats.org/officeDocument/2006/relationships/hyperlink" Target="https://ucd-serg.github.io/lab-manual/appendix-copilot-setup-steps.html" TargetMode="External"/><Relationship Id="rId350" Type="http://schemas.openxmlformats.org/officeDocument/2006/relationships/hyperlink" Target="https://ucd-serg.github.io/lab-manual/coding-practices.html#file-headers" TargetMode="External"/><Relationship Id="rId353" Type="http://schemas.openxmlformats.org/officeDocument/2006/relationships/hyperlink" Target="https://ucd-serg.github.io/lab-manual/coding-practices.html#function-documentation" TargetMode="External"/><Relationship Id="rId460" Type="http://schemas.openxmlformats.org/officeDocument/2006/relationships/hyperlink" Target="https://ucd-serg.github.io/lab-manual/coding-style.html" TargetMode="External"/><Relationship Id="rId356" Type="http://schemas.openxmlformats.org/officeDocument/2006/relationships/hyperlink" Target="https://ucd-serg.github.io/lab-manual/unix.html#example-code-for-runfilesavelogs" TargetMode="External"/><Relationship Id="rId21" Type="http://schemas.openxmlformats.org/officeDocument/2006/relationships/hyperlink" Target="https://ucdserg.ucdavis.edu" TargetMode="External"/><Relationship Id="rId36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174" Type="http://schemas.openxmlformats.org/officeDocument/2006/relationships/hyperlink" Target="https://usethis.r-lib.org/" TargetMode="External"/><Relationship Id="rId519" Type="http://schemas.openxmlformats.org/officeDocument/2006/relationships/hyperlink" Target="https://www.biorxiv.org/" TargetMode="External"/><Relationship Id="rId150" Type="http://schemas.openxmlformats.org/officeDocument/2006/relationships/hyperlink" Target="https://www.brodrigues.co/blog/2016-07-18-data-frame-columns-as-arguments-to-dplyr-functions/" TargetMode="External"/><Relationship Id="rId396" Type="http://schemas.openxmlformats.org/officeDocument/2006/relationships/hyperlink" Target="https://www.chriswrites.com/how-to-change-file-permissions-using-the-terminal/" TargetMode="External"/><Relationship Id="rId521" Type="http://schemas.openxmlformats.org/officeDocument/2006/relationships/hyperlink" Target="https://www.equator-network.org/" TargetMode="External"/><Relationship Id="rId495" Type="http://schemas.openxmlformats.org/officeDocument/2006/relationships/hyperlink" Target="https://www.globalcodeofconduct.org/" TargetMode="External"/><Relationship Id="rId333" Type="http://schemas.openxmlformats.org/officeDocument/2006/relationships/hyperlink" Target="https://www.howtogeek.com/118594/how-to-edit-your-system-path-for-easy-command-line-access/" TargetMode="External"/><Relationship Id="rId518" Type="http://schemas.openxmlformats.org/officeDocument/2006/relationships/hyperlink" Target="https://www.medrxiv.org/" TargetMode="External"/><Relationship Id="rId504" Type="http://schemas.openxmlformats.org/officeDocument/2006/relationships/hyperlink" Target="https://www.nature.com/articles/d41586-021-03603-2" TargetMode="External"/><Relationship Id="rId493" Type="http://schemas.openxmlformats.org/officeDocument/2006/relationships/hyperlink" Target="https://www.niaid.nih.gov/grants-contracts/write-grant-application" TargetMode="External"/><Relationship Id="rId204" Type="http://schemas.openxmlformats.org/officeDocument/2006/relationships/hyperlink" Target="https://www.r-bloggers.com/align-assign-rstudio-addin-to-align-assignment-operators/" TargetMode="External"/><Relationship Id="rId153" Type="http://schemas.openxmlformats.org/officeDocument/2006/relationships/hyperlink" Target="https://www.rdocumentation.org/packages/feather/versions/0.3.3" TargetMode="External"/><Relationship Id="rId219" Type="http://schemas.openxmlformats.org/officeDocument/2006/relationships/hyperlink" Target="https://www.rdocumentation.org/packages/lintr/versions/1.0.3" TargetMode="External"/><Relationship Id="rId208" Type="http://schemas.openxmlformats.org/officeDocument/2006/relationships/hyperlink" Target="https://www.rdocumentation.org/packages/styler/versions/1.1.0/topics/style_dir" TargetMode="External"/><Relationship Id="rId471" Type="http://schemas.openxmlformats.org/officeDocument/2006/relationships/hyperlink" Target="https://www.rstudio.com/wp-content/uploads/2015/02/data-wrangling-cheatsheet.pdf" TargetMode="External"/><Relationship Id="rId474" Type="http://schemas.openxmlformats.org/officeDocument/2006/relationships/hyperlink" Target="https://www.rstudio.com/wp-content/uploads/2015/02/rmarkdown-cheatsheet.pdf" TargetMode="External"/><Relationship Id="rId472" Type="http://schemas.openxmlformats.org/officeDocument/2006/relationships/hyperlink" Target="https://www.rstudio.com/wp-content/uploads/2015/03/ggplot2-cheatsheet.pdf" TargetMode="External"/><Relationship Id="rId486" Type="http://schemas.openxmlformats.org/officeDocument/2006/relationships/hyperlink" Target="https://www.sciencedirect.com/science/article/pii/S1471491423000928" TargetMode="External"/><Relationship Id="rId502" Type="http://schemas.openxmlformats.org/officeDocument/2006/relationships/hyperlink" Target="https://www.training.nih.gov/career-services/" TargetMode="External"/><Relationship Id="rId505" Type="http://schemas.openxmlformats.org/officeDocument/2006/relationships/hyperlink" Target="https://www.youtube.com/watch?v=1RwJbhkCA58" TargetMode="External"/><Relationship Id="rId487" Type="http://schemas.openxmlformats.org/officeDocument/2006/relationships/hyperlink" Target="https://www.youtube.com/watch?v=1RwJbhkCA58&amp;t=1171s" TargetMode="External"/><Relationship Id="rId553" Type="http://schemas.openxmlformats.org/officeDocument/2006/relationships/hyperlink" Target="https://www.youtube.com/watch?v=B1BdQcJ2ZYY" TargetMode="External"/><Relationship Id="rId52" Type="http://schemas.openxmlformats.org/officeDocument/2006/relationships/hyperlink" Target="https://www.youtube.com/watch?v=WoYkY9MkbRE" TargetMode="External"/><Relationship Id="rId147" Type="http://schemas.openxmlformats.org/officeDocument/2006/relationships/hyperlink" Target="https://www.youtube.com/watch?v=nERXS3ssntw" TargetMode="External"/><Relationship Id="rId484" Type="http://schemas.openxmlformats.org/officeDocument/2006/relationships/hyperlink" Target="https://x.com/acagamic/status/1680381737816424450" TargetMode="External"/><Relationship Id="rId57"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2026-01-13T22:43:17Z</dcterms:created>
  <dcterms:modified xsi:type="dcterms:W3CDTF">2026-01-13T22:43:17Z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