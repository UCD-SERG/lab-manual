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2026-08-31</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5"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1" w:name="create-a-data-repository"/>
    <w:p>
      <w:pPr>
        <w:pStyle w:val="Heading2"/>
      </w:pPr>
      <w:r>
        <w:t xml:space="preserve">17.4 Create a data repository</w:t>
      </w:r>
    </w:p>
    <w:p>
      <w:pPr>
        <w:pStyle w:val="FirstParagraph"/>
      </w:pPr>
      <w:ins w:id="2528" w:author="PR Preview" w:date="2024-01-01T00:00:00Z">
        <w:r>
          <w:t xml:space="preserve">First, ensure that you create a codebook and metadata file for each public dataset</w:t>
        </w:r>
      </w:ins>
      <w:ins w:id="2528" w:author="PR Preview" w:date="2024-01-01T00:00:00Z">
        <w:r>
          <w:t xml:space="preserve"> </w:t>
        </w:r>
      </w:ins>
      <w:ins w:id="2528" w:author="PR Preview" w:date="2024-01-01T00:00:00Z">
        <w:r>
          <w:t xml:space="preserve">(</w:t>
        </w:r>
      </w:ins>
      <w:hyperlink r:id="rId836">
        <w:r>
          <w:rPr>
            <w:rStyle w:val="Hyperlink"/>
          </w:rPr>
          <w:t xml:space="preserve">see the DCC guide on Documenting datasets</w:t>
        </w:r>
      </w:hyperlink>
      <w:ins w:id="2528" w:author="PR Preview" w:date="2024-01-01T00:00:00Z">
        <w:r>
          <w:t xml:space="preserve">).</w:t>
        </w:r>
      </w:ins>
      <w:ins w:id="2528" w:author="PR Preview" w:date="2024-01-01T00:00:00Z">
        <w:r>
          <w:t xml:space="preserve"> </w:t>
        </w:r>
      </w:ins>
      <w:ins w:id="2528" w:author="PR Preview" w:date="2024-01-01T00:00:00Z">
        <w:r>
          <w:t xml:space="preserve">Use the same name as the datasets,</w:t>
        </w:r>
      </w:ins>
      <w:ins w:id="2528" w:author="PR Preview" w:date="2024-01-01T00:00:00Z">
        <w:r>
          <w:t xml:space="preserve"> </w:t>
        </w:r>
      </w:ins>
      <w:ins w:id="2528" w:author="PR Preview" w:date="2024-01-01T00:00:00Z">
        <w:r>
          <w:t xml:space="preserve">but with</w:t>
        </w:r>
      </w:ins>
      <w:ins w:id="2528" w:author="PR Preview" w:date="2024-01-01T00:00:00Z">
        <w:r>
          <w:t xml:space="preserve"> </w:t>
        </w:r>
      </w:ins>
      <w:ins w:id="2528" w:author="PR Preview" w:date="2024-01-01T00:00:00Z">
        <w:r>
          <w:rPr>
            <w:rStyle w:val="VerbatimChar"/>
          </w:rPr>
          <w:t xml:space="preserve">-codebook.txt</w:t>
        </w:r>
      </w:ins>
      <w:ins w:id="2528" w:author="PR Preview" w:date="2024-01-01T00:00:00Z">
        <w:r>
          <w:t xml:space="preserve">,</w:t>
        </w:r>
      </w:ins>
      <w:ins w:id="2528" w:author="PR Preview" w:date="2024-01-01T00:00:00Z">
        <w:r>
          <w:t xml:space="preserve"> </w:t>
        </w:r>
      </w:ins>
      <w:ins w:id="2528" w:author="PR Preview" w:date="2024-01-01T00:00:00Z">
        <w:r>
          <w:rPr>
            <w:rStyle w:val="VerbatimChar"/>
          </w:rPr>
          <w:t xml:space="preserve">-codebook.html</w:t>
        </w:r>
      </w:ins>
      <w:ins w:id="2528" w:author="PR Preview" w:date="2024-01-01T00:00:00Z">
        <w:r>
          <w:t xml:space="preserve">, or</w:t>
        </w:r>
      </w:ins>
      <w:ins w:id="2528" w:author="PR Preview" w:date="2024-01-01T00:00:00Z">
        <w:r>
          <w:t xml:space="preserve"> </w:t>
        </w:r>
      </w:ins>
      <w:ins w:id="2528" w:author="PR Preview" w:date="2024-01-01T00:00:00Z">
        <w:r>
          <w:rPr>
            <w:rStyle w:val="VerbatimChar"/>
          </w:rPr>
          <w:t xml:space="preserve">-codebook.csv</w:t>
        </w:r>
      </w:ins>
      <w:ins w:id="2528" w:author="PR Preview" w:date="2024-01-01T00:00:00Z">
        <w:r>
          <w:t xml:space="preserve"> </w:t>
        </w:r>
      </w:ins>
      <w:ins w:id="2528" w:author="PR Preview" w:date="2024-01-01T00:00:00Z">
        <w:r>
          <w:t xml:space="preserve">at the end</w:t>
        </w:r>
      </w:ins>
      <w:ins w:id="2528" w:author="PR Preview" w:date="2024-01-01T00:00:00Z">
        <w:r>
          <w:t xml:space="preserve"> </w:t>
        </w:r>
      </w:ins>
      <w:ins w:id="2528" w:author="PR Preview" w:date="2024-01-01T00:00:00Z">
        <w:r>
          <w:t xml:space="preserve">(depending on the file format for the codebook).</w:t>
        </w:r>
      </w:ins>
      <w:ins w:id="2528" w:author="PR Preview" w:date="2024-01-01T00:00:00Z">
        <w:r>
          <w:t xml:space="preserve"> </w:t>
        </w:r>
      </w:ins>
      <w:ins w:id="2528" w:author="PR Preview" w:date="2024-01-01T00:00:00Z">
        <w:r>
          <w:t xml:space="preserve">One option is the R</w:t>
        </w:r>
      </w:ins>
      <w:ins w:id="2528" w:author="PR Preview" w:date="2024-01-01T00:00:00Z">
        <w:r>
          <w:t xml:space="preserve"> </w:t>
        </w:r>
      </w:ins>
      <w:ins w:id="2528" w:author="PR Preview" w:date="2024-01-01T00:00:00Z">
        <w:r>
          <w:rPr>
            <w:rStyle w:val="VerbatimChar"/>
          </w:rPr>
          <w:t xml:space="preserve">codebook</w:t>
        </w:r>
      </w:ins>
      <w:ins w:id="2528" w:author="PR Preview" w:date="2024-01-01T00:00:00Z">
        <w:r>
          <w:t xml:space="preserve"> </w:t>
        </w:r>
      </w:ins>
      <w:ins w:id="2528" w:author="PR Preview" w:date="2024-01-01T00:00:00Z">
        <w:r>
          <w:t xml:space="preserve">package,</w:t>
        </w:r>
      </w:ins>
      <w:ins w:id="2528" w:author="PR Preview" w:date="2024-01-01T00:00:00Z">
        <w:r>
          <w:t xml:space="preserve"> </w:t>
        </w:r>
      </w:ins>
      <w:ins w:id="2528" w:author="PR Preview" w:date="2024-01-01T00:00:00Z">
        <w:r>
          <w:t xml:space="preserve">which also generates JSON output that is machine-readable.</w:t>
        </w:r>
      </w:ins>
    </w:p>
    <w:p>
      <w:pPr>
        <w:pStyle w:val="BodyText"/>
      </w:pPr>
      <w:ins w:id="2529" w:author="PR Preview" w:date="2024-01-01T00:00:00Z">
        <w:r>
          <w:t xml:space="preserve">For modern, standardized data dictionaries,</w:t>
        </w:r>
      </w:ins>
      <w:ins w:id="2529" w:author="PR Preview" w:date="2024-01-01T00:00:00Z">
        <w:r>
          <w:t xml:space="preserve"> </w:t>
        </w:r>
      </w:ins>
      <w:ins w:id="2529" w:author="PR Preview" w:date="2024-01-01T00:00:00Z">
        <w:r>
          <w:t xml:space="preserve">consider the</w:t>
        </w:r>
      </w:ins>
      <w:ins w:id="2529" w:author="PR Preview" w:date="2024-01-01T00:00:00Z">
        <w:r>
          <w:t xml:space="preserve"> </w:t>
        </w:r>
      </w:ins>
      <w:hyperlink r:id="rId837">
        <w:r>
          <w:rPr>
            <w:rStyle w:val="Hyperlink"/>
          </w:rPr>
          <w:t xml:space="preserve">Tidyverse data-dict</w:t>
        </w:r>
      </w:hyperlink>
      <w:ins w:id="2529" w:author="PR Preview" w:date="2024-01-01T00:00:00Z">
        <w:r>
          <w:t xml:space="preserve"> </w:t>
        </w:r>
      </w:ins>
      <w:ins w:id="2529" w:author="PR Preview" w:date="2024-01-01T00:00:00Z">
        <w:r>
          <w:t xml:space="preserve">project.</w:t>
        </w:r>
      </w:ins>
      <w:ins w:id="2529" w:author="PR Preview" w:date="2024-01-01T00:00:00Z">
        <w:r>
          <w:t xml:space="preserve"> </w:t>
        </w:r>
      </w:ins>
      <w:ins w:id="2529" w:author="PR Preview" w:date="2024-01-01T00:00:00Z">
        <w:r>
          <w:t xml:space="preserve">The</w:t>
        </w:r>
      </w:ins>
      <w:ins w:id="2529" w:author="PR Preview" w:date="2024-01-01T00:00:00Z">
        <w:r>
          <w:t xml:space="preserve"> </w:t>
        </w:r>
      </w:ins>
      <w:ins w:id="2529" w:author="PR Preview" w:date="2024-01-01T00:00:00Z">
        <w:r>
          <w:rPr>
            <w:rStyle w:val="VerbatimChar"/>
          </w:rPr>
          <w:t xml:space="preserve">data-dict.yaml</w:t>
        </w:r>
      </w:ins>
      <w:ins w:id="2529" w:author="PR Preview" w:date="2024-01-01T00:00:00Z">
        <w:r>
          <w:t xml:space="preserve"> </w:t>
        </w:r>
      </w:ins>
      <w:ins w:id="2529" w:author="PR Preview" w:date="2024-01-01T00:00:00Z">
        <w:r>
          <w:t xml:space="preserve">specification defines an open,</w:t>
        </w:r>
      </w:ins>
      <w:ins w:id="2529" w:author="PR Preview" w:date="2024-01-01T00:00:00Z">
        <w:r>
          <w:t xml:space="preserve"> </w:t>
        </w:r>
      </w:ins>
      <w:ins w:id="2529" w:author="PR Preview" w:date="2024-01-01T00:00:00Z">
        <w:r>
          <w:t xml:space="preserve">lightweight,</w:t>
        </w:r>
      </w:ins>
      <w:ins w:id="2529" w:author="PR Preview" w:date="2024-01-01T00:00:00Z">
        <w:r>
          <w:t xml:space="preserve"> </w:t>
        </w:r>
      </w:ins>
      <w:ins w:id="2529" w:author="PR Preview" w:date="2024-01-01T00:00:00Z">
        <w:r>
          <w:t xml:space="preserve">plain-text YAML format for describing tabular datasets—including table schemas,</w:t>
        </w:r>
      </w:ins>
      <w:ins w:id="2529" w:author="PR Preview" w:date="2024-01-01T00:00:00Z">
        <w:r>
          <w:t xml:space="preserve"> </w:t>
        </w:r>
      </w:ins>
      <w:ins w:id="2529" w:author="PR Preview" w:date="2024-01-01T00:00:00Z">
        <w:r>
          <w:t xml:space="preserve">column data types,</w:t>
        </w:r>
      </w:ins>
      <w:ins w:id="2529" w:author="PR Preview" w:date="2024-01-01T00:00:00Z">
        <w:r>
          <w:t xml:space="preserve"> </w:t>
        </w:r>
      </w:ins>
      <w:ins w:id="2529" w:author="PR Preview" w:date="2024-01-01T00:00:00Z">
        <w:r>
          <w:t xml:space="preserve">descriptions,</w:t>
        </w:r>
      </w:ins>
      <w:ins w:id="2529" w:author="PR Preview" w:date="2024-01-01T00:00:00Z">
        <w:r>
          <w:t xml:space="preserve"> </w:t>
        </w:r>
      </w:ins>
      <w:ins w:id="2529" w:author="PR Preview" w:date="2024-01-01T00:00:00Z">
        <w:r>
          <w:t xml:space="preserve">relationships,</w:t>
        </w:r>
      </w:ins>
      <w:ins w:id="2529" w:author="PR Preview" w:date="2024-01-01T00:00:00Z">
        <w:r>
          <w:t xml:space="preserve"> </w:t>
        </w:r>
      </w:ins>
      <w:ins w:id="2529" w:author="PR Preview" w:date="2024-01-01T00:00:00Z">
        <w:r>
          <w:t xml:space="preserve">and validation constraints.</w:t>
        </w:r>
      </w:ins>
      <w:ins w:id="2529" w:author="PR Preview" w:date="2024-01-01T00:00:00Z">
        <w:r>
          <w:t xml:space="preserve"> </w:t>
        </w:r>
      </w:ins>
      <w:ins w:id="2529" w:author="PR Preview" w:date="2024-01-01T00:00:00Z">
        <w:r>
          <w:t xml:space="preserve">Because data dictionaries are defined in plain-text YAML files,</w:t>
        </w:r>
      </w:ins>
      <w:ins w:id="2529" w:author="PR Preview" w:date="2024-01-01T00:00:00Z">
        <w:r>
          <w:t xml:space="preserve"> </w:t>
        </w:r>
      </w:ins>
      <w:ins w:id="2529" w:author="PR Preview" w:date="2024-01-01T00:00:00Z">
        <w:r>
          <w:t xml:space="preserve">they can be version-controlled directly in Git alongside your analysis code.</w:t>
        </w:r>
      </w:ins>
      <w:ins w:id="2529" w:author="PR Preview" w:date="2024-01-01T00:00:00Z">
        <w:r>
          <w:t xml:space="preserve"> </w:t>
        </w:r>
      </w:ins>
      <w:ins w:id="2529" w:author="PR Preview" w:date="2024-01-01T00:00:00Z">
        <w:r>
          <w:t xml:space="preserve">The companion</w:t>
        </w:r>
      </w:ins>
      <w:ins w:id="2529" w:author="PR Preview" w:date="2024-01-01T00:00:00Z">
        <w:r>
          <w:t xml:space="preserve"> </w:t>
        </w:r>
      </w:ins>
      <w:ins w:id="2529" w:author="PR Preview" w:date="2024-01-01T00:00:00Z">
        <w:r>
          <w:rPr>
            <w:rStyle w:val="VerbatimChar"/>
          </w:rPr>
          <w:t xml:space="preserve">data-dict</w:t>
        </w:r>
      </w:ins>
      <w:ins w:id="2529" w:author="PR Preview" w:date="2024-01-01T00:00:00Z">
        <w:r>
          <w:t xml:space="preserve"> </w:t>
        </w:r>
      </w:ins>
      <w:ins w:id="2529" w:author="PR Preview" w:date="2024-01-01T00:00:00Z">
        <w:r>
          <w:t xml:space="preserve">command-line tool can draft dictionaries from existing data files,</w:t>
        </w:r>
      </w:ins>
      <w:ins w:id="2529" w:author="PR Preview" w:date="2024-01-01T00:00:00Z">
        <w:r>
          <w:t xml:space="preserve"> </w:t>
        </w:r>
      </w:ins>
      <w:ins w:id="2529" w:author="PR Preview" w:date="2024-01-01T00:00:00Z">
        <w:r>
          <w:t xml:space="preserve">validate dataset values against your dictionary rules,</w:t>
        </w:r>
      </w:ins>
      <w:ins w:id="2529" w:author="PR Preview" w:date="2024-01-01T00:00:00Z">
        <w:r>
          <w:t xml:space="preserve"> </w:t>
        </w:r>
      </w:ins>
      <w:ins w:id="2529" w:author="PR Preview" w:date="2024-01-01T00:00:00Z">
        <w:r>
          <w:t xml:space="preserve">and render self-contained HTML documentation reports.</w:t>
        </w:r>
      </w:ins>
    </w:p>
    <w:p>
      <w:pPr>
        <w:pStyle w:val="BodyText"/>
      </w:pPr>
      <w:r>
        <w:t xml:space="preserve">For additional guidance on data documentation best practices,</w:t>
      </w:r>
      <w:r>
        <w:t xml:space="preserve"> </w:t>
      </w:r>
      <w:r>
        <w:t xml:space="preserve">see the</w:t>
      </w:r>
      <w:r>
        <w:t xml:space="preserve"> </w:t>
      </w:r>
      <w:hyperlink r:id="rId838">
        <w:r>
          <w:rPr>
            <w:rStyle w:val="Hyperlink"/>
          </w:rPr>
          <w:t xml:space="preserve">UC Davis DataLab workshop on data documentation</w:t>
        </w:r>
      </w:hyperlink>
      <w:r>
        <w:t xml:space="preserve">.</w:t>
      </w:r>
    </w:p>
    <w:bookmarkStart w:id="840"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9">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0"/>
    <w:bookmarkEnd w:id="841"/>
    <w:bookmarkStart w:id="84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2"/>
    <w:bookmarkStart w:id="84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3"/>
    <w:bookmarkStart w:id="84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4"/>
    <w:bookmarkEnd w:id="845"/>
    <w:bookmarkStart w:id="89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9" w:name="uc-davis-computing-resources"/>
    <w:p>
      <w:pPr>
        <w:pStyle w:val="Heading2"/>
      </w:pPr>
      <w:r>
        <w:t xml:space="preserve">18.1 UC Davis Computing Resources</w:t>
      </w:r>
    </w:p>
    <w:bookmarkStart w:id="84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8"/>
    <w:bookmarkEnd w:id="849"/>
    <w:bookmarkStart w:id="85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0"/>
    <w:bookmarkEnd w:id="851"/>
    <w:bookmarkStart w:id="85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2"/>
    <w:bookmarkStart w:id="85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6">
        <w:r>
          <w:rPr>
            <w:rStyle w:val="Hyperlink"/>
          </w:rPr>
          <w:t xml:space="preserve">hpc.ucdavis.edu</w:t>
        </w:r>
      </w:hyperlink>
      <w:r>
        <w:t xml:space="preserve"> </w:t>
      </w:r>
      <w:r>
        <w:t xml:space="preserve">for support information.</w:t>
      </w:r>
    </w:p>
    <w:bookmarkEnd w:id="853"/>
    <w:bookmarkStart w:id="85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4"/>
    <w:bookmarkStart w:id="85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5"/>
    <w:bookmarkStart w:id="85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6"/>
    <w:bookmarkEnd w:id="857"/>
    <w:bookmarkStart w:id="87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0">
                    <w:r>
                      <w:rPr>
                        <w:rStyle w:val="Hyperlink"/>
                      </w:rPr>
                      <w:t xml:space="preserve">VcXsrv</w:t>
                    </w:r>
                  </w:hyperlink>
                  <w:r>
                    <w:t xml:space="preserve">, or</w:t>
                  </w:r>
                  <w:r>
                    <w:t xml:space="preserve"> </w:t>
                  </w:r>
                  <w:hyperlink r:id="rId86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4"/>
          <w:p/>
        </w:tc>
      </w:tr>
    </w:tbl>
    <w:bookmarkEnd w:id="865"/>
    <w:bookmarkStart w:id="86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6"/>
    <w:bookmarkStart w:id="86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7"/>
    <w:bookmarkStart w:id="87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0"/>
    <w:bookmarkStart w:id="87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3">
        <w:r>
          <w:rPr>
            <w:rStyle w:val="Hyperlink"/>
          </w:rPr>
          <w:t xml:space="preserve">Xpra</w:t>
        </w:r>
      </w:hyperlink>
      <w:r>
        <w:t xml:space="preserve">, VNC, and</w:t>
      </w:r>
      <w:r>
        <w:t xml:space="preserve"> </w:t>
      </w:r>
      <w:hyperlink r:id="rId87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5"/>
    <w:bookmarkEnd w:id="876"/>
    <w:bookmarkStart w:id="88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7">
        <w:r>
          <w:rPr>
            <w:rStyle w:val="VerbatimChar"/>
          </w:rPr>
          <w:t xml:space="preserve">tmux</w:t>
        </w:r>
      </w:hyperlink>
      <w:r>
        <w:t xml:space="preserve"> </w:t>
      </w:r>
      <w:r>
        <w:t xml:space="preserve">or</w:t>
      </w:r>
      <w:r>
        <w:t xml:space="preserve"> </w:t>
      </w:r>
      <w:hyperlink r:id="rId87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9"/>
    <w:bookmarkStart w:id="88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0" name="Picture"/>
                  <a:graphic>
                    <a:graphicData uri="http://schemas.openxmlformats.org/drawingml/2006/picture">
                      <pic:pic>
                        <pic:nvPicPr>
                          <pic:cNvPr descr="/opt/quarto/share/formats/docx/important.png" id="881"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2" name="Picture"/>
                  <a:graphic>
                    <a:graphicData uri="http://schemas.openxmlformats.org/drawingml/2006/picture">
                      <pic:pic>
                        <pic:nvPicPr>
                          <pic:cNvPr descr="/opt/quarto/share/formats/docx/note.png" id="88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6">
              <w:r>
                <w:rPr>
                  <w:rStyle w:val="Hyperlink"/>
                </w:rPr>
                <w:t xml:space="preserve">UC Davis HPC documentation</w:t>
              </w:r>
            </w:hyperlink>
            <w:r>
              <w:t xml:space="preserve"> </w:t>
            </w:r>
            <w:r>
              <w:t xml:space="preserve">or contact HPC support.</w:t>
            </w:r>
          </w:p>
          <w:p/>
        </w:tc>
      </w:tr>
    </w:tbl>
    <w:bookmarkEnd w:id="884"/>
    <w:bookmarkEnd w:id="885"/>
    <w:bookmarkStart w:id="890" w:name="storage-group-storage-access"/>
    <w:p>
      <w:pPr>
        <w:pStyle w:val="Heading2"/>
      </w:pPr>
      <w:r>
        <w:t xml:space="preserve">18.8 Storage &amp; group storage access</w:t>
      </w:r>
    </w:p>
    <w:bookmarkStart w:id="88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6">
        <w:r>
          <w:rPr>
            <w:rStyle w:val="Hyperlink"/>
          </w:rPr>
          <w:t xml:space="preserve">UC Davis HPC documentation</w:t>
        </w:r>
      </w:hyperlink>
      <w:r>
        <w:t xml:space="preserve"> </w:t>
      </w:r>
      <w:r>
        <w:t xml:space="preserve">for specific storage options and quotas.</w:t>
      </w:r>
    </w:p>
    <w:bookmarkEnd w:id="886"/>
    <w:bookmarkStart w:id="88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7"/>
    <w:bookmarkStart w:id="88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8">
        <w:r>
          <w:rPr>
            <w:rStyle w:val="Hyperlink"/>
          </w:rPr>
          <w:t xml:space="preserve">this guide</w:t>
        </w:r>
      </w:hyperlink>
      <w:r>
        <w:t xml:space="preserve">.</w:t>
      </w:r>
    </w:p>
    <w:bookmarkEnd w:id="889"/>
    <w:bookmarkEnd w:id="890"/>
    <w:bookmarkStart w:id="89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1"/>
    <w:bookmarkEnd w:id="892"/>
    <w:bookmarkStart w:id="91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3">
        <w:r>
          <w:rPr>
            <w:rStyle w:val="Hyperlink"/>
            <w:b/>
            <w:bCs/>
          </w:rPr>
          <w:t xml:space="preserve">Working with AI</w:t>
        </w:r>
      </w:hyperlink>
      <w:r>
        <w:t xml:space="preserve"> </w:t>
      </w:r>
      <w:r>
        <w:t xml:space="preserve">(source:</w:t>
      </w:r>
      <w:r>
        <w:t xml:space="preserve"> </w:t>
      </w:r>
      <w:hyperlink r:id="rId894">
        <w:r>
          <w:rPr>
            <w:rStyle w:val="Hyperlink"/>
          </w:rPr>
          <w:t xml:space="preserve">https://github.com/d-morrison/wai</w:t>
        </w:r>
      </w:hyperlink>
      <w:r>
        <w:t xml:space="preserve">).</w:t>
      </w:r>
    </w:p>
    <w:p>
      <w:pPr>
        <w:pStyle w:val="BodyText"/>
      </w:pPr>
      <w:r>
        <w:t xml:space="preserve">That site covers:</w:t>
      </w:r>
      <w:r>
        <w:t xml:space="preserve"> </w:t>
      </w:r>
      <w:bookmarkStart w:id="895" w:name="sec-ai-disclosure"/>
      <w:bookmarkEnd w:id="895"/>
      <w:bookmarkStart w:id="896" w:name="sec-ai-journal-articles"/>
      <w:bookmarkEnd w:id="896"/>
      <w:r>
        <w:t xml:space="preserve"> </w:t>
      </w:r>
      <w:bookmarkStart w:id="897" w:name="sec-ai-language-model"/>
      <w:bookmarkEnd w:id="897"/>
      <w:bookmarkStart w:id="898" w:name="sec-ai-harnesses"/>
      <w:bookmarkEnd w:id="898"/>
      <w:bookmarkStart w:id="899" w:name="sec-ai-agent-implementation"/>
      <w:bookmarkEnd w:id="899"/>
      <w:r>
        <w:t xml:space="preserve"> </w:t>
      </w:r>
      <w:bookmarkStart w:id="900" w:name="sec-ai-harness-construction"/>
      <w:bookmarkEnd w:id="900"/>
      <w:bookmarkStart w:id="901" w:name="sec-ai-agent-program-kind"/>
      <w:bookmarkEnd w:id="901"/>
      <w:r>
        <w:t xml:space="preserve"> </w:t>
      </w:r>
      <w:bookmarkStart w:id="902" w:name="sec-ai-harness-agent-relationship"/>
      <w:bookmarkEnd w:id="902"/>
      <w:bookmarkStart w:id="903" w:name="sec-ai-addressing-failing-workflows"/>
      <w:bookmarkEnd w:id="903"/>
      <w:r>
        <w:t xml:space="preserve"> </w:t>
      </w:r>
      <w:bookmarkStart w:id="904" w:name="sec-ai-benefits-hazards"/>
      <w:bookmarkEnd w:id="904"/>
      <w:bookmarkStart w:id="905" w:name="sec-ai-best-practices"/>
      <w:bookmarkEnd w:id="905"/>
      <w:bookmarkStart w:id="906" w:name="sec-ai-offline"/>
      <w:bookmarkEnd w:id="906"/>
      <w:r>
        <w:t xml:space="preserve"> </w:t>
      </w:r>
      <w:bookmarkStart w:id="907" w:name="sec-ai-copilot-settings"/>
      <w:bookmarkEnd w:id="907"/>
      <w:bookmarkStart w:id="908" w:name="sec-ai-agent-skills"/>
      <w:bookmarkEnd w:id="908"/>
      <w:bookmarkStart w:id="909" w:name="sec-ai-claude-cloud-env"/>
      <w:bookmarkEnd w:id="909"/>
      <w:r>
        <w:t xml:space="preserve"> </w:t>
      </w:r>
      <w:bookmarkStart w:id="910" w:name="sec-ai-when-to-use"/>
      <w:bookmarkEnd w:id="910"/>
      <w:bookmarkStart w:id="911" w:name="sec-ai-claude-code-windows"/>
      <w:bookmarkEnd w:id="911"/>
      <w:bookmarkStart w:id="912" w:name="sec-fully-clean"/>
      <w:bookmarkEnd w:id="912"/>
    </w:p>
    <w:p>
      <w:pPr>
        <w:numPr>
          <w:ilvl w:val="0"/>
          <w:numId w:val="1255"/>
        </w:numPr>
      </w:pPr>
      <w:hyperlink r:id="rId91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6" name="Picture"/>
                  <a:graphic>
                    <a:graphicData uri="http://schemas.openxmlformats.org/drawingml/2006/picture">
                      <pic:pic>
                        <pic:nvPicPr>
                          <pic:cNvPr descr="/opt/quarto/share/formats/docx/note.png" id="9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8"/>
    <w:bookmarkStart w:id="927" w:name="checklists"/>
    <w:p>
      <w:pPr>
        <w:pStyle w:val="Heading1"/>
      </w:pPr>
      <w:r>
        <w:t xml:space="preserve">20. Checklists</w:t>
      </w:r>
    </w:p>
    <w:bookmarkStart w:id="919"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9"/>
    <w:bookmarkStart w:id="921"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0">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1"/>
    <w:bookmarkStart w:id="923"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2">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3"/>
    <w:bookmarkStart w:id="926"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4">
        <w:r>
          <w:rPr>
            <w:rStyle w:val="Hyperlink"/>
          </w:rPr>
          <w:t xml:space="preserve">here</w:t>
        </w:r>
      </w:hyperlink>
      <w:r>
        <w:t xml:space="preserve">, a neat palette generator with colorblind options</w:t>
      </w:r>
      <w:r>
        <w:t xml:space="preserve"> </w:t>
      </w:r>
      <w:hyperlink r:id="rId92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6"/>
    <w:bookmarkEnd w:id="927"/>
    <w:bookmarkStart w:id="972" w:name="resources-2"/>
    <w:p>
      <w:pPr>
        <w:pStyle w:val="Heading1"/>
      </w:pPr>
      <w:r>
        <w:t xml:space="preserve">21. Resources</w:t>
      </w:r>
    </w:p>
    <w:bookmarkStart w:id="945" w:name="resources-for-r"/>
    <w:p>
      <w:pPr>
        <w:pStyle w:val="Heading2"/>
      </w:pPr>
      <w:r>
        <w:t xml:space="preserve">21.1 Resources for R</w:t>
      </w:r>
    </w:p>
    <w:bookmarkStart w:id="930"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8">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9">
        <w:r>
          <w:rPr>
            <w:rStyle w:val="Hyperlink"/>
          </w:rPr>
          <w:t xml:space="preserve">DataCamp</w:t>
        </w:r>
      </w:hyperlink>
      <w:r>
        <w:t xml:space="preserve"> </w:t>
      </w:r>
      <w:r>
        <w:t xml:space="preserve">- email Kristen for access</w:t>
      </w:r>
    </w:p>
    <w:bookmarkEnd w:id="930"/>
    <w:bookmarkStart w:id="935"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1">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2">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3">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4">
        <w:r>
          <w:rPr>
            <w:rStyle w:val="Hyperlink"/>
          </w:rPr>
          <w:t xml:space="preserve">Install Guides</w:t>
        </w:r>
      </w:hyperlink>
      <w:r>
        <w:t xml:space="preserve"> </w:t>
      </w:r>
      <w:r>
        <w:t xml:space="preserve">- setup instructions for data science software</w:t>
      </w:r>
    </w:p>
    <w:bookmarkEnd w:id="935"/>
    <w:bookmarkStart w:id="940" w:name="cheat-sheets"/>
    <w:p>
      <w:pPr>
        <w:pStyle w:val="Heading3"/>
      </w:pPr>
      <w:r>
        <w:t xml:space="preserve">21.1.3 Cheat Sheets</w:t>
      </w:r>
    </w:p>
    <w:p>
      <w:pPr>
        <w:pStyle w:val="Compact"/>
        <w:numPr>
          <w:ilvl w:val="0"/>
          <w:numId w:val="1262"/>
        </w:numPr>
      </w:pPr>
      <w:hyperlink r:id="rId936">
        <w:r>
          <w:rPr>
            <w:rStyle w:val="Hyperlink"/>
          </w:rPr>
          <w:t xml:space="preserve">dplyr and tidyr cheat sheet</w:t>
        </w:r>
      </w:hyperlink>
    </w:p>
    <w:p>
      <w:pPr>
        <w:pStyle w:val="Compact"/>
        <w:numPr>
          <w:ilvl w:val="0"/>
          <w:numId w:val="1262"/>
        </w:numPr>
      </w:pPr>
      <w:hyperlink r:id="rId937">
        <w:r>
          <w:rPr>
            <w:rStyle w:val="Hyperlink"/>
          </w:rPr>
          <w:t xml:space="preserve">ggplot cheat sheet</w:t>
        </w:r>
      </w:hyperlink>
    </w:p>
    <w:p>
      <w:pPr>
        <w:pStyle w:val="Compact"/>
        <w:numPr>
          <w:ilvl w:val="0"/>
          <w:numId w:val="1262"/>
        </w:numPr>
      </w:pPr>
      <w:hyperlink r:id="rId938">
        <w:r>
          <w:rPr>
            <w:rStyle w:val="Hyperlink"/>
          </w:rPr>
          <w:t xml:space="preserve">data table cheat sheet</w:t>
        </w:r>
      </w:hyperlink>
    </w:p>
    <w:p>
      <w:pPr>
        <w:pStyle w:val="Compact"/>
        <w:numPr>
          <w:ilvl w:val="0"/>
          <w:numId w:val="1262"/>
        </w:numPr>
      </w:pPr>
      <w:hyperlink r:id="rId939">
        <w:r>
          <w:rPr>
            <w:rStyle w:val="Hyperlink"/>
          </w:rPr>
          <w:t xml:space="preserve">RMarkdown cheat sheet</w:t>
        </w:r>
      </w:hyperlink>
    </w:p>
    <w:bookmarkEnd w:id="940"/>
    <w:bookmarkStart w:id="942" w:name="style-and-best-practices"/>
    <w:p>
      <w:pPr>
        <w:pStyle w:val="Heading3"/>
      </w:pPr>
      <w:r>
        <w:t xml:space="preserve">21.1.4 Style and Best Practices</w:t>
      </w:r>
    </w:p>
    <w:p>
      <w:pPr>
        <w:pStyle w:val="Compact"/>
        <w:numPr>
          <w:ilvl w:val="0"/>
          <w:numId w:val="1263"/>
        </w:numPr>
      </w:pPr>
      <w:hyperlink r:id="rId941">
        <w:r>
          <w:rPr>
            <w:rStyle w:val="Hyperlink"/>
          </w:rPr>
          <w:t xml:space="preserve">Hadley Wickham’s R Style Guide</w:t>
        </w:r>
      </w:hyperlink>
    </w:p>
    <w:bookmarkEnd w:id="942"/>
    <w:bookmarkStart w:id="943" w:name="data-documentation-and-dictionaries"/>
    <w:p>
      <w:pPr>
        <w:pStyle w:val="Heading3"/>
      </w:pPr>
      <w:ins w:id="2775" w:author="PR Preview" w:date="2024-01-01T00:00:00Z">
        <w:r>
          <w:t xml:space="preserve">21.1.5 Data Documentation and Dictionaries</w:t>
        </w:r>
      </w:ins>
    </w:p>
    <w:p>
      <w:pPr>
        <w:pStyle w:val="Compact"/>
        <w:numPr>
          <w:ilvl w:val="0"/>
          <w:numId w:val="1264"/>
        </w:numPr>
      </w:pPr>
      <w:hyperlink r:id="rId837">
        <w:r>
          <w:rPr>
            <w:rStyle w:val="Hyperlink"/>
          </w:rPr>
          <w:t xml:space="preserve">Tidyverse data-dict</w:t>
        </w:r>
      </w:hyperlink>
      <w:ins w:id="2776" w:author="PR Preview" w:date="2024-01-01T00:00:00Z">
        <w:r>
          <w:t xml:space="preserve"> </w:t>
        </w:r>
      </w:ins>
      <w:ins w:id="2776" w:author="PR Preview" w:date="2024-01-01T00:00:00Z">
        <w:r>
          <w:t xml:space="preserve">- open specification and CLI tool for creating, validating, and documenting data dictionaries in YAML format</w:t>
        </w:r>
      </w:ins>
    </w:p>
    <w:bookmarkEnd w:id="943"/>
    <w:bookmarkStart w:id="944" w:name="tidy-evaluation-resources"/>
    <w:p>
      <w:pPr>
        <w:pStyle w:val="Heading3"/>
      </w:pPr>
      <w:ins w:id="2777" w:author="PR Preview" w:date="2024-01-01T00:00:00Z">
        <w:r>
          <w:t xml:space="preserve">21.1.6 Tidy Evaluation Resources</w:t>
        </w:r>
      </w:ins>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4"/>
    <w:bookmarkEnd w:id="945"/>
    <w:bookmarkStart w:id="947"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946">
        <w:r>
          <w:rPr>
            <w:rStyle w:val="Hyperlink"/>
          </w:rPr>
          <w:t xml:space="preserve">GitHub Skills: Introduction to GitHub</w:t>
        </w:r>
      </w:hyperlink>
    </w:p>
    <w:p>
      <w:pPr>
        <w:pStyle w:val="Compact"/>
        <w:numPr>
          <w:ilvl w:val="0"/>
          <w:numId w:val="1266"/>
        </w:numPr>
      </w:pPr>
      <w:hyperlink r:id="rId556">
        <w:r>
          <w:rPr>
            <w:rStyle w:val="Hyperlink"/>
          </w:rPr>
          <w:t xml:space="preserve">UC Davis DataLab Git Sandbox</w:t>
        </w:r>
      </w:hyperlink>
      <w:r>
        <w:t xml:space="preserve"> </w:t>
      </w:r>
      <w:r>
        <w:t xml:space="preserve">- hands-on Git practice repository</w:t>
      </w:r>
    </w:p>
    <w:bookmarkEnd w:id="947"/>
    <w:bookmarkStart w:id="950" w:name="resources-for-python"/>
    <w:p>
      <w:pPr>
        <w:pStyle w:val="Heading2"/>
      </w:pPr>
      <w:r>
        <w:t xml:space="preserve">21.3 Resources for Python</w:t>
      </w:r>
    </w:p>
    <w:p>
      <w:pPr>
        <w:pStyle w:val="Compact"/>
        <w:numPr>
          <w:ilvl w:val="0"/>
          <w:numId w:val="1267"/>
        </w:numPr>
      </w:pPr>
      <w:hyperlink r:id="rId948">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49">
        <w:r>
          <w:rPr>
            <w:rStyle w:val="Hyperlink"/>
          </w:rPr>
          <w:t xml:space="preserve">Natural Language Processing with Python</w:t>
        </w:r>
      </w:hyperlink>
      <w:r>
        <w:t xml:space="preserve"> </w:t>
      </w:r>
      <w:r>
        <w:t xml:space="preserve">- text analysis and NLP techniques</w:t>
      </w:r>
    </w:p>
    <w:bookmarkEnd w:id="950"/>
    <w:bookmarkStart w:id="952" w:name="resources-for-julia"/>
    <w:p>
      <w:pPr>
        <w:pStyle w:val="Heading2"/>
      </w:pPr>
      <w:r>
        <w:t xml:space="preserve">21.4 Resources for Julia</w:t>
      </w:r>
    </w:p>
    <w:p>
      <w:pPr>
        <w:pStyle w:val="Compact"/>
        <w:numPr>
          <w:ilvl w:val="0"/>
          <w:numId w:val="1268"/>
        </w:numPr>
      </w:pPr>
      <w:hyperlink r:id="rId951">
        <w:r>
          <w:rPr>
            <w:rStyle w:val="Hyperlink"/>
          </w:rPr>
          <w:t xml:space="preserve">UC Davis Julia Users Group Julia Basics Workshop</w:t>
        </w:r>
      </w:hyperlink>
      <w:r>
        <w:t xml:space="preserve"> </w:t>
      </w:r>
      <w:r>
        <w:t xml:space="preserve">- foundational Julia programming</w:t>
      </w:r>
    </w:p>
    <w:bookmarkEnd w:id="952"/>
    <w:bookmarkStart w:id="954"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3">
        <w:r>
          <w:rPr>
            <w:rStyle w:val="Hyperlink"/>
          </w:rPr>
          <w:t xml:space="preserve">Tufte CSS</w:t>
        </w:r>
      </w:hyperlink>
      <w:ins w:id="3794" w:author="PR Preview" w:date="2024-01-01T00:00:00Z">
        <w:r>
          <w:t xml:space="preserve"> </w:t>
        </w:r>
      </w:ins>
      <w:ins w:id="3794" w:author="PR Preview" w:date="2024-01-01T00:00:00Z">
        <w:r>
          <w:t xml:space="preserve">- style HTML articles like Edward Tufte’s books and handouts,</w:t>
        </w:r>
      </w:ins>
      <w:ins w:id="3794" w:author="PR Preview" w:date="2024-01-01T00:00:00Z">
        <w:r>
          <w:t xml:space="preserve"> </w:t>
        </w:r>
      </w:ins>
      <w:ins w:id="3794" w:author="PR Preview" w:date="2024-01-01T00:00:00Z">
        <w:r>
          <w:t xml:space="preserve">with sidenotes, typography, and tight integration of graphics with text</w:t>
        </w:r>
      </w:ins>
    </w:p>
    <w:bookmarkEnd w:id="954"/>
    <w:bookmarkStart w:id="958"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5">
        <w:r>
          <w:rPr>
            <w:rStyle w:val="Hyperlink"/>
          </w:rPr>
          <w:t xml:space="preserve">The Pathway to Publishing: A Guide to Quantitative Writing in the Health Sciences</w:t>
        </w:r>
      </w:hyperlink>
    </w:p>
    <w:p>
      <w:pPr>
        <w:pStyle w:val="Compact"/>
        <w:numPr>
          <w:ilvl w:val="0"/>
          <w:numId w:val="1270"/>
        </w:numPr>
      </w:pPr>
      <w:hyperlink r:id="rId95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57">
        <w:r>
          <w:rPr>
            <w:rStyle w:val="Hyperlink"/>
          </w:rPr>
          <w:t xml:space="preserve">Secret, actionable writing tips</w:t>
        </w:r>
      </w:hyperlink>
    </w:p>
    <w:bookmarkEnd w:id="958"/>
    <w:bookmarkStart w:id="962"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59">
        <w:r>
          <w:rPr>
            <w:rStyle w:val="Hyperlink"/>
          </w:rPr>
          <w:t xml:space="preserve">How to give a killer narratively-driven scientific talk</w:t>
        </w:r>
      </w:hyperlink>
    </w:p>
    <w:p>
      <w:pPr>
        <w:pStyle w:val="Compact"/>
        <w:numPr>
          <w:ilvl w:val="0"/>
          <w:numId w:val="1271"/>
        </w:numPr>
      </w:pPr>
      <w:hyperlink r:id="rId960">
        <w:r>
          <w:rPr>
            <w:rStyle w:val="Hyperlink"/>
          </w:rPr>
          <w:t xml:space="preserve">How to make a better poster</w:t>
        </w:r>
      </w:hyperlink>
    </w:p>
    <w:p>
      <w:pPr>
        <w:pStyle w:val="Compact"/>
        <w:numPr>
          <w:ilvl w:val="0"/>
          <w:numId w:val="1271"/>
        </w:numPr>
      </w:pPr>
      <w:hyperlink r:id="rId961">
        <w:r>
          <w:rPr>
            <w:rStyle w:val="Hyperlink"/>
          </w:rPr>
          <w:t xml:space="preserve">How to make an even better poster</w:t>
        </w:r>
      </w:hyperlink>
    </w:p>
    <w:bookmarkEnd w:id="962"/>
    <w:bookmarkStart w:id="965" w:name="professional-advice"/>
    <w:p>
      <w:pPr>
        <w:pStyle w:val="Heading2"/>
      </w:pPr>
      <w:r>
        <w:t xml:space="preserve">21.8 Professional advice</w:t>
      </w:r>
    </w:p>
    <w:p>
      <w:pPr>
        <w:pStyle w:val="Compact"/>
        <w:numPr>
          <w:ilvl w:val="0"/>
          <w:numId w:val="1272"/>
        </w:numPr>
      </w:pPr>
      <w:hyperlink r:id="rId963">
        <w:r>
          <w:rPr>
            <w:rStyle w:val="Hyperlink"/>
          </w:rPr>
          <w:t xml:space="preserve">Professional advice, especially for your first job</w:t>
        </w:r>
      </w:hyperlink>
    </w:p>
    <w:p>
      <w:pPr>
        <w:pStyle w:val="Compact"/>
        <w:numPr>
          <w:ilvl w:val="0"/>
          <w:numId w:val="1272"/>
        </w:numPr>
      </w:pPr>
      <w:hyperlink r:id="rId964">
        <w:r>
          <w:rPr>
            <w:rStyle w:val="Hyperlink"/>
          </w:rPr>
          <w:t xml:space="preserve">Team Public Health Substack</w:t>
        </w:r>
      </w:hyperlink>
    </w:p>
    <w:bookmarkEnd w:id="965"/>
    <w:bookmarkStart w:id="968" w:name="funding"/>
    <w:p>
      <w:pPr>
        <w:pStyle w:val="Heading2"/>
      </w:pPr>
      <w:r>
        <w:t xml:space="preserve">21.9 Funding</w:t>
      </w:r>
    </w:p>
    <w:p>
      <w:pPr>
        <w:pStyle w:val="Compact"/>
        <w:numPr>
          <w:ilvl w:val="0"/>
          <w:numId w:val="1273"/>
        </w:numPr>
      </w:pPr>
      <w:hyperlink r:id="rId966">
        <w:r>
          <w:rPr>
            <w:rStyle w:val="Hyperlink"/>
          </w:rPr>
          <w:t xml:space="preserve">Building Your Funding Train</w:t>
        </w:r>
      </w:hyperlink>
    </w:p>
    <w:p>
      <w:pPr>
        <w:pStyle w:val="Compact"/>
        <w:numPr>
          <w:ilvl w:val="0"/>
          <w:numId w:val="1273"/>
        </w:numPr>
      </w:pPr>
      <w:hyperlink r:id="rId967">
        <w:r>
          <w:rPr>
            <w:rStyle w:val="Hyperlink"/>
          </w:rPr>
          <w:t xml:space="preserve">NIH Grant Writing Resources</w:t>
        </w:r>
      </w:hyperlink>
    </w:p>
    <w:bookmarkEnd w:id="968"/>
    <w:bookmarkStart w:id="971" w:name="ethics-and-global-health-research"/>
    <w:p>
      <w:pPr>
        <w:pStyle w:val="Heading2"/>
      </w:pPr>
      <w:r>
        <w:t xml:space="preserve">21.10 Ethics and global health research</w:t>
      </w:r>
    </w:p>
    <w:p>
      <w:pPr>
        <w:pStyle w:val="Compact"/>
        <w:numPr>
          <w:ilvl w:val="0"/>
          <w:numId w:val="1274"/>
        </w:numPr>
      </w:pPr>
      <w:hyperlink r:id="rId969">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0">
        <w:r>
          <w:rPr>
            <w:rStyle w:val="Hyperlink"/>
          </w:rPr>
          <w:t xml:space="preserve">Transforming Global Health Partnerships</w:t>
        </w:r>
      </w:hyperlink>
    </w:p>
    <w:p>
      <w:r>
        <w:br w:type="page"/>
      </w:r>
    </w:p>
    <w:bookmarkEnd w:id="971"/>
    <w:bookmarkEnd w:id="972"/>
    <w:bookmarkStart w:id="999" w:name="professional-development"/>
    <w:p>
      <w:pPr>
        <w:pStyle w:val="Heading1"/>
      </w:pPr>
      <w:r>
        <w:t xml:space="preserve">22. Professional Development</w:t>
      </w:r>
    </w:p>
    <w:bookmarkStart w:id="97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3"/>
    <w:bookmarkStart w:id="97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4">
        <w:r>
          <w:rPr>
            <w:rStyle w:val="Hyperlink"/>
          </w:rPr>
          <w:t xml:space="preserve">myIDP - Individual Development Plan tool</w:t>
        </w:r>
      </w:hyperlink>
    </w:p>
    <w:p>
      <w:pPr>
        <w:pStyle w:val="Compact"/>
        <w:numPr>
          <w:ilvl w:val="0"/>
          <w:numId w:val="1277"/>
        </w:numPr>
      </w:pPr>
      <w:hyperlink r:id="rId975">
        <w:r>
          <w:rPr>
            <w:rStyle w:val="Hyperlink"/>
          </w:rPr>
          <w:t xml:space="preserve">NIH OITE Career Resources</w:t>
        </w:r>
      </w:hyperlink>
    </w:p>
    <w:bookmarkEnd w:id="976"/>
    <w:bookmarkStart w:id="979"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77">
        <w:r>
          <w:rPr>
            <w:rStyle w:val="Hyperlink"/>
          </w:rPr>
          <w:t xml:space="preserve">How to tell a compelling story in scientific presentations</w:t>
        </w:r>
      </w:hyperlink>
    </w:p>
    <w:p>
      <w:pPr>
        <w:pStyle w:val="Compact"/>
        <w:numPr>
          <w:ilvl w:val="0"/>
          <w:numId w:val="1279"/>
        </w:numPr>
      </w:pPr>
      <w:hyperlink r:id="rId959">
        <w:r>
          <w:rPr>
            <w:rStyle w:val="Hyperlink"/>
          </w:rPr>
          <w:t xml:space="preserve">How to give a killer narratively-driven scientific talk</w:t>
        </w:r>
      </w:hyperlink>
    </w:p>
    <w:p>
      <w:pPr>
        <w:pStyle w:val="Compact"/>
        <w:numPr>
          <w:ilvl w:val="0"/>
          <w:numId w:val="1279"/>
        </w:numPr>
      </w:pPr>
      <w:hyperlink r:id="rId978">
        <w:r>
          <w:rPr>
            <w:rStyle w:val="Hyperlink"/>
          </w:rPr>
          <w:t xml:space="preserve">How to make a better poster</w:t>
        </w:r>
      </w:hyperlink>
    </w:p>
    <w:p>
      <w:pPr>
        <w:pStyle w:val="Compact"/>
        <w:numPr>
          <w:ilvl w:val="0"/>
          <w:numId w:val="1279"/>
        </w:numPr>
      </w:pPr>
      <w:hyperlink r:id="rId961">
        <w:r>
          <w:rPr>
            <w:rStyle w:val="Hyperlink"/>
          </w:rPr>
          <w:t xml:space="preserve">How to make an even better poster</w:t>
        </w:r>
      </w:hyperlink>
    </w:p>
    <w:bookmarkEnd w:id="979"/>
    <w:bookmarkStart w:id="983"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0">
        <w:r>
          <w:rPr>
            <w:rStyle w:val="Hyperlink"/>
          </w:rPr>
          <w:t xml:space="preserve">ColorBrewer</w:t>
        </w:r>
      </w:hyperlink>
      <w:r>
        <w:t xml:space="preserve"> </w:t>
      </w:r>
      <w:r>
        <w:t xml:space="preserve">or</w:t>
      </w:r>
      <w:r>
        <w:t xml:space="preserve"> </w:t>
      </w:r>
      <w:hyperlink r:id="rId981">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2">
        <w:r>
          <w:rPr>
            <w:rStyle w:val="Hyperlink"/>
          </w:rPr>
          <w:t xml:space="preserve">Ten Simple Rules for Better Figures</w:t>
        </w:r>
      </w:hyperlink>
    </w:p>
    <w:bookmarkEnd w:id="983"/>
    <w:bookmarkStart w:id="985"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6">
        <w:r>
          <w:rPr>
            <w:rStyle w:val="Hyperlink"/>
          </w:rPr>
          <w:t xml:space="preserve">Building Your Funding Train</w:t>
        </w:r>
      </w:hyperlink>
    </w:p>
    <w:p>
      <w:pPr>
        <w:pStyle w:val="Compact"/>
        <w:numPr>
          <w:ilvl w:val="0"/>
          <w:numId w:val="1283"/>
        </w:numPr>
      </w:pPr>
      <w:hyperlink r:id="rId984">
        <w:r>
          <w:rPr>
            <w:rStyle w:val="Hyperlink"/>
          </w:rPr>
          <w:t xml:space="preserve">NIH Funding Opportunities</w:t>
        </w:r>
      </w:hyperlink>
    </w:p>
    <w:p>
      <w:pPr>
        <w:pStyle w:val="Compact"/>
        <w:numPr>
          <w:ilvl w:val="0"/>
          <w:numId w:val="1283"/>
        </w:numPr>
      </w:pPr>
      <w:hyperlink r:id="rId967">
        <w:r>
          <w:rPr>
            <w:rStyle w:val="Hyperlink"/>
          </w:rPr>
          <w:t xml:space="preserve">NIH Grant Writing Resources</w:t>
        </w:r>
      </w:hyperlink>
    </w:p>
    <w:bookmarkEnd w:id="985"/>
    <w:bookmarkStart w:id="996"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6"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6"/>
    <w:bookmarkStart w:id="987"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87"/>
    <w:bookmarkStart w:id="988"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8"/>
    <w:bookmarkStart w:id="992"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0">
        <w:r>
          <w:rPr>
            <w:rStyle w:val="Hyperlink"/>
          </w:rPr>
          <w:t xml:space="preserve">PhD</w:t>
        </w:r>
      </w:hyperlink>
      <w:r>
        <w:t xml:space="preserve">,</w:t>
      </w:r>
      <w:r>
        <w:t xml:space="preserve"> </w:t>
      </w:r>
      <w:r>
        <w:t xml:space="preserve">is a spiritual successor to an apprentice’s</w:t>
      </w:r>
      <w:r>
        <w:t xml:space="preserve"> </w:t>
      </w:r>
      <w:hyperlink r:id="rId99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2"/>
    <w:bookmarkStart w:id="993"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3"/>
    <w:bookmarkStart w:id="995"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4">
        <w:r>
          <w:rPr>
            <w:rStyle w:val="Hyperlink"/>
          </w:rPr>
          <w:t xml:space="preserve">quarto-thesis</w:t>
        </w:r>
      </w:hyperlink>
      <w:r>
        <w:t xml:space="preserve"> </w:t>
      </w:r>
      <w:r>
        <w:t xml:space="preserve">- Quarto extension for creating masters or PhD theses with professional LaTeX formatting</w:t>
      </w:r>
    </w:p>
    <w:bookmarkEnd w:id="995"/>
    <w:bookmarkEnd w:id="996"/>
    <w:bookmarkStart w:id="997"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1">
        <w:r>
          <w:rPr>
            <w:rStyle w:val="Hyperlink"/>
          </w:rPr>
          <w:t xml:space="preserve">workshop index</w:t>
        </w:r>
      </w:hyperlink>
      <w:r>
        <w:t xml:space="preserve"> </w:t>
      </w:r>
      <w:r>
        <w:t xml:space="preserve">provides a comprehensive catalog of available resources.</w:t>
      </w:r>
    </w:p>
    <w:bookmarkEnd w:id="997"/>
    <w:bookmarkStart w:id="998"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998"/>
    <w:bookmarkEnd w:id="999"/>
    <w:bookmarkStart w:id="1004" w:name="sec-writing"/>
    <w:p>
      <w:pPr>
        <w:pStyle w:val="Heading1"/>
      </w:pPr>
      <w:r>
        <w:t xml:space="preserve">23. Writing</w:t>
      </w:r>
    </w:p>
    <w:bookmarkStart w:id="100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0"/>
    <w:bookmarkStart w:id="1002"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1">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2"/>
    <w:bookmarkStart w:id="100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3"/>
    <w:bookmarkEnd w:id="1004"/>
    <w:bookmarkStart w:id="1020" w:name="manuscript-preparation-and-publication"/>
    <w:p>
      <w:pPr>
        <w:pStyle w:val="Heading1"/>
      </w:pPr>
      <w:r>
        <w:t xml:space="preserve">24. Manuscript Preparation and Publication</w:t>
      </w:r>
    </w:p>
    <w:bookmarkStart w:id="100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5"/>
    <w:bookmarkStart w:id="100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7">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08"/>
    <w:bookmarkStart w:id="1011"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09">
        <w:r>
          <w:rPr>
            <w:rStyle w:val="Hyperlink"/>
          </w:rPr>
          <w:t xml:space="preserve">medRxiv</w:t>
        </w:r>
      </w:hyperlink>
      <w:r>
        <w:t xml:space="preserve"> </w:t>
      </w:r>
      <w:r>
        <w:t xml:space="preserve">or</w:t>
      </w:r>
      <w:r>
        <w:t xml:space="preserve"> </w:t>
      </w:r>
      <w:hyperlink r:id="rId1010">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9">
        <w:r>
          <w:rPr>
            <w:rStyle w:val="Hyperlink"/>
          </w:rPr>
          <w:t xml:space="preserve">medRxiv</w:t>
        </w:r>
      </w:hyperlink>
      <w:r>
        <w:t xml:space="preserve">.</w:t>
      </w:r>
    </w:p>
    <w:bookmarkEnd w:id="1011"/>
    <w:bookmarkStart w:id="101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2"/>
    <w:bookmarkStart w:id="1013"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3"/>
    <w:bookmarkStart w:id="101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7"/>
    <w:bookmarkStart w:id="101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9"/>
    <w:bookmarkEnd w:id="1020"/>
    <w:bookmarkStart w:id="1103" w:name="references"/>
    <w:p>
      <w:pPr>
        <w:pStyle w:val="Heading1"/>
      </w:pPr>
      <w:r>
        <w:t xml:space="preserve">References</w:t>
      </w:r>
    </w:p>
    <w:bookmarkStart w:id="1102" w:name="refs"/>
    <w:bookmarkStart w:id="102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1">
        <w:r>
          <w:rPr>
            <w:rStyle w:val="Hyperlink"/>
          </w:rPr>
          <w:t xml:space="preserve">https://doi.org/10.1371/journal.pgph.0002269</w:t>
        </w:r>
      </w:hyperlink>
      <w:r>
        <w:t xml:space="preserve">.</w:t>
      </w:r>
    </w:p>
    <w:bookmarkEnd w:id="1022"/>
    <w:bookmarkStart w:id="102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3">
        <w:r>
          <w:rPr>
            <w:rStyle w:val="Hyperlink"/>
          </w:rPr>
          <w:t xml:space="preserve">https://doi.org/10.1038/d41586-019-01431-z</w:t>
        </w:r>
      </w:hyperlink>
      <w:r>
        <w:t xml:space="preserve">.</w:t>
      </w:r>
    </w:p>
    <w:bookmarkEnd w:id="1024"/>
    <w:bookmarkStart w:id="102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5">
        <w:r>
          <w:rPr>
            <w:rStyle w:val="Hyperlink"/>
          </w:rPr>
          <w:t xml:space="preserve">https://jadebc.github.io/lab-manual/</w:t>
        </w:r>
      </w:hyperlink>
      <w:r>
        <w:t xml:space="preserve">.</w:t>
      </w:r>
    </w:p>
    <w:bookmarkEnd w:id="1026"/>
    <w:bookmarkStart w:id="102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7">
        <w:r>
          <w:rPr>
            <w:rStyle w:val="Hyperlink"/>
          </w:rPr>
          <w:t xml:space="preserve">https://happygitwithr.com/</w:t>
        </w:r>
      </w:hyperlink>
      <w:r>
        <w:t xml:space="preserve">.</w:t>
      </w:r>
    </w:p>
    <w:bookmarkEnd w:id="1028"/>
    <w:bookmarkStart w:id="102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9"/>
    <w:bookmarkStart w:id="103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0">
        <w:r>
          <w:rPr>
            <w:rStyle w:val="Hyperlink"/>
          </w:rPr>
          <w:t xml:space="preserve">https://doi.org/10.1038/s41467-020-19160-7</w:t>
        </w:r>
      </w:hyperlink>
      <w:r>
        <w:t xml:space="preserve">.</w:t>
      </w:r>
    </w:p>
    <w:bookmarkEnd w:id="1031"/>
    <w:bookmarkStart w:id="103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2">
        <w:r>
          <w:rPr>
            <w:rStyle w:val="Hyperlink"/>
          </w:rPr>
          <w:t xml:space="preserve">http://creativecommons.org/licenses/by-nc/4.0/</w:t>
        </w:r>
      </w:hyperlink>
      <w:r>
        <w:t xml:space="preserve">.</w:t>
      </w:r>
    </w:p>
    <w:bookmarkEnd w:id="1033"/>
    <w:bookmarkStart w:id="1035" w:name="ref-credit"/>
    <w:p>
      <w:pPr>
        <w:pStyle w:val="Bibliography"/>
      </w:pPr>
      <w:r>
        <w:t xml:space="preserve">“CRediT: Contributor Roles Taxonomy.”</w:t>
      </w:r>
      <w:r>
        <w:t xml:space="preserve"> </w:t>
      </w:r>
      <w:r>
        <w:t xml:space="preserve">n.d. PLOS ONE.</w:t>
      </w:r>
      <w:r>
        <w:t xml:space="preserve"> </w:t>
      </w:r>
      <w:hyperlink r:id="rId1034">
        <w:r>
          <w:rPr>
            <w:rStyle w:val="Hyperlink"/>
          </w:rPr>
          <w:t xml:space="preserve">https://journals.plos.org/plosone/s/authorship</w:t>
        </w:r>
      </w:hyperlink>
      <w:r>
        <w:t xml:space="preserve">.</w:t>
      </w:r>
    </w:p>
    <w:bookmarkEnd w:id="1035"/>
    <w:bookmarkStart w:id="1037" w:name="ref-dryad"/>
    <w:p>
      <w:pPr>
        <w:pStyle w:val="Bibliography"/>
      </w:pPr>
      <w:r>
        <w:t xml:space="preserve">“Dryad Digital Repository.”</w:t>
      </w:r>
      <w:r>
        <w:t xml:space="preserve"> </w:t>
      </w:r>
      <w:r>
        <w:t xml:space="preserve">n.d. Dryad.</w:t>
      </w:r>
      <w:r>
        <w:t xml:space="preserve"> </w:t>
      </w:r>
      <w:hyperlink r:id="rId1036">
        <w:r>
          <w:rPr>
            <w:rStyle w:val="Hyperlink"/>
          </w:rPr>
          <w:t xml:space="preserve">https://datadryad.org/</w:t>
        </w:r>
      </w:hyperlink>
      <w:r>
        <w:t xml:space="preserve">.</w:t>
      </w:r>
    </w:p>
    <w:bookmarkEnd w:id="1037"/>
    <w:bookmarkStart w:id="103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8"/>
    <w:bookmarkStart w:id="104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9">
        <w:r>
          <w:rPr>
            <w:rStyle w:val="Hyperlink"/>
          </w:rPr>
          <w:t xml:space="preserve">https://doi.org/10.1201/9781003029878</w:t>
        </w:r>
      </w:hyperlink>
      <w:r>
        <w:t xml:space="preserve">.</w:t>
      </w:r>
    </w:p>
    <w:bookmarkEnd w:id="1040"/>
    <w:bookmarkStart w:id="104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1"/>
    <w:bookmarkStart w:id="1043" w:name="ref-githubdesktop"/>
    <w:p>
      <w:pPr>
        <w:pStyle w:val="Bibliography"/>
      </w:pPr>
      <w:r>
        <w:t xml:space="preserve">“GitHub Desktop.”</w:t>
      </w:r>
      <w:r>
        <w:t xml:space="preserve"> </w:t>
      </w:r>
      <w:r>
        <w:t xml:space="preserve">n.d. GitHub.</w:t>
      </w:r>
      <w:r>
        <w:t xml:space="preserve"> </w:t>
      </w:r>
      <w:hyperlink r:id="rId1042">
        <w:r>
          <w:rPr>
            <w:rStyle w:val="Hyperlink"/>
          </w:rPr>
          <w:t xml:space="preserve">https://desktop.github.com/</w:t>
        </w:r>
      </w:hyperlink>
      <w:r>
        <w:t xml:space="preserve">.</w:t>
      </w:r>
    </w:p>
    <w:bookmarkEnd w:id="1043"/>
    <w:bookmarkStart w:id="1045" w:name="ref-plos_data"/>
    <w:p>
      <w:pPr>
        <w:pStyle w:val="Bibliography"/>
      </w:pPr>
      <w:r>
        <w:t xml:space="preserve">“How to Store and Manage Your Data.”</w:t>
      </w:r>
      <w:r>
        <w:t xml:space="preserve"> </w:t>
      </w:r>
      <w:r>
        <w:t xml:space="preserve">n.d. PLOS.</w:t>
      </w:r>
      <w:r>
        <w:t xml:space="preserve"> </w:t>
      </w:r>
      <w:hyperlink r:id="rId1044">
        <w:r>
          <w:rPr>
            <w:rStyle w:val="Hyperlink"/>
          </w:rPr>
          <w:t xml:space="preserve">https://plos.org/resource/how-to-store-and-manage-your-data/</w:t>
        </w:r>
      </w:hyperlink>
      <w:r>
        <w:t xml:space="preserve">.</w:t>
      </w:r>
    </w:p>
    <w:bookmarkEnd w:id="1045"/>
    <w:bookmarkStart w:id="104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6"/>
    <w:bookmarkStart w:id="104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7">
        <w:r>
          <w:rPr>
            <w:rStyle w:val="Hyperlink"/>
          </w:rPr>
          <w:t xml:space="preserve">https://mentors.fm/2019/08/13/think-and-write-with-leslie-lamport/</w:t>
        </w:r>
      </w:hyperlink>
      <w:r>
        <w:t xml:space="preserve">.</w:t>
      </w:r>
    </w:p>
    <w:bookmarkEnd w:id="1048"/>
    <w:bookmarkStart w:id="1049" w:name="ref-medRxiv"/>
    <w:p>
      <w:pPr>
        <w:pStyle w:val="Bibliography"/>
      </w:pPr>
      <w:r>
        <w:t xml:space="preserve">“medRxiv: The Preprint Server for Health Sciences.”</w:t>
      </w:r>
      <w:r>
        <w:t xml:space="preserve"> </w:t>
      </w:r>
      <w:r>
        <w:t xml:space="preserve">n.d. Cold Spring Harbor Laboratory.</w:t>
      </w:r>
      <w:r>
        <w:t xml:space="preserve"> </w:t>
      </w:r>
      <w:hyperlink r:id="rId1009">
        <w:r>
          <w:rPr>
            <w:rStyle w:val="Hyperlink"/>
          </w:rPr>
          <w:t xml:space="preserve">https://www.medrxiv.org/</w:t>
        </w:r>
      </w:hyperlink>
      <w:r>
        <w:t xml:space="preserve">.</w:t>
      </w:r>
    </w:p>
    <w:bookmarkEnd w:id="1049"/>
    <w:bookmarkStart w:id="105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0">
        <w:r>
          <w:rPr>
            <w:rStyle w:val="Hyperlink"/>
          </w:rPr>
          <w:t xml:space="preserve">https://doi.org/10.1038/467775a</w:t>
        </w:r>
      </w:hyperlink>
      <w:r>
        <w:t xml:space="preserve">.</w:t>
      </w:r>
    </w:p>
    <w:bookmarkEnd w:id="1051"/>
    <w:bookmarkStart w:id="105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2">
        <w:r>
          <w:rPr>
            <w:rStyle w:val="Hyperlink"/>
          </w:rPr>
          <w:t xml:space="preserve">https://doi.org/10.1038/s41562-016-0021</w:t>
        </w:r>
      </w:hyperlink>
      <w:r>
        <w:t xml:space="preserve">.</w:t>
      </w:r>
    </w:p>
    <w:bookmarkEnd w:id="1053"/>
    <w:bookmarkStart w:id="105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4">
        <w:r>
          <w:rPr>
            <w:rStyle w:val="Hyperlink"/>
          </w:rPr>
          <w:t xml:space="preserve">https://doi.org/10.1038/526182a</w:t>
        </w:r>
      </w:hyperlink>
      <w:r>
        <w:t xml:space="preserve">.</w:t>
      </w:r>
    </w:p>
    <w:bookmarkEnd w:id="1055"/>
    <w:bookmarkStart w:id="1057" w:name="ref-osf"/>
    <w:p>
      <w:pPr>
        <w:pStyle w:val="Bibliography"/>
      </w:pPr>
      <w:r>
        <w:t xml:space="preserve">“Open Science Framework.”</w:t>
      </w:r>
      <w:r>
        <w:t xml:space="preserve"> </w:t>
      </w:r>
      <w:r>
        <w:t xml:space="preserve">n.d. Center for Open Science.</w:t>
      </w:r>
      <w:r>
        <w:t xml:space="preserve"> </w:t>
      </w:r>
      <w:hyperlink r:id="rId1056">
        <w:r>
          <w:rPr>
            <w:rStyle w:val="Hyperlink"/>
          </w:rPr>
          <w:t xml:space="preserve">https://osf.io/</w:t>
        </w:r>
      </w:hyperlink>
      <w:r>
        <w:t xml:space="preserve">.</w:t>
      </w:r>
    </w:p>
    <w:bookmarkEnd w:id="1057"/>
    <w:bookmarkStart w:id="105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8"/>
    <w:bookmarkStart w:id="1060" w:name="ref-githubaccountarchive"/>
    <w:p>
      <w:pPr>
        <w:pStyle w:val="Bibliography"/>
      </w:pPr>
      <w:r>
        <w:t xml:space="preserve">“Requesting an Archive of Your Personal Account’s Data.”</w:t>
      </w:r>
      <w:r>
        <w:t xml:space="preserve"> </w:t>
      </w:r>
      <w:r>
        <w:t xml:space="preserve">n.d. GitHub.</w:t>
      </w:r>
      <w:r>
        <w:t xml:space="preserve"> </w:t>
      </w:r>
      <w:hyperlink r:id="rId1059">
        <w:r>
          <w:rPr>
            <w:rStyle w:val="Hyperlink"/>
          </w:rPr>
          <w:t xml:space="preserve">https://docs.github.com/en/get-started/archiving-your-github-personal-account-and-public-repositories/requesting-an-archive-of-your-personal-accounts-data</w:t>
        </w:r>
      </w:hyperlink>
      <w:r>
        <w:t xml:space="preserve">.</w:t>
      </w:r>
    </w:p>
    <w:bookmarkEnd w:id="1060"/>
    <w:bookmarkStart w:id="1062" w:name="ref-githuborgmigrations"/>
    <w:p>
      <w:pPr>
        <w:pStyle w:val="Bibliography"/>
      </w:pPr>
      <w:r>
        <w:t xml:space="preserve">“REST API Endpoints for Organization Migrations.”</w:t>
      </w:r>
      <w:r>
        <w:t xml:space="preserve"> </w:t>
      </w:r>
      <w:r>
        <w:t xml:space="preserve">n.d. GitHub.</w:t>
      </w:r>
      <w:r>
        <w:t xml:space="preserve"> </w:t>
      </w:r>
      <w:hyperlink r:id="rId1061">
        <w:r>
          <w:rPr>
            <w:rStyle w:val="Hyperlink"/>
          </w:rPr>
          <w:t xml:space="preserve">https://docs.github.com/en/rest/migrations/orgs</w:t>
        </w:r>
      </w:hyperlink>
      <w:r>
        <w:t xml:space="preserve">.</w:t>
      </w:r>
    </w:p>
    <w:bookmarkEnd w:id="1062"/>
    <w:bookmarkStart w:id="1064" w:name="ref-githubusermigrations"/>
    <w:p>
      <w:pPr>
        <w:pStyle w:val="Bibliography"/>
      </w:pPr>
      <w:r>
        <w:t xml:space="preserve">“REST API Endpoints for User Migrations.”</w:t>
      </w:r>
      <w:r>
        <w:t xml:space="preserve"> </w:t>
      </w:r>
      <w:r>
        <w:t xml:space="preserve">n.d. GitHub.</w:t>
      </w:r>
      <w:r>
        <w:t xml:space="preserve"> </w:t>
      </w:r>
      <w:hyperlink r:id="rId1063">
        <w:r>
          <w:rPr>
            <w:rStyle w:val="Hyperlink"/>
          </w:rPr>
          <w:t xml:space="preserve">https://docs.github.com/en/rest/migrations/users</w:t>
        </w:r>
      </w:hyperlink>
      <w:r>
        <w:t xml:space="preserve">.</w:t>
      </w:r>
    </w:p>
    <w:bookmarkEnd w:id="1064"/>
    <w:bookmarkStart w:id="1066" w:name="ref-gitfixum"/>
    <w:p>
      <w:pPr>
        <w:pStyle w:val="Bibliography"/>
      </w:pPr>
      <w:r>
        <w:t xml:space="preserve">Robertson, Seth. n.d.</w:t>
      </w:r>
      <w:r>
        <w:t xml:space="preserve"> </w:t>
      </w:r>
      <w:r>
        <w:t xml:space="preserve">“On Undoing, Fixing, or Removing Commits in Git.”</w:t>
      </w:r>
      <w:r>
        <w:t xml:space="preserve"> </w:t>
      </w:r>
      <w:hyperlink r:id="rId1065">
        <w:r>
          <w:rPr>
            <w:rStyle w:val="Hyperlink"/>
          </w:rPr>
          <w:t xml:space="preserve">https://sethrobertson.github.io/GitFixUm/fixup.html</w:t>
        </w:r>
      </w:hyperlink>
      <w:r>
        <w:t xml:space="preserve">.</w:t>
      </w:r>
    </w:p>
    <w:bookmarkEnd w:id="1066"/>
    <w:bookmarkStart w:id="106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7">
        <w:r>
          <w:rPr>
            <w:rStyle w:val="Hyperlink"/>
          </w:rPr>
          <w:t xml:space="preserve">https://doi.org/10.1371/journal.pcbi.1003833</w:t>
        </w:r>
      </w:hyperlink>
      <w:r>
        <w:t xml:space="preserve">.</w:t>
      </w:r>
    </w:p>
    <w:bookmarkEnd w:id="1068"/>
    <w:bookmarkStart w:id="107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9">
        <w:r>
          <w:rPr>
            <w:rStyle w:val="Hyperlink"/>
          </w:rPr>
          <w:t xml:space="preserve">https://doi.org/10.1038/d41586-019-02918-5</w:t>
        </w:r>
      </w:hyperlink>
      <w:r>
        <w:t xml:space="preserve">.</w:t>
      </w:r>
    </w:p>
    <w:bookmarkEnd w:id="1070"/>
    <w:bookmarkStart w:id="1072" w:name="ref-slurm-salloc"/>
    <w:p>
      <w:pPr>
        <w:pStyle w:val="Bibliography"/>
      </w:pPr>
      <w:r>
        <w:t xml:space="preserve">“Slurm Workload Manager: Salloc Documentation.”</w:t>
      </w:r>
      <w:r>
        <w:t xml:space="preserve"> </w:t>
      </w:r>
      <w:r>
        <w:t xml:space="preserve">n.d.-a. SchedMD.</w:t>
      </w:r>
      <w:r>
        <w:t xml:space="preserve"> </w:t>
      </w:r>
      <w:hyperlink r:id="rId1071">
        <w:r>
          <w:rPr>
            <w:rStyle w:val="Hyperlink"/>
          </w:rPr>
          <w:t xml:space="preserve">https://slurm.schedmd.com/salloc.html</w:t>
        </w:r>
      </w:hyperlink>
      <w:r>
        <w:t xml:space="preserve">.</w:t>
      </w:r>
    </w:p>
    <w:bookmarkEnd w:id="1072"/>
    <w:bookmarkStart w:id="1074" w:name="ref-slurm-sattach"/>
    <w:p>
      <w:pPr>
        <w:pStyle w:val="Bibliography"/>
      </w:pPr>
      <w:r>
        <w:t xml:space="preserve">“Slurm Workload Manager: Sattach Documentation.”</w:t>
      </w:r>
      <w:r>
        <w:t xml:space="preserve"> </w:t>
      </w:r>
      <w:r>
        <w:t xml:space="preserve">n.d.-b. SchedMD.</w:t>
      </w:r>
      <w:r>
        <w:t xml:space="preserve"> </w:t>
      </w:r>
      <w:hyperlink r:id="rId1073">
        <w:r>
          <w:rPr>
            <w:rStyle w:val="Hyperlink"/>
          </w:rPr>
          <w:t xml:space="preserve">https://slurm.schedmd.com/sattach.html</w:t>
        </w:r>
      </w:hyperlink>
      <w:r>
        <w:t xml:space="preserve">.</w:t>
      </w:r>
    </w:p>
    <w:bookmarkEnd w:id="1074"/>
    <w:bookmarkStart w:id="1076" w:name="ref-slurm"/>
    <w:p>
      <w:pPr>
        <w:pStyle w:val="Bibliography"/>
      </w:pPr>
      <w:r>
        <w:t xml:space="preserve">“Slurm Workload Manager: Sbatch Documentation.”</w:t>
      </w:r>
      <w:r>
        <w:t xml:space="preserve"> </w:t>
      </w:r>
      <w:r>
        <w:t xml:space="preserve">n.d.-c. SchedMD.</w:t>
      </w:r>
      <w:r>
        <w:t xml:space="preserve"> </w:t>
      </w:r>
      <w:hyperlink r:id="rId1075">
        <w:r>
          <w:rPr>
            <w:rStyle w:val="Hyperlink"/>
          </w:rPr>
          <w:t xml:space="preserve">https://slurm.schedmd.com/sbatch.html</w:t>
        </w:r>
      </w:hyperlink>
      <w:r>
        <w:t xml:space="preserve">.</w:t>
      </w:r>
    </w:p>
    <w:bookmarkEnd w:id="1076"/>
    <w:bookmarkStart w:id="1078" w:name="ref-slurm-squeue"/>
    <w:p>
      <w:pPr>
        <w:pStyle w:val="Bibliography"/>
      </w:pPr>
      <w:r>
        <w:t xml:space="preserve">“Slurm Workload Manager: Squeue Documentation.”</w:t>
      </w:r>
      <w:r>
        <w:t xml:space="preserve"> </w:t>
      </w:r>
      <w:r>
        <w:t xml:space="preserve">n.d.-d. SchedMD.</w:t>
      </w:r>
      <w:r>
        <w:t xml:space="preserve"> </w:t>
      </w:r>
      <w:hyperlink r:id="rId1077">
        <w:r>
          <w:rPr>
            <w:rStyle w:val="Hyperlink"/>
          </w:rPr>
          <w:t xml:space="preserve">https://slurm.schedmd.com/squeue.html</w:t>
        </w:r>
      </w:hyperlink>
      <w:r>
        <w:t xml:space="preserve">.</w:t>
      </w:r>
    </w:p>
    <w:bookmarkEnd w:id="1078"/>
    <w:bookmarkStart w:id="1080" w:name="ref-slurm-srun"/>
    <w:p>
      <w:pPr>
        <w:pStyle w:val="Bibliography"/>
      </w:pPr>
      <w:r>
        <w:t xml:space="preserve">“Slurm Workload Manager: Srun Documentation.”</w:t>
      </w:r>
      <w:r>
        <w:t xml:space="preserve"> </w:t>
      </w:r>
      <w:r>
        <w:t xml:space="preserve">n.d.-e. SchedMD.</w:t>
      </w:r>
      <w:r>
        <w:t xml:space="preserve"> </w:t>
      </w:r>
      <w:hyperlink r:id="rId1079">
        <w:r>
          <w:rPr>
            <w:rStyle w:val="Hyperlink"/>
          </w:rPr>
          <w:t xml:space="preserve">https://slurm.schedmd.com/srun.html</w:t>
        </w:r>
      </w:hyperlink>
      <w:r>
        <w:t xml:space="preserve">.</w:t>
      </w:r>
    </w:p>
    <w:bookmarkEnd w:id="1080"/>
    <w:bookmarkStart w:id="1082" w:name="ref-openssh-ssh-config"/>
    <w:p>
      <w:pPr>
        <w:pStyle w:val="Bibliography"/>
      </w:pPr>
      <w:r>
        <w:t xml:space="preserve">“Ssh_config(5) Manual Page.”</w:t>
      </w:r>
      <w:r>
        <w:t xml:space="preserve"> </w:t>
      </w:r>
      <w:r>
        <w:t xml:space="preserve">n.d. OpenBSD.</w:t>
      </w:r>
      <w:r>
        <w:t xml:space="preserve"> </w:t>
      </w:r>
      <w:hyperlink r:id="rId1081">
        <w:r>
          <w:rPr>
            <w:rStyle w:val="Hyperlink"/>
          </w:rPr>
          <w:t xml:space="preserve">https://man.openbsd.org/ssh_config</w:t>
        </w:r>
      </w:hyperlink>
      <w:r>
        <w:t xml:space="preserve">.</w:t>
      </w:r>
    </w:p>
    <w:bookmarkEnd w:id="1082"/>
    <w:bookmarkStart w:id="1084" w:name="ref-openssh-ssh-config-debian"/>
    <w:p>
      <w:pPr>
        <w:pStyle w:val="Bibliography"/>
      </w:pPr>
      <w:r>
        <w:t xml:space="preserve">“Ssh_config(5) Manual Page, Debian Edition.”</w:t>
      </w:r>
      <w:r>
        <w:t xml:space="preserve"> </w:t>
      </w:r>
      <w:r>
        <w:t xml:space="preserve">n.d. Debian Project.</w:t>
      </w:r>
      <w:r>
        <w:t xml:space="preserve"> </w:t>
      </w:r>
      <w:hyperlink r:id="rId1083">
        <w:r>
          <w:rPr>
            <w:rStyle w:val="Hyperlink"/>
          </w:rPr>
          <w:t xml:space="preserve">https://manpages.debian.org/stable/openssh-client/ssh_config.5.en.html</w:t>
        </w:r>
      </w:hyperlink>
      <w:r>
        <w:t xml:space="preserve">.</w:t>
      </w:r>
    </w:p>
    <w:bookmarkEnd w:id="1084"/>
    <w:bookmarkStart w:id="108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5">
        <w:r>
          <w:rPr>
            <w:rStyle w:val="Hyperlink"/>
          </w:rPr>
          <w:t xml:space="preserve">https://doi.org/10.1038/d41586-019-00067-3</w:t>
        </w:r>
      </w:hyperlink>
      <w:r>
        <w:t xml:space="preserve">.</w:t>
      </w:r>
    </w:p>
    <w:bookmarkEnd w:id="1086"/>
    <w:bookmarkStart w:id="108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7"/>
    <w:bookmarkStart w:id="108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8">
        <w:r>
          <w:rPr>
            <w:rStyle w:val="Hyperlink"/>
          </w:rPr>
          <w:t xml:space="preserve">https://doi.org/10.1038/d41586-021-03603-2</w:t>
        </w:r>
      </w:hyperlink>
      <w:r>
        <w:t xml:space="preserve">.</w:t>
      </w:r>
    </w:p>
    <w:bookmarkEnd w:id="1089"/>
    <w:bookmarkStart w:id="109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0">
        <w:r>
          <w:rPr>
            <w:rStyle w:val="Hyperlink"/>
          </w:rPr>
          <w:t xml:space="preserve">https://doi.org/10.1201/9781351201315</w:t>
        </w:r>
      </w:hyperlink>
      <w:r>
        <w:t xml:space="preserve">.</w:t>
      </w:r>
    </w:p>
    <w:bookmarkEnd w:id="1091"/>
    <w:bookmarkStart w:id="109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2">
        <w:r>
          <w:rPr>
            <w:rStyle w:val="Hyperlink"/>
          </w:rPr>
          <w:t xml:space="preserve">https://mastering-shiny.org/</w:t>
        </w:r>
      </w:hyperlink>
      <w:r>
        <w:t xml:space="preserve">.</w:t>
      </w:r>
    </w:p>
    <w:bookmarkEnd w:id="1093"/>
    <w:bookmarkStart w:id="109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4"/>
    <w:bookmarkStart w:id="109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5">
        <w:r>
          <w:rPr>
            <w:rStyle w:val="Hyperlink"/>
          </w:rPr>
          <w:t xml:space="preserve">https://design.tidyverse.org/</w:t>
        </w:r>
      </w:hyperlink>
      <w:r>
        <w:t xml:space="preserve">.</w:t>
      </w:r>
    </w:p>
    <w:bookmarkEnd w:id="1096"/>
    <w:bookmarkStart w:id="10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7">
        <w:r>
          <w:rPr>
            <w:rStyle w:val="Hyperlink"/>
          </w:rPr>
          <w:t xml:space="preserve">https://r-pkgs.org/</w:t>
        </w:r>
      </w:hyperlink>
      <w:r>
        <w:t xml:space="preserve">.</w:t>
      </w:r>
    </w:p>
    <w:bookmarkEnd w:id="1098"/>
    <w:bookmarkStart w:id="11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9">
        <w:r>
          <w:rPr>
            <w:rStyle w:val="Hyperlink"/>
          </w:rPr>
          <w:t xml:space="preserve">https://r4ds.hadley.nz/</w:t>
        </w:r>
      </w:hyperlink>
      <w:r>
        <w:t xml:space="preserve">.</w:t>
      </w:r>
    </w:p>
    <w:bookmarkEnd w:id="1100"/>
    <w:bookmarkStart w:id="11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1"/>
    <w:bookmarkEnd w:id="1102"/>
    <w:p>
      <w:r>
        <w:br w:type="page"/>
      </w:r>
    </w:p>
    <w:bookmarkEnd w:id="1103"/>
    <w:bookmarkStart w:id="110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4">
        <w:r>
          <w:rPr>
            <w:rStyle w:val="Hyperlink"/>
          </w:rPr>
          <w:t xml:space="preserve">https://ucd-serg.github.io/lab-manual/appendix-copilot-instructions.html</w:t>
        </w:r>
      </w:hyperlink>
    </w:p>
    <w:p>
      <w:r>
        <w:br w:type="page"/>
      </w:r>
    </w:p>
    <w:bookmarkEnd w:id="1105"/>
    <w:bookmarkStart w:id="110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6">
        <w:r>
          <w:rPr>
            <w:rStyle w:val="Hyperlink"/>
          </w:rPr>
          <w:t xml:space="preserve">https://ucd-serg.github.io/lab-manual/appendix-copilot-setup-steps.html</w:t>
        </w:r>
      </w:hyperlink>
    </w:p>
    <w:p>
      <w:r>
        <w:br w:type="page"/>
      </w:r>
    </w:p>
    <w:bookmarkEnd w:id="1107"/>
    <w:bookmarkStart w:id="110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ins w:id="3086" w:author="PR Preview" w:date="2024-01-01T00:00:00Z">
        <w:r>
          <w:rPr>
            <w:b/>
            <w:bCs/>
          </w:rPr>
          <w:t xml:space="preserve">Branch:</w:t>
        </w:r>
      </w:ins>
      <w:ins w:id="3086" w:author="PR Preview" w:date="2024-01-01T00:00:00Z">
        <w:r>
          <w:t xml:space="preserve"> </w:t>
        </w:r>
      </w:ins>
      <w:ins w:id="3086" w:author="PR Preview" w:date="2024-01-01T00:00:00Z">
        <w:r>
          <w:t xml:space="preserve">HEAD</w:t>
        </w:r>
      </w:ins>
    </w:p>
    <w:p>
      <w:pPr>
        <w:pStyle w:val="Compact"/>
        <w:numPr>
          <w:ilvl w:val="0"/>
          <w:numId w:val="1318"/>
        </w:numPr>
      </w:pPr>
      <w:ins w:id="3087" w:author="PR Preview" w:date="2024-01-01T00:00:00Z">
        <w:r>
          <w:rPr>
            <w:b/>
            <w:bCs/>
          </w:rPr>
          <w:t xml:space="preserve">Commit:</w:t>
        </w:r>
      </w:ins>
      <w:ins w:id="3087" w:author="PR Preview" w:date="2024-01-01T00:00:00Z">
        <w:r>
          <w:t xml:space="preserve"> </w:t>
        </w:r>
      </w:ins>
      <w:ins w:id="3087" w:author="PR Preview" w:date="2024-01-01T00:00:00Z">
        <w:r>
          <w:t xml:space="preserve">6f6c02f</w:t>
        </w:r>
      </w:ins>
    </w:p>
    <w:p>
      <w:pPr>
        <w:pStyle w:val="Compact"/>
        <w:numPr>
          <w:ilvl w:val="0"/>
          <w:numId w:val="1318"/>
        </w:numPr>
      </w:pPr>
      <w:ins w:id="3088" w:author="PR Preview" w:date="2024-01-01T00:00:00Z">
        <w:r>
          <w:rPr>
            <w:b/>
            <w:bCs/>
          </w:rPr>
          <w:t xml:space="preserve">Full commit hash:</w:t>
        </w:r>
      </w:ins>
      <w:ins w:id="3088" w:author="PR Preview" w:date="2024-01-01T00:00:00Z">
        <w:r>
          <w:t xml:space="preserve"> </w:t>
        </w:r>
      </w:ins>
      <w:ins w:id="3088" w:author="PR Preview" w:date="2024-01-01T00:00:00Z">
        <w:r>
          <w:t xml:space="preserve">6f6c02fa91a8526d64dd95d6fecc82b94d0fc9dc</w:t>
        </w:r>
      </w:ins>
    </w:p>
    <w:p>
      <w:pPr>
        <w:pStyle w:val="Compact"/>
        <w:numPr>
          <w:ilvl w:val="0"/>
          <w:numId w:val="1318"/>
        </w:numPr>
      </w:pPr>
      <w:ins w:id="3089" w:author="PR Preview" w:date="2024-01-01T00:00:00Z">
        <w:r>
          <w:rPr>
            <w:b/>
            <w:bCs/>
          </w:rPr>
          <w:t xml:space="preserve">Commit date:</w:t>
        </w:r>
      </w:ins>
      <w:ins w:id="3089" w:author="PR Preview" w:date="2024-01-01T00:00:00Z">
        <w:r>
          <w:t xml:space="preserve"> </w:t>
        </w:r>
      </w:ins>
      <w:ins w:id="3089" w:author="PR Preview" w:date="2024-01-01T00:00:00Z">
        <w:r>
          <w:t xml:space="preserve">2026-08-31 23:42:25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0" Type="http://schemas.openxmlformats.org/officeDocument/2006/relationships/image" Target="media/rId690.png"/><Relationship Id="rId454" Type="http://schemas.openxmlformats.org/officeDocument/2006/relationships/image" Target="media/rId454.png"/><Relationship Id="rId729" Type="http://schemas.openxmlformats.org/officeDocument/2006/relationships/image" Target="media/rId729.jpg"/><Relationship Id="rId735" Type="http://schemas.openxmlformats.org/officeDocument/2006/relationships/image" Target="media/rId735.png"/><Relationship Id="rId563" Type="http://schemas.openxmlformats.org/officeDocument/2006/relationships/image" Target="media/rId563.png"/><Relationship Id="rId568" Type="http://schemas.openxmlformats.org/officeDocument/2006/relationships/image" Target="media/rId568.png"/><Relationship Id="rId652" Type="http://schemas.openxmlformats.org/officeDocument/2006/relationships/image" Target="media/rId652.png"/><Relationship Id="rId657" Type="http://schemas.openxmlformats.org/officeDocument/2006/relationships/image" Target="media/rId657.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7"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1" Type="http://schemas.openxmlformats.org/officeDocument/2006/relationships/hyperlink" Target="http://adv-r.had.co.nz/Style.html" TargetMode="External"/><Relationship Id="rId980" Type="http://schemas.openxmlformats.org/officeDocument/2006/relationships/hyperlink" Target="http://colorbrewer2.org/" TargetMode="External"/><Relationship Id="rId1032"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8"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6" Type="http://schemas.openxmlformats.org/officeDocument/2006/relationships/hyperlink" Target="https://cran.r-project.org/package=flexlsx" TargetMode="External"/><Relationship Id="rId872"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7" Type="http://schemas.openxmlformats.org/officeDocument/2006/relationships/hyperlink" Target="https://data-dict.tidyverse.org/" TargetMode="External"/><Relationship Id="rId1036" Type="http://schemas.openxmlformats.org/officeDocument/2006/relationships/hyperlink" Target="https://datadryad.org/" TargetMode="External"/><Relationship Id="rId1015"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5"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2"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9"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61" Type="http://schemas.openxmlformats.org/officeDocument/2006/relationships/hyperlink" Target="https://docs.github.com/en/rest/migrations/orgs" TargetMode="External"/><Relationship Id="rId1063"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3" Type="http://schemas.openxmlformats.org/officeDocument/2006/relationships/hyperlink" Target="https://docs.google.com/document/d/1ckgRCcr7FFPyymyMA6Y_-cB_vftOyrrxT28c6gRg0PI/edit" TargetMode="External"/><Relationship Id="rId1050" Type="http://schemas.openxmlformats.org/officeDocument/2006/relationships/hyperlink" Target="https://doi.org/10.1038/467775a" TargetMode="External"/><Relationship Id="rId1054" Type="http://schemas.openxmlformats.org/officeDocument/2006/relationships/hyperlink" Target="https://doi.org/10.1038/526182a" TargetMode="External"/><Relationship Id="rId1085" Type="http://schemas.openxmlformats.org/officeDocument/2006/relationships/hyperlink" Target="https://doi.org/10.1038/d41586-019-00067-3" TargetMode="External"/><Relationship Id="rId1023" Type="http://schemas.openxmlformats.org/officeDocument/2006/relationships/hyperlink" Target="https://doi.org/10.1038/d41586-019-01431-z" TargetMode="External"/><Relationship Id="rId1069" Type="http://schemas.openxmlformats.org/officeDocument/2006/relationships/hyperlink" Target="https://doi.org/10.1038/d41586-019-02918-5" TargetMode="External"/><Relationship Id="rId1088" Type="http://schemas.openxmlformats.org/officeDocument/2006/relationships/hyperlink" Target="https://doi.org/10.1038/d41586-021-03603-2" TargetMode="External"/><Relationship Id="rId1030" Type="http://schemas.openxmlformats.org/officeDocument/2006/relationships/hyperlink" Target="https://doi.org/10.1038/s41467-020-19160-7" TargetMode="External"/><Relationship Id="rId1052" Type="http://schemas.openxmlformats.org/officeDocument/2006/relationships/hyperlink" Target="https://doi.org/10.1038/s41562-016-0021" TargetMode="External"/><Relationship Id="rId1039" Type="http://schemas.openxmlformats.org/officeDocument/2006/relationships/hyperlink" Target="https://doi.org/10.1201/9781003029878" TargetMode="External"/><Relationship Id="rId1090" Type="http://schemas.openxmlformats.org/officeDocument/2006/relationships/hyperlink" Target="https://doi.org/10.1201/9781351201315" TargetMode="External"/><Relationship Id="rId1067" Type="http://schemas.openxmlformats.org/officeDocument/2006/relationships/hyperlink" Target="https://doi.org/10.1371/journal.pcbi.1003833" TargetMode="External"/><Relationship Id="rId1021"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953"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0"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7"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1"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9"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6"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8"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3"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9"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6"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4"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4"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6"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7"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3"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8" Type="http://schemas.openxmlformats.org/officeDocument/2006/relationships/hyperlink" Target="https://github.com/ucdavisdatalab/workshop_how-to-data-documentation" TargetMode="External"/><Relationship Id="rId949" Type="http://schemas.openxmlformats.org/officeDocument/2006/relationships/hyperlink" Target="https://github.com/ucdavisdatalab/workshop_nlp_with_python" TargetMode="External"/><Relationship Id="rId948" Type="http://schemas.openxmlformats.org/officeDocument/2006/relationships/hyperlink" Target="https://github.com/ucdavisdatalab/workshop_python_basics" TargetMode="External"/><Relationship Id="rId932"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4" Type="http://schemas.openxmlformats.org/officeDocument/2006/relationships/hyperlink" Target="https://grants.nih.gov" TargetMode="External"/><Relationship Id="rId966" Type="http://schemas.openxmlformats.org/officeDocument/2006/relationships/hyperlink" Target="https://grantwriting.stanford.edu/resources/funding-train/" TargetMode="External"/><Relationship Id="rId1027"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6"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2" Type="http://schemas.openxmlformats.org/officeDocument/2006/relationships/hyperlink" Target="https://journals.lww.com/epidem/Fulltext/2001/05000/The_Value_of_P.2.aspx" TargetMode="External"/><Relationship Id="rId982" Type="http://schemas.openxmlformats.org/officeDocument/2006/relationships/hyperlink" Target="https://journals.plos.org/ploscompbiol/article?id=10.1371/journal.pcbi.1003833" TargetMode="External"/><Relationship Id="rId1034" Type="http://schemas.openxmlformats.org/officeDocument/2006/relationships/hyperlink" Target="https://journals.plos.org/plosone/s/authorship" TargetMode="External"/><Relationship Id="rId862"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5" Type="http://schemas.openxmlformats.org/officeDocument/2006/relationships/hyperlink" Target="https://link.springer.com/book/10.1007/978-3-030-98175-4" TargetMode="External"/><Relationship Id="rId970"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1" Type="http://schemas.openxmlformats.org/officeDocument/2006/relationships/hyperlink" Target="https://man.openbsd.org/ssh_config" TargetMode="External"/><Relationship Id="rId1083" Type="http://schemas.openxmlformats.org/officeDocument/2006/relationships/hyperlink" Target="https://manpages.debian.org/stable/openssh-client/ssh_config.5.en.html" TargetMode="External"/><Relationship Id="rId1092" Type="http://schemas.openxmlformats.org/officeDocument/2006/relationships/hyperlink" Target="https://mastering-shiny.org/" TargetMode="External"/><Relationship Id="rId981" Type="http://schemas.openxmlformats.org/officeDocument/2006/relationships/hyperlink" Target="https://medialab.github.io/iwanthue/" TargetMode="External"/><Relationship Id="rId925"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7"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1" Type="http://schemas.openxmlformats.org/officeDocument/2006/relationships/hyperlink" Target="https://mitcommlab.mit.edu/be/2023/09/27/toward-an-evenbetterposter-improving-the-betterposter-template/" TargetMode="External"/><Relationship Id="rId861" Type="http://schemas.openxmlformats.org/officeDocument/2006/relationships/hyperlink" Target="https://mobaxterm.mobatek.net/" TargetMode="External"/><Relationship Id="rId1001" Type="http://schemas.openxmlformats.org/officeDocument/2006/relationships/hyperlink" Target="https://morrison-lab.github.io/psw/" TargetMode="External"/><Relationship Id="rId893" Type="http://schemas.openxmlformats.org/officeDocument/2006/relationships/hyperlink" Target="https://morrison-lab.github.io/wai/" TargetMode="External"/><Relationship Id="rId913" Type="http://schemas.openxmlformats.org/officeDocument/2006/relationships/hyperlink" Target="https://morrison-lab.github.io/wai/chapters/ai-use-policies.html" TargetMode="External"/><Relationship Id="rId1018" Type="http://schemas.openxmlformats.org/officeDocument/2006/relationships/hyperlink" Target="https://morrison-lab.github.io/wai/chapters/ai-use-policies.html#sec-ai-journal-articles" TargetMode="External"/><Relationship Id="rId914"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5" Type="http://schemas.openxmlformats.org/officeDocument/2006/relationships/hyperlink" Target="https://morrison-lab.github.io/wai/chapters/pr-workflow-with-agents.html" TargetMode="External"/><Relationship Id="rId974" Type="http://schemas.openxmlformats.org/officeDocument/2006/relationships/hyperlink" Target="https://myidp.sciencecareers.org/" TargetMode="External"/><Relationship Id="rId740" Type="http://schemas.openxmlformats.org/officeDocument/2006/relationships/hyperlink" Target="https://ohmyz.sh/" TargetMode="External"/><Relationship Id="rId1056"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4"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8"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7"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9"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1"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9"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8"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5"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1" Type="http://schemas.openxmlformats.org/officeDocument/2006/relationships/hyperlink" Target="https://slurm.schedmd.com/salloc.html" TargetMode="External"/><Relationship Id="rId1073" Type="http://schemas.openxmlformats.org/officeDocument/2006/relationships/hyperlink" Target="https://slurm.schedmd.com/sattach.html" TargetMode="External"/><Relationship Id="rId1075" Type="http://schemas.openxmlformats.org/officeDocument/2006/relationships/hyperlink" Target="https://slurm.schedmd.com/sbatch.html" TargetMode="External"/><Relationship Id="rId1077" Type="http://schemas.openxmlformats.org/officeDocument/2006/relationships/hyperlink" Target="https://slurm.schedmd.com/squeue.html" TargetMode="External"/><Relationship Id="rId1079"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0"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4" Type="http://schemas.openxmlformats.org/officeDocument/2006/relationships/hyperlink" Target="https://ucd-serg.github.io/lab-manual/appendix-copilot-instructions.html" TargetMode="External"/><Relationship Id="rId1106"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20"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4" Type="http://schemas.openxmlformats.org/officeDocument/2006/relationships/hyperlink" Target="https://ucdavisdatalab.github.io/install_guides/" TargetMode="External"/><Relationship Id="rId93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3" Type="http://schemas.openxmlformats.org/officeDocument/2006/relationships/hyperlink" Target="https://wiki.archlinux.org/title/Wayland" TargetMode="External"/><Relationship Id="rId874" Type="http://schemas.openxmlformats.org/officeDocument/2006/relationships/hyperlink" Target="https://wiki.x2go.org/" TargetMode="External"/><Relationship Id="rId271" Type="http://schemas.openxmlformats.org/officeDocument/2006/relationships/hyperlink" Target="https://withr.r-lib.org/" TargetMode="External"/><Relationship Id="rId1010"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8" Type="http://schemas.openxmlformats.org/officeDocument/2006/relationships/hyperlink" Target="https://www.chriswrites.com/how-to-change-file-permissions-using-the-terminal/" TargetMode="External"/><Relationship Id="rId1014" Type="http://schemas.openxmlformats.org/officeDocument/2006/relationships/hyperlink" Target="https://www.danieldsjoberg.com/gtsummary/" TargetMode="External"/><Relationship Id="rId929"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9" Type="http://schemas.openxmlformats.org/officeDocument/2006/relationships/hyperlink" Target="https://www.globalcodeofconduct.org/" TargetMode="External"/><Relationship Id="rId878"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9" Type="http://schemas.openxmlformats.org/officeDocument/2006/relationships/hyperlink" Target="https://www.medrxiv.org/" TargetMode="External"/><Relationship Id="rId977" Type="http://schemas.openxmlformats.org/officeDocument/2006/relationships/hyperlink" Target="https://www.nature.com/articles/d41586-021-03603-2" TargetMode="External"/><Relationship Id="rId967"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6" Type="http://schemas.openxmlformats.org/officeDocument/2006/relationships/hyperlink" Target="https://www.rstudio.com/wp-content/uploads/2015/02/data-wrangling-cheatsheet.pdf" TargetMode="External"/><Relationship Id="rId939" Type="http://schemas.openxmlformats.org/officeDocument/2006/relationships/hyperlink" Target="https://www.rstudio.com/wp-content/uploads/2015/02/rmarkdown-cheatsheet.pdf" TargetMode="External"/><Relationship Id="rId937" Type="http://schemas.openxmlformats.org/officeDocument/2006/relationships/hyperlink" Target="https://www.rstudio.com/wp-content/uploads/2015/03/ggplot2-cheatsheet.pdf" TargetMode="External"/><Relationship Id="rId959"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5" Type="http://schemas.openxmlformats.org/officeDocument/2006/relationships/hyperlink" Target="https://www.training.nih.gov/career-services/" TargetMode="External"/><Relationship Id="rId859" Type="http://schemas.openxmlformats.org/officeDocument/2006/relationships/hyperlink" Target="https://www.xquartz.org/" TargetMode="External"/><Relationship Id="rId978" Type="http://schemas.openxmlformats.org/officeDocument/2006/relationships/hyperlink" Target="https://www.youtube.com/watch?v=1RwJbhkCA58" TargetMode="External"/><Relationship Id="rId96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7"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7"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1" Type="http://schemas.openxmlformats.org/officeDocument/2006/relationships/hyperlink" Target="http://adv-r.had.co.nz/Style.html" TargetMode="External"/><Relationship Id="rId980" Type="http://schemas.openxmlformats.org/officeDocument/2006/relationships/hyperlink" Target="http://colorbrewer2.org/" TargetMode="External"/><Relationship Id="rId1032"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8"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6" Type="http://schemas.openxmlformats.org/officeDocument/2006/relationships/hyperlink" Target="https://cran.r-project.org/package=flexlsx" TargetMode="External"/><Relationship Id="rId872"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7" Type="http://schemas.openxmlformats.org/officeDocument/2006/relationships/hyperlink" Target="https://data-dict.tidyverse.org/" TargetMode="External"/><Relationship Id="rId1036" Type="http://schemas.openxmlformats.org/officeDocument/2006/relationships/hyperlink" Target="https://datadryad.org/" TargetMode="External"/><Relationship Id="rId1015"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5"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2"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9"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61" Type="http://schemas.openxmlformats.org/officeDocument/2006/relationships/hyperlink" Target="https://docs.github.com/en/rest/migrations/orgs" TargetMode="External"/><Relationship Id="rId1063"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3" Type="http://schemas.openxmlformats.org/officeDocument/2006/relationships/hyperlink" Target="https://docs.google.com/document/d/1ckgRCcr7FFPyymyMA6Y_-cB_vftOyrrxT28c6gRg0PI/edit" TargetMode="External"/><Relationship Id="rId1050" Type="http://schemas.openxmlformats.org/officeDocument/2006/relationships/hyperlink" Target="https://doi.org/10.1038/467775a" TargetMode="External"/><Relationship Id="rId1054" Type="http://schemas.openxmlformats.org/officeDocument/2006/relationships/hyperlink" Target="https://doi.org/10.1038/526182a" TargetMode="External"/><Relationship Id="rId1085" Type="http://schemas.openxmlformats.org/officeDocument/2006/relationships/hyperlink" Target="https://doi.org/10.1038/d41586-019-00067-3" TargetMode="External"/><Relationship Id="rId1023" Type="http://schemas.openxmlformats.org/officeDocument/2006/relationships/hyperlink" Target="https://doi.org/10.1038/d41586-019-01431-z" TargetMode="External"/><Relationship Id="rId1069" Type="http://schemas.openxmlformats.org/officeDocument/2006/relationships/hyperlink" Target="https://doi.org/10.1038/d41586-019-02918-5" TargetMode="External"/><Relationship Id="rId1088" Type="http://schemas.openxmlformats.org/officeDocument/2006/relationships/hyperlink" Target="https://doi.org/10.1038/d41586-021-03603-2" TargetMode="External"/><Relationship Id="rId1030" Type="http://schemas.openxmlformats.org/officeDocument/2006/relationships/hyperlink" Target="https://doi.org/10.1038/s41467-020-19160-7" TargetMode="External"/><Relationship Id="rId1052" Type="http://schemas.openxmlformats.org/officeDocument/2006/relationships/hyperlink" Target="https://doi.org/10.1038/s41562-016-0021" TargetMode="External"/><Relationship Id="rId1039" Type="http://schemas.openxmlformats.org/officeDocument/2006/relationships/hyperlink" Target="https://doi.org/10.1201/9781003029878" TargetMode="External"/><Relationship Id="rId1090" Type="http://schemas.openxmlformats.org/officeDocument/2006/relationships/hyperlink" Target="https://doi.org/10.1201/9781351201315" TargetMode="External"/><Relationship Id="rId1067" Type="http://schemas.openxmlformats.org/officeDocument/2006/relationships/hyperlink" Target="https://doi.org/10.1371/journal.pcbi.1003833" TargetMode="External"/><Relationship Id="rId1021"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953"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0"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7"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1"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9"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6"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8"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3"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9"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6"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4"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4"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6"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7"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3"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8" Type="http://schemas.openxmlformats.org/officeDocument/2006/relationships/hyperlink" Target="https://github.com/ucdavisdatalab/workshop_how-to-data-documentation" TargetMode="External"/><Relationship Id="rId949" Type="http://schemas.openxmlformats.org/officeDocument/2006/relationships/hyperlink" Target="https://github.com/ucdavisdatalab/workshop_nlp_with_python" TargetMode="External"/><Relationship Id="rId948" Type="http://schemas.openxmlformats.org/officeDocument/2006/relationships/hyperlink" Target="https://github.com/ucdavisdatalab/workshop_python_basics" TargetMode="External"/><Relationship Id="rId932"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4" Type="http://schemas.openxmlformats.org/officeDocument/2006/relationships/hyperlink" Target="https://grants.nih.gov" TargetMode="External"/><Relationship Id="rId966" Type="http://schemas.openxmlformats.org/officeDocument/2006/relationships/hyperlink" Target="https://grantwriting.stanford.edu/resources/funding-train/" TargetMode="External"/><Relationship Id="rId1027"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6"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5"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2" Type="http://schemas.openxmlformats.org/officeDocument/2006/relationships/hyperlink" Target="https://journals.lww.com/epidem/Fulltext/2001/05000/The_Value_of_P.2.aspx" TargetMode="External"/><Relationship Id="rId982" Type="http://schemas.openxmlformats.org/officeDocument/2006/relationships/hyperlink" Target="https://journals.plos.org/ploscompbiol/article?id=10.1371/journal.pcbi.1003833" TargetMode="External"/><Relationship Id="rId1034" Type="http://schemas.openxmlformats.org/officeDocument/2006/relationships/hyperlink" Target="https://journals.plos.org/plosone/s/authorship" TargetMode="External"/><Relationship Id="rId862"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5" Type="http://schemas.openxmlformats.org/officeDocument/2006/relationships/hyperlink" Target="https://link.springer.com/book/10.1007/978-3-030-98175-4" TargetMode="External"/><Relationship Id="rId970"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1" Type="http://schemas.openxmlformats.org/officeDocument/2006/relationships/hyperlink" Target="https://man.openbsd.org/ssh_config" TargetMode="External"/><Relationship Id="rId1083" Type="http://schemas.openxmlformats.org/officeDocument/2006/relationships/hyperlink" Target="https://manpages.debian.org/stable/openssh-client/ssh_config.5.en.html" TargetMode="External"/><Relationship Id="rId1092" Type="http://schemas.openxmlformats.org/officeDocument/2006/relationships/hyperlink" Target="https://mastering-shiny.org/" TargetMode="External"/><Relationship Id="rId981" Type="http://schemas.openxmlformats.org/officeDocument/2006/relationships/hyperlink" Target="https://medialab.github.io/iwanthue/" TargetMode="External"/><Relationship Id="rId925"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7"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1" Type="http://schemas.openxmlformats.org/officeDocument/2006/relationships/hyperlink" Target="https://mitcommlab.mit.edu/be/2023/09/27/toward-an-evenbetterposter-improving-the-betterposter-template/" TargetMode="External"/><Relationship Id="rId861" Type="http://schemas.openxmlformats.org/officeDocument/2006/relationships/hyperlink" Target="https://mobaxterm.mobatek.net/" TargetMode="External"/><Relationship Id="rId1001" Type="http://schemas.openxmlformats.org/officeDocument/2006/relationships/hyperlink" Target="https://morrison-lab.github.io/psw/" TargetMode="External"/><Relationship Id="rId893" Type="http://schemas.openxmlformats.org/officeDocument/2006/relationships/hyperlink" Target="https://morrison-lab.github.io/wai/" TargetMode="External"/><Relationship Id="rId913" Type="http://schemas.openxmlformats.org/officeDocument/2006/relationships/hyperlink" Target="https://morrison-lab.github.io/wai/chapters/ai-use-policies.html" TargetMode="External"/><Relationship Id="rId1018" Type="http://schemas.openxmlformats.org/officeDocument/2006/relationships/hyperlink" Target="https://morrison-lab.github.io/wai/chapters/ai-use-policies.html#sec-ai-journal-articles" TargetMode="External"/><Relationship Id="rId914"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5" Type="http://schemas.openxmlformats.org/officeDocument/2006/relationships/hyperlink" Target="https://morrison-lab.github.io/wai/chapters/pr-workflow-with-agents.html" TargetMode="External"/><Relationship Id="rId974" Type="http://schemas.openxmlformats.org/officeDocument/2006/relationships/hyperlink" Target="https://myidp.sciencecareers.org/" TargetMode="External"/><Relationship Id="rId740" Type="http://schemas.openxmlformats.org/officeDocument/2006/relationships/hyperlink" Target="https://ohmyz.sh/" TargetMode="External"/><Relationship Id="rId1056"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4"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8"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7"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9"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1"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9"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8"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5"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1" Type="http://schemas.openxmlformats.org/officeDocument/2006/relationships/hyperlink" Target="https://slurm.schedmd.com/salloc.html" TargetMode="External"/><Relationship Id="rId1073" Type="http://schemas.openxmlformats.org/officeDocument/2006/relationships/hyperlink" Target="https://slurm.schedmd.com/sattach.html" TargetMode="External"/><Relationship Id="rId1075" Type="http://schemas.openxmlformats.org/officeDocument/2006/relationships/hyperlink" Target="https://slurm.schedmd.com/sbatch.html" TargetMode="External"/><Relationship Id="rId1077" Type="http://schemas.openxmlformats.org/officeDocument/2006/relationships/hyperlink" Target="https://slurm.schedmd.com/squeue.html" TargetMode="External"/><Relationship Id="rId1079"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0"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4" Type="http://schemas.openxmlformats.org/officeDocument/2006/relationships/hyperlink" Target="https://ucd-serg.github.io/lab-manual/appendix-copilot-instructions.html" TargetMode="External"/><Relationship Id="rId1106"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20"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4" Type="http://schemas.openxmlformats.org/officeDocument/2006/relationships/hyperlink" Target="https://ucdavisdatalab.github.io/install_guides/" TargetMode="External"/><Relationship Id="rId93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3" Type="http://schemas.openxmlformats.org/officeDocument/2006/relationships/hyperlink" Target="https://wiki.archlinux.org/title/Wayland" TargetMode="External"/><Relationship Id="rId874" Type="http://schemas.openxmlformats.org/officeDocument/2006/relationships/hyperlink" Target="https://wiki.x2go.org/" TargetMode="External"/><Relationship Id="rId271" Type="http://schemas.openxmlformats.org/officeDocument/2006/relationships/hyperlink" Target="https://withr.r-lib.org/" TargetMode="External"/><Relationship Id="rId1010"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8" Type="http://schemas.openxmlformats.org/officeDocument/2006/relationships/hyperlink" Target="https://www.chriswrites.com/how-to-change-file-permissions-using-the-terminal/" TargetMode="External"/><Relationship Id="rId1014" Type="http://schemas.openxmlformats.org/officeDocument/2006/relationships/hyperlink" Target="https://www.danieldsjoberg.com/gtsummary/" TargetMode="External"/><Relationship Id="rId929"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9" Type="http://schemas.openxmlformats.org/officeDocument/2006/relationships/hyperlink" Target="https://www.globalcodeofconduct.org/" TargetMode="External"/><Relationship Id="rId878"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9" Type="http://schemas.openxmlformats.org/officeDocument/2006/relationships/hyperlink" Target="https://www.medrxiv.org/" TargetMode="External"/><Relationship Id="rId977" Type="http://schemas.openxmlformats.org/officeDocument/2006/relationships/hyperlink" Target="https://www.nature.com/articles/d41586-021-03603-2" TargetMode="External"/><Relationship Id="rId967"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6" Type="http://schemas.openxmlformats.org/officeDocument/2006/relationships/hyperlink" Target="https://www.rstudio.com/wp-content/uploads/2015/02/data-wrangling-cheatsheet.pdf" TargetMode="External"/><Relationship Id="rId939" Type="http://schemas.openxmlformats.org/officeDocument/2006/relationships/hyperlink" Target="https://www.rstudio.com/wp-content/uploads/2015/02/rmarkdown-cheatsheet.pdf" TargetMode="External"/><Relationship Id="rId937" Type="http://schemas.openxmlformats.org/officeDocument/2006/relationships/hyperlink" Target="https://www.rstudio.com/wp-content/uploads/2015/03/ggplot2-cheatsheet.pdf" TargetMode="External"/><Relationship Id="rId959"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5" Type="http://schemas.openxmlformats.org/officeDocument/2006/relationships/hyperlink" Target="https://www.training.nih.gov/career-services/" TargetMode="External"/><Relationship Id="rId859" Type="http://schemas.openxmlformats.org/officeDocument/2006/relationships/hyperlink" Target="https://www.xquartz.org/" TargetMode="External"/><Relationship Id="rId978" Type="http://schemas.openxmlformats.org/officeDocument/2006/relationships/hyperlink" Target="https://www.youtube.com/watch?v=1RwJbhkCA58" TargetMode="External"/><Relationship Id="rId96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7"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2026-08-31T23:46:52Z</dcterms:created>
  <dcterms:modified xsi:type="dcterms:W3CDTF">2026-08-31T23:46:52Z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2026-08-31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