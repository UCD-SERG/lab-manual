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ins w:id="337" w:author="PR Preview" w:date="2024-01-01T00:00:00Z">
        <w:r>
          <w:t xml:space="preserve">Every function you write must include documentation to describe its purpose, inputs, and outputs.</w:t>
        </w:r>
      </w:ins>
      <w:ins w:id="337" w:author="PR Preview" w:date="2024-01-01T00:00:00Z">
        <w:r>
          <w:t xml:space="preserve"> </w:t>
        </w:r>
      </w:ins>
      <w:ins w:id="337" w:author="PR Preview" w:date="2024-01-01T00:00:00Z">
        <w:r>
          <w:t xml:space="preserve">For any reproducible workflows, this is essential, because R is dynamically typed.</w:t>
        </w:r>
      </w:ins>
      <w:ins w:id="337" w:author="PR Preview" w:date="2024-01-01T00:00:00Z">
        <w:r>
          <w:t xml:space="preserve"> </w:t>
        </w:r>
      </w:ins>
      <w:ins w:id="337" w:author="PR Preview" w:date="2024-01-01T00:00:00Z">
        <w:r>
          <w:t xml:space="preserve">This means you can pass a</w:t>
        </w:r>
      </w:ins>
      <w:ins w:id="337" w:author="PR Preview" w:date="2024-01-01T00:00:00Z">
        <w:r>
          <w:t xml:space="preserve"> </w:t>
        </w:r>
      </w:ins>
      <w:ins w:id="337" w:author="PR Preview" w:date="2024-01-01T00:00:00Z">
        <w:r>
          <w:rPr>
            <w:rStyle w:val="VerbatimChar"/>
          </w:rPr>
          <w:t xml:space="preserve">string</w:t>
        </w:r>
      </w:ins>
      <w:ins w:id="337" w:author="PR Preview" w:date="2024-01-01T00:00:00Z">
        <w:r>
          <w:t xml:space="preserve"> </w:t>
        </w:r>
      </w:ins>
      <w:ins w:id="337" w:author="PR Preview" w:date="2024-01-01T00:00:00Z">
        <w:r>
          <w:t xml:space="preserve">into an argument that is meant to be a</w:t>
        </w:r>
      </w:ins>
      <w:ins w:id="337" w:author="PR Preview" w:date="2024-01-01T00:00:00Z">
        <w:r>
          <w:t xml:space="preserve"> </w:t>
        </w:r>
      </w:ins>
      <w:ins w:id="337" w:author="PR Preview" w:date="2024-01-01T00:00:00Z">
        <w:r>
          <w:rPr>
            <w:rStyle w:val="VerbatimChar"/>
          </w:rPr>
          <w:t xml:space="preserve">data.table</w:t>
        </w:r>
      </w:ins>
      <w:ins w:id="337" w:author="PR Preview" w:date="2024-01-01T00:00:00Z">
        <w:r>
          <w:t xml:space="preserve">,</w:t>
        </w:r>
      </w:ins>
      <w:ins w:id="337" w:author="PR Preview" w:date="2024-01-01T00:00:00Z">
        <w:r>
          <w:t xml:space="preserve"> </w:t>
        </w:r>
      </w:ins>
      <w:ins w:id="337" w:author="PR Preview" w:date="2024-01-01T00:00:00Z">
        <w:r>
          <w:t xml:space="preserve">or a</w:t>
        </w:r>
      </w:ins>
      <w:ins w:id="337" w:author="PR Preview" w:date="2024-01-01T00:00:00Z">
        <w:r>
          <w:t xml:space="preserve"> </w:t>
        </w:r>
      </w:ins>
      <w:ins w:id="337" w:author="PR Preview" w:date="2024-01-01T00:00:00Z">
        <w:r>
          <w:rPr>
            <w:rStyle w:val="VerbatimChar"/>
          </w:rPr>
          <w:t xml:space="preserve">list</w:t>
        </w:r>
      </w:ins>
      <w:ins w:id="337" w:author="PR Preview" w:date="2024-01-01T00:00:00Z">
        <w:r>
          <w:t xml:space="preserve"> </w:t>
        </w:r>
      </w:ins>
      <w:ins w:id="337" w:author="PR Preview" w:date="2024-01-01T00:00:00Z">
        <w:r>
          <w:t xml:space="preserve">into an argument meant for a</w:t>
        </w:r>
      </w:ins>
      <w:ins w:id="337" w:author="PR Preview" w:date="2024-01-01T00:00:00Z">
        <w:r>
          <w:t xml:space="preserve"> </w:t>
        </w:r>
      </w:ins>
      <w:ins w:id="337" w:author="PR Preview" w:date="2024-01-01T00:00:00Z">
        <w:r>
          <w:rPr>
            <w:rStyle w:val="VerbatimChar"/>
          </w:rPr>
          <w:t xml:space="preserve">tibble</w:t>
        </w:r>
      </w:ins>
      <w:ins w:id="337" w:author="PR Preview" w:date="2024-01-01T00:00:00Z">
        <w:r>
          <w:t xml:space="preserve">.</w:t>
        </w:r>
      </w:ins>
      <w:ins w:id="337" w:author="PR Preview" w:date="2024-01-01T00:00:00Z">
        <w:r>
          <w:t xml:space="preserve"> </w:t>
        </w:r>
      </w:ins>
      <w:ins w:id="337" w:author="PR Preview" w:date="2024-01-01T00:00:00Z">
        <w:r>
          <w:t xml:space="preserve">It is the responsibility of a function’s author to document what each argument is meant to do and its basic type.</w:t>
        </w:r>
      </w:ins>
    </w:p>
    <w:p>
      <w:pPr>
        <w:pStyle w:val="BodyText"/>
      </w:pPr>
      <w:ins w:id="338" w:author="PR Preview" w:date="2024-01-01T00:00:00Z">
        <w:r>
          <w:t xml:space="preserve">We use</w:t>
        </w:r>
      </w:ins>
      <w:ins w:id="338" w:author="PR Preview" w:date="2024-01-01T00:00:00Z">
        <w:r>
          <w:t xml:space="preserve"> </w:t>
        </w:r>
      </w:ins>
      <w:ins w:id="338" w:author="PR Preview" w:date="2024-01-01T00:00:00Z">
        <w:r>
          <w:rPr>
            <w:rStyle w:val="VerbatimChar"/>
          </w:rPr>
          <w:t xml:space="preserve">{roxygen2}</w:t>
        </w:r>
      </w:ins>
      <w:ins w:id="338" w:author="PR Preview" w:date="2024-01-01T00:00:00Z">
        <w:r>
          <w:t xml:space="preserve"> </w:t>
        </w:r>
      </w:ins>
      <w:ins w:id="338" w:author="PR Preview" w:date="2024-01-01T00:00:00Z">
        <w:r>
          <w:t xml:space="preserve">(Wickham et al. 2024)</w:t>
        </w:r>
      </w:ins>
      <w:ins w:id="338" w:author="PR Preview" w:date="2024-01-01T00:00:00Z">
        <w:r>
          <w:t xml:space="preserve"> </w:t>
        </w:r>
      </w:ins>
      <w:ins w:id="338" w:author="PR Preview" w:date="2024-01-01T00:00:00Z">
        <w:r>
          <w:t xml:space="preserve">for function documentation.</w:t>
        </w:r>
      </w:ins>
      <w:ins w:id="338" w:author="PR Preview" w:date="2024-01-01T00:00:00Z">
        <w:r>
          <w:t xml:space="preserve"> </w:t>
        </w:r>
      </w:ins>
      <w:ins w:id="338" w:author="PR Preview" w:date="2024-01-01T00:00:00Z">
        <w:r>
          <w:t xml:space="preserve">Roxygen2 allows you to describe your functions in special comments next to their definitions,</w:t>
        </w:r>
      </w:ins>
      <w:ins w:id="338" w:author="PR Preview" w:date="2024-01-01T00:00:00Z">
        <w:r>
          <w:t xml:space="preserve"> </w:t>
        </w:r>
      </w:ins>
      <w:ins w:id="338" w:author="PR Preview" w:date="2024-01-01T00:00:00Z">
        <w:r>
          <w:t xml:space="preserve">and automatically generates R documentation files (</w:t>
        </w:r>
      </w:ins>
      <w:ins w:id="338" w:author="PR Preview" w:date="2024-01-01T00:00:00Z">
        <w:r>
          <w:rPr>
            <w:rStyle w:val="VerbatimChar"/>
          </w:rPr>
          <w:t xml:space="preserve">.Rd</w:t>
        </w:r>
      </w:ins>
      <w:ins w:id="338" w:author="PR Preview" w:date="2024-01-01T00:00:00Z">
        <w:r>
          <w:t xml:space="preserve"> </w:t>
        </w:r>
      </w:ins>
      <w:ins w:id="338" w:author="PR Preview" w:date="2024-01-01T00:00:00Z">
        <w:r>
          <w:t xml:space="preserve">files) and helps manage your package</w:t>
        </w:r>
      </w:ins>
      <w:ins w:id="338" w:author="PR Preview" w:date="2024-01-01T00:00:00Z">
        <w:r>
          <w:t xml:space="preserve"> </w:t>
        </w:r>
      </w:ins>
      <w:ins w:id="338" w:author="PR Preview" w:date="2024-01-01T00:00:00Z">
        <w:r>
          <w:rPr>
            <w:rStyle w:val="VerbatimChar"/>
          </w:rPr>
          <w:t xml:space="preserve">NAMESPACE</w:t>
        </w:r>
      </w:ins>
      <w:ins w:id="338" w:author="PR Preview" w:date="2024-01-01T00:00:00Z">
        <w:r>
          <w:t xml:space="preserve">.</w:t>
        </w:r>
      </w:ins>
      <w:ins w:id="338" w:author="PR Preview" w:date="2024-01-01T00:00:00Z">
        <w:r>
          <w:t xml:space="preserve"> </w:t>
        </w:r>
      </w:ins>
      <w:ins w:id="338" w:author="PR Preview" w:date="2024-01-01T00:00:00Z">
        <w:r>
          <w:t xml:space="preserve">The roxygen2 format uses</w:t>
        </w:r>
      </w:ins>
      <w:ins w:id="338" w:author="PR Preview" w:date="2024-01-01T00:00:00Z">
        <w:r>
          <w:t xml:space="preserve"> </w:t>
        </w:r>
      </w:ins>
      <w:ins w:id="338" w:author="PR Preview" w:date="2024-01-01T00:00:00Z">
        <w:r>
          <w:rPr>
            <w:rStyle w:val="VerbatimChar"/>
          </w:rPr>
          <w:t xml:space="preserve">#'</w:t>
        </w:r>
      </w:ins>
      <w:ins w:id="338" w:author="PR Preview" w:date="2024-01-01T00:00:00Z">
        <w:r>
          <w:t xml:space="preserve"> </w:t>
        </w:r>
      </w:ins>
      <w:ins w:id="338" w:author="PR Preview" w:date="2024-01-01T00:00:00Z">
        <w:r>
          <w:t xml:space="preserve">comments placed immediately before the function definition.</w:t>
        </w:r>
      </w:ins>
    </w:p>
    <w:p>
      <w:pPr>
        <w:pStyle w:val="BodyText"/>
      </w:pPr>
      <w:ins w:id="339" w:author="PR Preview" w:date="2024-01-01T00:00:00Z">
        <w:r>
          <w:t xml:space="preserve">Here is an example of documenting a function using roxygen2:</w:t>
        </w:r>
      </w:ins>
    </w:p>
    <w:p>
      <w:pPr>
        <w:pStyle w:val="SourceCode"/>
      </w:pPr>
      <w:ins w:id="340" w:author="PR Preview" w:date="2024-01-01T00:00:00Z">
        <w:r>
          <w:rPr>
            <w:rStyle w:val="CommentTok"/>
          </w:rPr>
          <w:t xml:space="preserve">#' Calculate flu season means by site</w:t>
        </w:r>
      </w:ins>
      <w:ins w:id="340" w:author="PR Preview" w:date="2024-01-01T00:00:00Z">
        <w:r>
          <w:br/>
        </w:r>
      </w:ins>
      <w:ins w:id="340" w:author="PR Preview" w:date="2024-01-01T00:00:00Z">
        <w:r>
          <w:rPr>
            <w:rStyle w:val="CommentTok"/>
          </w:rPr>
          <w:t xml:space="preserve">#'</w:t>
        </w:r>
      </w:ins>
      <w:ins w:id="340" w:author="PR Preview" w:date="2024-01-01T00:00:00Z">
        <w:r>
          <w:br/>
        </w:r>
      </w:ins>
      <w:ins w:id="340" w:author="PR Preview" w:date="2024-01-01T00:00:00Z">
        <w:r>
          <w:rPr>
            <w:rStyle w:val="CommentTok"/>
          </w:rPr>
          <w:t xml:space="preserve">#' Make a dataframe with rows for flu season and site</w:t>
        </w:r>
      </w:ins>
      <w:ins w:id="340" w:author="PR Preview" w:date="2024-01-01T00:00:00Z">
        <w:r>
          <w:br/>
        </w:r>
      </w:ins>
      <w:ins w:id="340" w:author="PR Preview" w:date="2024-01-01T00:00:00Z">
        <w:r>
          <w:rPr>
            <w:rStyle w:val="CommentTok"/>
          </w:rPr>
          <w:t xml:space="preserve">#' containing the number of patients with an outcome, the total patients,</w:t>
        </w:r>
      </w:ins>
      <w:ins w:id="340" w:author="PR Preview" w:date="2024-01-01T00:00:00Z">
        <w:r>
          <w:br/>
        </w:r>
      </w:ins>
      <w:ins w:id="340" w:author="PR Preview" w:date="2024-01-01T00:00:00Z">
        <w:r>
          <w:rPr>
            <w:rStyle w:val="CommentTok"/>
          </w:rPr>
          <w:t xml:space="preserve">#' and the percent of patients with the outcome.</w:t>
        </w:r>
      </w:ins>
      <w:ins w:id="340" w:author="PR Preview" w:date="2024-01-01T00:00:00Z">
        <w:r>
          <w:br/>
        </w:r>
      </w:ins>
      <w:ins w:id="340" w:author="PR Preview" w:date="2024-01-01T00:00:00Z">
        <w:r>
          <w:rPr>
            <w:rStyle w:val="CommentTok"/>
          </w:rPr>
          <w:t xml:space="preserve">#'</w:t>
        </w:r>
      </w:ins>
      <w:ins w:id="340" w:author="PR Preview" w:date="2024-01-01T00:00:00Z">
        <w:r>
          <w:br/>
        </w:r>
      </w:ins>
      <w:ins w:id="340" w:author="PR Preview" w:date="2024-01-01T00:00:00Z">
        <w:r>
          <w:rPr>
            <w:rStyle w:val="CommentTok"/>
          </w:rPr>
          <w:t xml:space="preserve">#' @param data A data frame with variables flu_season, site, studyID, and yname</w:t>
        </w:r>
      </w:ins>
      <w:ins w:id="340" w:author="PR Preview" w:date="2024-01-01T00:00:00Z">
        <w:r>
          <w:br/>
        </w:r>
      </w:ins>
      <w:ins w:id="340" w:author="PR Preview" w:date="2024-01-01T00:00:00Z">
        <w:r>
          <w:rPr>
            <w:rStyle w:val="CommentTok"/>
          </w:rPr>
          <w:t xml:space="preserve">#' @param yname A string for the outcome name</w:t>
        </w:r>
      </w:ins>
      <w:ins w:id="340" w:author="PR Preview" w:date="2024-01-01T00:00:00Z">
        <w:r>
          <w:br/>
        </w:r>
      </w:ins>
      <w:ins w:id="340" w:author="PR Preview" w:date="2024-01-01T00:00:00Z">
        <w:r>
          <w:rPr>
            <w:rStyle w:val="CommentTok"/>
          </w:rPr>
          <w:t xml:space="preserve">#' @param silent A boolean specifying whether to suppress console output </w:t>
        </w:r>
      </w:ins>
      <w:ins w:id="340" w:author="PR Preview" w:date="2024-01-01T00:00:00Z">
        <w:r>
          <w:br/>
        </w:r>
      </w:ins>
      <w:ins w:id="340" w:author="PR Preview" w:date="2024-01-01T00:00:00Z">
        <w:r>
          <w:rPr>
            <w:rStyle w:val="CommentTok"/>
          </w:rPr>
          <w:t xml:space="preserve">#'   (default: TRUE)</w:t>
        </w:r>
      </w:ins>
      <w:ins w:id="340" w:author="PR Preview" w:date="2024-01-01T00:00:00Z">
        <w:r>
          <w:br/>
        </w:r>
      </w:ins>
      <w:ins w:id="340" w:author="PR Preview" w:date="2024-01-01T00:00:00Z">
        <w:r>
          <w:rPr>
            <w:rStyle w:val="CommentTok"/>
          </w:rPr>
          <w:t xml:space="preserve">#'</w:t>
        </w:r>
      </w:ins>
      <w:ins w:id="340" w:author="PR Preview" w:date="2024-01-01T00:00:00Z">
        <w:r>
          <w:br/>
        </w:r>
      </w:ins>
      <w:ins w:id="340" w:author="PR Preview" w:date="2024-01-01T00:00:00Z">
        <w:r>
          <w:rPr>
            <w:rStyle w:val="CommentTok"/>
          </w:rPr>
          <w:t xml:space="preserve">#' @returns A dataframe as described above</w:t>
        </w:r>
      </w:ins>
      <w:ins w:id="340" w:author="PR Preview" w:date="2024-01-01T00:00:00Z">
        <w:r>
          <w:br/>
        </w:r>
      </w:ins>
      <w:ins w:id="340" w:author="PR Preview" w:date="2024-01-01T00:00:00Z">
        <w:r>
          <w:rPr>
            <w:rStyle w:val="CommentTok"/>
          </w:rPr>
          <w:t xml:space="preserve">#'</w:t>
        </w:r>
      </w:ins>
      <w:ins w:id="340" w:author="PR Preview" w:date="2024-01-01T00:00:00Z">
        <w:r>
          <w:br/>
        </w:r>
      </w:ins>
      <w:ins w:id="340" w:author="PR Preview" w:date="2024-01-01T00:00:00Z">
        <w:r>
          <w:rPr>
            <w:rStyle w:val="CommentTok"/>
          </w:rPr>
          <w:t xml:space="preserve">#' @examples</w:t>
        </w:r>
      </w:ins>
      <w:ins w:id="340" w:author="PR Preview" w:date="2024-01-01T00:00:00Z">
        <w:r>
          <w:br/>
        </w:r>
      </w:ins>
      <w:ins w:id="340" w:author="PR Preview" w:date="2024-01-01T00:00:00Z">
        <w:r>
          <w:rPr>
            <w:rStyle w:val="CommentTok"/>
          </w:rPr>
          <w:t xml:space="preserve">#' calc_fluseas_mean(my_data, "hospitalized", silent = FALSE)</w:t>
        </w:r>
      </w:ins>
      <w:ins w:id="340" w:author="PR Preview" w:date="2024-01-01T00:00:00Z">
        <w:r>
          <w:br/>
        </w:r>
      </w:ins>
      <w:ins w:id="340" w:author="PR Preview" w:date="2024-01-01T00:00:00Z">
        <w:r>
          <w:rPr>
            <w:rStyle w:val="CommentTok"/>
          </w:rPr>
          <w:t xml:space="preserve">#'</w:t>
        </w:r>
      </w:ins>
      <w:ins w:id="340" w:author="PR Preview" w:date="2024-01-01T00:00:00Z">
        <w:r>
          <w:br/>
        </w:r>
      </w:ins>
      <w:ins w:id="340" w:author="PR Preview" w:date="2024-01-01T00:00:00Z">
        <w:r>
          <w:rPr>
            <w:rStyle w:val="NormalTok"/>
          </w:rPr>
          <w:t xml:space="preserve">calc_fluseas_mean </w:t>
        </w:r>
      </w:ins>
      <w:ins w:id="340" w:author="PR Preview" w:date="2024-01-01T00:00:00Z">
        <w:r>
          <w:rPr>
            <w:rStyle w:val="OtherTok"/>
          </w:rPr>
          <w:t xml:space="preserve">&lt;-</w:t>
        </w:r>
      </w:ins>
      <w:ins w:id="340" w:author="PR Preview" w:date="2024-01-01T00:00:00Z">
        <w:r>
          <w:rPr>
            <w:rStyle w:val="NormalTok"/>
          </w:rPr>
          <w:t xml:space="preserve"> </w:t>
        </w:r>
      </w:ins>
      <w:ins w:id="340" w:author="PR Preview" w:date="2024-01-01T00:00:00Z">
        <w:r>
          <w:rPr>
            <w:rStyle w:val="ControlFlowTok"/>
          </w:rPr>
          <w:t xml:space="preserve">function</w:t>
        </w:r>
      </w:ins>
      <w:ins w:id="340" w:author="PR Preview" w:date="2024-01-01T00:00:00Z">
        <w:r>
          <w:rPr>
            <w:rStyle w:val="NormalTok"/>
          </w:rPr>
          <w:t xml:space="preserve">(data, yname, </w:t>
        </w:r>
      </w:ins>
      <w:ins w:id="340" w:author="PR Preview" w:date="2024-01-01T00:00:00Z">
        <w:r>
          <w:rPr>
            <w:rStyle w:val="AttributeTok"/>
          </w:rPr>
          <w:t xml:space="preserve">silent =</w:t>
        </w:r>
      </w:ins>
      <w:ins w:id="340" w:author="PR Preview" w:date="2024-01-01T00:00:00Z">
        <w:r>
          <w:rPr>
            <w:rStyle w:val="NormalTok"/>
          </w:rPr>
          <w:t xml:space="preserve"> </w:t>
        </w:r>
      </w:ins>
      <w:ins w:id="340" w:author="PR Preview" w:date="2024-01-01T00:00:00Z">
        <w:r>
          <w:rPr>
            <w:rStyle w:val="ConstantTok"/>
          </w:rPr>
          <w:t xml:space="preserve">TRUE</w:t>
        </w:r>
      </w:ins>
      <w:ins w:id="340" w:author="PR Preview" w:date="2024-01-01T00:00:00Z">
        <w:r>
          <w:rPr>
            <w:rStyle w:val="NormalTok"/>
          </w:rPr>
          <w:t xml:space="preserve">) {</w:t>
        </w:r>
      </w:ins>
      <w:ins w:id="340" w:author="PR Preview" w:date="2024-01-01T00:00:00Z">
        <w:r>
          <w:br/>
        </w:r>
      </w:ins>
      <w:ins w:id="340" w:author="PR Preview" w:date="2024-01-01T00:00:00Z">
        <w:r>
          <w:rPr>
            <w:rStyle w:val="NormalTok"/>
          </w:rPr>
          <w:t xml:space="preserve">  </w:t>
        </w:r>
      </w:ins>
      <w:ins w:id="340" w:author="PR Preview" w:date="2024-01-01T00:00:00Z">
        <w:r>
          <w:rPr>
            <w:rStyle w:val="DocumentationTok"/>
          </w:rPr>
          <w:t xml:space="preserve">### function code here</w:t>
        </w:r>
      </w:ins>
      <w:ins w:id="340" w:author="PR Preview" w:date="2024-01-01T00:00:00Z">
        <w:r>
          <w:br/>
        </w:r>
      </w:ins>
      <w:ins w:id="340" w:author="PR Preview" w:date="2024-01-01T00:00:00Z">
        <w:r>
          <w:rPr>
            <w:rStyle w:val="NormalTok"/>
          </w:rPr>
          <w:t xml:space="preserve">  </w:t>
        </w:r>
      </w:ins>
      <w:ins w:id="340" w:author="PR Preview" w:date="2024-01-01T00:00:00Z">
        <w:r>
          <w:br/>
        </w:r>
      </w:ins>
      <w:ins w:id="340" w:author="PR Preview" w:date="2024-01-01T00:00:00Z">
        <w:r>
          <w:rPr>
            <w:rStyle w:val="NormalTok"/>
          </w:rPr>
          <w:t xml:space="preserve">}</w:t>
        </w:r>
      </w:ins>
    </w:p>
    <w:p>
      <w:pPr>
        <w:pStyle w:val="FirstParagraph"/>
      </w:pPr>
      <w:ins w:id="341" w:author="PR Preview" w:date="2024-01-01T00:00:00Z">
        <w:r>
          <w:t xml:space="preserve">The roxygen2 header tells you what the function does, its various inputs, and how you might use it.</w:t>
        </w:r>
      </w:ins>
      <w:ins w:id="341" w:author="PR Preview" w:date="2024-01-01T00:00:00Z">
        <w:r>
          <w:t xml:space="preserve"> </w:t>
        </w:r>
      </w:ins>
      <w:ins w:id="341" w:author="PR Preview" w:date="2024-01-01T00:00:00Z">
        <w:r>
          <w:t xml:space="preserve">Also notice that all optional arguments (i.e. ones with pre-specified defaults) follow arguments that require user input.</w:t>
        </w:r>
      </w:ins>
    </w:p>
    <w:p>
      <w:pPr>
        <w:pStyle w:val="BodyText"/>
      </w:pPr>
      <w:ins w:id="342" w:author="PR Preview" w:date="2024-01-01T00:00:00Z">
        <w:r>
          <w:t xml:space="preserve">For more information on roxygen2 syntax and features, see</w:t>
        </w:r>
      </w:ins>
      <w:ins w:id="342" w:author="PR Preview" w:date="2024-01-01T00:00:00Z">
        <w:r>
          <w:t xml:space="preserve"> </w:t>
        </w:r>
      </w:ins>
      <w:hyperlink r:id="rId117">
        <w:r>
          <w:rPr>
            <w:rStyle w:val="Hyperlink"/>
          </w:rPr>
          <w:t xml:space="preserve">https://roxygen2.r-lib.org/</w:t>
        </w:r>
      </w:hyperlink>
      <w:ins w:id="342" w:author="PR Preview" w:date="2024-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ins w:id="567" w:author="PR Preview" w:date="2024-01-01T00:00:00Z">
        <w:r>
          <w:rPr>
            <w:b/>
            <w:bCs/>
          </w:rPr>
          <w:t xml:space="preserve">Document all exports</w:t>
        </w:r>
      </w:ins>
      <w:ins w:id="567" w:author="PR Preview" w:date="2024-01-01T00:00:00Z">
        <w:r>
          <w:t xml:space="preserve">: Use roxygen2 (</w:t>
        </w:r>
      </w:ins>
      <w:ins w:id="567" w:author="PR Preview" w:date="2024-01-01T00:00:00Z">
        <w:r>
          <w:t xml:space="preserve">(</w:t>
        </w:r>
      </w:ins>
      <w:ins w:id="567" w:author="PR Preview" w:date="2024-01-01T00:00:00Z">
        <w:r>
          <w:rPr>
            <w:b/>
            <w:bCs/>
          </w:rPr>
          <w:t xml:space="preserve">title?</w:t>
        </w:r>
      </w:ins>
      <w:ins w:id="567" w:author="PR Preview" w:date="2024-01-01T00:00:00Z">
        <w:r>
          <w:t xml:space="preserve">)</w:t>
        </w:r>
      </w:ins>
      <w:ins w:id="567" w:author="PR Preview" w:date="2024-01-01T00:00:00Z">
        <w:r>
          <w:t xml:space="preserve">,</w:t>
        </w:r>
      </w:ins>
      <w:ins w:id="567" w:author="PR Preview" w:date="2024-01-01T00:00:00Z">
        <w:r>
          <w:t xml:space="preserve"> </w:t>
        </w:r>
      </w:ins>
      <w:ins w:id="567" w:author="PR Preview" w:date="2024-01-01T00:00:00Z">
        <w:r>
          <w:t xml:space="preserve">(</w:t>
        </w:r>
      </w:ins>
      <w:ins w:id="567" w:author="PR Preview" w:date="2024-01-01T00:00:00Z">
        <w:r>
          <w:rPr>
            <w:b/>
            <w:bCs/>
          </w:rPr>
          <w:t xml:space="preserve">description?</w:t>
        </w:r>
      </w:ins>
      <w:ins w:id="567" w:author="PR Preview" w:date="2024-01-01T00:00:00Z">
        <w:r>
          <w:t xml:space="preserve">)</w:t>
        </w:r>
      </w:ins>
      <w:ins w:id="567" w:author="PR Preview" w:date="2024-01-01T00:00:00Z">
        <w:r>
          <w:t xml:space="preserve">,</w:t>
        </w:r>
      </w:ins>
      <w:ins w:id="567" w:author="PR Preview" w:date="2024-01-01T00:00:00Z">
        <w:r>
          <w:t xml:space="preserve"> </w:t>
        </w:r>
      </w:ins>
      <w:ins w:id="567" w:author="PR Preview" w:date="2024-01-01T00:00:00Z">
        <w:r>
          <w:t xml:space="preserve">(</w:t>
        </w:r>
      </w:ins>
      <w:ins w:id="567" w:author="PR Preview" w:date="2024-01-01T00:00:00Z">
        <w:r>
          <w:rPr>
            <w:b/>
            <w:bCs/>
          </w:rPr>
          <w:t xml:space="preserve">param?</w:t>
        </w:r>
      </w:ins>
      <w:ins w:id="567" w:author="PR Preview" w:date="2024-01-01T00:00:00Z">
        <w:r>
          <w:t xml:space="preserve">)</w:t>
        </w:r>
      </w:ins>
      <w:ins w:id="567" w:author="PR Preview" w:date="2024-01-01T00:00:00Z">
        <w:r>
          <w:t xml:space="preserve">,</w:t>
        </w:r>
      </w:ins>
      <w:ins w:id="567" w:author="PR Preview" w:date="2024-01-01T00:00:00Z">
        <w:r>
          <w:t xml:space="preserve"> </w:t>
        </w:r>
      </w:ins>
      <w:ins w:id="567" w:author="PR Preview" w:date="2024-01-01T00:00:00Z">
        <w:r>
          <w:t xml:space="preserve">(</w:t>
        </w:r>
      </w:ins>
      <w:ins w:id="567" w:author="PR Preview" w:date="2024-01-01T00:00:00Z">
        <w:r>
          <w:rPr>
            <w:b/>
            <w:bCs/>
          </w:rPr>
          <w:t xml:space="preserve">returns?</w:t>
        </w:r>
      </w:ins>
      <w:ins w:id="567" w:author="PR Preview" w:date="2024-01-01T00:00:00Z">
        <w:r>
          <w:t xml:space="preserve">)</w:t>
        </w:r>
      </w:ins>
      <w:ins w:id="567" w:author="PR Preview" w:date="2024-01-01T00:00:00Z">
        <w:r>
          <w:t xml:space="preserve">,</w:t>
        </w:r>
      </w:ins>
      <w:ins w:id="567" w:author="PR Preview" w:date="2024-01-01T00:00:00Z">
        <w:r>
          <w:t xml:space="preserve"> </w:t>
        </w:r>
      </w:ins>
      <w:ins w:id="567" w:author="PR Preview" w:date="2024-01-01T00:00:00Z">
        <w:r>
          <w:t xml:space="preserve">(</w:t>
        </w:r>
      </w:ins>
      <w:ins w:id="567" w:author="PR Preview" w:date="2024-01-01T00:00:00Z">
        <w:r>
          <w:rPr>
            <w:b/>
            <w:bCs/>
          </w:rPr>
          <w:t xml:space="preserve">examples?</w:t>
        </w:r>
      </w:ins>
      <w:ins w:id="567" w:author="PR Preview" w:date="2024-01-01T00:00:00Z">
        <w:r>
          <w:t xml:space="preserve">)</w:t>
        </w:r>
      </w:ins>
      <w:ins w:id="567" w:author="PR Preview" w:date="2024-01-01T00:00:00Z">
        <w:r>
          <w:t xml:space="preserve">)</w:t>
        </w:r>
      </w:ins>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2"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7"/>
    <w:bookmarkStart w:id="25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8"/>
    <w:bookmarkEnd w:id="259"/>
    <w:bookmarkStart w:id="26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0"/>
    <w:bookmarkEnd w:id="261"/>
    <w:bookmarkEnd w:id="262"/>
    <w:bookmarkStart w:id="282" w:name="sec-github"/>
    <w:p>
      <w:pPr>
        <w:pStyle w:val="Heading1"/>
      </w:pPr>
      <w:r>
        <w:t xml:space="preserve">10. Github</w:t>
      </w:r>
    </w:p>
    <w:p>
      <w:pPr>
        <w:pStyle w:val="FirstParagraph"/>
      </w:pPr>
      <w:r>
        <w:t xml:space="preserve">Adapted by UCD-SeRG team from</w:t>
      </w:r>
      <w:r>
        <w:t xml:space="preserve"> </w:t>
      </w:r>
      <w:hyperlink r:id="rId263">
        <w:r>
          <w:rPr>
            <w:rStyle w:val="Hyperlink"/>
          </w:rPr>
          <w:t xml:space="preserve">original by Stephanie Djajadi and Nolan Pokpongkiat</w:t>
        </w:r>
      </w:hyperlink>
    </w:p>
    <w:bookmarkStart w:id="266" w:name="basics"/>
    <w:p>
      <w:pPr>
        <w:pStyle w:val="Heading2"/>
      </w:pPr>
      <w:r>
        <w:t xml:space="preserve">10.1 Basics</w:t>
      </w:r>
    </w:p>
    <w:p>
      <w:pPr>
        <w:pStyle w:val="Compact"/>
        <w:numPr>
          <w:ilvl w:val="0"/>
          <w:numId w:val="1065"/>
        </w:numPr>
      </w:pPr>
      <w:r>
        <w:t xml:space="preserve">A detailed tutorial of Git can be found</w:t>
      </w:r>
      <w:r>
        <w:t xml:space="preserve"> </w:t>
      </w:r>
      <w:hyperlink r:id="rId264">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4">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5">
        <w:r>
          <w:rPr>
            <w:rStyle w:val="Hyperlink"/>
          </w:rPr>
          <w:t xml:space="preserve">article</w:t>
        </w:r>
      </w:hyperlink>
      <w:r>
        <w:t xml:space="preserve"> </w:t>
      </w:r>
      <w:r>
        <w:t xml:space="preserve">to undo, fix, or remove commits in git.</w:t>
      </w:r>
    </w:p>
    <w:bookmarkEnd w:id="266"/>
    <w:bookmarkStart w:id="268"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7">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8"/>
    <w:bookmarkStart w:id="270"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9">
        <w:r>
          <w:rPr>
            <w:rStyle w:val="Hyperlink"/>
          </w:rPr>
          <w:t xml:space="preserve">here</w:t>
        </w:r>
      </w:hyperlink>
      <w:r>
        <w:t xml:space="preserve">. You can also find instructions on how to handle merge conflicts when joining branches together.</w:t>
      </w:r>
    </w:p>
    <w:bookmarkEnd w:id="270"/>
    <w:bookmarkStart w:id="272"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1">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2"/>
    <w:bookmarkStart w:id="273"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3"/>
    <w:bookmarkStart w:id="274"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4"/>
    <w:bookmarkStart w:id="278"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5"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5"/>
    <w:bookmarkStart w:id="277"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6">
        <w:r>
          <w:rPr>
            <w:rStyle w:val="Hyperlink"/>
          </w:rPr>
          <w:t xml:space="preserve">Repeated Amend chapter</w:t>
        </w:r>
      </w:hyperlink>
      <w:r>
        <w:t xml:space="preserve"> </w:t>
      </w:r>
      <w:r>
        <w:t xml:space="preserve">in Happy Git with R.</w:t>
      </w:r>
    </w:p>
    <w:bookmarkEnd w:id="277"/>
    <w:bookmarkEnd w:id="278"/>
    <w:bookmarkStart w:id="281"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0">
        <w:r>
          <w:rPr>
            <w:rStyle w:val="Hyperlink"/>
          </w:rPr>
          <w:t xml:space="preserve">great discussion of project-oriented workflows</w:t>
        </w:r>
      </w:hyperlink>
      <w:r>
        <w:t xml:space="preserve">, extolling the virtues of a self-contained, portable projects, for your reference.</w:t>
      </w:r>
    </w:p>
    <w:bookmarkEnd w:id="281"/>
    <w:bookmarkEnd w:id="282"/>
    <w:bookmarkStart w:id="301" w:name="sec-unix"/>
    <w:p>
      <w:pPr>
        <w:pStyle w:val="Heading1"/>
      </w:pPr>
      <w:r>
        <w:t xml:space="preserve">11. Unix</w:t>
      </w:r>
    </w:p>
    <w:p>
      <w:pPr>
        <w:pStyle w:val="FirstParagraph"/>
      </w:pPr>
      <w:r>
        <w:t xml:space="preserve">Adapted by UCD-SeRG team from</w:t>
      </w:r>
      <w:r>
        <w:t xml:space="preserve"> </w:t>
      </w:r>
      <w:hyperlink r:id="rId2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7"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5" name="Picture"/>
            <a:graphic>
              <a:graphicData uri="http://schemas.openxmlformats.org/drawingml/2006/picture">
                <pic:pic>
                  <pic:nvPicPr>
                    <pic:cNvPr descr="assets/images/ex-desktop.jpg" id="286" name="Picture"/>
                    <pic:cNvPicPr>
                      <a:picLocks noChangeArrowheads="1" noChangeAspect="1"/>
                    </pic:cNvPicPr>
                  </pic:nvPicPr>
                  <pic:blipFill>
                    <a:blip r:embed="rId284"/>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7"/>
    <w:bookmarkStart w:id="291"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9" name="Picture"/>
            <a:graphic>
              <a:graphicData uri="http://schemas.openxmlformats.org/drawingml/2006/picture">
                <pic:pic>
                  <pic:nvPicPr>
                    <pic:cNvPr descr="assets/images/ex-terminal.PNG" id="290" name="Picture"/>
                    <pic:cNvPicPr>
                      <a:picLocks noChangeArrowheads="1" noChangeAspect="1"/>
                    </pic:cNvPicPr>
                  </pic:nvPicPr>
                  <pic:blipFill>
                    <a:blip r:embed="rId288"/>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1"/>
    <w:bookmarkStart w:id="292"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2"/>
    <w:bookmarkStart w:id="295"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4"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4"/>
    <w:bookmarkEnd w:id="295"/>
    <w:bookmarkStart w:id="296"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6"/>
    <w:bookmarkStart w:id="300"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8"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8"/>
    <w:bookmarkStart w:id="299"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9"/>
    <w:bookmarkEnd w:id="300"/>
    <w:bookmarkEnd w:id="301"/>
    <w:bookmarkStart w:id="307" w:name="reproducible-environments"/>
    <w:p>
      <w:pPr>
        <w:pStyle w:val="Heading1"/>
      </w:pPr>
      <w:r>
        <w:t xml:space="preserve">12. Reproducible Environments</w:t>
      </w:r>
    </w:p>
    <w:p>
      <w:pPr>
        <w:pStyle w:val="FirstParagraph"/>
      </w:pPr>
      <w:r>
        <w:t xml:space="preserve">Adapted by UCD-SeRG team from</w:t>
      </w:r>
      <w:r>
        <w:t xml:space="preserve"> </w:t>
      </w:r>
      <w:hyperlink r:id="rId302">
        <w:r>
          <w:rPr>
            <w:rStyle w:val="Hyperlink"/>
          </w:rPr>
          <w:t xml:space="preserve">original by Anna Nguyen</w:t>
        </w:r>
      </w:hyperlink>
    </w:p>
    <w:bookmarkStart w:id="306" w:name="package-version-control-with-renv"/>
    <w:p>
      <w:pPr>
        <w:pStyle w:val="Heading2"/>
      </w:pPr>
      <w:r>
        <w:t xml:space="preserve">12.1 Package Version Control with renv</w:t>
      </w:r>
    </w:p>
    <w:bookmarkStart w:id="303"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3"/>
    <w:bookmarkStart w:id="304"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4"/>
    <w:bookmarkStart w:id="305"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5"/>
    <w:bookmarkEnd w:id="306"/>
    <w:bookmarkEnd w:id="307"/>
    <w:bookmarkStart w:id="322" w:name="code-publication"/>
    <w:p>
      <w:pPr>
        <w:pStyle w:val="Heading1"/>
      </w:pPr>
      <w:r>
        <w:t xml:space="preserve">13. Code Publication</w:t>
      </w:r>
    </w:p>
    <w:p>
      <w:pPr>
        <w:pStyle w:val="FirstParagraph"/>
      </w:pPr>
      <w:r>
        <w:t xml:space="preserve">Adapted by UCD-SeRG team from</w:t>
      </w:r>
      <w:r>
        <w:t xml:space="preserve"> </w:t>
      </w:r>
      <w:hyperlink r:id="rId308">
        <w:r>
          <w:rPr>
            <w:rStyle w:val="Hyperlink"/>
          </w:rPr>
          <w:t xml:space="preserve">original by Nolan Pokpongkiat</w:t>
        </w:r>
      </w:hyperlink>
    </w:p>
    <w:bookmarkStart w:id="309"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9"/>
    <w:bookmarkStart w:id="311"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0">
        <w:r>
          <w:rPr>
            <w:rStyle w:val="Hyperlink"/>
          </w:rPr>
          <w:t xml:space="preserve">here.</w:t>
        </w:r>
      </w:hyperlink>
    </w:p>
    <w:bookmarkEnd w:id="311"/>
    <w:bookmarkStart w:id="312"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2"/>
    <w:bookmarkStart w:id="314"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3">
        <w:r>
          <w:rPr>
            <w:rStyle w:val="Hyperlink"/>
          </w:rPr>
          <w:t xml:space="preserve">here.</w:t>
        </w:r>
      </w:hyperlink>
    </w:p>
    <w:bookmarkEnd w:id="314"/>
    <w:bookmarkStart w:id="315"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5"/>
    <w:bookmarkStart w:id="317"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6">
        <w:r>
          <w:rPr>
            <w:rStyle w:val="Hyperlink"/>
          </w:rPr>
          <w:t xml:space="preserve">here.</w:t>
        </w:r>
      </w:hyperlink>
    </w:p>
    <w:bookmarkEnd w:id="317"/>
    <w:bookmarkStart w:id="318"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8"/>
    <w:bookmarkStart w:id="319"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9"/>
    <w:bookmarkStart w:id="321"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0">
        <w:r>
          <w:rPr>
            <w:rStyle w:val="Hyperlink"/>
          </w:rPr>
          <w:t xml:space="preserve">here.</w:t>
        </w:r>
      </w:hyperlink>
    </w:p>
    <w:bookmarkEnd w:id="321"/>
    <w:bookmarkEnd w:id="322"/>
    <w:bookmarkStart w:id="343"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3">
        <w:r>
          <w:rPr>
            <w:rStyle w:val="Hyperlink"/>
          </w:rPr>
          <w:t xml:space="preserve">Proctor-UCSF Lab Manual</w:t>
        </w:r>
      </w:hyperlink>
    </w:p>
    <w:bookmarkStart w:id="32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4">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5">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6"/>
    <w:bookmarkStart w:id="33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7"/>
    <w:bookmarkStart w:id="32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8"/>
    <w:bookmarkStart w:id="32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9"/>
    <w:bookmarkEnd w:id="330"/>
    <w:bookmarkStart w:id="334" w:name="create-public-ids"/>
    <w:p>
      <w:pPr>
        <w:pStyle w:val="Heading2"/>
      </w:pPr>
      <w:r>
        <w:t xml:space="preserve">14.3 Create public IDs</w:t>
      </w:r>
    </w:p>
    <w:bookmarkStart w:id="33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1"/>
    <w:bookmarkStart w:id="33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2"/>
    <w:bookmarkStart w:id="33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3"/>
    <w:bookmarkEnd w:id="334"/>
    <w:bookmarkStart w:id="33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7"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6">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7"/>
    <w:bookmarkEnd w:id="338"/>
    <w:bookmarkStart w:id="33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9"/>
    <w:bookmarkStart w:id="34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0"/>
    <w:bookmarkStart w:id="342"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1">
        <w:r>
          <w:rPr>
            <w:rStyle w:val="Hyperlink"/>
          </w:rPr>
          <w:t xml:space="preserve">How to Store and Manage Your Data - PLOS</w:t>
        </w:r>
      </w:hyperlink>
    </w:p>
    <w:bookmarkEnd w:id="342"/>
    <w:bookmarkEnd w:id="343"/>
    <w:bookmarkStart w:id="364" w:name="sec-slurm"/>
    <w:p>
      <w:pPr>
        <w:pStyle w:val="Heading1"/>
      </w:pPr>
      <w:r>
        <w:t xml:space="preserve">15. High-performance computing (HPC)</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8" w:name="uc-davis-computing-resources"/>
    <w:p>
      <w:pPr>
        <w:pStyle w:val="Heading2"/>
      </w:pPr>
      <w:r>
        <w:t xml:space="preserve">15.1 UC Davis Computing Resources</w:t>
      </w:r>
    </w:p>
    <w:bookmarkStart w:id="347"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7"/>
    <w:bookmarkEnd w:id="348"/>
    <w:bookmarkStart w:id="350"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9"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9"/>
    <w:bookmarkEnd w:id="350"/>
    <w:bookmarkStart w:id="351"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1"/>
    <w:bookmarkStart w:id="352"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5">
        <w:r>
          <w:rPr>
            <w:rStyle w:val="Hyperlink"/>
          </w:rPr>
          <w:t xml:space="preserve">hpc.ucdavis.edu</w:t>
        </w:r>
      </w:hyperlink>
      <w:r>
        <w:t xml:space="preserve"> </w:t>
      </w:r>
      <w:r>
        <w:t xml:space="preserve">for support information.</w:t>
      </w:r>
    </w:p>
    <w:bookmarkEnd w:id="352"/>
    <w:bookmarkStart w:id="356"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3"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3"/>
    <w:bookmarkStart w:id="354"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4"/>
    <w:bookmarkStart w:id="355"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5"/>
    <w:bookmarkEnd w:id="356"/>
    <w:bookmarkStart w:id="361" w:name="storage-group-storage-access"/>
    <w:p>
      <w:pPr>
        <w:pStyle w:val="Heading2"/>
      </w:pPr>
      <w:r>
        <w:t xml:space="preserve">15.6 Storage &amp; group storage access</w:t>
      </w:r>
    </w:p>
    <w:bookmarkStart w:id="357"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5">
        <w:r>
          <w:rPr>
            <w:rStyle w:val="Hyperlink"/>
          </w:rPr>
          <w:t xml:space="preserve">UC Davis HPC documentation</w:t>
        </w:r>
      </w:hyperlink>
      <w:r>
        <w:t xml:space="preserve"> </w:t>
      </w:r>
      <w:r>
        <w:t xml:space="preserve">for specific storage options and quotas.</w:t>
      </w:r>
    </w:p>
    <w:bookmarkEnd w:id="357"/>
    <w:bookmarkStart w:id="358"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8"/>
    <w:bookmarkStart w:id="360"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0"/>
    <w:bookmarkEnd w:id="361"/>
    <w:bookmarkStart w:id="363"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2">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3"/>
    <w:bookmarkEnd w:id="364"/>
    <w:bookmarkStart w:id="401" w:name="working-with-ai"/>
    <w:p>
      <w:pPr>
        <w:pStyle w:val="Heading1"/>
      </w:pPr>
      <w:r>
        <w:t xml:space="preserve">16. Working with AI</w:t>
      </w:r>
    </w:p>
    <w:p>
      <w:pPr>
        <w:pStyle w:val="FirstParagraph"/>
      </w:pPr>
      <w:hyperlink r:id="rId3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8"/>
    <w:bookmarkStart w:id="400"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w:t>
      </w:r>
      <w:hyperlink r:id="rId370">
        <w:r>
          <w:rPr>
            <w:rStyle w:val="Hyperlink"/>
          </w:rPr>
          <w:t xml:space="preserve">AI agents</w:t>
        </w:r>
      </w:hyperlink>
      <w:r>
        <w:t xml:space="preserve"> </w:t>
      </w:r>
      <w:r>
        <w:t xml:space="preserve">specialized for coding)</w:t>
      </w:r>
      <w:r>
        <w:t xml:space="preserve"> </w:t>
      </w:r>
      <w:r>
        <w:t xml:space="preserve">for AI-assisted coding.</w:t>
      </w:r>
    </w:p>
    <w:bookmarkStart w:id="380"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1"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1"/>
    <w:bookmarkStart w:id="372"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2"/>
    <w:bookmarkStart w:id="375"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5"/>
    <w:bookmarkStart w:id="376"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6"/>
    <w:bookmarkStart w:id="377"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7"/>
    <w:bookmarkStart w:id="379"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8">
        <w:r>
          <w:rPr>
            <w:rStyle w:val="Hyperlink"/>
          </w:rPr>
          <w:t xml:space="preserve">GitHub Copilot coding agent documentation</w:t>
        </w:r>
      </w:hyperlink>
      <w:r>
        <w:t xml:space="preserve">.</w:t>
      </w:r>
    </w:p>
    <w:bookmarkEnd w:id="379"/>
    <w:bookmarkEnd w:id="380"/>
    <w:bookmarkStart w:id="385" w:name="benefits-and-hazards"/>
    <w:p>
      <w:pPr>
        <w:pStyle w:val="Heading3"/>
      </w:pPr>
      <w:r>
        <w:t xml:space="preserve">16.4.2 Benefits and Hazards</w:t>
      </w:r>
    </w:p>
    <w:p>
      <w:pPr>
        <w:pStyle w:val="FirstParagraph"/>
      </w:pPr>
      <w:r>
        <w:t xml:space="preserve">Like the</w:t>
      </w:r>
      <w:r>
        <w:t xml:space="preserve"> </w:t>
      </w:r>
      <w:hyperlink r:id="rId381">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3" name="Picture"/>
            <a:graphic>
              <a:graphicData uri="http://schemas.openxmlformats.org/drawingml/2006/picture">
                <pic:pic>
                  <pic:nvPicPr>
                    <pic:cNvPr descr="assets/images/matrix-agents.png" id="384" name="Picture"/>
                    <pic:cNvPicPr>
                      <a:picLocks noChangeArrowheads="1" noChangeAspect="1"/>
                    </pic:cNvPicPr>
                  </pic:nvPicPr>
                  <pic:blipFill>
                    <a:blip r:embed="rId38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5"/>
    <w:bookmarkStart w:id="389"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warning.png" id="388" name="Picture"/>
                          <pic:cNvPicPr>
                            <a:picLocks noChangeArrowheads="1" noChangeAspect="1"/>
                          </pic:cNvPicPr>
                        </pic:nvPicPr>
                        <pic:blipFill>
                          <a:blip r:embed="rId3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89"/>
    <w:bookmarkStart w:id="394"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1"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0">
        <w:r>
          <w:rPr>
            <w:rStyle w:val="Hyperlink"/>
          </w:rPr>
          <w:t xml:space="preserve">Copilot allowlist reference</w:t>
        </w:r>
      </w:hyperlink>
      <w:r>
        <w:t xml:space="preserve">.</w:t>
      </w:r>
    </w:p>
    <w:bookmarkEnd w:id="391"/>
    <w:bookmarkStart w:id="393"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2">
        <w:r>
          <w:rPr>
            <w:rStyle w:val="Hyperlink"/>
          </w:rPr>
          <w:t xml:space="preserve">Customizing or disabling the firewall for GitHub Copilot coding agent</w:t>
        </w:r>
      </w:hyperlink>
      <w:r>
        <w:t xml:space="preserve">.</w:t>
      </w:r>
    </w:p>
    <w:bookmarkEnd w:id="393"/>
    <w:bookmarkEnd w:id="394"/>
    <w:bookmarkStart w:id="398"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8"/>
    <w:bookmarkStart w:id="399"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99"/>
    <w:bookmarkEnd w:id="400"/>
    <w:bookmarkEnd w:id="401"/>
    <w:bookmarkStart w:id="414" w:name="checklists"/>
    <w:p>
      <w:pPr>
        <w:pStyle w:val="Heading1"/>
      </w:pPr>
      <w:r>
        <w:t xml:space="preserve">17. Checklists</w:t>
      </w:r>
    </w:p>
    <w:p>
      <w:pPr>
        <w:pStyle w:val="FirstParagraph"/>
      </w:pPr>
      <w:r>
        <w:t xml:space="preserve">Adapted by UCD-SeRG team from</w:t>
      </w:r>
      <w:r>
        <w:t xml:space="preserve"> </w:t>
      </w:r>
      <w:hyperlink r:id="rId402">
        <w:r>
          <w:rPr>
            <w:rStyle w:val="Hyperlink"/>
          </w:rPr>
          <w:t xml:space="preserve">original by Jade Benjamin-Chung</w:t>
        </w:r>
      </w:hyperlink>
    </w:p>
    <w:bookmarkStart w:id="403"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3"/>
    <w:bookmarkStart w:id="405"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4">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5"/>
    <w:bookmarkStart w:id="40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6">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7">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8">
        <w:r>
          <w:rPr>
            <w:rStyle w:val="Hyperlink"/>
          </w:rPr>
          <w:t xml:space="preserve">CRediT Taxonomy</w:t>
        </w:r>
      </w:hyperlink>
      <w:r>
        <w:t xml:space="preserve"> </w:t>
      </w:r>
      <w:r>
        <w:t xml:space="preserve">for author contributions?</w:t>
      </w:r>
    </w:p>
    <w:bookmarkEnd w:id="409"/>
    <w:bookmarkStart w:id="413"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0">
        <w:r>
          <w:rPr>
            <w:rStyle w:val="Hyperlink"/>
          </w:rPr>
          <w:t xml:space="preserve">here</w:t>
        </w:r>
      </w:hyperlink>
      <w:r>
        <w:t xml:space="preserve">, a neat palette generator with colorblind options</w:t>
      </w:r>
      <w:r>
        <w:t xml:space="preserve"> </w:t>
      </w:r>
      <w:hyperlink r:id="rId411">
        <w:r>
          <w:rPr>
            <w:rStyle w:val="Hyperlink"/>
          </w:rPr>
          <w:t xml:space="preserve">here</w:t>
        </w:r>
      </w:hyperlink>
      <w:r>
        <w:t xml:space="preserve">, and an article on why this matters</w:t>
      </w:r>
      <w:r>
        <w:t xml:space="preserve"> </w:t>
      </w:r>
      <w:hyperlink r:id="rId412">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3"/>
    <w:bookmarkEnd w:id="414"/>
    <w:bookmarkStart w:id="453" w:name="resources"/>
    <w:p>
      <w:pPr>
        <w:pStyle w:val="Heading1"/>
      </w:pPr>
      <w:r>
        <w:t xml:space="preserve">18. Resources</w:t>
      </w:r>
    </w:p>
    <w:p>
      <w:pPr>
        <w:pStyle w:val="FirstParagraph"/>
      </w:pPr>
      <w:r>
        <w:t xml:space="preserve">Adapted by UCD-SeRG team from</w:t>
      </w:r>
      <w:r>
        <w:t xml:space="preserve"> </w:t>
      </w:r>
      <w:hyperlink r:id="rId415">
        <w:r>
          <w:rPr>
            <w:rStyle w:val="Hyperlink"/>
          </w:rPr>
          <w:t xml:space="preserve">original by Jade Benjamin-Chung and Kunal Mishra</w:t>
        </w:r>
      </w:hyperlink>
    </w:p>
    <w:bookmarkStart w:id="426" w:name="resources-for-r"/>
    <w:p>
      <w:pPr>
        <w:pStyle w:val="Heading2"/>
      </w:pPr>
      <w:r>
        <w:t xml:space="preserve">18.1 Resources for R</w:t>
      </w:r>
    </w:p>
    <w:bookmarkStart w:id="417" w:name="books-and-comprehensive-guides"/>
    <w:p>
      <w:pPr>
        <w:pStyle w:val="Heading3"/>
      </w:pPr>
      <w:r>
        <w:t xml:space="preserve">18.1.1 Books and Comprehensive Guides</w:t>
      </w:r>
    </w:p>
    <w:p>
      <w:pPr>
        <w:pStyle w:val="Compact"/>
        <w:numPr>
          <w:ilvl w:val="0"/>
          <w:numId w:val="1107"/>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6">
        <w:r>
          <w:rPr>
            <w:rStyle w:val="Hyperlink"/>
          </w:rPr>
          <w:t xml:space="preserve">Jade’s R-for-epi course</w:t>
        </w:r>
      </w:hyperlink>
    </w:p>
    <w:bookmarkEnd w:id="417"/>
    <w:bookmarkStart w:id="422" w:name="cheat-sheets"/>
    <w:p>
      <w:pPr>
        <w:pStyle w:val="Heading3"/>
      </w:pPr>
      <w:r>
        <w:t xml:space="preserve">18.1.2 Cheat Sheets</w:t>
      </w:r>
    </w:p>
    <w:p>
      <w:pPr>
        <w:pStyle w:val="Compact"/>
        <w:numPr>
          <w:ilvl w:val="0"/>
          <w:numId w:val="1108"/>
        </w:numPr>
      </w:pPr>
      <w:hyperlink r:id="rId418">
        <w:r>
          <w:rPr>
            <w:rStyle w:val="Hyperlink"/>
          </w:rPr>
          <w:t xml:space="preserve">dplyr and tidyr cheat sheet</w:t>
        </w:r>
      </w:hyperlink>
    </w:p>
    <w:p>
      <w:pPr>
        <w:pStyle w:val="Compact"/>
        <w:numPr>
          <w:ilvl w:val="0"/>
          <w:numId w:val="1108"/>
        </w:numPr>
      </w:pPr>
      <w:hyperlink r:id="rId419">
        <w:r>
          <w:rPr>
            <w:rStyle w:val="Hyperlink"/>
          </w:rPr>
          <w:t xml:space="preserve">ggplot cheat sheet</w:t>
        </w:r>
      </w:hyperlink>
    </w:p>
    <w:p>
      <w:pPr>
        <w:pStyle w:val="Compact"/>
        <w:numPr>
          <w:ilvl w:val="0"/>
          <w:numId w:val="1108"/>
        </w:numPr>
      </w:pPr>
      <w:hyperlink r:id="rId420">
        <w:r>
          <w:rPr>
            <w:rStyle w:val="Hyperlink"/>
          </w:rPr>
          <w:t xml:space="preserve">data table cheat sheet</w:t>
        </w:r>
      </w:hyperlink>
    </w:p>
    <w:p>
      <w:pPr>
        <w:pStyle w:val="Compact"/>
        <w:numPr>
          <w:ilvl w:val="0"/>
          <w:numId w:val="1108"/>
        </w:numPr>
      </w:pPr>
      <w:hyperlink r:id="rId421">
        <w:r>
          <w:rPr>
            <w:rStyle w:val="Hyperlink"/>
          </w:rPr>
          <w:t xml:space="preserve">RMarkdown cheat sheet</w:t>
        </w:r>
      </w:hyperlink>
    </w:p>
    <w:bookmarkEnd w:id="422"/>
    <w:bookmarkStart w:id="424" w:name="style-and-best-practices"/>
    <w:p>
      <w:pPr>
        <w:pStyle w:val="Heading3"/>
      </w:pPr>
      <w:r>
        <w:t xml:space="preserve">18.1.3 Style and Best Practices</w:t>
      </w:r>
    </w:p>
    <w:p>
      <w:pPr>
        <w:pStyle w:val="Compact"/>
        <w:numPr>
          <w:ilvl w:val="0"/>
          <w:numId w:val="1109"/>
        </w:numPr>
      </w:pPr>
      <w:hyperlink r:id="rId423">
        <w:r>
          <w:rPr>
            <w:rStyle w:val="Hyperlink"/>
          </w:rPr>
          <w:t xml:space="preserve">Hadley Wickham’s R Style Guide</w:t>
        </w:r>
      </w:hyperlink>
    </w:p>
    <w:bookmarkEnd w:id="424"/>
    <w:bookmarkStart w:id="425" w:name="tidy-evaluation-resources"/>
    <w:p>
      <w:pPr>
        <w:pStyle w:val="Heading3"/>
      </w:pPr>
      <w:r>
        <w:t xml:space="preserve">18.1.4 Tidy Evaluation Resources</w:t>
      </w:r>
    </w:p>
    <w:p>
      <w:pPr>
        <w:pStyle w:val="Compact"/>
        <w:numPr>
          <w:ilvl w:val="0"/>
          <w:numId w:val="1110"/>
        </w:numPr>
      </w:pPr>
      <w:hyperlink r:id="rId155">
        <w:r>
          <w:rPr>
            <w:rStyle w:val="Hyperlink"/>
          </w:rPr>
          <w:t xml:space="preserve">Tidy Eval in 5 Minutes</w:t>
        </w:r>
      </w:hyperlink>
      <w:r>
        <w:t xml:space="preserve"> </w:t>
      </w:r>
      <w:r>
        <w:t xml:space="preserve">(video)</w:t>
      </w:r>
    </w:p>
    <w:p>
      <w:pPr>
        <w:pStyle w:val="Compact"/>
        <w:numPr>
          <w:ilvl w:val="0"/>
          <w:numId w:val="1110"/>
        </w:numPr>
      </w:pPr>
      <w:hyperlink r:id="rId156">
        <w:r>
          <w:rPr>
            <w:rStyle w:val="Hyperlink"/>
          </w:rPr>
          <w:t xml:space="preserve">Tidy Evaluation</w:t>
        </w:r>
      </w:hyperlink>
      <w:r>
        <w:t xml:space="preserve"> </w:t>
      </w:r>
      <w:r>
        <w:t xml:space="preserve">(e-book)</w:t>
      </w:r>
    </w:p>
    <w:p>
      <w:pPr>
        <w:pStyle w:val="Compact"/>
        <w:numPr>
          <w:ilvl w:val="0"/>
          <w:numId w:val="1110"/>
        </w:numPr>
      </w:pPr>
      <w:hyperlink r:id="rId157">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8">
        <w:r>
          <w:rPr>
            <w:rStyle w:val="Hyperlink"/>
          </w:rPr>
          <w:t xml:space="preserve">Standard Evaluation for *_join</w:t>
        </w:r>
      </w:hyperlink>
      <w:r>
        <w:t xml:space="preserve"> </w:t>
      </w:r>
      <w:r>
        <w:t xml:space="preserve">(stackoverflow)</w:t>
      </w:r>
    </w:p>
    <w:p>
      <w:pPr>
        <w:pStyle w:val="Compact"/>
        <w:numPr>
          <w:ilvl w:val="0"/>
          <w:numId w:val="1110"/>
        </w:numPr>
      </w:pPr>
      <w:hyperlink r:id="rId159">
        <w:r>
          <w:rPr>
            <w:rStyle w:val="Hyperlink"/>
          </w:rPr>
          <w:t xml:space="preserve">Programming with dplyr</w:t>
        </w:r>
      </w:hyperlink>
      <w:r>
        <w:t xml:space="preserve"> </w:t>
      </w:r>
      <w:r>
        <w:t xml:space="preserve">(package vignette)</w:t>
      </w:r>
    </w:p>
    <w:bookmarkEnd w:id="425"/>
    <w:bookmarkEnd w:id="426"/>
    <w:bookmarkStart w:id="429" w:name="resources-for-git-github"/>
    <w:p>
      <w:pPr>
        <w:pStyle w:val="Heading2"/>
      </w:pPr>
      <w:r>
        <w:t xml:space="preserve">18.2 Resources for Git &amp; Github</w:t>
      </w:r>
    </w:p>
    <w:p>
      <w:pPr>
        <w:pStyle w:val="Compact"/>
        <w:numPr>
          <w:ilvl w:val="0"/>
          <w:numId w:val="1111"/>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7">
        <w:r>
          <w:rPr>
            <w:rStyle w:val="Hyperlink"/>
          </w:rPr>
          <w:t xml:space="preserve">Data Camp introduction to Git</w:t>
        </w:r>
      </w:hyperlink>
    </w:p>
    <w:p>
      <w:pPr>
        <w:pStyle w:val="Compact"/>
        <w:numPr>
          <w:ilvl w:val="0"/>
          <w:numId w:val="1111"/>
        </w:numPr>
      </w:pPr>
      <w:hyperlink r:id="rId428">
        <w:r>
          <w:rPr>
            <w:rStyle w:val="Hyperlink"/>
          </w:rPr>
          <w:t xml:space="preserve">Introduction to Github</w:t>
        </w:r>
      </w:hyperlink>
    </w:p>
    <w:bookmarkEnd w:id="429"/>
    <w:bookmarkStart w:id="431" w:name="scientific-figures"/>
    <w:p>
      <w:pPr>
        <w:pStyle w:val="Heading2"/>
      </w:pPr>
      <w:r>
        <w:t xml:space="preserve">18.3 Scientific figures</w:t>
      </w:r>
    </w:p>
    <w:p>
      <w:pPr>
        <w:pStyle w:val="Compact"/>
        <w:numPr>
          <w:ilvl w:val="0"/>
          <w:numId w:val="1112"/>
        </w:numPr>
      </w:pPr>
      <w:hyperlink r:id="rId430">
        <w:r>
          <w:rPr>
            <w:rStyle w:val="Hyperlink"/>
          </w:rPr>
          <w:t xml:space="preserve">Ten Simple Rules for Better Figures</w:t>
        </w:r>
      </w:hyperlink>
    </w:p>
    <w:bookmarkEnd w:id="431"/>
    <w:bookmarkStart w:id="436" w:name="writing"/>
    <w:p>
      <w:pPr>
        <w:pStyle w:val="Heading2"/>
      </w:pPr>
      <w:r>
        <w:t xml:space="preserve">18.4 Writing</w:t>
      </w:r>
    </w:p>
    <w:p>
      <w:pPr>
        <w:pStyle w:val="Compact"/>
        <w:numPr>
          <w:ilvl w:val="0"/>
          <w:numId w:val="1113"/>
        </w:numPr>
      </w:pPr>
      <w:hyperlink r:id="rId432">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3">
        <w:r>
          <w:rPr>
            <w:rStyle w:val="Hyperlink"/>
          </w:rPr>
          <w:t xml:space="preserve">Nature article on elements of style for scientific writing</w:t>
        </w:r>
      </w:hyperlink>
    </w:p>
    <w:p>
      <w:pPr>
        <w:pStyle w:val="Compact"/>
        <w:numPr>
          <w:ilvl w:val="0"/>
          <w:numId w:val="1113"/>
        </w:numPr>
      </w:pPr>
      <w:hyperlink r:id="rId434">
        <w:r>
          <w:rPr>
            <w:rStyle w:val="Hyperlink"/>
          </w:rPr>
          <w:t xml:space="preserve">The Pathway to Publishing: A Guide to Quantitative Writing in the Health Sciences</w:t>
        </w:r>
      </w:hyperlink>
    </w:p>
    <w:p>
      <w:pPr>
        <w:pStyle w:val="Compact"/>
        <w:numPr>
          <w:ilvl w:val="0"/>
          <w:numId w:val="1113"/>
        </w:numPr>
      </w:pPr>
      <w:hyperlink r:id="rId435">
        <w:r>
          <w:rPr>
            <w:rStyle w:val="Hyperlink"/>
          </w:rPr>
          <w:t xml:space="preserve">Secret, actionable writing tips</w:t>
        </w:r>
      </w:hyperlink>
    </w:p>
    <w:bookmarkEnd w:id="436"/>
    <w:bookmarkStart w:id="441" w:name="presentations"/>
    <w:p>
      <w:pPr>
        <w:pStyle w:val="Heading2"/>
      </w:pPr>
      <w:r>
        <w:t xml:space="preserve">18.5 Presentations</w:t>
      </w:r>
    </w:p>
    <w:p>
      <w:pPr>
        <w:pStyle w:val="Compact"/>
        <w:numPr>
          <w:ilvl w:val="0"/>
          <w:numId w:val="1114"/>
        </w:numPr>
      </w:pPr>
      <w:hyperlink r:id="rId437">
        <w:r>
          <w:rPr>
            <w:rStyle w:val="Hyperlink"/>
          </w:rPr>
          <w:t xml:space="preserve">How to tell a compelling story in scientific presentations</w:t>
        </w:r>
      </w:hyperlink>
    </w:p>
    <w:p>
      <w:pPr>
        <w:pStyle w:val="Compact"/>
        <w:numPr>
          <w:ilvl w:val="0"/>
          <w:numId w:val="1114"/>
        </w:numPr>
      </w:pPr>
      <w:hyperlink r:id="rId438">
        <w:r>
          <w:rPr>
            <w:rStyle w:val="Hyperlink"/>
          </w:rPr>
          <w:t xml:space="preserve">How to give a killer narratively-driven scientific talk</w:t>
        </w:r>
      </w:hyperlink>
    </w:p>
    <w:p>
      <w:pPr>
        <w:pStyle w:val="Compact"/>
        <w:numPr>
          <w:ilvl w:val="0"/>
          <w:numId w:val="1114"/>
        </w:numPr>
      </w:pPr>
      <w:hyperlink r:id="rId439">
        <w:r>
          <w:rPr>
            <w:rStyle w:val="Hyperlink"/>
          </w:rPr>
          <w:t xml:space="preserve">How to make a better poster</w:t>
        </w:r>
      </w:hyperlink>
    </w:p>
    <w:p>
      <w:pPr>
        <w:pStyle w:val="Compact"/>
        <w:numPr>
          <w:ilvl w:val="0"/>
          <w:numId w:val="1114"/>
        </w:numPr>
      </w:pPr>
      <w:hyperlink r:id="rId440">
        <w:r>
          <w:rPr>
            <w:rStyle w:val="Hyperlink"/>
          </w:rPr>
          <w:t xml:space="preserve">How to make an even better poster</w:t>
        </w:r>
      </w:hyperlink>
    </w:p>
    <w:bookmarkEnd w:id="441"/>
    <w:bookmarkStart w:id="443" w:name="professional-advice"/>
    <w:p>
      <w:pPr>
        <w:pStyle w:val="Heading2"/>
      </w:pPr>
      <w:r>
        <w:t xml:space="preserve">18.6 Professional advice</w:t>
      </w:r>
    </w:p>
    <w:p>
      <w:pPr>
        <w:pStyle w:val="Compact"/>
        <w:numPr>
          <w:ilvl w:val="0"/>
          <w:numId w:val="1115"/>
        </w:numPr>
      </w:pPr>
      <w:hyperlink r:id="rId442">
        <w:r>
          <w:rPr>
            <w:rStyle w:val="Hyperlink"/>
          </w:rPr>
          <w:t xml:space="preserve">Professional advice, especially for your first job</w:t>
        </w:r>
      </w:hyperlink>
    </w:p>
    <w:bookmarkEnd w:id="443"/>
    <w:bookmarkStart w:id="446" w:name="funding"/>
    <w:p>
      <w:pPr>
        <w:pStyle w:val="Heading2"/>
      </w:pPr>
      <w:r>
        <w:t xml:space="preserve">18.7 Funding</w:t>
      </w:r>
    </w:p>
    <w:p>
      <w:pPr>
        <w:pStyle w:val="Compact"/>
        <w:numPr>
          <w:ilvl w:val="0"/>
          <w:numId w:val="1116"/>
        </w:numPr>
      </w:pPr>
      <w:hyperlink r:id="rId444">
        <w:r>
          <w:rPr>
            <w:rStyle w:val="Hyperlink"/>
          </w:rPr>
          <w:t xml:space="preserve">Building Your Funding Train</w:t>
        </w:r>
      </w:hyperlink>
    </w:p>
    <w:p>
      <w:pPr>
        <w:pStyle w:val="Compact"/>
        <w:numPr>
          <w:ilvl w:val="0"/>
          <w:numId w:val="1116"/>
        </w:numPr>
      </w:pPr>
      <w:hyperlink r:id="rId445">
        <w:r>
          <w:rPr>
            <w:rStyle w:val="Hyperlink"/>
          </w:rPr>
          <w:t xml:space="preserve">NIH Grant Writing Resources</w:t>
        </w:r>
      </w:hyperlink>
    </w:p>
    <w:bookmarkEnd w:id="446"/>
    <w:bookmarkStart w:id="452" w:name="ethics-and-global-health-research"/>
    <w:p>
      <w:pPr>
        <w:pStyle w:val="Heading2"/>
      </w:pPr>
      <w:r>
        <w:t xml:space="preserve">18.8 Ethics and global health research</w:t>
      </w:r>
    </w:p>
    <w:p>
      <w:pPr>
        <w:pStyle w:val="Compact"/>
        <w:numPr>
          <w:ilvl w:val="0"/>
          <w:numId w:val="1117"/>
        </w:numPr>
      </w:pPr>
      <w:hyperlink r:id="rId447">
        <w:r>
          <w:rPr>
            <w:rStyle w:val="Hyperlink"/>
          </w:rPr>
          <w:t xml:space="preserve">Global Code of Conduct For Research in Resource-Poor Settings</w:t>
        </w:r>
      </w:hyperlink>
    </w:p>
    <w:p>
      <w:pPr>
        <w:pStyle w:val="Compact"/>
        <w:numPr>
          <w:ilvl w:val="0"/>
          <w:numId w:val="1117"/>
        </w:numPr>
      </w:pPr>
      <w:hyperlink r:id="rId448">
        <w:r>
          <w:rPr>
            <w:rStyle w:val="Hyperlink"/>
          </w:rPr>
          <w:t xml:space="preserve">Who is a global health expert? Advice for aspiring global health experts</w:t>
        </w:r>
      </w:hyperlink>
    </w:p>
    <w:p>
      <w:pPr>
        <w:pStyle w:val="Compact"/>
        <w:numPr>
          <w:ilvl w:val="0"/>
          <w:numId w:val="1117"/>
        </w:numPr>
      </w:pPr>
      <w:hyperlink r:id="rId449">
        <w:r>
          <w:rPr>
            <w:rStyle w:val="Hyperlink"/>
          </w:rPr>
          <w:t xml:space="preserve">Transforming Global Health Partnerships</w:t>
        </w:r>
      </w:hyperlink>
    </w:p>
    <w:bookmarkStart w:id="451" w:name="refs"/>
    <w:bookmarkStart w:id="450" w:name="ref-R-roxygen2"/>
    <w:p>
      <w:pPr>
        <w:pStyle w:val="Bibliography"/>
      </w:pPr>
      <w:ins w:id="2226" w:author="PR Preview" w:date="2024-01-01T00:00:00Z">
        <w:r>
          <w:t xml:space="preserve">Wickham, Hadley, Peter Danenberg, Gábor Csárdi, and Manuel Eugster. 2024.</w:t>
        </w:r>
      </w:ins>
      <w:ins w:id="2226" w:author="PR Preview" w:date="2024-01-01T00:00:00Z">
        <w:r>
          <w:t xml:space="preserve"> </w:t>
        </w:r>
      </w:ins>
      <w:ins w:id="2226" w:author="PR Preview" w:date="2024-01-01T00:00:00Z">
        <w:r>
          <w:rPr>
            <w:i/>
            <w:iCs/>
          </w:rPr>
          <w:t xml:space="preserve">Roxygen2: In-Line Documentation for r</w:t>
        </w:r>
      </w:ins>
      <w:ins w:id="2226" w:author="PR Preview" w:date="2024-01-01T00:00:00Z">
        <w:r>
          <w:t xml:space="preserve">.</w:t>
        </w:r>
      </w:ins>
      <w:ins w:id="2226" w:author="PR Preview" w:date="2024-01-01T00:00:00Z">
        <w:r>
          <w:t xml:space="preserve"> </w:t>
        </w:r>
      </w:ins>
      <w:hyperlink r:id="rId117">
        <w:r>
          <w:rPr>
            <w:rStyle w:val="Hyperlink"/>
          </w:rPr>
          <w:t xml:space="preserve">https://roxygen2.r-lib.org/</w:t>
        </w:r>
      </w:hyperlink>
      <w:ins w:id="2226" w:author="PR Preview" w:date="2024-01-01T00:00:00Z">
        <w:r>
          <w:t xml:space="preserve">.</w:t>
        </w:r>
      </w:ins>
    </w:p>
    <w:bookmarkEnd w:id="450"/>
    <w:bookmarkEnd w:id="451"/>
    <w:bookmarkEnd w:id="452"/>
    <w:bookmarkEnd w:id="4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image" Target="media/rId118.png"/><Relationship Id="rId227" Type="http://schemas.openxmlformats.org/officeDocument/2006/relationships/image" Target="media/rId227.png"/><Relationship Id="rId386" Type="http://schemas.openxmlformats.org/officeDocument/2006/relationships/image" Target="media/rId386.png"/><Relationship Id="rId254" Type="http://schemas.openxmlformats.org/officeDocument/2006/relationships/image" Target="media/rId254.png"/><Relationship Id="rId284" Type="http://schemas.openxmlformats.org/officeDocument/2006/relationships/image" Target="media/rId284.jpg"/><Relationship Id="rId288" Type="http://schemas.openxmlformats.org/officeDocument/2006/relationships/image" Target="media/rId288.png"/><Relationship Id="rId382" Type="http://schemas.openxmlformats.org/officeDocument/2006/relationships/image" Target="media/rId382.png"/><Relationship Id="rId46" Type="http://schemas.openxmlformats.org/officeDocument/2006/relationships/hyperlink" Target="" TargetMode="External"/><Relationship Id="rId346"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23"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10"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25" Type="http://schemas.openxmlformats.org/officeDocument/2006/relationships/hyperlink" Target="https://datadryad.org/" TargetMode="External"/><Relationship Id="rId183" Type="http://schemas.openxmlformats.org/officeDocument/2006/relationships/hyperlink" Target="https://design.tidyverse.org/" TargetMode="External"/><Relationship Id="rId267" Type="http://schemas.openxmlformats.org/officeDocument/2006/relationships/hyperlink" Target="https://desktop.github.com/" TargetMode="External"/><Relationship Id="rId185" Type="http://schemas.openxmlformats.org/officeDocument/2006/relationships/hyperlink" Target="https://devtools.r-lib.org/" TargetMode="External"/><Relationship Id="rId378" Type="http://schemas.openxmlformats.org/officeDocument/2006/relationships/hyperlink" Target="https://docs.github.com/en/copilot/how-tos/use-copilot-agents/coding-agent" TargetMode="External"/><Relationship Id="rId397" Type="http://schemas.openxmlformats.org/officeDocument/2006/relationships/hyperlink" Target="https://docs.github.com/en/copilot/how-tos/use-copilot-agents/coding-agent/customize-the-agent-environment#preinstalling-tools-or-dependencies-in-copilots-environment" TargetMode="External"/><Relationship Id="rId392" Type="http://schemas.openxmlformats.org/officeDocument/2006/relationships/hyperlink" Target="https://docs.github.com/en/copilot/how-tos/use-copilot-agents/coding-agent/customize-the-agent-firewall" TargetMode="External"/><Relationship Id="rId390" Type="http://schemas.openxmlformats.org/officeDocument/2006/relationships/hyperlink" Target="https://docs.github.com/en/copilot/reference/copilot-allowlist-reference" TargetMode="External"/><Relationship Id="rId320" Type="http://schemas.openxmlformats.org/officeDocument/2006/relationships/hyperlink" Target="https://docs.github.com/en/enterprise/2.13/user/articles/creating-releases" TargetMode="External"/><Relationship Id="rId442"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365" Type="http://schemas.openxmlformats.org/officeDocument/2006/relationships/hyperlink" Target="https://en.wikipedia.org/wiki/AI-assisted_software_development" TargetMode="External"/><Relationship Id="rId370" Type="http://schemas.openxmlformats.org/officeDocument/2006/relationships/hyperlink" Target="https://en.wikipedia.org/wiki/AI_agent" TargetMode="External"/><Relationship Id="rId381" Type="http://schemas.openxmlformats.org/officeDocument/2006/relationships/hyperlink" Target="https://en.wikipedia.org/wiki/Agent_(The_Matrix)" TargetMode="External"/><Relationship Id="rId193" Type="http://schemas.openxmlformats.org/officeDocument/2006/relationships/hyperlink" Target="https://engineering-shiny.org/" TargetMode="External"/><Relationship Id="rId373" Type="http://schemas.openxmlformats.org/officeDocument/2006/relationships/hyperlink" Target="https://github.com/UCD-SERG/lab-manual/issues/42" TargetMode="External"/><Relationship Id="rId374" Type="http://schemas.openxmlformats.org/officeDocument/2006/relationships/hyperlink" Target="https://github.com/UCD-SERG/lab-manual/pull/50" TargetMode="External"/><Relationship Id="rId369" Type="http://schemas.openxmlformats.org/officeDocument/2006/relationships/hyperlink" Target="https://github.com/features/copilot/agents" TargetMode="External"/><Relationship Id="rId396" Type="http://schemas.openxmlformats.org/officeDocument/2006/relationships/hyperlink" Target="https://github.com/features/copilot/plans" TargetMode="External"/><Relationship Id="rId279"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44"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6" Type="http://schemas.openxmlformats.org/officeDocument/2006/relationships/hyperlink" Target="https://happygitwithr.com/repeated-amend.html" TargetMode="External"/><Relationship Id="rId271" Type="http://schemas.openxmlformats.org/officeDocument/2006/relationships/hyperlink" Target="https://help.github.com/en/github/collaborating-with-issues-and-pull-requests/creating-a-pull-request#creating-the-pull-request" TargetMode="External"/><Relationship Id="rId345"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02" Type="http://schemas.openxmlformats.org/officeDocument/2006/relationships/hyperlink" Target="https://jadebc.github.io/lab-manual/checklists.html" TargetMode="External"/><Relationship Id="rId308"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3"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2" Type="http://schemas.openxmlformats.org/officeDocument/2006/relationships/hyperlink" Target="https://jadebc.github.io/lab-manual/reproducible-environments.html" TargetMode="External"/><Relationship Id="rId415" Type="http://schemas.openxmlformats.org/officeDocument/2006/relationships/hyperlink" Target="https://jadebc.github.io/lab-manual/resources.html" TargetMode="External"/><Relationship Id="rId344" Type="http://schemas.openxmlformats.org/officeDocument/2006/relationships/hyperlink" Target="https://jadebc.github.io/lab-manual/slurm.html" TargetMode="External"/><Relationship Id="rId283" Type="http://schemas.openxmlformats.org/officeDocument/2006/relationships/hyperlink" Target="https://jadebc.github.io/lab-manual/unix.html" TargetMode="External"/><Relationship Id="rId407" Type="http://schemas.openxmlformats.org/officeDocument/2006/relationships/hyperlink" Target="https://journals.lww.com/epidem/Fulltext/2001/05000/The_Value_of_P.2.aspx" TargetMode="External"/><Relationship Id="rId448" Type="http://schemas.openxmlformats.org/officeDocument/2006/relationships/hyperlink" Target="https://journals.plos.org/globalpublichealth/article?id=10.1371/journal.pgph.0002269" TargetMode="External"/><Relationship Id="rId430" Type="http://schemas.openxmlformats.org/officeDocument/2006/relationships/hyperlink" Target="https://journals.plos.org/ploscompbiol/article?id=10.1371/journal.pcbi.1003833" TargetMode="External"/><Relationship Id="rId408"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8" Type="http://schemas.openxmlformats.org/officeDocument/2006/relationships/hyperlink" Target="https://lab.github.com/githubtraining/introduction-to-github" TargetMode="External"/><Relationship Id="rId434" Type="http://schemas.openxmlformats.org/officeDocument/2006/relationships/hyperlink" Target="https://link.springer.com/book/10.1007/978-3-030-98175-4" TargetMode="External"/><Relationship Id="rId449"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11" Type="http://schemas.openxmlformats.org/officeDocument/2006/relationships/hyperlink" Target="https://medialab.github.io/iwanthue/?utm_source=Nature+Briefing&amp;utm_campaign=2c68711076-briefing-dy-20211006&amp;utm_medium=email&amp;utm_term=0_c9dfd39373-2c68711076-44335685" TargetMode="External"/><Relationship Id="rId297" Type="http://schemas.openxmlformats.org/officeDocument/2006/relationships/hyperlink" Target="https://medium.com/@jeongwhanchoi/install-tmux-on-osx-and-basics-commands-for-beginners-be22520fd95e" TargetMode="External"/><Relationship Id="rId440" Type="http://schemas.openxmlformats.org/officeDocument/2006/relationships/hyperlink" Target="https://mitcommlab.mit.edu/be/2023/09/27/toward-an-evenbetterposter-improving-the-betterposter-template/" TargetMode="External"/><Relationship Id="rId324"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1" Type="http://schemas.openxmlformats.org/officeDocument/2006/relationships/hyperlink" Target="https://plos.org/resource/how-to-store-and-manage-your-data/#data-management-plan" TargetMode="External"/><Relationship Id="rId335" Type="http://schemas.openxmlformats.org/officeDocument/2006/relationships/hyperlink" Target="https://proctor-ucsf.github.io/dcc-handbook/datawrangling.html#documenting-datasets"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6"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20" Type="http://schemas.openxmlformats.org/officeDocument/2006/relationships/hyperlink" Target="https://s3.amazonaws.com/assets.datacamp.com/blog_assets/datatable_Cheat_Sheet_R.pdf" TargetMode="External"/><Relationship Id="rId265" Type="http://schemas.openxmlformats.org/officeDocument/2006/relationships/hyperlink" Target="https://sethrobertson.github.io/GitFixUm/fixup.html" TargetMode="External"/><Relationship Id="rId362" Type="http://schemas.openxmlformats.org/officeDocument/2006/relationships/hyperlink" Target="https://slurm.schedmd.com/sbatch.html" TargetMode="External"/><Relationship Id="rId264" Type="http://schemas.openxmlformats.org/officeDocument/2006/relationships/hyperlink" Target="https://sp19.datastructur.es/materials/guides/using-git#b-local-repositories-narrative-introduction" TargetMode="External"/><Relationship Id="rId269"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16" Type="http://schemas.openxmlformats.org/officeDocument/2006/relationships/hyperlink" Target="https://ucb-epi-r.github.io" TargetMode="External"/><Relationship Id="rId310" Type="http://schemas.openxmlformats.org/officeDocument/2006/relationships/hyperlink" Target="https://ucd-serg.github.io/lab-manual/coding-practices.html#file-headers" TargetMode="External"/><Relationship Id="rId313" Type="http://schemas.openxmlformats.org/officeDocument/2006/relationships/hyperlink" Target="https://ucd-serg.github.io/lab-manual/coding-practices.html#function-documentation" TargetMode="External"/><Relationship Id="rId404" Type="http://schemas.openxmlformats.org/officeDocument/2006/relationships/hyperlink" Target="https://ucd-serg.github.io/lab-manual/coding-style.html" TargetMode="External"/><Relationship Id="rId316"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2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59" Type="http://schemas.openxmlformats.org/officeDocument/2006/relationships/hyperlink" Target="https://www.chriswrites.com/how-to-change-file-permissions-using-the-terminal/" TargetMode="External"/><Relationship Id="rId427"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7" Type="http://schemas.openxmlformats.org/officeDocument/2006/relationships/hyperlink" Target="https://www.globalcodeofconduct.org/wp-content/uploads/2018/05/Global-Code-of-Conduct-Brochure.pdf" TargetMode="External"/><Relationship Id="rId293"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6" Type="http://schemas.openxmlformats.org/officeDocument/2006/relationships/hyperlink" Target="https://www.nature.com/articles/d41586-019-01431-z" TargetMode="External"/><Relationship Id="rId432" Type="http://schemas.openxmlformats.org/officeDocument/2006/relationships/hyperlink" Target="https://www.nature.com/articles/d41586-019-02918-5" TargetMode="External"/><Relationship Id="rId412" Type="http://schemas.openxmlformats.org/officeDocument/2006/relationships/hyperlink" Target="https://www.nature.com/articles/d41586-021-02696-z" TargetMode="External"/><Relationship Id="rId437" Type="http://schemas.openxmlformats.org/officeDocument/2006/relationships/hyperlink" Target="https://www.nature.com/articles/d41586-021-03603-2" TargetMode="External"/><Relationship Id="rId433" Type="http://schemas.openxmlformats.org/officeDocument/2006/relationships/hyperlink" Target="https://www.nature.com/articles/nphys724" TargetMode="External"/><Relationship Id="rId445"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18" Type="http://schemas.openxmlformats.org/officeDocument/2006/relationships/hyperlink" Target="https://www.rstudio.com/wp-content/uploads/2015/02/data-wrangling-cheatsheet.pdf" TargetMode="External"/><Relationship Id="rId421" Type="http://schemas.openxmlformats.org/officeDocument/2006/relationships/hyperlink" Target="https://www.rstudio.com/wp-content/uploads/2015/02/rmarkdown-cheatsheet.pdf" TargetMode="External"/><Relationship Id="rId419" Type="http://schemas.openxmlformats.org/officeDocument/2006/relationships/hyperlink" Target="https://www.rstudio.com/wp-content/uploads/2015/03/ggplot2-cheatsheet.pdf" TargetMode="External"/><Relationship Id="rId438"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0" Type="http://schemas.openxmlformats.org/officeDocument/2006/relationships/hyperlink" Target="https://www.tidyverse.org/articles/2017/12/workflow-vs-script/" TargetMode="External"/><Relationship Id="rId439"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35"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46"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23"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10"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25" Type="http://schemas.openxmlformats.org/officeDocument/2006/relationships/hyperlink" Target="https://datadryad.org/" TargetMode="External"/><Relationship Id="rId183" Type="http://schemas.openxmlformats.org/officeDocument/2006/relationships/hyperlink" Target="https://design.tidyverse.org/" TargetMode="External"/><Relationship Id="rId267" Type="http://schemas.openxmlformats.org/officeDocument/2006/relationships/hyperlink" Target="https://desktop.github.com/" TargetMode="External"/><Relationship Id="rId185" Type="http://schemas.openxmlformats.org/officeDocument/2006/relationships/hyperlink" Target="https://devtools.r-lib.org/" TargetMode="External"/><Relationship Id="rId378" Type="http://schemas.openxmlformats.org/officeDocument/2006/relationships/hyperlink" Target="https://docs.github.com/en/copilot/how-tos/use-copilot-agents/coding-agent" TargetMode="External"/><Relationship Id="rId397" Type="http://schemas.openxmlformats.org/officeDocument/2006/relationships/hyperlink" Target="https://docs.github.com/en/copilot/how-tos/use-copilot-agents/coding-agent/customize-the-agent-environment#preinstalling-tools-or-dependencies-in-copilots-environment" TargetMode="External"/><Relationship Id="rId392" Type="http://schemas.openxmlformats.org/officeDocument/2006/relationships/hyperlink" Target="https://docs.github.com/en/copilot/how-tos/use-copilot-agents/coding-agent/customize-the-agent-firewall" TargetMode="External"/><Relationship Id="rId390" Type="http://schemas.openxmlformats.org/officeDocument/2006/relationships/hyperlink" Target="https://docs.github.com/en/copilot/reference/copilot-allowlist-reference" TargetMode="External"/><Relationship Id="rId320" Type="http://schemas.openxmlformats.org/officeDocument/2006/relationships/hyperlink" Target="https://docs.github.com/en/enterprise/2.13/user/articles/creating-releases" TargetMode="External"/><Relationship Id="rId442"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365" Type="http://schemas.openxmlformats.org/officeDocument/2006/relationships/hyperlink" Target="https://en.wikipedia.org/wiki/AI-assisted_software_development" TargetMode="External"/><Relationship Id="rId370" Type="http://schemas.openxmlformats.org/officeDocument/2006/relationships/hyperlink" Target="https://en.wikipedia.org/wiki/AI_agent" TargetMode="External"/><Relationship Id="rId381" Type="http://schemas.openxmlformats.org/officeDocument/2006/relationships/hyperlink" Target="https://en.wikipedia.org/wiki/Agent_(The_Matrix)" TargetMode="External"/><Relationship Id="rId193" Type="http://schemas.openxmlformats.org/officeDocument/2006/relationships/hyperlink" Target="https://engineering-shiny.org/" TargetMode="External"/><Relationship Id="rId373" Type="http://schemas.openxmlformats.org/officeDocument/2006/relationships/hyperlink" Target="https://github.com/UCD-SERG/lab-manual/issues/42" TargetMode="External"/><Relationship Id="rId374" Type="http://schemas.openxmlformats.org/officeDocument/2006/relationships/hyperlink" Target="https://github.com/UCD-SERG/lab-manual/pull/50" TargetMode="External"/><Relationship Id="rId369" Type="http://schemas.openxmlformats.org/officeDocument/2006/relationships/hyperlink" Target="https://github.com/features/copilot/agents" TargetMode="External"/><Relationship Id="rId396" Type="http://schemas.openxmlformats.org/officeDocument/2006/relationships/hyperlink" Target="https://github.com/features/copilot/plans" TargetMode="External"/><Relationship Id="rId279"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44"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6" Type="http://schemas.openxmlformats.org/officeDocument/2006/relationships/hyperlink" Target="https://happygitwithr.com/repeated-amend.html" TargetMode="External"/><Relationship Id="rId271" Type="http://schemas.openxmlformats.org/officeDocument/2006/relationships/hyperlink" Target="https://help.github.com/en/github/collaborating-with-issues-and-pull-requests/creating-a-pull-request#creating-the-pull-request" TargetMode="External"/><Relationship Id="rId345"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02" Type="http://schemas.openxmlformats.org/officeDocument/2006/relationships/hyperlink" Target="https://jadebc.github.io/lab-manual/checklists.html" TargetMode="External"/><Relationship Id="rId308"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3"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2" Type="http://schemas.openxmlformats.org/officeDocument/2006/relationships/hyperlink" Target="https://jadebc.github.io/lab-manual/reproducible-environments.html" TargetMode="External"/><Relationship Id="rId415" Type="http://schemas.openxmlformats.org/officeDocument/2006/relationships/hyperlink" Target="https://jadebc.github.io/lab-manual/resources.html" TargetMode="External"/><Relationship Id="rId344" Type="http://schemas.openxmlformats.org/officeDocument/2006/relationships/hyperlink" Target="https://jadebc.github.io/lab-manual/slurm.html" TargetMode="External"/><Relationship Id="rId283" Type="http://schemas.openxmlformats.org/officeDocument/2006/relationships/hyperlink" Target="https://jadebc.github.io/lab-manual/unix.html" TargetMode="External"/><Relationship Id="rId407" Type="http://schemas.openxmlformats.org/officeDocument/2006/relationships/hyperlink" Target="https://journals.lww.com/epidem/Fulltext/2001/05000/The_Value_of_P.2.aspx" TargetMode="External"/><Relationship Id="rId448" Type="http://schemas.openxmlformats.org/officeDocument/2006/relationships/hyperlink" Target="https://journals.plos.org/globalpublichealth/article?id=10.1371/journal.pgph.0002269" TargetMode="External"/><Relationship Id="rId430" Type="http://schemas.openxmlformats.org/officeDocument/2006/relationships/hyperlink" Target="https://journals.plos.org/ploscompbiol/article?id=10.1371/journal.pcbi.1003833" TargetMode="External"/><Relationship Id="rId408"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8" Type="http://schemas.openxmlformats.org/officeDocument/2006/relationships/hyperlink" Target="https://lab.github.com/githubtraining/introduction-to-github" TargetMode="External"/><Relationship Id="rId434" Type="http://schemas.openxmlformats.org/officeDocument/2006/relationships/hyperlink" Target="https://link.springer.com/book/10.1007/978-3-030-98175-4" TargetMode="External"/><Relationship Id="rId449"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11" Type="http://schemas.openxmlformats.org/officeDocument/2006/relationships/hyperlink" Target="https://medialab.github.io/iwanthue/?utm_source=Nature+Briefing&amp;utm_campaign=2c68711076-briefing-dy-20211006&amp;utm_medium=email&amp;utm_term=0_c9dfd39373-2c68711076-44335685" TargetMode="External"/><Relationship Id="rId297" Type="http://schemas.openxmlformats.org/officeDocument/2006/relationships/hyperlink" Target="https://medium.com/@jeongwhanchoi/install-tmux-on-osx-and-basics-commands-for-beginners-be22520fd95e" TargetMode="External"/><Relationship Id="rId440" Type="http://schemas.openxmlformats.org/officeDocument/2006/relationships/hyperlink" Target="https://mitcommlab.mit.edu/be/2023/09/27/toward-an-evenbetterposter-improving-the-betterposter-template/" TargetMode="External"/><Relationship Id="rId324"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1" Type="http://schemas.openxmlformats.org/officeDocument/2006/relationships/hyperlink" Target="https://plos.org/resource/how-to-store-and-manage-your-data/#data-management-plan" TargetMode="External"/><Relationship Id="rId335" Type="http://schemas.openxmlformats.org/officeDocument/2006/relationships/hyperlink" Target="https://proctor-ucsf.github.io/dcc-handbook/datawrangling.html#documenting-datasets"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6"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20" Type="http://schemas.openxmlformats.org/officeDocument/2006/relationships/hyperlink" Target="https://s3.amazonaws.com/assets.datacamp.com/blog_assets/datatable_Cheat_Sheet_R.pdf" TargetMode="External"/><Relationship Id="rId265" Type="http://schemas.openxmlformats.org/officeDocument/2006/relationships/hyperlink" Target="https://sethrobertson.github.io/GitFixUm/fixup.html" TargetMode="External"/><Relationship Id="rId362" Type="http://schemas.openxmlformats.org/officeDocument/2006/relationships/hyperlink" Target="https://slurm.schedmd.com/sbatch.html" TargetMode="External"/><Relationship Id="rId264" Type="http://schemas.openxmlformats.org/officeDocument/2006/relationships/hyperlink" Target="https://sp19.datastructur.es/materials/guides/using-git#b-local-repositories-narrative-introduction" TargetMode="External"/><Relationship Id="rId269"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16" Type="http://schemas.openxmlformats.org/officeDocument/2006/relationships/hyperlink" Target="https://ucb-epi-r.github.io" TargetMode="External"/><Relationship Id="rId310" Type="http://schemas.openxmlformats.org/officeDocument/2006/relationships/hyperlink" Target="https://ucd-serg.github.io/lab-manual/coding-practices.html#file-headers" TargetMode="External"/><Relationship Id="rId313" Type="http://schemas.openxmlformats.org/officeDocument/2006/relationships/hyperlink" Target="https://ucd-serg.github.io/lab-manual/coding-practices.html#function-documentation" TargetMode="External"/><Relationship Id="rId404" Type="http://schemas.openxmlformats.org/officeDocument/2006/relationships/hyperlink" Target="https://ucd-serg.github.io/lab-manual/coding-style.html" TargetMode="External"/><Relationship Id="rId316"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2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59" Type="http://schemas.openxmlformats.org/officeDocument/2006/relationships/hyperlink" Target="https://www.chriswrites.com/how-to-change-file-permissions-using-the-terminal/" TargetMode="External"/><Relationship Id="rId427"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7" Type="http://schemas.openxmlformats.org/officeDocument/2006/relationships/hyperlink" Target="https://www.globalcodeofconduct.org/wp-content/uploads/2018/05/Global-Code-of-Conduct-Brochure.pdf" TargetMode="External"/><Relationship Id="rId293"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6" Type="http://schemas.openxmlformats.org/officeDocument/2006/relationships/hyperlink" Target="https://www.nature.com/articles/d41586-019-01431-z" TargetMode="External"/><Relationship Id="rId432" Type="http://schemas.openxmlformats.org/officeDocument/2006/relationships/hyperlink" Target="https://www.nature.com/articles/d41586-019-02918-5" TargetMode="External"/><Relationship Id="rId412" Type="http://schemas.openxmlformats.org/officeDocument/2006/relationships/hyperlink" Target="https://www.nature.com/articles/d41586-021-02696-z" TargetMode="External"/><Relationship Id="rId437" Type="http://schemas.openxmlformats.org/officeDocument/2006/relationships/hyperlink" Target="https://www.nature.com/articles/d41586-021-03603-2" TargetMode="External"/><Relationship Id="rId433" Type="http://schemas.openxmlformats.org/officeDocument/2006/relationships/hyperlink" Target="https://www.nature.com/articles/nphys724" TargetMode="External"/><Relationship Id="rId445"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18" Type="http://schemas.openxmlformats.org/officeDocument/2006/relationships/hyperlink" Target="https://www.rstudio.com/wp-content/uploads/2015/02/data-wrangling-cheatsheet.pdf" TargetMode="External"/><Relationship Id="rId421" Type="http://schemas.openxmlformats.org/officeDocument/2006/relationships/hyperlink" Target="https://www.rstudio.com/wp-content/uploads/2015/02/rmarkdown-cheatsheet.pdf" TargetMode="External"/><Relationship Id="rId419" Type="http://schemas.openxmlformats.org/officeDocument/2006/relationships/hyperlink" Target="https://www.rstudio.com/wp-content/uploads/2015/03/ggplot2-cheatsheet.pdf" TargetMode="External"/><Relationship Id="rId438"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0" Type="http://schemas.openxmlformats.org/officeDocument/2006/relationships/hyperlink" Target="https://www.tidyverse.org/articles/2017/12/workflow-vs-script/" TargetMode="External"/><Relationship Id="rId439"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35"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2026-01-11T11:39:46Z</dcterms:created>
  <dcterms:modified xsi:type="dcterms:W3CDTF">2026-01-11T11:39:46Z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2026-01-11</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