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2026-08-17</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 Use data.table or pre-filter</w:t>
      </w:r>
    </w:p>
    <w:p>
      <w:pPr>
        <w:pStyle w:val="Compact"/>
        <w:numPr>
          <w:ilvl w:val="0"/>
          <w:numId w:val="1055"/>
        </w:numPr>
      </w:pPr>
      <w:r>
        <w:t xml:space="preserve">Growing objects in loops → Pre-allocate vectors</w:t>
      </w:r>
    </w:p>
    <w:p>
      <w:pPr>
        <w:pStyle w:val="Compact"/>
        <w:numPr>
          <w:ilvl w:val="0"/>
          <w:numId w:val="1055"/>
        </w:numPr>
      </w:pPr>
      <w:r>
        <w:t xml:space="preserve">Complex joins on large datasets → Index properly or use data.table</w:t>
      </w:r>
    </w:p>
    <w:p>
      <w:pPr>
        <w:pStyle w:val="Compact"/>
        <w:numPr>
          <w:ilvl w:val="0"/>
          <w:numId w:val="1055"/>
        </w:numPr>
      </w:pPr>
      <w:r>
        <w:t xml:space="preserve">Unnecessary copies →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4"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3"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7"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7"/>
    <w:bookmarkStart w:id="548"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48"/>
    <w:bookmarkStart w:id="551"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4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1"/>
    <w:bookmarkStart w:id="552"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2"/>
    <w:bookmarkEnd w:id="553"/>
    <w:bookmarkEnd w:id="554"/>
    <w:bookmarkStart w:id="626" w:name="sec-github"/>
    <w:p>
      <w:pPr>
        <w:pStyle w:val="Heading1"/>
      </w:pPr>
      <w:r>
        <w:t xml:space="preserve">11. Github</w:t>
      </w:r>
    </w:p>
    <w:bookmarkStart w:id="557" w:name="basics"/>
    <w:p>
      <w:pPr>
        <w:pStyle w:val="Heading2"/>
      </w:pPr>
      <w:r>
        <w:t xml:space="preserve">11.1 Basics</w:t>
      </w:r>
    </w:p>
    <w:p>
      <w:pPr>
        <w:pStyle w:val="Compact"/>
        <w:numPr>
          <w:ilvl w:val="0"/>
          <w:numId w:val="1164"/>
        </w:numPr>
      </w:pPr>
      <w:r>
        <w:t xml:space="preserve">A detailed tutorial of Git can be found</w:t>
      </w:r>
      <w:r>
        <w:t xml:space="preserve"> </w:t>
      </w:r>
      <w:hyperlink r:id="rId555">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5">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6">
        <w:r>
          <w:rPr>
            <w:rStyle w:val="Hyperlink"/>
          </w:rPr>
          <w:t xml:space="preserve">UC Davis DataLab Git Sandbox</w:t>
        </w:r>
      </w:hyperlink>
      <w:r>
        <w:t xml:space="preserve"> </w:t>
      </w:r>
      <w:r>
        <w:t xml:space="preserve">- a collaborative repository for learning Git workflows.</w:t>
      </w:r>
    </w:p>
    <w:bookmarkEnd w:id="557"/>
    <w:bookmarkStart w:id="573" w:name="sec-github-education"/>
    <w:p>
      <w:pPr>
        <w:pStyle w:val="Heading2"/>
      </w:pPr>
      <w:r>
        <w:t xml:space="preserve">11.2 GitHub Education and Copilot Access</w:t>
      </w:r>
    </w:p>
    <w:bookmarkStart w:id="561"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58">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9">
        <w:r>
          <w:rPr>
            <w:rStyle w:val="Hyperlink"/>
          </w:rPr>
          <w:t xml:space="preserve">GitHub Student Developer Pack</w:t>
        </w:r>
      </w:hyperlink>
      <w:r>
        <w:t xml:space="preserve"> </w:t>
      </w:r>
      <w:r>
        <w:t xml:space="preserve">(for students)</w:t>
      </w:r>
      <w:r>
        <w:t xml:space="preserve"> </w:t>
      </w:r>
      <w:r>
        <w:t xml:space="preserve">or</w:t>
      </w:r>
      <w:r>
        <w:t xml:space="preserve"> </w:t>
      </w:r>
      <w:hyperlink r:id="rId56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1"/>
    <w:bookmarkStart w:id="5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2">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6" w:name="fig-request-copilot-seat"/>
          <w:p>
            <w:pPr>
              <w:pStyle w:val="Compact"/>
              <w:jc w:val="center"/>
            </w:pPr>
            <w:r>
              <w:drawing>
                <wp:inline>
                  <wp:extent cx="5334000" cy="3052792"/>
                  <wp:effectExtent b="0" l="0" r="0" t="0"/>
                  <wp:docPr descr="" title="" id="564" name="Picture"/>
                  <a:graphic>
                    <a:graphicData uri="http://schemas.openxmlformats.org/drawingml/2006/picture">
                      <pic:pic>
                        <pic:nvPicPr>
                          <pic:cNvPr descr="assets/images/github-copilot-invitation-email.png" id="565" name="Picture"/>
                          <pic:cNvPicPr>
                            <a:picLocks noChangeArrowheads="1" noChangeAspect="1"/>
                          </pic:cNvPicPr>
                        </pic:nvPicPr>
                        <pic:blipFill>
                          <a:blip r:embed="rId56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6"/>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67">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1" w:name="fig-copilot-settings-org-options"/>
          <w:p>
            <w:pPr>
              <w:pStyle w:val="Compact"/>
              <w:jc w:val="center"/>
            </w:pPr>
            <w:r>
              <w:drawing>
                <wp:inline>
                  <wp:extent cx="5334000" cy="531962"/>
                  <wp:effectExtent b="0" l="0" r="0" t="0"/>
                  <wp:docPr descr="" title="" id="569" name="Picture"/>
                  <a:graphic>
                    <a:graphicData uri="http://schemas.openxmlformats.org/drawingml/2006/picture">
                      <pic:pic>
                        <pic:nvPicPr>
                          <pic:cNvPr descr="assets/images/github-copilot-settings-page.png" id="570" name="Picture"/>
                          <pic:cNvPicPr>
                            <a:picLocks noChangeArrowheads="1" noChangeAspect="1"/>
                          </pic:cNvPicPr>
                        </pic:nvPicPr>
                        <pic:blipFill>
                          <a:blip r:embed="rId56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1"/>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2"/>
    <w:bookmarkEnd w:id="573"/>
    <w:bookmarkStart w:id="574"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4"/>
    <w:bookmarkStart w:id="584" w:name="sec-cli-tools"/>
    <w:p>
      <w:pPr>
        <w:pStyle w:val="Heading2"/>
      </w:pPr>
      <w:r>
        <w:t xml:space="preserve">11.4 GitHub CLI and GitLab CLI</w:t>
      </w:r>
    </w:p>
    <w:p>
      <w:pPr>
        <w:pStyle w:val="FirstParagraph"/>
      </w:pPr>
      <w:hyperlink r:id="rId575">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6">
        <w:r>
          <w:rPr>
            <w:rStyle w:val="VerbatimChar"/>
          </w:rPr>
          <w:t xml:space="preserve">glab</w:t>
        </w:r>
      </w:hyperlink>
      <w:r>
        <w:t xml:space="preserve"> </w:t>
      </w:r>
      <w:r>
        <w:t xml:space="preserve">is the GitLab equivalent.</w:t>
      </w:r>
    </w:p>
    <w:bookmarkStart w:id="580"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78">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0"/>
    <w:bookmarkStart w:id="583"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2">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2">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End w:id="584"/>
    <w:bookmarkStart w:id="586"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5">
        <w:r>
          <w:rPr>
            <w:rStyle w:val="Hyperlink"/>
          </w:rPr>
          <w:t xml:space="preserve">here</w:t>
        </w:r>
      </w:hyperlink>
      <w:r>
        <w:t xml:space="preserve">. You can also find instructions on how to handle merge conflicts when joining branches together.</w:t>
      </w:r>
    </w:p>
    <w:bookmarkEnd w:id="586"/>
    <w:bookmarkStart w:id="587"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7"/>
    <w:bookmarkStart w:id="590"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8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9"/>
          <w:p/>
        </w:tc>
      </w:tr>
    </w:tbl>
    <w:bookmarkEnd w:id="590"/>
    <w:bookmarkStart w:id="591"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1"/>
    <w:bookmarkStart w:id="593"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2"/>
          <w:p/>
        </w:tc>
      </w:tr>
    </w:tbl>
    <w:bookmarkEnd w:id="593"/>
    <w:bookmarkStart w:id="594"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4"/>
    <w:bookmarkStart w:id="598"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5"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5"/>
    <w:bookmarkStart w:id="597"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6">
        <w:r>
          <w:rPr>
            <w:rStyle w:val="Hyperlink"/>
          </w:rPr>
          <w:t xml:space="preserve">Repeated Amend chapter</w:t>
        </w:r>
      </w:hyperlink>
      <w:r>
        <w:t xml:space="preserve"> </w:t>
      </w:r>
      <w:r>
        <w:t xml:space="preserve">in Happy Git with R.</w:t>
      </w:r>
    </w:p>
    <w:bookmarkEnd w:id="597"/>
    <w:bookmarkEnd w:id="598"/>
    <w:bookmarkStart w:id="601"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0">
        <w:r>
          <w:rPr>
            <w:rStyle w:val="Hyperlink"/>
          </w:rPr>
          <w:t xml:space="preserve">great discussion of project-oriented workflows</w:t>
        </w:r>
      </w:hyperlink>
      <w:r>
        <w:t xml:space="preserve">, extolling the virtues of a self-contained, portable projects, for your reference.</w:t>
      </w:r>
    </w:p>
    <w:bookmarkEnd w:id="601"/>
    <w:bookmarkStart w:id="605"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2">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3">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4">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5"/>
    <w:bookmarkStart w:id="618" w:name="sec-gitattributes"/>
    <w:p>
      <w:pPr>
        <w:pStyle w:val="Heading2"/>
      </w:pPr>
      <w:r>
        <w:t xml:space="preserve">11.14 Customizing How Files Appear on GitHub</w:t>
      </w:r>
    </w:p>
    <w:p>
      <w:pPr>
        <w:pStyle w:val="FirstParagraph"/>
      </w:pPr>
      <w:r>
        <w:t xml:space="preserve">GitHub uses a tool called</w:t>
      </w:r>
      <w:r>
        <w:t xml:space="preserve"> </w:t>
      </w:r>
      <w:hyperlink r:id="rId606">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08"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7">
        <w:r>
          <w:rPr>
            <w:rStyle w:val="Hyperlink"/>
          </w:rPr>
          <w:t xml:space="preserve">Generated code documentation</w:t>
        </w:r>
      </w:hyperlink>
      <w:r>
        <w:t xml:space="preserve">.</w:t>
      </w:r>
    </w:p>
    <w:bookmarkEnd w:id="608"/>
    <w:bookmarkStart w:id="611"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9">
        <w:r>
          <w:rPr>
            <w:rStyle w:val="Hyperlink"/>
          </w:rPr>
          <w:t xml:space="preserve">pattern format documentation</w:t>
        </w:r>
      </w:hyperlink>
      <w:r>
        <w:t xml:space="preserve"> </w:t>
      </w:r>
      <w:r>
        <w:t xml:space="preserve">and the</w:t>
      </w:r>
      <w:r>
        <w:t xml:space="preserve"> </w:t>
      </w:r>
      <w:hyperlink r:id="rId610">
        <w:r>
          <w:rPr>
            <w:rStyle w:val="Hyperlink"/>
          </w:rPr>
          <w:t xml:space="preserve">Using gitattributes guide</w:t>
        </w:r>
      </w:hyperlink>
      <w:r>
        <w:t xml:space="preserve">.</w:t>
      </w:r>
    </w:p>
    <w:bookmarkEnd w:id="611"/>
    <w:bookmarkStart w:id="617"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2">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3">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4">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0">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5">
        <w:r>
          <w:rPr>
            <w:rStyle w:val="Hyperlink"/>
          </w:rPr>
          <w:t xml:space="preserve">Customizing how changed files appear on GitHub</w:t>
        </w:r>
      </w:hyperlink>
      <w:r>
        <w:t xml:space="preserve"> </w:t>
      </w:r>
      <w:r>
        <w:t xml:space="preserve">and the</w:t>
      </w:r>
      <w:r>
        <w:t xml:space="preserve"> </w:t>
      </w:r>
      <w:hyperlink r:id="rId616">
        <w:r>
          <w:rPr>
            <w:rStyle w:val="Hyperlink"/>
          </w:rPr>
          <w:t xml:space="preserve">Linguist overrides documentation</w:t>
        </w:r>
      </w:hyperlink>
      <w:r>
        <w:t xml:space="preserve">.</w:t>
      </w:r>
    </w:p>
    <w:bookmarkEnd w:id="617"/>
    <w:bookmarkEnd w:id="618"/>
    <w:bookmarkStart w:id="625"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19"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19"/>
    <w:bookmarkStart w:id="620"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0"/>
    <w:bookmarkStart w:id="621"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1"/>
    <w:bookmarkStart w:id="622"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2"/>
    <w:bookmarkStart w:id="623"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3"/>
    <w:bookmarkStart w:id="624"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4"/>
    <w:bookmarkEnd w:id="625"/>
    <w:bookmarkEnd w:id="626"/>
    <w:bookmarkStart w:id="66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4" w:name="sec-pull-requests"/>
    <w:p>
      <w:pPr>
        <w:pStyle w:val="Heading2"/>
      </w:pPr>
      <w:r>
        <w:t xml:space="preserve">12.1 Pull Requests</w:t>
      </w:r>
    </w:p>
    <w:bookmarkStart w:id="634"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7"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7"/>
    <w:bookmarkStart w:id="628"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28"/>
    <w:bookmarkStart w:id="629"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29"/>
    <w:bookmarkStart w:id="630"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0"/>
    <w:bookmarkStart w:id="631"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1"/>
    <w:bookmarkStart w:id="633"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2">
        <w:r>
          <w:rPr>
            <w:rStyle w:val="Hyperlink"/>
          </w:rPr>
          <w:t xml:space="preserve">steward guidelines</w:t>
        </w:r>
      </w:hyperlink>
      <w:r>
        <w:t xml:space="preserve">.</w:t>
      </w:r>
    </w:p>
    <w:bookmarkEnd w:id="633"/>
    <w:bookmarkEnd w:id="634"/>
    <w:bookmarkStart w:id="643" w:name="sec-opening-pull-requests"/>
    <w:p>
      <w:pPr>
        <w:pStyle w:val="Heading3"/>
      </w:pPr>
      <w:r>
        <w:t xml:space="preserve">12.1.2 Opening pull requests</w:t>
      </w:r>
    </w:p>
    <w:bookmarkStart w:id="635"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5"/>
    <w:bookmarkStart w:id="636"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6"/>
    <w:bookmarkStart w:id="637"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7"/>
    <w:bookmarkStart w:id="638"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38"/>
    <w:bookmarkStart w:id="639"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39"/>
    <w:bookmarkStart w:id="640"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0"/>
    <w:bookmarkStart w:id="642"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1">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2"/>
    <w:bookmarkEnd w:id="643"/>
    <w:bookmarkEnd w:id="644"/>
    <w:bookmarkStart w:id="666" w:name="sec-code-review"/>
    <w:p>
      <w:pPr>
        <w:pStyle w:val="Heading2"/>
      </w:pPr>
      <w:r>
        <w:t xml:space="preserve">12.2 Code Review</w:t>
      </w:r>
    </w:p>
    <w:bookmarkStart w:id="66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6"/>
    <w:bookmarkStart w:id="64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4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4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49"/>
    <w:bookmarkStart w:id="65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0"/>
    <w:bookmarkStart w:id="65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1"/>
    <w:bookmarkStart w:id="65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5" w:name="fig-github-suggestion-feature"/>
          <w:p>
            <w:pPr>
              <w:pStyle w:val="Compact"/>
              <w:jc w:val="center"/>
            </w:pPr>
            <w:r>
              <w:drawing>
                <wp:inline>
                  <wp:extent cx="5334000" cy="1989605"/>
                  <wp:effectExtent b="0" l="0" r="0" t="0"/>
                  <wp:docPr descr="" title="" id="653" name="Picture"/>
                  <a:graphic>
                    <a:graphicData uri="http://schemas.openxmlformats.org/drawingml/2006/picture">
                      <pic:pic>
                        <pic:nvPicPr>
                          <pic:cNvPr descr="assets/images/github-suggestion-feature.png" id="654" name="Picture"/>
                          <pic:cNvPicPr>
                            <a:picLocks noChangeArrowheads="1" noChangeAspect="1"/>
                          </pic:cNvPicPr>
                        </pic:nvPicPr>
                        <pic:blipFill>
                          <a:blip r:embed="rId65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5"/>
        </w:tc>
      </w:tr>
    </w:tbl>
    <w:bookmarkEnd w:id="656"/>
    <w:bookmarkStart w:id="66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0" w:name="fig-preview-comment"/>
          <w:p>
            <w:pPr>
              <w:pStyle w:val="Compact"/>
              <w:jc w:val="center"/>
            </w:pPr>
            <w:r>
              <w:drawing>
                <wp:inline>
                  <wp:extent cx="5334000" cy="1333500"/>
                  <wp:effectExtent b="0" l="0" r="0" t="0"/>
                  <wp:docPr descr="" title="" id="658" name="Picture"/>
                  <a:graphic>
                    <a:graphicData uri="http://schemas.openxmlformats.org/drawingml/2006/picture">
                      <pic:pic>
                        <pic:nvPicPr>
                          <pic:cNvPr descr="assets/images/quarto-preview-comment.png" id="659" name="Picture"/>
                          <pic:cNvPicPr>
                            <a:picLocks noChangeArrowheads="1" noChangeAspect="1"/>
                          </pic:cNvPicPr>
                        </pic:nvPicPr>
                        <pic:blipFill>
                          <a:blip r:embed="rId65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1"/>
    <w:bookmarkStart w:id="66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2"/>
    <w:bookmarkEnd w:id="663"/>
    <w:bookmarkStart w:id="66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4"/>
    <w:bookmarkStart w:id="66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5"/>
    <w:bookmarkEnd w:id="666"/>
    <w:bookmarkEnd w:id="667"/>
    <w:bookmarkStart w:id="728" w:name="sec-r-ci"/>
    <w:p>
      <w:pPr>
        <w:pStyle w:val="Heading1"/>
      </w:pPr>
      <w:r>
        <w:t xml:space="preserve">13. Continuous Integration</w:t>
      </w:r>
    </w:p>
    <w:bookmarkStart w:id="679" w:name="understanding-github-actions"/>
    <w:p>
      <w:pPr>
        <w:pStyle w:val="Heading2"/>
      </w:pPr>
      <w:r>
        <w:t xml:space="preserve">13.1 Understanding GitHub Actions</w:t>
      </w:r>
    </w:p>
    <w:p>
      <w:pPr>
        <w:pStyle w:val="FirstParagraph"/>
      </w:pPr>
      <w:hyperlink r:id="rId66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7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6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note.png" id="67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2"/>
    <w:bookmarkStart w:id="67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69">
              <w:r>
                <w:rPr>
                  <w:rStyle w:val="Hyperlink"/>
                </w:rPr>
                <w:t xml:space="preserve">Actions versioning guide</w:t>
              </w:r>
            </w:hyperlink>
            <w:r>
              <w:t xml:space="preserve">.</w:t>
            </w:r>
          </w:p>
          <w:p/>
        </w:tc>
      </w:tr>
    </w:tbl>
    <w:bookmarkEnd w:id="676"/>
    <w:bookmarkStart w:id="67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7"/>
    <w:bookmarkEnd w:id="678"/>
    <w:bookmarkEnd w:id="679"/>
    <w:bookmarkStart w:id="68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1"/>
    <w:bookmarkStart w:id="68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2"/>
    <w:bookmarkStart w:id="68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3"/>
    <w:bookmarkEnd w:id="684"/>
    <w:bookmarkStart w:id="68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8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88"/>
    <w:bookmarkStart w:id="68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89"/>
    <w:bookmarkStart w:id="69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1" name="Picture"/>
                  <a:graphic>
                    <a:graphicData uri="http://schemas.openxmlformats.org/drawingml/2006/picture">
                      <pic:pic>
                        <pic:nvPicPr>
                          <pic:cNvPr descr="/opt/quarto/share/formats/docx/warning.png" id="692"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3"/>
    <w:bookmarkStart w:id="70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6"/>
    <w:bookmarkStart w:id="69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7"/>
    <w:bookmarkStart w:id="69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98"/>
    <w:bookmarkStart w:id="69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99"/>
    <w:bookmarkStart w:id="70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0"/>
    <w:bookmarkStart w:id="70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1"/>
    <w:bookmarkStart w:id="702"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2"/>
    <w:bookmarkStart w:id="70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3"/>
    <w:bookmarkEnd w:id="704"/>
    <w:bookmarkStart w:id="70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7"/>
    <w:bookmarkStart w:id="72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0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08"/>
    <w:bookmarkStart w:id="714" w:name="comparison-of-popular-actions"/>
    <w:p>
      <w:pPr>
        <w:pStyle w:val="Heading4"/>
      </w:pPr>
      <w:r>
        <w:t xml:space="preserve">13.8.0.2 Comparison of Popular Actions</w:t>
      </w:r>
    </w:p>
    <w:p>
      <w:pPr>
        <w:pStyle w:val="FirstParagraph"/>
      </w:pPr>
      <w:hyperlink r:id="rId70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4"/>
    <w:bookmarkStart w:id="71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5"/>
    <w:bookmarkStart w:id="71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6"/>
    <w:bookmarkStart w:id="71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opt/quarto/share/formats/docx/warning.png" id="718"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19"/>
    <w:bookmarkEnd w:id="720"/>
    <w:bookmarkStart w:id="72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23"/>
    <w:bookmarkStart w:id="727" w:name="additional-resources-2"/>
    <w:p>
      <w:pPr>
        <w:pStyle w:val="Heading2"/>
      </w:pPr>
      <w:r>
        <w:t xml:space="preserve">13.10 Additional Resources</w:t>
      </w:r>
    </w:p>
    <w:p>
      <w:pPr>
        <w:pStyle w:val="Compact"/>
        <w:numPr>
          <w:ilvl w:val="0"/>
          <w:numId w:val="1225"/>
        </w:numPr>
      </w:pPr>
      <w:hyperlink r:id="rId668">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4">
        <w:r>
          <w:rPr>
            <w:rStyle w:val="Hyperlink"/>
          </w:rPr>
          <w:t xml:space="preserve">R Packages book: Continuous Integration</w:t>
        </w:r>
      </w:hyperlink>
    </w:p>
    <w:p>
      <w:pPr>
        <w:pStyle w:val="Compact"/>
        <w:numPr>
          <w:ilvl w:val="0"/>
          <w:numId w:val="1225"/>
        </w:numPr>
      </w:pPr>
      <w:hyperlink r:id="rId725">
        <w:r>
          <w:rPr>
            <w:rStyle w:val="Hyperlink"/>
          </w:rPr>
          <w:t xml:space="preserve">GitHub Actions documentation</w:t>
        </w:r>
      </w:hyperlink>
    </w:p>
    <w:p>
      <w:pPr>
        <w:pStyle w:val="Compact"/>
        <w:numPr>
          <w:ilvl w:val="0"/>
          <w:numId w:val="1225"/>
        </w:numPr>
      </w:pPr>
      <w:hyperlink r:id="rId726">
        <w:r>
          <w:rPr>
            <w:rStyle w:val="Hyperlink"/>
          </w:rPr>
          <w:t xml:space="preserve">Where to find help with r-lib/actions</w:t>
        </w:r>
      </w:hyperlink>
    </w:p>
    <w:p>
      <w:pPr>
        <w:pStyle w:val="Compact"/>
        <w:numPr>
          <w:ilvl w:val="0"/>
          <w:numId w:val="1225"/>
        </w:numPr>
      </w:pPr>
      <w:hyperlink r:id="rId705">
        <w:r>
          <w:rPr>
            <w:rStyle w:val="Hyperlink"/>
          </w:rPr>
          <w:t xml:space="preserve">GitHub Status</w:t>
        </w:r>
      </w:hyperlink>
      <w:r>
        <w:t xml:space="preserve"> </w:t>
      </w:r>
      <w:r>
        <w:t xml:space="preserve">- real-time status of GitHub services</w:t>
      </w:r>
    </w:p>
    <w:p>
      <w:r>
        <w:br w:type="page"/>
      </w:r>
    </w:p>
    <w:bookmarkEnd w:id="727"/>
    <w:bookmarkEnd w:id="728"/>
    <w:bookmarkStart w:id="783"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3"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2" w:name="fig-unix-desktop"/>
          <w:p>
            <w:pPr>
              <w:pStyle w:val="Compact"/>
              <w:jc w:val="center"/>
            </w:pPr>
            <w:r>
              <w:drawing>
                <wp:inline>
                  <wp:extent cx="5334000" cy="3380267"/>
                  <wp:effectExtent b="0" l="0" r="0" t="0"/>
                  <wp:docPr descr="" title="" id="730" name="Picture"/>
                  <a:graphic>
                    <a:graphicData uri="http://schemas.openxmlformats.org/drawingml/2006/picture">
                      <pic:pic>
                        <pic:nvPicPr>
                          <pic:cNvPr descr="assets/images/ex-desktop.jpg" id="731" name="Picture"/>
                          <pic:cNvPicPr>
                            <a:picLocks noChangeArrowheads="1" noChangeAspect="1"/>
                          </pic:cNvPicPr>
                        </pic:nvPicPr>
                        <pic:blipFill>
                          <a:blip r:embed="rId72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2"/>
        </w:tc>
      </w:tr>
    </w:tbl>
    <w:bookmarkEnd w:id="733"/>
    <w:bookmarkStart w:id="739"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4"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8" w:name="fig-unix-terminal"/>
          <w:p>
            <w:pPr>
              <w:pStyle w:val="Compact"/>
              <w:jc w:val="center"/>
            </w:pPr>
            <w:r>
              <w:drawing>
                <wp:inline>
                  <wp:extent cx="4488872" cy="8862646"/>
                  <wp:effectExtent b="0" l="0" r="0" t="0"/>
                  <wp:docPr descr="" title="" id="736" name="Picture"/>
                  <a:graphic>
                    <a:graphicData uri="http://schemas.openxmlformats.org/drawingml/2006/picture">
                      <pic:pic>
                        <pic:nvPicPr>
                          <pic:cNvPr descr="assets/images/ex-terminal.PNG" id="737" name="Picture"/>
                          <pic:cNvPicPr>
                            <a:picLocks noChangeArrowheads="1" noChangeAspect="1"/>
                          </pic:cNvPicPr>
                        </pic:nvPicPr>
                        <pic:blipFill>
                          <a:blip r:embed="rId73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38"/>
        </w:tc>
      </w:tr>
    </w:tbl>
    <w:bookmarkEnd w:id="739"/>
    <w:bookmarkStart w:id="761" w:name="sec-zsh"/>
    <w:p>
      <w:pPr>
        <w:pStyle w:val="Heading2"/>
      </w:pPr>
      <w:ins w:id="2199" w:author="PR Preview" w:date="2024-01-01T00:00:00Z">
        <w:r>
          <w:t xml:space="preserve">14.3 Zsh and Oh My Zsh</w:t>
        </w:r>
      </w:ins>
    </w:p>
    <w:p>
      <w:pPr>
        <w:pStyle w:val="FirstParagraph"/>
      </w:pPr>
      <w:ins w:id="2200" w:author="PR Preview" w:date="2024-01-01T00:00:00Z">
        <w:r>
          <w:t xml:space="preserve">The commands in the tables above work the same in any shell.</w:t>
        </w:r>
      </w:ins>
      <w:ins w:id="2200" w:author="PR Preview" w:date="2024-01-01T00:00:00Z">
        <w:r>
          <w:t xml:space="preserve"> </w:t>
        </w:r>
      </w:ins>
      <w:ins w:id="2200" w:author="PR Preview" w:date="2024-01-01T00:00:00Z">
        <w:r>
          <w:t xml:space="preserve">This section is about which shell to use</w:t>
        </w:r>
      </w:ins>
      <w:ins w:id="2200" w:author="PR Preview" w:date="2024-01-01T00:00:00Z">
        <w:r>
          <w:t xml:space="preserve"> </w:t>
        </w:r>
      </w:ins>
      <w:ins w:id="2200" w:author="PR Preview" w:date="2024-01-01T00:00:00Z">
        <w:r>
          <w:rPr>
            <w:i/>
            <w:iCs/>
          </w:rPr>
          <w:t xml:space="preserve">interactively</w:t>
        </w:r>
      </w:ins>
      <w:ins w:id="2200" w:author="PR Preview" w:date="2024-01-01T00:00:00Z">
        <w:r>
          <w:t xml:space="preserve"> </w:t>
        </w:r>
      </w:ins>
      <w:ins w:id="2200" w:author="PR Preview" w:date="2024-01-01T00:00:00Z">
        <w:r>
          <w:t xml:space="preserve">—</w:t>
        </w:r>
      </w:ins>
      <w:ins w:id="2200" w:author="PR Preview" w:date="2024-01-01T00:00:00Z">
        <w:r>
          <w:t xml:space="preserve"> </w:t>
        </w:r>
      </w:ins>
      <w:ins w:id="2200" w:author="PR Preview" w:date="2024-01-01T00:00:00Z">
        <w:r>
          <w:t xml:space="preserve">the one that gives you a prompt, completes filenames, and remembers your history.</w:t>
        </w:r>
      </w:ins>
      <w:ins w:id="2200" w:author="PR Preview" w:date="2024-01-01T00:00:00Z">
        <w:r>
          <w:t xml:space="preserve"> </w:t>
        </w:r>
      </w:ins>
      <w:ins w:id="2200" w:author="PR Preview" w:date="2024-01-01T00:00:00Z">
        <w:r>
          <w:t xml:space="preserve">It does not change how scripts run:</w:t>
        </w:r>
      </w:ins>
      <w:ins w:id="2200" w:author="PR Preview" w:date="2024-01-01T00:00:00Z">
        <w:r>
          <w:t xml:space="preserve"> </w:t>
        </w:r>
      </w:ins>
      <w:ins w:id="2200" w:author="PR Preview" w:date="2024-01-01T00:00:00Z">
        <w:r>
          <w:t xml:space="preserve">a script beginning</w:t>
        </w:r>
      </w:ins>
      <w:ins w:id="2200" w:author="PR Preview" w:date="2024-01-01T00:00:00Z">
        <w:r>
          <w:t xml:space="preserve"> </w:t>
        </w:r>
      </w:ins>
      <w:ins w:id="2200" w:author="PR Preview" w:date="2024-01-01T00:00:00Z">
        <w:r>
          <w:rPr>
            <w:rStyle w:val="VerbatimChar"/>
          </w:rPr>
          <w:t xml:space="preserve">#!/usr/bin/env bash</w:t>
        </w:r>
      </w:ins>
      <w:ins w:id="2200" w:author="PR Preview" w:date="2024-01-01T00:00:00Z">
        <w:r>
          <w:t xml:space="preserve"> </w:t>
        </w:r>
      </w:ins>
      <w:ins w:id="2200" w:author="PR Preview" w:date="2024-01-01T00:00:00Z">
        <w:r>
          <w:t xml:space="preserve">still runs under bash</w:t>
        </w:r>
      </w:ins>
      <w:ins w:id="2200" w:author="PR Preview" w:date="2024-01-01T00:00:00Z">
        <w:r>
          <w:t xml:space="preserve"> </w:t>
        </w:r>
      </w:ins>
      <w:ins w:id="2200" w:author="PR Preview" w:date="2024-01-01T00:00:00Z">
        <w:r>
          <w:t xml:space="preserve">no matter which shell you launched it from.</w:t>
        </w:r>
      </w:ins>
    </w:p>
    <w:p>
      <w:pPr>
        <w:pStyle w:val="BodyText"/>
      </w:pPr>
      <w:ins w:id="2201" w:author="PR Preview" w:date="2024-01-01T00:00:00Z">
        <w:r>
          <w:t xml:space="preserve">We recommend Z shell (</w:t>
        </w:r>
      </w:ins>
      <w:ins w:id="2201" w:author="PR Preview" w:date="2024-01-01T00:00:00Z">
        <w:r>
          <w:rPr>
            <w:rStyle w:val="VerbatimChar"/>
          </w:rPr>
          <w:t xml:space="preserve">zsh</w:t>
        </w:r>
      </w:ins>
      <w:ins w:id="2201" w:author="PR Preview" w:date="2024-01-01T00:00:00Z">
        <w:r>
          <w:t xml:space="preserve">) with</w:t>
        </w:r>
      </w:ins>
      <w:ins w:id="2201" w:author="PR Preview" w:date="2024-01-01T00:00:00Z">
        <w:r>
          <w:t xml:space="preserve"> </w:t>
        </w:r>
      </w:ins>
      <w:hyperlink r:id="rId740">
        <w:r>
          <w:rPr>
            <w:rStyle w:val="Hyperlink"/>
          </w:rPr>
          <w:t xml:space="preserve">Oh My Zsh</w:t>
        </w:r>
      </w:hyperlink>
      <w:ins w:id="2201" w:author="PR Preview" w:date="2024-01-01T00:00:00Z">
        <w:r>
          <w:t xml:space="preserve">,</w:t>
        </w:r>
      </w:ins>
      <w:ins w:id="2201" w:author="PR Preview" w:date="2024-01-01T00:00:00Z">
        <w:r>
          <w:t xml:space="preserve"> </w:t>
        </w:r>
      </w:ins>
      <w:ins w:id="2201" w:author="PR Preview" w:date="2024-01-01T00:00:00Z">
        <w:r>
          <w:t xml:space="preserve">a configuration framework that supplies themes, completions, and a plugin system.</w:t>
        </w:r>
      </w:ins>
      <w:ins w:id="2201" w:author="PR Preview" w:date="2024-01-01T00:00:00Z">
        <w:r>
          <w:t xml:space="preserve"> </w:t>
        </w:r>
      </w:ins>
      <w:ins w:id="2201" w:author="PR Preview" w:date="2024-01-01T00:00:00Z">
        <w:r>
          <w:t xml:space="preserve">Two reasons:</w:t>
        </w:r>
      </w:ins>
    </w:p>
    <w:p>
      <w:pPr>
        <w:pStyle w:val="Compact"/>
        <w:numPr>
          <w:ilvl w:val="0"/>
          <w:numId w:val="1227"/>
        </w:numPr>
      </w:pPr>
      <w:ins w:id="2202" w:author="PR Preview" w:date="2024-01-01T00:00:00Z">
        <w:r>
          <w:rPr>
            <w:rStyle w:val="VerbatimChar"/>
          </w:rPr>
          <w:t xml:space="preserve">zsh</w:t>
        </w:r>
      </w:ins>
      <w:ins w:id="2202" w:author="PR Preview" w:date="2024-01-01T00:00:00Z">
        <w:r>
          <w:t xml:space="preserve"> </w:t>
        </w:r>
      </w:ins>
      <w:ins w:id="2202" w:author="PR Preview" w:date="2024-01-01T00:00:00Z">
        <w:r>
          <w:t xml:space="preserve">has been the default login shell on macOS since 10.15 (Catalina),</w:t>
        </w:r>
      </w:ins>
      <w:ins w:id="2202" w:author="PR Preview" w:date="2024-01-01T00:00:00Z">
        <w:r>
          <w:t xml:space="preserve"> </w:t>
        </w:r>
      </w:ins>
      <w:ins w:id="2202" w:author="PR Preview" w:date="2024-01-01T00:00:00Z">
        <w:r>
          <w:t xml:space="preserve">so most of the lab is already running it.</w:t>
        </w:r>
      </w:ins>
    </w:p>
    <w:p>
      <w:pPr>
        <w:pStyle w:val="Compact"/>
        <w:numPr>
          <w:ilvl w:val="0"/>
          <w:numId w:val="1227"/>
        </w:numPr>
      </w:pPr>
      <w:ins w:id="2203" w:author="PR Preview" w:date="2024-01-01T00:00:00Z">
        <w:r>
          <w:t xml:space="preserve">The plugin pair below — suggestions from your own history,</w:t>
        </w:r>
      </w:ins>
      <w:ins w:id="2203" w:author="PR Preview" w:date="2024-01-01T00:00:00Z">
        <w:r>
          <w:t xml:space="preserve"> </w:t>
        </w:r>
      </w:ins>
      <w:ins w:id="2203" w:author="PR Preview" w:date="2024-01-01T00:00:00Z">
        <w:r>
          <w:t xml:space="preserve">and syntax coloring that shows a typo before you press enter —</w:t>
        </w:r>
      </w:ins>
      <w:ins w:id="2203" w:author="PR Preview" w:date="2024-01-01T00:00:00Z">
        <w:r>
          <w:t xml:space="preserve"> </w:t>
        </w:r>
      </w:ins>
      <w:ins w:id="2203" w:author="PR Preview" w:date="2024-01-01T00:00:00Z">
        <w:r>
          <w:t xml:space="preserve">removes a real class of command-line mistake.</w:t>
        </w:r>
      </w:ins>
    </w:p>
    <w:p>
      <w:pPr>
        <w:pStyle w:val="FirstParagraph"/>
      </w:pPr>
      <w:ins w:id="2204" w:author="PR Preview" w:date="2024-01-01T00:00:00Z">
        <w:r>
          <w:t xml:space="preserve">This applies to macOS, Linux, and Windows Subsystem for Linux (WSL).</w:t>
        </w:r>
      </w:ins>
      <w:ins w:id="2204" w:author="PR Preview" w:date="2024-01-01T00:00:00Z">
        <w:r>
          <w:t xml:space="preserve"> </w:t>
        </w:r>
      </w:ins>
      <w:ins w:id="2204" w:author="PR Preview" w:date="2024-01-01T00:00:00Z">
        <w:r>
          <w:t xml:space="preserve">It does not apply to Git Bash on Windows, which is bash and has no</w:t>
        </w:r>
      </w:ins>
      <w:ins w:id="2204" w:author="PR Preview" w:date="2024-01-01T00:00:00Z">
        <w:r>
          <w:t xml:space="preserve"> </w:t>
        </w:r>
      </w:ins>
      <w:ins w:id="2204" w:author="PR Preview" w:date="2024-01-01T00:00:00Z">
        <w:r>
          <w:rPr>
            <w:rStyle w:val="VerbatimChar"/>
          </w:rPr>
          <w:t xml:space="preserve">zsh</w:t>
        </w:r>
      </w:ins>
      <w:ins w:id="2204" w:author="PR Preview" w:date="2024-01-01T00:00:00Z">
        <w:r>
          <w:t xml:space="preserve"> </w:t>
        </w:r>
      </w:ins>
      <w:ins w:id="2204" w:author="PR Preview" w:date="2024-01-01T00:00:00Z">
        <w:r>
          <w:t xml:space="preserve">to switch to;</w:t>
        </w:r>
      </w:ins>
      <w:ins w:id="2204" w:author="PR Preview" w:date="2024-01-01T00:00:00Z">
        <w:r>
          <w:t xml:space="preserve"> </w:t>
        </w:r>
      </w:ins>
      <w:ins w:id="2204" w:author="PR Preview" w:date="2024-01-01T00:00:00Z">
        <w:r>
          <w:t xml:space="preserve">Windows users who want this should work inside WSL.</w:t>
        </w:r>
      </w:ins>
    </w:p>
    <w:bookmarkStart w:id="741" w:name="installing-zsh"/>
    <w:p>
      <w:pPr>
        <w:pStyle w:val="Heading3"/>
      </w:pPr>
      <w:ins w:id="2205" w:author="PR Preview" w:date="2024-01-01T00:00:00Z">
        <w:r>
          <w:t xml:space="preserve">14.3.1 Installing zsh</w:t>
        </w:r>
      </w:ins>
    </w:p>
    <w:p>
      <w:pPr>
        <w:pStyle w:val="FirstParagraph"/>
      </w:pPr>
      <w:ins w:id="2206" w:author="PR Preview" w:date="2024-01-01T00:00:00Z">
        <w:r>
          <w:t xml:space="preserve">Check whether you already have it:</w:t>
        </w:r>
      </w:ins>
    </w:p>
    <w:p>
      <w:pPr>
        <w:pStyle w:val="SourceCode"/>
      </w:pPr>
      <w:ins w:id="2207" w:author="PR Preview" w:date="2024-01-01T00:00:00Z">
        <w:r>
          <w:rPr>
            <w:rStyle w:val="FunctionTok"/>
          </w:rPr>
          <w:t xml:space="preserve">zsh</w:t>
        </w:r>
      </w:ins>
      <w:ins w:id="2207" w:author="PR Preview" w:date="2024-01-01T00:00:00Z">
        <w:r>
          <w:rPr>
            <w:rStyle w:val="NormalTok"/>
          </w:rPr>
          <w:t xml:space="preserve"> </w:t>
        </w:r>
      </w:ins>
      <w:ins w:id="2207" w:author="PR Preview" w:date="2024-01-01T00:00:00Z">
        <w:r>
          <w:rPr>
            <w:rStyle w:val="AttributeTok"/>
          </w:rPr>
          <w:t xml:space="preserve">--version</w:t>
        </w:r>
      </w:ins>
    </w:p>
    <w:p>
      <w:pPr>
        <w:pStyle w:val="FirstParagraph"/>
      </w:pPr>
      <w:ins w:id="2208" w:author="PR Preview" w:date="2024-01-01T00:00:00Z">
        <w:r>
          <w:t xml:space="preserve">If that errors, install it</w:t>
        </w:r>
      </w:ins>
      <w:ins w:id="2208" w:author="PR Preview" w:date="2024-01-01T00:00:00Z">
        <w:r>
          <w:t xml:space="preserve"> </w:t>
        </w:r>
      </w:ins>
      <w:ins w:id="2208" w:author="PR Preview" w:date="2024-01-01T00:00:00Z">
        <w:r>
          <w:t xml:space="preserve">(</w:t>
        </w:r>
      </w:ins>
      <w:ins w:id="2208" w:author="PR Preview" w:date="2024-01-01T00:00:00Z">
        <w:r>
          <w:rPr>
            <w:rStyle w:val="VerbatimChar"/>
          </w:rPr>
          <w:t xml:space="preserve">brew install zsh</w:t>
        </w:r>
      </w:ins>
      <w:ins w:id="2208" w:author="PR Preview" w:date="2024-01-01T00:00:00Z">
        <w:r>
          <w:t xml:space="preserve"> </w:t>
        </w:r>
      </w:ins>
      <w:ins w:id="2208" w:author="PR Preview" w:date="2024-01-01T00:00:00Z">
        <w:r>
          <w:t xml:space="preserve">on macOS,</w:t>
        </w:r>
      </w:ins>
      <w:ins w:id="2208" w:author="PR Preview" w:date="2024-01-01T00:00:00Z">
        <w:r>
          <w:t xml:space="preserve"> </w:t>
        </w:r>
      </w:ins>
      <w:ins w:id="2208" w:author="PR Preview" w:date="2024-01-01T00:00:00Z">
        <w:r>
          <w:rPr>
            <w:rStyle w:val="VerbatimChar"/>
          </w:rPr>
          <w:t xml:space="preserve">sudo apt install zsh</w:t>
        </w:r>
      </w:ins>
      <w:ins w:id="2208" w:author="PR Preview" w:date="2024-01-01T00:00:00Z">
        <w:r>
          <w:t xml:space="preserve"> </w:t>
        </w:r>
      </w:ins>
      <w:ins w:id="2208" w:author="PR Preview" w:date="2024-01-01T00:00:00Z">
        <w:r>
          <w:t xml:space="preserve">on Ubuntu and WSL),</w:t>
        </w:r>
      </w:ins>
      <w:ins w:id="2208" w:author="PR Preview" w:date="2024-01-01T00:00:00Z">
        <w:r>
          <w:t xml:space="preserve"> </w:t>
        </w:r>
      </w:ins>
      <w:ins w:id="2208" w:author="PR Preview" w:date="2024-01-01T00:00:00Z">
        <w:r>
          <w:t xml:space="preserve">then make it your login shell:</w:t>
        </w:r>
      </w:ins>
    </w:p>
    <w:p>
      <w:pPr>
        <w:pStyle w:val="SourceCode"/>
      </w:pPr>
      <w:ins w:id="2209" w:author="PR Preview" w:date="2024-01-01T00:00:00Z">
        <w:r>
          <w:rPr>
            <w:rStyle w:val="FunctionTok"/>
          </w:rPr>
          <w:t xml:space="preserve">chsh</w:t>
        </w:r>
      </w:ins>
      <w:ins w:id="2209" w:author="PR Preview" w:date="2024-01-01T00:00:00Z">
        <w:r>
          <w:rPr>
            <w:rStyle w:val="NormalTok"/>
          </w:rPr>
          <w:t xml:space="preserve"> </w:t>
        </w:r>
      </w:ins>
      <w:ins w:id="2209" w:author="PR Preview" w:date="2024-01-01T00:00:00Z">
        <w:r>
          <w:rPr>
            <w:rStyle w:val="AttributeTok"/>
          </w:rPr>
          <w:t xml:space="preserve">-s</w:t>
        </w:r>
      </w:ins>
      <w:ins w:id="2209" w:author="PR Preview" w:date="2024-01-01T00:00:00Z">
        <w:r>
          <w:rPr>
            <w:rStyle w:val="NormalTok"/>
          </w:rPr>
          <w:t xml:space="preserve"> </w:t>
        </w:r>
      </w:ins>
      <w:ins w:id="2209" w:author="PR Preview" w:date="2024-01-01T00:00:00Z">
        <w:r>
          <w:rPr>
            <w:rStyle w:val="StringTok"/>
          </w:rPr>
          <w:t xml:space="preserve">"</w:t>
        </w:r>
      </w:ins>
      <w:ins w:id="2209" w:author="PR Preview" w:date="2024-01-01T00:00:00Z">
        <w:r>
          <w:rPr>
            <w:rStyle w:val="VariableTok"/>
          </w:rPr>
          <w:t xml:space="preserve">$(</w:t>
        </w:r>
      </w:ins>
      <w:ins w:id="2209" w:author="PR Preview" w:date="2024-01-01T00:00:00Z">
        <w:r>
          <w:rPr>
            <w:rStyle w:val="BuiltInTok"/>
          </w:rPr>
          <w:t xml:space="preserve">command</w:t>
        </w:r>
      </w:ins>
      <w:ins w:id="2209" w:author="PR Preview" w:date="2024-01-01T00:00:00Z">
        <w:r>
          <w:rPr>
            <w:rStyle w:val="NormalTok"/>
          </w:rPr>
          <w:t xml:space="preserve"> </w:t>
        </w:r>
      </w:ins>
      <w:ins w:id="2209" w:author="PR Preview" w:date="2024-01-01T00:00:00Z">
        <w:r>
          <w:rPr>
            <w:rStyle w:val="AttributeTok"/>
          </w:rPr>
          <w:t xml:space="preserve">-v</w:t>
        </w:r>
      </w:ins>
      <w:ins w:id="2209" w:author="PR Preview" w:date="2024-01-01T00:00:00Z">
        <w:r>
          <w:rPr>
            <w:rStyle w:val="NormalTok"/>
          </w:rPr>
          <w:t xml:space="preserve"> zsh</w:t>
        </w:r>
      </w:ins>
      <w:ins w:id="2209" w:author="PR Preview" w:date="2024-01-01T00:00:00Z">
        <w:r>
          <w:rPr>
            <w:rStyle w:val="VariableTok"/>
          </w:rPr>
          <w:t xml:space="preserve">)</w:t>
        </w:r>
      </w:ins>
      <w:ins w:id="2209" w:author="PR Preview" w:date="2024-01-01T00:00:00Z">
        <w:r>
          <w:rPr>
            <w:rStyle w:val="StringTok"/>
          </w:rPr>
          <w:t xml:space="preserve">"</w:t>
        </w:r>
      </w:ins>
    </w:p>
    <w:p>
      <w:pPr>
        <w:pStyle w:val="FirstParagraph"/>
      </w:pPr>
      <w:ins w:id="2210" w:author="PR Preview" w:date="2024-01-01T00:00:00Z">
        <w:r>
          <w:rPr>
            <w:rStyle w:val="VerbatimChar"/>
          </w:rPr>
          <w:t xml:space="preserve">chsh</w:t>
        </w:r>
      </w:ins>
      <w:ins w:id="2210" w:author="PR Preview" w:date="2024-01-01T00:00:00Z">
        <w:r>
          <w:t xml:space="preserve"> </w:t>
        </w:r>
      </w:ins>
      <w:ins w:id="2210" w:author="PR Preview" w:date="2024-01-01T00:00:00Z">
        <w:r>
          <w:t xml:space="preserve">prompts for your own password,</w:t>
        </w:r>
      </w:ins>
      <w:ins w:id="2210" w:author="PR Preview" w:date="2024-01-01T00:00:00Z">
        <w:r>
          <w:t xml:space="preserve"> </w:t>
        </w:r>
      </w:ins>
      <w:ins w:id="2210" w:author="PR Preview" w:date="2024-01-01T00:00:00Z">
        <w:r>
          <w:t xml:space="preserve">and refuses any shell not listed in</w:t>
        </w:r>
      </w:ins>
      <w:ins w:id="2210" w:author="PR Preview" w:date="2024-01-01T00:00:00Z">
        <w:r>
          <w:t xml:space="preserve"> </w:t>
        </w:r>
      </w:ins>
      <w:ins w:id="2210" w:author="PR Preview" w:date="2024-01-01T00:00:00Z">
        <w:r>
          <w:rPr>
            <w:rStyle w:val="VerbatimChar"/>
          </w:rPr>
          <w:t xml:space="preserve">/etc/shells</w:t>
        </w:r>
      </w:ins>
      <w:ins w:id="2210" w:author="PR Preview" w:date="2024-01-01T00:00:00Z">
        <w:r>
          <w:t xml:space="preserve">.</w:t>
        </w:r>
      </w:ins>
      <w:ins w:id="2210" w:author="PR Preview" w:date="2024-01-01T00:00:00Z">
        <w:r>
          <w:t xml:space="preserve"> </w:t>
        </w:r>
      </w:ins>
      <w:ins w:id="2210" w:author="PR Preview" w:date="2024-01-01T00:00:00Z">
        <w:r>
          <w:t xml:space="preserve">An</w:t>
        </w:r>
      </w:ins>
      <w:ins w:id="2210" w:author="PR Preview" w:date="2024-01-01T00:00:00Z">
        <w:r>
          <w:t xml:space="preserve"> </w:t>
        </w:r>
      </w:ins>
      <w:ins w:id="2210" w:author="PR Preview" w:date="2024-01-01T00:00:00Z">
        <w:r>
          <w:rPr>
            <w:rStyle w:val="VerbatimChar"/>
          </w:rPr>
          <w:t xml:space="preserve">apt</w:t>
        </w:r>
      </w:ins>
      <w:ins w:id="2210" w:author="PR Preview" w:date="2024-01-01T00:00:00Z">
        <w:r>
          <w:t xml:space="preserve"> </w:t>
        </w:r>
      </w:ins>
      <w:ins w:id="2210" w:author="PR Preview" w:date="2024-01-01T00:00:00Z">
        <w:r>
          <w:t xml:space="preserve">install registers itself there;</w:t>
        </w:r>
      </w:ins>
      <w:ins w:id="2210" w:author="PR Preview" w:date="2024-01-01T00:00:00Z">
        <w:r>
          <w:t xml:space="preserve"> </w:t>
        </w:r>
      </w:ins>
      <w:ins w:id="2210" w:author="PR Preview" w:date="2024-01-01T00:00:00Z">
        <w:r>
          <w:t xml:space="preserve">a Homebrew build does not, so append its path first:</w:t>
        </w:r>
      </w:ins>
    </w:p>
    <w:p>
      <w:pPr>
        <w:pStyle w:val="SourceCode"/>
      </w:pPr>
      <w:ins w:id="2211" w:author="PR Preview" w:date="2024-01-01T00:00:00Z">
        <w:r>
          <w:rPr>
            <w:rStyle w:val="BuiltInTok"/>
          </w:rPr>
          <w:t xml:space="preserve">command</w:t>
        </w:r>
      </w:ins>
      <w:ins w:id="2211" w:author="PR Preview" w:date="2024-01-01T00:00:00Z">
        <w:r>
          <w:rPr>
            <w:rStyle w:val="NormalTok"/>
          </w:rPr>
          <w:t xml:space="preserve"> </w:t>
        </w:r>
      </w:ins>
      <w:ins w:id="2211" w:author="PR Preview" w:date="2024-01-01T00:00:00Z">
        <w:r>
          <w:rPr>
            <w:rStyle w:val="AttributeTok"/>
          </w:rPr>
          <w:t xml:space="preserve">-v</w:t>
        </w:r>
      </w:ins>
      <w:ins w:id="2211" w:author="PR Preview" w:date="2024-01-01T00:00:00Z">
        <w:r>
          <w:rPr>
            <w:rStyle w:val="NormalTok"/>
          </w:rPr>
          <w:t xml:space="preserve"> zsh </w:t>
        </w:r>
      </w:ins>
      <w:ins w:id="2211" w:author="PR Preview" w:date="2024-01-01T00:00:00Z">
        <w:r>
          <w:rPr>
            <w:rStyle w:val="KeywordTok"/>
          </w:rPr>
          <w:t xml:space="preserve">|</w:t>
        </w:r>
      </w:ins>
      <w:ins w:id="2211" w:author="PR Preview" w:date="2024-01-01T00:00:00Z">
        <w:r>
          <w:rPr>
            <w:rStyle w:val="NormalTok"/>
          </w:rPr>
          <w:t xml:space="preserve"> </w:t>
        </w:r>
      </w:ins>
      <w:ins w:id="2211" w:author="PR Preview" w:date="2024-01-01T00:00:00Z">
        <w:r>
          <w:rPr>
            <w:rStyle w:val="FunctionTok"/>
          </w:rPr>
          <w:t xml:space="preserve">sudo</w:t>
        </w:r>
      </w:ins>
      <w:ins w:id="2211" w:author="PR Preview" w:date="2024-01-01T00:00:00Z">
        <w:r>
          <w:rPr>
            <w:rStyle w:val="NormalTok"/>
          </w:rPr>
          <w:t xml:space="preserve"> tee </w:t>
        </w:r>
      </w:ins>
      <w:ins w:id="2211" w:author="PR Preview" w:date="2024-01-01T00:00:00Z">
        <w:r>
          <w:rPr>
            <w:rStyle w:val="AttributeTok"/>
          </w:rPr>
          <w:t xml:space="preserve">-a</w:t>
        </w:r>
      </w:ins>
      <w:ins w:id="2211" w:author="PR Preview" w:date="2024-01-01T00:00:00Z">
        <w:r>
          <w:rPr>
            <w:rStyle w:val="NormalTok"/>
          </w:rPr>
          <w:t xml:space="preserve"> /etc/shells</w:t>
        </w:r>
      </w:ins>
    </w:p>
    <w:p>
      <w:pPr>
        <w:pStyle w:val="FirstParagraph"/>
      </w:pPr>
      <w:ins w:id="2212" w:author="PR Preview" w:date="2024-01-01T00:00:00Z">
        <w:r>
          <w:t xml:space="preserve">The change takes effect at your next login,</w:t>
        </w:r>
      </w:ins>
      <w:ins w:id="2212" w:author="PR Preview" w:date="2024-01-01T00:00:00Z">
        <w:r>
          <w:t xml:space="preserve"> </w:t>
        </w:r>
      </w:ins>
      <w:ins w:id="2212" w:author="PR Preview" w:date="2024-01-01T00:00:00Z">
        <w:r>
          <w:t xml:space="preserve">so open a new terminal and confirm with</w:t>
        </w:r>
      </w:ins>
      <w:ins w:id="2212" w:author="PR Preview" w:date="2024-01-01T00:00:00Z">
        <w:r>
          <w:t xml:space="preserve"> </w:t>
        </w:r>
      </w:ins>
      <w:ins w:id="2212" w:author="PR Preview" w:date="2024-01-01T00:00:00Z">
        <w:r>
          <w:rPr>
            <w:rStyle w:val="VerbatimChar"/>
          </w:rPr>
          <w:t xml:space="preserve">echo $SHELL</w:t>
        </w:r>
      </w:ins>
      <w:ins w:id="2212" w:author="PR Preview" w:date="2024-01-01T00:00:00Z">
        <w:r>
          <w:t xml:space="preserve">.</w:t>
        </w:r>
      </w:ins>
      <w:ins w:id="2212" w:author="PR Preview" w:date="2024-01-01T00:00:00Z">
        <w:r>
          <w:t xml:space="preserve"> </w:t>
        </w:r>
      </w:ins>
      <w:ins w:id="2212" w:author="PR Preview" w:date="2024-01-01T00:00:00Z">
        <w:r>
          <w:t xml:space="preserve">On WSL, close every window for that distribution first —</w:t>
        </w:r>
      </w:ins>
      <w:ins w:id="2212" w:author="PR Preview" w:date="2024-01-01T00:00:00Z">
        <w:r>
          <w:t xml:space="preserve"> </w:t>
        </w:r>
      </w:ins>
      <w:ins w:id="2212" w:author="PR Preview" w:date="2024-01-01T00:00:00Z">
        <w:r>
          <w:t xml:space="preserve">or run</w:t>
        </w:r>
      </w:ins>
      <w:ins w:id="2212" w:author="PR Preview" w:date="2024-01-01T00:00:00Z">
        <w:r>
          <w:t xml:space="preserve"> </w:t>
        </w:r>
      </w:ins>
      <w:ins w:id="2212" w:author="PR Preview" w:date="2024-01-01T00:00:00Z">
        <w:r>
          <w:rPr>
            <w:rStyle w:val="VerbatimChar"/>
          </w:rPr>
          <w:t xml:space="preserve">wsl --terminate &lt;distro&gt;</w:t>
        </w:r>
      </w:ins>
      <w:ins w:id="2212" w:author="PR Preview" w:date="2024-01-01T00:00:00Z">
        <w:r>
          <w:t xml:space="preserve"> </w:t>
        </w:r>
      </w:ins>
      <w:ins w:id="2212" w:author="PR Preview" w:date="2024-01-01T00:00:00Z">
        <w:r>
          <w:t xml:space="preserve">from PowerShell —</w:t>
        </w:r>
      </w:ins>
      <w:ins w:id="2212" w:author="PR Preview" w:date="2024-01-01T00:00:00Z">
        <w:r>
          <w:t xml:space="preserve"> </w:t>
        </w:r>
      </w:ins>
      <w:ins w:id="2212" w:author="PR Preview" w:date="2024-01-01T00:00:00Z">
        <w:r>
          <w:t xml:space="preserve">since the shell is chosen when the distribution starts.</w:t>
        </w:r>
      </w:ins>
    </w:p>
    <w:bookmarkEnd w:id="741"/>
    <w:bookmarkStart w:id="742" w:name="installing-oh-my-zsh"/>
    <w:p>
      <w:pPr>
        <w:pStyle w:val="Heading3"/>
      </w:pPr>
      <w:ins w:id="2213" w:author="PR Preview" w:date="2024-01-01T00:00:00Z">
        <w:r>
          <w:t xml:space="preserve">14.3.2 Installing Oh My Zsh</w:t>
        </w:r>
      </w:ins>
    </w:p>
    <w:p>
      <w:pPr>
        <w:pStyle w:val="SourceCode"/>
      </w:pPr>
      <w:ins w:id="2214" w:author="PR Preview" w:date="2024-01-01T00:00:00Z">
        <w:r>
          <w:rPr>
            <w:rStyle w:val="FunctionTok"/>
          </w:rPr>
          <w:t xml:space="preserve">sh</w:t>
        </w:r>
      </w:ins>
      <w:ins w:id="2214" w:author="PR Preview" w:date="2024-01-01T00:00:00Z">
        <w:r>
          <w:rPr>
            <w:rStyle w:val="NormalTok"/>
          </w:rPr>
          <w:t xml:space="preserve"> </w:t>
        </w:r>
      </w:ins>
      <w:ins w:id="2214" w:author="PR Preview" w:date="2024-01-01T00:00:00Z">
        <w:r>
          <w:rPr>
            <w:rStyle w:val="AttributeTok"/>
          </w:rPr>
          <w:t xml:space="preserve">-c</w:t>
        </w:r>
      </w:ins>
      <w:ins w:id="2214" w:author="PR Preview" w:date="2024-01-01T00:00:00Z">
        <w:r>
          <w:rPr>
            <w:rStyle w:val="NormalTok"/>
          </w:rPr>
          <w:t xml:space="preserve"> </w:t>
        </w:r>
      </w:ins>
      <w:ins w:id="2214" w:author="PR Preview" w:date="2024-01-01T00:00:00Z">
        <w:r>
          <w:rPr>
            <w:rStyle w:val="StringTok"/>
          </w:rPr>
          <w:t xml:space="preserve">"</w:t>
        </w:r>
      </w:ins>
      <w:ins w:id="2214" w:author="PR Preview" w:date="2024-01-01T00:00:00Z">
        <w:r>
          <w:rPr>
            <w:rStyle w:val="VariableTok"/>
          </w:rPr>
          <w:t xml:space="preserve">$(</w:t>
        </w:r>
      </w:ins>
      <w:ins w:id="2214" w:author="PR Preview" w:date="2024-01-01T00:00:00Z">
        <w:r>
          <w:rPr>
            <w:rStyle w:val="ExtensionTok"/>
          </w:rPr>
          <w:t xml:space="preserve">curl</w:t>
        </w:r>
      </w:ins>
      <w:ins w:id="2214" w:author="PR Preview" w:date="2024-01-01T00:00:00Z">
        <w:r>
          <w:rPr>
            <w:rStyle w:val="NormalTok"/>
          </w:rPr>
          <w:t xml:space="preserve"> </w:t>
        </w:r>
      </w:ins>
      <w:ins w:id="2214" w:author="PR Preview" w:date="2024-01-01T00:00:00Z">
        <w:r>
          <w:rPr>
            <w:rStyle w:val="AttributeTok"/>
          </w:rPr>
          <w:t xml:space="preserve">-fsSL</w:t>
        </w:r>
      </w:ins>
      <w:ins w:id="2214" w:author="PR Preview" w:date="2024-01-01T00:00:00Z">
        <w:r>
          <w:rPr>
            <w:rStyle w:val="NormalTok"/>
          </w:rPr>
          <w:t xml:space="preserve"> https://raw.githubusercontent.com/ohmyzsh/ohmyzsh/master/tools/install.sh</w:t>
        </w:r>
      </w:ins>
      <w:ins w:id="2214" w:author="PR Preview" w:date="2024-01-01T00:00:00Z">
        <w:r>
          <w:rPr>
            <w:rStyle w:val="VariableTok"/>
          </w:rPr>
          <w:t xml:space="preserve">)</w:t>
        </w:r>
      </w:ins>
      <w:ins w:id="2214" w:author="PR Preview" w:date="2024-01-01T00:00:00Z">
        <w:r>
          <w:rPr>
            <w:rStyle w:val="StringTok"/>
          </w:rPr>
          <w:t xml:space="preserve">"</w:t>
        </w:r>
      </w:ins>
    </w:p>
    <w:p>
      <w:pPr>
        <w:pStyle w:val="FirstParagraph"/>
      </w:pPr>
      <w:ins w:id="2215" w:author="PR Preview" w:date="2024-01-01T00:00:00Z">
        <w:r>
          <w:t xml:space="preserve">The installer clones the framework to</w:t>
        </w:r>
      </w:ins>
      <w:ins w:id="2215" w:author="PR Preview" w:date="2024-01-01T00:00:00Z">
        <w:r>
          <w:t xml:space="preserve"> </w:t>
        </w:r>
      </w:ins>
      <w:ins w:id="2215" w:author="PR Preview" w:date="2024-01-01T00:00:00Z">
        <w:r>
          <w:rPr>
            <w:rStyle w:val="VerbatimChar"/>
          </w:rPr>
          <w:t xml:space="preserve">~/.oh-my-zsh</w:t>
        </w:r>
      </w:ins>
      <w:ins w:id="2215" w:author="PR Preview" w:date="2024-01-01T00:00:00Z">
        <w:r>
          <w:t xml:space="preserve">,</w:t>
        </w:r>
      </w:ins>
      <w:ins w:id="2215" w:author="PR Preview" w:date="2024-01-01T00:00:00Z">
        <w:r>
          <w:t xml:space="preserve"> </w:t>
        </w:r>
      </w:ins>
      <w:ins w:id="2215" w:author="PR Preview" w:date="2024-01-01T00:00:00Z">
        <w:r>
          <w:t xml:space="preserve">replaces</w:t>
        </w:r>
      </w:ins>
      <w:ins w:id="2215" w:author="PR Preview" w:date="2024-01-01T00:00:00Z">
        <w:r>
          <w:t xml:space="preserve"> </w:t>
        </w:r>
      </w:ins>
      <w:ins w:id="2215" w:author="PR Preview" w:date="2024-01-01T00:00:00Z">
        <w:r>
          <w:rPr>
            <w:rStyle w:val="VerbatimChar"/>
          </w:rPr>
          <w:t xml:space="preserve">~/.zshrc</w:t>
        </w:r>
      </w:ins>
      <w:ins w:id="2215" w:author="PR Preview" w:date="2024-01-01T00:00:00Z">
        <w:r>
          <w:t xml:space="preserve"> </w:t>
        </w:r>
      </w:ins>
      <w:ins w:id="2215" w:author="PR Preview" w:date="2024-01-01T00:00:00Z">
        <w:r>
          <w:t xml:space="preserve">with its own template,</w:t>
        </w:r>
      </w:ins>
      <w:ins w:id="2215" w:author="PR Preview" w:date="2024-01-01T00:00:00Z">
        <w:r>
          <w:t xml:space="preserve"> </w:t>
        </w:r>
      </w:ins>
      <w:ins w:id="2215" w:author="PR Preview" w:date="2024-01-01T00:00:00Z">
        <w:r>
          <w:t xml:space="preserve">and backs up whatever was there to</w:t>
        </w:r>
      </w:ins>
      <w:ins w:id="2215" w:author="PR Preview" w:date="2024-01-01T00:00:00Z">
        <w:r>
          <w:t xml:space="preserve"> </w:t>
        </w:r>
      </w:ins>
      <w:ins w:id="2215" w:author="PR Preview" w:date="2024-01-01T00:00:00Z">
        <w:r>
          <w:rPr>
            <w:rStyle w:val="VerbatimChar"/>
          </w:rPr>
          <w:t xml:space="preserve">~/.zshrc.pre-oh-my-zsh</w:t>
        </w:r>
      </w:ins>
      <w:ins w:id="2215" w:author="PR Preview" w:date="2024-01-01T00:00:00Z">
        <w:r>
          <w:t xml:space="preserve">.</w:t>
        </w:r>
      </w:ins>
      <w:ins w:id="2215" w:author="PR Preview" w:date="2024-01-01T00:00:00Z">
        <w:r>
          <w:t xml:space="preserve"> </w:t>
        </w:r>
      </w:ins>
      <w:ins w:id="2215" w:author="PR Preview" w:date="2024-01-01T00:00:00Z">
        <w:r>
          <w:t xml:space="preserve">Check that backup for anything worth carrying forward before you delete it.</w:t>
        </w:r>
      </w:ins>
      <w:ins w:id="2215" w:author="PR Preview" w:date="2024-01-01T00:00:00Z">
        <w:r>
          <w:t xml:space="preserve"> </w:t>
        </w:r>
      </w:ins>
      <w:ins w:id="2215" w:author="PR Preview" w:date="2024-01-01T00:00:00Z">
        <w:r>
          <w:t xml:space="preserve">If you would rather it not touch your login shell or drop you into</w:t>
        </w:r>
      </w:ins>
      <w:ins w:id="2215" w:author="PR Preview" w:date="2024-01-01T00:00:00Z">
        <w:r>
          <w:t xml:space="preserve"> </w:t>
        </w:r>
      </w:ins>
      <w:ins w:id="2215" w:author="PR Preview" w:date="2024-01-01T00:00:00Z">
        <w:r>
          <w:rPr>
            <w:rStyle w:val="VerbatimChar"/>
          </w:rPr>
          <w:t xml:space="preserve">zsh</w:t>
        </w:r>
      </w:ins>
      <w:ins w:id="2215" w:author="PR Preview" w:date="2024-01-01T00:00:00Z">
        <w:r>
          <w:t xml:space="preserve"> </w:t>
        </w:r>
      </w:ins>
      <w:ins w:id="2215" w:author="PR Preview" w:date="2024-01-01T00:00:00Z">
        <w:r>
          <w:t xml:space="preserve">immediately, run it unattended instead:</w:t>
        </w:r>
      </w:ins>
    </w:p>
    <w:p>
      <w:pPr>
        <w:pStyle w:val="SourceCode"/>
      </w:pPr>
      <w:ins w:id="2216" w:author="PR Preview" w:date="2024-01-01T00:00:00Z">
        <w:r>
          <w:rPr>
            <w:rStyle w:val="FunctionTok"/>
          </w:rPr>
          <w:t xml:space="preserve">sh</w:t>
        </w:r>
      </w:ins>
      <w:ins w:id="2216" w:author="PR Preview" w:date="2024-01-01T00:00:00Z">
        <w:r>
          <w:rPr>
            <w:rStyle w:val="NormalTok"/>
          </w:rPr>
          <w:t xml:space="preserve"> </w:t>
        </w:r>
      </w:ins>
      <w:ins w:id="2216" w:author="PR Preview" w:date="2024-01-01T00:00:00Z">
        <w:r>
          <w:rPr>
            <w:rStyle w:val="AttributeTok"/>
          </w:rPr>
          <w:t xml:space="preserve">-c</w:t>
        </w:r>
      </w:ins>
      <w:ins w:id="2216" w:author="PR Preview" w:date="2024-01-01T00:00:00Z">
        <w:r>
          <w:rPr>
            <w:rStyle w:val="NormalTok"/>
          </w:rPr>
          <w:t xml:space="preserve"> </w:t>
        </w:r>
      </w:ins>
      <w:ins w:id="2216" w:author="PR Preview" w:date="2024-01-01T00:00:00Z">
        <w:r>
          <w:rPr>
            <w:rStyle w:val="StringTok"/>
          </w:rPr>
          <w:t xml:space="preserve">"</w:t>
        </w:r>
      </w:ins>
      <w:ins w:id="2216" w:author="PR Preview" w:date="2024-01-01T00:00:00Z">
        <w:r>
          <w:rPr>
            <w:rStyle w:val="VariableTok"/>
          </w:rPr>
          <w:t xml:space="preserve">$(</w:t>
        </w:r>
      </w:ins>
      <w:ins w:id="2216" w:author="PR Preview" w:date="2024-01-01T00:00:00Z">
        <w:r>
          <w:rPr>
            <w:rStyle w:val="ExtensionTok"/>
          </w:rPr>
          <w:t xml:space="preserve">curl</w:t>
        </w:r>
      </w:ins>
      <w:ins w:id="2216" w:author="PR Preview" w:date="2024-01-01T00:00:00Z">
        <w:r>
          <w:rPr>
            <w:rStyle w:val="NormalTok"/>
          </w:rPr>
          <w:t xml:space="preserve"> </w:t>
        </w:r>
      </w:ins>
      <w:ins w:id="2216" w:author="PR Preview" w:date="2024-01-01T00:00:00Z">
        <w:r>
          <w:rPr>
            <w:rStyle w:val="AttributeTok"/>
          </w:rPr>
          <w:t xml:space="preserve">-fsSL</w:t>
        </w:r>
      </w:ins>
      <w:ins w:id="2216" w:author="PR Preview" w:date="2024-01-01T00:00:00Z">
        <w:r>
          <w:rPr>
            <w:rStyle w:val="NormalTok"/>
          </w:rPr>
          <w:t xml:space="preserve"> https://raw.githubusercontent.com/ohmyzsh/ohmyzsh/master/tools/install.sh</w:t>
        </w:r>
      </w:ins>
      <w:ins w:id="2216" w:author="PR Preview" w:date="2024-01-01T00:00:00Z">
        <w:r>
          <w:rPr>
            <w:rStyle w:val="VariableTok"/>
          </w:rPr>
          <w:t xml:space="preserve">)</w:t>
        </w:r>
      </w:ins>
      <w:ins w:id="2216" w:author="PR Preview" w:date="2024-01-01T00:00:00Z">
        <w:r>
          <w:rPr>
            <w:rStyle w:val="StringTok"/>
          </w:rPr>
          <w:t xml:space="preserve">"</w:t>
        </w:r>
      </w:ins>
      <w:ins w:id="2216" w:author="PR Preview" w:date="2024-01-01T00:00:00Z">
        <w:r>
          <w:rPr>
            <w:rStyle w:val="NormalTok"/>
          </w:rPr>
          <w:t xml:space="preserve"> </w:t>
        </w:r>
      </w:ins>
      <w:ins w:id="2216" w:author="PR Preview" w:date="2024-01-01T00:00:00Z">
        <w:r>
          <w:rPr>
            <w:rStyle w:val="StringTok"/>
          </w:rPr>
          <w:t xml:space="preserve">""</w:t>
        </w:r>
      </w:ins>
      <w:ins w:id="2216" w:author="PR Preview" w:date="2024-01-01T00:00:00Z">
        <w:r>
          <w:rPr>
            <w:rStyle w:val="NormalTok"/>
          </w:rPr>
          <w:t xml:space="preserve"> </w:t>
        </w:r>
      </w:ins>
      <w:ins w:id="2216" w:author="PR Preview" w:date="2024-01-01T00:00:00Z">
        <w:r>
          <w:rPr>
            <w:rStyle w:val="AttributeTok"/>
          </w:rPr>
          <w:t xml:space="preserve">--unattended</w:t>
        </w:r>
      </w:ins>
    </w:p>
    <w:p>
      <w:pPr>
        <w:pStyle w:val="FirstParagraph"/>
      </w:pPr>
      <w:ins w:id="2217" w:author="PR Preview" w:date="2024-01-01T00:00:00Z">
        <w:r>
          <w:t xml:space="preserve">The empty</w:t>
        </w:r>
      </w:ins>
      <w:ins w:id="2217" w:author="PR Preview" w:date="2024-01-01T00:00:00Z">
        <w:r>
          <w:t xml:space="preserve"> </w:t>
        </w:r>
      </w:ins>
      <w:ins w:id="2217" w:author="PR Preview" w:date="2024-01-01T00:00:00Z">
        <w:r>
          <w:rPr>
            <w:rStyle w:val="VerbatimChar"/>
          </w:rPr>
          <w:t xml:space="preserve">""</w:t>
        </w:r>
      </w:ins>
      <w:ins w:id="2217" w:author="PR Preview" w:date="2024-01-01T00:00:00Z">
        <w:r>
          <w:t xml:space="preserve"> </w:t>
        </w:r>
      </w:ins>
      <w:ins w:id="2217" w:author="PR Preview" w:date="2024-01-01T00:00:00Z">
        <w:r>
          <w:t xml:space="preserve">is not a typo.</w:t>
        </w:r>
      </w:ins>
      <w:ins w:id="2217" w:author="PR Preview" w:date="2024-01-01T00:00:00Z">
        <w:r>
          <w:t xml:space="preserve"> </w:t>
        </w:r>
      </w:ins>
      <w:ins w:id="2217" w:author="PR Preview" w:date="2024-01-01T00:00:00Z">
        <w:r>
          <w:rPr>
            <w:rStyle w:val="VerbatimChar"/>
          </w:rPr>
          <w:t xml:space="preserve">sh -c</w:t>
        </w:r>
      </w:ins>
      <w:ins w:id="2217" w:author="PR Preview" w:date="2024-01-01T00:00:00Z">
        <w:r>
          <w:t xml:space="preserve"> </w:t>
        </w:r>
      </w:ins>
      <w:ins w:id="2217" w:author="PR Preview" w:date="2024-01-01T00:00:00Z">
        <w:r>
          <w:t xml:space="preserve">treats the argument after the script as</w:t>
        </w:r>
      </w:ins>
      <w:ins w:id="2217" w:author="PR Preview" w:date="2024-01-01T00:00:00Z">
        <w:r>
          <w:t xml:space="preserve"> </w:t>
        </w:r>
      </w:ins>
      <w:ins w:id="2217" w:author="PR Preview" w:date="2024-01-01T00:00:00Z">
        <w:r>
          <w:rPr>
            <w:rStyle w:val="VerbatimChar"/>
          </w:rPr>
          <w:t xml:space="preserve">$0</w:t>
        </w:r>
      </w:ins>
      <w:ins w:id="2217" w:author="PR Preview" w:date="2024-01-01T00:00:00Z">
        <w:r>
          <w:t xml:space="preserve">, so without a placeholder</w:t>
        </w:r>
      </w:ins>
      <w:ins w:id="2217" w:author="PR Preview" w:date="2024-01-01T00:00:00Z">
        <w:r>
          <w:t xml:space="preserve"> </w:t>
        </w:r>
      </w:ins>
      <w:ins w:id="2217" w:author="PR Preview" w:date="2024-01-01T00:00:00Z">
        <w:r>
          <w:t xml:space="preserve">there</w:t>
        </w:r>
      </w:ins>
      <w:ins w:id="2217" w:author="PR Preview" w:date="2024-01-01T00:00:00Z">
        <w:r>
          <w:t xml:space="preserve"> </w:t>
        </w:r>
      </w:ins>
      <w:ins w:id="2217" w:author="PR Preview" w:date="2024-01-01T00:00:00Z">
        <w:r>
          <w:rPr>
            <w:rStyle w:val="VerbatimChar"/>
          </w:rPr>
          <w:t xml:space="preserve">--unattended</w:t>
        </w:r>
      </w:ins>
      <w:ins w:id="2217" w:author="PR Preview" w:date="2024-01-01T00:00:00Z">
        <w:r>
          <w:t xml:space="preserve"> </w:t>
        </w:r>
      </w:ins>
      <w:ins w:id="2217" w:author="PR Preview" w:date="2024-01-01T00:00:00Z">
        <w:r>
          <w:t xml:space="preserve">would be consumed as the script’s own name instead of</w:t>
        </w:r>
      </w:ins>
      <w:ins w:id="2217" w:author="PR Preview" w:date="2024-01-01T00:00:00Z">
        <w:r>
          <w:t xml:space="preserve"> </w:t>
        </w:r>
      </w:ins>
      <w:ins w:id="2217" w:author="PR Preview" w:date="2024-01-01T00:00:00Z">
        <w:r>
          <w:t xml:space="preserve">reaching it as a flag.</w:t>
        </w:r>
      </w:ins>
      <w:ins w:id="2217" w:author="PR Preview" w:date="2024-01-01T00:00:00Z">
        <w:r>
          <w:t xml:space="preserve"> </w:t>
        </w:r>
      </w:ins>
      <w:ins w:id="2217" w:author="PR Preview" w:date="2024-01-01T00:00:00Z">
        <w:r>
          <w:t xml:space="preserve">The installer’s header documents that flag as setting both</w:t>
        </w:r>
      </w:ins>
      <w:ins w:id="2217" w:author="PR Preview" w:date="2024-01-01T00:00:00Z">
        <w:r>
          <w:t xml:space="preserve"> </w:t>
        </w:r>
      </w:ins>
      <w:ins w:id="2217" w:author="PR Preview" w:date="2024-01-01T00:00:00Z">
        <w:r>
          <w:rPr>
            <w:rStyle w:val="VerbatimChar"/>
          </w:rPr>
          <w:t xml:space="preserve">CHSH</w:t>
        </w:r>
      </w:ins>
      <w:ins w:id="2217" w:author="PR Preview" w:date="2024-01-01T00:00:00Z">
        <w:r>
          <w:t xml:space="preserve"> </w:t>
        </w:r>
      </w:ins>
      <w:ins w:id="2217" w:author="PR Preview" w:date="2024-01-01T00:00:00Z">
        <w:r>
          <w:t xml:space="preserve">and</w:t>
        </w:r>
      </w:ins>
      <w:ins w:id="2217" w:author="PR Preview" w:date="2024-01-01T00:00:00Z">
        <w:r>
          <w:t xml:space="preserve"> </w:t>
        </w:r>
      </w:ins>
      <w:ins w:id="2217" w:author="PR Preview" w:date="2024-01-01T00:00:00Z">
        <w:r>
          <w:rPr>
            <w:rStyle w:val="VerbatimChar"/>
          </w:rPr>
          <w:t xml:space="preserve">RUNZSH</w:t>
        </w:r>
      </w:ins>
      <w:ins w:id="2217" w:author="PR Preview" w:date="2024-01-01T00:00:00Z">
        <w:r>
          <w:t xml:space="preserve"> </w:t>
        </w:r>
      </w:ins>
      <w:ins w:id="2217" w:author="PR Preview" w:date="2024-01-01T00:00:00Z">
        <w:r>
          <w:t xml:space="preserve">to</w:t>
        </w:r>
      </w:ins>
      <w:ins w:id="2217" w:author="PR Preview" w:date="2024-01-01T00:00:00Z">
        <w:r>
          <w:t xml:space="preserve"> </w:t>
        </w:r>
      </w:ins>
      <w:ins w:id="2217" w:author="PR Preview" w:date="2024-01-01T00:00:00Z">
        <w:r>
          <w:rPr>
            <w:rStyle w:val="VerbatimChar"/>
          </w:rPr>
          <w:t xml:space="preserve">no</w:t>
        </w:r>
      </w:ins>
      <w:ins w:id="2217" w:author="PR Preview" w:date="2024-01-01T00:00:00Z">
        <w:r>
          <w:t xml:space="preserve">, which leaves the</w:t>
        </w:r>
      </w:ins>
      <w:ins w:id="2217" w:author="PR Preview" w:date="2024-01-01T00:00:00Z">
        <w:r>
          <w:t xml:space="preserve"> </w:t>
        </w:r>
      </w:ins>
      <w:ins w:id="2217" w:author="PR Preview" w:date="2024-01-01T00:00:00Z">
        <w:r>
          <w:rPr>
            <w:rStyle w:val="VerbatimChar"/>
          </w:rPr>
          <w:t xml:space="preserve">chsh</w:t>
        </w:r>
      </w:ins>
      <w:ins w:id="2217" w:author="PR Preview" w:date="2024-01-01T00:00:00Z">
        <w:r>
          <w:t xml:space="preserve"> </w:t>
        </w:r>
      </w:ins>
      <w:ins w:id="2217" w:author="PR Preview" w:date="2024-01-01T00:00:00Z">
        <w:r>
          <w:t xml:space="preserve">step above to you.</w:t>
        </w:r>
      </w:ins>
    </w:p>
    <w:bookmarkEnd w:id="742"/>
    <w:bookmarkStart w:id="745" w:name="the-two-plugins-we-use"/>
    <w:p>
      <w:pPr>
        <w:pStyle w:val="Heading3"/>
      </w:pPr>
      <w:ins w:id="2218" w:author="PR Preview" w:date="2024-01-01T00:00:00Z">
        <w:r>
          <w:t xml:space="preserve">14.3.3 The two plugins we use</w:t>
        </w:r>
      </w:ins>
    </w:p>
    <w:p>
      <w:pPr>
        <w:pStyle w:val="FirstParagraph"/>
      </w:pPr>
      <w:hyperlink r:id="rId743">
        <w:r>
          <w:rPr>
            <w:rStyle w:val="VerbatimChar"/>
          </w:rPr>
          <w:t xml:space="preserve">zsh-autosuggestions</w:t>
        </w:r>
      </w:hyperlink>
      <w:ins w:id="2219" w:author="PR Preview" w:date="2024-01-01T00:00:00Z">
        <w:r>
          <w:t xml:space="preserve"> </w:t>
        </w:r>
      </w:ins>
      <w:ins w:id="2219" w:author="PR Preview" w:date="2024-01-01T00:00:00Z">
        <w:r>
          <w:t xml:space="preserve">proposes the rest of a command in gray as you type it,</w:t>
        </w:r>
      </w:ins>
      <w:ins w:id="2219" w:author="PR Preview" w:date="2024-01-01T00:00:00Z">
        <w:r>
          <w:t xml:space="preserve"> </w:t>
        </w:r>
      </w:ins>
      <w:ins w:id="2219" w:author="PR Preview" w:date="2024-01-01T00:00:00Z">
        <w:r>
          <w:t xml:space="preserve">drawn from your history;</w:t>
        </w:r>
      </w:ins>
      <w:ins w:id="2219" w:author="PR Preview" w:date="2024-01-01T00:00:00Z">
        <w:r>
          <w:t xml:space="preserve"> </w:t>
        </w:r>
      </w:ins>
      <w:ins w:id="2219" w:author="PR Preview" w:date="2024-01-01T00:00:00Z">
        <w:r>
          <w:t xml:space="preserve">press the right arrow to accept it.</w:t>
        </w:r>
      </w:ins>
      <w:ins w:id="2219" w:author="PR Preview" w:date="2024-01-01T00:00:00Z">
        <w:r>
          <w:t xml:space="preserve"> </w:t>
        </w:r>
      </w:ins>
      <w:hyperlink r:id="rId744">
        <w:r>
          <w:rPr>
            <w:rStyle w:val="VerbatimChar"/>
          </w:rPr>
          <w:t xml:space="preserve">zsh-syntax-highlighting</w:t>
        </w:r>
      </w:hyperlink>
      <w:ins w:id="2219" w:author="PR Preview" w:date="2024-01-01T00:00:00Z">
        <w:r>
          <w:t xml:space="preserve"> </w:t>
        </w:r>
      </w:ins>
      <w:ins w:id="2219" w:author="PR Preview" w:date="2024-01-01T00:00:00Z">
        <w:r>
          <w:t xml:space="preserve">colors the command line as you type —</w:t>
        </w:r>
      </w:ins>
      <w:ins w:id="2219" w:author="PR Preview" w:date="2024-01-01T00:00:00Z">
        <w:r>
          <w:t xml:space="preserve"> </w:t>
        </w:r>
      </w:ins>
      <w:ins w:id="2219" w:author="PR Preview" w:date="2024-01-01T00:00:00Z">
        <w:r>
          <w:t xml:space="preserve">a command that does not exist stays red,</w:t>
        </w:r>
      </w:ins>
      <w:ins w:id="2219" w:author="PR Preview" w:date="2024-01-01T00:00:00Z">
        <w:r>
          <w:t xml:space="preserve"> </w:t>
        </w:r>
      </w:ins>
      <w:ins w:id="2219" w:author="PR Preview" w:date="2024-01-01T00:00:00Z">
        <w:r>
          <w:t xml:space="preserve">so a misspelled</w:t>
        </w:r>
      </w:ins>
      <w:ins w:id="2219" w:author="PR Preview" w:date="2024-01-01T00:00:00Z">
        <w:r>
          <w:t xml:space="preserve"> </w:t>
        </w:r>
      </w:ins>
      <w:ins w:id="2219" w:author="PR Preview" w:date="2024-01-01T00:00:00Z">
        <w:r>
          <w:rPr>
            <w:rStyle w:val="VerbatimChar"/>
          </w:rPr>
          <w:t xml:space="preserve">git ceckout</w:t>
        </w:r>
      </w:ins>
      <w:ins w:id="2219" w:author="PR Preview" w:date="2024-01-01T00:00:00Z">
        <w:r>
          <w:t xml:space="preserve"> </w:t>
        </w:r>
      </w:ins>
      <w:ins w:id="2219" w:author="PR Preview" w:date="2024-01-01T00:00:00Z">
        <w:r>
          <w:t xml:space="preserve">is visible before you run it.</w:t>
        </w:r>
      </w:ins>
    </w:p>
    <w:p>
      <w:pPr>
        <w:pStyle w:val="BodyText"/>
      </w:pPr>
      <w:ins w:id="2220" w:author="PR Preview" w:date="2024-01-01T00:00:00Z">
        <w:r>
          <w:t xml:space="preserve">Neither ships with Oh My Zsh, so clone both into its custom-plugin directory:</w:t>
        </w:r>
      </w:ins>
    </w:p>
    <w:p>
      <w:pPr>
        <w:pStyle w:val="SourceCode"/>
      </w:pPr>
      <w:ins w:id="2221" w:author="PR Preview" w:date="2024-01-01T00:00:00Z">
        <w:r>
          <w:rPr>
            <w:rStyle w:val="FunctionTok"/>
          </w:rPr>
          <w:t xml:space="preserve">git</w:t>
        </w:r>
      </w:ins>
      <w:ins w:id="2221" w:author="PR Preview" w:date="2024-01-01T00:00:00Z">
        <w:r>
          <w:rPr>
            <w:rStyle w:val="NormalTok"/>
          </w:rPr>
          <w:t xml:space="preserve"> clone https://github.com/zsh-users/zsh-autosuggestions </w:t>
        </w:r>
      </w:ins>
      <w:ins w:id="2221" w:author="PR Preview" w:date="2024-01-01T00:00:00Z">
        <w:r>
          <w:rPr>
            <w:rStyle w:val="DataTypeTok"/>
          </w:rPr>
          <w:t xml:space="preserve">\</w:t>
        </w:r>
      </w:ins>
      <w:ins w:id="2221" w:author="PR Preview" w:date="2024-01-01T00:00:00Z">
        <w:r>
          <w:br/>
        </w:r>
      </w:ins>
      <w:ins w:id="2221" w:author="PR Preview" w:date="2024-01-01T00:00:00Z">
        <w:r>
          <w:rPr>
            <w:rStyle w:val="NormalTok"/>
          </w:rPr>
          <w:t xml:space="preserve">  </w:t>
        </w:r>
      </w:ins>
      <w:ins w:id="2221" w:author="PR Preview" w:date="2024-01-01T00:00:00Z">
        <w:r>
          <w:rPr>
            <w:rStyle w:val="StringTok"/>
          </w:rPr>
          <w:t xml:space="preserve">"</w:t>
        </w:r>
      </w:ins>
      <w:ins w:id="2221" w:author="PR Preview" w:date="2024-01-01T00:00:00Z">
        <w:r>
          <w:rPr>
            <w:rStyle w:val="VariableTok"/>
          </w:rPr>
          <w:t xml:space="preserve">${ZSH_CUSTOM</w:t>
        </w:r>
      </w:ins>
      <w:ins w:id="2221" w:author="PR Preview" w:date="2024-01-01T00:00:00Z">
        <w:r>
          <w:rPr>
            <w:rStyle w:val="OperatorTok"/>
          </w:rPr>
          <w:t xml:space="preserve">:-</w:t>
        </w:r>
      </w:ins>
      <w:ins w:id="2221" w:author="PR Preview" w:date="2024-01-01T00:00:00Z">
        <w:r>
          <w:rPr>
            <w:rStyle w:val="VariableTok"/>
          </w:rPr>
          <w:t xml:space="preserve">$HOME</w:t>
        </w:r>
      </w:ins>
      <w:ins w:id="2221" w:author="PR Preview" w:date="2024-01-01T00:00:00Z">
        <w:r>
          <w:rPr>
            <w:rStyle w:val="NormalTok"/>
          </w:rPr>
          <w:t xml:space="preserve">/.oh-my-zsh/custom</w:t>
        </w:r>
      </w:ins>
      <w:ins w:id="2221" w:author="PR Preview" w:date="2024-01-01T00:00:00Z">
        <w:r>
          <w:rPr>
            <w:rStyle w:val="VariableTok"/>
          </w:rPr>
          <w:t xml:space="preserve">}</w:t>
        </w:r>
      </w:ins>
      <w:ins w:id="2221" w:author="PR Preview" w:date="2024-01-01T00:00:00Z">
        <w:r>
          <w:rPr>
            <w:rStyle w:val="StringTok"/>
          </w:rPr>
          <w:t xml:space="preserve">/plugins/zsh-autosuggestions"</w:t>
        </w:r>
      </w:ins>
      <w:ins w:id="2221" w:author="PR Preview" w:date="2024-01-01T00:00:00Z">
        <w:r>
          <w:br/>
        </w:r>
      </w:ins>
      <w:ins w:id="2221" w:author="PR Preview" w:date="2024-01-01T00:00:00Z">
        <w:r>
          <w:rPr>
            <w:rStyle w:val="FunctionTok"/>
          </w:rPr>
          <w:t xml:space="preserve">git</w:t>
        </w:r>
      </w:ins>
      <w:ins w:id="2221" w:author="PR Preview" w:date="2024-01-01T00:00:00Z">
        <w:r>
          <w:rPr>
            <w:rStyle w:val="NormalTok"/>
          </w:rPr>
          <w:t xml:space="preserve"> clone https://github.com/zsh-users/zsh-syntax-highlighting </w:t>
        </w:r>
      </w:ins>
      <w:ins w:id="2221" w:author="PR Preview" w:date="2024-01-01T00:00:00Z">
        <w:r>
          <w:rPr>
            <w:rStyle w:val="DataTypeTok"/>
          </w:rPr>
          <w:t xml:space="preserve">\</w:t>
        </w:r>
      </w:ins>
      <w:ins w:id="2221" w:author="PR Preview" w:date="2024-01-01T00:00:00Z">
        <w:r>
          <w:br/>
        </w:r>
      </w:ins>
      <w:ins w:id="2221" w:author="PR Preview" w:date="2024-01-01T00:00:00Z">
        <w:r>
          <w:rPr>
            <w:rStyle w:val="NormalTok"/>
          </w:rPr>
          <w:t xml:space="preserve">  </w:t>
        </w:r>
      </w:ins>
      <w:ins w:id="2221" w:author="PR Preview" w:date="2024-01-01T00:00:00Z">
        <w:r>
          <w:rPr>
            <w:rStyle w:val="StringTok"/>
          </w:rPr>
          <w:t xml:space="preserve">"</w:t>
        </w:r>
      </w:ins>
      <w:ins w:id="2221" w:author="PR Preview" w:date="2024-01-01T00:00:00Z">
        <w:r>
          <w:rPr>
            <w:rStyle w:val="VariableTok"/>
          </w:rPr>
          <w:t xml:space="preserve">${ZSH_CUSTOM</w:t>
        </w:r>
      </w:ins>
      <w:ins w:id="2221" w:author="PR Preview" w:date="2024-01-01T00:00:00Z">
        <w:r>
          <w:rPr>
            <w:rStyle w:val="OperatorTok"/>
          </w:rPr>
          <w:t xml:space="preserve">:-</w:t>
        </w:r>
      </w:ins>
      <w:ins w:id="2221" w:author="PR Preview" w:date="2024-01-01T00:00:00Z">
        <w:r>
          <w:rPr>
            <w:rStyle w:val="VariableTok"/>
          </w:rPr>
          <w:t xml:space="preserve">$HOME</w:t>
        </w:r>
      </w:ins>
      <w:ins w:id="2221" w:author="PR Preview" w:date="2024-01-01T00:00:00Z">
        <w:r>
          <w:rPr>
            <w:rStyle w:val="NormalTok"/>
          </w:rPr>
          <w:t xml:space="preserve">/.oh-my-zsh/custom</w:t>
        </w:r>
      </w:ins>
      <w:ins w:id="2221" w:author="PR Preview" w:date="2024-01-01T00:00:00Z">
        <w:r>
          <w:rPr>
            <w:rStyle w:val="VariableTok"/>
          </w:rPr>
          <w:t xml:space="preserve">}</w:t>
        </w:r>
      </w:ins>
      <w:ins w:id="2221" w:author="PR Preview" w:date="2024-01-01T00:00:00Z">
        <w:r>
          <w:rPr>
            <w:rStyle w:val="StringTok"/>
          </w:rPr>
          <w:t xml:space="preserve">/plugins/zsh-syntax-highlighting"</w:t>
        </w:r>
      </w:ins>
    </w:p>
    <w:p>
      <w:pPr>
        <w:pStyle w:val="FirstParagraph"/>
      </w:pPr>
      <w:ins w:id="2222" w:author="PR Preview" w:date="2024-01-01T00:00:00Z">
        <w:r>
          <w:t xml:space="preserve">Then enable them in</w:t>
        </w:r>
      </w:ins>
      <w:ins w:id="2222" w:author="PR Preview" w:date="2024-01-01T00:00:00Z">
        <w:r>
          <w:t xml:space="preserve"> </w:t>
        </w:r>
      </w:ins>
      <w:ins w:id="2222" w:author="PR Preview" w:date="2024-01-01T00:00:00Z">
        <w:r>
          <w:rPr>
            <w:rStyle w:val="VerbatimChar"/>
          </w:rPr>
          <w:t xml:space="preserve">~/.zshrc</w:t>
        </w:r>
      </w:ins>
      <w:ins w:id="2222" w:author="PR Preview" w:date="2024-01-01T00:00:00Z">
        <w:r>
          <w:t xml:space="preserve">.</w:t>
        </w:r>
      </w:ins>
      <w:ins w:id="2222" w:author="PR Preview" w:date="2024-01-01T00:00:00Z">
        <w:r>
          <w:t xml:space="preserve"> </w:t>
        </w:r>
      </w:ins>
      <w:ins w:id="2222" w:author="PR Preview" w:date="2024-01-01T00:00:00Z">
        <w:r>
          <w:t xml:space="preserve">Oh My Zsh’s template ships</w:t>
        </w:r>
      </w:ins>
      <w:ins w:id="2222" w:author="PR Preview" w:date="2024-01-01T00:00:00Z">
        <w:r>
          <w:t xml:space="preserve"> </w:t>
        </w:r>
      </w:ins>
      <w:ins w:id="2222" w:author="PR Preview" w:date="2024-01-01T00:00:00Z">
        <w:r>
          <w:rPr>
            <w:rStyle w:val="VerbatimChar"/>
          </w:rPr>
          <w:t xml:space="preserve">plugins=(git)</w:t>
        </w:r>
      </w:ins>
      <w:ins w:id="2222" w:author="PR Preview" w:date="2024-01-01T00:00:00Z">
        <w:r>
          <w:t xml:space="preserve">, so the line below is that default</w:t>
        </w:r>
      </w:ins>
      <w:ins w:id="2222" w:author="PR Preview" w:date="2024-01-01T00:00:00Z">
        <w:r>
          <w:t xml:space="preserve"> </w:t>
        </w:r>
      </w:ins>
      <w:ins w:id="2222" w:author="PR Preview" w:date="2024-01-01T00:00:00Z">
        <w:r>
          <w:t xml:space="preserve">plus the two — if you have already added others, append to your list rather</w:t>
        </w:r>
      </w:ins>
      <w:ins w:id="2222" w:author="PR Preview" w:date="2024-01-01T00:00:00Z">
        <w:r>
          <w:t xml:space="preserve"> </w:t>
        </w:r>
      </w:ins>
      <w:ins w:id="2222" w:author="PR Preview" w:date="2024-01-01T00:00:00Z">
        <w:r>
          <w:t xml:space="preserve">than pasting over it:</w:t>
        </w:r>
      </w:ins>
    </w:p>
    <w:p>
      <w:pPr>
        <w:pStyle w:val="SourceCode"/>
      </w:pPr>
      <w:ins w:id="2223" w:author="PR Preview" w:date="2024-01-01T00:00:00Z">
        <w:r>
          <w:rPr>
            <w:rStyle w:val="VariableTok"/>
          </w:rPr>
          <w:t xml:space="preserve">plugins</w:t>
        </w:r>
      </w:ins>
      <w:ins w:id="2223" w:author="PR Preview" w:date="2024-01-01T00:00:00Z">
        <w:r>
          <w:rPr>
            <w:rStyle w:val="OperatorTok"/>
          </w:rPr>
          <w:t xml:space="preserve">=</w:t>
        </w:r>
      </w:ins>
      <w:ins w:id="2223" w:author="PR Preview" w:date="2024-01-01T00:00:00Z">
        <w:r>
          <w:rPr>
            <w:rStyle w:val="VariableTok"/>
          </w:rPr>
          <w:t xml:space="preserve">(</w:t>
        </w:r>
      </w:ins>
      <w:ins w:id="2223" w:author="PR Preview" w:date="2024-01-01T00:00:00Z">
        <w:r>
          <w:rPr>
            <w:rStyle w:val="NormalTok"/>
          </w:rPr>
          <w:t xml:space="preserve">git zsh-autosuggestions zsh-syntax-highlighting</w:t>
        </w:r>
      </w:ins>
      <w:ins w:id="2223" w:author="PR Preview" w:date="2024-01-01T00:00:00Z">
        <w:r>
          <w:rPr>
            <w:rStyle w:val="VariableTok"/>
          </w:rPr>
          <w:t xml:space="preserve">)</w:t>
        </w:r>
      </w:ins>
    </w:p>
    <w:p>
      <w:pPr>
        <w:pStyle w:val="FirstParagraph"/>
      </w:pPr>
      <w:ins w:id="2224" w:author="PR Preview" w:date="2024-01-01T00:00:00Z">
        <w:r>
          <w:rPr>
            <w:b/>
            <w:bCs/>
          </w:rPr>
          <w:t xml:space="preserve">Keep</w:t>
        </w:r>
      </w:ins>
      <w:ins w:id="2224" w:author="PR Preview" w:date="2024-01-01T00:00:00Z">
        <w:r>
          <w:rPr>
            <w:b/>
            <w:bCs/>
          </w:rPr>
          <w:t xml:space="preserve"> </w:t>
        </w:r>
      </w:ins>
      <w:ins w:id="2224" w:author="PR Preview" w:date="2024-01-01T00:00:00Z">
        <w:r>
          <w:rPr>
            <w:rStyle w:val="VerbatimChar"/>
            <w:b/>
            <w:bCs/>
          </w:rPr>
          <w:t xml:space="preserve">zsh-syntax-highlighting</w:t>
        </w:r>
      </w:ins>
      <w:ins w:id="2224" w:author="PR Preview" w:date="2024-01-01T00:00:00Z">
        <w:r>
          <w:rPr>
            <w:b/>
            <w:bCs/>
          </w:rPr>
          <w:t xml:space="preserve"> </w:t>
        </w:r>
      </w:ins>
      <w:ins w:id="2224" w:author="PR Preview" w:date="2024-01-01T00:00:00Z">
        <w:r>
          <w:rPr>
            <w:b/>
            <w:bCs/>
          </w:rPr>
          <w:t xml:space="preserve">last.</w:t>
        </w:r>
      </w:ins>
      <w:ins w:id="2224" w:author="PR Preview" w:date="2024-01-01T00:00:00Z">
        <w:r>
          <w:t xml:space="preserve"> </w:t>
        </w:r>
      </w:ins>
      <w:ins w:id="2224" w:author="PR Preview" w:date="2024-01-01T00:00:00Z">
        <w:r>
          <w:t xml:space="preserve">Its own installation guide states that it</w:t>
        </w:r>
      </w:ins>
      <w:ins w:id="2224" w:author="PR Preview" w:date="2024-01-01T00:00:00Z">
        <w:r>
          <w:t xml:space="preserve"> </w:t>
        </w:r>
      </w:ins>
      <w:ins w:id="2224" w:author="PR Preview" w:date="2024-01-01T00:00:00Z">
        <w:r>
          <w:t xml:space="preserve">“must be the last plugin sourced”</w:t>
        </w:r>
      </w:ins>
      <w:ins w:id="2224" w:author="PR Preview" w:date="2024-01-01T00:00:00Z">
        <w:r>
          <w:t xml:space="preserve">.</w:t>
        </w:r>
      </w:ins>
      <w:ins w:id="2224" w:author="PR Preview" w:date="2024-01-01T00:00:00Z">
        <w:r>
          <w:t xml:space="preserve"> </w:t>
        </w:r>
      </w:ins>
      <w:ins w:id="2224" w:author="PR Preview" w:date="2024-01-01T00:00:00Z">
        <w:r>
          <w:t xml:space="preserve">The reason, from its FAQ,</w:t>
        </w:r>
      </w:ins>
      <w:ins w:id="2224" w:author="PR Preview" w:date="2024-01-01T00:00:00Z">
        <w:r>
          <w:t xml:space="preserve"> </w:t>
        </w:r>
      </w:ins>
      <w:ins w:id="2224" w:author="PR Preview" w:date="2024-01-01T00:00:00Z">
        <w:r>
          <w:t xml:space="preserve">is that it hooks into the Zsh Line Editor,</w:t>
        </w:r>
      </w:ins>
      <w:ins w:id="2224" w:author="PR Preview" w:date="2024-01-01T00:00:00Z">
        <w:r>
          <w:t xml:space="preserve"> </w:t>
        </w:r>
      </w:ins>
      <w:ins w:id="2224" w:author="PR Preview" w:date="2024-01-01T00:00:00Z">
        <w:r>
          <w:t xml:space="preserve">and those hooks run in the order they were registered —</w:t>
        </w:r>
      </w:ins>
      <w:ins w:id="2224" w:author="PR Preview" w:date="2024-01-01T00:00:00Z">
        <w:r>
          <w:t xml:space="preserve"> </w:t>
        </w:r>
      </w:ins>
      <w:ins w:id="2224" w:author="PR Preview" w:date="2024-01-01T00:00:00Z">
        <w:r>
          <w:t xml:space="preserve">so it has to register after anything else that modifies the command-line buffer.</w:t>
        </w:r>
      </w:ins>
      <w:ins w:id="2224" w:author="PR Preview" w:date="2024-01-01T00:00:00Z">
        <w:r>
          <w:t xml:space="preserve"> </w:t>
        </w:r>
      </w:ins>
      <w:ins w:id="2224" w:author="PR Preview" w:date="2024-01-01T00:00:00Z">
        <w:r>
          <w:t xml:space="preserve">The failure is quiet:</w:t>
        </w:r>
      </w:ins>
      <w:ins w:id="2224" w:author="PR Preview" w:date="2024-01-01T00:00:00Z">
        <w:r>
          <w:t xml:space="preserve"> </w:t>
        </w:r>
      </w:ins>
      <w:ins w:id="2224" w:author="PR Preview" w:date="2024-01-01T00:00:00Z">
        <w:r>
          <w:t xml:space="preserve">a widget added by a later plugin still works,</w:t>
        </w:r>
      </w:ins>
      <w:ins w:id="2224" w:author="PR Preview" w:date="2024-01-01T00:00:00Z">
        <w:r>
          <w:t xml:space="preserve"> </w:t>
        </w:r>
      </w:ins>
      <w:ins w:id="2224" w:author="PR Preview" w:date="2024-01-01T00:00:00Z">
        <w:r>
          <w:t xml:space="preserve">it just stops updating the highlighting,</w:t>
        </w:r>
      </w:ins>
      <w:ins w:id="2224" w:author="PR Preview" w:date="2024-01-01T00:00:00Z">
        <w:r>
          <w:t xml:space="preserve"> </w:t>
        </w:r>
      </w:ins>
      <w:ins w:id="2224" w:author="PR Preview" w:date="2024-01-01T00:00:00Z">
        <w:r>
          <w:t xml:space="preserve">with no error to tell you why.</w:t>
        </w:r>
      </w:ins>
    </w:p>
    <w:p>
      <w:pPr>
        <w:pStyle w:val="BodyText"/>
      </w:pPr>
      <w:ins w:id="2225" w:author="PR Preview" w:date="2024-01-01T00:00:00Z">
        <w:r>
          <w:t xml:space="preserve">Open a new terminal, or run</w:t>
        </w:r>
      </w:ins>
      <w:ins w:id="2225" w:author="PR Preview" w:date="2024-01-01T00:00:00Z">
        <w:r>
          <w:t xml:space="preserve"> </w:t>
        </w:r>
      </w:ins>
      <w:ins w:id="2225" w:author="PR Preview" w:date="2024-01-01T00:00:00Z">
        <w:r>
          <w:rPr>
            <w:rStyle w:val="VerbatimChar"/>
          </w:rPr>
          <w:t xml:space="preserve">exec zsh</w:t>
        </w:r>
      </w:ins>
      <w:ins w:id="2225" w:author="PR Preview" w:date="2024-01-01T00:00:00Z">
        <w:r>
          <w:t xml:space="preserve">, to load the changes.</w:t>
        </w:r>
      </w:ins>
    </w:p>
    <w:bookmarkEnd w:id="745"/>
    <w:bookmarkStart w:id="747" w:name="more-plugins-at-no-install-cost"/>
    <w:p>
      <w:pPr>
        <w:pStyle w:val="Heading3"/>
      </w:pPr>
      <w:ins w:id="2226" w:author="PR Preview" w:date="2024-01-01T00:00:00Z">
        <w:r>
          <w:t xml:space="preserve">14.3.4 More plugins, at no install cost</w:t>
        </w:r>
      </w:ins>
    </w:p>
    <w:p>
      <w:pPr>
        <w:pStyle w:val="FirstParagraph"/>
      </w:pPr>
      <w:ins w:id="2227" w:author="PR Preview" w:date="2024-01-01T00:00:00Z">
        <w:r>
          <w:t xml:space="preserve">The two above had to be cloned because they live outside Oh My Zsh.</w:t>
        </w:r>
      </w:ins>
      <w:ins w:id="2227" w:author="PR Preview" w:date="2024-01-01T00:00:00Z">
        <w:r>
          <w:t xml:space="preserve"> </w:t>
        </w:r>
      </w:ins>
      <w:ins w:id="2227" w:author="PR Preview" w:date="2024-01-01T00:00:00Z">
        <w:r>
          <w:t xml:space="preserve">Oh My Zsh itself ships several hundred plugins that are already on disk —</w:t>
        </w:r>
      </w:ins>
      <w:ins w:id="2227" w:author="PR Preview" w:date="2024-01-01T00:00:00Z">
        <w:r>
          <w:t xml:space="preserve"> </w:t>
        </w:r>
      </w:ins>
      <w:ins w:id="2227" w:author="PR Preview" w:date="2024-01-01T00:00:00Z">
        <w:r>
          <w:t xml:space="preserve">adding a name to</w:t>
        </w:r>
      </w:ins>
      <w:ins w:id="2227" w:author="PR Preview" w:date="2024-01-01T00:00:00Z">
        <w:r>
          <w:t xml:space="preserve"> </w:t>
        </w:r>
      </w:ins>
      <w:ins w:id="2227" w:author="PR Preview" w:date="2024-01-01T00:00:00Z">
        <w:r>
          <w:rPr>
            <w:rStyle w:val="VerbatimChar"/>
          </w:rPr>
          <w:t xml:space="preserve">plugins=()</w:t>
        </w:r>
      </w:ins>
      <w:ins w:id="2227" w:author="PR Preview" w:date="2024-01-01T00:00:00Z">
        <w:r>
          <w:t xml:space="preserve"> </w:t>
        </w:r>
      </w:ins>
      <w:ins w:id="2227" w:author="PR Preview" w:date="2024-01-01T00:00:00Z">
        <w:r>
          <w:t xml:space="preserve">is the whole installation.</w:t>
        </w:r>
      </w:ins>
      <w:ins w:id="2227" w:author="PR Preview" w:date="2024-01-01T00:00:00Z">
        <w:r>
          <w:t xml:space="preserve"> </w:t>
        </w:r>
      </w:ins>
      <w:ins w:id="2227" w:author="PR Preview" w:date="2024-01-01T00:00:00Z">
        <w:r>
          <w:t xml:space="preserve">Run</w:t>
        </w:r>
      </w:ins>
      <w:ins w:id="2227" w:author="PR Preview" w:date="2024-01-01T00:00:00Z">
        <w:r>
          <w:t xml:space="preserve"> </w:t>
        </w:r>
      </w:ins>
      <w:ins w:id="2227" w:author="PR Preview" w:date="2024-01-01T00:00:00Z">
        <w:r>
          <w:rPr>
            <w:rStyle w:val="VerbatimChar"/>
          </w:rPr>
          <w:t xml:space="preserve">ls ~/.oh-my-zsh/plugins</w:t>
        </w:r>
      </w:ins>
      <w:ins w:id="2227" w:author="PR Preview" w:date="2024-01-01T00:00:00Z">
        <w:r>
          <w:t xml:space="preserve"> </w:t>
        </w:r>
      </w:ins>
      <w:ins w:id="2227" w:author="PR Preview" w:date="2024-01-01T00:00:00Z">
        <w:r>
          <w:t xml:space="preserve">to see the full list.</w:t>
        </w:r>
      </w:ins>
      <w:ins w:id="2227" w:author="PR Preview" w:date="2024-01-01T00:00:00Z">
        <w:r>
          <w:t xml:space="preserve"> </w:t>
        </w:r>
      </w:ins>
      <w:ins w:id="2227" w:author="PR Preview" w:date="2024-01-01T00:00:00Z">
        <w:r>
          <w:t xml:space="preserve">These are the ones that earn their place for the work this manual describes:</w:t>
        </w:r>
      </w:ins>
    </w:p>
    <w:tbl>
      <w:tblPr>
        <w:tblStyle w:val="Table"/>
        <w:tblW w:type="pct" w:w="5000"/>
        <w:tblLayout w:type="fixed"/>
        <w:tblLook w:firstRow="0" w:lastRow="0" w:firstColumn="0" w:lastColumn="0" w:noHBand="0" w:noVBand="0" w:val="0000"/>
      </w:tblPr>
      <w:tblGrid>
        <w:gridCol w:w="7920"/>
      </w:tblGrid>
      <w:tr>
        <w:tc>
          <w:tcPr/>
          <w:bookmarkStart w:id="746"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6"/>
          <w:p/>
        </w:tc>
      </w:tr>
    </w:tbl>
    <w:p>
      <w:pPr>
        <w:pStyle w:val="BodyText"/>
      </w:pPr>
      <w:ins w:id="2228" w:author="PR Preview" w:date="2024-01-01T00:00:00Z">
        <w:r>
          <w:rPr>
            <w:rStyle w:val="VerbatimChar"/>
            <w:b/>
            <w:bCs/>
          </w:rPr>
          <w:t xml:space="preserve">history-substring-search</w:t>
        </w:r>
      </w:ins>
      <w:ins w:id="2228" w:author="PR Preview" w:date="2024-01-01T00:00:00Z">
        <w:r>
          <w:rPr>
            <w:b/>
            <w:bCs/>
          </w:rPr>
          <w:t xml:space="preserve"> </w:t>
        </w:r>
      </w:ins>
      <w:ins w:id="2228" w:author="PR Preview" w:date="2024-01-01T00:00:00Z">
        <w:r>
          <w:rPr>
            <w:b/>
            <w:bCs/>
          </w:rPr>
          <w:t xml:space="preserve">is the documented exception to the ordering rule</w:t>
        </w:r>
      </w:ins>
      <w:ins w:id="2228" w:author="PR Preview" w:date="2024-01-01T00:00:00Z">
        <w:r>
          <w:rPr>
            <w:b/>
            <w:bCs/>
          </w:rPr>
          <w:t xml:space="preserve"> </w:t>
        </w:r>
      </w:ins>
      <w:ins w:id="2228" w:author="PR Preview" w:date="2024-01-01T00:00:00Z">
        <w:r>
          <w:rPr>
            <w:b/>
            <w:bCs/>
          </w:rPr>
          <w:t xml:space="preserve">above.</w:t>
        </w:r>
      </w:ins>
      <w:ins w:id="2228" w:author="PR Preview" w:date="2024-01-01T00:00:00Z">
        <w:r>
          <w:t xml:space="preserve"> </w:t>
        </w:r>
      </w:ins>
      <w:ins w:id="2228" w:author="PR Preview" w:date="2024-01-01T00:00:00Z">
        <w:r>
          <w:t xml:space="preserve">Its own README says to load</w:t>
        </w:r>
      </w:ins>
      <w:ins w:id="2228" w:author="PR Preview" w:date="2024-01-01T00:00:00Z">
        <w:r>
          <w:t xml:space="preserve"> </w:t>
        </w:r>
      </w:ins>
      <w:ins w:id="2228" w:author="PR Preview" w:date="2024-01-01T00:00:00Z">
        <w:r>
          <w:rPr>
            <w:rStyle w:val="VerbatimChar"/>
          </w:rPr>
          <w:t xml:space="preserve">zsh-syntax-highlighting</w:t>
        </w:r>
      </w:ins>
      <w:ins w:id="2228" w:author="PR Preview" w:date="2024-01-01T00:00:00Z">
        <w:r>
          <w:t xml:space="preserve"> </w:t>
        </w:r>
      </w:ins>
      <w:ins w:id="2228" w:author="PR Preview" w:date="2024-01-01T00:00:00Z">
        <w:r>
          <w:rPr>
            <w:i/>
            <w:iCs/>
          </w:rPr>
          <w:t xml:space="preserve">before</w:t>
        </w:r>
      </w:ins>
      <w:ins w:id="2228" w:author="PR Preview" w:date="2024-01-01T00:00:00Z">
        <w:r>
          <w:t xml:space="preserve"> </w:t>
        </w:r>
      </w:ins>
      <w:ins w:id="2228" w:author="PR Preview" w:date="2024-01-01T00:00:00Z">
        <w:r>
          <w:t xml:space="preserve">it, which is the</w:t>
        </w:r>
      </w:ins>
      <w:ins w:id="2228" w:author="PR Preview" w:date="2024-01-01T00:00:00Z">
        <w:r>
          <w:t xml:space="preserve"> </w:t>
        </w:r>
      </w:ins>
      <w:ins w:id="2228" w:author="PR Preview" w:date="2024-01-01T00:00:00Z">
        <w:r>
          <w:t xml:space="preserve">opposite of the</w:t>
        </w:r>
      </w:ins>
      <w:ins w:id="2228" w:author="PR Preview" w:date="2024-01-01T00:00:00Z">
        <w:r>
          <w:t xml:space="preserve"> </w:t>
        </w:r>
      </w:ins>
      <w:ins w:id="2228" w:author="PR Preview" w:date="2024-01-01T00:00:00Z">
        <w:r>
          <w:t xml:space="preserve">“keep syntax-highlighting last”</w:t>
        </w:r>
      </w:ins>
      <w:ins w:id="2228" w:author="PR Preview" w:date="2024-01-01T00:00:00Z">
        <w:r>
          <w:t xml:space="preserve"> </w:t>
        </w:r>
      </w:ins>
      <w:ins w:id="2228" w:author="PR Preview" w:date="2024-01-01T00:00:00Z">
        <w:r>
          <w:t xml:space="preserve">instruction, and both are</w:t>
        </w:r>
      </w:ins>
      <w:ins w:id="2228" w:author="PR Preview" w:date="2024-01-01T00:00:00Z">
        <w:r>
          <w:t xml:space="preserve"> </w:t>
        </w:r>
      </w:ins>
      <w:ins w:id="2228" w:author="PR Preview" w:date="2024-01-01T00:00:00Z">
        <w:r>
          <w:t xml:space="preserve">correct.</w:t>
        </w:r>
      </w:ins>
      <w:ins w:id="2228" w:author="PR Preview" w:date="2024-01-01T00:00:00Z">
        <w:r>
          <w:t xml:space="preserve"> </w:t>
        </w:r>
      </w:ins>
      <w:ins w:id="2228" w:author="PR Preview" w:date="2024-01-01T00:00:00Z">
        <w:r>
          <w:t xml:space="preserve">The plugin handles the overlap itself rather than leaving you to.</w:t>
        </w:r>
      </w:ins>
      <w:ins w:id="2228" w:author="PR Preview" w:date="2024-01-01T00:00:00Z">
        <w:r>
          <w:t xml:space="preserve"> </w:t>
        </w:r>
      </w:ins>
      <w:ins w:id="2228" w:author="PR Preview" w:date="2024-01-01T00:00:00Z">
        <w:r>
          <w:t xml:space="preserve">Its source, at</w:t>
        </w:r>
      </w:ins>
      <w:ins w:id="2228" w:author="PR Preview" w:date="2024-01-01T00:00:00Z">
        <w:r>
          <w:t xml:space="preserve"> </w:t>
        </w:r>
      </w:ins>
      <w:ins w:id="2228" w:author="PR Preview" w:date="2024-01-01T00:00:00Z">
        <w:r>
          <w:rPr>
            <w:rStyle w:val="VerbatimChar"/>
          </w:rPr>
          <w:t xml:space="preserve">~/.oh-my-zsh/plugins/history-substring-search/history-substring-search.zsh</w:t>
        </w:r>
      </w:ins>
      <w:ins w:id="2228" w:author="PR Preview" w:date="2024-01-01T00:00:00Z">
        <w:r>
          <w:t xml:space="preserve">,</w:t>
        </w:r>
      </w:ins>
      <w:ins w:id="2228" w:author="PR Preview" w:date="2024-01-01T00:00:00Z">
        <w:r>
          <w:t xml:space="preserve"> </w:t>
        </w:r>
      </w:ins>
      <w:ins w:id="2228" w:author="PR Preview" w:date="2024-01-01T00:00:00Z">
        <w:r>
          <w:t xml:space="preserve">tests</w:t>
        </w:r>
      </w:ins>
      <w:ins w:id="2228" w:author="PR Preview" w:date="2024-01-01T00:00:00Z">
        <w:r>
          <w:t xml:space="preserve"> </w:t>
        </w:r>
      </w:ins>
      <w:ins w:id="2228" w:author="PR Preview" w:date="2024-01-01T00:00:00Z">
        <w:r>
          <w:rPr>
            <w:rStyle w:val="VerbatimChar"/>
          </w:rPr>
          <w:t xml:space="preserve">ZSH_HIGHLIGHT_VERSION</w:t>
        </w:r>
      </w:ins>
      <w:ins w:id="2228" w:author="PR Preview" w:date="2024-01-01T00:00:00Z">
        <w:r>
          <w:t xml:space="preserve"> </w:t>
        </w:r>
      </w:ins>
      <w:ins w:id="2228" w:author="PR Preview" w:date="2024-01-01T00:00:00Z">
        <w:r>
          <w:t xml:space="preserve">inside its own redraw hook and, under the comment</w:t>
        </w:r>
      </w:ins>
      <w:ins w:id="2228" w:author="PR Preview" w:date="2024-01-01T00:00:00Z">
        <w:r>
          <w:t xml:space="preserve"> </w:t>
        </w:r>
      </w:ins>
      <w:ins w:id="2228" w:author="PR Preview" w:date="2024-01-01T00:00:00Z">
        <w:r>
          <w:t xml:space="preserve">“If the zsh-syntax-highlighting plugin has been loaded … remove our hooks”</w:t>
        </w:r>
      </w:ins>
      <w:ins w:id="2228" w:author="PR Preview" w:date="2024-01-01T00:00:00Z">
        <w:r>
          <w:t xml:space="preserve">,</w:t>
        </w:r>
      </w:ins>
      <w:ins w:id="2228" w:author="PR Preview" w:date="2024-01-01T00:00:00Z">
        <w:r>
          <w:t xml:space="preserve"> </w:t>
        </w:r>
      </w:ins>
      <w:ins w:id="2228" w:author="PR Preview" w:date="2024-01-01T00:00:00Z">
        <w:r>
          <w:t xml:space="preserve">unregisters both of its hooks with</w:t>
        </w:r>
      </w:ins>
      <w:ins w:id="2228" w:author="PR Preview" w:date="2024-01-01T00:00:00Z">
        <w:r>
          <w:t xml:space="preserve"> </w:t>
        </w:r>
      </w:ins>
      <w:ins w:id="2228" w:author="PR Preview" w:date="2024-01-01T00:00:00Z">
        <w:r>
          <w:rPr>
            <w:rStyle w:val="VerbatimChar"/>
          </w:rPr>
          <w:t xml:space="preserve">add-zle-hook-widget -d</w:t>
        </w:r>
      </w:ins>
      <w:ins w:id="2228" w:author="PR Preview" w:date="2024-01-01T00:00:00Z">
        <w:r>
          <w:t xml:space="preserve">.</w:t>
        </w:r>
      </w:ins>
      <w:ins w:id="2228" w:author="PR Preview" w:date="2024-01-01T00:00:00Z">
        <w:r>
          <w:t xml:space="preserve"> </w:t>
        </w:r>
      </w:ins>
      <w:ins w:id="2228" w:author="PR Preview" w:date="2024-01-01T00:00:00Z">
        <w:r>
          <w:t xml:space="preserve">So put it last of all:</w:t>
        </w:r>
      </w:ins>
    </w:p>
    <w:p>
      <w:pPr>
        <w:pStyle w:val="SourceCode"/>
      </w:pPr>
      <w:ins w:id="2229" w:author="PR Preview" w:date="2024-01-01T00:00:00Z">
        <w:r>
          <w:rPr>
            <w:rStyle w:val="VariableTok"/>
          </w:rPr>
          <w:t xml:space="preserve">plugins</w:t>
        </w:r>
      </w:ins>
      <w:ins w:id="2229" w:author="PR Preview" w:date="2024-01-01T00:00:00Z">
        <w:r>
          <w:rPr>
            <w:rStyle w:val="OperatorTok"/>
          </w:rPr>
          <w:t xml:space="preserve">=</w:t>
        </w:r>
      </w:ins>
      <w:ins w:id="2229" w:author="PR Preview" w:date="2024-01-01T00:00:00Z">
        <w:r>
          <w:rPr>
            <w:rStyle w:val="VariableTok"/>
          </w:rPr>
          <w:t xml:space="preserve">(</w:t>
        </w:r>
      </w:ins>
      <w:ins w:id="2229" w:author="PR Preview" w:date="2024-01-01T00:00:00Z">
        <w:r>
          <w:rPr>
            <w:rStyle w:val="NormalTok"/>
          </w:rPr>
          <w:t xml:space="preserve">git zsh-autosuggestions zsh-syntax-highlighting history-substring-search</w:t>
        </w:r>
      </w:ins>
      <w:ins w:id="2229" w:author="PR Preview" w:date="2024-01-01T00:00:00Z">
        <w:r>
          <w:rPr>
            <w:rStyle w:val="VariableTok"/>
          </w:rPr>
          <w:t xml:space="preserve">)</w:t>
        </w:r>
      </w:ins>
    </w:p>
    <w:p>
      <w:pPr>
        <w:pStyle w:val="FirstParagraph"/>
      </w:pPr>
      <w:ins w:id="2230" w:author="PR Preview" w:date="2024-01-01T00:00:00Z">
        <w:r>
          <w:t xml:space="preserve">Every plugin costs startup time, and a shell that takes a second to appear is one</w:t>
        </w:r>
      </w:ins>
      <w:ins w:id="2230" w:author="PR Preview" w:date="2024-01-01T00:00:00Z">
        <w:r>
          <w:t xml:space="preserve"> </w:t>
        </w:r>
      </w:ins>
      <w:ins w:id="2230" w:author="PR Preview" w:date="2024-01-01T00:00:00Z">
        <w:r>
          <w:t xml:space="preserve">you will resent.</w:t>
        </w:r>
      </w:ins>
      <w:ins w:id="2230" w:author="PR Preview" w:date="2024-01-01T00:00:00Z">
        <w:r>
          <w:t xml:space="preserve"> </w:t>
        </w:r>
      </w:ins>
      <w:ins w:id="2230" w:author="PR Preview" w:date="2024-01-01T00:00:00Z">
        <w:r>
          <w:t xml:space="preserve">Measure rather than guess, before and after a batch of additions:</w:t>
        </w:r>
      </w:ins>
    </w:p>
    <w:p>
      <w:pPr>
        <w:pStyle w:val="SourceCode"/>
      </w:pPr>
      <w:ins w:id="2231" w:author="PR Preview" w:date="2024-01-01T00:00:00Z">
        <w:r>
          <w:rPr>
            <w:rStyle w:val="BuiltInTok"/>
          </w:rPr>
          <w:t xml:space="preserve">time</w:t>
        </w:r>
      </w:ins>
      <w:ins w:id="2231" w:author="PR Preview" w:date="2024-01-01T00:00:00Z">
        <w:r>
          <w:rPr>
            <w:rStyle w:val="NormalTok"/>
          </w:rPr>
          <w:t xml:space="preserve"> zsh </w:t>
        </w:r>
      </w:ins>
      <w:ins w:id="2231" w:author="PR Preview" w:date="2024-01-01T00:00:00Z">
        <w:r>
          <w:rPr>
            <w:rStyle w:val="AttributeTok"/>
          </w:rPr>
          <w:t xml:space="preserve">-i</w:t>
        </w:r>
      </w:ins>
      <w:ins w:id="2231" w:author="PR Preview" w:date="2024-01-01T00:00:00Z">
        <w:r>
          <w:rPr>
            <w:rStyle w:val="NormalTok"/>
          </w:rPr>
          <w:t xml:space="preserve"> </w:t>
        </w:r>
      </w:ins>
      <w:ins w:id="2231" w:author="PR Preview" w:date="2024-01-01T00:00:00Z">
        <w:r>
          <w:rPr>
            <w:rStyle w:val="AttributeTok"/>
          </w:rPr>
          <w:t xml:space="preserve">-c</w:t>
        </w:r>
      </w:ins>
      <w:ins w:id="2231" w:author="PR Preview" w:date="2024-01-01T00:00:00Z">
        <w:r>
          <w:rPr>
            <w:rStyle w:val="NormalTok"/>
          </w:rPr>
          <w:t xml:space="preserve"> exit</w:t>
        </w:r>
      </w:ins>
    </w:p>
    <w:bookmarkEnd w:id="747"/>
    <w:bookmarkStart w:id="750" w:name="prompt-themes"/>
    <w:p>
      <w:pPr>
        <w:pStyle w:val="Heading3"/>
      </w:pPr>
      <w:ins w:id="2232" w:author="PR Preview" w:date="2024-01-01T00:00:00Z">
        <w:r>
          <w:t xml:space="preserve">14.3.5 Prompt themes</w:t>
        </w:r>
      </w:ins>
    </w:p>
    <w:p>
      <w:pPr>
        <w:pStyle w:val="FirstParagraph"/>
      </w:pPr>
      <w:ins w:id="2233" w:author="PR Preview" w:date="2024-01-01T00:00:00Z">
        <w:r>
          <w:t xml:space="preserve">Oh My Zsh sets</w:t>
        </w:r>
      </w:ins>
      <w:ins w:id="2233" w:author="PR Preview" w:date="2024-01-01T00:00:00Z">
        <w:r>
          <w:t xml:space="preserve"> </w:t>
        </w:r>
      </w:ins>
      <w:ins w:id="2233" w:author="PR Preview" w:date="2024-01-01T00:00:00Z">
        <w:r>
          <w:rPr>
            <w:rStyle w:val="VerbatimChar"/>
          </w:rPr>
          <w:t xml:space="preserve">ZSH_THEME="robbyrussell"</w:t>
        </w:r>
      </w:ins>
      <w:ins w:id="2233" w:author="PR Preview" w:date="2024-01-01T00:00:00Z">
        <w:r>
          <w:t xml:space="preserve"> </w:t>
        </w:r>
      </w:ins>
      <w:ins w:id="2233" w:author="PR Preview" w:date="2024-01-01T00:00:00Z">
        <w:r>
          <w:t xml:space="preserve">by default, which shows the working</w:t>
        </w:r>
      </w:ins>
      <w:ins w:id="2233" w:author="PR Preview" w:date="2024-01-01T00:00:00Z">
        <w:r>
          <w:t xml:space="preserve"> </w:t>
        </w:r>
      </w:ins>
      <w:ins w:id="2233" w:author="PR Preview" w:date="2024-01-01T00:00:00Z">
        <w:r>
          <w:t xml:space="preserve">directory and the git branch.</w:t>
        </w:r>
      </w:ins>
      <w:ins w:id="2233" w:author="PR Preview" w:date="2024-01-01T00:00:00Z">
        <w:r>
          <w:t xml:space="preserve"> </w:t>
        </w:r>
      </w:ins>
      <w:ins w:id="2233" w:author="PR Preview" w:date="2024-01-01T00:00:00Z">
        <w:r>
          <w:rPr>
            <w:rStyle w:val="VerbatimChar"/>
          </w:rPr>
          <w:t xml:space="preserve">ls ~/.oh-my-zsh/themes</w:t>
        </w:r>
      </w:ins>
      <w:ins w:id="2233" w:author="PR Preview" w:date="2024-01-01T00:00:00Z">
        <w:r>
          <w:t xml:space="preserve"> </w:t>
        </w:r>
      </w:ins>
      <w:ins w:id="2233" w:author="PR Preview" w:date="2024-01-01T00:00:00Z">
        <w:r>
          <w:t xml:space="preserve">lists the bundled alternatives.</w:t>
        </w:r>
      </w:ins>
      <w:ins w:id="2233" w:author="PR Preview" w:date="2024-01-01T00:00:00Z">
        <w:r>
          <w:t xml:space="preserve"> </w:t>
        </w:r>
      </w:ins>
      <w:ins w:id="2233" w:author="PR Preview" w:date="2024-01-01T00:00:00Z">
        <w:r>
          <w:t xml:space="preserve">Two non-bundled options come up often enough to be worth describing honestly.</w:t>
        </w:r>
      </w:ins>
    </w:p>
    <w:p>
      <w:pPr>
        <w:pStyle w:val="BodyText"/>
      </w:pPr>
      <w:hyperlink r:id="rId748">
        <w:r>
          <w:rPr>
            <w:rStyle w:val="Hyperlink"/>
          </w:rPr>
          <w:t xml:space="preserve">Powerlevel10k</w:t>
        </w:r>
      </w:hyperlink>
      <w:ins w:id="2234" w:author="PR Preview" w:date="2024-01-01T00:00:00Z">
        <w:r>
          <w:t xml:space="preserve"> </w:t>
        </w:r>
      </w:ins>
      <w:ins w:id="2234" w:author="PR Preview" w:date="2024-01-01T00:00:00Z">
        <w:r>
          <w:t xml:space="preserve">is the one people are</w:t>
        </w:r>
      </w:ins>
      <w:ins w:id="2234" w:author="PR Preview" w:date="2024-01-01T00:00:00Z">
        <w:r>
          <w:t xml:space="preserve"> </w:t>
        </w:r>
      </w:ins>
      <w:ins w:id="2234" w:author="PR Preview" w:date="2024-01-01T00:00:00Z">
        <w:r>
          <w:t xml:space="preserve">usually told to install: a fast, information-dense prompt with an interactive</w:t>
        </w:r>
      </w:ins>
      <w:ins w:id="2234" w:author="PR Preview" w:date="2024-01-01T00:00:00Z">
        <w:r>
          <w:t xml:space="preserve"> </w:t>
        </w:r>
      </w:ins>
      <w:ins w:id="2234" w:author="PR Preview" w:date="2024-01-01T00:00:00Z">
        <w:r>
          <w:t xml:space="preserve">setup wizard.</w:t>
        </w:r>
      </w:ins>
    </w:p>
    <w:p>
      <w:pPr>
        <w:pStyle w:val="SourceCode"/>
      </w:pPr>
      <w:ins w:id="2235" w:author="PR Preview" w:date="2024-01-01T00:00:00Z">
        <w:r>
          <w:rPr>
            <w:rStyle w:val="FunctionTok"/>
          </w:rPr>
          <w:t xml:space="preserve">git</w:t>
        </w:r>
      </w:ins>
      <w:ins w:id="2235" w:author="PR Preview" w:date="2024-01-01T00:00:00Z">
        <w:r>
          <w:rPr>
            <w:rStyle w:val="NormalTok"/>
          </w:rPr>
          <w:t xml:space="preserve"> clone </w:t>
        </w:r>
      </w:ins>
      <w:ins w:id="2235" w:author="PR Preview" w:date="2024-01-01T00:00:00Z">
        <w:r>
          <w:rPr>
            <w:rStyle w:val="AttributeTok"/>
          </w:rPr>
          <w:t xml:space="preserve">--depth</w:t>
        </w:r>
      </w:ins>
      <w:ins w:id="2235" w:author="PR Preview" w:date="2024-01-01T00:00:00Z">
        <w:r>
          <w:rPr>
            <w:rStyle w:val="OperatorTok"/>
          </w:rPr>
          <w:t xml:space="preserve">=</w:t>
        </w:r>
      </w:ins>
      <w:ins w:id="2235" w:author="PR Preview" w:date="2024-01-01T00:00:00Z">
        <w:r>
          <w:rPr>
            <w:rStyle w:val="NormalTok"/>
          </w:rPr>
          <w:t xml:space="preserve">1 https://github.com/romkatv/powerlevel10k </w:t>
        </w:r>
      </w:ins>
      <w:ins w:id="2235" w:author="PR Preview" w:date="2024-01-01T00:00:00Z">
        <w:r>
          <w:rPr>
            <w:rStyle w:val="DataTypeTok"/>
          </w:rPr>
          <w:t xml:space="preserve">\</w:t>
        </w:r>
      </w:ins>
      <w:ins w:id="2235" w:author="PR Preview" w:date="2024-01-01T00:00:00Z">
        <w:r>
          <w:br/>
        </w:r>
      </w:ins>
      <w:ins w:id="2235" w:author="PR Preview" w:date="2024-01-01T00:00:00Z">
        <w:r>
          <w:rPr>
            <w:rStyle w:val="NormalTok"/>
          </w:rPr>
          <w:t xml:space="preserve">  </w:t>
        </w:r>
      </w:ins>
      <w:ins w:id="2235" w:author="PR Preview" w:date="2024-01-01T00:00:00Z">
        <w:r>
          <w:rPr>
            <w:rStyle w:val="StringTok"/>
          </w:rPr>
          <w:t xml:space="preserve">"</w:t>
        </w:r>
      </w:ins>
      <w:ins w:id="2235" w:author="PR Preview" w:date="2024-01-01T00:00:00Z">
        <w:r>
          <w:rPr>
            <w:rStyle w:val="VariableTok"/>
          </w:rPr>
          <w:t xml:space="preserve">${ZSH_CUSTOM</w:t>
        </w:r>
      </w:ins>
      <w:ins w:id="2235" w:author="PR Preview" w:date="2024-01-01T00:00:00Z">
        <w:r>
          <w:rPr>
            <w:rStyle w:val="OperatorTok"/>
          </w:rPr>
          <w:t xml:space="preserve">:-</w:t>
        </w:r>
      </w:ins>
      <w:ins w:id="2235" w:author="PR Preview" w:date="2024-01-01T00:00:00Z">
        <w:r>
          <w:rPr>
            <w:rStyle w:val="VariableTok"/>
          </w:rPr>
          <w:t xml:space="preserve">$HOME</w:t>
        </w:r>
      </w:ins>
      <w:ins w:id="2235" w:author="PR Preview" w:date="2024-01-01T00:00:00Z">
        <w:r>
          <w:rPr>
            <w:rStyle w:val="NormalTok"/>
          </w:rPr>
          <w:t xml:space="preserve">/.oh-my-zsh/custom</w:t>
        </w:r>
      </w:ins>
      <w:ins w:id="2235" w:author="PR Preview" w:date="2024-01-01T00:00:00Z">
        <w:r>
          <w:rPr>
            <w:rStyle w:val="VariableTok"/>
          </w:rPr>
          <w:t xml:space="preserve">}</w:t>
        </w:r>
      </w:ins>
      <w:ins w:id="2235" w:author="PR Preview" w:date="2024-01-01T00:00:00Z">
        <w:r>
          <w:rPr>
            <w:rStyle w:val="StringTok"/>
          </w:rPr>
          <w:t xml:space="preserve">/themes/powerlevel10k"</w:t>
        </w:r>
      </w:ins>
    </w:p>
    <w:p>
      <w:pPr>
        <w:pStyle w:val="FirstParagraph"/>
      </w:pPr>
      <w:ins w:id="2236" w:author="PR Preview" w:date="2024-01-01T00:00:00Z">
        <w:r>
          <w:t xml:space="preserve">Set</w:t>
        </w:r>
      </w:ins>
      <w:ins w:id="2236" w:author="PR Preview" w:date="2024-01-01T00:00:00Z">
        <w:r>
          <w:t xml:space="preserve"> </w:t>
        </w:r>
      </w:ins>
      <w:ins w:id="2236" w:author="PR Preview" w:date="2024-01-01T00:00:00Z">
        <w:r>
          <w:rPr>
            <w:rStyle w:val="VerbatimChar"/>
          </w:rPr>
          <w:t xml:space="preserve">ZSH_THEME="powerlevel10k/powerlevel10k"</w:t>
        </w:r>
      </w:ins>
      <w:ins w:id="2236" w:author="PR Preview" w:date="2024-01-01T00:00:00Z">
        <w:r>
          <w:t xml:space="preserve"> </w:t>
        </w:r>
      </w:ins>
      <w:ins w:id="2236" w:author="PR Preview" w:date="2024-01-01T00:00:00Z">
        <w:r>
          <w:t xml:space="preserve">and run</w:t>
        </w:r>
      </w:ins>
      <w:ins w:id="2236" w:author="PR Preview" w:date="2024-01-01T00:00:00Z">
        <w:r>
          <w:t xml:space="preserve"> </w:t>
        </w:r>
      </w:ins>
      <w:ins w:id="2236" w:author="PR Preview" w:date="2024-01-01T00:00:00Z">
        <w:r>
          <w:rPr>
            <w:rStyle w:val="VerbatimChar"/>
          </w:rPr>
          <w:t xml:space="preserve">p10k configure</w:t>
        </w:r>
      </w:ins>
      <w:ins w:id="2236" w:author="PR Preview" w:date="2024-01-01T00:00:00Z">
        <w:r>
          <w:t xml:space="preserve">.</w:t>
        </w:r>
      </w:ins>
    </w:p>
    <w:p>
      <w:pPr>
        <w:pStyle w:val="BodyText"/>
      </w:pPr>
      <w:ins w:id="2237" w:author="PR Preview" w:date="2024-01-01T00:00:00Z">
        <w:r>
          <w:t xml:space="preserve">Install it knowing its status.</w:t>
        </w:r>
      </w:ins>
      <w:ins w:id="2237" w:author="PR Preview" w:date="2024-01-01T00:00:00Z">
        <w:r>
          <w:t xml:space="preserve"> </w:t>
        </w:r>
      </w:ins>
      <w:ins w:id="2237" w:author="PR Preview" w:date="2024-01-01T00:00:00Z">
        <w:r>
          <w:t xml:space="preserve">As of 2026-08-17 its README opens with a notice in capitals: the project has</w:t>
        </w:r>
      </w:ins>
      <w:ins w:id="2237" w:author="PR Preview" w:date="2024-01-01T00:00:00Z">
        <w:r>
          <w:t xml:space="preserve"> </w:t>
        </w:r>
      </w:ins>
      <w:ins w:id="2237" w:author="PR Preview" w:date="2024-01-01T00:00:00Z">
        <w:r>
          <w:t xml:space="preserve">very limited support, no new features are in the works, most bugs will go</w:t>
        </w:r>
      </w:ins>
      <w:ins w:id="2237" w:author="PR Preview" w:date="2024-01-01T00:00:00Z">
        <w:r>
          <w:t xml:space="preserve"> </w:t>
        </w:r>
      </w:ins>
      <w:ins w:id="2237" w:author="PR Preview" w:date="2024-01-01T00:00:00Z">
        <w:r>
          <w:t xml:space="preserve">unfixed, and help requests will be ignored.</w:t>
        </w:r>
      </w:ins>
      <w:ins w:id="2237" w:author="PR Preview" w:date="2024-01-01T00:00:00Z">
        <w:r>
          <w:t xml:space="preserve"> </w:t>
        </w:r>
      </w:ins>
      <w:ins w:id="2237" w:author="PR Preview" w:date="2024-01-01T00:00:00Z">
        <w:r>
          <w:t xml:space="preserve">The author’s position is that it does not need active maintenance to keep</w:t>
        </w:r>
      </w:ins>
      <w:ins w:id="2237" w:author="PR Preview" w:date="2024-01-01T00:00:00Z">
        <w:r>
          <w:t xml:space="preserve"> </w:t>
        </w:r>
      </w:ins>
      <w:ins w:id="2237" w:author="PR Preview" w:date="2024-01-01T00:00:00Z">
        <w:r>
          <w:t xml:space="preserve">working —</w:t>
        </w:r>
      </w:ins>
      <w:ins w:id="2237" w:author="PR Preview" w:date="2024-01-01T00:00:00Z">
        <w:r>
          <w:t xml:space="preserve"> </w:t>
        </w:r>
      </w:ins>
      <w:ins w:id="2237" w:author="PR Preview" w:date="2024-01-01T00:00:00Z">
        <w:r>
          <w:t xml:space="preserve">“if it works now for you, it’ll keep working”</w:t>
        </w:r>
      </w:ins>
      <w:ins w:id="2237" w:author="PR Preview" w:date="2024-01-01T00:00:00Z">
        <w:r>
          <w:t xml:space="preserve"> </w:t>
        </w:r>
      </w:ins>
      <w:ins w:id="2237" w:author="PR Preview" w:date="2024-01-01T00:00:00Z">
        <w:r>
          <w:t xml:space="preserve">— which is a</w:t>
        </w:r>
      </w:ins>
      <w:ins w:id="2237" w:author="PR Preview" w:date="2024-01-01T00:00:00Z">
        <w:r>
          <w:t xml:space="preserve"> </w:t>
        </w:r>
      </w:ins>
      <w:ins w:id="2237" w:author="PR Preview" w:date="2024-01-01T00:00:00Z">
        <w:r>
          <w:t xml:space="preserve">reasonable thing to rely on for a prompt, and a bad thing to rely on if you</w:t>
        </w:r>
      </w:ins>
      <w:ins w:id="2237" w:author="PR Preview" w:date="2024-01-01T00:00:00Z">
        <w:r>
          <w:t xml:space="preserve"> </w:t>
        </w:r>
      </w:ins>
      <w:ins w:id="2237" w:author="PR Preview" w:date="2024-01-01T00:00:00Z">
        <w:r>
          <w:t xml:space="preserve">expect a bug you hit to be fixed.</w:t>
        </w:r>
      </w:ins>
    </w:p>
    <w:p>
      <w:pPr>
        <w:pStyle w:val="BodyText"/>
      </w:pPr>
      <w:hyperlink r:id="rId749">
        <w:r>
          <w:rPr>
            <w:rStyle w:val="Hyperlink"/>
          </w:rPr>
          <w:t xml:space="preserve">Starship</w:t>
        </w:r>
      </w:hyperlink>
      <w:ins w:id="2238" w:author="PR Preview" w:date="2024-01-01T00:00:00Z">
        <w:r>
          <w:t xml:space="preserve"> </w:t>
        </w:r>
      </w:ins>
      <w:ins w:id="2238" w:author="PR Preview" w:date="2024-01-01T00:00:00Z">
        <w:r>
          <w:t xml:space="preserve">is the actively developed alternative, written</w:t>
        </w:r>
      </w:ins>
      <w:ins w:id="2238" w:author="PR Preview" w:date="2024-01-01T00:00:00Z">
        <w:r>
          <w:t xml:space="preserve"> </w:t>
        </w:r>
      </w:ins>
      <w:ins w:id="2238" w:author="PR Preview" w:date="2024-01-01T00:00:00Z">
        <w:r>
          <w:t xml:space="preserve">in Rust and configured through one</w:t>
        </w:r>
      </w:ins>
      <w:ins w:id="2238" w:author="PR Preview" w:date="2024-01-01T00:00:00Z">
        <w:r>
          <w:t xml:space="preserve"> </w:t>
        </w:r>
      </w:ins>
      <w:ins w:id="2238" w:author="PR Preview" w:date="2024-01-01T00:00:00Z">
        <w:r>
          <w:rPr>
            <w:rStyle w:val="VerbatimChar"/>
          </w:rPr>
          <w:t xml:space="preserve">~/.config/starship.toml</w:t>
        </w:r>
      </w:ins>
      <w:ins w:id="2238" w:author="PR Preview" w:date="2024-01-01T00:00:00Z">
        <w:r>
          <w:t xml:space="preserve">:</w:t>
        </w:r>
      </w:ins>
    </w:p>
    <w:p>
      <w:pPr>
        <w:pStyle w:val="SourceCode"/>
      </w:pPr>
      <w:ins w:id="2239" w:author="PR Preview" w:date="2024-01-01T00:00:00Z">
        <w:r>
          <w:rPr>
            <w:rStyle w:val="ExtensionTok"/>
          </w:rPr>
          <w:t xml:space="preserve">curl</w:t>
        </w:r>
      </w:ins>
      <w:ins w:id="2239" w:author="PR Preview" w:date="2024-01-01T00:00:00Z">
        <w:r>
          <w:rPr>
            <w:rStyle w:val="NormalTok"/>
          </w:rPr>
          <w:t xml:space="preserve"> </w:t>
        </w:r>
      </w:ins>
      <w:ins w:id="2239" w:author="PR Preview" w:date="2024-01-01T00:00:00Z">
        <w:r>
          <w:rPr>
            <w:rStyle w:val="AttributeTok"/>
          </w:rPr>
          <w:t xml:space="preserve">-sS</w:t>
        </w:r>
      </w:ins>
      <w:ins w:id="2239" w:author="PR Preview" w:date="2024-01-01T00:00:00Z">
        <w:r>
          <w:rPr>
            <w:rStyle w:val="NormalTok"/>
          </w:rPr>
          <w:t xml:space="preserve"> https://starship.rs/install.sh </w:t>
        </w:r>
      </w:ins>
      <w:ins w:id="2239" w:author="PR Preview" w:date="2024-01-01T00:00:00Z">
        <w:r>
          <w:rPr>
            <w:rStyle w:val="KeywordTok"/>
          </w:rPr>
          <w:t xml:space="preserve">|</w:t>
        </w:r>
      </w:ins>
      <w:ins w:id="2239" w:author="PR Preview" w:date="2024-01-01T00:00:00Z">
        <w:r>
          <w:rPr>
            <w:rStyle w:val="NormalTok"/>
          </w:rPr>
          <w:t xml:space="preserve"> </w:t>
        </w:r>
      </w:ins>
      <w:ins w:id="2239" w:author="PR Preview" w:date="2024-01-01T00:00:00Z">
        <w:r>
          <w:rPr>
            <w:rStyle w:val="FunctionTok"/>
          </w:rPr>
          <w:t xml:space="preserve">sh</w:t>
        </w:r>
      </w:ins>
    </w:p>
    <w:p>
      <w:pPr>
        <w:pStyle w:val="FirstParagraph"/>
      </w:pPr>
      <w:ins w:id="2240" w:author="PR Preview" w:date="2024-01-01T00:00:00Z">
        <w:r>
          <w:t xml:space="preserve">Its distinguishing feature is that it is not a zsh theme at all — the same</w:t>
        </w:r>
      </w:ins>
      <w:ins w:id="2240" w:author="PR Preview" w:date="2024-01-01T00:00:00Z">
        <w:r>
          <w:t xml:space="preserve"> </w:t>
        </w:r>
      </w:ins>
      <w:ins w:id="2240" w:author="PR Preview" w:date="2024-01-01T00:00:00Z">
        <w:r>
          <w:t xml:space="preserve">binary and the same config drive the prompt in bash, fish, PowerShell, and</w:t>
        </w:r>
      </w:ins>
      <w:ins w:id="2240" w:author="PR Preview" w:date="2024-01-01T00:00:00Z">
        <w:r>
          <w:t xml:space="preserve"> </w:t>
        </w:r>
      </w:ins>
      <w:ins w:id="2240" w:author="PR Preview" w:date="2024-01-01T00:00:00Z">
        <w:r>
          <w:t xml:space="preserve">others.</w:t>
        </w:r>
      </w:ins>
      <w:ins w:id="2240" w:author="PR Preview" w:date="2024-01-01T00:00:00Z">
        <w:r>
          <w:t xml:space="preserve"> </w:t>
        </w:r>
      </w:ins>
      <w:ins w:id="2240" w:author="PR Preview" w:date="2024-01-01T00:00:00Z">
        <w:r>
          <w:t xml:space="preserve">That matters if you move between a Mac laptop, a Linux server, and Git Bash on</w:t>
        </w:r>
      </w:ins>
      <w:ins w:id="2240" w:author="PR Preview" w:date="2024-01-01T00:00:00Z">
        <w:r>
          <w:t xml:space="preserve"> </w:t>
        </w:r>
      </w:ins>
      <w:ins w:id="2240" w:author="PR Preview" w:date="2024-01-01T00:00:00Z">
        <w:r>
          <w:t xml:space="preserve">Windows, since one file follows you instead of three.</w:t>
        </w:r>
      </w:ins>
      <w:ins w:id="2240" w:author="PR Preview" w:date="2024-01-01T00:00:00Z">
        <w:r>
          <w:t xml:space="preserve"> </w:t>
        </w:r>
      </w:ins>
      <w:ins w:id="2240" w:author="PR Preview" w:date="2024-01-01T00:00:00Z">
        <w:r>
          <w:t xml:space="preserve">Oh My Zsh bundles a</w:t>
        </w:r>
      </w:ins>
      <w:ins w:id="2240" w:author="PR Preview" w:date="2024-01-01T00:00:00Z">
        <w:r>
          <w:t xml:space="preserve"> </w:t>
        </w:r>
      </w:ins>
      <w:ins w:id="2240" w:author="PR Preview" w:date="2024-01-01T00:00:00Z">
        <w:r>
          <w:rPr>
            <w:rStyle w:val="VerbatimChar"/>
          </w:rPr>
          <w:t xml:space="preserve">starship</w:t>
        </w:r>
      </w:ins>
      <w:ins w:id="2240" w:author="PR Preview" w:date="2024-01-01T00:00:00Z">
        <w:r>
          <w:t xml:space="preserve"> </w:t>
        </w:r>
      </w:ins>
      <w:ins w:id="2240" w:author="PR Preview" w:date="2024-01-01T00:00:00Z">
        <w:r>
          <w:t xml:space="preserve">plugin, so adding</w:t>
        </w:r>
      </w:ins>
      <w:ins w:id="2240" w:author="PR Preview" w:date="2024-01-01T00:00:00Z">
        <w:r>
          <w:t xml:space="preserve"> </w:t>
        </w:r>
      </w:ins>
      <w:ins w:id="2240" w:author="PR Preview" w:date="2024-01-01T00:00:00Z">
        <w:r>
          <w:rPr>
            <w:rStyle w:val="VerbatimChar"/>
          </w:rPr>
          <w:t xml:space="preserve">starship</w:t>
        </w:r>
      </w:ins>
      <w:ins w:id="2240" w:author="PR Preview" w:date="2024-01-01T00:00:00Z">
        <w:r>
          <w:t xml:space="preserve"> </w:t>
        </w:r>
      </w:ins>
      <w:ins w:id="2240" w:author="PR Preview" w:date="2024-01-01T00:00:00Z">
        <w:r>
          <w:t xml:space="preserve">to</w:t>
        </w:r>
      </w:ins>
      <w:ins w:id="2240" w:author="PR Preview" w:date="2024-01-01T00:00:00Z">
        <w:r>
          <w:t xml:space="preserve"> </w:t>
        </w:r>
      </w:ins>
      <w:ins w:id="2240" w:author="PR Preview" w:date="2024-01-01T00:00:00Z">
        <w:r>
          <w:rPr>
            <w:rStyle w:val="VerbatimChar"/>
          </w:rPr>
          <w:t xml:space="preserve">plugins=()</w:t>
        </w:r>
      </w:ins>
      <w:ins w:id="2240" w:author="PR Preview" w:date="2024-01-01T00:00:00Z">
        <w:r>
          <w:t xml:space="preserve"> </w:t>
        </w:r>
      </w:ins>
      <w:ins w:id="2240" w:author="PR Preview" w:date="2024-01-01T00:00:00Z">
        <w:r>
          <w:t xml:space="preserve">is</w:t>
        </w:r>
      </w:ins>
      <w:ins w:id="2240" w:author="PR Preview" w:date="2024-01-01T00:00:00Z">
        <w:r>
          <w:t xml:space="preserve"> </w:t>
        </w:r>
      </w:ins>
      <w:ins w:id="2240" w:author="PR Preview" w:date="2024-01-01T00:00:00Z">
        <w:r>
          <w:t xml:space="preserve">the whole setup — the plugin unsets</w:t>
        </w:r>
      </w:ins>
      <w:ins w:id="2240" w:author="PR Preview" w:date="2024-01-01T00:00:00Z">
        <w:r>
          <w:t xml:space="preserve"> </w:t>
        </w:r>
      </w:ins>
      <w:ins w:id="2240" w:author="PR Preview" w:date="2024-01-01T00:00:00Z">
        <w:r>
          <w:rPr>
            <w:rStyle w:val="VerbatimChar"/>
          </w:rPr>
          <w:t xml:space="preserve">ZSH_THEME</w:t>
        </w:r>
      </w:ins>
      <w:ins w:id="2240" w:author="PR Preview" w:date="2024-01-01T00:00:00Z">
        <w:r>
          <w:t xml:space="preserve"> </w:t>
        </w:r>
      </w:ins>
      <w:ins w:id="2240" w:author="PR Preview" w:date="2024-01-01T00:00:00Z">
        <w:r>
          <w:t xml:space="preserve">itself, and says so in a</w:t>
        </w:r>
      </w:ins>
      <w:ins w:id="2240" w:author="PR Preview" w:date="2024-01-01T00:00:00Z">
        <w:r>
          <w:t xml:space="preserve"> </w:t>
        </w:r>
      </w:ins>
      <w:ins w:id="2240" w:author="PR Preview" w:date="2024-01-01T00:00:00Z">
        <w:r>
          <w:t xml:space="preserve">comment, so there is no leftover theme to remove by hand.</w:t>
        </w:r>
      </w:ins>
    </w:p>
    <w:p>
      <w:pPr>
        <w:pStyle w:val="BodyText"/>
      </w:pPr>
      <w:ins w:id="2241" w:author="PR Preview" w:date="2024-01-01T00:00:00Z">
        <w:r>
          <w:rPr>
            <w:b/>
            <w:bCs/>
          </w:rPr>
          <w:t xml:space="preserve">Both want a Nerd Font, and this is the step people miss.</w:t>
        </w:r>
      </w:ins>
      <w:ins w:id="2241" w:author="PR Preview" w:date="2024-01-01T00:00:00Z">
        <w:r>
          <w:t xml:space="preserve"> </w:t>
        </w:r>
      </w:ins>
      <w:ins w:id="2241" w:author="PR Preview" w:date="2024-01-01T00:00:00Z">
        <w:r>
          <w:t xml:space="preserve">The prompts draw git status and other state with glyphs from the private-use</w:t>
        </w:r>
      </w:ins>
      <w:ins w:id="2241" w:author="PR Preview" w:date="2024-01-01T00:00:00Z">
        <w:r>
          <w:t xml:space="preserve"> </w:t>
        </w:r>
      </w:ins>
      <w:ins w:id="2241" w:author="PR Preview" w:date="2024-01-01T00:00:00Z">
        <w:r>
          <w:t xml:space="preserve">area, which an unpatched font renders as boxes.</w:t>
        </w:r>
      </w:ins>
      <w:ins w:id="2241" w:author="PR Preview" w:date="2024-01-01T00:00:00Z">
        <w:r>
          <w:t xml:space="preserve"> </w:t>
        </w:r>
      </w:ins>
      <w:ins w:id="2241" w:author="PR Preview" w:date="2024-01-01T00:00:00Z">
        <w:r>
          <w:t xml:space="preserve">Powerlevel10k’s wizard offers to install MesloLGS NF for you.</w:t>
        </w:r>
      </w:ins>
      <w:ins w:id="2241" w:author="PR Preview" w:date="2024-01-01T00:00:00Z">
        <w:r>
          <w:t xml:space="preserve"> </w:t>
        </w:r>
      </w:ins>
      <w:ins w:id="2241" w:author="PR Preview" w:date="2024-01-01T00:00:00Z">
        <w:r>
          <w:t xml:space="preserve">The font is a setting of the terminal</w:t>
        </w:r>
      </w:ins>
      <w:ins w:id="2241" w:author="PR Preview" w:date="2024-01-01T00:00:00Z">
        <w:r>
          <w:t xml:space="preserve"> </w:t>
        </w:r>
      </w:ins>
      <w:ins w:id="2241" w:author="PR Preview" w:date="2024-01-01T00:00:00Z">
        <w:r>
          <w:rPr>
            <w:i/>
            <w:iCs/>
          </w:rPr>
          <w:t xml:space="preserve">emulator</w:t>
        </w:r>
      </w:ins>
      <w:ins w:id="2241" w:author="PR Preview" w:date="2024-01-01T00:00:00Z">
        <w:r>
          <w:t xml:space="preserve">, so on a remote machine it is</w:t>
        </w:r>
      </w:ins>
      <w:ins w:id="2241" w:author="PR Preview" w:date="2024-01-01T00:00:00Z">
        <w:r>
          <w:t xml:space="preserve"> </w:t>
        </w:r>
      </w:ins>
      <w:ins w:id="2241" w:author="PR Preview" w:date="2024-01-01T00:00:00Z">
        <w:r>
          <w:t xml:space="preserve">configured on your own laptop and not on the server — installing fonts on</w:t>
        </w:r>
      </w:ins>
      <w:ins w:id="2241" w:author="PR Preview" w:date="2024-01-01T00:00:00Z">
        <w:r>
          <w:t xml:space="preserve"> </w:t>
        </w:r>
      </w:ins>
      <w:ins w:id="2241" w:author="PR Preview" w:date="2024-01-01T00:00:00Z">
        <w:r>
          <w:t xml:space="preserve">Shiva will not fix boxes in your local terminal.</w:t>
        </w:r>
      </w:ins>
    </w:p>
    <w:bookmarkEnd w:id="750"/>
    <w:bookmarkStart w:id="759" w:name="X011670ee6c6000a8cba5cb4c9eb89f7822efe26"/>
    <w:p>
      <w:pPr>
        <w:pStyle w:val="Heading3"/>
      </w:pPr>
      <w:ins w:id="2242" w:author="PR Preview" w:date="2024-01-01T00:00:00Z">
        <w:r>
          <w:t xml:space="preserve">14.3.6 Command-line tools that pair with the shell</w:t>
        </w:r>
      </w:ins>
    </w:p>
    <w:p>
      <w:pPr>
        <w:pStyle w:val="FirstParagraph"/>
      </w:pPr>
      <w:ins w:id="2243" w:author="PR Preview" w:date="2024-01-01T00:00:00Z">
        <w:r>
          <w:t xml:space="preserve">These are not zsh plugins, and they are most of what people mean when they say</w:t>
        </w:r>
      </w:ins>
      <w:ins w:id="2243" w:author="PR Preview" w:date="2024-01-01T00:00:00Z">
        <w:r>
          <w:t xml:space="preserve"> </w:t>
        </w:r>
      </w:ins>
      <w:ins w:id="2243" w:author="PR Preview" w:date="2024-01-01T00:00:00Z">
        <w:r>
          <w:t xml:space="preserve">someone else’s terminal is nicer than theirs.</w:t>
        </w:r>
      </w:ins>
      <w:ins w:id="2243" w:author="PR Preview" w:date="2024-01-01T00:00:00Z">
        <w:r>
          <w:t xml:space="preserve"> </w:t>
        </w:r>
      </w:ins>
      <w:ins w:id="2243" w:author="PR Preview" w:date="2024-01-01T00:00:00Z">
        <w:r>
          <w:t xml:space="preserve">Each stands alone; install the ones that answer a problem you actually have.</w:t>
        </w:r>
      </w:ins>
    </w:p>
    <w:tbl>
      <w:tblPr>
        <w:tblStyle w:val="Table"/>
        <w:tblW w:type="pct" w:w="5000"/>
        <w:tblLayout w:type="fixed"/>
        <w:tblLook w:firstRow="0" w:lastRow="0" w:firstColumn="0" w:lastColumn="0" w:noHBand="0" w:noVBand="0" w:val="0000"/>
      </w:tblPr>
      <w:tblGrid>
        <w:gridCol w:w="7920"/>
      </w:tblGrid>
      <w:tr>
        <w:tc>
          <w:tcPr/>
          <w:bookmarkStart w:id="758"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1">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2">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3">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4">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5">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6">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57">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58"/>
          <w:p/>
        </w:tc>
      </w:tr>
    </w:tbl>
    <w:p>
      <w:pPr>
        <w:pStyle w:val="BodyText"/>
      </w:pPr>
      <w:ins w:id="2244" w:author="PR Preview" w:date="2024-01-01T00:00:00Z">
        <w:r>
          <w:rPr>
            <w:rStyle w:val="VerbatimChar"/>
          </w:rPr>
          <w:t xml:space="preserve">direnv</w:t>
        </w:r>
      </w:ins>
      <w:ins w:id="2244" w:author="PR Preview" w:date="2024-01-01T00:00:00Z">
        <w:r>
          <w:t xml:space="preserve"> </w:t>
        </w:r>
      </w:ins>
      <w:ins w:id="2244" w:author="PR Preview" w:date="2024-01-01T00:00:00Z">
        <w:r>
          <w:t xml:space="preserve">is the one with the most direct bearing on our own workflows: it is how</w:t>
        </w:r>
      </w:ins>
      <w:ins w:id="2244" w:author="PR Preview" w:date="2024-01-01T00:00:00Z">
        <w:r>
          <w:t xml:space="preserve"> </w:t>
        </w:r>
      </w:ins>
      <w:ins w:id="2244" w:author="PR Preview" w:date="2024-01-01T00:00:00Z">
        <w:r>
          <w:t xml:space="preserve">a project can set</w:t>
        </w:r>
      </w:ins>
      <w:ins w:id="2244" w:author="PR Preview" w:date="2024-01-01T00:00:00Z">
        <w:r>
          <w:t xml:space="preserve"> </w:t>
        </w:r>
      </w:ins>
      <w:ins w:id="2244" w:author="PR Preview" w:date="2024-01-01T00:00:00Z">
        <w:r>
          <w:rPr>
            <w:rStyle w:val="VerbatimChar"/>
          </w:rPr>
          <w:t xml:space="preserve">R_LIBS</w:t>
        </w:r>
      </w:ins>
      <w:ins w:id="2244" w:author="PR Preview" w:date="2024-01-01T00:00:00Z">
        <w:r>
          <w:t xml:space="preserve">, an API key, or a</w:t>
        </w:r>
      </w:ins>
      <w:ins w:id="2244" w:author="PR Preview" w:date="2024-01-01T00:00:00Z">
        <w:r>
          <w:t xml:space="preserve"> </w:t>
        </w:r>
      </w:ins>
      <w:ins w:id="2244" w:author="PR Preview" w:date="2024-01-01T00:00:00Z">
        <w:r>
          <w:rPr>
            <w:rStyle w:val="VerbatimChar"/>
          </w:rPr>
          <w:t xml:space="preserve">RETICULATE_PYTHON</w:t>
        </w:r>
      </w:ins>
      <w:ins w:id="2244" w:author="PR Preview" w:date="2024-01-01T00:00:00Z">
        <w:r>
          <w:t xml:space="preserve"> </w:t>
        </w:r>
      </w:ins>
      <w:ins w:id="2244" w:author="PR Preview" w:date="2024-01-01T00:00:00Z">
        <w:r>
          <w:t xml:space="preserve">that applies</w:t>
        </w:r>
      </w:ins>
      <w:ins w:id="2244" w:author="PR Preview" w:date="2024-01-01T00:00:00Z">
        <w:r>
          <w:t xml:space="preserve"> </w:t>
        </w:r>
      </w:ins>
      <w:ins w:id="2244" w:author="PR Preview" w:date="2024-01-01T00:00:00Z">
        <w:r>
          <w:t xml:space="preserve">inside that project and nowhere else.</w:t>
        </w:r>
      </w:ins>
      <w:ins w:id="2244" w:author="PR Preview" w:date="2024-01-01T00:00:00Z">
        <w:r>
          <w:t xml:space="preserve"> </w:t>
        </w:r>
      </w:ins>
      <w:ins w:id="2244" w:author="PR Preview" w:date="2024-01-01T00:00:00Z">
        <w:r>
          <w:t xml:space="preserve">Oh My Zsh bundles</w:t>
        </w:r>
      </w:ins>
      <w:ins w:id="2244" w:author="PR Preview" w:date="2024-01-01T00:00:00Z">
        <w:r>
          <w:t xml:space="preserve"> </w:t>
        </w:r>
      </w:ins>
      <w:ins w:id="2244" w:author="PR Preview" w:date="2024-01-01T00:00:00Z">
        <w:r>
          <w:rPr>
            <w:rStyle w:val="VerbatimChar"/>
          </w:rPr>
          <w:t xml:space="preserve">direnv</w:t>
        </w:r>
      </w:ins>
      <w:ins w:id="2244" w:author="PR Preview" w:date="2024-01-01T00:00:00Z">
        <w:r>
          <w:t xml:space="preserve"> </w:t>
        </w:r>
      </w:ins>
      <w:ins w:id="2244" w:author="PR Preview" w:date="2024-01-01T00:00:00Z">
        <w:r>
          <w:t xml:space="preserve">and</w:t>
        </w:r>
      </w:ins>
      <w:ins w:id="2244" w:author="PR Preview" w:date="2024-01-01T00:00:00Z">
        <w:r>
          <w:t xml:space="preserve"> </w:t>
        </w:r>
      </w:ins>
      <w:ins w:id="2244" w:author="PR Preview" w:date="2024-01-01T00:00:00Z">
        <w:r>
          <w:rPr>
            <w:rStyle w:val="VerbatimChar"/>
          </w:rPr>
          <w:t xml:space="preserve">zoxide</w:t>
        </w:r>
      </w:ins>
      <w:ins w:id="2244" w:author="PR Preview" w:date="2024-01-01T00:00:00Z">
        <w:r>
          <w:t xml:space="preserve"> </w:t>
        </w:r>
      </w:ins>
      <w:ins w:id="2244" w:author="PR Preview" w:date="2024-01-01T00:00:00Z">
        <w:r>
          <w:t xml:space="preserve">plugins, so those two need no hook line</w:t>
        </w:r>
      </w:ins>
      <w:ins w:id="2244" w:author="PR Preview" w:date="2024-01-01T00:00:00Z">
        <w:r>
          <w:t xml:space="preserve"> </w:t>
        </w:r>
      </w:ins>
      <w:ins w:id="2244" w:author="PR Preview" w:date="2024-01-01T00:00:00Z">
        <w:r>
          <w:t xml:space="preserve">in</w:t>
        </w:r>
      </w:ins>
      <w:ins w:id="2244" w:author="PR Preview" w:date="2024-01-01T00:00:00Z">
        <w:r>
          <w:t xml:space="preserve"> </w:t>
        </w:r>
      </w:ins>
      <w:ins w:id="2244" w:author="PR Preview" w:date="2024-01-01T00:00:00Z">
        <w:r>
          <w:rPr>
            <w:rStyle w:val="VerbatimChar"/>
          </w:rPr>
          <w:t xml:space="preserve">~/.zshrc</w:t>
        </w:r>
      </w:ins>
      <w:ins w:id="2244" w:author="PR Preview" w:date="2024-01-01T00:00:00Z">
        <w:r>
          <w:t xml:space="preserve">.</w:t>
        </w:r>
      </w:ins>
    </w:p>
    <w:bookmarkEnd w:id="759"/>
    <w:bookmarkStart w:id="760" w:name="X78be3aeb742b1d2b9c7bd71a18d58f3a9503c9f"/>
    <w:p>
      <w:pPr>
        <w:pStyle w:val="Heading3"/>
      </w:pPr>
      <w:ins w:id="2245" w:author="PR Preview" w:date="2024-01-01T00:00:00Z">
        <w:r>
          <w:t xml:space="preserve">14.3.7 Startup files, and what breaks when you switch</w:t>
        </w:r>
      </w:ins>
    </w:p>
    <w:p>
      <w:pPr>
        <w:pStyle w:val="FirstParagraph"/>
      </w:pPr>
      <w:ins w:id="2246" w:author="PR Preview" w:date="2024-01-01T00:00:00Z">
        <w:r>
          <w:rPr>
            <w:rStyle w:val="VerbatimChar"/>
          </w:rPr>
          <w:t xml:space="preserve">zsh</w:t>
        </w:r>
      </w:ins>
      <w:ins w:id="2246" w:author="PR Preview" w:date="2024-01-01T00:00:00Z">
        <w:r>
          <w:t xml:space="preserve"> </w:t>
        </w:r>
      </w:ins>
      <w:ins w:id="2246" w:author="PR Preview" w:date="2024-01-01T00:00:00Z">
        <w:r>
          <w:t xml:space="preserve">does not read</w:t>
        </w:r>
      </w:ins>
      <w:ins w:id="2246" w:author="PR Preview" w:date="2024-01-01T00:00:00Z">
        <w:r>
          <w:t xml:space="preserve"> </w:t>
        </w:r>
      </w:ins>
      <w:ins w:id="2246" w:author="PR Preview" w:date="2024-01-01T00:00:00Z">
        <w:r>
          <w:rPr>
            <w:rStyle w:val="VerbatimChar"/>
          </w:rPr>
          <w:t xml:space="preserve">~/.bashrc</w:t>
        </w:r>
      </w:ins>
      <w:ins w:id="2246" w:author="PR Preview" w:date="2024-01-01T00:00:00Z">
        <w:r>
          <w:t xml:space="preserve"> </w:t>
        </w:r>
      </w:ins>
      <w:ins w:id="2246" w:author="PR Preview" w:date="2024-01-01T00:00:00Z">
        <w:r>
          <w:t xml:space="preserve">or</w:t>
        </w:r>
      </w:ins>
      <w:ins w:id="2246" w:author="PR Preview" w:date="2024-01-01T00:00:00Z">
        <w:r>
          <w:t xml:space="preserve"> </w:t>
        </w:r>
      </w:ins>
      <w:ins w:id="2246" w:author="PR Preview" w:date="2024-01-01T00:00:00Z">
        <w:r>
          <w:rPr>
            <w:rStyle w:val="VerbatimChar"/>
          </w:rPr>
          <w:t xml:space="preserve">~/.profile</w:t>
        </w:r>
      </w:ins>
      <w:ins w:id="2246" w:author="PR Preview" w:date="2024-01-01T00:00:00Z">
        <w:r>
          <w:t xml:space="preserve">.</w:t>
        </w:r>
      </w:ins>
      <w:ins w:id="2246" w:author="PR Preview" w:date="2024-01-01T00:00:00Z">
        <w:r>
          <w:t xml:space="preserve"> </w:t>
        </w:r>
      </w:ins>
      <w:ins w:id="2246" w:author="PR Preview" w:date="2024-01-01T00:00:00Z">
        <w:r>
          <w:t xml:space="preserve">It reads</w:t>
        </w:r>
      </w:ins>
      <w:ins w:id="2246" w:author="PR Preview" w:date="2024-01-01T00:00:00Z">
        <w:r>
          <w:t xml:space="preserve"> </w:t>
        </w:r>
      </w:ins>
      <w:ins w:id="2246" w:author="PR Preview" w:date="2024-01-01T00:00:00Z">
        <w:r>
          <w:rPr>
            <w:rStyle w:val="VerbatimChar"/>
          </w:rPr>
          <w:t xml:space="preserve">~/.zshenv</w:t>
        </w:r>
      </w:ins>
      <w:ins w:id="2246" w:author="PR Preview" w:date="2024-01-01T00:00:00Z">
        <w:r>
          <w:t xml:space="preserve"> </w:t>
        </w:r>
      </w:ins>
      <w:ins w:id="2246" w:author="PR Preview" w:date="2024-01-01T00:00:00Z">
        <w:r>
          <w:t xml:space="preserve">always,</w:t>
        </w:r>
      </w:ins>
      <w:ins w:id="2246" w:author="PR Preview" w:date="2024-01-01T00:00:00Z">
        <w:r>
          <w:t xml:space="preserve"> </w:t>
        </w:r>
      </w:ins>
      <w:ins w:id="2246" w:author="PR Preview" w:date="2024-01-01T00:00:00Z">
        <w:r>
          <w:rPr>
            <w:rStyle w:val="VerbatimChar"/>
          </w:rPr>
          <w:t xml:space="preserve">~/.zprofile</w:t>
        </w:r>
      </w:ins>
      <w:ins w:id="2246" w:author="PR Preview" w:date="2024-01-01T00:00:00Z">
        <w:r>
          <w:t xml:space="preserve"> </w:t>
        </w:r>
      </w:ins>
      <w:ins w:id="2246" w:author="PR Preview" w:date="2024-01-01T00:00:00Z">
        <w:r>
          <w:t xml:space="preserve">at login,</w:t>
        </w:r>
      </w:ins>
      <w:ins w:id="2246" w:author="PR Preview" w:date="2024-01-01T00:00:00Z">
        <w:r>
          <w:t xml:space="preserve"> </w:t>
        </w:r>
      </w:ins>
      <w:ins w:id="2246" w:author="PR Preview" w:date="2024-01-01T00:00:00Z">
        <w:r>
          <w:t xml:space="preserve">and</w:t>
        </w:r>
      </w:ins>
      <w:ins w:id="2246" w:author="PR Preview" w:date="2024-01-01T00:00:00Z">
        <w:r>
          <w:t xml:space="preserve"> </w:t>
        </w:r>
      </w:ins>
      <w:ins w:id="2246" w:author="PR Preview" w:date="2024-01-01T00:00:00Z">
        <w:r>
          <w:rPr>
            <w:rStyle w:val="VerbatimChar"/>
          </w:rPr>
          <w:t xml:space="preserve">~/.zshrc</w:t>
        </w:r>
      </w:ins>
      <w:ins w:id="2246" w:author="PR Preview" w:date="2024-01-01T00:00:00Z">
        <w:r>
          <w:t xml:space="preserve"> </w:t>
        </w:r>
      </w:ins>
      <w:ins w:id="2246" w:author="PR Preview" w:date="2024-01-01T00:00:00Z">
        <w:r>
          <w:t xml:space="preserve">for every interactive shell —</w:t>
        </w:r>
      </w:ins>
      <w:ins w:id="2246" w:author="PR Preview" w:date="2024-01-01T00:00:00Z">
        <w:r>
          <w:t xml:space="preserve"> </w:t>
        </w:r>
      </w:ins>
      <w:ins w:id="2246" w:author="PR Preview" w:date="2024-01-01T00:00:00Z">
        <w:r>
          <w:t xml:space="preserve">so anything you had accumulated in your bash startup files</w:t>
        </w:r>
      </w:ins>
      <w:ins w:id="2246" w:author="PR Preview" w:date="2024-01-01T00:00:00Z">
        <w:r>
          <w:t xml:space="preserve"> </w:t>
        </w:r>
      </w:ins>
      <w:ins w:id="2246" w:author="PR Preview" w:date="2024-01-01T00:00:00Z">
        <w:r>
          <w:t xml:space="preserve">is simply gone the first time you log in under</w:t>
        </w:r>
      </w:ins>
      <w:ins w:id="2246" w:author="PR Preview" w:date="2024-01-01T00:00:00Z">
        <w:r>
          <w:t xml:space="preserve"> </w:t>
        </w:r>
      </w:ins>
      <w:ins w:id="2246" w:author="PR Preview" w:date="2024-01-01T00:00:00Z">
        <w:r>
          <w:rPr>
            <w:rStyle w:val="VerbatimChar"/>
          </w:rPr>
          <w:t xml:space="preserve">zsh</w:t>
        </w:r>
      </w:ins>
      <w:ins w:id="2246" w:author="PR Preview" w:date="2024-01-01T00:00:00Z">
        <w:r>
          <w:t xml:space="preserve">.</w:t>
        </w:r>
      </w:ins>
    </w:p>
    <w:p>
      <w:pPr>
        <w:pStyle w:val="BodyText"/>
      </w:pPr>
      <w:ins w:id="2247" w:author="PR Preview" w:date="2024-01-01T00:00:00Z">
        <w:r>
          <w:t xml:space="preserve">The usual casualty is</w:t>
        </w:r>
      </w:ins>
      <w:ins w:id="2247" w:author="PR Preview" w:date="2024-01-01T00:00:00Z">
        <w:r>
          <w:t xml:space="preserve"> </w:t>
        </w:r>
      </w:ins>
      <w:ins w:id="2247" w:author="PR Preview" w:date="2024-01-01T00:00:00Z">
        <w:r>
          <w:rPr>
            <w:rStyle w:val="VerbatimChar"/>
          </w:rPr>
          <w:t xml:space="preserve">PATH</w:t>
        </w:r>
      </w:ins>
      <w:ins w:id="2247" w:author="PR Preview" w:date="2024-01-01T00:00:00Z">
        <w:r>
          <w:t xml:space="preserve">.</w:t>
        </w:r>
      </w:ins>
      <w:ins w:id="2247" w:author="PR Preview" w:date="2024-01-01T00:00:00Z">
        <w:r>
          <w:t xml:space="preserve"> </w:t>
        </w:r>
      </w:ins>
      <w:ins w:id="2247" w:author="PR Preview" w:date="2024-01-01T00:00:00Z">
        <w:r>
          <w:t xml:space="preserve">A line like</w:t>
        </w:r>
      </w:ins>
    </w:p>
    <w:p>
      <w:pPr>
        <w:pStyle w:val="SourceCode"/>
      </w:pPr>
      <w:ins w:id="2248" w:author="PR Preview" w:date="2024-01-01T00:00:00Z">
        <w:r>
          <w:rPr>
            <w:rStyle w:val="BuiltInTok"/>
          </w:rPr>
          <w:t xml:space="preserve">export</w:t>
        </w:r>
      </w:ins>
      <w:ins w:id="2248" w:author="PR Preview" w:date="2024-01-01T00:00:00Z">
        <w:r>
          <w:rPr>
            <w:rStyle w:val="NormalTok"/>
          </w:rPr>
          <w:t xml:space="preserve"> </w:t>
        </w:r>
      </w:ins>
      <w:ins w:id="2248" w:author="PR Preview" w:date="2024-01-01T00:00:00Z">
        <w:r>
          <w:rPr>
            <w:rStyle w:val="VariableTok"/>
          </w:rPr>
          <w:t xml:space="preserve">PATH</w:t>
        </w:r>
      </w:ins>
      <w:ins w:id="2248" w:author="PR Preview" w:date="2024-01-01T00:00:00Z">
        <w:r>
          <w:rPr>
            <w:rStyle w:val="OperatorTok"/>
          </w:rPr>
          <w:t xml:space="preserve">=</w:t>
        </w:r>
      </w:ins>
      <w:ins w:id="2248" w:author="PR Preview" w:date="2024-01-01T00:00:00Z">
        <w:r>
          <w:rPr>
            <w:rStyle w:val="StringTok"/>
          </w:rPr>
          <w:t xml:space="preserve">"</w:t>
        </w:r>
      </w:ins>
      <w:ins w:id="2248" w:author="PR Preview" w:date="2024-01-01T00:00:00Z">
        <w:r>
          <w:rPr>
            <w:rStyle w:val="VariableTok"/>
          </w:rPr>
          <w:t xml:space="preserve">$HOME</w:t>
        </w:r>
      </w:ins>
      <w:ins w:id="2248" w:author="PR Preview" w:date="2024-01-01T00:00:00Z">
        <w:r>
          <w:rPr>
            <w:rStyle w:val="StringTok"/>
          </w:rPr>
          <w:t xml:space="preserve">/.local/bin:</w:t>
        </w:r>
      </w:ins>
      <w:ins w:id="2248" w:author="PR Preview" w:date="2024-01-01T00:00:00Z">
        <w:r>
          <w:rPr>
            <w:rStyle w:val="VariableTok"/>
          </w:rPr>
          <w:t xml:space="preserve">$PATH</w:t>
        </w:r>
      </w:ins>
      <w:ins w:id="2248" w:author="PR Preview" w:date="2024-01-01T00:00:00Z">
        <w:r>
          <w:rPr>
            <w:rStyle w:val="StringTok"/>
          </w:rPr>
          <w:t xml:space="preserve">"</w:t>
        </w:r>
      </w:ins>
    </w:p>
    <w:p>
      <w:pPr>
        <w:pStyle w:val="FirstParagraph"/>
      </w:pPr>
      <w:ins w:id="2249" w:author="PR Preview" w:date="2024-01-01T00:00:00Z">
        <w:r>
          <w:t xml:space="preserve">sitting at the bottom of</w:t>
        </w:r>
      </w:ins>
      <w:ins w:id="2249" w:author="PR Preview" w:date="2024-01-01T00:00:00Z">
        <w:r>
          <w:t xml:space="preserve"> </w:t>
        </w:r>
      </w:ins>
      <w:ins w:id="2249" w:author="PR Preview" w:date="2024-01-01T00:00:00Z">
        <w:r>
          <w:rPr>
            <w:rStyle w:val="VerbatimChar"/>
          </w:rPr>
          <w:t xml:space="preserve">~/.bashrc</w:t>
        </w:r>
      </w:ins>
      <w:ins w:id="2249" w:author="PR Preview" w:date="2024-01-01T00:00:00Z">
        <w:r>
          <w:t xml:space="preserve"> </w:t>
        </w:r>
      </w:ins>
      <w:ins w:id="2249" w:author="PR Preview" w:date="2024-01-01T00:00:00Z">
        <w:r>
          <w:t xml:space="preserve">is what puts locally installed tools on your path,</w:t>
        </w:r>
      </w:ins>
      <w:ins w:id="2249" w:author="PR Preview" w:date="2024-01-01T00:00:00Z">
        <w:r>
          <w:t xml:space="preserve"> </w:t>
        </w:r>
      </w:ins>
      <w:ins w:id="2249" w:author="PR Preview" w:date="2024-01-01T00:00:00Z">
        <w:r>
          <w:t xml:space="preserve">and nothing warns you when it stops being read —</w:t>
        </w:r>
      </w:ins>
      <w:ins w:id="2249" w:author="PR Preview" w:date="2024-01-01T00:00:00Z">
        <w:r>
          <w:t xml:space="preserve"> </w:t>
        </w:r>
      </w:ins>
      <w:ins w:id="2249" w:author="PR Preview" w:date="2024-01-01T00:00:00Z">
        <w:r>
          <w:t xml:space="preserve">the tool just reports as not found.</w:t>
        </w:r>
      </w:ins>
      <w:ins w:id="2249" w:author="PR Preview" w:date="2024-01-01T00:00:00Z">
        <w:r>
          <w:t xml:space="preserve"> </w:t>
        </w:r>
      </w:ins>
      <w:ins w:id="2249" w:author="PR Preview" w:date="2024-01-01T00:00:00Z">
        <w:r>
          <w:t xml:space="preserve">Copy any such lines into</w:t>
        </w:r>
      </w:ins>
      <w:ins w:id="2249" w:author="PR Preview" w:date="2024-01-01T00:00:00Z">
        <w:r>
          <w:t xml:space="preserve"> </w:t>
        </w:r>
      </w:ins>
      <w:ins w:id="2249" w:author="PR Preview" w:date="2024-01-01T00:00:00Z">
        <w:r>
          <w:rPr>
            <w:rStyle w:val="VerbatimChar"/>
          </w:rPr>
          <w:t xml:space="preserve">~/.zshrc</w:t>
        </w:r>
      </w:ins>
      <w:ins w:id="2249" w:author="PR Preview" w:date="2024-01-01T00:00:00Z">
        <w:r>
          <w:t xml:space="preserve"> </w:t>
        </w:r>
      </w:ins>
      <w:ins w:id="2249" w:author="PR Preview" w:date="2024-01-01T00:00:00Z">
        <w:r>
          <w:t xml:space="preserve">when you switch,</w:t>
        </w:r>
      </w:ins>
      <w:ins w:id="2249" w:author="PR Preview" w:date="2024-01-01T00:00:00Z">
        <w:r>
          <w:t xml:space="preserve"> </w:t>
        </w:r>
      </w:ins>
      <w:ins w:id="2249" w:author="PR Preview" w:date="2024-01-01T00:00:00Z">
        <w:r>
          <w:t xml:space="preserve">and check that the commands you rely on still resolve:</w:t>
        </w:r>
      </w:ins>
    </w:p>
    <w:p>
      <w:pPr>
        <w:pStyle w:val="SourceCode"/>
      </w:pPr>
      <w:ins w:id="2250" w:author="PR Preview" w:date="2024-01-01T00:00:00Z">
        <w:r>
          <w:rPr>
            <w:rStyle w:val="BuiltInTok"/>
          </w:rPr>
          <w:t xml:space="preserve">command</w:t>
        </w:r>
      </w:ins>
      <w:ins w:id="2250" w:author="PR Preview" w:date="2024-01-01T00:00:00Z">
        <w:r>
          <w:rPr>
            <w:rStyle w:val="NormalTok"/>
          </w:rPr>
          <w:t xml:space="preserve"> </w:t>
        </w:r>
      </w:ins>
      <w:ins w:id="2250" w:author="PR Preview" w:date="2024-01-01T00:00:00Z">
        <w:r>
          <w:rPr>
            <w:rStyle w:val="AttributeTok"/>
          </w:rPr>
          <w:t xml:space="preserve">-v</w:t>
        </w:r>
      </w:ins>
      <w:ins w:id="2250" w:author="PR Preview" w:date="2024-01-01T00:00:00Z">
        <w:r>
          <w:rPr>
            <w:rStyle w:val="NormalTok"/>
          </w:rPr>
          <w:t xml:space="preserve"> quarto Rscript</w:t>
        </w:r>
      </w:ins>
    </w:p>
    <w:bookmarkEnd w:id="760"/>
    <w:bookmarkEnd w:id="761"/>
    <w:bookmarkStart w:id="763" w:name="running-bash-scripts"/>
    <w:p>
      <w:pPr>
        <w:pStyle w:val="Heading2"/>
      </w:pPr>
      <w:ins w:id="2251" w:author="PR Preview" w:date="2024-01-01T00:00:00Z">
        <w:r>
          <w:t xml:space="preserve">14.4 Running Bash Scripts</w:t>
        </w:r>
      </w:ins>
    </w:p>
    <w:tbl>
      <w:tblPr>
        <w:tblStyle w:val="Table"/>
        <w:tblW w:type="pct" w:w="5000"/>
        <w:tblLayout w:type="fixed"/>
        <w:tblLook w:firstRow="0" w:lastRow="0" w:firstColumn="0" w:lastColumn="0" w:noHBand="0" w:noVBand="0" w:val="0000"/>
      </w:tblPr>
      <w:tblGrid>
        <w:gridCol w:w="7920"/>
      </w:tblGrid>
      <w:tr>
        <w:tc>
          <w:tcPr/>
          <w:bookmarkStart w:id="762"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2"/>
          <w:p/>
        </w:tc>
      </w:tr>
    </w:tbl>
    <w:bookmarkEnd w:id="763"/>
    <w:bookmarkStart w:id="774" w:name="sec-shell-style"/>
    <w:p>
      <w:pPr>
        <w:pStyle w:val="Heading2"/>
      </w:pPr>
      <w:ins w:id="2252" w:author="PR Preview" w:date="2024-01-01T00:00:00Z">
        <w:r>
          <w:t xml:space="preserve">14.5 Shell Scripting Style</w:t>
        </w:r>
      </w:ins>
    </w:p>
    <w:p>
      <w:pPr>
        <w:pStyle w:val="FirstParagraph"/>
      </w:pPr>
      <w:r>
        <w:t xml:space="preserve">For shell scripts, we follow the</w:t>
      </w:r>
      <w:r>
        <w:t xml:space="preserve"> </w:t>
      </w:r>
      <w:hyperlink r:id="rId764">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5" w:name="error-handling"/>
    <w:p>
      <w:pPr>
        <w:pStyle w:val="Heading3"/>
      </w:pPr>
      <w:ins w:id="2254" w:author="PR Preview" w:date="2024-01-01T00:00:00Z">
        <w:r>
          <w:t xml:space="preserve">14.5.1 Error handling</w:t>
        </w:r>
      </w:ins>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5"/>
    <w:bookmarkStart w:id="766" w:name="functions-and-naming"/>
    <w:p>
      <w:pPr>
        <w:pStyle w:val="Heading3"/>
      </w:pPr>
      <w:ins w:id="2260" w:author="PR Preview" w:date="2024-01-01T00:00:00Z">
        <w:r>
          <w:t xml:space="preserve">14.5.2 Functions and naming</w:t>
        </w:r>
      </w:ins>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6"/>
    <w:bookmarkStart w:id="767" w:name="comments-1"/>
    <w:p>
      <w:pPr>
        <w:pStyle w:val="Heading3"/>
      </w:pPr>
      <w:ins w:id="2262" w:author="PR Preview" w:date="2024-01-01T00:00:00Z">
        <w:r>
          <w:t xml:space="preserve">14.5.3 Comments</w:t>
        </w:r>
      </w:ins>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67"/>
    <w:bookmarkStart w:id="768" w:name="logging"/>
    <w:p>
      <w:pPr>
        <w:pStyle w:val="Heading3"/>
      </w:pPr>
      <w:ins w:id="2264" w:author="PR Preview" w:date="2024-01-01T00:00:00Z">
        <w:r>
          <w:t xml:space="preserve">14.5.4 Logging</w:t>
        </w:r>
      </w:ins>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68"/>
    <w:bookmarkStart w:id="769" w:name="security"/>
    <w:p>
      <w:pPr>
        <w:pStyle w:val="Heading3"/>
      </w:pPr>
      <w:ins w:id="2268" w:author="PR Preview" w:date="2024-01-01T00:00:00Z">
        <w:r>
          <w:t xml:space="preserve">14.5.5 Security</w:t>
        </w:r>
      </w:ins>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69"/>
    <w:bookmarkStart w:id="771" w:name="linting"/>
    <w:p>
      <w:pPr>
        <w:pStyle w:val="Heading3"/>
      </w:pPr>
      <w:ins w:id="2273" w:author="PR Preview" w:date="2024-01-01T00:00:00Z">
        <w:r>
          <w:t xml:space="preserve">14.5.6 Linting</w:t>
        </w:r>
      </w:ins>
    </w:p>
    <w:p>
      <w:pPr>
        <w:pStyle w:val="FirstParagraph"/>
      </w:pPr>
      <w:hyperlink r:id="rId770">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1"/>
    <w:bookmarkStart w:id="772" w:name="portability"/>
    <w:p>
      <w:pPr>
        <w:pStyle w:val="Heading3"/>
      </w:pPr>
      <w:ins w:id="2275" w:author="PR Preview" w:date="2024-01-01T00:00:00Z">
        <w:r>
          <w:t xml:space="preserve">14.5.7 Portability</w:t>
        </w:r>
      </w:ins>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2"/>
    <w:bookmarkStart w:id="773" w:name="formatting"/>
    <w:p>
      <w:pPr>
        <w:pStyle w:val="Heading3"/>
      </w:pPr>
      <w:ins w:id="2277" w:author="PR Preview" w:date="2024-01-01T00:00:00Z">
        <w:r>
          <w:t xml:space="preserve">14.5.8 Formatting</w:t>
        </w:r>
      </w:ins>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3"/>
    <w:bookmarkEnd w:id="774"/>
    <w:bookmarkStart w:id="777" w:name="running-rscripts-in-windows"/>
    <w:p>
      <w:pPr>
        <w:pStyle w:val="Heading2"/>
      </w:pPr>
      <w:ins w:id="2279" w:author="PR Preview" w:date="2024-01-01T00:00:00Z">
        <w:r>
          <w:t xml:space="preserve">14.6 Running Rscripts in Windows</w:t>
        </w:r>
      </w:ins>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6" w:name="common-mistakes"/>
    <w:p>
      <w:pPr>
        <w:pStyle w:val="Heading3"/>
      </w:pPr>
      <w:ins w:id="2287" w:author="PR Preview" w:date="2024-01-01T00:00:00Z">
        <w:r>
          <w:t xml:space="preserve">14.6.1 Common Mistakes</w:t>
        </w:r>
      </w:ins>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6"/>
    <w:bookmarkEnd w:id="777"/>
    <w:bookmarkStart w:id="778" w:name="checking-tasks-and-killing-jobs"/>
    <w:p>
      <w:pPr>
        <w:pStyle w:val="Heading2"/>
      </w:pPr>
      <w:ins w:id="2290" w:author="PR Preview" w:date="2024-01-01T00:00:00Z">
        <w:r>
          <w:t xml:space="preserve">14.7 Checking tasks and killing jobs</w:t>
        </w:r>
      </w:ins>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78"/>
    <w:bookmarkStart w:id="782" w:name="running-big-jobs"/>
    <w:p>
      <w:pPr>
        <w:pStyle w:val="Heading2"/>
      </w:pPr>
      <w:ins w:id="2292" w:author="PR Preview" w:date="2024-01-01T00:00:00Z">
        <w:r>
          <w:t xml:space="preserve">14.8 Running big jobs</w:t>
        </w:r>
      </w:ins>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7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0" w:name="example-code-for-runfilesavelogs"/>
    <w:p>
      <w:pPr>
        <w:pStyle w:val="Heading3"/>
      </w:pPr>
      <w:ins w:id="2299" w:author="PR Preview" w:date="2024-01-01T00:00:00Z">
        <w:r>
          <w:t xml:space="preserve">14.8.1 Example code for</w:t>
        </w:r>
      </w:ins>
      <w:ins w:id="2299" w:author="PR Preview" w:date="2024-01-01T00:00:00Z">
        <w:r>
          <w:t xml:space="preserve"> </w:t>
        </w:r>
      </w:ins>
      <w:ins w:id="2299" w:author="PR Preview" w:date="2024-01-01T00:00:00Z">
        <w:r>
          <w:rPr>
            <w:rStyle w:val="VerbatimChar"/>
          </w:rPr>
          <w:t xml:space="preserve">runfileSaveLogs</w:t>
        </w:r>
      </w:ins>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0"/>
    <w:bookmarkStart w:id="781" w:name="example-usage-for-runfilesavelogs"/>
    <w:p>
      <w:pPr>
        <w:pStyle w:val="Heading3"/>
      </w:pPr>
      <w:ins w:id="2301" w:author="PR Preview" w:date="2024-01-01T00:00:00Z">
        <w:r>
          <w:t xml:space="preserve">14.8.2 Example usage for</w:t>
        </w:r>
      </w:ins>
      <w:ins w:id="2301" w:author="PR Preview" w:date="2024-01-01T00:00:00Z">
        <w:r>
          <w:t xml:space="preserve"> </w:t>
        </w:r>
      </w:ins>
      <w:ins w:id="2301" w:author="PR Preview" w:date="2024-01-01T00:00:00Z">
        <w:r>
          <w:rPr>
            <w:rStyle w:val="VerbatimChar"/>
          </w:rPr>
          <w:t xml:space="preserve">runfileSaveLogs</w:t>
        </w:r>
      </w:ins>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1"/>
    <w:bookmarkEnd w:id="782"/>
    <w:bookmarkEnd w:id="783"/>
    <w:bookmarkStart w:id="797" w:name="reproducible-environments"/>
    <w:p>
      <w:pPr>
        <w:pStyle w:val="Heading1"/>
      </w:pPr>
      <w:r>
        <w:t xml:space="preserve">15. Reproducible Environments</w:t>
      </w:r>
    </w:p>
    <w:bookmarkStart w:id="790" w:name="package-version-control-with-renv"/>
    <w:p>
      <w:pPr>
        <w:pStyle w:val="Heading2"/>
      </w:pPr>
      <w:r>
        <w:t xml:space="preserve">15.1 Package Version Control with renv</w:t>
      </w:r>
    </w:p>
    <w:bookmarkStart w:id="784"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4"/>
    <w:bookmarkStart w:id="785"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5"/>
    <w:bookmarkStart w:id="78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8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6">
        <w:r>
          <w:rPr>
            <w:rStyle w:val="Hyperlink"/>
          </w:rPr>
          <w:t xml:space="preserve">official renv documentation</w:t>
        </w:r>
      </w:hyperlink>
      <w:r>
        <w:t xml:space="preserve">.</w:t>
      </w:r>
    </w:p>
    <w:bookmarkEnd w:id="787"/>
    <w:bookmarkEnd w:id="788"/>
    <w:bookmarkStart w:id="78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89"/>
    <w:bookmarkEnd w:id="790"/>
    <w:bookmarkStart w:id="79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91"/>
    <w:bookmarkStart w:id="793" w:name="managing-r-versions-with-rig"/>
    <w:p>
      <w:pPr>
        <w:pStyle w:val="Heading2"/>
      </w:pPr>
      <w:r>
        <w:t xml:space="preserve">15.3 Managing R Versions with rig</w:t>
      </w:r>
    </w:p>
    <w:p>
      <w:pPr>
        <w:pStyle w:val="FirstParagraph"/>
      </w:pPr>
      <w:hyperlink r:id="rId79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2">
        <w:r>
          <w:rPr>
            <w:rStyle w:val="Hyperlink"/>
          </w:rPr>
          <w:t xml:space="preserve">rig GitHub repository</w:t>
        </w:r>
      </w:hyperlink>
      <w:r>
        <w:t xml:space="preserve">.</w:t>
      </w:r>
    </w:p>
    <w:bookmarkEnd w:id="793"/>
    <w:bookmarkStart w:id="79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4" name="Picture"/>
                  <a:graphic>
                    <a:graphicData uri="http://schemas.openxmlformats.org/drawingml/2006/picture">
                      <pic:pic>
                        <pic:nvPicPr>
                          <pic:cNvPr descr="/opt/quarto/share/formats/docx/warning.png" id="795"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6"/>
    <w:bookmarkEnd w:id="797"/>
    <w:bookmarkStart w:id="825" w:name="code-publication"/>
    <w:p>
      <w:pPr>
        <w:pStyle w:val="Heading1"/>
      </w:pPr>
      <w:r>
        <w:t xml:space="preserve">16. Code Publication</w:t>
      </w:r>
    </w:p>
    <w:bookmarkStart w:id="798"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798"/>
    <w:bookmarkStart w:id="80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99">
        <w:r>
          <w:rPr>
            <w:rStyle w:val="Hyperlink"/>
          </w:rPr>
          <w:t xml:space="preserve">here.</w:t>
        </w:r>
      </w:hyperlink>
    </w:p>
    <w:bookmarkEnd w:id="800"/>
    <w:bookmarkStart w:id="80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1"/>
    <w:bookmarkStart w:id="80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2">
        <w:r>
          <w:rPr>
            <w:rStyle w:val="Hyperlink"/>
          </w:rPr>
          <w:t xml:space="preserve">here.</w:t>
        </w:r>
      </w:hyperlink>
    </w:p>
    <w:bookmarkEnd w:id="803"/>
    <w:bookmarkStart w:id="80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4"/>
    <w:bookmarkStart w:id="80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5">
        <w:r>
          <w:rPr>
            <w:rStyle w:val="Hyperlink"/>
          </w:rPr>
          <w:t xml:space="preserve">here.</w:t>
        </w:r>
      </w:hyperlink>
    </w:p>
    <w:bookmarkEnd w:id="806"/>
    <w:bookmarkStart w:id="80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07"/>
    <w:bookmarkStart w:id="80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08"/>
    <w:bookmarkStart w:id="81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09">
        <w:r>
          <w:rPr>
            <w:rStyle w:val="Hyperlink"/>
          </w:rPr>
          <w:t xml:space="preserve">Managing releases in a repository</w:t>
        </w:r>
      </w:hyperlink>
      <w:r>
        <w:t xml:space="preserve">.</w:t>
      </w:r>
    </w:p>
    <w:bookmarkEnd w:id="810"/>
    <w:bookmarkStart w:id="82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3">
        <w:r>
          <w:rPr>
            <w:rStyle w:val="Hyperlink"/>
          </w:rPr>
          <w:t xml:space="preserve">CRAN stages diagram</w:t>
        </w:r>
      </w:hyperlink>
      <w:r>
        <w:t xml:space="preserve"> </w:t>
      </w:r>
      <w:r>
        <w:t xml:space="preserve">by Edgar Ruiz.</w:t>
      </w:r>
    </w:p>
    <w:bookmarkStart w:id="81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4"/>
    <w:bookmarkStart w:id="81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5">
        <w:r>
          <w:rPr>
            <w:rStyle w:val="Hyperlink"/>
          </w:rPr>
          <w:t xml:space="preserve">R-hub</w:t>
        </w:r>
      </w:hyperlink>
      <w:r>
        <w:t xml:space="preserve"> </w:t>
      </w:r>
      <w:r>
        <w:t xml:space="preserve">- tests on a wide range of platforms.</w:t>
      </w:r>
      <w:r>
        <w:t xml:space="preserve"> </w:t>
      </w:r>
      <w:r>
        <w:t xml:space="preserve">In</w:t>
      </w:r>
      <w:r>
        <w:t xml:space="preserve"> </w:t>
      </w:r>
      <w:hyperlink r:id="rId81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17">
        <w:r>
          <w:rPr>
            <w:rStyle w:val="Hyperlink"/>
          </w:rPr>
          <w:t xml:space="preserve">CRAN Repository Policy</w:t>
        </w:r>
      </w:hyperlink>
      <w:r>
        <w:t xml:space="preserve">.</w:t>
      </w:r>
    </w:p>
    <w:bookmarkEnd w:id="818"/>
    <w:bookmarkStart w:id="82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19">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0"/>
    <w:bookmarkStart w:id="823"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3"/>
    <w:bookmarkEnd w:id="824"/>
    <w:bookmarkEnd w:id="825"/>
    <w:bookmarkStart w:id="844" w:name="data-publication"/>
    <w:p>
      <w:pPr>
        <w:pStyle w:val="Heading1"/>
      </w:pPr>
      <w:r>
        <w:t xml:space="preserve">17. Data Publication</w:t>
      </w:r>
    </w:p>
    <w:bookmarkStart w:id="82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6"/>
    <w:bookmarkStart w:id="83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2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27"/>
    <w:bookmarkStart w:id="82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28"/>
    <w:bookmarkStart w:id="83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29">
        <w:r>
          <w:rPr>
            <w:rStyle w:val="Hyperlink"/>
          </w:rPr>
          <w:t xml:space="preserve">UC Davis DataLab GIS workshops</w:t>
        </w:r>
      </w:hyperlink>
      <w:r>
        <w:t xml:space="preserve">, including resources on QGIS and spatial SQL.</w:t>
      </w:r>
    </w:p>
    <w:bookmarkEnd w:id="830"/>
    <w:bookmarkEnd w:id="831"/>
    <w:bookmarkStart w:id="835" w:name="create-public-ids"/>
    <w:p>
      <w:pPr>
        <w:pStyle w:val="Heading2"/>
      </w:pPr>
      <w:r>
        <w:t xml:space="preserve">17.3 Create public IDs</w:t>
      </w:r>
    </w:p>
    <w:bookmarkStart w:id="83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2"/>
    <w:bookmarkStart w:id="83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3"/>
    <w:bookmarkStart w:id="83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4"/>
    <w:bookmarkEnd w:id="835"/>
    <w:bookmarkStart w:id="840"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37">
        <w:r>
          <w:rPr>
            <w:rStyle w:val="Hyperlink"/>
          </w:rPr>
          <w:t xml:space="preserve">UC Davis DataLab workshop on data documentation</w:t>
        </w:r>
      </w:hyperlink>
      <w:r>
        <w:t xml:space="preserve">.</w:t>
      </w:r>
    </w:p>
    <w:bookmarkStart w:id="839"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38">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39"/>
    <w:bookmarkEnd w:id="840"/>
    <w:bookmarkStart w:id="841"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1"/>
    <w:bookmarkStart w:id="842"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2"/>
    <w:bookmarkStart w:id="843"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3"/>
    <w:bookmarkEnd w:id="844"/>
    <w:bookmarkStart w:id="891"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48" w:name="uc-davis-computing-resources"/>
    <w:p>
      <w:pPr>
        <w:pStyle w:val="Heading2"/>
      </w:pPr>
      <w:r>
        <w:t xml:space="preserve">18.1 UC Davis Computing Resources</w:t>
      </w:r>
    </w:p>
    <w:bookmarkStart w:id="847"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47"/>
    <w:bookmarkEnd w:id="848"/>
    <w:bookmarkStart w:id="850"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49"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49"/>
    <w:bookmarkEnd w:id="850"/>
    <w:bookmarkStart w:id="851"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1"/>
    <w:bookmarkStart w:id="852"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5">
        <w:r>
          <w:rPr>
            <w:rStyle w:val="Hyperlink"/>
          </w:rPr>
          <w:t xml:space="preserve">hpc.ucdavis.edu</w:t>
        </w:r>
      </w:hyperlink>
      <w:r>
        <w:t xml:space="preserve"> </w:t>
      </w:r>
      <w:r>
        <w:t xml:space="preserve">for support information.</w:t>
      </w:r>
    </w:p>
    <w:bookmarkEnd w:id="852"/>
    <w:bookmarkStart w:id="856"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3"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3"/>
    <w:bookmarkStart w:id="854"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4"/>
    <w:bookmarkStart w:id="855"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5"/>
    <w:bookmarkEnd w:id="856"/>
    <w:bookmarkStart w:id="875"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57">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4"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3"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58">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59">
                    <w:r>
                      <w:rPr>
                        <w:rStyle w:val="Hyperlink"/>
                      </w:rPr>
                      <w:t xml:space="preserve">VcXsrv</w:t>
                    </w:r>
                  </w:hyperlink>
                  <w:r>
                    <w:t xml:space="preserve">, or</w:t>
                  </w:r>
                  <w:r>
                    <w:t xml:space="preserve"> </w:t>
                  </w:r>
                  <w:hyperlink r:id="rId860">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1">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2">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3"/>
          <w:p/>
        </w:tc>
      </w:tr>
    </w:tbl>
    <w:bookmarkEnd w:id="864"/>
    <w:bookmarkStart w:id="865"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5"/>
    <w:bookmarkStart w:id="866"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6"/>
    <w:bookmarkStart w:id="869"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67">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68">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69"/>
    <w:bookmarkStart w:id="874"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0">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1">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2">
        <w:r>
          <w:rPr>
            <w:rStyle w:val="Hyperlink"/>
          </w:rPr>
          <w:t xml:space="preserve">Xpra</w:t>
        </w:r>
      </w:hyperlink>
      <w:r>
        <w:t xml:space="preserve">, VNC, and</w:t>
      </w:r>
      <w:r>
        <w:t xml:space="preserve"> </w:t>
      </w:r>
      <w:hyperlink r:id="rId873">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4"/>
    <w:bookmarkEnd w:id="875"/>
    <w:bookmarkStart w:id="884"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78"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6">
        <w:r>
          <w:rPr>
            <w:rStyle w:val="VerbatimChar"/>
          </w:rPr>
          <w:t xml:space="preserve">tmux</w:t>
        </w:r>
      </w:hyperlink>
      <w:r>
        <w:t xml:space="preserve"> </w:t>
      </w:r>
      <w:r>
        <w:t xml:space="preserve">or</w:t>
      </w:r>
      <w:r>
        <w:t xml:space="preserve"> </w:t>
      </w:r>
      <w:hyperlink r:id="rId877">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78"/>
    <w:bookmarkStart w:id="883"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79" name="Picture"/>
                  <a:graphic>
                    <a:graphicData uri="http://schemas.openxmlformats.org/drawingml/2006/picture">
                      <pic:pic>
                        <pic:nvPicPr>
                          <pic:cNvPr descr="/opt/quarto/share/formats/docx/important.png" id="880"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1" name="Picture"/>
                  <a:graphic>
                    <a:graphicData uri="http://schemas.openxmlformats.org/drawingml/2006/picture">
                      <pic:pic>
                        <pic:nvPicPr>
                          <pic:cNvPr descr="/opt/quarto/share/formats/docx/note.png" id="88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5">
              <w:r>
                <w:rPr>
                  <w:rStyle w:val="Hyperlink"/>
                </w:rPr>
                <w:t xml:space="preserve">UC Davis HPC documentation</w:t>
              </w:r>
            </w:hyperlink>
            <w:r>
              <w:t xml:space="preserve"> </w:t>
            </w:r>
            <w:r>
              <w:t xml:space="preserve">or contact HPC support.</w:t>
            </w:r>
          </w:p>
          <w:p/>
        </w:tc>
      </w:tr>
    </w:tbl>
    <w:bookmarkEnd w:id="883"/>
    <w:bookmarkEnd w:id="884"/>
    <w:bookmarkStart w:id="889" w:name="storage-group-storage-access"/>
    <w:p>
      <w:pPr>
        <w:pStyle w:val="Heading2"/>
      </w:pPr>
      <w:r>
        <w:t xml:space="preserve">18.8 Storage &amp; group storage access</w:t>
      </w:r>
    </w:p>
    <w:bookmarkStart w:id="885"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5">
        <w:r>
          <w:rPr>
            <w:rStyle w:val="Hyperlink"/>
          </w:rPr>
          <w:t xml:space="preserve">UC Davis HPC documentation</w:t>
        </w:r>
      </w:hyperlink>
      <w:r>
        <w:t xml:space="preserve"> </w:t>
      </w:r>
      <w:r>
        <w:t xml:space="preserve">for specific storage options and quotas.</w:t>
      </w:r>
    </w:p>
    <w:bookmarkEnd w:id="885"/>
    <w:bookmarkStart w:id="886"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6"/>
    <w:bookmarkStart w:id="888"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87">
        <w:r>
          <w:rPr>
            <w:rStyle w:val="Hyperlink"/>
          </w:rPr>
          <w:t xml:space="preserve">this guide</w:t>
        </w:r>
      </w:hyperlink>
      <w:r>
        <w:t xml:space="preserve">.</w:t>
      </w:r>
    </w:p>
    <w:bookmarkEnd w:id="888"/>
    <w:bookmarkEnd w:id="889"/>
    <w:bookmarkStart w:id="890"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0"/>
    <w:bookmarkEnd w:id="891"/>
    <w:bookmarkStart w:id="91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2">
        <w:r>
          <w:rPr>
            <w:rStyle w:val="Hyperlink"/>
            <w:b/>
            <w:bCs/>
          </w:rPr>
          <w:t xml:space="preserve">Working with AI</w:t>
        </w:r>
      </w:hyperlink>
      <w:r>
        <w:t xml:space="preserve"> </w:t>
      </w:r>
      <w:r>
        <w:t xml:space="preserve">(source:</w:t>
      </w:r>
      <w:r>
        <w:t xml:space="preserve"> </w:t>
      </w:r>
      <w:hyperlink r:id="rId893">
        <w:r>
          <w:rPr>
            <w:rStyle w:val="Hyperlink"/>
          </w:rPr>
          <w:t xml:space="preserve">https://github.com/d-morrison/wai</w:t>
        </w:r>
      </w:hyperlink>
      <w:r>
        <w:t xml:space="preserve">).</w:t>
      </w:r>
    </w:p>
    <w:p>
      <w:pPr>
        <w:pStyle w:val="BodyText"/>
      </w:pPr>
      <w:r>
        <w:t xml:space="preserve">That site covers:</w:t>
      </w:r>
      <w:r>
        <w:t xml:space="preserve"> </w:t>
      </w:r>
      <w:bookmarkStart w:id="894" w:name="sec-ai-disclosure"/>
      <w:bookmarkEnd w:id="894"/>
      <w:bookmarkStart w:id="895" w:name="sec-ai-journal-articles"/>
      <w:bookmarkEnd w:id="895"/>
      <w:r>
        <w:t xml:space="preserve"> </w:t>
      </w:r>
      <w:bookmarkStart w:id="896" w:name="sec-ai-language-model"/>
      <w:bookmarkEnd w:id="896"/>
      <w:bookmarkStart w:id="897" w:name="sec-ai-harnesses"/>
      <w:bookmarkEnd w:id="897"/>
      <w:bookmarkStart w:id="898" w:name="sec-ai-agent-implementation"/>
      <w:bookmarkEnd w:id="898"/>
      <w:r>
        <w:t xml:space="preserve"> </w:t>
      </w:r>
      <w:bookmarkStart w:id="899" w:name="sec-ai-harness-construction"/>
      <w:bookmarkEnd w:id="899"/>
      <w:bookmarkStart w:id="900" w:name="sec-ai-agent-program-kind"/>
      <w:bookmarkEnd w:id="900"/>
      <w:r>
        <w:t xml:space="preserve"> </w:t>
      </w:r>
      <w:bookmarkStart w:id="901" w:name="sec-ai-harness-agent-relationship"/>
      <w:bookmarkEnd w:id="901"/>
      <w:bookmarkStart w:id="902" w:name="sec-ai-addressing-failing-workflows"/>
      <w:bookmarkEnd w:id="902"/>
      <w:r>
        <w:t xml:space="preserve"> </w:t>
      </w:r>
      <w:bookmarkStart w:id="903" w:name="sec-ai-benefits-hazards"/>
      <w:bookmarkEnd w:id="903"/>
      <w:bookmarkStart w:id="904" w:name="sec-ai-best-practices"/>
      <w:bookmarkEnd w:id="904"/>
      <w:bookmarkStart w:id="905" w:name="sec-ai-offline"/>
      <w:bookmarkEnd w:id="905"/>
      <w:r>
        <w:t xml:space="preserve"> </w:t>
      </w:r>
      <w:bookmarkStart w:id="906" w:name="sec-ai-copilot-settings"/>
      <w:bookmarkEnd w:id="906"/>
      <w:bookmarkStart w:id="907" w:name="sec-ai-agent-skills"/>
      <w:bookmarkEnd w:id="907"/>
      <w:bookmarkStart w:id="908" w:name="sec-ai-claude-cloud-env"/>
      <w:bookmarkEnd w:id="908"/>
      <w:r>
        <w:t xml:space="preserve"> </w:t>
      </w:r>
      <w:bookmarkStart w:id="909" w:name="sec-ai-when-to-use"/>
      <w:bookmarkEnd w:id="909"/>
      <w:bookmarkStart w:id="910" w:name="sec-ai-claude-code-windows"/>
      <w:bookmarkEnd w:id="910"/>
      <w:bookmarkStart w:id="911" w:name="sec-fully-clean"/>
      <w:bookmarkEnd w:id="911"/>
    </w:p>
    <w:p>
      <w:pPr>
        <w:numPr>
          <w:ilvl w:val="0"/>
          <w:numId w:val="1255"/>
        </w:numPr>
      </w:pPr>
      <w:hyperlink r:id="rId912">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3">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4">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5" name="Picture"/>
                  <a:graphic>
                    <a:graphicData uri="http://schemas.openxmlformats.org/drawingml/2006/picture">
                      <pic:pic>
                        <pic:nvPicPr>
                          <pic:cNvPr descr="/opt/quarto/share/formats/docx/note.png" id="91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17"/>
    <w:bookmarkStart w:id="926" w:name="checklists"/>
    <w:p>
      <w:pPr>
        <w:pStyle w:val="Heading1"/>
      </w:pPr>
      <w:r>
        <w:t xml:space="preserve">20. Checklists</w:t>
      </w:r>
    </w:p>
    <w:bookmarkStart w:id="918"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18"/>
    <w:bookmarkStart w:id="920"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19">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0"/>
    <w:bookmarkStart w:id="922"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1">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2"/>
    <w:bookmarkStart w:id="925"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3">
        <w:r>
          <w:rPr>
            <w:rStyle w:val="Hyperlink"/>
          </w:rPr>
          <w:t xml:space="preserve">here</w:t>
        </w:r>
      </w:hyperlink>
      <w:r>
        <w:t xml:space="preserve">, a neat palette generator with colorblind options</w:t>
      </w:r>
      <w:r>
        <w:t xml:space="preserve"> </w:t>
      </w:r>
      <w:hyperlink r:id="rId92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5"/>
    <w:bookmarkEnd w:id="926"/>
    <w:bookmarkStart w:id="969" w:name="resources-2"/>
    <w:p>
      <w:pPr>
        <w:pStyle w:val="Heading1"/>
      </w:pPr>
      <w:r>
        <w:t xml:space="preserve">21. Resources</w:t>
      </w:r>
    </w:p>
    <w:bookmarkStart w:id="943" w:name="resources-for-r"/>
    <w:p>
      <w:pPr>
        <w:pStyle w:val="Heading2"/>
      </w:pPr>
      <w:r>
        <w:t xml:space="preserve">21.1 Resources for R</w:t>
      </w:r>
    </w:p>
    <w:bookmarkStart w:id="929"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27">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928">
        <w:r>
          <w:rPr>
            <w:rStyle w:val="Hyperlink"/>
          </w:rPr>
          <w:t xml:space="preserve">DataCamp</w:t>
        </w:r>
      </w:hyperlink>
      <w:r>
        <w:t xml:space="preserve"> </w:t>
      </w:r>
      <w:r>
        <w:t xml:space="preserve">- email Kristen for access</w:t>
      </w:r>
    </w:p>
    <w:bookmarkEnd w:id="929"/>
    <w:bookmarkStart w:id="934" w:name="uc-davis-datalab-workshops-and-tutorials"/>
    <w:p>
      <w:pPr>
        <w:pStyle w:val="Heading3"/>
      </w:pPr>
      <w:r>
        <w:t xml:space="preserve">21.1.2 UC Davis DataLab Workshops and Tutorials</w:t>
      </w:r>
    </w:p>
    <w:p>
      <w:pPr>
        <w:pStyle w:val="FirstParagraph"/>
      </w:pPr>
      <w:r>
        <w:t xml:space="preserve">The</w:t>
      </w:r>
      <w:r>
        <w:t xml:space="preserve"> </w:t>
      </w:r>
      <w:hyperlink r:id="rId829">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0">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1">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2">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3">
        <w:r>
          <w:rPr>
            <w:rStyle w:val="Hyperlink"/>
          </w:rPr>
          <w:t xml:space="preserve">Install Guides</w:t>
        </w:r>
      </w:hyperlink>
      <w:r>
        <w:t xml:space="preserve"> </w:t>
      </w:r>
      <w:r>
        <w:t xml:space="preserve">- setup instructions for data science software</w:t>
      </w:r>
    </w:p>
    <w:bookmarkEnd w:id="934"/>
    <w:bookmarkStart w:id="939" w:name="cheat-sheets"/>
    <w:p>
      <w:pPr>
        <w:pStyle w:val="Heading3"/>
      </w:pPr>
      <w:r>
        <w:t xml:space="preserve">21.1.3 Cheat Sheets</w:t>
      </w:r>
    </w:p>
    <w:p>
      <w:pPr>
        <w:pStyle w:val="Compact"/>
        <w:numPr>
          <w:ilvl w:val="0"/>
          <w:numId w:val="1262"/>
        </w:numPr>
      </w:pPr>
      <w:hyperlink r:id="rId935">
        <w:r>
          <w:rPr>
            <w:rStyle w:val="Hyperlink"/>
          </w:rPr>
          <w:t xml:space="preserve">dplyr and tidyr cheat sheet</w:t>
        </w:r>
      </w:hyperlink>
    </w:p>
    <w:p>
      <w:pPr>
        <w:pStyle w:val="Compact"/>
        <w:numPr>
          <w:ilvl w:val="0"/>
          <w:numId w:val="1262"/>
        </w:numPr>
      </w:pPr>
      <w:hyperlink r:id="rId936">
        <w:r>
          <w:rPr>
            <w:rStyle w:val="Hyperlink"/>
          </w:rPr>
          <w:t xml:space="preserve">ggplot cheat sheet</w:t>
        </w:r>
      </w:hyperlink>
    </w:p>
    <w:p>
      <w:pPr>
        <w:pStyle w:val="Compact"/>
        <w:numPr>
          <w:ilvl w:val="0"/>
          <w:numId w:val="1262"/>
        </w:numPr>
      </w:pPr>
      <w:hyperlink r:id="rId937">
        <w:r>
          <w:rPr>
            <w:rStyle w:val="Hyperlink"/>
          </w:rPr>
          <w:t xml:space="preserve">data table cheat sheet</w:t>
        </w:r>
      </w:hyperlink>
    </w:p>
    <w:p>
      <w:pPr>
        <w:pStyle w:val="Compact"/>
        <w:numPr>
          <w:ilvl w:val="0"/>
          <w:numId w:val="1262"/>
        </w:numPr>
      </w:pPr>
      <w:hyperlink r:id="rId938">
        <w:r>
          <w:rPr>
            <w:rStyle w:val="Hyperlink"/>
          </w:rPr>
          <w:t xml:space="preserve">RMarkdown cheat sheet</w:t>
        </w:r>
      </w:hyperlink>
    </w:p>
    <w:bookmarkEnd w:id="939"/>
    <w:bookmarkStart w:id="941" w:name="style-and-best-practices"/>
    <w:p>
      <w:pPr>
        <w:pStyle w:val="Heading3"/>
      </w:pPr>
      <w:r>
        <w:t xml:space="preserve">21.1.4 Style and Best Practices</w:t>
      </w:r>
    </w:p>
    <w:p>
      <w:pPr>
        <w:pStyle w:val="Compact"/>
        <w:numPr>
          <w:ilvl w:val="0"/>
          <w:numId w:val="1263"/>
        </w:numPr>
      </w:pPr>
      <w:hyperlink r:id="rId940">
        <w:r>
          <w:rPr>
            <w:rStyle w:val="Hyperlink"/>
          </w:rPr>
          <w:t xml:space="preserve">Hadley Wickham’s R Style Guide</w:t>
        </w:r>
      </w:hyperlink>
    </w:p>
    <w:bookmarkEnd w:id="941"/>
    <w:bookmarkStart w:id="942" w:name="tidy-evaluation-resources"/>
    <w:p>
      <w:pPr>
        <w:pStyle w:val="Heading3"/>
      </w:pPr>
      <w:r>
        <w:t xml:space="preserve">21.1.5 Tidy Evaluation Resources</w:t>
      </w:r>
    </w:p>
    <w:p>
      <w:pPr>
        <w:pStyle w:val="Compact"/>
        <w:numPr>
          <w:ilvl w:val="0"/>
          <w:numId w:val="1264"/>
        </w:numPr>
      </w:pPr>
      <w:hyperlink r:id="rId348">
        <w:r>
          <w:rPr>
            <w:rStyle w:val="Hyperlink"/>
          </w:rPr>
          <w:t xml:space="preserve">Tidy Eval in 5 Minutes</w:t>
        </w:r>
      </w:hyperlink>
      <w:r>
        <w:t xml:space="preserve"> </w:t>
      </w:r>
      <w:r>
        <w:t xml:space="preserve">(video)</w:t>
      </w:r>
    </w:p>
    <w:p>
      <w:pPr>
        <w:pStyle w:val="Compact"/>
        <w:numPr>
          <w:ilvl w:val="0"/>
          <w:numId w:val="1264"/>
        </w:numPr>
      </w:pPr>
      <w:hyperlink r:id="rId346">
        <w:r>
          <w:rPr>
            <w:rStyle w:val="Hyperlink"/>
          </w:rPr>
          <w:t xml:space="preserve">Tidy Evaluation</w:t>
        </w:r>
      </w:hyperlink>
      <w:r>
        <w:t xml:space="preserve"> </w:t>
      </w:r>
      <w:r>
        <w:t xml:space="preserve">(e-book)</w:t>
      </w:r>
    </w:p>
    <w:p>
      <w:pPr>
        <w:pStyle w:val="Compact"/>
        <w:numPr>
          <w:ilvl w:val="0"/>
          <w:numId w:val="1264"/>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4"/>
        </w:numPr>
      </w:pPr>
      <w:hyperlink r:id="rId351">
        <w:r>
          <w:rPr>
            <w:rStyle w:val="Hyperlink"/>
          </w:rPr>
          <w:t xml:space="preserve">Standard Evaluation for *_join</w:t>
        </w:r>
      </w:hyperlink>
      <w:r>
        <w:t xml:space="preserve"> </w:t>
      </w:r>
      <w:r>
        <w:t xml:space="preserve">(stackoverflow)</w:t>
      </w:r>
    </w:p>
    <w:p>
      <w:pPr>
        <w:pStyle w:val="Compact"/>
        <w:numPr>
          <w:ilvl w:val="0"/>
          <w:numId w:val="1264"/>
        </w:numPr>
      </w:pPr>
      <w:hyperlink r:id="rId346">
        <w:r>
          <w:rPr>
            <w:rStyle w:val="Hyperlink"/>
          </w:rPr>
          <w:t xml:space="preserve">Programming with dplyr</w:t>
        </w:r>
      </w:hyperlink>
      <w:r>
        <w:t xml:space="preserve"> </w:t>
      </w:r>
      <w:r>
        <w:t xml:space="preserve">(package vignette)</w:t>
      </w:r>
    </w:p>
    <w:bookmarkEnd w:id="942"/>
    <w:bookmarkEnd w:id="943"/>
    <w:bookmarkStart w:id="945" w:name="resources-for-git-github"/>
    <w:p>
      <w:pPr>
        <w:pStyle w:val="Heading2"/>
      </w:pPr>
      <w:r>
        <w:t xml:space="preserve">21.2 Resources for Git &amp; Github</w:t>
      </w:r>
    </w:p>
    <w:p>
      <w:pPr>
        <w:pStyle w:val="Compact"/>
        <w:numPr>
          <w:ilvl w:val="0"/>
          <w:numId w:val="126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5"/>
        </w:numPr>
      </w:pPr>
      <w:hyperlink r:id="rId944">
        <w:r>
          <w:rPr>
            <w:rStyle w:val="Hyperlink"/>
          </w:rPr>
          <w:t xml:space="preserve">GitHub Skills: Introduction to GitHub</w:t>
        </w:r>
      </w:hyperlink>
    </w:p>
    <w:p>
      <w:pPr>
        <w:pStyle w:val="Compact"/>
        <w:numPr>
          <w:ilvl w:val="0"/>
          <w:numId w:val="1265"/>
        </w:numPr>
      </w:pPr>
      <w:hyperlink r:id="rId556">
        <w:r>
          <w:rPr>
            <w:rStyle w:val="Hyperlink"/>
          </w:rPr>
          <w:t xml:space="preserve">UC Davis DataLab Git Sandbox</w:t>
        </w:r>
      </w:hyperlink>
      <w:r>
        <w:t xml:space="preserve"> </w:t>
      </w:r>
      <w:r>
        <w:t xml:space="preserve">- hands-on Git practice repository</w:t>
      </w:r>
    </w:p>
    <w:bookmarkEnd w:id="945"/>
    <w:bookmarkStart w:id="948" w:name="resources-for-python"/>
    <w:p>
      <w:pPr>
        <w:pStyle w:val="Heading2"/>
      </w:pPr>
      <w:r>
        <w:t xml:space="preserve">21.3 Resources for Python</w:t>
      </w:r>
    </w:p>
    <w:p>
      <w:pPr>
        <w:pStyle w:val="Compact"/>
        <w:numPr>
          <w:ilvl w:val="0"/>
          <w:numId w:val="1266"/>
        </w:numPr>
      </w:pPr>
      <w:hyperlink r:id="rId946">
        <w:r>
          <w:rPr>
            <w:rStyle w:val="Hyperlink"/>
          </w:rPr>
          <w:t xml:space="preserve">UC Davis DataLab Python Basics Workshop</w:t>
        </w:r>
      </w:hyperlink>
      <w:r>
        <w:t xml:space="preserve"> </w:t>
      </w:r>
      <w:r>
        <w:t xml:space="preserve">- foundational Python programming</w:t>
      </w:r>
    </w:p>
    <w:p>
      <w:pPr>
        <w:pStyle w:val="Compact"/>
        <w:numPr>
          <w:ilvl w:val="0"/>
          <w:numId w:val="1266"/>
        </w:numPr>
      </w:pPr>
      <w:hyperlink r:id="rId947">
        <w:r>
          <w:rPr>
            <w:rStyle w:val="Hyperlink"/>
          </w:rPr>
          <w:t xml:space="preserve">Natural Language Processing with Python</w:t>
        </w:r>
      </w:hyperlink>
      <w:r>
        <w:t xml:space="preserve"> </w:t>
      </w:r>
      <w:r>
        <w:t xml:space="preserve">- text analysis and NLP techniques</w:t>
      </w:r>
    </w:p>
    <w:bookmarkEnd w:id="948"/>
    <w:bookmarkStart w:id="950" w:name="resources-for-julia"/>
    <w:p>
      <w:pPr>
        <w:pStyle w:val="Heading2"/>
      </w:pPr>
      <w:r>
        <w:t xml:space="preserve">21.4 Resources for Julia</w:t>
      </w:r>
    </w:p>
    <w:p>
      <w:pPr>
        <w:pStyle w:val="Compact"/>
        <w:numPr>
          <w:ilvl w:val="0"/>
          <w:numId w:val="1267"/>
        </w:numPr>
      </w:pPr>
      <w:hyperlink r:id="rId949">
        <w:r>
          <w:rPr>
            <w:rStyle w:val="Hyperlink"/>
          </w:rPr>
          <w:t xml:space="preserve">UC Davis Julia Users Group Julia Basics Workshop</w:t>
        </w:r>
      </w:hyperlink>
      <w:r>
        <w:t xml:space="preserve"> </w:t>
      </w:r>
      <w:r>
        <w:t xml:space="preserve">- foundational Julia programming</w:t>
      </w:r>
    </w:p>
    <w:bookmarkEnd w:id="950"/>
    <w:bookmarkStart w:id="951" w:name="scientific-figures"/>
    <w:p>
      <w:pPr>
        <w:pStyle w:val="Heading2"/>
      </w:pPr>
      <w:r>
        <w:t xml:space="preserve">21.5 Scientific figures</w:t>
      </w:r>
    </w:p>
    <w:p>
      <w:pPr>
        <w:pStyle w:val="Compact"/>
        <w:numPr>
          <w:ilvl w:val="0"/>
          <w:numId w:val="1268"/>
        </w:numPr>
      </w:pPr>
      <w:r>
        <w:t xml:space="preserve">Ten Simple Rules for Better Figures</w:t>
      </w:r>
      <w:r>
        <w:t xml:space="preserve"> </w:t>
      </w:r>
      <w:r>
        <w:t xml:space="preserve">(Rougier et al. 2014)</w:t>
      </w:r>
    </w:p>
    <w:bookmarkEnd w:id="951"/>
    <w:bookmarkStart w:id="955" w:name="writing"/>
    <w:p>
      <w:pPr>
        <w:pStyle w:val="Heading2"/>
      </w:pPr>
      <w:r>
        <w:t xml:space="preserve">21.6 Writing</w:t>
      </w:r>
    </w:p>
    <w:p>
      <w:pPr>
        <w:pStyle w:val="Compact"/>
        <w:numPr>
          <w:ilvl w:val="0"/>
          <w:numId w:val="1269"/>
        </w:numPr>
      </w:pPr>
      <w:r>
        <w:t xml:space="preserve">Unpacking the Scientific Toolbox</w:t>
      </w:r>
      <w:r>
        <w:t xml:space="preserve"> </w:t>
      </w:r>
      <w:r>
        <w:t xml:space="preserve">(Silbiger and Stubler 2019)</w:t>
      </w:r>
    </w:p>
    <w:p>
      <w:pPr>
        <w:pStyle w:val="Compact"/>
        <w:numPr>
          <w:ilvl w:val="0"/>
          <w:numId w:val="1269"/>
        </w:numPr>
      </w:pPr>
      <w:r>
        <w:t xml:space="preserve">ICMJE Definition of authorship</w:t>
      </w:r>
      <w:r>
        <w:t xml:space="preserve"> </w:t>
      </w:r>
      <w:r>
        <w:t xml:space="preserve">(International Committee of Medical Journal Editors, n.d.)</w:t>
      </w:r>
    </w:p>
    <w:p>
      <w:pPr>
        <w:pStyle w:val="Compact"/>
        <w:numPr>
          <w:ilvl w:val="0"/>
          <w:numId w:val="1269"/>
        </w:numPr>
      </w:pPr>
      <w:r>
        <w:t xml:space="preserve">Computational science: …why scientific programming does not compute</w:t>
      </w:r>
      <w:r>
        <w:t xml:space="preserve"> </w:t>
      </w:r>
      <w:r>
        <w:t xml:space="preserve">(Merali and Giles 2010)</w:t>
      </w:r>
    </w:p>
    <w:p>
      <w:pPr>
        <w:pStyle w:val="Compact"/>
        <w:numPr>
          <w:ilvl w:val="0"/>
          <w:numId w:val="1269"/>
        </w:numPr>
      </w:pPr>
      <w:hyperlink r:id="rId952">
        <w:r>
          <w:rPr>
            <w:rStyle w:val="Hyperlink"/>
          </w:rPr>
          <w:t xml:space="preserve">The Pathway to Publishing: A Guide to Quantitative Writing in the Health Sciences</w:t>
        </w:r>
      </w:hyperlink>
    </w:p>
    <w:p>
      <w:pPr>
        <w:pStyle w:val="Compact"/>
        <w:numPr>
          <w:ilvl w:val="0"/>
          <w:numId w:val="1269"/>
        </w:numPr>
      </w:pPr>
      <w:hyperlink r:id="rId95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9"/>
        </w:numPr>
      </w:pPr>
      <w:hyperlink r:id="rId954">
        <w:r>
          <w:rPr>
            <w:rStyle w:val="Hyperlink"/>
          </w:rPr>
          <w:t xml:space="preserve">Secret, actionable writing tips</w:t>
        </w:r>
      </w:hyperlink>
    </w:p>
    <w:bookmarkEnd w:id="955"/>
    <w:bookmarkStart w:id="959" w:name="presentations"/>
    <w:p>
      <w:pPr>
        <w:pStyle w:val="Heading2"/>
      </w:pPr>
      <w:r>
        <w:t xml:space="preserve">21.7 Presentations</w:t>
      </w:r>
    </w:p>
    <w:p>
      <w:pPr>
        <w:pStyle w:val="Compact"/>
        <w:numPr>
          <w:ilvl w:val="0"/>
          <w:numId w:val="1270"/>
        </w:numPr>
      </w:pPr>
      <w:r>
        <w:t xml:space="preserve">How to tell a compelling story in scientific presentations</w:t>
      </w:r>
      <w:r>
        <w:t xml:space="preserve"> </w:t>
      </w:r>
      <w:r>
        <w:t xml:space="preserve">(Van Noorden 2021)</w:t>
      </w:r>
    </w:p>
    <w:p>
      <w:pPr>
        <w:pStyle w:val="Compact"/>
        <w:numPr>
          <w:ilvl w:val="0"/>
          <w:numId w:val="1270"/>
        </w:numPr>
      </w:pPr>
      <w:hyperlink r:id="rId956">
        <w:r>
          <w:rPr>
            <w:rStyle w:val="Hyperlink"/>
          </w:rPr>
          <w:t xml:space="preserve">How to give a killer narratively-driven scientific talk</w:t>
        </w:r>
      </w:hyperlink>
    </w:p>
    <w:p>
      <w:pPr>
        <w:pStyle w:val="Compact"/>
        <w:numPr>
          <w:ilvl w:val="0"/>
          <w:numId w:val="1270"/>
        </w:numPr>
      </w:pPr>
      <w:hyperlink r:id="rId957">
        <w:r>
          <w:rPr>
            <w:rStyle w:val="Hyperlink"/>
          </w:rPr>
          <w:t xml:space="preserve">How to make a better poster</w:t>
        </w:r>
      </w:hyperlink>
    </w:p>
    <w:p>
      <w:pPr>
        <w:pStyle w:val="Compact"/>
        <w:numPr>
          <w:ilvl w:val="0"/>
          <w:numId w:val="1270"/>
        </w:numPr>
      </w:pPr>
      <w:hyperlink r:id="rId958">
        <w:r>
          <w:rPr>
            <w:rStyle w:val="Hyperlink"/>
          </w:rPr>
          <w:t xml:space="preserve">How to make an even better poster</w:t>
        </w:r>
      </w:hyperlink>
    </w:p>
    <w:bookmarkEnd w:id="959"/>
    <w:bookmarkStart w:id="962" w:name="professional-advice"/>
    <w:p>
      <w:pPr>
        <w:pStyle w:val="Heading2"/>
      </w:pPr>
      <w:r>
        <w:t xml:space="preserve">21.8 Professional advice</w:t>
      </w:r>
    </w:p>
    <w:p>
      <w:pPr>
        <w:pStyle w:val="Compact"/>
        <w:numPr>
          <w:ilvl w:val="0"/>
          <w:numId w:val="1271"/>
        </w:numPr>
      </w:pPr>
      <w:hyperlink r:id="rId960">
        <w:r>
          <w:rPr>
            <w:rStyle w:val="Hyperlink"/>
          </w:rPr>
          <w:t xml:space="preserve">Professional advice, especially for your first job</w:t>
        </w:r>
      </w:hyperlink>
    </w:p>
    <w:p>
      <w:pPr>
        <w:pStyle w:val="Compact"/>
        <w:numPr>
          <w:ilvl w:val="0"/>
          <w:numId w:val="1271"/>
        </w:numPr>
      </w:pPr>
      <w:hyperlink r:id="rId961">
        <w:r>
          <w:rPr>
            <w:rStyle w:val="Hyperlink"/>
          </w:rPr>
          <w:t xml:space="preserve">Team Public Health Substack</w:t>
        </w:r>
      </w:hyperlink>
    </w:p>
    <w:bookmarkEnd w:id="962"/>
    <w:bookmarkStart w:id="965" w:name="funding"/>
    <w:p>
      <w:pPr>
        <w:pStyle w:val="Heading2"/>
      </w:pPr>
      <w:r>
        <w:t xml:space="preserve">21.9 Funding</w:t>
      </w:r>
    </w:p>
    <w:p>
      <w:pPr>
        <w:pStyle w:val="Compact"/>
        <w:numPr>
          <w:ilvl w:val="0"/>
          <w:numId w:val="1272"/>
        </w:numPr>
      </w:pPr>
      <w:hyperlink r:id="rId963">
        <w:r>
          <w:rPr>
            <w:rStyle w:val="Hyperlink"/>
          </w:rPr>
          <w:t xml:space="preserve">Building Your Funding Train</w:t>
        </w:r>
      </w:hyperlink>
    </w:p>
    <w:p>
      <w:pPr>
        <w:pStyle w:val="Compact"/>
        <w:numPr>
          <w:ilvl w:val="0"/>
          <w:numId w:val="1272"/>
        </w:numPr>
      </w:pPr>
      <w:hyperlink r:id="rId964">
        <w:r>
          <w:rPr>
            <w:rStyle w:val="Hyperlink"/>
          </w:rPr>
          <w:t xml:space="preserve">NIH Grant Writing Resources</w:t>
        </w:r>
      </w:hyperlink>
    </w:p>
    <w:bookmarkEnd w:id="965"/>
    <w:bookmarkStart w:id="968" w:name="ethics-and-global-health-research"/>
    <w:p>
      <w:pPr>
        <w:pStyle w:val="Heading2"/>
      </w:pPr>
      <w:r>
        <w:t xml:space="preserve">21.10 Ethics and global health research</w:t>
      </w:r>
    </w:p>
    <w:p>
      <w:pPr>
        <w:pStyle w:val="Compact"/>
        <w:numPr>
          <w:ilvl w:val="0"/>
          <w:numId w:val="1273"/>
        </w:numPr>
      </w:pPr>
      <w:hyperlink r:id="rId966">
        <w:r>
          <w:rPr>
            <w:rStyle w:val="Hyperlink"/>
          </w:rPr>
          <w:t xml:space="preserve">Global Code of Conduct For Research in Resource-Poor Settings</w:t>
        </w:r>
      </w:hyperlink>
    </w:p>
    <w:p>
      <w:pPr>
        <w:pStyle w:val="Compact"/>
        <w:numPr>
          <w:ilvl w:val="0"/>
          <w:numId w:val="127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3"/>
        </w:numPr>
      </w:pPr>
      <w:hyperlink r:id="rId967">
        <w:r>
          <w:rPr>
            <w:rStyle w:val="Hyperlink"/>
          </w:rPr>
          <w:t xml:space="preserve">Transforming Global Health Partnerships</w:t>
        </w:r>
      </w:hyperlink>
    </w:p>
    <w:p>
      <w:r>
        <w:br w:type="page"/>
      </w:r>
    </w:p>
    <w:bookmarkEnd w:id="968"/>
    <w:bookmarkEnd w:id="969"/>
    <w:bookmarkStart w:id="996" w:name="professional-development"/>
    <w:p>
      <w:pPr>
        <w:pStyle w:val="Heading1"/>
      </w:pPr>
      <w:r>
        <w:t xml:space="preserve">22. Professional Development</w:t>
      </w:r>
    </w:p>
    <w:bookmarkStart w:id="970"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4"/>
        </w:numPr>
      </w:pPr>
      <w:r>
        <w:t xml:space="preserve">Regular, open communication between mentees and mentors</w:t>
      </w:r>
    </w:p>
    <w:p>
      <w:pPr>
        <w:pStyle w:val="Compact"/>
        <w:numPr>
          <w:ilvl w:val="0"/>
          <w:numId w:val="1274"/>
        </w:numPr>
      </w:pPr>
      <w:r>
        <w:t xml:space="preserve">Mutual respect and trust</w:t>
      </w:r>
    </w:p>
    <w:p>
      <w:pPr>
        <w:pStyle w:val="Compact"/>
        <w:numPr>
          <w:ilvl w:val="0"/>
          <w:numId w:val="1274"/>
        </w:numPr>
      </w:pPr>
      <w:r>
        <w:t xml:space="preserve">Clear expectations and goals</w:t>
      </w:r>
    </w:p>
    <w:p>
      <w:pPr>
        <w:pStyle w:val="Compact"/>
        <w:numPr>
          <w:ilvl w:val="0"/>
          <w:numId w:val="1274"/>
        </w:numPr>
      </w:pPr>
      <w:r>
        <w:t xml:space="preserve">Constructive feedback</w:t>
      </w:r>
    </w:p>
    <w:p>
      <w:pPr>
        <w:pStyle w:val="Compact"/>
        <w:numPr>
          <w:ilvl w:val="0"/>
          <w:numId w:val="1274"/>
        </w:numPr>
      </w:pPr>
      <w:r>
        <w:t xml:space="preserve">Support for both research and career development</w:t>
      </w:r>
    </w:p>
    <w:bookmarkEnd w:id="970"/>
    <w:bookmarkStart w:id="973"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5"/>
        </w:numPr>
      </w:pPr>
      <w:r>
        <w:t xml:space="preserve">Short-term and long-term career goals</w:t>
      </w:r>
    </w:p>
    <w:p>
      <w:pPr>
        <w:pStyle w:val="Compact"/>
        <w:numPr>
          <w:ilvl w:val="0"/>
          <w:numId w:val="1275"/>
        </w:numPr>
      </w:pPr>
      <w:r>
        <w:t xml:space="preserve">Skills to develop</w:t>
      </w:r>
    </w:p>
    <w:p>
      <w:pPr>
        <w:pStyle w:val="Compact"/>
        <w:numPr>
          <w:ilvl w:val="0"/>
          <w:numId w:val="1275"/>
        </w:numPr>
      </w:pPr>
      <w:r>
        <w:t xml:space="preserve">Training needs and opportunities</w:t>
      </w:r>
    </w:p>
    <w:p>
      <w:pPr>
        <w:pStyle w:val="Compact"/>
        <w:numPr>
          <w:ilvl w:val="0"/>
          <w:numId w:val="1275"/>
        </w:numPr>
      </w:pPr>
      <w:r>
        <w:t xml:space="preserve">Timeline and milestones</w:t>
      </w:r>
    </w:p>
    <w:p>
      <w:pPr>
        <w:pStyle w:val="Compact"/>
        <w:numPr>
          <w:ilvl w:val="0"/>
          <w:numId w:val="1275"/>
        </w:numPr>
      </w:pPr>
      <w:r>
        <w:t xml:space="preserve">Progress toward goals</w:t>
      </w:r>
    </w:p>
    <w:p>
      <w:pPr>
        <w:pStyle w:val="FirstParagraph"/>
      </w:pPr>
      <w:r>
        <w:t xml:space="preserve">Update your IDP at least annually and discuss it with your PI. Useful resources:</w:t>
      </w:r>
    </w:p>
    <w:p>
      <w:pPr>
        <w:pStyle w:val="Compact"/>
        <w:numPr>
          <w:ilvl w:val="0"/>
          <w:numId w:val="1276"/>
        </w:numPr>
      </w:pPr>
      <w:hyperlink r:id="rId971">
        <w:r>
          <w:rPr>
            <w:rStyle w:val="Hyperlink"/>
          </w:rPr>
          <w:t xml:space="preserve">myIDP - Individual Development Plan tool</w:t>
        </w:r>
      </w:hyperlink>
    </w:p>
    <w:p>
      <w:pPr>
        <w:pStyle w:val="Compact"/>
        <w:numPr>
          <w:ilvl w:val="0"/>
          <w:numId w:val="1276"/>
        </w:numPr>
      </w:pPr>
      <w:hyperlink r:id="rId972">
        <w:r>
          <w:rPr>
            <w:rStyle w:val="Hyperlink"/>
          </w:rPr>
          <w:t xml:space="preserve">NIH OITE Career Resources</w:t>
        </w:r>
      </w:hyperlink>
    </w:p>
    <w:bookmarkEnd w:id="973"/>
    <w:bookmarkStart w:id="976"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7"/>
        </w:numPr>
      </w:pPr>
      <w:r>
        <w:t xml:space="preserve">Discuss conference opportunities with PIs early</w:t>
      </w:r>
    </w:p>
    <w:p>
      <w:pPr>
        <w:pStyle w:val="Compact"/>
        <w:numPr>
          <w:ilvl w:val="0"/>
          <w:numId w:val="1277"/>
        </w:numPr>
      </w:pPr>
      <w:r>
        <w:t xml:space="preserve">Submit abstracts with PI approval</w:t>
      </w:r>
    </w:p>
    <w:p>
      <w:pPr>
        <w:pStyle w:val="Compact"/>
        <w:numPr>
          <w:ilvl w:val="0"/>
          <w:numId w:val="1277"/>
        </w:numPr>
      </w:pPr>
      <w:r>
        <w:t xml:space="preserve">Practice presentations in lab meeting before the conference</w:t>
      </w:r>
    </w:p>
    <w:p>
      <w:pPr>
        <w:pStyle w:val="Compact"/>
        <w:numPr>
          <w:ilvl w:val="0"/>
          <w:numId w:val="127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8"/>
        </w:numPr>
      </w:pPr>
      <w:hyperlink r:id="rId974">
        <w:r>
          <w:rPr>
            <w:rStyle w:val="Hyperlink"/>
          </w:rPr>
          <w:t xml:space="preserve">How to tell a compelling story in scientific presentations</w:t>
        </w:r>
      </w:hyperlink>
    </w:p>
    <w:p>
      <w:pPr>
        <w:pStyle w:val="Compact"/>
        <w:numPr>
          <w:ilvl w:val="0"/>
          <w:numId w:val="1278"/>
        </w:numPr>
      </w:pPr>
      <w:hyperlink r:id="rId956">
        <w:r>
          <w:rPr>
            <w:rStyle w:val="Hyperlink"/>
          </w:rPr>
          <w:t xml:space="preserve">How to give a killer narratively-driven scientific talk</w:t>
        </w:r>
      </w:hyperlink>
    </w:p>
    <w:p>
      <w:pPr>
        <w:pStyle w:val="Compact"/>
        <w:numPr>
          <w:ilvl w:val="0"/>
          <w:numId w:val="1278"/>
        </w:numPr>
      </w:pPr>
      <w:hyperlink r:id="rId975">
        <w:r>
          <w:rPr>
            <w:rStyle w:val="Hyperlink"/>
          </w:rPr>
          <w:t xml:space="preserve">How to make a better poster</w:t>
        </w:r>
      </w:hyperlink>
    </w:p>
    <w:p>
      <w:pPr>
        <w:pStyle w:val="Compact"/>
        <w:numPr>
          <w:ilvl w:val="0"/>
          <w:numId w:val="1278"/>
        </w:numPr>
      </w:pPr>
      <w:hyperlink r:id="rId958">
        <w:r>
          <w:rPr>
            <w:rStyle w:val="Hyperlink"/>
          </w:rPr>
          <w:t xml:space="preserve">How to make an even better poster</w:t>
        </w:r>
      </w:hyperlink>
    </w:p>
    <w:bookmarkEnd w:id="976"/>
    <w:bookmarkStart w:id="980"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9"/>
        </w:numPr>
      </w:pPr>
      <w:r>
        <w:t xml:space="preserve">Label x-axis and y-axis clearly</w:t>
      </w:r>
    </w:p>
    <w:p>
      <w:pPr>
        <w:pStyle w:val="Compact"/>
        <w:numPr>
          <w:ilvl w:val="0"/>
          <w:numId w:val="1279"/>
        </w:numPr>
      </w:pPr>
      <w:r>
        <w:t xml:space="preserve">Use panel labels when including multiple subplots</w:t>
      </w:r>
    </w:p>
    <w:p>
      <w:pPr>
        <w:pStyle w:val="Compact"/>
        <w:numPr>
          <w:ilvl w:val="0"/>
          <w:numId w:val="1279"/>
        </w:numPr>
      </w:pPr>
      <w:r>
        <w:t xml:space="preserve">Include sufficient tick marks and labels</w:t>
      </w:r>
    </w:p>
    <w:p>
      <w:pPr>
        <w:pStyle w:val="Compact"/>
        <w:numPr>
          <w:ilvl w:val="0"/>
          <w:numId w:val="1279"/>
        </w:numPr>
      </w:pPr>
      <w:r>
        <w:t xml:space="preserve">Use appropriate font sizes (readable but not distracting)</w:t>
      </w:r>
    </w:p>
    <w:p>
      <w:pPr>
        <w:pStyle w:val="Compact"/>
        <w:numPr>
          <w:ilvl w:val="0"/>
          <w:numId w:val="1279"/>
        </w:numPr>
      </w:pPr>
      <w:r>
        <w:t xml:space="preserve">Use colorblind-friendly palettes (see</w:t>
      </w:r>
      <w:r>
        <w:t xml:space="preserve"> </w:t>
      </w:r>
      <w:hyperlink r:id="rId977">
        <w:r>
          <w:rPr>
            <w:rStyle w:val="Hyperlink"/>
          </w:rPr>
          <w:t xml:space="preserve">ColorBrewer</w:t>
        </w:r>
      </w:hyperlink>
      <w:r>
        <w:t xml:space="preserve"> </w:t>
      </w:r>
      <w:r>
        <w:t xml:space="preserve">or</w:t>
      </w:r>
      <w:r>
        <w:t xml:space="preserve"> </w:t>
      </w:r>
      <w:hyperlink r:id="rId978">
        <w:r>
          <w:rPr>
            <w:rStyle w:val="Hyperlink"/>
          </w:rPr>
          <w:t xml:space="preserve">iwanthue</w:t>
        </w:r>
      </w:hyperlink>
      <w:r>
        <w:t xml:space="preserve">)</w:t>
      </w:r>
    </w:p>
    <w:p>
      <w:pPr>
        <w:pStyle w:val="Compact"/>
        <w:numPr>
          <w:ilvl w:val="0"/>
          <w:numId w:val="1279"/>
        </w:numPr>
      </w:pPr>
      <w:r>
        <w:t xml:space="preserve">Define colors, shapes, and line types in legends</w:t>
      </w:r>
    </w:p>
    <w:p>
      <w:pPr>
        <w:pStyle w:val="Compact"/>
        <w:numPr>
          <w:ilvl w:val="0"/>
          <w:numId w:val="1279"/>
        </w:numPr>
      </w:pPr>
      <w:r>
        <w:t xml:space="preserve">Minimize abbreviations in labels and legends</w:t>
      </w:r>
    </w:p>
    <w:p>
      <w:pPr>
        <w:pStyle w:val="Compact"/>
        <w:numPr>
          <w:ilvl w:val="0"/>
          <w:numId w:val="1279"/>
        </w:numPr>
      </w:pPr>
      <w:r>
        <w:t xml:space="preserve">Use transparency to show overlapping data</w:t>
      </w:r>
    </w:p>
    <w:p>
      <w:pPr>
        <w:pStyle w:val="Compact"/>
        <w:numPr>
          <w:ilvl w:val="0"/>
          <w:numId w:val="1279"/>
        </w:numPr>
      </w:pPr>
      <w:r>
        <w:t xml:space="preserve">Show measures of precision (e.g., 95% confidence intervals)</w:t>
      </w:r>
    </w:p>
    <w:p>
      <w:pPr>
        <w:pStyle w:val="FirstParagraph"/>
      </w:pPr>
      <w:r>
        <w:rPr>
          <w:b/>
          <w:bCs/>
        </w:rPr>
        <w:t xml:space="preserve">Resources:</w:t>
      </w:r>
    </w:p>
    <w:p>
      <w:pPr>
        <w:pStyle w:val="Compact"/>
        <w:numPr>
          <w:ilvl w:val="0"/>
          <w:numId w:val="1280"/>
        </w:numPr>
      </w:pPr>
      <w:hyperlink r:id="rId979">
        <w:r>
          <w:rPr>
            <w:rStyle w:val="Hyperlink"/>
          </w:rPr>
          <w:t xml:space="preserve">Ten Simple Rules for Better Figures</w:t>
        </w:r>
      </w:hyperlink>
    </w:p>
    <w:bookmarkEnd w:id="980"/>
    <w:bookmarkStart w:id="982" w:name="grant-writing"/>
    <w:p>
      <w:pPr>
        <w:pStyle w:val="Heading2"/>
      </w:pPr>
      <w:r>
        <w:t xml:space="preserve">22.5 Grant Writing</w:t>
      </w:r>
    </w:p>
    <w:p>
      <w:pPr>
        <w:pStyle w:val="Compact"/>
        <w:numPr>
          <w:ilvl w:val="0"/>
          <w:numId w:val="1281"/>
        </w:numPr>
      </w:pPr>
      <w:r>
        <w:t xml:space="preserve">Graduate students and postdocs are encouraged to apply for fellowships (e.g., NIH F31, NSF GRFP, K awards)</w:t>
      </w:r>
    </w:p>
    <w:p>
      <w:pPr>
        <w:pStyle w:val="Compact"/>
        <w:numPr>
          <w:ilvl w:val="0"/>
          <w:numId w:val="1281"/>
        </w:numPr>
      </w:pPr>
      <w:r>
        <w:t xml:space="preserve">PIs will support fellowship applications with feedback, letters of support, and mentoring</w:t>
      </w:r>
    </w:p>
    <w:p>
      <w:pPr>
        <w:pStyle w:val="Compact"/>
        <w:numPr>
          <w:ilvl w:val="0"/>
          <w:numId w:val="1281"/>
        </w:numPr>
      </w:pPr>
      <w:r>
        <w:t xml:space="preserve">Start planning fellowship applications well in advance of deadlines (typically 3-6 months)</w:t>
      </w:r>
    </w:p>
    <w:p>
      <w:pPr>
        <w:pStyle w:val="Compact"/>
        <w:numPr>
          <w:ilvl w:val="0"/>
          <w:numId w:val="1281"/>
        </w:numPr>
      </w:pPr>
      <w:r>
        <w:t xml:space="preserve">Attend grant writing workshops and seek feedback from multiple sources</w:t>
      </w:r>
    </w:p>
    <w:p>
      <w:pPr>
        <w:pStyle w:val="FirstParagraph"/>
      </w:pPr>
      <w:r>
        <w:rPr>
          <w:b/>
          <w:bCs/>
        </w:rPr>
        <w:t xml:space="preserve">Resources:</w:t>
      </w:r>
    </w:p>
    <w:p>
      <w:pPr>
        <w:pStyle w:val="Compact"/>
        <w:numPr>
          <w:ilvl w:val="0"/>
          <w:numId w:val="1282"/>
        </w:numPr>
      </w:pPr>
      <w:hyperlink r:id="rId963">
        <w:r>
          <w:rPr>
            <w:rStyle w:val="Hyperlink"/>
          </w:rPr>
          <w:t xml:space="preserve">Building Your Funding Train</w:t>
        </w:r>
      </w:hyperlink>
    </w:p>
    <w:p>
      <w:pPr>
        <w:pStyle w:val="Compact"/>
        <w:numPr>
          <w:ilvl w:val="0"/>
          <w:numId w:val="1282"/>
        </w:numPr>
      </w:pPr>
      <w:hyperlink r:id="rId981">
        <w:r>
          <w:rPr>
            <w:rStyle w:val="Hyperlink"/>
          </w:rPr>
          <w:t xml:space="preserve">NIH Funding Opportunities</w:t>
        </w:r>
      </w:hyperlink>
    </w:p>
    <w:p>
      <w:pPr>
        <w:pStyle w:val="Compact"/>
        <w:numPr>
          <w:ilvl w:val="0"/>
          <w:numId w:val="1282"/>
        </w:numPr>
      </w:pPr>
      <w:hyperlink r:id="rId964">
        <w:r>
          <w:rPr>
            <w:rStyle w:val="Hyperlink"/>
          </w:rPr>
          <w:t xml:space="preserve">NIH Grant Writing Resources</w:t>
        </w:r>
      </w:hyperlink>
    </w:p>
    <w:bookmarkEnd w:id="982"/>
    <w:bookmarkStart w:id="993"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3"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3"/>
        </w:numPr>
      </w:pPr>
      <w:r>
        <w:t xml:space="preserve">Understand the typical scope and depth expected</w:t>
      </w:r>
    </w:p>
    <w:p>
      <w:pPr>
        <w:pStyle w:val="Compact"/>
        <w:numPr>
          <w:ilvl w:val="0"/>
          <w:numId w:val="1283"/>
        </w:numPr>
      </w:pPr>
      <w:r>
        <w:t xml:space="preserve">See different approaches to structure and presentation</w:t>
      </w:r>
    </w:p>
    <w:p>
      <w:pPr>
        <w:pStyle w:val="Compact"/>
        <w:numPr>
          <w:ilvl w:val="0"/>
          <w:numId w:val="1283"/>
        </w:numPr>
      </w:pPr>
      <w:r>
        <w:t xml:space="preserve">Calibrate your expectations based on successful examples</w:t>
      </w:r>
    </w:p>
    <w:p>
      <w:pPr>
        <w:pStyle w:val="Compact"/>
        <w:numPr>
          <w:ilvl w:val="0"/>
          <w:numId w:val="128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3"/>
    <w:bookmarkStart w:id="984"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4"/>
        </w:numPr>
      </w:pPr>
      <w:r>
        <w:t xml:space="preserve">Independent research capability</w:t>
      </w:r>
    </w:p>
    <w:p>
      <w:pPr>
        <w:pStyle w:val="Compact"/>
        <w:numPr>
          <w:ilvl w:val="0"/>
          <w:numId w:val="1284"/>
        </w:numPr>
      </w:pPr>
      <w:r>
        <w:t xml:space="preserve">Ability to communicate findings effectively</w:t>
      </w:r>
    </w:p>
    <w:p>
      <w:pPr>
        <w:pStyle w:val="Compact"/>
        <w:numPr>
          <w:ilvl w:val="0"/>
          <w:numId w:val="1284"/>
        </w:numPr>
      </w:pPr>
      <w:r>
        <w:t xml:space="preserve">Contribution to the scientific literature</w:t>
      </w:r>
    </w:p>
    <w:p>
      <w:pPr>
        <w:pStyle w:val="Compact"/>
        <w:numPr>
          <w:ilvl w:val="0"/>
          <w:numId w:val="1284"/>
        </w:numPr>
      </w:pPr>
      <w:r>
        <w:t xml:space="preserve">Readiness for an academic or research career</w:t>
      </w:r>
    </w:p>
    <w:bookmarkEnd w:id="984"/>
    <w:bookmarkStart w:id="985"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5"/>
    <w:bookmarkStart w:id="989" w:name="Xf7e5f1b0b64a3c55df6fef626e920eee1335225"/>
    <w:p>
      <w:pPr>
        <w:pStyle w:val="Heading3"/>
      </w:pPr>
      <w:r>
        <w:t xml:space="preserve">22.6.4 Historical Context: The Masterpiece Tradition</w:t>
      </w:r>
    </w:p>
    <w:p>
      <w:pPr>
        <w:pStyle w:val="FirstParagraph"/>
      </w:pPr>
      <w:r>
        <w:t xml:space="preserve">The</w:t>
      </w:r>
      <w:r>
        <w:t xml:space="preserve"> </w:t>
      </w:r>
      <w:hyperlink r:id="rId98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87">
        <w:r>
          <w:rPr>
            <w:rStyle w:val="Hyperlink"/>
          </w:rPr>
          <w:t xml:space="preserve">PhD</w:t>
        </w:r>
      </w:hyperlink>
      <w:r>
        <w:t xml:space="preserve">,</w:t>
      </w:r>
      <w:r>
        <w:t xml:space="preserve"> </w:t>
      </w:r>
      <w:r>
        <w:t xml:space="preserve">is a spiritual successor to an apprentice’s</w:t>
      </w:r>
      <w:r>
        <w:t xml:space="preserve"> </w:t>
      </w:r>
      <w:hyperlink r:id="rId98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5"/>
        </w:numPr>
      </w:pPr>
      <w:r>
        <w:t xml:space="preserve">The dissertation proves you can conduct rigorous research</w:t>
      </w:r>
    </w:p>
    <w:p>
      <w:pPr>
        <w:pStyle w:val="Compact"/>
        <w:numPr>
          <w:ilvl w:val="0"/>
          <w:numId w:val="1285"/>
        </w:numPr>
      </w:pPr>
      <w:r>
        <w:t xml:space="preserve">It doesn’t need to solve every problem in your field</w:t>
      </w:r>
    </w:p>
    <w:p>
      <w:pPr>
        <w:pStyle w:val="Compact"/>
        <w:numPr>
          <w:ilvl w:val="0"/>
          <w:numId w:val="1285"/>
        </w:numPr>
      </w:pPr>
      <w:r>
        <w:t xml:space="preserve">It doesn’t need to be flawless</w:t>
      </w:r>
    </w:p>
    <w:p>
      <w:pPr>
        <w:pStyle w:val="Compact"/>
        <w:numPr>
          <w:ilvl w:val="0"/>
          <w:numId w:val="1285"/>
        </w:numPr>
      </w:pPr>
      <w:r>
        <w:t xml:space="preserve">It doesn’t need to be all-encompassing</w:t>
      </w:r>
    </w:p>
    <w:p>
      <w:pPr>
        <w:pStyle w:val="Compact"/>
        <w:numPr>
          <w:ilvl w:val="0"/>
          <w:numId w:val="1285"/>
        </w:numPr>
      </w:pPr>
      <w:r>
        <w:t xml:space="preserve">It just needs to constitute incremental progress in your field</w:t>
      </w:r>
    </w:p>
    <w:bookmarkEnd w:id="989"/>
    <w:bookmarkStart w:id="990"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6"/>
        </w:numPr>
      </w:pPr>
      <w:r>
        <w:t xml:space="preserve">Done is better than perfect when it comes to dissertations</w:t>
      </w:r>
    </w:p>
    <w:p>
      <w:pPr>
        <w:pStyle w:val="Compact"/>
        <w:numPr>
          <w:ilvl w:val="0"/>
          <w:numId w:val="1286"/>
        </w:numPr>
      </w:pPr>
      <w:r>
        <w:t xml:space="preserve">You’ll have your entire career to refine and expand on these ideas</w:t>
      </w:r>
    </w:p>
    <w:p>
      <w:pPr>
        <w:pStyle w:val="Compact"/>
        <w:numPr>
          <w:ilvl w:val="0"/>
          <w:numId w:val="1286"/>
        </w:numPr>
      </w:pPr>
      <w:r>
        <w:t xml:space="preserve">The goal is to finish and move forward,</w:t>
      </w:r>
      <w:r>
        <w:t xml:space="preserve"> </w:t>
      </w:r>
      <w:r>
        <w:t xml:space="preserve">not to write the definitive work on your topic</w:t>
      </w:r>
    </w:p>
    <w:p>
      <w:pPr>
        <w:pStyle w:val="Compact"/>
        <w:numPr>
          <w:ilvl w:val="0"/>
          <w:numId w:val="128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0"/>
    <w:bookmarkStart w:id="992" w:name="resources-3"/>
    <w:p>
      <w:pPr>
        <w:pStyle w:val="Heading3"/>
      </w:pPr>
      <w:r>
        <w:t xml:space="preserve">22.6.6 Resources</w:t>
      </w:r>
    </w:p>
    <w:p>
      <w:pPr>
        <w:pStyle w:val="FirstParagraph"/>
      </w:pPr>
      <w:r>
        <w:rPr>
          <w:b/>
          <w:bCs/>
        </w:rPr>
        <w:t xml:space="preserve">Dissertation writing tools:</w:t>
      </w:r>
    </w:p>
    <w:p>
      <w:pPr>
        <w:pStyle w:val="Compact"/>
        <w:numPr>
          <w:ilvl w:val="0"/>
          <w:numId w:val="1287"/>
        </w:numPr>
      </w:pPr>
      <w:hyperlink r:id="rId991">
        <w:r>
          <w:rPr>
            <w:rStyle w:val="Hyperlink"/>
          </w:rPr>
          <w:t xml:space="preserve">quarto-thesis</w:t>
        </w:r>
      </w:hyperlink>
      <w:r>
        <w:t xml:space="preserve"> </w:t>
      </w:r>
      <w:r>
        <w:t xml:space="preserve">- Quarto extension for creating masters or PhD theses with professional LaTeX formatting</w:t>
      </w:r>
    </w:p>
    <w:bookmarkEnd w:id="992"/>
    <w:bookmarkEnd w:id="993"/>
    <w:bookmarkStart w:id="99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8"/>
        </w:numPr>
      </w:pPr>
      <w:r>
        <w:t xml:space="preserve">Graduate students are encouraged to gain teaching experience</w:t>
      </w:r>
    </w:p>
    <w:p>
      <w:pPr>
        <w:pStyle w:val="Compact"/>
        <w:numPr>
          <w:ilvl w:val="0"/>
          <w:numId w:val="1288"/>
        </w:numPr>
      </w:pPr>
      <w:r>
        <w:t xml:space="preserve">We support science communication and outreach activities</w:t>
      </w:r>
    </w:p>
    <w:p>
      <w:pPr>
        <w:pStyle w:val="Compact"/>
        <w:numPr>
          <w:ilvl w:val="0"/>
          <w:numId w:val="1288"/>
        </w:numPr>
      </w:pPr>
      <w:r>
        <w:t xml:space="preserve">Discuss opportunities with PIs</w:t>
      </w:r>
    </w:p>
    <w:p>
      <w:pPr>
        <w:pStyle w:val="FirstParagraph"/>
      </w:pPr>
      <w:r>
        <w:t xml:space="preserve">The</w:t>
      </w:r>
      <w:r>
        <w:t xml:space="preserve"> </w:t>
      </w:r>
      <w:hyperlink r:id="rId82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0">
        <w:r>
          <w:rPr>
            <w:rStyle w:val="Hyperlink"/>
          </w:rPr>
          <w:t xml:space="preserve">workshop index</w:t>
        </w:r>
      </w:hyperlink>
      <w:r>
        <w:t xml:space="preserve"> </w:t>
      </w:r>
      <w:r>
        <w:t xml:space="preserve">provides a comprehensive catalog of available resources.</w:t>
      </w:r>
    </w:p>
    <w:bookmarkEnd w:id="994"/>
    <w:bookmarkStart w:id="99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9"/>
        </w:numPr>
      </w:pPr>
      <w:r>
        <w:t xml:space="preserve">Attend seminars and departmental events</w:t>
      </w:r>
    </w:p>
    <w:p>
      <w:pPr>
        <w:pStyle w:val="Compact"/>
        <w:numPr>
          <w:ilvl w:val="0"/>
          <w:numId w:val="1289"/>
        </w:numPr>
      </w:pPr>
      <w:r>
        <w:t xml:space="preserve">Connect with researchers in your field</w:t>
      </w:r>
    </w:p>
    <w:p>
      <w:pPr>
        <w:pStyle w:val="Compact"/>
        <w:numPr>
          <w:ilvl w:val="0"/>
          <w:numId w:val="1289"/>
        </w:numPr>
      </w:pPr>
      <w:r>
        <w:t xml:space="preserve">Join professional societies</w:t>
      </w:r>
    </w:p>
    <w:p>
      <w:pPr>
        <w:pStyle w:val="Compact"/>
        <w:numPr>
          <w:ilvl w:val="0"/>
          <w:numId w:val="1289"/>
        </w:numPr>
      </w:pPr>
      <w:r>
        <w:t xml:space="preserve">Use professional social media platforms to share research and engage with the scientific community</w:t>
      </w:r>
    </w:p>
    <w:p>
      <w:r>
        <w:br w:type="page"/>
      </w:r>
    </w:p>
    <w:bookmarkEnd w:id="995"/>
    <w:bookmarkEnd w:id="996"/>
    <w:bookmarkStart w:id="1001" w:name="sec-writing"/>
    <w:p>
      <w:pPr>
        <w:pStyle w:val="Heading1"/>
      </w:pPr>
      <w:r>
        <w:t xml:space="preserve">23. Writing</w:t>
      </w:r>
    </w:p>
    <w:bookmarkStart w:id="99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0"/>
        </w:numPr>
      </w:pPr>
      <w:r>
        <w:t xml:space="preserve">Organize your thoughts and identify what you actually need to know</w:t>
      </w:r>
    </w:p>
    <w:p>
      <w:pPr>
        <w:pStyle w:val="Compact"/>
        <w:numPr>
          <w:ilvl w:val="0"/>
          <w:numId w:val="1290"/>
        </w:numPr>
      </w:pPr>
      <w:r>
        <w:t xml:space="preserve">Articulate the problem more precisely</w:t>
      </w:r>
    </w:p>
    <w:p>
      <w:pPr>
        <w:pStyle w:val="Compact"/>
        <w:numPr>
          <w:ilvl w:val="0"/>
          <w:numId w:val="129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97"/>
    <w:bookmarkStart w:id="999"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98">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1"/>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1"/>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1"/>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1"/>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1"/>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99"/>
    <w:bookmarkStart w:id="1000"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2"/>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2"/>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2"/>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2"/>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0"/>
    <w:bookmarkEnd w:id="1001"/>
    <w:bookmarkStart w:id="1017" w:name="manuscript-preparation-and-publication"/>
    <w:p>
      <w:pPr>
        <w:pStyle w:val="Heading1"/>
      </w:pPr>
      <w:r>
        <w:t xml:space="preserve">24. Manuscript Preparation and Publication</w:t>
      </w:r>
    </w:p>
    <w:bookmarkStart w:id="100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3"/>
        </w:numPr>
      </w:pPr>
      <w:r>
        <w:rPr>
          <w:b/>
          <w:bCs/>
        </w:rPr>
        <w:t xml:space="preserve">Planning</w:t>
      </w:r>
      <w:r>
        <w:t xml:space="preserve">: Discuss target journals, outline, and timeline with PIs</w:t>
      </w:r>
    </w:p>
    <w:p>
      <w:pPr>
        <w:pStyle w:val="Compact"/>
        <w:numPr>
          <w:ilvl w:val="0"/>
          <w:numId w:val="1293"/>
        </w:numPr>
      </w:pPr>
      <w:r>
        <w:rPr>
          <w:b/>
          <w:bCs/>
        </w:rPr>
        <w:t xml:space="preserve">Drafting</w:t>
      </w:r>
      <w:r>
        <w:t xml:space="preserve">: Lead author prepares initial draft</w:t>
      </w:r>
    </w:p>
    <w:p>
      <w:pPr>
        <w:pStyle w:val="Compact"/>
        <w:numPr>
          <w:ilvl w:val="0"/>
          <w:numId w:val="1293"/>
        </w:numPr>
      </w:pPr>
      <w:r>
        <w:rPr>
          <w:b/>
          <w:bCs/>
        </w:rPr>
        <w:t xml:space="preserve">Internal review</w:t>
      </w:r>
      <w:r>
        <w:t xml:space="preserve">: Co-authors review and provide feedback</w:t>
      </w:r>
    </w:p>
    <w:p>
      <w:pPr>
        <w:pStyle w:val="Compact"/>
        <w:numPr>
          <w:ilvl w:val="0"/>
          <w:numId w:val="1293"/>
        </w:numPr>
      </w:pPr>
      <w:r>
        <w:rPr>
          <w:b/>
          <w:bCs/>
        </w:rPr>
        <w:t xml:space="preserve">Revision</w:t>
      </w:r>
      <w:r>
        <w:t xml:space="preserve">: Lead author incorporates feedback iteratively</w:t>
      </w:r>
    </w:p>
    <w:p>
      <w:pPr>
        <w:pStyle w:val="Compact"/>
        <w:numPr>
          <w:ilvl w:val="0"/>
          <w:numId w:val="1293"/>
        </w:numPr>
      </w:pPr>
      <w:r>
        <w:rPr>
          <w:b/>
          <w:bCs/>
        </w:rPr>
        <w:t xml:space="preserve">PI approval</w:t>
      </w:r>
      <w:r>
        <w:t xml:space="preserve">: Obtain final approval from PIs before submission</w:t>
      </w:r>
    </w:p>
    <w:p>
      <w:pPr>
        <w:pStyle w:val="Compact"/>
        <w:numPr>
          <w:ilvl w:val="0"/>
          <w:numId w:val="1293"/>
        </w:numPr>
      </w:pPr>
      <w:r>
        <w:rPr>
          <w:b/>
          <w:bCs/>
        </w:rPr>
        <w:t xml:space="preserve">Submission</w:t>
      </w:r>
      <w:r>
        <w:t xml:space="preserve">: Submit to journal</w:t>
      </w:r>
    </w:p>
    <w:p>
      <w:pPr>
        <w:pStyle w:val="Compact"/>
        <w:numPr>
          <w:ilvl w:val="0"/>
          <w:numId w:val="1293"/>
        </w:numPr>
      </w:pPr>
      <w:r>
        <w:rPr>
          <w:b/>
          <w:bCs/>
        </w:rPr>
        <w:t xml:space="preserve">Revisions</w:t>
      </w:r>
      <w:r>
        <w:t xml:space="preserve">: Lead author coordinates response to peer reviewers</w:t>
      </w:r>
    </w:p>
    <w:p>
      <w:pPr>
        <w:pStyle w:val="Compact"/>
        <w:numPr>
          <w:ilvl w:val="0"/>
          <w:numId w:val="1293"/>
        </w:numPr>
      </w:pPr>
      <w:r>
        <w:rPr>
          <w:b/>
          <w:bCs/>
        </w:rPr>
        <w:t xml:space="preserve">Publication</w:t>
      </w:r>
      <w:r>
        <w:t xml:space="preserve">: Celebrate and share!</w:t>
      </w:r>
    </w:p>
    <w:bookmarkEnd w:id="1002"/>
    <w:bookmarkStart w:id="1005"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4">
        <w:r>
          <w:rPr>
            <w:rStyle w:val="Hyperlink"/>
          </w:rPr>
          <w:t xml:space="preserve">implicature</w:t>
        </w:r>
      </w:hyperlink>
      <w:r>
        <w:t xml:space="preserve">.</w:t>
      </w:r>
    </w:p>
    <w:p>
      <w:pPr>
        <w:pStyle w:val="BodyText"/>
      </w:pPr>
      <w:r>
        <w:rPr>
          <w:b/>
          <w:bCs/>
        </w:rPr>
        <w:t xml:space="preserve">Additional tips:</w:t>
      </w:r>
    </w:p>
    <w:p>
      <w:pPr>
        <w:pStyle w:val="Compact"/>
        <w:numPr>
          <w:ilvl w:val="0"/>
          <w:numId w:val="1294"/>
        </w:numPr>
      </w:pPr>
      <w:r>
        <w:t xml:space="preserve">Always thank reviewers for their time and feedback</w:t>
      </w:r>
    </w:p>
    <w:p>
      <w:pPr>
        <w:pStyle w:val="Compact"/>
        <w:numPr>
          <w:ilvl w:val="0"/>
          <w:numId w:val="1294"/>
        </w:numPr>
      </w:pPr>
      <w:r>
        <w:t xml:space="preserve">Quote page numbers from the revised manuscript</w:t>
      </w:r>
    </w:p>
    <w:p>
      <w:pPr>
        <w:pStyle w:val="Compact"/>
        <w:numPr>
          <w:ilvl w:val="0"/>
          <w:numId w:val="1294"/>
        </w:numPr>
      </w:pPr>
      <w:r>
        <w:t xml:space="preserve">Use direct quotes from your revised text when possible</w:t>
      </w:r>
    </w:p>
    <w:p>
      <w:pPr>
        <w:pStyle w:val="Compact"/>
        <w:numPr>
          <w:ilvl w:val="0"/>
          <w:numId w:val="1294"/>
        </w:numPr>
      </w:pPr>
      <w:r>
        <w:t xml:space="preserve">Maintain a respectful and collaborative tone throughout</w:t>
      </w:r>
    </w:p>
    <w:p>
      <w:pPr>
        <w:pStyle w:val="Compact"/>
        <w:numPr>
          <w:ilvl w:val="0"/>
          <w:numId w:val="1294"/>
        </w:numPr>
      </w:pPr>
      <w:r>
        <w:t xml:space="preserve">If you make changes beyond what the reviewer requested, mention them briefly</w:t>
      </w:r>
    </w:p>
    <w:bookmarkEnd w:id="1005"/>
    <w:bookmarkStart w:id="1008" w:name="preprints-and-open-access"/>
    <w:p>
      <w:pPr>
        <w:pStyle w:val="Heading2"/>
      </w:pPr>
      <w:r>
        <w:t xml:space="preserve">24.3 Preprints and Open Access</w:t>
      </w:r>
    </w:p>
    <w:p>
      <w:pPr>
        <w:pStyle w:val="Compact"/>
        <w:numPr>
          <w:ilvl w:val="0"/>
          <w:numId w:val="1295"/>
        </w:numPr>
      </w:pPr>
      <w:r>
        <w:t xml:space="preserve">We encourage posting preprints prior to or during peer review on platforms like</w:t>
      </w:r>
      <w:r>
        <w:t xml:space="preserve"> </w:t>
      </w:r>
      <w:hyperlink r:id="rId1006">
        <w:r>
          <w:rPr>
            <w:rStyle w:val="Hyperlink"/>
          </w:rPr>
          <w:t xml:space="preserve">medRxiv</w:t>
        </w:r>
      </w:hyperlink>
      <w:r>
        <w:t xml:space="preserve"> </w:t>
      </w:r>
      <w:r>
        <w:t xml:space="preserve">or</w:t>
      </w:r>
      <w:r>
        <w:t xml:space="preserve"> </w:t>
      </w:r>
      <w:hyperlink r:id="rId1007">
        <w:r>
          <w:rPr>
            <w:rStyle w:val="Hyperlink"/>
          </w:rPr>
          <w:t xml:space="preserve">bioRxiv</w:t>
        </w:r>
      </w:hyperlink>
    </w:p>
    <w:p>
      <w:pPr>
        <w:pStyle w:val="Compact"/>
        <w:numPr>
          <w:ilvl w:val="0"/>
          <w:numId w:val="1295"/>
        </w:numPr>
      </w:pPr>
      <w:r>
        <w:t xml:space="preserve">Preprints allow rapid dissemination of findings and can be cited in grant applications</w:t>
      </w:r>
    </w:p>
    <w:p>
      <w:pPr>
        <w:pStyle w:val="Compact"/>
        <w:numPr>
          <w:ilvl w:val="0"/>
          <w:numId w:val="1295"/>
        </w:numPr>
      </w:pPr>
      <w:r>
        <w:t xml:space="preserve">We support publishing in open access journals when possible to maximize accessibility</w:t>
      </w:r>
    </w:p>
    <w:p>
      <w:pPr>
        <w:pStyle w:val="Compact"/>
        <w:numPr>
          <w:ilvl w:val="0"/>
          <w:numId w:val="12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06">
        <w:r>
          <w:rPr>
            <w:rStyle w:val="Hyperlink"/>
          </w:rPr>
          <w:t xml:space="preserve">medRxiv</w:t>
        </w:r>
      </w:hyperlink>
      <w:r>
        <w:t xml:space="preserve">.</w:t>
      </w:r>
    </w:p>
    <w:bookmarkEnd w:id="1008"/>
    <w:bookmarkStart w:id="100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6"/>
        </w:numPr>
      </w:pPr>
      <w:r>
        <w:t xml:space="preserve">CONSORT for randomized trials</w:t>
      </w:r>
    </w:p>
    <w:p>
      <w:pPr>
        <w:pStyle w:val="Compact"/>
        <w:numPr>
          <w:ilvl w:val="0"/>
          <w:numId w:val="1296"/>
        </w:numPr>
      </w:pPr>
      <w:r>
        <w:t xml:space="preserve">STROBE for observational studies</w:t>
      </w:r>
    </w:p>
    <w:p>
      <w:pPr>
        <w:pStyle w:val="Compact"/>
        <w:numPr>
          <w:ilvl w:val="0"/>
          <w:numId w:val="1296"/>
        </w:numPr>
      </w:pPr>
      <w:r>
        <w:t xml:space="preserve">PRISMA for systematic reviews</w:t>
      </w:r>
    </w:p>
    <w:p>
      <w:pPr>
        <w:pStyle w:val="Compact"/>
        <w:numPr>
          <w:ilvl w:val="0"/>
          <w:numId w:val="1296"/>
        </w:numPr>
      </w:pPr>
      <w:r>
        <w:t xml:space="preserve">Others as appropriate (see</w:t>
      </w:r>
      <w:r>
        <w:t xml:space="preserve"> </w:t>
      </w:r>
      <w:hyperlink r:id="rId46">
        <w:r>
          <w:rPr>
            <w:rStyle w:val="Hyperlink"/>
          </w:rPr>
          <w:t xml:space="preserve">EQUATOR Network</w:t>
        </w:r>
      </w:hyperlink>
      <w:r>
        <w:t xml:space="preserve">)</w:t>
      </w:r>
    </w:p>
    <w:bookmarkEnd w:id="1009"/>
    <w:bookmarkStart w:id="1010" w:name="manuscript-checklist-1"/>
    <w:p>
      <w:pPr>
        <w:pStyle w:val="Heading2"/>
      </w:pPr>
      <w:r>
        <w:t xml:space="preserve">24.5 Manuscript Checklist</w:t>
      </w:r>
    </w:p>
    <w:p>
      <w:pPr>
        <w:pStyle w:val="FirstParagraph"/>
      </w:pPr>
      <w:r>
        <w:t xml:space="preserve">Before submitting a manuscript:</w:t>
      </w:r>
    </w:p>
    <w:p>
      <w:pPr>
        <w:pStyle w:val="Compact"/>
        <w:numPr>
          <w:ilvl w:val="0"/>
          <w:numId w:val="1297"/>
        </w:numPr>
      </w:pPr>
      <w:r>
        <w:t xml:space="preserve">Completed relevant reporting checklist</w:t>
      </w:r>
    </w:p>
    <w:p>
      <w:pPr>
        <w:pStyle w:val="Compact"/>
        <w:numPr>
          <w:ilvl w:val="0"/>
          <w:numId w:val="1298"/>
        </w:numPr>
      </w:pPr>
      <w:r>
        <w:t xml:space="preserve">Results are reproducible (rerunning code replicates tables/figures exactly)</w:t>
      </w:r>
    </w:p>
    <w:p>
      <w:pPr>
        <w:pStyle w:val="Compact"/>
        <w:numPr>
          <w:ilvl w:val="0"/>
          <w:numId w:val="1299"/>
        </w:numPr>
      </w:pPr>
      <w:r>
        <w:t xml:space="preserve">Target journal selected</w:t>
      </w:r>
    </w:p>
    <w:p>
      <w:pPr>
        <w:pStyle w:val="Compact"/>
        <w:numPr>
          <w:ilvl w:val="0"/>
          <w:numId w:val="1300"/>
        </w:numPr>
      </w:pPr>
      <w:r>
        <w:t xml:space="preserve">Title is declarative and states findings clearly</w:t>
      </w:r>
    </w:p>
    <w:p>
      <w:pPr>
        <w:pStyle w:val="Compact"/>
        <w:numPr>
          <w:ilvl w:val="0"/>
          <w:numId w:val="1301"/>
        </w:numPr>
      </w:pPr>
      <w:r>
        <w:t xml:space="preserve">Word count meets journal requirements</w:t>
      </w:r>
    </w:p>
    <w:p>
      <w:pPr>
        <w:pStyle w:val="Compact"/>
        <w:numPr>
          <w:ilvl w:val="0"/>
          <w:numId w:val="1302"/>
        </w:numPr>
      </w:pPr>
      <w:r>
        <w:t xml:space="preserve">Manuscript follows journal formatting guidelines</w:t>
      </w:r>
    </w:p>
    <w:p>
      <w:pPr>
        <w:pStyle w:val="Compact"/>
        <w:numPr>
          <w:ilvl w:val="0"/>
          <w:numId w:val="1303"/>
        </w:numPr>
      </w:pPr>
      <w:r>
        <w:t xml:space="preserve">Consistent voice throughout (typically active voice)</w:t>
      </w:r>
    </w:p>
    <w:p>
      <w:pPr>
        <w:pStyle w:val="Compact"/>
        <w:numPr>
          <w:ilvl w:val="0"/>
          <w:numId w:val="1304"/>
        </w:numPr>
      </w:pPr>
      <w:r>
        <w:t xml:space="preserve">All figures and tables referenced in main text</w:t>
      </w:r>
    </w:p>
    <w:p>
      <w:pPr>
        <w:pStyle w:val="Compact"/>
        <w:numPr>
          <w:ilvl w:val="0"/>
          <w:numId w:val="1305"/>
        </w:numPr>
      </w:pPr>
      <w:r>
        <w:t xml:space="preserve">Captions for all figures and tables</w:t>
      </w:r>
    </w:p>
    <w:p>
      <w:pPr>
        <w:pStyle w:val="Compact"/>
        <w:numPr>
          <w:ilvl w:val="0"/>
          <w:numId w:val="1306"/>
        </w:numPr>
      </w:pPr>
      <w:r>
        <w:t xml:space="preserve">Tables/figures numbered by order of appearance</w:t>
      </w:r>
    </w:p>
    <w:p>
      <w:pPr>
        <w:pStyle w:val="Compact"/>
        <w:numPr>
          <w:ilvl w:val="0"/>
          <w:numId w:val="1307"/>
        </w:numPr>
      </w:pPr>
      <w:r>
        <w:t xml:space="preserve">Abbreviations defined at first use and used sparingly</w:t>
      </w:r>
    </w:p>
    <w:p>
      <w:pPr>
        <w:pStyle w:val="Compact"/>
        <w:numPr>
          <w:ilvl w:val="0"/>
          <w:numId w:val="13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9"/>
        </w:numPr>
      </w:pPr>
      <w:r>
        <w:t xml:space="preserve">Avoid directionless statements (specify direction of associations)</w:t>
      </w:r>
    </w:p>
    <w:p>
      <w:pPr>
        <w:pStyle w:val="Compact"/>
        <w:numPr>
          <w:ilvl w:val="0"/>
          <w:numId w:val="1310"/>
        </w:numPr>
      </w:pPr>
      <w:r>
        <w:t xml:space="preserve">Causal language only when supported by study design</w:t>
      </w:r>
    </w:p>
    <w:p>
      <w:pPr>
        <w:pStyle w:val="Compact"/>
        <w:numPr>
          <w:ilvl w:val="0"/>
          <w:numId w:val="13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2"/>
        </w:numPr>
      </w:pPr>
      <w:r>
        <w:t xml:space="preserve">Author contributions drafted using CRediT Taxonomy</w:t>
      </w:r>
    </w:p>
    <w:bookmarkEnd w:id="1010"/>
    <w:bookmarkStart w:id="101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4"/>
    <w:bookmarkStart w:id="101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4"/>
        </w:numPr>
      </w:pPr>
      <w:r>
        <w:rPr>
          <w:b/>
          <w:bCs/>
        </w:rPr>
        <w:t xml:space="preserve">Cite primary sources</w:t>
      </w:r>
      <w:r>
        <w:t xml:space="preserve"> </w:t>
      </w:r>
      <w:r>
        <w:t xml:space="preserve">for factual statements about established knowledge, methods, or findings</w:t>
      </w:r>
    </w:p>
    <w:p>
      <w:pPr>
        <w:pStyle w:val="Compact"/>
        <w:numPr>
          <w:ilvl w:val="0"/>
          <w:numId w:val="1314"/>
        </w:numPr>
      </w:pPr>
      <w:r>
        <w:rPr>
          <w:b/>
          <w:bCs/>
        </w:rPr>
        <w:t xml:space="preserve">Cite official documentation</w:t>
      </w:r>
      <w:r>
        <w:t xml:space="preserve"> </w:t>
      </w:r>
      <w:r>
        <w:t xml:space="preserve">when describing how software, tools, or systems work</w:t>
      </w:r>
    </w:p>
    <w:p>
      <w:pPr>
        <w:pStyle w:val="Compact"/>
        <w:numPr>
          <w:ilvl w:val="0"/>
          <w:numId w:val="131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5"/>
        </w:numPr>
      </w:pPr>
      <w:r>
        <w:rPr>
          <w:b/>
          <w:bCs/>
        </w:rPr>
        <w:t xml:space="preserve">Demonstrate directly</w:t>
      </w:r>
      <w:r>
        <w:t xml:space="preserve">: Show the behavior through experiments, data, or explicit examples</w:t>
      </w:r>
    </w:p>
    <w:p>
      <w:pPr>
        <w:pStyle w:val="Compact"/>
        <w:numPr>
          <w:ilvl w:val="0"/>
          <w:numId w:val="131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6"/>
        </w:numPr>
      </w:pPr>
      <w:r>
        <w:t xml:space="preserve">Builds reader trust and credibility</w:t>
      </w:r>
    </w:p>
    <w:p>
      <w:pPr>
        <w:pStyle w:val="Compact"/>
        <w:numPr>
          <w:ilvl w:val="0"/>
          <w:numId w:val="1316"/>
        </w:numPr>
      </w:pPr>
      <w:r>
        <w:t xml:space="preserve">Enables readers to verify information independently</w:t>
      </w:r>
    </w:p>
    <w:p>
      <w:pPr>
        <w:pStyle w:val="Compact"/>
        <w:numPr>
          <w:ilvl w:val="0"/>
          <w:numId w:val="1316"/>
        </w:numPr>
      </w:pPr>
      <w:r>
        <w:t xml:space="preserve">Maintains scientific rigor in all communications</w:t>
      </w:r>
    </w:p>
    <w:p>
      <w:pPr>
        <w:pStyle w:val="Compact"/>
        <w:numPr>
          <w:ilvl w:val="0"/>
          <w:numId w:val="131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16"/>
    <w:bookmarkEnd w:id="1017"/>
    <w:bookmarkStart w:id="1100" w:name="references"/>
    <w:p>
      <w:pPr>
        <w:pStyle w:val="Heading1"/>
      </w:pPr>
      <w:r>
        <w:t xml:space="preserve">References</w:t>
      </w:r>
    </w:p>
    <w:bookmarkStart w:id="1099" w:name="refs"/>
    <w:bookmarkStart w:id="101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18">
        <w:r>
          <w:rPr>
            <w:rStyle w:val="Hyperlink"/>
          </w:rPr>
          <w:t xml:space="preserve">https://doi.org/10.1371/journal.pgph.0002269</w:t>
        </w:r>
      </w:hyperlink>
      <w:r>
        <w:t xml:space="preserve">.</w:t>
      </w:r>
    </w:p>
    <w:bookmarkEnd w:id="1019"/>
    <w:bookmarkStart w:id="102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0">
        <w:r>
          <w:rPr>
            <w:rStyle w:val="Hyperlink"/>
          </w:rPr>
          <w:t xml:space="preserve">https://doi.org/10.1038/d41586-019-01431-z</w:t>
        </w:r>
      </w:hyperlink>
      <w:r>
        <w:t xml:space="preserve">.</w:t>
      </w:r>
    </w:p>
    <w:bookmarkEnd w:id="1021"/>
    <w:bookmarkStart w:id="102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2">
        <w:r>
          <w:rPr>
            <w:rStyle w:val="Hyperlink"/>
          </w:rPr>
          <w:t xml:space="preserve">https://jadebc.github.io/lab-manual/</w:t>
        </w:r>
      </w:hyperlink>
      <w:r>
        <w:t xml:space="preserve">.</w:t>
      </w:r>
    </w:p>
    <w:bookmarkEnd w:id="1023"/>
    <w:bookmarkStart w:id="102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4">
        <w:r>
          <w:rPr>
            <w:rStyle w:val="Hyperlink"/>
          </w:rPr>
          <w:t xml:space="preserve">https://happygitwithr.com/</w:t>
        </w:r>
      </w:hyperlink>
      <w:r>
        <w:t xml:space="preserve">.</w:t>
      </w:r>
    </w:p>
    <w:bookmarkEnd w:id="1025"/>
    <w:bookmarkStart w:id="102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26"/>
    <w:bookmarkStart w:id="102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27">
        <w:r>
          <w:rPr>
            <w:rStyle w:val="Hyperlink"/>
          </w:rPr>
          <w:t xml:space="preserve">https://doi.org/10.1038/s41467-020-19160-7</w:t>
        </w:r>
      </w:hyperlink>
      <w:r>
        <w:t xml:space="preserve">.</w:t>
      </w:r>
    </w:p>
    <w:bookmarkEnd w:id="1028"/>
    <w:bookmarkStart w:id="103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29">
        <w:r>
          <w:rPr>
            <w:rStyle w:val="Hyperlink"/>
          </w:rPr>
          <w:t xml:space="preserve">http://creativecommons.org/licenses/by-nc/4.0/</w:t>
        </w:r>
      </w:hyperlink>
      <w:r>
        <w:t xml:space="preserve">.</w:t>
      </w:r>
    </w:p>
    <w:bookmarkEnd w:id="1030"/>
    <w:bookmarkStart w:id="1032" w:name="ref-credit"/>
    <w:p>
      <w:pPr>
        <w:pStyle w:val="Bibliography"/>
      </w:pPr>
      <w:r>
        <w:t xml:space="preserve">“CRediT: Contributor Roles Taxonomy.”</w:t>
      </w:r>
      <w:r>
        <w:t xml:space="preserve"> </w:t>
      </w:r>
      <w:r>
        <w:t xml:space="preserve">n.d. PLOS ONE.</w:t>
      </w:r>
      <w:r>
        <w:t xml:space="preserve"> </w:t>
      </w:r>
      <w:hyperlink r:id="rId1031">
        <w:r>
          <w:rPr>
            <w:rStyle w:val="Hyperlink"/>
          </w:rPr>
          <w:t xml:space="preserve">https://journals.plos.org/plosone/s/authorship</w:t>
        </w:r>
      </w:hyperlink>
      <w:r>
        <w:t xml:space="preserve">.</w:t>
      </w:r>
    </w:p>
    <w:bookmarkEnd w:id="1032"/>
    <w:bookmarkStart w:id="1034" w:name="ref-dryad"/>
    <w:p>
      <w:pPr>
        <w:pStyle w:val="Bibliography"/>
      </w:pPr>
      <w:r>
        <w:t xml:space="preserve">“Dryad Digital Repository.”</w:t>
      </w:r>
      <w:r>
        <w:t xml:space="preserve"> </w:t>
      </w:r>
      <w:r>
        <w:t xml:space="preserve">n.d. Dryad.</w:t>
      </w:r>
      <w:r>
        <w:t xml:space="preserve"> </w:t>
      </w:r>
      <w:hyperlink r:id="rId1033">
        <w:r>
          <w:rPr>
            <w:rStyle w:val="Hyperlink"/>
          </w:rPr>
          <w:t xml:space="preserve">https://datadryad.org/</w:t>
        </w:r>
      </w:hyperlink>
      <w:r>
        <w:t xml:space="preserve">.</w:t>
      </w:r>
    </w:p>
    <w:bookmarkEnd w:id="1034"/>
    <w:bookmarkStart w:id="103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5"/>
    <w:bookmarkStart w:id="103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6">
        <w:r>
          <w:rPr>
            <w:rStyle w:val="Hyperlink"/>
          </w:rPr>
          <w:t xml:space="preserve">https://doi.org/10.1201/9781003029878</w:t>
        </w:r>
      </w:hyperlink>
      <w:r>
        <w:t xml:space="preserve">.</w:t>
      </w:r>
    </w:p>
    <w:bookmarkEnd w:id="1037"/>
    <w:bookmarkStart w:id="103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38"/>
    <w:bookmarkStart w:id="1040" w:name="ref-githubdesktop"/>
    <w:p>
      <w:pPr>
        <w:pStyle w:val="Bibliography"/>
      </w:pPr>
      <w:r>
        <w:t xml:space="preserve">“GitHub Desktop.”</w:t>
      </w:r>
      <w:r>
        <w:t xml:space="preserve"> </w:t>
      </w:r>
      <w:r>
        <w:t xml:space="preserve">n.d. GitHub.</w:t>
      </w:r>
      <w:r>
        <w:t xml:space="preserve"> </w:t>
      </w:r>
      <w:hyperlink r:id="rId1039">
        <w:r>
          <w:rPr>
            <w:rStyle w:val="Hyperlink"/>
          </w:rPr>
          <w:t xml:space="preserve">https://desktop.github.com/</w:t>
        </w:r>
      </w:hyperlink>
      <w:r>
        <w:t xml:space="preserve">.</w:t>
      </w:r>
    </w:p>
    <w:bookmarkEnd w:id="1040"/>
    <w:bookmarkStart w:id="1042" w:name="ref-plos_data"/>
    <w:p>
      <w:pPr>
        <w:pStyle w:val="Bibliography"/>
      </w:pPr>
      <w:r>
        <w:t xml:space="preserve">“How to Store and Manage Your Data.”</w:t>
      </w:r>
      <w:r>
        <w:t xml:space="preserve"> </w:t>
      </w:r>
      <w:r>
        <w:t xml:space="preserve">n.d. PLOS.</w:t>
      </w:r>
      <w:r>
        <w:t xml:space="preserve"> </w:t>
      </w:r>
      <w:hyperlink r:id="rId1041">
        <w:r>
          <w:rPr>
            <w:rStyle w:val="Hyperlink"/>
          </w:rPr>
          <w:t xml:space="preserve">https://plos.org/resource/how-to-store-and-manage-your-data/</w:t>
        </w:r>
      </w:hyperlink>
      <w:r>
        <w:t xml:space="preserve">.</w:t>
      </w:r>
    </w:p>
    <w:bookmarkEnd w:id="1042"/>
    <w:bookmarkStart w:id="104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3"/>
    <w:bookmarkStart w:id="104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4">
        <w:r>
          <w:rPr>
            <w:rStyle w:val="Hyperlink"/>
          </w:rPr>
          <w:t xml:space="preserve">https://mentors.fm/2019/08/13/think-and-write-with-leslie-lamport/</w:t>
        </w:r>
      </w:hyperlink>
      <w:r>
        <w:t xml:space="preserve">.</w:t>
      </w:r>
    </w:p>
    <w:bookmarkEnd w:id="1045"/>
    <w:bookmarkStart w:id="1046" w:name="ref-medRxiv"/>
    <w:p>
      <w:pPr>
        <w:pStyle w:val="Bibliography"/>
      </w:pPr>
      <w:r>
        <w:t xml:space="preserve">“medRxiv: The Preprint Server for Health Sciences.”</w:t>
      </w:r>
      <w:r>
        <w:t xml:space="preserve"> </w:t>
      </w:r>
      <w:r>
        <w:t xml:space="preserve">n.d. Cold Spring Harbor Laboratory.</w:t>
      </w:r>
      <w:r>
        <w:t xml:space="preserve"> </w:t>
      </w:r>
      <w:hyperlink r:id="rId1006">
        <w:r>
          <w:rPr>
            <w:rStyle w:val="Hyperlink"/>
          </w:rPr>
          <w:t xml:space="preserve">https://www.medrxiv.org/</w:t>
        </w:r>
      </w:hyperlink>
      <w:r>
        <w:t xml:space="preserve">.</w:t>
      </w:r>
    </w:p>
    <w:bookmarkEnd w:id="1046"/>
    <w:bookmarkStart w:id="104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7">
        <w:r>
          <w:rPr>
            <w:rStyle w:val="Hyperlink"/>
          </w:rPr>
          <w:t xml:space="preserve">https://doi.org/10.1038/467775a</w:t>
        </w:r>
      </w:hyperlink>
      <w:r>
        <w:t xml:space="preserve">.</w:t>
      </w:r>
    </w:p>
    <w:bookmarkEnd w:id="1048"/>
    <w:bookmarkStart w:id="105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49">
        <w:r>
          <w:rPr>
            <w:rStyle w:val="Hyperlink"/>
          </w:rPr>
          <w:t xml:space="preserve">https://doi.org/10.1038/s41562-016-0021</w:t>
        </w:r>
      </w:hyperlink>
      <w:r>
        <w:t xml:space="preserve">.</w:t>
      </w:r>
    </w:p>
    <w:bookmarkEnd w:id="1050"/>
    <w:bookmarkStart w:id="105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1">
        <w:r>
          <w:rPr>
            <w:rStyle w:val="Hyperlink"/>
          </w:rPr>
          <w:t xml:space="preserve">https://doi.org/10.1038/526182a</w:t>
        </w:r>
      </w:hyperlink>
      <w:r>
        <w:t xml:space="preserve">.</w:t>
      </w:r>
    </w:p>
    <w:bookmarkEnd w:id="1052"/>
    <w:bookmarkStart w:id="1054" w:name="ref-osf"/>
    <w:p>
      <w:pPr>
        <w:pStyle w:val="Bibliography"/>
      </w:pPr>
      <w:r>
        <w:t xml:space="preserve">“Open Science Framework.”</w:t>
      </w:r>
      <w:r>
        <w:t xml:space="preserve"> </w:t>
      </w:r>
      <w:r>
        <w:t xml:space="preserve">n.d. Center for Open Science.</w:t>
      </w:r>
      <w:r>
        <w:t xml:space="preserve"> </w:t>
      </w:r>
      <w:hyperlink r:id="rId1053">
        <w:r>
          <w:rPr>
            <w:rStyle w:val="Hyperlink"/>
          </w:rPr>
          <w:t xml:space="preserve">https://osf.io/</w:t>
        </w:r>
      </w:hyperlink>
      <w:r>
        <w:t xml:space="preserve">.</w:t>
      </w:r>
    </w:p>
    <w:bookmarkEnd w:id="1054"/>
    <w:bookmarkStart w:id="105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5"/>
    <w:bookmarkStart w:id="1057" w:name="ref-githubaccountarchive"/>
    <w:p>
      <w:pPr>
        <w:pStyle w:val="Bibliography"/>
      </w:pPr>
      <w:r>
        <w:t xml:space="preserve">“Requesting an Archive of Your Personal Account’s Data.”</w:t>
      </w:r>
      <w:r>
        <w:t xml:space="preserve"> </w:t>
      </w:r>
      <w:r>
        <w:t xml:space="preserve">n.d. GitHub.</w:t>
      </w:r>
      <w:r>
        <w:t xml:space="preserve"> </w:t>
      </w:r>
      <w:hyperlink r:id="rId1056">
        <w:r>
          <w:rPr>
            <w:rStyle w:val="Hyperlink"/>
          </w:rPr>
          <w:t xml:space="preserve">https://docs.github.com/en/get-started/archiving-your-github-personal-account-and-public-repositories/requesting-an-archive-of-your-personal-accounts-data</w:t>
        </w:r>
      </w:hyperlink>
      <w:r>
        <w:t xml:space="preserve">.</w:t>
      </w:r>
    </w:p>
    <w:bookmarkEnd w:id="1057"/>
    <w:bookmarkStart w:id="1059" w:name="ref-githuborgmigrations"/>
    <w:p>
      <w:pPr>
        <w:pStyle w:val="Bibliography"/>
      </w:pPr>
      <w:r>
        <w:t xml:space="preserve">“REST API Endpoints for Organization Migrations.”</w:t>
      </w:r>
      <w:r>
        <w:t xml:space="preserve"> </w:t>
      </w:r>
      <w:r>
        <w:t xml:space="preserve">n.d. GitHub.</w:t>
      </w:r>
      <w:r>
        <w:t xml:space="preserve"> </w:t>
      </w:r>
      <w:hyperlink r:id="rId1058">
        <w:r>
          <w:rPr>
            <w:rStyle w:val="Hyperlink"/>
          </w:rPr>
          <w:t xml:space="preserve">https://docs.github.com/en/rest/migrations/orgs</w:t>
        </w:r>
      </w:hyperlink>
      <w:r>
        <w:t xml:space="preserve">.</w:t>
      </w:r>
    </w:p>
    <w:bookmarkEnd w:id="1059"/>
    <w:bookmarkStart w:id="1061" w:name="ref-githubusermigrations"/>
    <w:p>
      <w:pPr>
        <w:pStyle w:val="Bibliography"/>
      </w:pPr>
      <w:r>
        <w:t xml:space="preserve">“REST API Endpoints for User Migrations.”</w:t>
      </w:r>
      <w:r>
        <w:t xml:space="preserve"> </w:t>
      </w:r>
      <w:r>
        <w:t xml:space="preserve">n.d. GitHub.</w:t>
      </w:r>
      <w:r>
        <w:t xml:space="preserve"> </w:t>
      </w:r>
      <w:hyperlink r:id="rId1060">
        <w:r>
          <w:rPr>
            <w:rStyle w:val="Hyperlink"/>
          </w:rPr>
          <w:t xml:space="preserve">https://docs.github.com/en/rest/migrations/users</w:t>
        </w:r>
      </w:hyperlink>
      <w:r>
        <w:t xml:space="preserve">.</w:t>
      </w:r>
    </w:p>
    <w:bookmarkEnd w:id="1061"/>
    <w:bookmarkStart w:id="1063" w:name="ref-gitfixum"/>
    <w:p>
      <w:pPr>
        <w:pStyle w:val="Bibliography"/>
      </w:pPr>
      <w:r>
        <w:t xml:space="preserve">Robertson, Seth. n.d.</w:t>
      </w:r>
      <w:r>
        <w:t xml:space="preserve"> </w:t>
      </w:r>
      <w:r>
        <w:t xml:space="preserve">“On Undoing, Fixing, or Removing Commits in Git.”</w:t>
      </w:r>
      <w:r>
        <w:t xml:space="preserve"> </w:t>
      </w:r>
      <w:hyperlink r:id="rId1062">
        <w:r>
          <w:rPr>
            <w:rStyle w:val="Hyperlink"/>
          </w:rPr>
          <w:t xml:space="preserve">https://sethrobertson.github.io/GitFixUm/fixup.html</w:t>
        </w:r>
      </w:hyperlink>
      <w:r>
        <w:t xml:space="preserve">.</w:t>
      </w:r>
    </w:p>
    <w:bookmarkEnd w:id="1063"/>
    <w:bookmarkStart w:id="106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4">
        <w:r>
          <w:rPr>
            <w:rStyle w:val="Hyperlink"/>
          </w:rPr>
          <w:t xml:space="preserve">https://doi.org/10.1371/journal.pcbi.1003833</w:t>
        </w:r>
      </w:hyperlink>
      <w:r>
        <w:t xml:space="preserve">.</w:t>
      </w:r>
    </w:p>
    <w:bookmarkEnd w:id="1065"/>
    <w:bookmarkStart w:id="106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6">
        <w:r>
          <w:rPr>
            <w:rStyle w:val="Hyperlink"/>
          </w:rPr>
          <w:t xml:space="preserve">https://doi.org/10.1038/d41586-019-02918-5</w:t>
        </w:r>
      </w:hyperlink>
      <w:r>
        <w:t xml:space="preserve">.</w:t>
      </w:r>
    </w:p>
    <w:bookmarkEnd w:id="1067"/>
    <w:bookmarkStart w:id="1069" w:name="ref-slurm-salloc"/>
    <w:p>
      <w:pPr>
        <w:pStyle w:val="Bibliography"/>
      </w:pPr>
      <w:r>
        <w:t xml:space="preserve">“Slurm Workload Manager: Salloc Documentation.”</w:t>
      </w:r>
      <w:r>
        <w:t xml:space="preserve"> </w:t>
      </w:r>
      <w:r>
        <w:t xml:space="preserve">n.d.-a. SchedMD.</w:t>
      </w:r>
      <w:r>
        <w:t xml:space="preserve"> </w:t>
      </w:r>
      <w:hyperlink r:id="rId1068">
        <w:r>
          <w:rPr>
            <w:rStyle w:val="Hyperlink"/>
          </w:rPr>
          <w:t xml:space="preserve">https://slurm.schedmd.com/salloc.html</w:t>
        </w:r>
      </w:hyperlink>
      <w:r>
        <w:t xml:space="preserve">.</w:t>
      </w:r>
    </w:p>
    <w:bookmarkEnd w:id="1069"/>
    <w:bookmarkStart w:id="1071" w:name="ref-slurm-sattach"/>
    <w:p>
      <w:pPr>
        <w:pStyle w:val="Bibliography"/>
      </w:pPr>
      <w:r>
        <w:t xml:space="preserve">“Slurm Workload Manager: Sattach Documentation.”</w:t>
      </w:r>
      <w:r>
        <w:t xml:space="preserve"> </w:t>
      </w:r>
      <w:r>
        <w:t xml:space="preserve">n.d.-b. SchedMD.</w:t>
      </w:r>
      <w:r>
        <w:t xml:space="preserve"> </w:t>
      </w:r>
      <w:hyperlink r:id="rId1070">
        <w:r>
          <w:rPr>
            <w:rStyle w:val="Hyperlink"/>
          </w:rPr>
          <w:t xml:space="preserve">https://slurm.schedmd.com/sattach.html</w:t>
        </w:r>
      </w:hyperlink>
      <w:r>
        <w:t xml:space="preserve">.</w:t>
      </w:r>
    </w:p>
    <w:bookmarkEnd w:id="1071"/>
    <w:bookmarkStart w:id="1073" w:name="ref-slurm"/>
    <w:p>
      <w:pPr>
        <w:pStyle w:val="Bibliography"/>
      </w:pPr>
      <w:r>
        <w:t xml:space="preserve">“Slurm Workload Manager: Sbatch Documentation.”</w:t>
      </w:r>
      <w:r>
        <w:t xml:space="preserve"> </w:t>
      </w:r>
      <w:r>
        <w:t xml:space="preserve">n.d.-c. SchedMD.</w:t>
      </w:r>
      <w:r>
        <w:t xml:space="preserve"> </w:t>
      </w:r>
      <w:hyperlink r:id="rId1072">
        <w:r>
          <w:rPr>
            <w:rStyle w:val="Hyperlink"/>
          </w:rPr>
          <w:t xml:space="preserve">https://slurm.schedmd.com/sbatch.html</w:t>
        </w:r>
      </w:hyperlink>
      <w:r>
        <w:t xml:space="preserve">.</w:t>
      </w:r>
    </w:p>
    <w:bookmarkEnd w:id="1073"/>
    <w:bookmarkStart w:id="1075" w:name="ref-slurm-squeue"/>
    <w:p>
      <w:pPr>
        <w:pStyle w:val="Bibliography"/>
      </w:pPr>
      <w:r>
        <w:t xml:space="preserve">“Slurm Workload Manager: Squeue Documentation.”</w:t>
      </w:r>
      <w:r>
        <w:t xml:space="preserve"> </w:t>
      </w:r>
      <w:r>
        <w:t xml:space="preserve">n.d.-d. SchedMD.</w:t>
      </w:r>
      <w:r>
        <w:t xml:space="preserve"> </w:t>
      </w:r>
      <w:hyperlink r:id="rId1074">
        <w:r>
          <w:rPr>
            <w:rStyle w:val="Hyperlink"/>
          </w:rPr>
          <w:t xml:space="preserve">https://slurm.schedmd.com/squeue.html</w:t>
        </w:r>
      </w:hyperlink>
      <w:r>
        <w:t xml:space="preserve">.</w:t>
      </w:r>
    </w:p>
    <w:bookmarkEnd w:id="1075"/>
    <w:bookmarkStart w:id="1077" w:name="ref-slurm-srun"/>
    <w:p>
      <w:pPr>
        <w:pStyle w:val="Bibliography"/>
      </w:pPr>
      <w:r>
        <w:t xml:space="preserve">“Slurm Workload Manager: Srun Documentation.”</w:t>
      </w:r>
      <w:r>
        <w:t xml:space="preserve"> </w:t>
      </w:r>
      <w:r>
        <w:t xml:space="preserve">n.d.-e. SchedMD.</w:t>
      </w:r>
      <w:r>
        <w:t xml:space="preserve"> </w:t>
      </w:r>
      <w:hyperlink r:id="rId1076">
        <w:r>
          <w:rPr>
            <w:rStyle w:val="Hyperlink"/>
          </w:rPr>
          <w:t xml:space="preserve">https://slurm.schedmd.com/srun.html</w:t>
        </w:r>
      </w:hyperlink>
      <w:r>
        <w:t xml:space="preserve">.</w:t>
      </w:r>
    </w:p>
    <w:bookmarkEnd w:id="1077"/>
    <w:bookmarkStart w:id="1079" w:name="ref-openssh-ssh-config"/>
    <w:p>
      <w:pPr>
        <w:pStyle w:val="Bibliography"/>
      </w:pPr>
      <w:r>
        <w:t xml:space="preserve">“Ssh_config(5) Manual Page.”</w:t>
      </w:r>
      <w:r>
        <w:t xml:space="preserve"> </w:t>
      </w:r>
      <w:r>
        <w:t xml:space="preserve">n.d. OpenBSD.</w:t>
      </w:r>
      <w:r>
        <w:t xml:space="preserve"> </w:t>
      </w:r>
      <w:hyperlink r:id="rId1078">
        <w:r>
          <w:rPr>
            <w:rStyle w:val="Hyperlink"/>
          </w:rPr>
          <w:t xml:space="preserve">https://man.openbsd.org/ssh_config</w:t>
        </w:r>
      </w:hyperlink>
      <w:r>
        <w:t xml:space="preserve">.</w:t>
      </w:r>
    </w:p>
    <w:bookmarkEnd w:id="1079"/>
    <w:bookmarkStart w:id="1081" w:name="ref-openssh-ssh-config-debian"/>
    <w:p>
      <w:pPr>
        <w:pStyle w:val="Bibliography"/>
      </w:pPr>
      <w:r>
        <w:t xml:space="preserve">“Ssh_config(5) Manual Page, Debian Edition.”</w:t>
      </w:r>
      <w:r>
        <w:t xml:space="preserve"> </w:t>
      </w:r>
      <w:r>
        <w:t xml:space="preserve">n.d. Debian Project.</w:t>
      </w:r>
      <w:r>
        <w:t xml:space="preserve"> </w:t>
      </w:r>
      <w:hyperlink r:id="rId1080">
        <w:r>
          <w:rPr>
            <w:rStyle w:val="Hyperlink"/>
          </w:rPr>
          <w:t xml:space="preserve">https://manpages.debian.org/stable/openssh-client/ssh_config.5.en.html</w:t>
        </w:r>
      </w:hyperlink>
      <w:r>
        <w:t xml:space="preserve">.</w:t>
      </w:r>
    </w:p>
    <w:bookmarkEnd w:id="1081"/>
    <w:bookmarkStart w:id="108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2">
        <w:r>
          <w:rPr>
            <w:rStyle w:val="Hyperlink"/>
          </w:rPr>
          <w:t xml:space="preserve">https://doi.org/10.1038/d41586-019-00067-3</w:t>
        </w:r>
      </w:hyperlink>
      <w:r>
        <w:t xml:space="preserve">.</w:t>
      </w:r>
    </w:p>
    <w:bookmarkEnd w:id="1083"/>
    <w:bookmarkStart w:id="108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5">
        <w:r>
          <w:rPr>
            <w:rStyle w:val="Hyperlink"/>
          </w:rPr>
          <w:t xml:space="preserve">https://code-review.tidyverse.org/</w:t>
        </w:r>
      </w:hyperlink>
      <w:r>
        <w:t xml:space="preserve">.</w:t>
      </w:r>
    </w:p>
    <w:bookmarkEnd w:id="1084"/>
    <w:bookmarkStart w:id="108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5">
        <w:r>
          <w:rPr>
            <w:rStyle w:val="Hyperlink"/>
          </w:rPr>
          <w:t xml:space="preserve">https://doi.org/10.1038/d41586-021-03603-2</w:t>
        </w:r>
      </w:hyperlink>
      <w:r>
        <w:t xml:space="preserve">.</w:t>
      </w:r>
    </w:p>
    <w:bookmarkEnd w:id="1086"/>
    <w:bookmarkStart w:id="108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87">
        <w:r>
          <w:rPr>
            <w:rStyle w:val="Hyperlink"/>
          </w:rPr>
          <w:t xml:space="preserve">https://doi.org/10.1201/9781351201315</w:t>
        </w:r>
      </w:hyperlink>
      <w:r>
        <w:t xml:space="preserve">.</w:t>
      </w:r>
    </w:p>
    <w:bookmarkEnd w:id="1088"/>
    <w:bookmarkStart w:id="109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89">
        <w:r>
          <w:rPr>
            <w:rStyle w:val="Hyperlink"/>
          </w:rPr>
          <w:t xml:space="preserve">https://mastering-shiny.org/</w:t>
        </w:r>
      </w:hyperlink>
      <w:r>
        <w:t xml:space="preserve">.</w:t>
      </w:r>
    </w:p>
    <w:bookmarkEnd w:id="1090"/>
    <w:bookmarkStart w:id="109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1"/>
    <w:bookmarkStart w:id="109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2">
        <w:r>
          <w:rPr>
            <w:rStyle w:val="Hyperlink"/>
          </w:rPr>
          <w:t xml:space="preserve">https://design.tidyverse.org/</w:t>
        </w:r>
      </w:hyperlink>
      <w:r>
        <w:t xml:space="preserve">.</w:t>
      </w:r>
    </w:p>
    <w:bookmarkEnd w:id="1093"/>
    <w:bookmarkStart w:id="109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4">
        <w:r>
          <w:rPr>
            <w:rStyle w:val="Hyperlink"/>
          </w:rPr>
          <w:t xml:space="preserve">https://r-pkgs.org/</w:t>
        </w:r>
      </w:hyperlink>
      <w:r>
        <w:t xml:space="preserve">.</w:t>
      </w:r>
    </w:p>
    <w:bookmarkEnd w:id="1095"/>
    <w:bookmarkStart w:id="109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6">
        <w:r>
          <w:rPr>
            <w:rStyle w:val="Hyperlink"/>
          </w:rPr>
          <w:t xml:space="preserve">https://r4ds.hadley.nz/</w:t>
        </w:r>
      </w:hyperlink>
      <w:r>
        <w:t xml:space="preserve">.</w:t>
      </w:r>
    </w:p>
    <w:bookmarkEnd w:id="1097"/>
    <w:bookmarkStart w:id="109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98"/>
    <w:bookmarkEnd w:id="1099"/>
    <w:p>
      <w:r>
        <w:br w:type="page"/>
      </w:r>
    </w:p>
    <w:bookmarkEnd w:id="1100"/>
    <w:bookmarkStart w:id="110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1">
        <w:r>
          <w:rPr>
            <w:rStyle w:val="Hyperlink"/>
          </w:rPr>
          <w:t xml:space="preserve">https://ucd-serg.github.io/lab-manual/appendix-copilot-instructions.html</w:t>
        </w:r>
      </w:hyperlink>
    </w:p>
    <w:p>
      <w:r>
        <w:br w:type="page"/>
      </w:r>
    </w:p>
    <w:bookmarkEnd w:id="1102"/>
    <w:bookmarkStart w:id="110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3">
        <w:r>
          <w:rPr>
            <w:rStyle w:val="Hyperlink"/>
          </w:rPr>
          <w:t xml:space="preserve">https://ucd-serg.github.io/lab-manual/appendix-copilot-setup-steps.html</w:t>
        </w:r>
      </w:hyperlink>
    </w:p>
    <w:p>
      <w:r>
        <w:br w:type="page"/>
      </w:r>
    </w:p>
    <w:bookmarkEnd w:id="1104"/>
    <w:bookmarkStart w:id="110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7"/>
        </w:numPr>
      </w:pPr>
      <w:ins w:id="3082" w:author="PR Preview" w:date="2024-01-01T00:00:00Z">
        <w:r>
          <w:rPr>
            <w:b/>
            <w:bCs/>
          </w:rPr>
          <w:t xml:space="preserve">Branch:</w:t>
        </w:r>
      </w:ins>
      <w:ins w:id="3082" w:author="PR Preview" w:date="2024-01-01T00:00:00Z">
        <w:r>
          <w:t xml:space="preserve"> </w:t>
        </w:r>
      </w:ins>
      <w:ins w:id="3082" w:author="PR Preview" w:date="2024-01-01T00:00:00Z">
        <w:r>
          <w:t xml:space="preserve">HEAD</w:t>
        </w:r>
      </w:ins>
    </w:p>
    <w:p>
      <w:pPr>
        <w:pStyle w:val="Compact"/>
        <w:numPr>
          <w:ilvl w:val="0"/>
          <w:numId w:val="1317"/>
        </w:numPr>
      </w:pPr>
      <w:ins w:id="3083" w:author="PR Preview" w:date="2024-01-01T00:00:00Z">
        <w:r>
          <w:rPr>
            <w:b/>
            <w:bCs/>
          </w:rPr>
          <w:t xml:space="preserve">Commit:</w:t>
        </w:r>
      </w:ins>
      <w:ins w:id="3083" w:author="PR Preview" w:date="2024-01-01T00:00:00Z">
        <w:r>
          <w:t xml:space="preserve"> </w:t>
        </w:r>
      </w:ins>
      <w:ins w:id="3083" w:author="PR Preview" w:date="2024-01-01T00:00:00Z">
        <w:r>
          <w:t xml:space="preserve">53627ec</w:t>
        </w:r>
      </w:ins>
    </w:p>
    <w:p>
      <w:pPr>
        <w:pStyle w:val="Compact"/>
        <w:numPr>
          <w:ilvl w:val="0"/>
          <w:numId w:val="1317"/>
        </w:numPr>
      </w:pPr>
      <w:ins w:id="3084" w:author="PR Preview" w:date="2024-01-01T00:00:00Z">
        <w:r>
          <w:rPr>
            <w:b/>
            <w:bCs/>
          </w:rPr>
          <w:t xml:space="preserve">Full commit hash:</w:t>
        </w:r>
      </w:ins>
      <w:ins w:id="3084" w:author="PR Preview" w:date="2024-01-01T00:00:00Z">
        <w:r>
          <w:t xml:space="preserve"> </w:t>
        </w:r>
      </w:ins>
      <w:ins w:id="3084" w:author="PR Preview" w:date="2024-01-01T00:00:00Z">
        <w:r>
          <w:t xml:space="preserve">53627eccd04f537f43777cd1e8f65a79a41cb6ad</w:t>
        </w:r>
      </w:ins>
    </w:p>
    <w:p>
      <w:pPr>
        <w:pStyle w:val="Compact"/>
        <w:numPr>
          <w:ilvl w:val="0"/>
          <w:numId w:val="1317"/>
        </w:numPr>
      </w:pPr>
      <w:ins w:id="3085" w:author="PR Preview" w:date="2024-01-01T00:00:00Z">
        <w:r>
          <w:rPr>
            <w:b/>
            <w:bCs/>
          </w:rPr>
          <w:t xml:space="preserve">Commit date:</w:t>
        </w:r>
      </w:ins>
      <w:ins w:id="3085" w:author="PR Preview" w:date="2024-01-01T00:00:00Z">
        <w:r>
          <w:t xml:space="preserve"> </w:t>
        </w:r>
      </w:ins>
      <w:ins w:id="3085" w:author="PR Preview" w:date="2024-01-01T00:00:00Z">
        <w:r>
          <w:t xml:space="preserve">2026-08-17 22:56:06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1"/>
  </w:num>
  <w:num w:numId="1314">
    <w:abstractNumId w:val="991"/>
  </w:num>
  <w:num w:numId="1315">
    <w:abstractNumId w:val="991"/>
  </w:num>
  <w:num w:numId="1316">
    <w:abstractNumId w:val="991"/>
  </w:num>
  <w:num w:numId="13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0" Type="http://schemas.openxmlformats.org/officeDocument/2006/relationships/image" Target="media/rId690.png"/><Relationship Id="rId454" Type="http://schemas.openxmlformats.org/officeDocument/2006/relationships/image" Target="media/rId454.png"/><Relationship Id="rId729" Type="http://schemas.openxmlformats.org/officeDocument/2006/relationships/image" Target="media/rId729.jpg"/><Relationship Id="rId735" Type="http://schemas.openxmlformats.org/officeDocument/2006/relationships/image" Target="media/rId735.png"/><Relationship Id="rId563" Type="http://schemas.openxmlformats.org/officeDocument/2006/relationships/image" Target="media/rId563.png"/><Relationship Id="rId568" Type="http://schemas.openxmlformats.org/officeDocument/2006/relationships/image" Target="media/rId568.png"/><Relationship Id="rId652" Type="http://schemas.openxmlformats.org/officeDocument/2006/relationships/image" Target="media/rId652.png"/><Relationship Id="rId657" Type="http://schemas.openxmlformats.org/officeDocument/2006/relationships/image" Target="media/rId657.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6"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0" Type="http://schemas.openxmlformats.org/officeDocument/2006/relationships/hyperlink" Target="http://adv-r.had.co.nz/Style.html" TargetMode="External"/><Relationship Id="rId977" Type="http://schemas.openxmlformats.org/officeDocument/2006/relationships/hyperlink" Target="http://colorbrewer2.org/" TargetMode="External"/><Relationship Id="rId1029"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0" Type="http://schemas.openxmlformats.org/officeDocument/2006/relationships/hyperlink" Target="https://about.codecov.io" TargetMode="External"/><Relationship Id="rId602"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5" Type="http://schemas.openxmlformats.org/officeDocument/2006/relationships/hyperlink" Target="https://cli.github.com/" TargetMode="External"/><Relationship Id="rId273" Type="http://schemas.openxmlformats.org/officeDocument/2006/relationships/hyperlink" Target="https://cli.r-lib.org/" TargetMode="External"/><Relationship Id="rId645"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7"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1" Type="http://schemas.openxmlformats.org/officeDocument/2006/relationships/hyperlink" Target="https://cran.r-project.org/" TargetMode="External"/><Relationship Id="rId1013" Type="http://schemas.openxmlformats.org/officeDocument/2006/relationships/hyperlink" Target="https://cran.r-project.org/package=flexlsx" TargetMode="External"/><Relationship Id="rId871"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92" Type="http://schemas.openxmlformats.org/officeDocument/2006/relationships/hyperlink" Target="https://d-morrison.github.io/wai/" TargetMode="External"/><Relationship Id="rId912" Type="http://schemas.openxmlformats.org/officeDocument/2006/relationships/hyperlink" Target="https://d-morrison.github.io/wai/chapters/ai-use-policies.html" TargetMode="External"/><Relationship Id="rId1015" Type="http://schemas.openxmlformats.org/officeDocument/2006/relationships/hyperlink" Target="https://d-morrison.github.io/wai/chapters/ai-use-policies.html#sec-ai-journal-articles" TargetMode="External"/><Relationship Id="rId913" Type="http://schemas.openxmlformats.org/officeDocument/2006/relationships/hyperlink" Target="https://d-morrison.github.io/wai/chapters/coding-agents.html" TargetMode="External"/><Relationship Id="rId706" Type="http://schemas.openxmlformats.org/officeDocument/2006/relationships/hyperlink" Target="https://d-morrison.github.io/wai/chapters/coding-agents.html#sec-ai-addressing-failing-workflows" TargetMode="External"/><Relationship Id="rId134" Type="http://schemas.openxmlformats.org/officeDocument/2006/relationships/hyperlink" Target="https://d-morrison.github.io/wai/chapters/coding-agents.html#sec-ai-best-practices" TargetMode="External"/><Relationship Id="rId579" Type="http://schemas.openxmlformats.org/officeDocument/2006/relationships/hyperlink" Target="https://d-morrison.github.io/wai/chapters/coding-agents.html#sec-ai-claude-code-windows" TargetMode="External"/><Relationship Id="rId914" Type="http://schemas.openxmlformats.org/officeDocument/2006/relationships/hyperlink" Target="https://d-morrison.github.io/wai/chapters/pr-workflow-with-agents.html" TargetMode="External"/><Relationship Id="rId1033" Type="http://schemas.openxmlformats.org/officeDocument/2006/relationships/hyperlink" Target="https://datadryad.org/" TargetMode="External"/><Relationship Id="rId1012"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2"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39" Type="http://schemas.openxmlformats.org/officeDocument/2006/relationships/hyperlink" Target="https://desktop.github.com/" TargetMode="External"/><Relationship Id="rId95" Type="http://schemas.openxmlformats.org/officeDocument/2006/relationships/hyperlink" Target="https://devtools.r-lib.org/" TargetMode="External"/><Relationship Id="rId756" Type="http://schemas.openxmlformats.org/officeDocument/2006/relationships/hyperlink" Target="https://direnv.net/" TargetMode="External"/><Relationship Id="rId725" Type="http://schemas.openxmlformats.org/officeDocument/2006/relationships/hyperlink" Target="https://docs.github.com/en/actions" TargetMode="External"/><Relationship Id="rId694" Type="http://schemas.openxmlformats.org/officeDocument/2006/relationships/hyperlink" Target="https://docs.github.com/en/actions/using-jobs/using-concurrency" TargetMode="External"/><Relationship Id="rId641" Type="http://schemas.openxmlformats.org/officeDocument/2006/relationships/hyperlink" Target="https://docs.github.com/en/communities/using-templates-to-encourage-useful-issues-and-pull-requests/creating-a-pull-request-template-for-your-repository" TargetMode="External"/><Relationship Id="rId1056" Type="http://schemas.openxmlformats.org/officeDocument/2006/relationships/hyperlink" Target="https://docs.github.com/en/get-started/archiving-your-github-personal-account-and-public-repositories/requesting-an-archive-of-your-personal-accounts-data" TargetMode="External"/><Relationship Id="rId809" Type="http://schemas.openxmlformats.org/officeDocument/2006/relationships/hyperlink" Target="https://docs.github.com/en/repositories/releasing-projects-on-github/managing-releases-in-a-repository" TargetMode="External"/><Relationship Id="rId615" Type="http://schemas.openxmlformats.org/officeDocument/2006/relationships/hyperlink" Target="https://docs.github.com/en/repositories/working-with-files/managing-files/customizing-how-changed-files-appear-on-github" TargetMode="External"/><Relationship Id="rId1058" Type="http://schemas.openxmlformats.org/officeDocument/2006/relationships/hyperlink" Target="https://docs.github.com/en/rest/migrations/orgs" TargetMode="External"/><Relationship Id="rId1060" Type="http://schemas.openxmlformats.org/officeDocument/2006/relationships/hyperlink" Target="https://docs.github.com/en/rest/migrations/users" TargetMode="External"/><Relationship Id="rId695"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0" Type="http://schemas.openxmlformats.org/officeDocument/2006/relationships/hyperlink" Target="https://docs.google.com/document/d/1ckgRCcr7FFPyymyMA6Y_-cB_vftOyrrxT28c6gRg0PI/edit" TargetMode="External"/><Relationship Id="rId1047" Type="http://schemas.openxmlformats.org/officeDocument/2006/relationships/hyperlink" Target="https://doi.org/10.1038/467775a" TargetMode="External"/><Relationship Id="rId1051" Type="http://schemas.openxmlformats.org/officeDocument/2006/relationships/hyperlink" Target="https://doi.org/10.1038/526182a" TargetMode="External"/><Relationship Id="rId1082" Type="http://schemas.openxmlformats.org/officeDocument/2006/relationships/hyperlink" Target="https://doi.org/10.1038/d41586-019-00067-3" TargetMode="External"/><Relationship Id="rId1020" Type="http://schemas.openxmlformats.org/officeDocument/2006/relationships/hyperlink" Target="https://doi.org/10.1038/d41586-019-01431-z" TargetMode="External"/><Relationship Id="rId1066" Type="http://schemas.openxmlformats.org/officeDocument/2006/relationships/hyperlink" Target="https://doi.org/10.1038/d41586-019-02918-5" TargetMode="External"/><Relationship Id="rId1085" Type="http://schemas.openxmlformats.org/officeDocument/2006/relationships/hyperlink" Target="https://doi.org/10.1038/d41586-021-03603-2" TargetMode="External"/><Relationship Id="rId1027" Type="http://schemas.openxmlformats.org/officeDocument/2006/relationships/hyperlink" Target="https://doi.org/10.1038/s41467-020-19160-7" TargetMode="External"/><Relationship Id="rId1049" Type="http://schemas.openxmlformats.org/officeDocument/2006/relationships/hyperlink" Target="https://doi.org/10.1038/s41562-016-0021" TargetMode="External"/><Relationship Id="rId1036" Type="http://schemas.openxmlformats.org/officeDocument/2006/relationships/hyperlink" Target="https://doi.org/10.1201/9781003029878" TargetMode="External"/><Relationship Id="rId1087" Type="http://schemas.openxmlformats.org/officeDocument/2006/relationships/hyperlink" Target="https://doi.org/10.1201/9781351201315" TargetMode="External"/><Relationship Id="rId1064" Type="http://schemas.openxmlformats.org/officeDocument/2006/relationships/hyperlink" Target="https://doi.org/10.1371/journal.pcbi.1003833" TargetMode="External"/><Relationship Id="rId1018"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1" Type="http://schemas.openxmlformats.org/officeDocument/2006/relationships/hyperlink" Target="https://eddelbuettel.github.io/r2u/" TargetMode="External"/><Relationship Id="rId558" Type="http://schemas.openxmlformats.org/officeDocument/2006/relationships/hyperlink" Target="https://education.github.com/" TargetMode="External"/><Relationship Id="rId559" Type="http://schemas.openxmlformats.org/officeDocument/2006/relationships/hyperlink" Target="https://education.github.com/pack" TargetMode="External"/><Relationship Id="rId560" Type="http://schemas.openxmlformats.org/officeDocument/2006/relationships/hyperlink" Target="https://education.github.com/teacher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87"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4"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8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6"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3"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2" Type="http://schemas.openxmlformats.org/officeDocument/2006/relationships/hyperlink" Target="https://github.com/BurntSushi/ripgrep" TargetMode="External"/><Relationship Id="rId927" Type="http://schemas.openxmlformats.org/officeDocument/2006/relationships/hyperlink" Target="https://github.com/IndrajeetPatil/awesome-r-pkgtools" TargetMode="External"/><Relationship Id="rId687"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8"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2" Type="http://schemas.openxmlformats.org/officeDocument/2006/relationships/hyperlink" Target="https://github.com/Xpra-org/xpra" TargetMode="External"/><Relationship Id="rId669" Type="http://schemas.openxmlformats.org/officeDocument/2006/relationships/hyperlink" Target="https://github.com/actions/toolkit/blob/main/docs/action-versioning.md" TargetMode="External"/><Relationship Id="rId675" Type="http://schemas.openxmlformats.org/officeDocument/2006/relationships/hyperlink" Target="https://github.com/actions/toolkit/issues/214" TargetMode="External"/><Relationship Id="rId757" Type="http://schemas.openxmlformats.org/officeDocument/2006/relationships/hyperlink" Target="https://github.com/ajeetdsouza/zoxide" TargetMode="External"/><Relationship Id="rId577" Type="http://schemas.openxmlformats.org/officeDocument/2006/relationships/hyperlink" Target="https://github.com/cli/cli#installation" TargetMode="External"/><Relationship Id="rId578"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68"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4" Type="http://schemas.openxmlformats.org/officeDocument/2006/relationships/hyperlink" Target="https://github.com/d-morrison/pr.helpers" TargetMode="External"/><Relationship Id="rId953"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3"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5" Type="http://schemas.openxmlformats.org/officeDocument/2006/relationships/hyperlink" Target="https://github.com/dandavison/delta" TargetMode="External"/><Relationship Id="rId686" Type="http://schemas.openxmlformats.org/officeDocument/2006/relationships/hyperlink" Target="https://github.com/easystats/workflows" TargetMode="External"/><Relationship Id="rId722" Type="http://schemas.openxmlformats.org/officeDocument/2006/relationships/hyperlink" Target="https://github.com/eddelbuettel/github-actions/tree/master/r2u-setup" TargetMode="External"/><Relationship Id="rId685" Type="http://schemas.openxmlformats.org/officeDocument/2006/relationships/hyperlink" Target="https://github.com/eddelbuettel/r-ci" TargetMode="External"/><Relationship Id="rId813"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8" Type="http://schemas.openxmlformats.org/officeDocument/2006/relationships/hyperlink" Target="https://github.com/features/actions" TargetMode="External"/><Relationship Id="rId606" Type="http://schemas.openxmlformats.org/officeDocument/2006/relationships/hyperlink" Target="https://github.com/github-linguist/linguist/" TargetMode="External"/><Relationship Id="rId616" Type="http://schemas.openxmlformats.org/officeDocument/2006/relationships/hyperlink" Target="https://github.com/github-linguist/linguist/blob/main/docs/overrides.md" TargetMode="External"/><Relationship Id="rId614" Type="http://schemas.openxmlformats.org/officeDocument/2006/relationships/hyperlink" Target="https://github.com/github-linguist/linguist/blob/main/docs/overrides.md#detectable" TargetMode="External"/><Relationship Id="rId613" Type="http://schemas.openxmlformats.org/officeDocument/2006/relationships/hyperlink" Target="https://github.com/github-linguist/linguist/blob/main/docs/overrides.md#documentation" TargetMode="External"/><Relationship Id="rId607" Type="http://schemas.openxmlformats.org/officeDocument/2006/relationships/hyperlink" Target="https://github.com/github-linguist/linguist/blob/main/docs/overrides.md#generated-code" TargetMode="External"/><Relationship Id="rId610" Type="http://schemas.openxmlformats.org/officeDocument/2006/relationships/hyperlink" Target="https://github.com/github-linguist/linguist/blob/main/docs/overrides.md#using-gitattributes" TargetMode="External"/><Relationship Id="rId612" Type="http://schemas.openxmlformats.org/officeDocument/2006/relationships/hyperlink" Target="https://github.com/github-linguist/linguist/blob/main/docs/overrides.md#vendored-code" TargetMode="External"/><Relationship Id="rId599" Type="http://schemas.openxmlformats.org/officeDocument/2006/relationships/hyperlink" Target="https://github.com/github/gitignore/blob/master/R.gitignore" TargetMode="External"/><Relationship Id="rId710"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1"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09" Type="http://schemas.openxmlformats.org/officeDocument/2006/relationships/hyperlink" Target="https://github.com/marocchino/sticky-pull-request-comment" TargetMode="External"/><Relationship Id="rId821" Type="http://schemas.openxmlformats.org/officeDocument/2006/relationships/hyperlink" Target="https://github.com/mponce0/Visualize.CRAN.Downloads" TargetMode="External"/><Relationship Id="rId99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7"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0" Type="http://schemas.openxmlformats.org/officeDocument/2006/relationships/hyperlink" Target="https://github.com/quarto-dev/quarto-cli/issues/4894" TargetMode="External"/><Relationship Id="rId549"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5"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6"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2" Type="http://schemas.openxmlformats.org/officeDocument/2006/relationships/hyperlink" Target="https://github.com/r-lib/rig" TargetMode="External"/><Relationship Id="rId748" Type="http://schemas.openxmlformats.org/officeDocument/2006/relationships/hyperlink" Target="https://github.com/romkatv/powerlevel10k" TargetMode="External"/><Relationship Id="rId712" Type="http://schemas.openxmlformats.org/officeDocument/2006/relationships/hyperlink" Target="https://github.com/rossjrw/pr-preview-action" TargetMode="External"/><Relationship Id="rId713" Type="http://schemas.openxmlformats.org/officeDocument/2006/relationships/hyperlink" Target="https://github.com/rossjrw/pr-preview-action?tab=readme-ov-file#only-remove-previews-for-unmerged-prs" TargetMode="External"/><Relationship Id="rId567" Type="http://schemas.openxmlformats.org/officeDocument/2006/relationships/hyperlink" Target="https://github.com/settings/copilot/features" TargetMode="External"/><Relationship Id="rId754" Type="http://schemas.openxmlformats.org/officeDocument/2006/relationships/hyperlink" Target="https://github.com/sharkdp/bat" TargetMode="External"/><Relationship Id="rId753" Type="http://schemas.openxmlformats.org/officeDocument/2006/relationships/hyperlink" Target="https://github.com/sharkdp/fd" TargetMode="External"/><Relationship Id="rId944" Type="http://schemas.openxmlformats.org/officeDocument/2006/relationships/hyperlink" Target="https://github.com/skills/introduction-to-github" TargetMode="External"/><Relationship Id="rId711" Type="http://schemas.openxmlformats.org/officeDocument/2006/relationships/hyperlink" Target="https://github.com/thollander/actions-comment-pull-request" TargetMode="External"/><Relationship Id="rId876" Type="http://schemas.openxmlformats.org/officeDocument/2006/relationships/hyperlink" Target="https://github.com/tmux/tmux/wiki" TargetMode="External"/><Relationship Id="rId829" Type="http://schemas.openxmlformats.org/officeDocument/2006/relationships/hyperlink" Target="https://github.com/ucdavisdatalab" TargetMode="External"/><Relationship Id="rId932" Type="http://schemas.openxmlformats.org/officeDocument/2006/relationships/hyperlink" Target="https://github.com/ucdavisdatalab/research-toolkits" TargetMode="External"/><Relationship Id="rId556" Type="http://schemas.openxmlformats.org/officeDocument/2006/relationships/hyperlink" Target="https://github.com/ucdavisdatalab/sandbox_git" TargetMode="External"/><Relationship Id="rId837" Type="http://schemas.openxmlformats.org/officeDocument/2006/relationships/hyperlink" Target="https://github.com/ucdavisdatalab/workshop_how-to-data-documentation" TargetMode="External"/><Relationship Id="rId947" Type="http://schemas.openxmlformats.org/officeDocument/2006/relationships/hyperlink" Target="https://github.com/ucdavisdatalab/workshop_nlp_with_python" TargetMode="External"/><Relationship Id="rId946" Type="http://schemas.openxmlformats.org/officeDocument/2006/relationships/hyperlink" Target="https://github.com/ucdavisdatalab/workshop_python_basics" TargetMode="External"/><Relationship Id="rId93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3" Type="http://schemas.openxmlformats.org/officeDocument/2006/relationships/hyperlink" Target="https://github.com/zsh-users/zsh-autosuggestions" TargetMode="External"/><Relationship Id="rId744" Type="http://schemas.openxmlformats.org/officeDocument/2006/relationships/hyperlink" Target="https://github.com/zsh-users/zsh-syntax-highlighting" TargetMode="External"/><Relationship Id="rId576" Type="http://schemas.openxmlformats.org/officeDocument/2006/relationships/hyperlink" Target="https://gitlab.com/gitlab-org/cli" TargetMode="External"/><Relationship Id="rId581" Type="http://schemas.openxmlformats.org/officeDocument/2006/relationships/hyperlink" Target="https://gitlab.com/gitlab-org/cli#installation" TargetMode="External"/><Relationship Id="rId582"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4" Type="http://schemas.openxmlformats.org/officeDocument/2006/relationships/hyperlink" Target="https://google.github.io/styleguide/shellguide.html" TargetMode="External"/><Relationship Id="rId981" Type="http://schemas.openxmlformats.org/officeDocument/2006/relationships/hyperlink" Target="https://grants.nih.gov" TargetMode="External"/><Relationship Id="rId963" Type="http://schemas.openxmlformats.org/officeDocument/2006/relationships/hyperlink" Target="https://grantwriting.stanford.edu/resources/funding-train/" TargetMode="External"/><Relationship Id="rId1024" Type="http://schemas.openxmlformats.org/officeDocument/2006/relationships/hyperlink" Target="https://happygitwithr.com/" TargetMode="External"/><Relationship Id="rId596" Type="http://schemas.openxmlformats.org/officeDocument/2006/relationships/hyperlink" Target="https://happygitwithr.com/repeated-amend.html" TargetMode="External"/><Relationship Id="rId588"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5"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1" Type="http://schemas.openxmlformats.org/officeDocument/2006/relationships/hyperlink" Target="https://journals.lww.com/epidem/Fulltext/2001/05000/The_Value_of_P.2.aspx" TargetMode="External"/><Relationship Id="rId979" Type="http://schemas.openxmlformats.org/officeDocument/2006/relationships/hyperlink" Target="https://journals.plos.org/ploscompbiol/article?id=10.1371/journal.pcbi.1003833" TargetMode="External"/><Relationship Id="rId1031" Type="http://schemas.openxmlformats.org/officeDocument/2006/relationships/hyperlink" Target="https://journals.plos.org/plosone/s/authorship" TargetMode="External"/><Relationship Id="rId861"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2" Type="http://schemas.openxmlformats.org/officeDocument/2006/relationships/hyperlink" Target="https://link.springer.com/book/10.1007/978-3-030-98175-4" TargetMode="External"/><Relationship Id="rId967"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78" Type="http://schemas.openxmlformats.org/officeDocument/2006/relationships/hyperlink" Target="https://man.openbsd.org/ssh_config" TargetMode="External"/><Relationship Id="rId1080" Type="http://schemas.openxmlformats.org/officeDocument/2006/relationships/hyperlink" Target="https://manpages.debian.org/stable/openssh-client/ssh_config.5.en.html" TargetMode="External"/><Relationship Id="rId1089" Type="http://schemas.openxmlformats.org/officeDocument/2006/relationships/hyperlink" Target="https://mastering-shiny.org/" TargetMode="External"/><Relationship Id="rId978" Type="http://schemas.openxmlformats.org/officeDocument/2006/relationships/hyperlink" Target="https://medialab.github.io/iwanthue/" TargetMode="External"/><Relationship Id="rId924" Type="http://schemas.openxmlformats.org/officeDocument/2006/relationships/hyperlink" Target="https://medialab.github.io/iwanthue/?utm_source=Nature+Briefing&amp;utm_campaign=2c68711076-briefing-dy-20211006&amp;utm_medium=email&amp;utm_term=0_c9dfd39373-2c68711076-44335685" TargetMode="External"/><Relationship Id="rId779"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4"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58" Type="http://schemas.openxmlformats.org/officeDocument/2006/relationships/hyperlink" Target="https://mitcommlab.mit.edu/be/2023/09/27/toward-an-evenbetterposter-improving-the-betterposter-template/" TargetMode="External"/><Relationship Id="rId860" Type="http://schemas.openxmlformats.org/officeDocument/2006/relationships/hyperlink" Target="https://mobaxterm.mobatek.net/" TargetMode="External"/><Relationship Id="rId998" Type="http://schemas.openxmlformats.org/officeDocument/2006/relationships/hyperlink" Target="https://morrison-lab.github.io/psw/" TargetMode="External"/><Relationship Id="rId971" Type="http://schemas.openxmlformats.org/officeDocument/2006/relationships/hyperlink" Target="https://myidp.sciencecareers.org/" TargetMode="External"/><Relationship Id="rId740" Type="http://schemas.openxmlformats.org/officeDocument/2006/relationships/hyperlink" Target="https://ohmyz.sh/" TargetMode="External"/><Relationship Id="rId1053" Type="http://schemas.openxmlformats.org/officeDocument/2006/relationships/hyperlink" Target="https://osf.io/" TargetMode="External"/><Relationship Id="rId40" Type="http://schemas.openxmlformats.org/officeDocument/2006/relationships/hyperlink" Target="https://osf.io/tgbxr/" TargetMode="External"/><Relationship Id="rId632"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1"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7"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2" Type="http://schemas.openxmlformats.org/officeDocument/2006/relationships/hyperlink" Target="https://r-hub.github.io/cranlogs/" TargetMode="External"/><Relationship Id="rId816"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4"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2" Type="http://schemas.openxmlformats.org/officeDocument/2006/relationships/hyperlink" Target="https://r-pkgs.org/release.html" TargetMode="External"/><Relationship Id="rId819" Type="http://schemas.openxmlformats.org/officeDocument/2006/relationships/hyperlink" Target="https://r-pkgs.org/release.html#sec-release-initial" TargetMode="External"/><Relationship Id="rId724"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6"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0"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8"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6"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7"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2"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2"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68" Type="http://schemas.openxmlformats.org/officeDocument/2006/relationships/hyperlink" Target="https://slurm.schedmd.com/salloc.html" TargetMode="External"/><Relationship Id="rId1070" Type="http://schemas.openxmlformats.org/officeDocument/2006/relationships/hyperlink" Target="https://slurm.schedmd.com/sattach.html" TargetMode="External"/><Relationship Id="rId1072" Type="http://schemas.openxmlformats.org/officeDocument/2006/relationships/hyperlink" Target="https://slurm.schedmd.com/sbatch.html" TargetMode="External"/><Relationship Id="rId1074" Type="http://schemas.openxmlformats.org/officeDocument/2006/relationships/hyperlink" Target="https://slurm.schedmd.com/squeue.html" TargetMode="External"/><Relationship Id="rId1076"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59" Type="http://schemas.openxmlformats.org/officeDocument/2006/relationships/hyperlink" Target="https://sourceforge.net/projects/vcxsrv/" TargetMode="External"/><Relationship Id="rId555" Type="http://schemas.openxmlformats.org/officeDocument/2006/relationships/hyperlink" Target="https://sp19.datastructur.es/materials/guides/using-git#b-local-repositories-narrative-introduction" TargetMode="External"/><Relationship Id="rId585"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49"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1"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3"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0" Type="http://schemas.openxmlformats.org/officeDocument/2006/relationships/hyperlink" Target="https://tidyverse.org/blog/2017/12/workflow-vs-script/" TargetMode="External"/><Relationship Id="rId1101" Type="http://schemas.openxmlformats.org/officeDocument/2006/relationships/hyperlink" Target="https://ucd-serg.github.io/lab-manual/appendix-copilot-instructions.html" TargetMode="External"/><Relationship Id="rId1103" Type="http://schemas.openxmlformats.org/officeDocument/2006/relationships/hyperlink" Target="https://ucd-serg.github.io/lab-manual/appendix-copilot-setup-steps.html" TargetMode="External"/><Relationship Id="rId799" Type="http://schemas.openxmlformats.org/officeDocument/2006/relationships/hyperlink" Target="https://ucd-serg.github.io/lab-manual/coding-practices.html#file-headers" TargetMode="External"/><Relationship Id="rId802" Type="http://schemas.openxmlformats.org/officeDocument/2006/relationships/hyperlink" Target="https://ucd-serg.github.io/lab-manual/coding-practices.html#function-documentation" TargetMode="External"/><Relationship Id="rId919" Type="http://schemas.openxmlformats.org/officeDocument/2006/relationships/hyperlink" Target="https://ucd-serg.github.io/lab-manual/coding-style.html" TargetMode="External"/><Relationship Id="rId805" Type="http://schemas.openxmlformats.org/officeDocument/2006/relationships/hyperlink" Target="https://ucd-serg.github.io/lab-manual/unix.html#example-code-for-runfilesavelogs" TargetMode="External"/><Relationship Id="rId933" Type="http://schemas.openxmlformats.org/officeDocument/2006/relationships/hyperlink" Target="https://ucdavisdatalab.github.io/install_guides/" TargetMode="External"/><Relationship Id="rId93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4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2" Type="http://schemas.openxmlformats.org/officeDocument/2006/relationships/hyperlink" Target="https://wiki.archlinux.org/title/Wayland" TargetMode="External"/><Relationship Id="rId873" Type="http://schemas.openxmlformats.org/officeDocument/2006/relationships/hyperlink" Target="https://wiki.x2go.org/" TargetMode="External"/><Relationship Id="rId271" Type="http://schemas.openxmlformats.org/officeDocument/2006/relationships/hyperlink" Target="https://withr.r-lib.org/" TargetMode="External"/><Relationship Id="rId1007"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7" Type="http://schemas.openxmlformats.org/officeDocument/2006/relationships/hyperlink" Target="https://www.chriswrites.com/how-to-change-file-permissions-using-the-terminal/" TargetMode="External"/><Relationship Id="rId1011" Type="http://schemas.openxmlformats.org/officeDocument/2006/relationships/hyperlink" Target="https://www.danieldsjoberg.com/gtsummary/" TargetMode="External"/><Relationship Id="rId92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9" Type="http://schemas.openxmlformats.org/officeDocument/2006/relationships/hyperlink" Target="https://www.git-scm.com/docs/gitignore#_pattern_format" TargetMode="External"/><Relationship Id="rId705" Type="http://schemas.openxmlformats.org/officeDocument/2006/relationships/hyperlink" Target="https://www.githubstatus.com/" TargetMode="External"/><Relationship Id="rId966" Type="http://schemas.openxmlformats.org/officeDocument/2006/relationships/hyperlink" Target="https://www.globalcodeofconduct.org/" TargetMode="External"/><Relationship Id="rId877" Type="http://schemas.openxmlformats.org/officeDocument/2006/relationships/hyperlink" Target="https://www.gnu.org/software/screen/" TargetMode="External"/><Relationship Id="rId775"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6" Type="http://schemas.openxmlformats.org/officeDocument/2006/relationships/hyperlink" Target="https://www.medrxiv.org/" TargetMode="External"/><Relationship Id="rId974" Type="http://schemas.openxmlformats.org/officeDocument/2006/relationships/hyperlink" Target="https://www.nature.com/articles/d41586-021-03603-2" TargetMode="External"/><Relationship Id="rId964"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5" Type="http://schemas.openxmlformats.org/officeDocument/2006/relationships/hyperlink" Target="https://www.rstudio.com/wp-content/uploads/2015/02/data-wrangling-cheatsheet.pdf" TargetMode="External"/><Relationship Id="rId938" Type="http://schemas.openxmlformats.org/officeDocument/2006/relationships/hyperlink" Target="https://www.rstudio.com/wp-content/uploads/2015/02/rmarkdown-cheatsheet.pdf" TargetMode="External"/><Relationship Id="rId936" Type="http://schemas.openxmlformats.org/officeDocument/2006/relationships/hyperlink" Target="https://www.rstudio.com/wp-content/uploads/2015/03/ggplot2-cheatsheet.pdf" TargetMode="External"/><Relationship Id="rId956" Type="http://schemas.openxmlformats.org/officeDocument/2006/relationships/hyperlink" Target="https://www.sciencedirect.com/science/article/pii/S1471491423000928" TargetMode="External"/><Relationship Id="rId770"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2" Type="http://schemas.openxmlformats.org/officeDocument/2006/relationships/hyperlink" Target="https://www.training.nih.gov/career-services/" TargetMode="External"/><Relationship Id="rId858" Type="http://schemas.openxmlformats.org/officeDocument/2006/relationships/hyperlink" Target="https://www.xquartz.org/" TargetMode="External"/><Relationship Id="rId975" Type="http://schemas.openxmlformats.org/officeDocument/2006/relationships/hyperlink" Target="https://www.youtube.com/watch?v=1RwJbhkCA58" TargetMode="External"/><Relationship Id="rId957"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4"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6"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0" Type="http://schemas.openxmlformats.org/officeDocument/2006/relationships/hyperlink" Target="http://adv-r.had.co.nz/Style.html" TargetMode="External"/><Relationship Id="rId977" Type="http://schemas.openxmlformats.org/officeDocument/2006/relationships/hyperlink" Target="http://colorbrewer2.org/" TargetMode="External"/><Relationship Id="rId1029"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0" Type="http://schemas.openxmlformats.org/officeDocument/2006/relationships/hyperlink" Target="https://about.codecov.io" TargetMode="External"/><Relationship Id="rId602"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5" Type="http://schemas.openxmlformats.org/officeDocument/2006/relationships/hyperlink" Target="https://cli.github.com/" TargetMode="External"/><Relationship Id="rId273" Type="http://schemas.openxmlformats.org/officeDocument/2006/relationships/hyperlink" Target="https://cli.r-lib.org/" TargetMode="External"/><Relationship Id="rId645"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7"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1" Type="http://schemas.openxmlformats.org/officeDocument/2006/relationships/hyperlink" Target="https://cran.r-project.org/" TargetMode="External"/><Relationship Id="rId1013" Type="http://schemas.openxmlformats.org/officeDocument/2006/relationships/hyperlink" Target="https://cran.r-project.org/package=flexlsx" TargetMode="External"/><Relationship Id="rId871"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92" Type="http://schemas.openxmlformats.org/officeDocument/2006/relationships/hyperlink" Target="https://d-morrison.github.io/wai/" TargetMode="External"/><Relationship Id="rId912" Type="http://schemas.openxmlformats.org/officeDocument/2006/relationships/hyperlink" Target="https://d-morrison.github.io/wai/chapters/ai-use-policies.html" TargetMode="External"/><Relationship Id="rId1015" Type="http://schemas.openxmlformats.org/officeDocument/2006/relationships/hyperlink" Target="https://d-morrison.github.io/wai/chapters/ai-use-policies.html#sec-ai-journal-articles" TargetMode="External"/><Relationship Id="rId913" Type="http://schemas.openxmlformats.org/officeDocument/2006/relationships/hyperlink" Target="https://d-morrison.github.io/wai/chapters/coding-agents.html" TargetMode="External"/><Relationship Id="rId706" Type="http://schemas.openxmlformats.org/officeDocument/2006/relationships/hyperlink" Target="https://d-morrison.github.io/wai/chapters/coding-agents.html#sec-ai-addressing-failing-workflows" TargetMode="External"/><Relationship Id="rId134" Type="http://schemas.openxmlformats.org/officeDocument/2006/relationships/hyperlink" Target="https://d-morrison.github.io/wai/chapters/coding-agents.html#sec-ai-best-practices" TargetMode="External"/><Relationship Id="rId579" Type="http://schemas.openxmlformats.org/officeDocument/2006/relationships/hyperlink" Target="https://d-morrison.github.io/wai/chapters/coding-agents.html#sec-ai-claude-code-windows" TargetMode="External"/><Relationship Id="rId914" Type="http://schemas.openxmlformats.org/officeDocument/2006/relationships/hyperlink" Target="https://d-morrison.github.io/wai/chapters/pr-workflow-with-agents.html" TargetMode="External"/><Relationship Id="rId1033" Type="http://schemas.openxmlformats.org/officeDocument/2006/relationships/hyperlink" Target="https://datadryad.org/" TargetMode="External"/><Relationship Id="rId1012"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2"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39" Type="http://schemas.openxmlformats.org/officeDocument/2006/relationships/hyperlink" Target="https://desktop.github.com/" TargetMode="External"/><Relationship Id="rId95" Type="http://schemas.openxmlformats.org/officeDocument/2006/relationships/hyperlink" Target="https://devtools.r-lib.org/" TargetMode="External"/><Relationship Id="rId756" Type="http://schemas.openxmlformats.org/officeDocument/2006/relationships/hyperlink" Target="https://direnv.net/" TargetMode="External"/><Relationship Id="rId725" Type="http://schemas.openxmlformats.org/officeDocument/2006/relationships/hyperlink" Target="https://docs.github.com/en/actions" TargetMode="External"/><Relationship Id="rId694" Type="http://schemas.openxmlformats.org/officeDocument/2006/relationships/hyperlink" Target="https://docs.github.com/en/actions/using-jobs/using-concurrency" TargetMode="External"/><Relationship Id="rId641" Type="http://schemas.openxmlformats.org/officeDocument/2006/relationships/hyperlink" Target="https://docs.github.com/en/communities/using-templates-to-encourage-useful-issues-and-pull-requests/creating-a-pull-request-template-for-your-repository" TargetMode="External"/><Relationship Id="rId1056" Type="http://schemas.openxmlformats.org/officeDocument/2006/relationships/hyperlink" Target="https://docs.github.com/en/get-started/archiving-your-github-personal-account-and-public-repositories/requesting-an-archive-of-your-personal-accounts-data" TargetMode="External"/><Relationship Id="rId809" Type="http://schemas.openxmlformats.org/officeDocument/2006/relationships/hyperlink" Target="https://docs.github.com/en/repositories/releasing-projects-on-github/managing-releases-in-a-repository" TargetMode="External"/><Relationship Id="rId615" Type="http://schemas.openxmlformats.org/officeDocument/2006/relationships/hyperlink" Target="https://docs.github.com/en/repositories/working-with-files/managing-files/customizing-how-changed-files-appear-on-github" TargetMode="External"/><Relationship Id="rId1058" Type="http://schemas.openxmlformats.org/officeDocument/2006/relationships/hyperlink" Target="https://docs.github.com/en/rest/migrations/orgs" TargetMode="External"/><Relationship Id="rId1060" Type="http://schemas.openxmlformats.org/officeDocument/2006/relationships/hyperlink" Target="https://docs.github.com/en/rest/migrations/users" TargetMode="External"/><Relationship Id="rId695"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0" Type="http://schemas.openxmlformats.org/officeDocument/2006/relationships/hyperlink" Target="https://docs.google.com/document/d/1ckgRCcr7FFPyymyMA6Y_-cB_vftOyrrxT28c6gRg0PI/edit" TargetMode="External"/><Relationship Id="rId1047" Type="http://schemas.openxmlformats.org/officeDocument/2006/relationships/hyperlink" Target="https://doi.org/10.1038/467775a" TargetMode="External"/><Relationship Id="rId1051" Type="http://schemas.openxmlformats.org/officeDocument/2006/relationships/hyperlink" Target="https://doi.org/10.1038/526182a" TargetMode="External"/><Relationship Id="rId1082" Type="http://schemas.openxmlformats.org/officeDocument/2006/relationships/hyperlink" Target="https://doi.org/10.1038/d41586-019-00067-3" TargetMode="External"/><Relationship Id="rId1020" Type="http://schemas.openxmlformats.org/officeDocument/2006/relationships/hyperlink" Target="https://doi.org/10.1038/d41586-019-01431-z" TargetMode="External"/><Relationship Id="rId1066" Type="http://schemas.openxmlformats.org/officeDocument/2006/relationships/hyperlink" Target="https://doi.org/10.1038/d41586-019-02918-5" TargetMode="External"/><Relationship Id="rId1085" Type="http://schemas.openxmlformats.org/officeDocument/2006/relationships/hyperlink" Target="https://doi.org/10.1038/d41586-021-03603-2" TargetMode="External"/><Relationship Id="rId1027" Type="http://schemas.openxmlformats.org/officeDocument/2006/relationships/hyperlink" Target="https://doi.org/10.1038/s41467-020-19160-7" TargetMode="External"/><Relationship Id="rId1049" Type="http://schemas.openxmlformats.org/officeDocument/2006/relationships/hyperlink" Target="https://doi.org/10.1038/s41562-016-0021" TargetMode="External"/><Relationship Id="rId1036" Type="http://schemas.openxmlformats.org/officeDocument/2006/relationships/hyperlink" Target="https://doi.org/10.1201/9781003029878" TargetMode="External"/><Relationship Id="rId1087" Type="http://schemas.openxmlformats.org/officeDocument/2006/relationships/hyperlink" Target="https://doi.org/10.1201/9781351201315" TargetMode="External"/><Relationship Id="rId1064" Type="http://schemas.openxmlformats.org/officeDocument/2006/relationships/hyperlink" Target="https://doi.org/10.1371/journal.pcbi.1003833" TargetMode="External"/><Relationship Id="rId1018"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1" Type="http://schemas.openxmlformats.org/officeDocument/2006/relationships/hyperlink" Target="https://eddelbuettel.github.io/r2u/" TargetMode="External"/><Relationship Id="rId558" Type="http://schemas.openxmlformats.org/officeDocument/2006/relationships/hyperlink" Target="https://education.github.com/" TargetMode="External"/><Relationship Id="rId559" Type="http://schemas.openxmlformats.org/officeDocument/2006/relationships/hyperlink" Target="https://education.github.com/pack" TargetMode="External"/><Relationship Id="rId560" Type="http://schemas.openxmlformats.org/officeDocument/2006/relationships/hyperlink" Target="https://education.github.com/teacher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87"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4"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8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6"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3"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2" Type="http://schemas.openxmlformats.org/officeDocument/2006/relationships/hyperlink" Target="https://github.com/BurntSushi/ripgrep" TargetMode="External"/><Relationship Id="rId927" Type="http://schemas.openxmlformats.org/officeDocument/2006/relationships/hyperlink" Target="https://github.com/IndrajeetPatil/awesome-r-pkgtools" TargetMode="External"/><Relationship Id="rId687"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8"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2" Type="http://schemas.openxmlformats.org/officeDocument/2006/relationships/hyperlink" Target="https://github.com/Xpra-org/xpra" TargetMode="External"/><Relationship Id="rId669" Type="http://schemas.openxmlformats.org/officeDocument/2006/relationships/hyperlink" Target="https://github.com/actions/toolkit/blob/main/docs/action-versioning.md" TargetMode="External"/><Relationship Id="rId675" Type="http://schemas.openxmlformats.org/officeDocument/2006/relationships/hyperlink" Target="https://github.com/actions/toolkit/issues/214" TargetMode="External"/><Relationship Id="rId757" Type="http://schemas.openxmlformats.org/officeDocument/2006/relationships/hyperlink" Target="https://github.com/ajeetdsouza/zoxide" TargetMode="External"/><Relationship Id="rId577" Type="http://schemas.openxmlformats.org/officeDocument/2006/relationships/hyperlink" Target="https://github.com/cli/cli#installation" TargetMode="External"/><Relationship Id="rId578"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68"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4" Type="http://schemas.openxmlformats.org/officeDocument/2006/relationships/hyperlink" Target="https://github.com/d-morrison/pr.helpers" TargetMode="External"/><Relationship Id="rId953"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3"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5" Type="http://schemas.openxmlformats.org/officeDocument/2006/relationships/hyperlink" Target="https://github.com/dandavison/delta" TargetMode="External"/><Relationship Id="rId686" Type="http://schemas.openxmlformats.org/officeDocument/2006/relationships/hyperlink" Target="https://github.com/easystats/workflows" TargetMode="External"/><Relationship Id="rId722" Type="http://schemas.openxmlformats.org/officeDocument/2006/relationships/hyperlink" Target="https://github.com/eddelbuettel/github-actions/tree/master/r2u-setup" TargetMode="External"/><Relationship Id="rId685" Type="http://schemas.openxmlformats.org/officeDocument/2006/relationships/hyperlink" Target="https://github.com/eddelbuettel/r-ci" TargetMode="External"/><Relationship Id="rId813"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8" Type="http://schemas.openxmlformats.org/officeDocument/2006/relationships/hyperlink" Target="https://github.com/features/actions" TargetMode="External"/><Relationship Id="rId606" Type="http://schemas.openxmlformats.org/officeDocument/2006/relationships/hyperlink" Target="https://github.com/github-linguist/linguist/" TargetMode="External"/><Relationship Id="rId616" Type="http://schemas.openxmlformats.org/officeDocument/2006/relationships/hyperlink" Target="https://github.com/github-linguist/linguist/blob/main/docs/overrides.md" TargetMode="External"/><Relationship Id="rId614" Type="http://schemas.openxmlformats.org/officeDocument/2006/relationships/hyperlink" Target="https://github.com/github-linguist/linguist/blob/main/docs/overrides.md#detectable" TargetMode="External"/><Relationship Id="rId613" Type="http://schemas.openxmlformats.org/officeDocument/2006/relationships/hyperlink" Target="https://github.com/github-linguist/linguist/blob/main/docs/overrides.md#documentation" TargetMode="External"/><Relationship Id="rId607" Type="http://schemas.openxmlformats.org/officeDocument/2006/relationships/hyperlink" Target="https://github.com/github-linguist/linguist/blob/main/docs/overrides.md#generated-code" TargetMode="External"/><Relationship Id="rId610" Type="http://schemas.openxmlformats.org/officeDocument/2006/relationships/hyperlink" Target="https://github.com/github-linguist/linguist/blob/main/docs/overrides.md#using-gitattributes" TargetMode="External"/><Relationship Id="rId612" Type="http://schemas.openxmlformats.org/officeDocument/2006/relationships/hyperlink" Target="https://github.com/github-linguist/linguist/blob/main/docs/overrides.md#vendored-code" TargetMode="External"/><Relationship Id="rId599" Type="http://schemas.openxmlformats.org/officeDocument/2006/relationships/hyperlink" Target="https://github.com/github/gitignore/blob/master/R.gitignore" TargetMode="External"/><Relationship Id="rId710"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1"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09" Type="http://schemas.openxmlformats.org/officeDocument/2006/relationships/hyperlink" Target="https://github.com/marocchino/sticky-pull-request-comment" TargetMode="External"/><Relationship Id="rId821" Type="http://schemas.openxmlformats.org/officeDocument/2006/relationships/hyperlink" Target="https://github.com/mponce0/Visualize.CRAN.Downloads" TargetMode="External"/><Relationship Id="rId99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7"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0" Type="http://schemas.openxmlformats.org/officeDocument/2006/relationships/hyperlink" Target="https://github.com/quarto-dev/quarto-cli/issues/4894" TargetMode="External"/><Relationship Id="rId549"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5"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6"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2" Type="http://schemas.openxmlformats.org/officeDocument/2006/relationships/hyperlink" Target="https://github.com/r-lib/rig" TargetMode="External"/><Relationship Id="rId748" Type="http://schemas.openxmlformats.org/officeDocument/2006/relationships/hyperlink" Target="https://github.com/romkatv/powerlevel10k" TargetMode="External"/><Relationship Id="rId712" Type="http://schemas.openxmlformats.org/officeDocument/2006/relationships/hyperlink" Target="https://github.com/rossjrw/pr-preview-action" TargetMode="External"/><Relationship Id="rId713" Type="http://schemas.openxmlformats.org/officeDocument/2006/relationships/hyperlink" Target="https://github.com/rossjrw/pr-preview-action?tab=readme-ov-file#only-remove-previews-for-unmerged-prs" TargetMode="External"/><Relationship Id="rId567" Type="http://schemas.openxmlformats.org/officeDocument/2006/relationships/hyperlink" Target="https://github.com/settings/copilot/features" TargetMode="External"/><Relationship Id="rId754" Type="http://schemas.openxmlformats.org/officeDocument/2006/relationships/hyperlink" Target="https://github.com/sharkdp/bat" TargetMode="External"/><Relationship Id="rId753" Type="http://schemas.openxmlformats.org/officeDocument/2006/relationships/hyperlink" Target="https://github.com/sharkdp/fd" TargetMode="External"/><Relationship Id="rId944" Type="http://schemas.openxmlformats.org/officeDocument/2006/relationships/hyperlink" Target="https://github.com/skills/introduction-to-github" TargetMode="External"/><Relationship Id="rId711" Type="http://schemas.openxmlformats.org/officeDocument/2006/relationships/hyperlink" Target="https://github.com/thollander/actions-comment-pull-request" TargetMode="External"/><Relationship Id="rId876" Type="http://schemas.openxmlformats.org/officeDocument/2006/relationships/hyperlink" Target="https://github.com/tmux/tmux/wiki" TargetMode="External"/><Relationship Id="rId829" Type="http://schemas.openxmlformats.org/officeDocument/2006/relationships/hyperlink" Target="https://github.com/ucdavisdatalab" TargetMode="External"/><Relationship Id="rId932" Type="http://schemas.openxmlformats.org/officeDocument/2006/relationships/hyperlink" Target="https://github.com/ucdavisdatalab/research-toolkits" TargetMode="External"/><Relationship Id="rId556" Type="http://schemas.openxmlformats.org/officeDocument/2006/relationships/hyperlink" Target="https://github.com/ucdavisdatalab/sandbox_git" TargetMode="External"/><Relationship Id="rId837" Type="http://schemas.openxmlformats.org/officeDocument/2006/relationships/hyperlink" Target="https://github.com/ucdavisdatalab/workshop_how-to-data-documentation" TargetMode="External"/><Relationship Id="rId947" Type="http://schemas.openxmlformats.org/officeDocument/2006/relationships/hyperlink" Target="https://github.com/ucdavisdatalab/workshop_nlp_with_python" TargetMode="External"/><Relationship Id="rId946" Type="http://schemas.openxmlformats.org/officeDocument/2006/relationships/hyperlink" Target="https://github.com/ucdavisdatalab/workshop_python_basics" TargetMode="External"/><Relationship Id="rId93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3" Type="http://schemas.openxmlformats.org/officeDocument/2006/relationships/hyperlink" Target="https://github.com/zsh-users/zsh-autosuggestions" TargetMode="External"/><Relationship Id="rId744" Type="http://schemas.openxmlformats.org/officeDocument/2006/relationships/hyperlink" Target="https://github.com/zsh-users/zsh-syntax-highlighting" TargetMode="External"/><Relationship Id="rId576" Type="http://schemas.openxmlformats.org/officeDocument/2006/relationships/hyperlink" Target="https://gitlab.com/gitlab-org/cli" TargetMode="External"/><Relationship Id="rId581" Type="http://schemas.openxmlformats.org/officeDocument/2006/relationships/hyperlink" Target="https://gitlab.com/gitlab-org/cli#installation" TargetMode="External"/><Relationship Id="rId582"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4" Type="http://schemas.openxmlformats.org/officeDocument/2006/relationships/hyperlink" Target="https://google.github.io/styleguide/shellguide.html" TargetMode="External"/><Relationship Id="rId981" Type="http://schemas.openxmlformats.org/officeDocument/2006/relationships/hyperlink" Target="https://grants.nih.gov" TargetMode="External"/><Relationship Id="rId963" Type="http://schemas.openxmlformats.org/officeDocument/2006/relationships/hyperlink" Target="https://grantwriting.stanford.edu/resources/funding-train/" TargetMode="External"/><Relationship Id="rId1024" Type="http://schemas.openxmlformats.org/officeDocument/2006/relationships/hyperlink" Target="https://happygitwithr.com/" TargetMode="External"/><Relationship Id="rId596" Type="http://schemas.openxmlformats.org/officeDocument/2006/relationships/hyperlink" Target="https://happygitwithr.com/repeated-amend.html" TargetMode="External"/><Relationship Id="rId588"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5"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1" Type="http://schemas.openxmlformats.org/officeDocument/2006/relationships/hyperlink" Target="https://journals.lww.com/epidem/Fulltext/2001/05000/The_Value_of_P.2.aspx" TargetMode="External"/><Relationship Id="rId979" Type="http://schemas.openxmlformats.org/officeDocument/2006/relationships/hyperlink" Target="https://journals.plos.org/ploscompbiol/article?id=10.1371/journal.pcbi.1003833" TargetMode="External"/><Relationship Id="rId1031" Type="http://schemas.openxmlformats.org/officeDocument/2006/relationships/hyperlink" Target="https://journals.plos.org/plosone/s/authorship" TargetMode="External"/><Relationship Id="rId861"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2" Type="http://schemas.openxmlformats.org/officeDocument/2006/relationships/hyperlink" Target="https://link.springer.com/book/10.1007/978-3-030-98175-4" TargetMode="External"/><Relationship Id="rId967"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78" Type="http://schemas.openxmlformats.org/officeDocument/2006/relationships/hyperlink" Target="https://man.openbsd.org/ssh_config" TargetMode="External"/><Relationship Id="rId1080" Type="http://schemas.openxmlformats.org/officeDocument/2006/relationships/hyperlink" Target="https://manpages.debian.org/stable/openssh-client/ssh_config.5.en.html" TargetMode="External"/><Relationship Id="rId1089" Type="http://schemas.openxmlformats.org/officeDocument/2006/relationships/hyperlink" Target="https://mastering-shiny.org/" TargetMode="External"/><Relationship Id="rId978" Type="http://schemas.openxmlformats.org/officeDocument/2006/relationships/hyperlink" Target="https://medialab.github.io/iwanthue/" TargetMode="External"/><Relationship Id="rId924" Type="http://schemas.openxmlformats.org/officeDocument/2006/relationships/hyperlink" Target="https://medialab.github.io/iwanthue/?utm_source=Nature+Briefing&amp;utm_campaign=2c68711076-briefing-dy-20211006&amp;utm_medium=email&amp;utm_term=0_c9dfd39373-2c68711076-44335685" TargetMode="External"/><Relationship Id="rId779"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4"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58" Type="http://schemas.openxmlformats.org/officeDocument/2006/relationships/hyperlink" Target="https://mitcommlab.mit.edu/be/2023/09/27/toward-an-evenbetterposter-improving-the-betterposter-template/" TargetMode="External"/><Relationship Id="rId860" Type="http://schemas.openxmlformats.org/officeDocument/2006/relationships/hyperlink" Target="https://mobaxterm.mobatek.net/" TargetMode="External"/><Relationship Id="rId998" Type="http://schemas.openxmlformats.org/officeDocument/2006/relationships/hyperlink" Target="https://morrison-lab.github.io/psw/" TargetMode="External"/><Relationship Id="rId971" Type="http://schemas.openxmlformats.org/officeDocument/2006/relationships/hyperlink" Target="https://myidp.sciencecareers.org/" TargetMode="External"/><Relationship Id="rId740" Type="http://schemas.openxmlformats.org/officeDocument/2006/relationships/hyperlink" Target="https://ohmyz.sh/" TargetMode="External"/><Relationship Id="rId1053" Type="http://schemas.openxmlformats.org/officeDocument/2006/relationships/hyperlink" Target="https://osf.io/" TargetMode="External"/><Relationship Id="rId40" Type="http://schemas.openxmlformats.org/officeDocument/2006/relationships/hyperlink" Target="https://osf.io/tgbxr/" TargetMode="External"/><Relationship Id="rId632"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1"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7"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2" Type="http://schemas.openxmlformats.org/officeDocument/2006/relationships/hyperlink" Target="https://r-hub.github.io/cranlogs/" TargetMode="External"/><Relationship Id="rId816"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4"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2" Type="http://schemas.openxmlformats.org/officeDocument/2006/relationships/hyperlink" Target="https://r-pkgs.org/release.html" TargetMode="External"/><Relationship Id="rId819" Type="http://schemas.openxmlformats.org/officeDocument/2006/relationships/hyperlink" Target="https://r-pkgs.org/release.html#sec-release-initial" TargetMode="External"/><Relationship Id="rId724"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6"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0"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8"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6"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7"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2"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2"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68" Type="http://schemas.openxmlformats.org/officeDocument/2006/relationships/hyperlink" Target="https://slurm.schedmd.com/salloc.html" TargetMode="External"/><Relationship Id="rId1070" Type="http://schemas.openxmlformats.org/officeDocument/2006/relationships/hyperlink" Target="https://slurm.schedmd.com/sattach.html" TargetMode="External"/><Relationship Id="rId1072" Type="http://schemas.openxmlformats.org/officeDocument/2006/relationships/hyperlink" Target="https://slurm.schedmd.com/sbatch.html" TargetMode="External"/><Relationship Id="rId1074" Type="http://schemas.openxmlformats.org/officeDocument/2006/relationships/hyperlink" Target="https://slurm.schedmd.com/squeue.html" TargetMode="External"/><Relationship Id="rId1076"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59" Type="http://schemas.openxmlformats.org/officeDocument/2006/relationships/hyperlink" Target="https://sourceforge.net/projects/vcxsrv/" TargetMode="External"/><Relationship Id="rId555" Type="http://schemas.openxmlformats.org/officeDocument/2006/relationships/hyperlink" Target="https://sp19.datastructur.es/materials/guides/using-git#b-local-repositories-narrative-introduction" TargetMode="External"/><Relationship Id="rId585"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49"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1"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3"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0" Type="http://schemas.openxmlformats.org/officeDocument/2006/relationships/hyperlink" Target="https://tidyverse.org/blog/2017/12/workflow-vs-script/" TargetMode="External"/><Relationship Id="rId1101" Type="http://schemas.openxmlformats.org/officeDocument/2006/relationships/hyperlink" Target="https://ucd-serg.github.io/lab-manual/appendix-copilot-instructions.html" TargetMode="External"/><Relationship Id="rId1103" Type="http://schemas.openxmlformats.org/officeDocument/2006/relationships/hyperlink" Target="https://ucd-serg.github.io/lab-manual/appendix-copilot-setup-steps.html" TargetMode="External"/><Relationship Id="rId799" Type="http://schemas.openxmlformats.org/officeDocument/2006/relationships/hyperlink" Target="https://ucd-serg.github.io/lab-manual/coding-practices.html#file-headers" TargetMode="External"/><Relationship Id="rId802" Type="http://schemas.openxmlformats.org/officeDocument/2006/relationships/hyperlink" Target="https://ucd-serg.github.io/lab-manual/coding-practices.html#function-documentation" TargetMode="External"/><Relationship Id="rId919" Type="http://schemas.openxmlformats.org/officeDocument/2006/relationships/hyperlink" Target="https://ucd-serg.github.io/lab-manual/coding-style.html" TargetMode="External"/><Relationship Id="rId805" Type="http://schemas.openxmlformats.org/officeDocument/2006/relationships/hyperlink" Target="https://ucd-serg.github.io/lab-manual/unix.html#example-code-for-runfilesavelogs" TargetMode="External"/><Relationship Id="rId933" Type="http://schemas.openxmlformats.org/officeDocument/2006/relationships/hyperlink" Target="https://ucdavisdatalab.github.io/install_guides/" TargetMode="External"/><Relationship Id="rId93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4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2" Type="http://schemas.openxmlformats.org/officeDocument/2006/relationships/hyperlink" Target="https://wiki.archlinux.org/title/Wayland" TargetMode="External"/><Relationship Id="rId873" Type="http://schemas.openxmlformats.org/officeDocument/2006/relationships/hyperlink" Target="https://wiki.x2go.org/" TargetMode="External"/><Relationship Id="rId271" Type="http://schemas.openxmlformats.org/officeDocument/2006/relationships/hyperlink" Target="https://withr.r-lib.org/" TargetMode="External"/><Relationship Id="rId1007"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7" Type="http://schemas.openxmlformats.org/officeDocument/2006/relationships/hyperlink" Target="https://www.chriswrites.com/how-to-change-file-permissions-using-the-terminal/" TargetMode="External"/><Relationship Id="rId1011" Type="http://schemas.openxmlformats.org/officeDocument/2006/relationships/hyperlink" Target="https://www.danieldsjoberg.com/gtsummary/" TargetMode="External"/><Relationship Id="rId92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9" Type="http://schemas.openxmlformats.org/officeDocument/2006/relationships/hyperlink" Target="https://www.git-scm.com/docs/gitignore#_pattern_format" TargetMode="External"/><Relationship Id="rId705" Type="http://schemas.openxmlformats.org/officeDocument/2006/relationships/hyperlink" Target="https://www.githubstatus.com/" TargetMode="External"/><Relationship Id="rId966" Type="http://schemas.openxmlformats.org/officeDocument/2006/relationships/hyperlink" Target="https://www.globalcodeofconduct.org/" TargetMode="External"/><Relationship Id="rId877" Type="http://schemas.openxmlformats.org/officeDocument/2006/relationships/hyperlink" Target="https://www.gnu.org/software/screen/" TargetMode="External"/><Relationship Id="rId775"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6" Type="http://schemas.openxmlformats.org/officeDocument/2006/relationships/hyperlink" Target="https://www.medrxiv.org/" TargetMode="External"/><Relationship Id="rId974" Type="http://schemas.openxmlformats.org/officeDocument/2006/relationships/hyperlink" Target="https://www.nature.com/articles/d41586-021-03603-2" TargetMode="External"/><Relationship Id="rId964"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5" Type="http://schemas.openxmlformats.org/officeDocument/2006/relationships/hyperlink" Target="https://www.rstudio.com/wp-content/uploads/2015/02/data-wrangling-cheatsheet.pdf" TargetMode="External"/><Relationship Id="rId938" Type="http://schemas.openxmlformats.org/officeDocument/2006/relationships/hyperlink" Target="https://www.rstudio.com/wp-content/uploads/2015/02/rmarkdown-cheatsheet.pdf" TargetMode="External"/><Relationship Id="rId936" Type="http://schemas.openxmlformats.org/officeDocument/2006/relationships/hyperlink" Target="https://www.rstudio.com/wp-content/uploads/2015/03/ggplot2-cheatsheet.pdf" TargetMode="External"/><Relationship Id="rId956" Type="http://schemas.openxmlformats.org/officeDocument/2006/relationships/hyperlink" Target="https://www.sciencedirect.com/science/article/pii/S1471491423000928" TargetMode="External"/><Relationship Id="rId770"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2" Type="http://schemas.openxmlformats.org/officeDocument/2006/relationships/hyperlink" Target="https://www.training.nih.gov/career-services/" TargetMode="External"/><Relationship Id="rId858" Type="http://schemas.openxmlformats.org/officeDocument/2006/relationships/hyperlink" Target="https://www.xquartz.org/" TargetMode="External"/><Relationship Id="rId975" Type="http://schemas.openxmlformats.org/officeDocument/2006/relationships/hyperlink" Target="https://www.youtube.com/watch?v=1RwJbhkCA58" TargetMode="External"/><Relationship Id="rId957"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4"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2026-08-17T23:00:40Z</dcterms:created>
  <dcterms:modified xsi:type="dcterms:W3CDTF">2026-08-17T23:00:40Z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2026-08-17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