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2026-10-12</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41"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When referencing a pull request,</w:t>
      </w:r>
      <w:r>
        <w:t xml:space="preserve"> </w:t>
      </w:r>
      <w:r>
        <w:t xml:space="preserve">issue,</w:t>
      </w:r>
      <w:r>
        <w:t xml:space="preserve"> </w:t>
      </w:r>
      <w:r>
        <w:t xml:space="preserve">commit,</w:t>
      </w:r>
      <w:r>
        <w:t xml:space="preserve"> </w:t>
      </w:r>
      <w:r>
        <w:t xml:space="preserve">or file,</w:t>
      </w:r>
      <w:r>
        <w:t xml:space="preserve"> </w:t>
      </w:r>
      <w:r>
        <w:t xml:space="preserve">always include a direct hyperlink to where you want your teammates to look</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When discussing specific code,</w:t>
      </w:r>
      <w:r>
        <w:t xml:space="preserve"> </w:t>
      </w:r>
      <w:r>
        <w:t xml:space="preserve">pull requests,</w:t>
      </w:r>
      <w:r>
        <w:t xml:space="preserve"> </w:t>
      </w:r>
      <w:r>
        <w:t xml:space="preserve">or documents in emails,</w:t>
      </w:r>
      <w:r>
        <w:t xml:space="preserve"> </w:t>
      </w:r>
      <w:r>
        <w:t xml:space="preserve">include direct hyperlinks so recipients do not have to search for the relevant items</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sec-direct-hyperlinks"/>
    <w:p>
      <w:pPr>
        <w:pStyle w:val="Heading2"/>
      </w:pPr>
      <w:r>
        <w:t xml:space="preserve">3.3 Direct Hyperlinks in Internal Correspondence</w:t>
      </w:r>
    </w:p>
    <w:p>
      <w:pPr>
        <w:pStyle w:val="FirstParagraph"/>
      </w:pPr>
      <w:r>
        <w:t xml:space="preserve">In all internal correspondence—including Microsoft Teams messages,</w:t>
      </w:r>
      <w:r>
        <w:t xml:space="preserve"> </w:t>
      </w:r>
      <w:r>
        <w:t xml:space="preserve">emails,</w:t>
      </w:r>
      <w:r>
        <w:t xml:space="preserve"> </w:t>
      </w:r>
      <w:r>
        <w:t xml:space="preserve">GitHub issues,</w:t>
      </w:r>
      <w:r>
        <w:t xml:space="preserve"> </w:t>
      </w:r>
      <w:r>
        <w:t xml:space="preserve">and pull request comments—always provide direct hyperlinks to the exact place you want your audience to look.</w:t>
      </w:r>
    </w:p>
    <w:p>
      <w:pPr>
        <w:pStyle w:val="Compact"/>
        <w:numPr>
          <w:ilvl w:val="0"/>
          <w:numId w:val="1006"/>
        </w:numPr>
      </w:pPr>
      <w:r>
        <w:rPr>
          <w:b/>
          <w:bCs/>
        </w:rPr>
        <w:t xml:space="preserve">Link directly to the target:</w:t>
      </w:r>
      <w:r>
        <w:t xml:space="preserve"> </w:t>
      </w:r>
      <w:r>
        <w:t xml:space="preserve">Provide a direct,</w:t>
      </w:r>
      <w:r>
        <w:t xml:space="preserve"> </w:t>
      </w:r>
      <w:r>
        <w:t xml:space="preserve">clickable URL or markdown link to the specific pull request,</w:t>
      </w:r>
      <w:r>
        <w:t xml:space="preserve"> </w:t>
      </w:r>
      <w:r>
        <w:t xml:space="preserve">issue,</w:t>
      </w:r>
      <w:r>
        <w:t xml:space="preserve"> </w:t>
      </w:r>
      <w:r>
        <w:t xml:space="preserve">commit,</w:t>
      </w:r>
      <w:r>
        <w:t xml:space="preserve"> </w:t>
      </w:r>
      <w:r>
        <w:t xml:space="preserve">branch,</w:t>
      </w:r>
      <w:r>
        <w:t xml:space="preserve"> </w:t>
      </w:r>
      <w:r>
        <w:t xml:space="preserve">file,</w:t>
      </w:r>
      <w:r>
        <w:t xml:space="preserve"> </w:t>
      </w:r>
      <w:r>
        <w:t xml:space="preserve">or line number.</w:t>
      </w:r>
    </w:p>
    <w:p>
      <w:pPr>
        <w:pStyle w:val="Compact"/>
        <w:numPr>
          <w:ilvl w:val="0"/>
          <w:numId w:val="1006"/>
        </w:numPr>
      </w:pPr>
      <w:r>
        <w:rPr>
          <w:b/>
          <w:bCs/>
        </w:rPr>
        <w:t xml:space="preserve">Do not make your audience search:</w:t>
      </w:r>
      <w:r>
        <w:t xml:space="preserve"> </w:t>
      </w:r>
      <w:r>
        <w:t xml:space="preserve">Avoid vague references (such as</w:t>
      </w:r>
      <w:r>
        <w:t xml:space="preserve"> </w:t>
      </w:r>
      <w:r>
        <w:t xml:space="preserve">“I opened a PR”</w:t>
      </w:r>
      <w:r>
        <w:t xml:space="preserve">,</w:t>
      </w:r>
      <w:r>
        <w:t xml:space="preserve"> </w:t>
      </w:r>
      <w:r>
        <w:t xml:space="preserve">“see the latest changes on my branch”</w:t>
      </w:r>
      <w:r>
        <w:t xml:space="preserve">,</w:t>
      </w:r>
      <w:r>
        <w:t xml:space="preserve"> </w:t>
      </w:r>
      <w:r>
        <w:t xml:space="preserve">or</w:t>
      </w:r>
      <w:r>
        <w:t xml:space="preserve"> </w:t>
      </w:r>
      <w:r>
        <w:t xml:space="preserve">“look at the helper script”</w:t>
      </w:r>
      <w:r>
        <w:t xml:space="preserve">)</w:t>
      </w:r>
      <w:r>
        <w:t xml:space="preserve"> </w:t>
      </w:r>
      <w:r>
        <w:t xml:space="preserve">or bare unlinked identifiers (such as</w:t>
      </w:r>
      <w:r>
        <w:t xml:space="preserve"> </w:t>
      </w:r>
      <w:r>
        <w:rPr>
          <w:rStyle w:val="VerbatimChar"/>
        </w:rPr>
        <w:t xml:space="preserve">#123</w:t>
      </w:r>
      <w:r>
        <w:t xml:space="preserve"> </w:t>
      </w:r>
      <w:r>
        <w:t xml:space="preserve">in emails or chat).</w:t>
      </w:r>
      <w:r>
        <w:t xml:space="preserve"> </w:t>
      </w:r>
      <w:r>
        <w:t xml:space="preserve">Your audience should never have to search repositories,</w:t>
      </w:r>
      <w:r>
        <w:t xml:space="preserve"> </w:t>
      </w:r>
      <w:r>
        <w:t xml:space="preserve">branches,</w:t>
      </w:r>
      <w:r>
        <w:t xml:space="preserve"> </w:t>
      </w:r>
      <w:r>
        <w:t xml:space="preserve">or directory trees to find what you are referring to.</w:t>
      </w:r>
    </w:p>
    <w:p>
      <w:pPr>
        <w:pStyle w:val="Compact"/>
        <w:numPr>
          <w:ilvl w:val="0"/>
          <w:numId w:val="1006"/>
        </w:numPr>
      </w:pPr>
      <w:r>
        <w:rPr>
          <w:b/>
          <w:bCs/>
        </w:rPr>
        <w:t xml:space="preserve">Use descriptive markdown links:</w:t>
      </w:r>
      <w:r>
        <w:t xml:space="preserve"> </w:t>
      </w:r>
      <w:r>
        <w:t xml:space="preserve">Format links with descriptive anchor text</w:t>
      </w:r>
      <w:r>
        <w:t xml:space="preserve"> </w:t>
      </w:r>
      <w:r>
        <w:t xml:space="preserve">(for example,</w:t>
      </w:r>
      <w:r>
        <w:t xml:space="preserve"> </w:t>
      </w:r>
      <w:r>
        <w:rPr>
          <w:rStyle w:val="VerbatimChar"/>
        </w:rPr>
        <w:t xml:space="preserve">[PR #123: Add data validation](https://github.com/UCD-SERG/lab-manual/pull/123)</w:t>
      </w:r>
      <w:r>
        <w:t xml:space="preserve"> </w:t>
      </w:r>
      <w:r>
        <w:t xml:space="preserve">or</w:t>
      </w:r>
      <w:r>
        <w:t xml:space="preserve"> </w:t>
      </w:r>
      <w:r>
        <w:rPr>
          <w:rStyle w:val="VerbatimChar"/>
        </w:rPr>
        <w:t xml:space="preserve">[cleaning-script.R lines 45-60](https://github.com/...)</w:t>
      </w:r>
      <w:r>
        <w:t xml:space="preserve">)</w:t>
      </w:r>
      <w:r>
        <w:t xml:space="preserve"> </w:t>
      </w:r>
      <w:r>
        <w:t xml:space="preserve">so collaborators know where the link leads before clicking.</w:t>
      </w:r>
    </w:p>
    <w:p>
      <w:pPr>
        <w:pStyle w:val="Compact"/>
        <w:numPr>
          <w:ilvl w:val="0"/>
          <w:numId w:val="1006"/>
        </w:numPr>
      </w:pPr>
      <w:r>
        <w:rPr>
          <w:b/>
          <w:bCs/>
        </w:rPr>
        <w:t xml:space="preserve">Reduce friction for collaborators:</w:t>
      </w:r>
      <w:r>
        <w:t xml:space="preserve"> </w:t>
      </w:r>
      <w:r>
        <w:t xml:space="preserve">Direct links save everyone time,</w:t>
      </w:r>
      <w:r>
        <w:t xml:space="preserve"> </w:t>
      </w:r>
      <w:r>
        <w:t xml:space="preserve">prevent confusion about which branch or version is being discussed,</w:t>
      </w:r>
      <w:r>
        <w:t xml:space="preserve"> </w:t>
      </w:r>
      <w:r>
        <w:t xml:space="preserve">and allow reviewers to immediately jump into context with a single click.</w:t>
      </w:r>
    </w:p>
    <w:bookmarkEnd w:id="26"/>
    <w:bookmarkStart w:id="27" w:name="X4a383cf8eb2c56fbbf50b63cd8c3605e81ab3f1"/>
    <w:p>
      <w:pPr>
        <w:pStyle w:val="Heading2"/>
      </w:pPr>
      <w:r>
        <w:t xml:space="preserve">3.4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7"/>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7"/>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7"/>
    <w:bookmarkStart w:id="28" w:name="X5ad32562016252e1127594d807344d99655086f"/>
    <w:p>
      <w:pPr>
        <w:pStyle w:val="Heading2"/>
      </w:pPr>
      <w:r>
        <w:t xml:space="preserve">3.5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8"/>
        </w:numPr>
      </w:pPr>
      <w:r>
        <w:rPr>
          <w:b/>
          <w:bCs/>
        </w:rPr>
        <w:t xml:space="preserve">Outlook calendar</w:t>
      </w:r>
      <w:r>
        <w:t xml:space="preserve">: Mark yourself as away on your Outlook calendar for the dates you’ll be unavailable.</w:t>
      </w:r>
    </w:p>
    <w:p>
      <w:pPr>
        <w:pStyle w:val="Compact"/>
        <w:numPr>
          <w:ilvl w:val="0"/>
          <w:numId w:val="1009"/>
        </w:numPr>
      </w:pPr>
      <w:r>
        <w:rPr>
          <w:b/>
          <w:bCs/>
        </w:rPr>
        <w:t xml:space="preserve">Autoresponse</w:t>
      </w:r>
      <w:r>
        <w:t xml:space="preserve">: Set an autoresponse message that indicates when you expect to be back at work.</w:t>
      </w:r>
    </w:p>
    <w:p>
      <w:pPr>
        <w:pStyle w:val="Compact"/>
        <w:numPr>
          <w:ilvl w:val="0"/>
          <w:numId w:val="1010"/>
        </w:numPr>
      </w:pPr>
      <w:r>
        <w:rPr>
          <w:b/>
          <w:bCs/>
        </w:rPr>
        <w:t xml:space="preserve">Teams status</w:t>
      </w:r>
      <w:r>
        <w:t xml:space="preserve">: Update your Teams status to indicate you’re away (e.g.,</w:t>
      </w:r>
      <w:r>
        <w:t xml:space="preserve"> </w:t>
      </w:r>
      <w:r>
        <w:t xml:space="preserve">“On vacation until [date]”</w:t>
      </w:r>
      <w:r>
        <w:t xml:space="preserve">).</w:t>
      </w:r>
    </w:p>
    <w:bookmarkEnd w:id="28"/>
    <w:bookmarkStart w:id="29" w:name="task-management"/>
    <w:p>
      <w:pPr>
        <w:pStyle w:val="Heading2"/>
      </w:pPr>
      <w:r>
        <w:t xml:space="preserve">3.6 Task Management</w:t>
      </w:r>
    </w:p>
    <w:p>
      <w:pPr>
        <w:pStyle w:val="FirstParagraph"/>
      </w:pPr>
      <w:r>
        <w:t xml:space="preserve">We use a combination of tools to track and manage project tasks:</w:t>
      </w:r>
    </w:p>
    <w:p>
      <w:pPr>
        <w:pStyle w:val="Compact"/>
        <w:numPr>
          <w:ilvl w:val="0"/>
          <w:numId w:val="1011"/>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1"/>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1"/>
        </w:numPr>
      </w:pPr>
      <w:r>
        <w:t xml:space="preserve">Generally, strive to complete assigned tasks by the date listed.</w:t>
      </w:r>
    </w:p>
    <w:p>
      <w:pPr>
        <w:pStyle w:val="Compact"/>
        <w:numPr>
          <w:ilvl w:val="0"/>
          <w:numId w:val="1011"/>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1"/>
        </w:numPr>
      </w:pPr>
      <w:r>
        <w:t xml:space="preserve">Update task status as you make progress so the team can stay coordinated.</w:t>
      </w:r>
    </w:p>
    <w:bookmarkEnd w:id="29"/>
    <w:bookmarkStart w:id="30" w:name="shared-documents"/>
    <w:p>
      <w:pPr>
        <w:pStyle w:val="Heading2"/>
      </w:pPr>
      <w:r>
        <w:t xml:space="preserve">3.7 Shared Documents</w:t>
      </w:r>
    </w:p>
    <w:p>
      <w:pPr>
        <w:pStyle w:val="Compact"/>
        <w:numPr>
          <w:ilvl w:val="0"/>
          <w:numId w:val="1012"/>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0"/>
    <w:bookmarkStart w:id="32" w:name="uc-davis-box-and-sharepoint"/>
    <w:p>
      <w:pPr>
        <w:pStyle w:val="Heading2"/>
      </w:pPr>
      <w:r>
        <w:t xml:space="preserve">3.8 UC Davis Box and SharePoint</w:t>
      </w:r>
    </w:p>
    <w:p>
      <w:pPr>
        <w:pStyle w:val="Compact"/>
        <w:numPr>
          <w:ilvl w:val="0"/>
          <w:numId w:val="1013"/>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3"/>
        </w:numPr>
      </w:pPr>
      <w:r>
        <w:t xml:space="preserve">You can access Box via your UC Davis credentials. For more information, visit</w:t>
      </w:r>
      <w:r>
        <w:t xml:space="preserve"> </w:t>
      </w:r>
      <w:hyperlink r:id="rId31">
        <w:r>
          <w:rPr>
            <w:rStyle w:val="Hyperlink"/>
          </w:rPr>
          <w:t xml:space="preserve">UC Davis Box Support</w:t>
        </w:r>
      </w:hyperlink>
      <w:r>
        <w:t xml:space="preserve">.</w:t>
      </w:r>
    </w:p>
    <w:p>
      <w:pPr>
        <w:pStyle w:val="Compact"/>
        <w:numPr>
          <w:ilvl w:val="0"/>
          <w:numId w:val="1013"/>
        </w:numPr>
      </w:pPr>
      <w:r>
        <w:t xml:space="preserve">SharePoint is also used for collaborative document storage and team file sharing. Access SharePoint through your UC Davis Microsoft 365 account.</w:t>
      </w:r>
    </w:p>
    <w:bookmarkEnd w:id="32"/>
    <w:bookmarkStart w:id="37" w:name="meetings"/>
    <w:p>
      <w:pPr>
        <w:pStyle w:val="Heading2"/>
      </w:pPr>
      <w:r>
        <w:t xml:space="preserve">3.9 Meetings</w:t>
      </w:r>
    </w:p>
    <w:p>
      <w:pPr>
        <w:pStyle w:val="Compact"/>
        <w:numPr>
          <w:ilvl w:val="0"/>
          <w:numId w:val="1014"/>
        </w:numPr>
      </w:pPr>
      <w:r>
        <w:t xml:space="preserve">Our meetings start on the hour.</w:t>
      </w:r>
    </w:p>
    <w:p>
      <w:pPr>
        <w:pStyle w:val="Compact"/>
        <w:numPr>
          <w:ilvl w:val="0"/>
          <w:numId w:val="1014"/>
        </w:numPr>
      </w:pPr>
      <w:r>
        <w:t xml:space="preserve">If you are going to be late, please send a message in our Teams channel.</w:t>
      </w:r>
    </w:p>
    <w:p>
      <w:pPr>
        <w:pStyle w:val="Compact"/>
        <w:numPr>
          <w:ilvl w:val="0"/>
          <w:numId w:val="1014"/>
        </w:numPr>
      </w:pPr>
      <w:r>
        <w:t xml:space="preserve">If you are regularly not able to come on the hour, notify the team and we might choose to modify the agenda order or the start time.</w:t>
      </w:r>
    </w:p>
    <w:bookmarkStart w:id="36" w:name="sec-meeting-agendas"/>
    <w:p>
      <w:pPr>
        <w:pStyle w:val="Heading3"/>
      </w:pPr>
      <w:r>
        <w:t xml:space="preserve">3.9.1 Developing Meeting Agendas</w:t>
      </w:r>
    </w:p>
    <w:p>
      <w:pPr>
        <w:pStyle w:val="FirstParagraph"/>
      </w:pPr>
      <w:r>
        <w:t xml:space="preserve">An effective meeting agenda ensures that collaborative time is productive,</w:t>
      </w:r>
      <w:r>
        <w:t xml:space="preserve"> </w:t>
      </w:r>
      <w:r>
        <w:t xml:space="preserve">focused, and respectful of everyone’s schedule.</w:t>
      </w:r>
      <w:r>
        <w:t xml:space="preserve"> </w:t>
      </w:r>
      <w:r>
        <w:t xml:space="preserve">Whether organizing a weekly lab meeting,</w:t>
      </w:r>
      <w:r>
        <w:t xml:space="preserve"> </w:t>
      </w:r>
      <w:r>
        <w:t xml:space="preserve">a project synchronization check-in,</w:t>
      </w:r>
      <w:r>
        <w:t xml:space="preserve"> </w:t>
      </w:r>
      <w:r>
        <w:t xml:space="preserve">or a one-on-one advising session,</w:t>
      </w:r>
      <w:r>
        <w:t xml:space="preserve"> </w:t>
      </w:r>
      <w:r>
        <w:t xml:space="preserve">follow these guidelines when preparing agendas.</w:t>
      </w:r>
    </w:p>
    <w:bookmarkStart w:id="33" w:name="why-agendas-are-important"/>
    <w:p>
      <w:pPr>
        <w:pStyle w:val="Heading4"/>
      </w:pPr>
      <w:r>
        <w:t xml:space="preserve">3.9.1.1 Why agendas are important</w:t>
      </w:r>
    </w:p>
    <w:p>
      <w:pPr>
        <w:pStyle w:val="Compact"/>
        <w:numPr>
          <w:ilvl w:val="0"/>
          <w:numId w:val="1015"/>
        </w:numPr>
      </w:pPr>
      <w:r>
        <w:rPr>
          <w:b/>
          <w:bCs/>
        </w:rPr>
        <w:t xml:space="preserve">Clear purpose and focus</w:t>
      </w:r>
      <w:r>
        <w:t xml:space="preserve">:</w:t>
      </w:r>
      <w:r>
        <w:t xml:space="preserve"> </w:t>
      </w:r>
      <w:r>
        <w:t xml:space="preserve">Meetings without an agenda easily drift into unstructured conversation or unfocused status updates.</w:t>
      </w:r>
      <w:r>
        <w:t xml:space="preserve"> </w:t>
      </w:r>
      <w:r>
        <w:t xml:space="preserve">A written agenda clarifies the meeting’s objective before bringing people together.</w:t>
      </w:r>
    </w:p>
    <w:p>
      <w:pPr>
        <w:pStyle w:val="Compact"/>
        <w:numPr>
          <w:ilvl w:val="0"/>
          <w:numId w:val="1015"/>
        </w:numPr>
      </w:pPr>
      <w:r>
        <w:rPr>
          <w:b/>
          <w:bCs/>
        </w:rPr>
        <w:t xml:space="preserve">Preparation and respect for time</w:t>
      </w:r>
      <w:r>
        <w:t xml:space="preserve">:</w:t>
      </w:r>
      <w:r>
        <w:t xml:space="preserve"> </w:t>
      </w:r>
      <w:r>
        <w:t xml:space="preserve">Circulating an agenda in advance allows participants to review relevant materials,</w:t>
      </w:r>
      <w:r>
        <w:t xml:space="preserve"> </w:t>
      </w:r>
      <w:r>
        <w:t xml:space="preserve">gather required data,</w:t>
      </w:r>
      <w:r>
        <w:t xml:space="preserve"> </w:t>
      </w:r>
      <w:r>
        <w:t xml:space="preserve">and arrive ready to contribute substantive insights.</w:t>
      </w:r>
    </w:p>
    <w:p>
      <w:pPr>
        <w:pStyle w:val="Compact"/>
        <w:numPr>
          <w:ilvl w:val="0"/>
          <w:numId w:val="1015"/>
        </w:numPr>
      </w:pPr>
      <w:r>
        <w:rPr>
          <w:b/>
          <w:bCs/>
        </w:rPr>
        <w:t xml:space="preserve">Accountability and action items</w:t>
      </w:r>
      <w:r>
        <w:t xml:space="preserve">:</w:t>
      </w:r>
      <w:r>
        <w:t xml:space="preserve"> </w:t>
      </w:r>
      <w:r>
        <w:t xml:space="preserve">A structured agenda provides a natural framework for tracking decisions,</w:t>
      </w:r>
      <w:r>
        <w:t xml:space="preserve"> </w:t>
      </w:r>
      <w:r>
        <w:t xml:space="preserve">assigning clear ownership for action items,</w:t>
      </w:r>
      <w:r>
        <w:t xml:space="preserve"> </w:t>
      </w:r>
      <w:r>
        <w:t xml:space="preserve">and reviewing progress at subsequent meetings.</w:t>
      </w:r>
    </w:p>
    <w:bookmarkEnd w:id="33"/>
    <w:bookmarkStart w:id="34" w:name="core-content-inform-discuss-ask"/>
    <w:p>
      <w:pPr>
        <w:pStyle w:val="Heading4"/>
      </w:pPr>
      <w:r>
        <w:t xml:space="preserve">3.9.1.2 Core content: Inform, Discuss, Ask</w:t>
      </w:r>
    </w:p>
    <w:p>
      <w:pPr>
        <w:pStyle w:val="FirstParagraph"/>
      </w:pPr>
      <w:r>
        <w:t xml:space="preserve">Organize your agenda items using three distinct functional categories:</w:t>
      </w:r>
    </w:p>
    <w:p>
      <w:pPr>
        <w:pStyle w:val="Compact"/>
        <w:numPr>
          <w:ilvl w:val="0"/>
          <w:numId w:val="1016"/>
        </w:numPr>
      </w:pPr>
      <w:r>
        <w:rPr>
          <w:b/>
          <w:bCs/>
        </w:rPr>
        <w:t xml:space="preserve">Inform</w:t>
      </w:r>
      <w:r>
        <w:t xml:space="preserve">:</w:t>
      </w:r>
      <w:r>
        <w:t xml:space="preserve"> </w:t>
      </w:r>
      <w:r>
        <w:t xml:space="preserve">Brief announcements, status summaries, or project milestone updates.</w:t>
      </w:r>
      <w:r>
        <w:t xml:space="preserve"> </w:t>
      </w:r>
      <w:r>
        <w:t xml:space="preserve">These items share essential context that requires little to no debate.</w:t>
      </w:r>
      <w:r>
        <w:t xml:space="preserve"> </w:t>
      </w:r>
      <w:r>
        <w:t xml:space="preserve">Whenever possible,</w:t>
      </w:r>
      <w:r>
        <w:t xml:space="preserve"> </w:t>
      </w:r>
      <w:r>
        <w:t xml:space="preserve">share background details asynchronously before the meeting so live time can focus on deeper discussion.</w:t>
      </w:r>
    </w:p>
    <w:p>
      <w:pPr>
        <w:pStyle w:val="Compact"/>
        <w:numPr>
          <w:ilvl w:val="0"/>
          <w:numId w:val="1016"/>
        </w:numPr>
      </w:pPr>
      <w:r>
        <w:rPr>
          <w:b/>
          <w:bCs/>
        </w:rPr>
        <w:t xml:space="preserve">Discuss</w:t>
      </w:r>
      <w:r>
        <w:t xml:space="preserve">:</w:t>
      </w:r>
      <w:r>
        <w:t xml:space="preserve"> </w:t>
      </w:r>
      <w:r>
        <w:t xml:space="preserve">Topics requiring collaborative problem-solving,</w:t>
      </w:r>
      <w:r>
        <w:t xml:space="preserve"> </w:t>
      </w:r>
      <w:r>
        <w:t xml:space="preserve">methodological debate,</w:t>
      </w:r>
      <w:r>
        <w:t xml:space="preserve"> </w:t>
      </w:r>
      <w:r>
        <w:t xml:space="preserve">troubleshooting,</w:t>
      </w:r>
      <w:r>
        <w:t xml:space="preserve"> </w:t>
      </w:r>
      <w:r>
        <w:t xml:space="preserve">or synthesis of differing viewpoints.</w:t>
      </w:r>
      <w:r>
        <w:t xml:space="preserve"> </w:t>
      </w:r>
      <w:r>
        <w:t xml:space="preserve">These items benefit most from synchronous conversation.</w:t>
      </w:r>
    </w:p>
    <w:p>
      <w:pPr>
        <w:pStyle w:val="Compact"/>
        <w:numPr>
          <w:ilvl w:val="0"/>
          <w:numId w:val="1016"/>
        </w:numPr>
      </w:pPr>
      <w:r>
        <w:rPr>
          <w:b/>
          <w:bCs/>
        </w:rPr>
        <w:t xml:space="preserve">Ask</w:t>
      </w:r>
      <w:r>
        <w:t xml:space="preserve">:</w:t>
      </w:r>
      <w:r>
        <w:t xml:space="preserve"> </w:t>
      </w:r>
      <w:r>
        <w:t xml:space="preserve">Specific requests for decisions,</w:t>
      </w:r>
      <w:r>
        <w:t xml:space="preserve"> </w:t>
      </w:r>
      <w:r>
        <w:t xml:space="preserve">approvals,</w:t>
      </w:r>
      <w:r>
        <w:t xml:space="preserve"> </w:t>
      </w:r>
      <w:r>
        <w:t xml:space="preserve">feedback,</w:t>
      </w:r>
      <w:r>
        <w:t xml:space="preserve"> </w:t>
      </w:r>
      <w:r>
        <w:t xml:space="preserve">or resources from advisors, PIs, or team members.</w:t>
      </w:r>
      <w:r>
        <w:t xml:space="preserve"> </w:t>
      </w:r>
      <w:r>
        <w:t xml:space="preserve">Clearly framing what you need (for example,</w:t>
      </w:r>
      <w:r>
        <w:t xml:space="preserve"> </w:t>
      </w:r>
      <w:r>
        <w:t xml:space="preserve">“Decision on primary analysis model”</w:t>
      </w:r>
      <w:r>
        <w:t xml:space="preserve"> </w:t>
      </w:r>
      <w:r>
        <w:t xml:space="preserve">or</w:t>
      </w:r>
      <w:r>
        <w:t xml:space="preserve"> </w:t>
      </w:r>
      <w:r>
        <w:t xml:space="preserve">“Approval to submit abstract”</w:t>
      </w:r>
      <w:r>
        <w:t xml:space="preserve">)</w:t>
      </w:r>
      <w:r>
        <w:t xml:space="preserve"> </w:t>
      </w:r>
      <w:r>
        <w:t xml:space="preserve">helps attendees provide decisive guidance.</w:t>
      </w:r>
    </w:p>
    <w:bookmarkEnd w:id="34"/>
    <w:bookmarkStart w:id="35" w:name="formatting-and-style-guidelines"/>
    <w:p>
      <w:pPr>
        <w:pStyle w:val="Heading4"/>
      </w:pPr>
      <w:r>
        <w:t xml:space="preserve">3.9.1.3 Formatting and style guidelines</w:t>
      </w:r>
    </w:p>
    <w:p>
      <w:pPr>
        <w:pStyle w:val="Compact"/>
        <w:numPr>
          <w:ilvl w:val="0"/>
          <w:numId w:val="1017"/>
        </w:numPr>
      </w:pPr>
      <w:r>
        <w:rPr>
          <w:b/>
          <w:bCs/>
        </w:rPr>
        <w:t xml:space="preserve">Use clear category tags</w:t>
      </w:r>
      <w:r>
        <w:t xml:space="preserve">:</w:t>
      </w:r>
      <w:r>
        <w:t xml:space="preserve"> </w:t>
      </w:r>
      <w:r>
        <w:t xml:space="preserve">Prefix each bullet point with its category tag</w:t>
      </w:r>
      <w:r>
        <w:t xml:space="preserve"> </w:t>
      </w:r>
      <w:r>
        <w:t xml:space="preserve">(such as</w:t>
      </w:r>
      <w:r>
        <w:t xml:space="preserve"> </w:t>
      </w:r>
      <w:r>
        <w:rPr>
          <w:rStyle w:val="VerbatimChar"/>
        </w:rPr>
        <w:t xml:space="preserve">[Inform]</w:t>
      </w:r>
      <w:r>
        <w:t xml:space="preserve">,</w:t>
      </w:r>
      <w:r>
        <w:t xml:space="preserve"> </w:t>
      </w:r>
      <w:r>
        <w:rPr>
          <w:rStyle w:val="VerbatimChar"/>
        </w:rPr>
        <w:t xml:space="preserve">[Discuss]</w:t>
      </w:r>
      <w:r>
        <w:t xml:space="preserve">, or</w:t>
      </w:r>
      <w:r>
        <w:t xml:space="preserve"> </w:t>
      </w:r>
      <w:r>
        <w:rPr>
          <w:rStyle w:val="VerbatimChar"/>
        </w:rPr>
        <w:t xml:space="preserve">[Ask]</w:t>
      </w:r>
      <w:r>
        <w:t xml:space="preserve">)</w:t>
      </w:r>
      <w:r>
        <w:t xml:space="preserve"> </w:t>
      </w:r>
      <w:r>
        <w:t xml:space="preserve">so participants immediately understand their expected role for each topic.</w:t>
      </w:r>
    </w:p>
    <w:p>
      <w:pPr>
        <w:pStyle w:val="Compact"/>
        <w:numPr>
          <w:ilvl w:val="0"/>
          <w:numId w:val="1017"/>
        </w:numPr>
      </w:pPr>
      <w:r>
        <w:rPr>
          <w:b/>
          <w:bCs/>
        </w:rPr>
        <w:t xml:space="preserve">Include direct links</w:t>
      </w:r>
      <w:r>
        <w:t xml:space="preserve">:</w:t>
      </w:r>
      <w:r>
        <w:t xml:space="preserve"> </w:t>
      </w:r>
      <w:r>
        <w:t xml:space="preserve">Always include direct hyperlinks to relevant draft manuscripts,</w:t>
      </w:r>
      <w:r>
        <w:t xml:space="preserve"> </w:t>
      </w:r>
      <w:r>
        <w:t xml:space="preserve">code repositories,</w:t>
      </w:r>
      <w:r>
        <w:t xml:space="preserve"> </w:t>
      </w:r>
      <w:r>
        <w:t xml:space="preserve">pull requests,</w:t>
      </w:r>
      <w:r>
        <w:t xml:space="preserve"> </w:t>
      </w:r>
      <w:r>
        <w:t xml:space="preserve">or data summaries rather than requiring attendees to search for materials.</w:t>
      </w:r>
    </w:p>
    <w:p>
      <w:pPr>
        <w:pStyle w:val="Compact"/>
        <w:numPr>
          <w:ilvl w:val="0"/>
          <w:numId w:val="1017"/>
        </w:numPr>
      </w:pPr>
      <w:r>
        <w:rPr>
          <w:b/>
          <w:bCs/>
        </w:rPr>
        <w:t xml:space="preserve">Allocate time estimates</w:t>
      </w:r>
      <w:r>
        <w:t xml:space="preserve">:</w:t>
      </w:r>
      <w:r>
        <w:t xml:space="preserve"> </w:t>
      </w:r>
      <w:r>
        <w:t xml:space="preserve">Assign estimated time allocations to each major agenda topic</w:t>
      </w:r>
      <w:r>
        <w:t xml:space="preserve"> </w:t>
      </w:r>
      <w:r>
        <w:t xml:space="preserve">(for example,</w:t>
      </w:r>
      <w:r>
        <w:t xml:space="preserve"> </w:t>
      </w:r>
      <w:r>
        <w:rPr>
          <w:rStyle w:val="VerbatimChar"/>
        </w:rPr>
        <w:t xml:space="preserve">[Discuss] Simulation study edge cases (15 min)</w:t>
      </w:r>
      <w:r>
        <w:t xml:space="preserve">).</w:t>
      </w:r>
      <w:r>
        <w:t xml:space="preserve"> </w:t>
      </w:r>
      <w:r>
        <w:t xml:space="preserve">This prevents early topics from crowding out crucial decisions scheduled at the end.</w:t>
      </w:r>
    </w:p>
    <w:p>
      <w:pPr>
        <w:pStyle w:val="Compact"/>
        <w:numPr>
          <w:ilvl w:val="0"/>
          <w:numId w:val="1017"/>
        </w:numPr>
      </w:pPr>
      <w:r>
        <w:rPr>
          <w:b/>
          <w:bCs/>
        </w:rPr>
        <w:t xml:space="preserve">Distribute in advance</w:t>
      </w:r>
      <w:r>
        <w:t xml:space="preserve">:</w:t>
      </w:r>
      <w:r>
        <w:t xml:space="preserve"> </w:t>
      </w:r>
      <w:r>
        <w:t xml:space="preserve">Share the agenda in the calendar invitation,</w:t>
      </w:r>
      <w:r>
        <w:t xml:space="preserve"> </w:t>
      </w:r>
      <w:r>
        <w:t xml:space="preserve">by email,</w:t>
      </w:r>
      <w:r>
        <w:t xml:space="preserve"> </w:t>
      </w:r>
      <w:r>
        <w:t xml:space="preserve">or in the relevant Microsoft Teams channel at least 24 hours before the meeting.</w:t>
      </w:r>
    </w:p>
    <w:p>
      <w:pPr>
        <w:pStyle w:val="Compact"/>
        <w:numPr>
          <w:ilvl w:val="0"/>
          <w:numId w:val="1017"/>
        </w:numPr>
      </w:pPr>
      <w:r>
        <w:rPr>
          <w:b/>
          <w:bCs/>
        </w:rPr>
        <w:t xml:space="preserve">Record action items</w:t>
      </w:r>
      <w:r>
        <w:t xml:space="preserve">:</w:t>
      </w:r>
      <w:r>
        <w:t xml:space="preserve"> </w:t>
      </w:r>
      <w:r>
        <w:t xml:space="preserve">Conclude every meeting by summarizing agreed-upon next steps,</w:t>
      </w:r>
      <w:r>
        <w:t xml:space="preserve"> </w:t>
      </w:r>
      <w:r>
        <w:t xml:space="preserve">assigned owners,</w:t>
      </w:r>
      <w:r>
        <w:t xml:space="preserve"> </w:t>
      </w:r>
      <w:r>
        <w:t xml:space="preserve">and target completion dates.</w:t>
      </w:r>
    </w:p>
    <w:bookmarkEnd w:id="35"/>
    <w:bookmarkEnd w:id="36"/>
    <w:bookmarkEnd w:id="37"/>
    <w:bookmarkStart w:id="38" w:name="conference-room-booking"/>
    <w:p>
      <w:pPr>
        <w:pStyle w:val="Heading2"/>
      </w:pPr>
      <w:r>
        <w:t xml:space="preserve">3.10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8"/>
        </w:numPr>
      </w:pPr>
      <w:r>
        <w:t xml:space="preserve">Create a new event in Outlook Calendar</w:t>
      </w:r>
    </w:p>
    <w:p>
      <w:pPr>
        <w:pStyle w:val="Compact"/>
        <w:numPr>
          <w:ilvl w:val="0"/>
          <w:numId w:val="1018"/>
        </w:numPr>
      </w:pPr>
      <w:r>
        <w:t xml:space="preserve">Add the conference room as an attendee by typing</w:t>
      </w:r>
      <w:r>
        <w:t xml:space="preserve"> </w:t>
      </w:r>
      <w:r>
        <w:t xml:space="preserve">“ms1c”</w:t>
      </w:r>
    </w:p>
    <w:p>
      <w:pPr>
        <w:pStyle w:val="Compact"/>
        <w:numPr>
          <w:ilvl w:val="0"/>
          <w:numId w:val="1018"/>
        </w:numPr>
      </w:pPr>
      <w:r>
        <w:t xml:space="preserve">Select</w:t>
      </w:r>
      <w:r>
        <w:t xml:space="preserve"> </w:t>
      </w:r>
      <w:r>
        <w:t xml:space="preserve">“MS1C Conference Room”</w:t>
      </w:r>
      <w:r>
        <w:t xml:space="preserve"> </w:t>
      </w:r>
      <w:r>
        <w:t xml:space="preserve">from the results</w:t>
      </w:r>
    </w:p>
    <w:p>
      <w:pPr>
        <w:pStyle w:val="Compact"/>
        <w:numPr>
          <w:ilvl w:val="0"/>
          <w:numId w:val="1018"/>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9"/>
        </w:numPr>
      </w:pPr>
      <w:r>
        <w:t xml:space="preserve">In Outlook Calendar, click</w:t>
      </w:r>
      <w:r>
        <w:t xml:space="preserve"> </w:t>
      </w:r>
      <w:r>
        <w:t xml:space="preserve">“Add Calendar”</w:t>
      </w:r>
    </w:p>
    <w:p>
      <w:pPr>
        <w:pStyle w:val="Compact"/>
        <w:numPr>
          <w:ilvl w:val="0"/>
          <w:numId w:val="1019"/>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9"/>
        </w:numPr>
      </w:pPr>
      <w:r>
        <w:t xml:space="preserve">Search for</w:t>
      </w:r>
      <w:r>
        <w:t xml:space="preserve"> </w:t>
      </w:r>
      <w:r>
        <w:t xml:space="preserve">“ms1c”</w:t>
      </w:r>
    </w:p>
    <w:p>
      <w:pPr>
        <w:pStyle w:val="Compact"/>
        <w:numPr>
          <w:ilvl w:val="0"/>
          <w:numId w:val="1019"/>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8"/>
    <w:bookmarkStart w:id="40" w:name="code-review"/>
    <w:p>
      <w:pPr>
        <w:pStyle w:val="Heading2"/>
      </w:pPr>
      <w:r>
        <w:t xml:space="preserve">3.11 Code Review</w:t>
      </w:r>
    </w:p>
    <w:p>
      <w:pPr>
        <w:pStyle w:val="FirstParagraph"/>
      </w:pPr>
      <w:r>
        <w:t xml:space="preserve">Code review guidance has moved to its own chapter:</w:t>
      </w:r>
      <w:r>
        <w:t xml:space="preserve"> </w:t>
      </w:r>
      <w:r>
        <w:t xml:space="preserve">see</w:t>
      </w:r>
      <w:r>
        <w:t xml:space="preserve"> </w:t>
      </w:r>
      <w:hyperlink r:id="rId39">
        <w:r>
          <w:rPr>
            <w:rStyle w:val="Hyperlink"/>
          </w:rPr>
          <w:t xml:space="preserve">Collaborative Software Development</w:t>
        </w:r>
      </w:hyperlink>
      <w:r>
        <w:t xml:space="preserve">.</w:t>
      </w:r>
    </w:p>
    <w:p>
      <w:r>
        <w:br w:type="page"/>
      </w:r>
    </w:p>
    <w:bookmarkEnd w:id="40"/>
    <w:bookmarkEnd w:id="41"/>
    <w:bookmarkStart w:id="61"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20"/>
        </w:numPr>
      </w:pPr>
      <w:r>
        <w:t xml:space="preserve">Design studies with appropriate methodology and adherence to best practices in epidemiology and biostatistics</w:t>
      </w:r>
    </w:p>
    <w:p>
      <w:pPr>
        <w:pStyle w:val="Compact"/>
        <w:numPr>
          <w:ilvl w:val="0"/>
          <w:numId w:val="1020"/>
        </w:numPr>
      </w:pPr>
      <w:r>
        <w:t xml:space="preserve">Register study protocols</w:t>
      </w:r>
    </w:p>
    <w:p>
      <w:pPr>
        <w:pStyle w:val="Compact"/>
        <w:numPr>
          <w:ilvl w:val="0"/>
          <w:numId w:val="1020"/>
        </w:numPr>
      </w:pPr>
      <w:r>
        <w:t xml:space="preserve">Write and register pre-analysis plans</w:t>
      </w:r>
    </w:p>
    <w:p>
      <w:pPr>
        <w:pStyle w:val="Compact"/>
        <w:numPr>
          <w:ilvl w:val="0"/>
          <w:numId w:val="1020"/>
        </w:numPr>
      </w:pPr>
      <w:r>
        <w:t xml:space="preserve">Create reproducible workflows</w:t>
      </w:r>
    </w:p>
    <w:p>
      <w:pPr>
        <w:pStyle w:val="Compact"/>
        <w:numPr>
          <w:ilvl w:val="0"/>
          <w:numId w:val="1020"/>
        </w:numPr>
      </w:pPr>
      <w:r>
        <w:t xml:space="preserve">Process and analyze data with internal replication and masking</w:t>
      </w:r>
    </w:p>
    <w:p>
      <w:pPr>
        <w:pStyle w:val="Compact"/>
        <w:numPr>
          <w:ilvl w:val="0"/>
          <w:numId w:val="1020"/>
        </w:numPr>
      </w:pPr>
      <w:r>
        <w:t xml:space="preserve">Use reporting checklists with manuscripts</w:t>
      </w:r>
    </w:p>
    <w:p>
      <w:pPr>
        <w:pStyle w:val="Compact"/>
        <w:numPr>
          <w:ilvl w:val="0"/>
          <w:numId w:val="1020"/>
        </w:numPr>
      </w:pPr>
      <w:r>
        <w:t xml:space="preserve">Publish preprints</w:t>
      </w:r>
    </w:p>
    <w:p>
      <w:pPr>
        <w:pStyle w:val="Compact"/>
        <w:numPr>
          <w:ilvl w:val="0"/>
          <w:numId w:val="1020"/>
        </w:numPr>
      </w:pPr>
      <w:r>
        <w:t xml:space="preserve">Publish data (when possible) and replication scripts</w:t>
      </w:r>
    </w:p>
    <w:bookmarkStart w:id="42"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21"/>
        </w:numPr>
      </w:pPr>
      <w:r>
        <w:t xml:space="preserve">Nuzzo R. How scientists fool themselves – and how they can stop</w:t>
      </w:r>
      <w:r>
        <w:t xml:space="preserve"> </w:t>
      </w:r>
      <w:r>
        <w:t xml:space="preserve">(Nuzzo 2015)</w:t>
      </w:r>
    </w:p>
    <w:p>
      <w:pPr>
        <w:numPr>
          <w:ilvl w:val="0"/>
          <w:numId w:val="1021"/>
        </w:numPr>
      </w:pPr>
      <w:r>
        <w:t xml:space="preserve">Stoddart C. Is there a reproducibility crisis in science?</w:t>
      </w:r>
      <w:r>
        <w:t xml:space="preserve"> </w:t>
      </w:r>
      <w:r>
        <w:t xml:space="preserve">(Stoddart 2019)</w:t>
      </w:r>
    </w:p>
    <w:p>
      <w:pPr>
        <w:numPr>
          <w:ilvl w:val="0"/>
          <w:numId w:val="1021"/>
        </w:numPr>
      </w:pPr>
      <w:r>
        <w:t xml:space="preserve">Munafò MR, et al. A manifesto for reproducible science</w:t>
      </w:r>
      <w:r>
        <w:t xml:space="preserve"> </w:t>
      </w:r>
      <w:r>
        <w:t xml:space="preserve">(Munafò et al. 2017)</w:t>
      </w:r>
    </w:p>
    <w:bookmarkEnd w:id="42"/>
    <w:bookmarkStart w:id="43"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3"/>
    <w:bookmarkStart w:id="45" w:name="register-study-protocols"/>
    <w:p>
      <w:pPr>
        <w:pStyle w:val="Heading2"/>
      </w:pPr>
      <w:r>
        <w:t xml:space="preserve">4.3 Register study protocols</w:t>
      </w:r>
    </w:p>
    <w:p>
      <w:pPr>
        <w:pStyle w:val="FirstParagraph"/>
      </w:pPr>
      <w:r>
        <w:t xml:space="preserve">We register all randomized trials on</w:t>
      </w:r>
      <w:r>
        <w:t xml:space="preserve"> </w:t>
      </w:r>
      <w:hyperlink r:id="rId44">
        <w:r>
          <w:rPr>
            <w:rStyle w:val="Hyperlink"/>
          </w:rPr>
          <w:t xml:space="preserve">clinicaltrials.gov</w:t>
        </w:r>
      </w:hyperlink>
      <w:r>
        <w:t xml:space="preserve">, and in some cases register observational studies as well.</w:t>
      </w:r>
    </w:p>
    <w:bookmarkEnd w:id="45"/>
    <w:bookmarkStart w:id="47"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6">
        <w:r>
          <w:rPr>
            <w:rStyle w:val="Hyperlink"/>
          </w:rPr>
          <w:t xml:space="preserve">https://osf.io/tgbxr/</w:t>
        </w:r>
      </w:hyperlink>
      <w:r>
        <w:t xml:space="preserve">. Generally, these include:</w:t>
      </w:r>
    </w:p>
    <w:p>
      <w:pPr>
        <w:pStyle w:val="Compact"/>
        <w:numPr>
          <w:ilvl w:val="0"/>
          <w:numId w:val="1022"/>
        </w:numPr>
      </w:pPr>
      <w:r>
        <w:t xml:space="preserve">Brief background on the study (a condensed version of the introduction section of the paper)</w:t>
      </w:r>
    </w:p>
    <w:p>
      <w:pPr>
        <w:pStyle w:val="Compact"/>
        <w:numPr>
          <w:ilvl w:val="0"/>
          <w:numId w:val="1022"/>
        </w:numPr>
      </w:pPr>
      <w:r>
        <w:t xml:space="preserve">Hypotheses / objectives</w:t>
      </w:r>
    </w:p>
    <w:p>
      <w:pPr>
        <w:pStyle w:val="Compact"/>
        <w:numPr>
          <w:ilvl w:val="0"/>
          <w:numId w:val="1022"/>
        </w:numPr>
      </w:pPr>
      <w:r>
        <w:t xml:space="preserve">Study design</w:t>
      </w:r>
    </w:p>
    <w:p>
      <w:pPr>
        <w:pStyle w:val="Compact"/>
        <w:numPr>
          <w:ilvl w:val="0"/>
          <w:numId w:val="1022"/>
        </w:numPr>
      </w:pPr>
      <w:r>
        <w:t xml:space="preserve">Description of data</w:t>
      </w:r>
    </w:p>
    <w:p>
      <w:pPr>
        <w:pStyle w:val="Compact"/>
        <w:numPr>
          <w:ilvl w:val="0"/>
          <w:numId w:val="1022"/>
        </w:numPr>
      </w:pPr>
      <w:r>
        <w:t xml:space="preserve">Definition of outcomes</w:t>
      </w:r>
    </w:p>
    <w:p>
      <w:pPr>
        <w:pStyle w:val="Compact"/>
        <w:numPr>
          <w:ilvl w:val="0"/>
          <w:numId w:val="1022"/>
        </w:numPr>
      </w:pPr>
      <w:r>
        <w:t xml:space="preserve">Definition of interventions / exposures</w:t>
      </w:r>
    </w:p>
    <w:p>
      <w:pPr>
        <w:pStyle w:val="Compact"/>
        <w:numPr>
          <w:ilvl w:val="0"/>
          <w:numId w:val="1022"/>
        </w:numPr>
      </w:pPr>
      <w:r>
        <w:t xml:space="preserve">Definition of covariates</w:t>
      </w:r>
    </w:p>
    <w:p>
      <w:pPr>
        <w:pStyle w:val="Compact"/>
        <w:numPr>
          <w:ilvl w:val="0"/>
          <w:numId w:val="1022"/>
        </w:numPr>
      </w:pPr>
      <w:r>
        <w:t xml:space="preserve">Statistical power calculation</w:t>
      </w:r>
    </w:p>
    <w:p>
      <w:pPr>
        <w:pStyle w:val="Compact"/>
        <w:numPr>
          <w:ilvl w:val="0"/>
          <w:numId w:val="1022"/>
        </w:numPr>
      </w:pPr>
      <w:r>
        <w:t xml:space="preserve">Statistical analysis:</w:t>
      </w:r>
    </w:p>
    <w:p>
      <w:pPr>
        <w:pStyle w:val="Compact"/>
        <w:numPr>
          <w:ilvl w:val="0"/>
          <w:numId w:val="1023"/>
        </w:numPr>
      </w:pPr>
      <w:r>
        <w:t xml:space="preserve">Type of model</w:t>
      </w:r>
    </w:p>
    <w:p>
      <w:pPr>
        <w:pStyle w:val="Compact"/>
        <w:numPr>
          <w:ilvl w:val="0"/>
          <w:numId w:val="1023"/>
        </w:numPr>
      </w:pPr>
      <w:r>
        <w:t xml:space="preserve">Covariate selection / screening</w:t>
      </w:r>
    </w:p>
    <w:p>
      <w:pPr>
        <w:pStyle w:val="Compact"/>
        <w:numPr>
          <w:ilvl w:val="0"/>
          <w:numId w:val="1023"/>
        </w:numPr>
      </w:pPr>
      <w:r>
        <w:t xml:space="preserve">Standard error estimation method</w:t>
      </w:r>
    </w:p>
    <w:p>
      <w:pPr>
        <w:pStyle w:val="Compact"/>
        <w:numPr>
          <w:ilvl w:val="0"/>
          <w:numId w:val="1023"/>
        </w:numPr>
      </w:pPr>
      <w:r>
        <w:t xml:space="preserve">Missing data analysis</w:t>
      </w:r>
    </w:p>
    <w:p>
      <w:pPr>
        <w:pStyle w:val="Compact"/>
        <w:numPr>
          <w:ilvl w:val="0"/>
          <w:numId w:val="1023"/>
        </w:numPr>
      </w:pPr>
      <w:r>
        <w:t xml:space="preserve">Assessment of effect modification / subgroup analyses</w:t>
      </w:r>
    </w:p>
    <w:p>
      <w:pPr>
        <w:pStyle w:val="Compact"/>
        <w:numPr>
          <w:ilvl w:val="0"/>
          <w:numId w:val="1023"/>
        </w:numPr>
      </w:pPr>
      <w:r>
        <w:t xml:space="preserve">Sensitivity analyses</w:t>
      </w:r>
    </w:p>
    <w:p>
      <w:pPr>
        <w:pStyle w:val="Compact"/>
        <w:numPr>
          <w:ilvl w:val="0"/>
          <w:numId w:val="1023"/>
        </w:numPr>
      </w:pPr>
      <w:r>
        <w:t xml:space="preserve">Negative control analyses</w:t>
      </w:r>
    </w:p>
    <w:bookmarkEnd w:id="47"/>
    <w:bookmarkStart w:id="49"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4"/>
        </w:numPr>
      </w:pPr>
      <w:r>
        <w:t xml:space="preserve">Chapter 5: Code repositories</w:t>
      </w:r>
    </w:p>
    <w:p>
      <w:pPr>
        <w:pStyle w:val="Compact"/>
        <w:numPr>
          <w:ilvl w:val="0"/>
          <w:numId w:val="1024"/>
        </w:numPr>
      </w:pPr>
      <w:r>
        <w:t xml:space="preserve">Chapter 6: Coding practices</w:t>
      </w:r>
    </w:p>
    <w:p>
      <w:pPr>
        <w:pStyle w:val="Compact"/>
        <w:numPr>
          <w:ilvl w:val="0"/>
          <w:numId w:val="1024"/>
        </w:numPr>
      </w:pPr>
      <w:r>
        <w:t xml:space="preserve">Chapter 7: Coding style</w:t>
      </w:r>
    </w:p>
    <w:p>
      <w:pPr>
        <w:pStyle w:val="Compact"/>
        <w:numPr>
          <w:ilvl w:val="0"/>
          <w:numId w:val="1024"/>
        </w:numPr>
      </w:pPr>
      <w:r>
        <w:t xml:space="preserve">Chapter 8: Code publication</w:t>
      </w:r>
    </w:p>
    <w:p>
      <w:pPr>
        <w:pStyle w:val="Compact"/>
        <w:numPr>
          <w:ilvl w:val="0"/>
          <w:numId w:val="1024"/>
        </w:numPr>
      </w:pPr>
      <w:r>
        <w:t xml:space="preserve">Chapter 9: Working with big data</w:t>
      </w:r>
    </w:p>
    <w:p>
      <w:pPr>
        <w:pStyle w:val="Compact"/>
        <w:numPr>
          <w:ilvl w:val="0"/>
          <w:numId w:val="1024"/>
        </w:numPr>
      </w:pPr>
      <w:r>
        <w:t xml:space="preserve">Chapter 10: Github</w:t>
      </w:r>
    </w:p>
    <w:p>
      <w:pPr>
        <w:pStyle w:val="Compact"/>
        <w:numPr>
          <w:ilvl w:val="0"/>
          <w:numId w:val="1024"/>
        </w:numPr>
      </w:pPr>
      <w:r>
        <w:t xml:space="preserve">Chapter 11: Unix</w:t>
      </w:r>
    </w:p>
    <w:p>
      <w:pPr>
        <w:pStyle w:val="FirstParagraph"/>
      </w:pPr>
      <w:r>
        <w:t xml:space="preserve">For additional learning resources on reproducible research practices, see the</w:t>
      </w:r>
      <w:r>
        <w:t xml:space="preserve"> </w:t>
      </w:r>
      <w:hyperlink r:id="rId48">
        <w:r>
          <w:rPr>
            <w:rStyle w:val="Hyperlink"/>
          </w:rPr>
          <w:t xml:space="preserve">UC Davis DataLab workshop on reproducible research</w:t>
        </w:r>
      </w:hyperlink>
      <w:r>
        <w:t xml:space="preserve">.</w:t>
      </w:r>
    </w:p>
    <w:bookmarkEnd w:id="49"/>
    <w:bookmarkStart w:id="51"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0">
        <w:r>
          <w:rPr>
            <w:rStyle w:val="Hyperlink"/>
          </w:rPr>
          <w:t xml:space="preserve">https://www.youtube.com/watch?v=WoYkY9MkbRE</w:t>
        </w:r>
      </w:hyperlink>
    </w:p>
    <w:bookmarkEnd w:id="51"/>
    <w:bookmarkStart w:id="56" w:name="Xe289aeea971506b7a80a2ab33a89f7337d82c7c"/>
    <w:p>
      <w:pPr>
        <w:pStyle w:val="Heading2"/>
      </w:pPr>
      <w:r>
        <w:t xml:space="preserve">4.7 Use reporting checklists with manuscripts</w:t>
      </w:r>
    </w:p>
    <w:p>
      <w:pPr>
        <w:pStyle w:val="FirstParagraph"/>
      </w:pPr>
      <w:r>
        <w:t xml:space="preserve">Using reporting checklists helps ensure</w:t>
      </w:r>
      <w:r>
        <w:t xml:space="preserve"> </w:t>
      </w:r>
      <w:r>
        <w:t xml:space="preserve">that peer-reviewed articles contain the information needed</w:t>
      </w:r>
      <w:r>
        <w:t xml:space="preserve"> </w:t>
      </w:r>
      <w:r>
        <w:t xml:space="preserve">for readers to assess the validity of your work</w:t>
      </w:r>
      <w:r>
        <w:t xml:space="preserve"> </w:t>
      </w:r>
      <w:r>
        <w:t xml:space="preserve">and/or attempt to reproduce it.</w:t>
      </w:r>
      <w:r>
        <w:t xml:space="preserve"> </w:t>
      </w:r>
      <w:r>
        <w:t xml:space="preserve">A collection of reporting checklists is available</w:t>
      </w:r>
      <w:r>
        <w:t xml:space="preserve"> </w:t>
      </w:r>
      <w:r>
        <w:t xml:space="preserve">from the</w:t>
      </w:r>
      <w:r>
        <w:t xml:space="preserve"> </w:t>
      </w:r>
      <w:hyperlink r:id="rId52">
        <w:r>
          <w:rPr>
            <w:rStyle w:val="Hyperlink"/>
          </w:rPr>
          <w:t xml:space="preserve">EQUATOR Network</w:t>
        </w:r>
      </w:hyperlink>
      <w:r>
        <w:t xml:space="preserve"> </w:t>
      </w:r>
      <w:r>
        <w:t xml:space="preserve">(</w:t>
      </w:r>
      <w:r>
        <w:t xml:space="preserve">“EQUATOR Network,”</w:t>
      </w:r>
      <w:r>
        <w:t xml:space="preserve"> </w:t>
      </w:r>
      <w:r>
        <w:t xml:space="preserve">n.d.)</w:t>
      </w:r>
      <w:r>
        <w:t xml:space="preserve">.</w:t>
      </w:r>
      <w:r>
        <w:t xml:space="preserve"> </w:t>
      </w:r>
      <w:r>
        <w:t xml:space="preserve">Commonly used checklists in our lab include:</w:t>
      </w:r>
    </w:p>
    <w:p>
      <w:pPr>
        <w:pStyle w:val="Compact"/>
        <w:numPr>
          <w:ilvl w:val="0"/>
          <w:numId w:val="1025"/>
        </w:numPr>
      </w:pPr>
      <w:hyperlink r:id="rId53">
        <w:r>
          <w:rPr>
            <w:rStyle w:val="Hyperlink"/>
          </w:rPr>
          <w:t xml:space="preserve">CONSORT</w:t>
        </w:r>
      </w:hyperlink>
      <w:r>
        <w:t xml:space="preserve"> </w:t>
      </w:r>
      <w:r>
        <w:t xml:space="preserve">(Consolidated Standards of Reporting Trials)</w:t>
      </w:r>
      <w:r>
        <w:t xml:space="preserve"> </w:t>
      </w:r>
      <w:r>
        <w:t xml:space="preserve">for randomized trials</w:t>
      </w:r>
    </w:p>
    <w:p>
      <w:pPr>
        <w:pStyle w:val="Compact"/>
        <w:numPr>
          <w:ilvl w:val="0"/>
          <w:numId w:val="1025"/>
        </w:numPr>
      </w:pPr>
      <w:hyperlink r:id="rId54">
        <w:r>
          <w:rPr>
            <w:rStyle w:val="Hyperlink"/>
          </w:rPr>
          <w:t xml:space="preserve">STROBE</w:t>
        </w:r>
      </w:hyperlink>
      <w:r>
        <w:t xml:space="preserve"> </w:t>
      </w:r>
      <w:r>
        <w:t xml:space="preserve">(Strengthening the Reporting of Observational Studies in Epidemiology)</w:t>
      </w:r>
      <w:r>
        <w:t xml:space="preserve"> </w:t>
      </w:r>
      <w:r>
        <w:t xml:space="preserve">for observational studies</w:t>
      </w:r>
    </w:p>
    <w:p>
      <w:pPr>
        <w:pStyle w:val="Compact"/>
        <w:numPr>
          <w:ilvl w:val="0"/>
          <w:numId w:val="1025"/>
        </w:numPr>
      </w:pPr>
      <w:hyperlink r:id="rId55">
        <w:r>
          <w:rPr>
            <w:rStyle w:val="Hyperlink"/>
          </w:rPr>
          <w:t xml:space="preserve">STARD</w:t>
        </w:r>
      </w:hyperlink>
      <w:r>
        <w:t xml:space="preserve"> </w:t>
      </w:r>
      <w:r>
        <w:t xml:space="preserve">(Standards for Reporting Diagnostic Accuracy Studies)</w:t>
      </w:r>
      <w:r>
        <w:t xml:space="preserve"> </w:t>
      </w:r>
      <w:r>
        <w:t xml:space="preserve">for diagnostic accuracy studies</w:t>
      </w:r>
    </w:p>
    <w:p>
      <w:pPr>
        <w:pStyle w:val="FirstParagraph"/>
      </w:pPr>
      <w:r>
        <w:t xml:space="preserve">Please ensure that your manuscript follows these reporting guidelines</w:t>
      </w:r>
      <w:r>
        <w:t xml:space="preserve"> </w:t>
      </w:r>
      <w:r>
        <w:t xml:space="preserve">before sending it for review.</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94" w:name="sec-code-repositories"/>
    <w:p>
      <w:pPr>
        <w:pStyle w:val="Heading1"/>
      </w:pPr>
      <w:r>
        <w:t xml:space="preserve">5. Code repositories</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63">
        <w:r>
          <w:rPr>
            <w:rStyle w:val="Hyperlink"/>
            <w:b/>
            <w:bCs/>
          </w:rPr>
          <w:t xml:space="preserve">Code repositories</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65" w:name="sec-analysis-file-placement"/>
      <w:bookmarkEnd w:id="65"/>
      <w:r>
        <w:t xml:space="preserve"> </w:t>
      </w:r>
      <w:bookmarkStart w:id="66" w:name="sec-repostatus"/>
      <w:bookmarkEnd w:id="66"/>
      <w:r>
        <w:t xml:space="preserve"> </w:t>
      </w:r>
      <w:bookmarkStart w:id="67" w:name="template-repositories"/>
      <w:bookmarkEnd w:id="67"/>
      <w:r>
        <w:t xml:space="preserve"> </w:t>
      </w:r>
      <w:bookmarkStart w:id="68" w:name="a-note-on-gitlab"/>
      <w:bookmarkEnd w:id="68"/>
      <w:r>
        <w:t xml:space="preserve"> </w:t>
      </w:r>
      <w:bookmarkStart w:id="69" w:name="package-structure"/>
      <w:bookmarkEnd w:id="69"/>
      <w:r>
        <w:t xml:space="preserve"> </w:t>
      </w:r>
      <w:bookmarkStart w:id="70" w:name="why-use-r-package-structure"/>
      <w:bookmarkEnd w:id="70"/>
      <w:r>
        <w:t xml:space="preserve"> </w:t>
      </w:r>
      <w:bookmarkStart w:id="71" w:name="basic-package-structure"/>
      <w:bookmarkEnd w:id="71"/>
      <w:r>
        <w:t xml:space="preserve"> </w:t>
      </w:r>
      <w:bookmarkStart w:id="72" w:name="vignettes-vs-articles"/>
      <w:bookmarkEnd w:id="72"/>
      <w:r>
        <w:t xml:space="preserve"> </w:t>
      </w:r>
      <w:bookmarkStart w:id="73" w:name="public-analyses-vignettes"/>
      <w:bookmarkEnd w:id="73"/>
      <w:r>
        <w:t xml:space="preserve"> </w:t>
      </w:r>
      <w:bookmarkStart w:id="74" w:name="X5a6893e23da55706a67e6c4db5db8bf8ee1a15d"/>
      <w:bookmarkEnd w:id="74"/>
      <w:r>
        <w:t xml:space="preserve"> </w:t>
      </w:r>
      <w:bookmarkStart w:id="75" w:name="keep-analysis-workbooks-tidy"/>
      <w:bookmarkEnd w:id="75"/>
      <w:r>
        <w:t xml:space="preserve"> </w:t>
      </w:r>
      <w:bookmarkStart w:id="76" w:name="shell-scripts-and-automation"/>
      <w:bookmarkEnd w:id="76"/>
      <w:r>
        <w:t xml:space="preserve"> </w:t>
      </w:r>
      <w:bookmarkStart w:id="77" w:name="storing-analysis-outputs"/>
      <w:bookmarkEnd w:id="77"/>
      <w:r>
        <w:t xml:space="preserve"> </w:t>
      </w:r>
      <w:bookmarkStart w:id="78" w:name="rproj-files"/>
      <w:bookmarkEnd w:id="78"/>
      <w:r>
        <w:t xml:space="preserve"> </w:t>
      </w:r>
      <w:bookmarkStart w:id="79" w:name="organizing-the-data-raw-folder"/>
      <w:bookmarkEnd w:id="79"/>
      <w:r>
        <w:t xml:space="preserve"> </w:t>
      </w:r>
      <w:bookmarkStart w:id="80" w:name="configuration-config-file"/>
      <w:bookmarkEnd w:id="80"/>
      <w:r>
        <w:t xml:space="preserve"> </w:t>
      </w:r>
      <w:bookmarkStart w:id="81" w:name="order-files-and-directories"/>
      <w:bookmarkEnd w:id="81"/>
      <w:r>
        <w:t xml:space="preserve"> </w:t>
      </w:r>
      <w:bookmarkStart w:id="82" w:name="Xbca27e34a9d49be3052c20f19c87d806d9e9577"/>
      <w:bookmarkEnd w:id="82"/>
      <w:r>
        <w:t xml:space="preserve"> </w:t>
      </w:r>
      <w:bookmarkStart w:id="83" w:name="standard-repository-statuses"/>
      <w:bookmarkEnd w:id="83"/>
      <w:r>
        <w:t xml:space="preserve"> </w:t>
      </w:r>
      <w:bookmarkStart w:id="84" w:name="adding-a-status-badge"/>
      <w:bookmarkEnd w:id="84"/>
      <w:r>
        <w:t xml:space="preserve"> </w:t>
      </w:r>
      <w:bookmarkStart w:id="85" w:name="lifecycle-management"/>
      <w:bookmarkEnd w:id="85"/>
    </w:p>
    <w:p>
      <w:pPr>
        <w:pStyle w:val="BodyText"/>
      </w:pPr>
      <w:r>
        <w:t xml:space="preserve">That page covers:</w:t>
      </w:r>
    </w:p>
    <w:p>
      <w:pPr>
        <w:pStyle w:val="Compact"/>
        <w:numPr>
          <w:ilvl w:val="0"/>
          <w:numId w:val="1026"/>
        </w:numPr>
      </w:pPr>
      <w:hyperlink r:id="rId86">
        <w:r>
          <w:rPr>
            <w:rStyle w:val="Hyperlink"/>
          </w:rPr>
          <w:t xml:space="preserve">Template repositories</w:t>
        </w:r>
      </w:hyperlink>
    </w:p>
    <w:p>
      <w:pPr>
        <w:pStyle w:val="Compact"/>
        <w:numPr>
          <w:ilvl w:val="0"/>
          <w:numId w:val="1026"/>
        </w:numPr>
      </w:pPr>
      <w:hyperlink r:id="rId87">
        <w:r>
          <w:rPr>
            <w:rStyle w:val="Hyperlink"/>
          </w:rPr>
          <w:t xml:space="preserve">Package Structure</w:t>
        </w:r>
      </w:hyperlink>
    </w:p>
    <w:p>
      <w:pPr>
        <w:pStyle w:val="Compact"/>
        <w:numPr>
          <w:ilvl w:val="0"/>
          <w:numId w:val="1026"/>
        </w:numPr>
      </w:pPr>
      <w:hyperlink r:id="rId88">
        <w:r>
          <w:rPr>
            <w:rStyle w:val="VerbatimChar"/>
          </w:rPr>
          <w:t xml:space="preserve">.Rproj</w:t>
        </w:r>
        <w:r>
          <w:rPr>
            <w:rStyle w:val="Hyperlink"/>
          </w:rPr>
          <w:t xml:space="preserve"> </w:t>
        </w:r>
        <w:r>
          <w:rPr>
            <w:rStyle w:val="Hyperlink"/>
          </w:rPr>
          <w:t xml:space="preserve">files</w:t>
        </w:r>
      </w:hyperlink>
    </w:p>
    <w:p>
      <w:pPr>
        <w:pStyle w:val="Compact"/>
        <w:numPr>
          <w:ilvl w:val="0"/>
          <w:numId w:val="1026"/>
        </w:numPr>
      </w:pPr>
      <w:hyperlink r:id="rId89">
        <w:r>
          <w:rPr>
            <w:rStyle w:val="Hyperlink"/>
          </w:rPr>
          <w:t xml:space="preserve">Organizing the</w:t>
        </w:r>
        <w:r>
          <w:rPr>
            <w:rStyle w:val="Hyperlink"/>
          </w:rPr>
          <w:t xml:space="preserve"> </w:t>
        </w:r>
        <w:r>
          <w:rPr>
            <w:rStyle w:val="VerbatimChar"/>
          </w:rPr>
          <w:t xml:space="preserve">data-raw</w:t>
        </w:r>
        <w:r>
          <w:rPr>
            <w:rStyle w:val="Hyperlink"/>
          </w:rPr>
          <w:t xml:space="preserve"> </w:t>
        </w:r>
        <w:r>
          <w:rPr>
            <w:rStyle w:val="Hyperlink"/>
          </w:rPr>
          <w:t xml:space="preserve">folder</w:t>
        </w:r>
      </w:hyperlink>
    </w:p>
    <w:p>
      <w:pPr>
        <w:pStyle w:val="Compact"/>
        <w:numPr>
          <w:ilvl w:val="0"/>
          <w:numId w:val="1026"/>
        </w:numPr>
      </w:pPr>
      <w:hyperlink r:id="rId90">
        <w:r>
          <w:rPr>
            <w:rStyle w:val="Hyperlink"/>
          </w:rPr>
          <w:t xml:space="preserve">Repository Status Badges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2" name="Picture"/>
                  <a:graphic>
                    <a:graphicData uri="http://schemas.openxmlformats.org/drawingml/2006/picture">
                      <pic:pic>
                        <pic:nvPicPr>
                          <pic:cNvPr descr="/opt/quarto/share/formats/docx/note.png" id="93"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chapters/code-repositories.html#sec-foo</w:t>
            </w:r>
            <w:r>
              <w:t xml:space="preserve"> </w:t>
            </w:r>
            <w:r>
              <w:t xml:space="preserve">on the psc site.</w:t>
            </w:r>
          </w:p>
          <w:p/>
        </w:tc>
      </w:tr>
    </w:tbl>
    <w:p>
      <w:r>
        <w:br w:type="page"/>
      </w:r>
    </w:p>
    <w:bookmarkEnd w:id="94"/>
    <w:bookmarkStart w:id="311" w:name="sec-r-coding-practices"/>
    <w:p>
      <w:pPr>
        <w:pStyle w:val="Heading1"/>
      </w:pPr>
      <w:r>
        <w:t xml:space="preserve">6. R Coding Practices</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95">
        <w:r>
          <w:rPr>
            <w:rStyle w:val="Hyperlink"/>
            <w:b/>
            <w:bCs/>
          </w:rPr>
          <w:t xml:space="preserve">R Coding Practices</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96" w:name="sec-R6"/>
      <w:bookmarkEnd w:id="96"/>
      <w:r>
        <w:t xml:space="preserve"> </w:t>
      </w:r>
      <w:bookmarkStart w:id="97" w:name="sec-adr-code-pointers"/>
      <w:bookmarkEnd w:id="97"/>
      <w:r>
        <w:t xml:space="preserve"> </w:t>
      </w:r>
      <w:bookmarkStart w:id="98" w:name="sec-adr-format"/>
      <w:bookmarkEnd w:id="98"/>
      <w:r>
        <w:t xml:space="preserve"> </w:t>
      </w:r>
      <w:bookmarkStart w:id="99" w:name="sec-adr-storage"/>
      <w:bookmarkEnd w:id="99"/>
      <w:r>
        <w:t xml:space="preserve"> </w:t>
      </w:r>
      <w:bookmarkStart w:id="100" w:name="sec-adr-vs-pr"/>
      <w:bookmarkEnd w:id="100"/>
      <w:r>
        <w:t xml:space="preserve"> </w:t>
      </w:r>
      <w:bookmarkStart w:id="101" w:name="sec-adr-when"/>
      <w:bookmarkEnd w:id="101"/>
      <w:r>
        <w:t xml:space="preserve"> </w:t>
      </w:r>
      <w:bookmarkStart w:id="102" w:name="sec-adrs"/>
      <w:bookmarkEnd w:id="102"/>
      <w:r>
        <w:t xml:space="preserve"> </w:t>
      </w:r>
      <w:bookmarkStart w:id="103" w:name="sec-auto-styling"/>
      <w:bookmarkEnd w:id="103"/>
      <w:r>
        <w:t xml:space="preserve"> </w:t>
      </w:r>
      <w:bookmarkStart w:id="104" w:name="sec-benchmarking"/>
      <w:bookmarkEnd w:id="104"/>
      <w:r>
        <w:t xml:space="preserve"> </w:t>
      </w:r>
      <w:bookmarkStart w:id="105" w:name="sec-callr"/>
      <w:bookmarkEnd w:id="105"/>
      <w:r>
        <w:t xml:space="preserve"> </w:t>
      </w:r>
      <w:bookmarkStart w:id="106" w:name="sec-cli"/>
      <w:bookmarkEnd w:id="106"/>
      <w:r>
        <w:t xml:space="preserve"> </w:t>
      </w:r>
      <w:bookmarkStart w:id="107" w:name="sec-constructive-feedback"/>
      <w:bookmarkEnd w:id="107"/>
      <w:r>
        <w:t xml:space="preserve"> </w:t>
      </w:r>
      <w:bookmarkStart w:id="108" w:name="sec-covr"/>
      <w:bookmarkEnd w:id="108"/>
      <w:r>
        <w:t xml:space="preserve"> </w:t>
      </w:r>
      <w:bookmarkStart w:id="109" w:name="sec-cpp11"/>
      <w:bookmarkEnd w:id="109"/>
      <w:r>
        <w:t xml:space="preserve"> </w:t>
      </w:r>
      <w:bookmarkStart w:id="110" w:name="sec-crayon"/>
      <w:bookmarkEnd w:id="110"/>
      <w:r>
        <w:t xml:space="preserve"> </w:t>
      </w:r>
      <w:bookmarkStart w:id="111" w:name="sec-data-io"/>
      <w:bookmarkEnd w:id="111"/>
      <w:r>
        <w:t xml:space="preserve"> </w:t>
      </w:r>
      <w:bookmarkStart w:id="112" w:name="sec-decompose-qmd-chunks"/>
      <w:bookmarkEnd w:id="112"/>
      <w:r>
        <w:t xml:space="preserve"> </w:t>
      </w:r>
      <w:bookmarkStart w:id="113" w:name="sec-decompose-validation"/>
      <w:bookmarkEnd w:id="113"/>
      <w:r>
        <w:t xml:space="preserve"> </w:t>
      </w:r>
      <w:bookmarkStart w:id="114" w:name="sec-desc"/>
      <w:bookmarkEnd w:id="114"/>
      <w:r>
        <w:t xml:space="preserve"> </w:t>
      </w:r>
      <w:bookmarkStart w:id="115" w:name="sec-devtools"/>
      <w:bookmarkEnd w:id="115"/>
      <w:r>
        <w:t xml:space="preserve"> </w:t>
      </w:r>
      <w:bookmarkStart w:id="116" w:name="sec-documenting-code"/>
      <w:bookmarkEnd w:id="116"/>
      <w:r>
        <w:t xml:space="preserve"> </w:t>
      </w:r>
      <w:bookmarkStart w:id="117" w:name="sec-dont-repurpose-tests"/>
      <w:bookmarkEnd w:id="117"/>
      <w:r>
        <w:t xml:space="preserve"> </w:t>
      </w:r>
      <w:bookmarkStart w:id="118" w:name="sec-downlit"/>
      <w:bookmarkEnd w:id="118"/>
      <w:r>
        <w:t xml:space="preserve"> </w:t>
      </w:r>
      <w:bookmarkStart w:id="119" w:name="sec-dplyr"/>
      <w:bookmarkEnd w:id="119"/>
      <w:r>
        <w:t xml:space="preserve"> </w:t>
      </w:r>
      <w:bookmarkStart w:id="120" w:name="sec-forcats"/>
      <w:bookmarkEnd w:id="120"/>
      <w:r>
        <w:t xml:space="preserve"> </w:t>
      </w:r>
      <w:bookmarkStart w:id="121" w:name="sec-fs"/>
      <w:bookmarkEnd w:id="121"/>
      <w:r>
        <w:t xml:space="preserve"> </w:t>
      </w:r>
      <w:bookmarkStart w:id="122" w:name="sec-function-decomposition"/>
      <w:bookmarkEnd w:id="122"/>
      <w:r>
        <w:t xml:space="preserve"> </w:t>
      </w:r>
      <w:bookmarkStart w:id="123" w:name="sec-function-length-limits"/>
      <w:bookmarkEnd w:id="123"/>
      <w:r>
        <w:t xml:space="preserve"> </w:t>
      </w:r>
      <w:bookmarkStart w:id="124" w:name="sec-gargle"/>
      <w:bookmarkEnd w:id="124"/>
      <w:r>
        <w:t xml:space="preserve"> </w:t>
      </w:r>
      <w:bookmarkStart w:id="125" w:name="sec-getting-help-with-code"/>
      <w:bookmarkEnd w:id="125"/>
      <w:r>
        <w:t xml:space="preserve"> </w:t>
      </w:r>
      <w:bookmarkStart w:id="126" w:name="sec-ggplot2"/>
      <w:bookmarkEnd w:id="126"/>
      <w:r>
        <w:t xml:space="preserve"> </w:t>
      </w:r>
      <w:bookmarkStart w:id="127" w:name="sec-gh"/>
      <w:bookmarkEnd w:id="127"/>
      <w:r>
        <w:t xml:space="preserve"> </w:t>
      </w:r>
      <w:bookmarkStart w:id="128" w:name="sec-git-branches-and-tags"/>
      <w:bookmarkEnd w:id="128"/>
      <w:r>
        <w:t xml:space="preserve"> </w:t>
      </w:r>
      <w:bookmarkStart w:id="129" w:name="sec-here-package-practices"/>
      <w:bookmarkEnd w:id="129"/>
      <w:r>
        <w:t xml:space="preserve"> </w:t>
      </w:r>
      <w:bookmarkStart w:id="130" w:name="sec-here-pkg"/>
      <w:bookmarkEnd w:id="130"/>
      <w:r>
        <w:t xml:space="preserve"> </w:t>
      </w:r>
      <w:bookmarkStart w:id="131" w:name="sec-httr"/>
      <w:bookmarkEnd w:id="131"/>
      <w:r>
        <w:t xml:space="preserve"> </w:t>
      </w:r>
      <w:bookmarkStart w:id="132" w:name="sec-httr2"/>
      <w:bookmarkEnd w:id="132"/>
      <w:r>
        <w:t xml:space="preserve"> </w:t>
      </w:r>
      <w:bookmarkStart w:id="133" w:name="sec-iteration"/>
      <w:bookmarkEnd w:id="133"/>
      <w:r>
        <w:t xml:space="preserve"> </w:t>
      </w:r>
      <w:bookmarkStart w:id="134" w:name="sec-kiss"/>
      <w:bookmarkEnd w:id="134"/>
      <w:r>
        <w:t xml:space="preserve"> </w:t>
      </w:r>
      <w:bookmarkStart w:id="135" w:name="sec-lifecycle"/>
      <w:bookmarkEnd w:id="135"/>
      <w:r>
        <w:t xml:space="preserve"> </w:t>
      </w:r>
      <w:bookmarkStart w:id="136" w:name="sec-lintr"/>
      <w:bookmarkEnd w:id="136"/>
      <w:r>
        <w:t xml:space="preserve"> </w:t>
      </w:r>
      <w:bookmarkStart w:id="137" w:name="sec-lobstr"/>
      <w:bookmarkEnd w:id="137"/>
      <w:r>
        <w:t xml:space="preserve"> </w:t>
      </w:r>
      <w:bookmarkStart w:id="138" w:name="sec-lubridate"/>
      <w:bookmarkEnd w:id="138"/>
      <w:r>
        <w:t xml:space="preserve"> </w:t>
      </w:r>
      <w:bookmarkStart w:id="139" w:name="sec-memoise"/>
      <w:bookmarkEnd w:id="139"/>
      <w:r>
        <w:t xml:space="preserve"> </w:t>
      </w:r>
      <w:bookmarkStart w:id="140" w:name="sec-one-function-per-file"/>
      <w:bookmarkEnd w:id="140"/>
      <w:r>
        <w:t xml:space="preserve"> </w:t>
      </w:r>
      <w:bookmarkStart w:id="141" w:name="sec-pak"/>
      <w:bookmarkEnd w:id="141"/>
      <w:r>
        <w:t xml:space="preserve"> </w:t>
      </w:r>
      <w:bookmarkStart w:id="142" w:name="sec-pkgbuild"/>
      <w:bookmarkEnd w:id="142"/>
      <w:r>
        <w:t xml:space="preserve"> </w:t>
      </w:r>
      <w:bookmarkStart w:id="143" w:name="sec-pkgcache"/>
      <w:bookmarkEnd w:id="143"/>
      <w:r>
        <w:t xml:space="preserve"> </w:t>
      </w:r>
      <w:bookmarkStart w:id="144" w:name="sec-pkgdown"/>
      <w:bookmarkEnd w:id="144"/>
      <w:r>
        <w:t xml:space="preserve"> </w:t>
      </w:r>
      <w:bookmarkStart w:id="145" w:name="sec-pkgload"/>
      <w:bookmarkEnd w:id="145"/>
      <w:r>
        <w:t xml:space="preserve"> </w:t>
      </w:r>
      <w:bookmarkStart w:id="146" w:name="sec-prettyunits"/>
      <w:bookmarkEnd w:id="146"/>
      <w:r>
        <w:t xml:space="preserve"> </w:t>
      </w:r>
      <w:bookmarkStart w:id="147" w:name="sec-processx"/>
      <w:bookmarkEnd w:id="147"/>
      <w:r>
        <w:t xml:space="preserve"> </w:t>
      </w:r>
      <w:bookmarkStart w:id="148" w:name="sec-ps"/>
      <w:bookmarkEnd w:id="148"/>
      <w:r>
        <w:t xml:space="preserve"> </w:t>
      </w:r>
      <w:bookmarkStart w:id="149" w:name="sec-purrr"/>
      <w:bookmarkEnd w:id="149"/>
      <w:r>
        <w:t xml:space="preserve"> </w:t>
      </w:r>
      <w:bookmarkStart w:id="150" w:name="sec-r-lib-actions"/>
      <w:bookmarkEnd w:id="150"/>
      <w:r>
        <w:t xml:space="preserve"> </w:t>
      </w:r>
      <w:bookmarkStart w:id="151" w:name="sec-r-lib-packages"/>
      <w:bookmarkEnd w:id="151"/>
      <w:r>
        <w:t xml:space="preserve"> </w:t>
      </w:r>
      <w:bookmarkStart w:id="152" w:name="sec-r-package-tools"/>
      <w:bookmarkEnd w:id="152"/>
      <w:r>
        <w:t xml:space="preserve"> </w:t>
      </w:r>
      <w:bookmarkStart w:id="153" w:name="sec-r-qa-checklist"/>
      <w:bookmarkEnd w:id="153"/>
      <w:r>
        <w:t xml:space="preserve"> </w:t>
      </w:r>
      <w:bookmarkStart w:id="154" w:name="sec-r-resources"/>
      <w:bookmarkEnd w:id="154"/>
      <w:r>
        <w:t xml:space="preserve"> </w:t>
      </w:r>
      <w:bookmarkStart w:id="155" w:name="sec-r-testing"/>
      <w:bookmarkEnd w:id="155"/>
      <w:r>
        <w:t xml:space="preserve"> </w:t>
      </w:r>
      <w:bookmarkStart w:id="156" w:name="sec-r-version-control"/>
      <w:bookmarkEnd w:id="156"/>
      <w:r>
        <w:t xml:space="preserve"> </w:t>
      </w:r>
      <w:bookmarkStart w:id="157" w:name="sec-r-workflow"/>
      <w:bookmarkEnd w:id="157"/>
      <w:r>
        <w:t xml:space="preserve"> </w:t>
      </w:r>
      <w:bookmarkStart w:id="158" w:name="sec-rcmdcheck"/>
      <w:bookmarkEnd w:id="158"/>
      <w:r>
        <w:t xml:space="preserve"> </w:t>
      </w:r>
      <w:bookmarkStart w:id="159" w:name="sec-readr"/>
      <w:bookmarkEnd w:id="159"/>
      <w:r>
        <w:t xml:space="preserve"> </w:t>
      </w:r>
      <w:bookmarkStart w:id="160" w:name="sec-remotes"/>
      <w:bookmarkEnd w:id="160"/>
      <w:r>
        <w:t xml:space="preserve"> </w:t>
      </w:r>
      <w:bookmarkStart w:id="161" w:name="sec-revdepcheck"/>
      <w:bookmarkEnd w:id="161"/>
      <w:r>
        <w:t xml:space="preserve"> </w:t>
      </w:r>
      <w:bookmarkStart w:id="162" w:name="sec-reviewing-code"/>
      <w:bookmarkEnd w:id="162"/>
      <w:r>
        <w:t xml:space="preserve"> </w:t>
      </w:r>
      <w:bookmarkStart w:id="163" w:name="sec-rex"/>
      <w:bookmarkEnd w:id="163"/>
      <w:r>
        <w:t xml:space="preserve"> </w:t>
      </w:r>
      <w:bookmarkStart w:id="164" w:name="sec-rlang"/>
      <w:bookmarkEnd w:id="164"/>
      <w:r>
        <w:t xml:space="preserve"> </w:t>
      </w:r>
      <w:bookmarkStart w:id="165" w:name="sec-roxygen2"/>
      <w:bookmarkEnd w:id="165"/>
      <w:r>
        <w:t xml:space="preserve"> </w:t>
      </w:r>
      <w:bookmarkStart w:id="166" w:name="sec-scales"/>
      <w:bookmarkEnd w:id="166"/>
      <w:r>
        <w:t xml:space="preserve"> </w:t>
      </w:r>
      <w:bookmarkStart w:id="167" w:name="sec-sessioninfo"/>
      <w:bookmarkEnd w:id="167"/>
      <w:r>
        <w:t xml:space="preserve"> </w:t>
      </w:r>
      <w:bookmarkStart w:id="168" w:name="sec-snapshot-vs-explicit"/>
      <w:bookmarkEnd w:id="168"/>
      <w:r>
        <w:t xml:space="preserve"> </w:t>
      </w:r>
      <w:bookmarkStart w:id="169" w:name="sec-stringr"/>
      <w:bookmarkEnd w:id="169"/>
      <w:r>
        <w:t xml:space="preserve"> </w:t>
      </w:r>
      <w:bookmarkStart w:id="170" w:name="sec-styler"/>
      <w:bookmarkEnd w:id="170"/>
      <w:r>
        <w:t xml:space="preserve"> </w:t>
      </w:r>
      <w:bookmarkStart w:id="171" w:name="sec-tdd"/>
      <w:bookmarkEnd w:id="171"/>
      <w:r>
        <w:t xml:space="preserve"> </w:t>
      </w:r>
      <w:bookmarkStart w:id="172" w:name="sec-testing-best-practices"/>
      <w:bookmarkEnd w:id="172"/>
      <w:r>
        <w:t xml:space="preserve"> </w:t>
      </w:r>
      <w:bookmarkStart w:id="173" w:name="sec-testthat"/>
      <w:bookmarkEnd w:id="173"/>
      <w:r>
        <w:t xml:space="preserve"> </w:t>
      </w:r>
      <w:bookmarkStart w:id="174" w:name="sec-tibble"/>
      <w:bookmarkEnd w:id="174"/>
      <w:r>
        <w:t xml:space="preserve"> </w:t>
      </w:r>
      <w:bookmarkStart w:id="175" w:name="sec-tidyr"/>
      <w:bookmarkEnd w:id="175"/>
      <w:r>
        <w:t xml:space="preserve"> </w:t>
      </w:r>
      <w:bookmarkStart w:id="176" w:name="sec-tidyverse"/>
      <w:bookmarkEnd w:id="176"/>
      <w:r>
        <w:t xml:space="preserve"> </w:t>
      </w:r>
      <w:bookmarkStart w:id="177" w:name="sec-tool-building"/>
      <w:bookmarkEnd w:id="177"/>
      <w:r>
        <w:t xml:space="preserve"> </w:t>
      </w:r>
      <w:bookmarkStart w:id="178" w:name="sec-usethis"/>
      <w:bookmarkEnd w:id="178"/>
      <w:r>
        <w:t xml:space="preserve"> </w:t>
      </w:r>
      <w:bookmarkStart w:id="179" w:name="sec-variable-labels"/>
      <w:bookmarkEnd w:id="179"/>
      <w:r>
        <w:t xml:space="preserve"> </w:t>
      </w:r>
      <w:bookmarkStart w:id="180" w:name="sec-vctrs"/>
      <w:bookmarkEnd w:id="180"/>
      <w:r>
        <w:t xml:space="preserve"> </w:t>
      </w:r>
      <w:bookmarkStart w:id="181" w:name="sec-waldo"/>
      <w:bookmarkEnd w:id="181"/>
      <w:r>
        <w:t xml:space="preserve"> </w:t>
      </w:r>
      <w:bookmarkStart w:id="182" w:name="sec-what-to-look-for"/>
      <w:bookmarkEnd w:id="182"/>
      <w:r>
        <w:t xml:space="preserve"> </w:t>
      </w:r>
      <w:bookmarkStart w:id="183" w:name="sec-when-to-approve"/>
      <w:bookmarkEnd w:id="183"/>
      <w:r>
        <w:t xml:space="preserve"> </w:t>
      </w:r>
      <w:bookmarkStart w:id="184" w:name="sec-why-review-code"/>
      <w:bookmarkEnd w:id="184"/>
      <w:r>
        <w:t xml:space="preserve"> </w:t>
      </w:r>
      <w:bookmarkStart w:id="185" w:name="sec-withr"/>
      <w:bookmarkEnd w:id="185"/>
      <w:r>
        <w:t xml:space="preserve"> </w:t>
      </w:r>
      <w:bookmarkStart w:id="186" w:name="lab-protocols-for-code-and-data"/>
      <w:bookmarkEnd w:id="186"/>
      <w:r>
        <w:t xml:space="preserve"> </w:t>
      </w:r>
      <w:bookmarkStart w:id="187" w:name="usethis-package-setup-and-management"/>
      <w:bookmarkEnd w:id="187"/>
      <w:r>
        <w:t xml:space="preserve"> </w:t>
      </w:r>
      <w:bookmarkStart w:id="188" w:name="devtools-development-workflow"/>
      <w:bookmarkEnd w:id="188"/>
      <w:r>
        <w:t xml:space="preserve"> </w:t>
      </w:r>
      <w:bookmarkStart w:id="189" w:name="pkgdown-package-websites"/>
      <w:bookmarkEnd w:id="189"/>
      <w:r>
        <w:t xml:space="preserve"> </w:t>
      </w:r>
      <w:bookmarkStart w:id="190" w:name="alternatives-to-pkgdown"/>
      <w:bookmarkEnd w:id="190"/>
      <w:r>
        <w:t xml:space="preserve"> </w:t>
      </w:r>
      <w:bookmarkStart w:id="191" w:name="altdoc"/>
      <w:bookmarkEnd w:id="191"/>
      <w:r>
        <w:t xml:space="preserve"> </w:t>
      </w:r>
      <w:bookmarkStart w:id="192" w:name="pkgsite"/>
      <w:bookmarkEnd w:id="192"/>
      <w:r>
        <w:t xml:space="preserve"> </w:t>
      </w:r>
      <w:bookmarkStart w:id="193" w:name="quarto-for-package-documentation"/>
      <w:bookmarkEnd w:id="193"/>
      <w:r>
        <w:t xml:space="preserve"> </w:t>
      </w:r>
      <w:bookmarkStart w:id="194" w:name="comparison-summary"/>
      <w:bookmarkEnd w:id="194"/>
      <w:r>
        <w:t xml:space="preserve"> </w:t>
      </w:r>
      <w:bookmarkStart w:id="195" w:name="initial-setup"/>
      <w:bookmarkEnd w:id="195"/>
      <w:r>
        <w:t xml:space="preserve"> </w:t>
      </w:r>
      <w:bookmarkStart w:id="196" w:name="add-dependencies"/>
      <w:bookmarkEnd w:id="196"/>
      <w:r>
        <w:t xml:space="preserve"> </w:t>
      </w:r>
      <w:bookmarkStart w:id="197" w:name="write-functions"/>
      <w:bookmarkEnd w:id="197"/>
      <w:r>
        <w:t xml:space="preserve"> </w:t>
      </w:r>
      <w:bookmarkStart w:id="198" w:name="document"/>
      <w:bookmarkEnd w:id="198"/>
      <w:r>
        <w:t xml:space="preserve"> </w:t>
      </w:r>
      <w:bookmarkStart w:id="199" w:name="test"/>
      <w:bookmarkEnd w:id="199"/>
      <w:r>
        <w:t xml:space="preserve"> </w:t>
      </w:r>
      <w:bookmarkStart w:id="200" w:name="check"/>
      <w:bookmarkEnd w:id="200"/>
      <w:r>
        <w:t xml:space="preserve"> </w:t>
      </w:r>
      <w:bookmarkStart w:id="201" w:name="build-documentation-site"/>
      <w:bookmarkEnd w:id="201"/>
      <w:r>
        <w:t xml:space="preserve"> </w:t>
      </w:r>
      <w:bookmarkStart w:id="202" w:name="share-and-publish"/>
      <w:bookmarkEnd w:id="202"/>
      <w:r>
        <w:t xml:space="preserve"> </w:t>
      </w:r>
      <w:bookmarkStart w:id="203" w:name="organizing-scripts"/>
      <w:bookmarkEnd w:id="203"/>
      <w:r>
        <w:t xml:space="preserve"> </w:t>
      </w:r>
      <w:bookmarkStart w:id="204" w:name="when-to-use-snapshot-tests"/>
      <w:bookmarkEnd w:id="204"/>
      <w:r>
        <w:t xml:space="preserve"> </w:t>
      </w:r>
      <w:bookmarkStart w:id="205" w:name="when-to-use-explicit-value-tests"/>
      <w:bookmarkEnd w:id="205"/>
      <w:r>
        <w:t xml:space="preserve"> </w:t>
      </w:r>
      <w:bookmarkStart w:id="206" w:name="when-to-benchmark"/>
      <w:bookmarkEnd w:id="206"/>
      <w:r>
        <w:t xml:space="preserve"> </w:t>
      </w:r>
      <w:bookmarkStart w:id="207" w:name="setting-up-benchmarking-infrastructure"/>
      <w:bookmarkEnd w:id="207"/>
      <w:r>
        <w:t xml:space="preserve"> </w:t>
      </w:r>
      <w:bookmarkStart w:id="208" w:name="using-bench-for-performance-comparisons"/>
      <w:bookmarkEnd w:id="208"/>
      <w:r>
        <w:t xml:space="preserve"> </w:t>
      </w:r>
      <w:bookmarkStart w:id="209" w:name="X7ff0b0b5fd28daf32f6723699e3d921f714a0e8"/>
      <w:bookmarkEnd w:id="209"/>
      <w:r>
        <w:t xml:space="preserve"> </w:t>
      </w:r>
      <w:bookmarkStart w:id="210" w:name="Xc760a69c5ec4cc1b5b2fabb31ca8bcbe616ff7d"/>
      <w:bookmarkEnd w:id="210"/>
      <w:r>
        <w:t xml:space="preserve"> </w:t>
      </w:r>
      <w:bookmarkStart w:id="211" w:name="Xef7a31d7d6d783aa86699ade3c1a08284121615"/>
      <w:bookmarkEnd w:id="211"/>
      <w:r>
        <w:t xml:space="preserve"> </w:t>
      </w:r>
      <w:bookmarkStart w:id="212" w:name="performance-testing-with-testthat"/>
      <w:bookmarkEnd w:id="212"/>
      <w:r>
        <w:t xml:space="preserve"> </w:t>
      </w:r>
      <w:bookmarkStart w:id="213" w:name="best-practices"/>
      <w:bookmarkEnd w:id="213"/>
      <w:r>
        <w:t xml:space="preserve"> </w:t>
      </w:r>
      <w:bookmarkStart w:id="214" w:name="additional-resources"/>
      <w:bookmarkEnd w:id="214"/>
      <w:r>
        <w:t xml:space="preserve"> </w:t>
      </w:r>
      <w:bookmarkStart w:id="215" w:name="lapply-and-sapply"/>
      <w:bookmarkEnd w:id="215"/>
      <w:r>
        <w:t xml:space="preserve"> </w:t>
      </w:r>
      <w:bookmarkStart w:id="216" w:name="purrrmap-family"/>
      <w:bookmarkEnd w:id="216"/>
      <w:r>
        <w:t xml:space="preserve"> </w:t>
      </w:r>
      <w:bookmarkStart w:id="217" w:name="basevectorize-vs-purrrmap_"/>
      <w:bookmarkEnd w:id="217"/>
      <w:r>
        <w:t xml:space="preserve"> </w:t>
      </w:r>
      <w:bookmarkStart w:id="218" w:name="purrrpmap-for-multiple-arguments"/>
      <w:bookmarkEnd w:id="218"/>
      <w:r>
        <w:t xml:space="preserve"> </w:t>
      </w:r>
      <w:bookmarkStart w:id="219" w:name="parallel-processing"/>
      <w:bookmarkEnd w:id="219"/>
      <w:r>
        <w:t xml:space="preserve"> </w:t>
      </w:r>
      <w:bookmarkStart w:id="220" w:name="rds-files-preferred"/>
      <w:bookmarkEnd w:id="220"/>
      <w:r>
        <w:t xml:space="preserve"> </w:t>
      </w:r>
      <w:bookmarkStart w:id="221" w:name="csv-files"/>
      <w:bookmarkEnd w:id="221"/>
      <w:r>
        <w:t xml:space="preserve"> </w:t>
      </w:r>
      <w:bookmarkStart w:id="222" w:name="practical-branch-and-tag-commands"/>
      <w:bookmarkEnd w:id="222"/>
      <w:r>
        <w:t xml:space="preserve"> </w:t>
      </w:r>
      <w:bookmarkStart w:id="223" w:name="version-numbers"/>
      <w:bookmarkEnd w:id="223"/>
      <w:r>
        <w:t xml:space="preserve"> </w:t>
      </w:r>
      <w:bookmarkStart w:id="224" w:name="news-file"/>
      <w:bookmarkEnd w:id="224"/>
      <w:r>
        <w:t xml:space="preserve"> </w:t>
      </w:r>
      <w:bookmarkStart w:id="225" w:name="readme.rmd-and-readme.md"/>
      <w:bookmarkEnd w:id="225"/>
      <w:r>
        <w:t xml:space="preserve"> </w:t>
      </w:r>
      <w:bookmarkStart w:id="226" w:name="rstudio-built-in-formatting"/>
      <w:bookmarkEnd w:id="226"/>
      <w:r>
        <w:t xml:space="preserve"> </w:t>
      </w:r>
      <w:bookmarkStart w:id="227" w:name="styler-package"/>
      <w:bookmarkEnd w:id="227"/>
      <w:r>
        <w:t xml:space="preserve"> </w:t>
      </w:r>
      <w:bookmarkStart w:id="228" w:name="lintr-package"/>
      <w:bookmarkEnd w:id="228"/>
      <w:r>
        <w:t xml:space="preserve"> </w:t>
      </w:r>
      <w:bookmarkStart w:id="229" w:name="jarl-fast-rust-powered-linter"/>
      <w:bookmarkEnd w:id="229"/>
      <w:r>
        <w:t xml:space="preserve"> </w:t>
      </w:r>
      <w:bookmarkStart w:id="230" w:name="function-headers"/>
      <w:bookmarkEnd w:id="230"/>
      <w:r>
        <w:t xml:space="preserve"> </w:t>
      </w:r>
      <w:bookmarkStart w:id="231" w:name="using-...-dots-and-inheritdotparams"/>
      <w:bookmarkEnd w:id="231"/>
      <w:r>
        <w:t xml:space="preserve"> </w:t>
      </w:r>
      <w:bookmarkStart w:id="232" w:name="Xb061274386e3abd6de6716700a715b4a6eea4ca"/>
      <w:bookmarkEnd w:id="232"/>
      <w:r>
        <w:t xml:space="preserve"> </w:t>
      </w:r>
      <w:bookmarkStart w:id="233" w:name="script-headers"/>
      <w:bookmarkEnd w:id="233"/>
      <w:r>
        <w:t xml:space="preserve"> </w:t>
      </w:r>
      <w:bookmarkStart w:id="234" w:name="sections-and-subsections"/>
      <w:bookmarkEnd w:id="234"/>
      <w:r>
        <w:t xml:space="preserve"> </w:t>
      </w:r>
      <w:bookmarkStart w:id="235" w:name="code-folding"/>
      <w:bookmarkEnd w:id="235"/>
      <w:r>
        <w:t xml:space="preserve"> </w:t>
      </w:r>
      <w:bookmarkStart w:id="236" w:name="comments-in-the-body-of-your-code"/>
      <w:bookmarkEnd w:id="236"/>
      <w:r>
        <w:t xml:space="preserve"> </w:t>
      </w:r>
      <w:bookmarkStart w:id="237" w:name="object-naming"/>
      <w:bookmarkEnd w:id="237"/>
      <w:r>
        <w:t xml:space="preserve"> </w:t>
      </w:r>
      <w:bookmarkStart w:id="238" w:name="function-calls"/>
      <w:bookmarkEnd w:id="238"/>
      <w:r>
        <w:t xml:space="preserve"> </w:t>
      </w:r>
      <w:bookmarkStart w:id="239" w:name="when-to-decompose-a-function"/>
      <w:bookmarkEnd w:id="239"/>
      <w:r>
        <w:t xml:space="preserve"> </w:t>
      </w:r>
      <w:bookmarkStart w:id="240" w:name="how-to-decompose-in-practice"/>
      <w:bookmarkEnd w:id="240"/>
      <w:r>
        <w:t xml:space="preserve"> </w:t>
      </w:r>
      <w:bookmarkStart w:id="241" w:name="examples-borrowed-from-lab-package-prs"/>
      <w:bookmarkEnd w:id="241"/>
      <w:r>
        <w:t xml:space="preserve"> </w:t>
      </w:r>
      <w:bookmarkStart w:id="242" w:name="related-references"/>
      <w:bookmarkEnd w:id="242"/>
      <w:r>
        <w:t xml:space="preserve"> </w:t>
      </w:r>
      <w:bookmarkStart w:id="243" w:name="r-packages"/>
      <w:bookmarkEnd w:id="243"/>
      <w:r>
        <w:t xml:space="preserve"> </w:t>
      </w:r>
      <w:bookmarkStart w:id="244" w:name="why"/>
      <w:bookmarkEnd w:id="244"/>
      <w:r>
        <w:t xml:space="preserve"> </w:t>
      </w:r>
      <w:bookmarkStart w:id="245" w:name="X82cb167292354e6d55f501d979db1106686a1af"/>
      <w:bookmarkEnd w:id="245"/>
      <w:r>
        <w:t xml:space="preserve"> </w:t>
      </w:r>
      <w:bookmarkStart w:id="246" w:name="relationship-to-function-decomposition"/>
      <w:bookmarkEnd w:id="246"/>
      <w:r>
        <w:t xml:space="preserve"> </w:t>
      </w:r>
      <w:bookmarkStart w:id="247" w:name="readingsaving-data"/>
      <w:bookmarkEnd w:id="247"/>
      <w:r>
        <w:t xml:space="preserve"> </w:t>
      </w:r>
      <w:bookmarkStart w:id="248" w:name="rds-vs-.rdata-files"/>
      <w:bookmarkEnd w:id="248"/>
      <w:r>
        <w:t xml:space="preserve"> </w:t>
      </w:r>
      <w:bookmarkStart w:id="249" w:name="csvs"/>
      <w:bookmarkEnd w:id="249"/>
      <w:r>
        <w:t xml:space="preserve"> </w:t>
      </w:r>
      <w:bookmarkStart w:id="250" w:name="integrating-box-and-dropbox"/>
      <w:bookmarkEnd w:id="250"/>
      <w:r>
        <w:t xml:space="preserve"> </w:t>
      </w:r>
      <w:bookmarkStart w:id="251" w:name="box"/>
      <w:bookmarkEnd w:id="251"/>
      <w:r>
        <w:t xml:space="preserve"> </w:t>
      </w:r>
      <w:bookmarkStart w:id="252" w:name="dropbox"/>
      <w:bookmarkEnd w:id="252"/>
      <w:r>
        <w:t xml:space="preserve"> </w:t>
      </w:r>
      <w:bookmarkStart w:id="253" w:name="package-development"/>
      <w:bookmarkEnd w:id="253"/>
      <w:r>
        <w:t xml:space="preserve"> </w:t>
      </w:r>
      <w:bookmarkStart w:id="254" w:name="testing-and-quality"/>
      <w:bookmarkEnd w:id="254"/>
      <w:r>
        <w:t xml:space="preserve"> </w:t>
      </w:r>
      <w:bookmarkStart w:id="255" w:name="core-language-and-infrastructure"/>
      <w:bookmarkEnd w:id="255"/>
      <w:r>
        <w:t xml:space="preserve"> </w:t>
      </w:r>
      <w:bookmarkStart w:id="256" w:name="system-and-process"/>
      <w:bookmarkEnd w:id="256"/>
      <w:r>
        <w:t xml:space="preserve"> </w:t>
      </w:r>
      <w:bookmarkStart w:id="257" w:name="http-and-web"/>
      <w:bookmarkEnd w:id="257"/>
      <w:r>
        <w:t xml:space="preserve"> </w:t>
      </w:r>
      <w:bookmarkStart w:id="258" w:name="utilities"/>
      <w:bookmarkEnd w:id="258"/>
      <w:r>
        <w:t xml:space="preserve"> </w:t>
      </w:r>
      <w:bookmarkStart w:id="259" w:name="github-actions"/>
      <w:bookmarkEnd w:id="259"/>
      <w:r>
        <w:t xml:space="preserve"> </w:t>
      </w:r>
      <w:bookmarkStart w:id="260" w:name="core-tidyverse-packages"/>
      <w:bookmarkEnd w:id="260"/>
      <w:r>
        <w:t xml:space="preserve"> </w:t>
      </w:r>
      <w:bookmarkStart w:id="261" w:name="when-to-use-dplyr-vs-tidyr"/>
      <w:bookmarkEnd w:id="261"/>
      <w:r>
        <w:t xml:space="preserve"> </w:t>
      </w:r>
      <w:bookmarkStart w:id="262" w:name="base-r-to-tidyverse-translation"/>
      <w:bookmarkEnd w:id="262"/>
      <w:r>
        <w:t xml:space="preserve"> </w:t>
      </w:r>
      <w:bookmarkStart w:id="263" w:name="programming-with-tidyverse"/>
      <w:bookmarkEnd w:id="263"/>
      <w:r>
        <w:t xml:space="preserve"> </w:t>
      </w:r>
      <w:bookmarkStart w:id="264" w:name="coding-with-r-and-python"/>
      <w:bookmarkEnd w:id="264"/>
      <w:r>
        <w:t xml:space="preserve"> </w:t>
      </w:r>
      <w:bookmarkStart w:id="265" w:name="X4707fc3d29ccc8f46e4e422d4c06c560a63a17f"/>
      <w:bookmarkEnd w:id="265"/>
      <w:r>
        <w:t xml:space="preserve"> </w:t>
      </w:r>
      <w:bookmarkStart w:id="266" w:name="lapply-and-sapply-1"/>
      <w:bookmarkEnd w:id="266"/>
      <w:r>
        <w:t xml:space="preserve"> </w:t>
      </w:r>
      <w:bookmarkStart w:id="267" w:name="mapply-and-pmap"/>
      <w:bookmarkEnd w:id="267"/>
      <w:r>
        <w:t xml:space="preserve"> </w:t>
      </w:r>
      <w:bookmarkStart w:id="268" w:name="Xf551672fa8f1190aa44df63554b00ab4edf5974"/>
      <w:bookmarkEnd w:id="268"/>
      <w:r>
        <w:t xml:space="preserve"> </w:t>
      </w:r>
      <w:bookmarkStart w:id="269" w:name="parlapply"/>
      <w:bookmarkEnd w:id="269"/>
      <w:r>
        <w:t xml:space="preserve"> </w:t>
      </w:r>
      <w:bookmarkStart w:id="270" w:name="future.lapply"/>
      <w:bookmarkEnd w:id="270"/>
      <w:r>
        <w:t xml:space="preserve"> </w:t>
      </w:r>
      <w:bookmarkStart w:id="271" w:name="r-package-development"/>
      <w:bookmarkEnd w:id="271"/>
      <w:r>
        <w:t xml:space="preserve"> </w:t>
      </w:r>
      <w:bookmarkStart w:id="272" w:name="general-r-programming"/>
      <w:bookmarkEnd w:id="272"/>
      <w:r>
        <w:t xml:space="preserve"> </w:t>
      </w:r>
      <w:bookmarkStart w:id="273" w:name="shiny-development"/>
      <w:bookmarkEnd w:id="273"/>
      <w:r>
        <w:t xml:space="preserve"> </w:t>
      </w:r>
      <w:bookmarkStart w:id="274" w:name="git-and-version-control"/>
      <w:bookmarkEnd w:id="274"/>
      <w:r>
        <w:t xml:space="preserve"> </w:t>
      </w:r>
      <w:bookmarkStart w:id="275" w:name="tbl-snapshot-vs-explicit"/>
      <w:bookmarkEnd w:id="275"/>
      <w:r>
        <w:t xml:space="preserve"> </w:t>
      </w:r>
      <w:bookmarkStart w:id="276" w:name="tbl-keywords-internal-vs-nord"/>
      <w:bookmarkEnd w:id="276"/>
    </w:p>
    <w:p>
      <w:pPr>
        <w:pStyle w:val="BodyText"/>
      </w:pPr>
      <w:r>
        <w:t xml:space="preserve">That page covers:</w:t>
      </w:r>
    </w:p>
    <w:p>
      <w:pPr>
        <w:pStyle w:val="Compact"/>
        <w:numPr>
          <w:ilvl w:val="0"/>
          <w:numId w:val="1027"/>
        </w:numPr>
      </w:pPr>
      <w:hyperlink r:id="rId277">
        <w:r>
          <w:rPr>
            <w:rStyle w:val="Hyperlink"/>
          </w:rPr>
          <w:t xml:space="preserve">Lab Protocols for Code and Data</w:t>
        </w:r>
      </w:hyperlink>
    </w:p>
    <w:p>
      <w:pPr>
        <w:pStyle w:val="Compact"/>
        <w:numPr>
          <w:ilvl w:val="0"/>
          <w:numId w:val="1027"/>
        </w:numPr>
      </w:pPr>
      <w:hyperlink r:id="rId278">
        <w:r>
          <w:rPr>
            <w:rStyle w:val="Hyperlink"/>
          </w:rPr>
          <w:t xml:space="preserve">The Tool-Building Mindset</w:t>
        </w:r>
      </w:hyperlink>
    </w:p>
    <w:p>
      <w:pPr>
        <w:pStyle w:val="Compact"/>
        <w:numPr>
          <w:ilvl w:val="0"/>
          <w:numId w:val="1027"/>
        </w:numPr>
      </w:pPr>
      <w:hyperlink r:id="rId279">
        <w:r>
          <w:rPr>
            <w:rStyle w:val="Hyperlink"/>
          </w:rPr>
          <w:t xml:space="preserve">Essential R Package Development Tools</w:t>
        </w:r>
      </w:hyperlink>
    </w:p>
    <w:p>
      <w:pPr>
        <w:pStyle w:val="Compact"/>
        <w:numPr>
          <w:ilvl w:val="0"/>
          <w:numId w:val="1027"/>
        </w:numPr>
      </w:pPr>
      <w:hyperlink r:id="rId280">
        <w:r>
          <w:rPr>
            <w:rStyle w:val="Hyperlink"/>
          </w:rPr>
          <w:t xml:space="preserve">Complete Package Development Workflow</w:t>
        </w:r>
      </w:hyperlink>
    </w:p>
    <w:p>
      <w:pPr>
        <w:pStyle w:val="Compact"/>
        <w:numPr>
          <w:ilvl w:val="0"/>
          <w:numId w:val="1027"/>
        </w:numPr>
      </w:pPr>
      <w:hyperlink r:id="rId281">
        <w:r>
          <w:rPr>
            <w:rStyle w:val="Hyperlink"/>
          </w:rPr>
          <w:t xml:space="preserve">Organizing scripts</w:t>
        </w:r>
      </w:hyperlink>
    </w:p>
    <w:p>
      <w:pPr>
        <w:pStyle w:val="Compact"/>
        <w:numPr>
          <w:ilvl w:val="0"/>
          <w:numId w:val="1027"/>
        </w:numPr>
      </w:pPr>
      <w:hyperlink r:id="rId282">
        <w:r>
          <w:rPr>
            <w:rStyle w:val="Hyperlink"/>
          </w:rPr>
          <w:t xml:space="preserve">Testing Requirements</w:t>
        </w:r>
      </w:hyperlink>
    </w:p>
    <w:p>
      <w:pPr>
        <w:pStyle w:val="Compact"/>
        <w:numPr>
          <w:ilvl w:val="0"/>
          <w:numId w:val="1027"/>
        </w:numPr>
      </w:pPr>
      <w:hyperlink r:id="rId283">
        <w:r>
          <w:rPr>
            <w:rStyle w:val="Hyperlink"/>
          </w:rPr>
          <w:t xml:space="preserve">Test-Driven Development</w:t>
        </w:r>
      </w:hyperlink>
    </w:p>
    <w:p>
      <w:pPr>
        <w:pStyle w:val="Compact"/>
        <w:numPr>
          <w:ilvl w:val="0"/>
          <w:numId w:val="1027"/>
        </w:numPr>
      </w:pPr>
      <w:hyperlink r:id="rId284">
        <w:r>
          <w:rPr>
            <w:rStyle w:val="Hyperlink"/>
          </w:rPr>
          <w:t xml:space="preserve">Benchmarking</w:t>
        </w:r>
      </w:hyperlink>
    </w:p>
    <w:p>
      <w:pPr>
        <w:pStyle w:val="Compact"/>
        <w:numPr>
          <w:ilvl w:val="0"/>
          <w:numId w:val="1027"/>
        </w:numPr>
      </w:pPr>
      <w:hyperlink r:id="rId285">
        <w:r>
          <w:rPr>
            <w:rStyle w:val="Hyperlink"/>
          </w:rPr>
          <w:t xml:space="preserve">Iterative Operations</w:t>
        </w:r>
      </w:hyperlink>
    </w:p>
    <w:p>
      <w:pPr>
        <w:pStyle w:val="Compact"/>
        <w:numPr>
          <w:ilvl w:val="0"/>
          <w:numId w:val="1027"/>
        </w:numPr>
      </w:pPr>
      <w:hyperlink r:id="rId286">
        <w:r>
          <w:rPr>
            <w:rStyle w:val="Hyperlink"/>
          </w:rPr>
          <w:t xml:space="preserve">Reading and Saving Data</w:t>
        </w:r>
      </w:hyperlink>
    </w:p>
    <w:p>
      <w:pPr>
        <w:pStyle w:val="Compact"/>
        <w:numPr>
          <w:ilvl w:val="0"/>
          <w:numId w:val="1027"/>
        </w:numPr>
      </w:pPr>
      <w:hyperlink r:id="rId287">
        <w:r>
          <w:rPr>
            <w:rStyle w:val="Hyperlink"/>
          </w:rPr>
          <w:t xml:space="preserve">Version Control and Collaboration</w:t>
        </w:r>
      </w:hyperlink>
    </w:p>
    <w:p>
      <w:pPr>
        <w:pStyle w:val="Compact"/>
        <w:numPr>
          <w:ilvl w:val="0"/>
          <w:numId w:val="1027"/>
        </w:numPr>
      </w:pPr>
      <w:hyperlink r:id="rId288">
        <w:r>
          <w:rPr>
            <w:rStyle w:val="Hyperlink"/>
          </w:rPr>
          <w:t xml:space="preserve">Quality Assurance Checklist</w:t>
        </w:r>
      </w:hyperlink>
    </w:p>
    <w:p>
      <w:pPr>
        <w:pStyle w:val="Compact"/>
        <w:numPr>
          <w:ilvl w:val="0"/>
          <w:numId w:val="1027"/>
        </w:numPr>
      </w:pPr>
      <w:hyperlink r:id="rId289">
        <w:r>
          <w:rPr>
            <w:rStyle w:val="Hyperlink"/>
          </w:rPr>
          <w:t xml:space="preserve">Automated Code Styling</w:t>
        </w:r>
      </w:hyperlink>
    </w:p>
    <w:p>
      <w:pPr>
        <w:pStyle w:val="Compact"/>
        <w:numPr>
          <w:ilvl w:val="0"/>
          <w:numId w:val="1027"/>
        </w:numPr>
      </w:pPr>
      <w:hyperlink r:id="rId290">
        <w:r>
          <w:rPr>
            <w:rStyle w:val="Hyperlink"/>
          </w:rPr>
          <w:t xml:space="preserve">Documenting your code</w:t>
        </w:r>
      </w:hyperlink>
    </w:p>
    <w:p>
      <w:pPr>
        <w:pStyle w:val="Compact"/>
        <w:numPr>
          <w:ilvl w:val="0"/>
          <w:numId w:val="1027"/>
        </w:numPr>
      </w:pPr>
      <w:hyperlink r:id="rId291">
        <w:r>
          <w:rPr>
            <w:rStyle w:val="Hyperlink"/>
          </w:rPr>
          <w:t xml:space="preserve">Design Documentation with ADRs</w:t>
        </w:r>
      </w:hyperlink>
    </w:p>
    <w:p>
      <w:pPr>
        <w:pStyle w:val="Compact"/>
        <w:numPr>
          <w:ilvl w:val="0"/>
          <w:numId w:val="1027"/>
        </w:numPr>
      </w:pPr>
      <w:hyperlink r:id="rId292">
        <w:r>
          <w:rPr>
            <w:rStyle w:val="Hyperlink"/>
          </w:rPr>
          <w:t xml:space="preserve">Object naming</w:t>
        </w:r>
      </w:hyperlink>
    </w:p>
    <w:p>
      <w:pPr>
        <w:pStyle w:val="Compact"/>
        <w:numPr>
          <w:ilvl w:val="0"/>
          <w:numId w:val="1027"/>
        </w:numPr>
      </w:pPr>
      <w:hyperlink r:id="rId293">
        <w:r>
          <w:rPr>
            <w:rStyle w:val="Hyperlink"/>
          </w:rPr>
          <w:t xml:space="preserve">Function calls</w:t>
        </w:r>
      </w:hyperlink>
    </w:p>
    <w:p>
      <w:pPr>
        <w:pStyle w:val="Compact"/>
        <w:numPr>
          <w:ilvl w:val="0"/>
          <w:numId w:val="1027"/>
        </w:numPr>
      </w:pPr>
      <w:hyperlink r:id="rId294">
        <w:r>
          <w:rPr>
            <w:rStyle w:val="Hyperlink"/>
          </w:rPr>
          <w:t xml:space="preserve">Function decomposition</w:t>
        </w:r>
      </w:hyperlink>
    </w:p>
    <w:p>
      <w:pPr>
        <w:pStyle w:val="Compact"/>
        <w:numPr>
          <w:ilvl w:val="0"/>
          <w:numId w:val="1027"/>
        </w:numPr>
      </w:pPr>
      <w:hyperlink r:id="rId295">
        <w:r>
          <w:rPr>
            <w:rStyle w:val="Hyperlink"/>
          </w:rPr>
          <w:t xml:space="preserve">One function per file</w:t>
        </w:r>
      </w:hyperlink>
    </w:p>
    <w:p>
      <w:pPr>
        <w:pStyle w:val="Compact"/>
        <w:numPr>
          <w:ilvl w:val="0"/>
          <w:numId w:val="1027"/>
        </w:numPr>
      </w:pPr>
      <w:hyperlink r:id="rId296">
        <w:r>
          <w:rPr>
            <w:rStyle w:val="Hyperlink"/>
          </w:rPr>
          <w:t xml:space="preserve">Function length limits</w:t>
        </w:r>
      </w:hyperlink>
    </w:p>
    <w:p>
      <w:pPr>
        <w:pStyle w:val="Compact"/>
        <w:numPr>
          <w:ilvl w:val="0"/>
          <w:numId w:val="1027"/>
        </w:numPr>
      </w:pPr>
      <w:hyperlink r:id="rId297">
        <w:r>
          <w:rPr>
            <w:rStyle w:val="Hyperlink"/>
          </w:rPr>
          <w:t xml:space="preserve">Keep It Short and Simple (KISS)</w:t>
        </w:r>
      </w:hyperlink>
    </w:p>
    <w:p>
      <w:pPr>
        <w:pStyle w:val="Compact"/>
        <w:numPr>
          <w:ilvl w:val="0"/>
          <w:numId w:val="1027"/>
        </w:numPr>
      </w:pPr>
      <w:hyperlink r:id="rId298">
        <w:r>
          <w:rPr>
            <w:rStyle w:val="Hyperlink"/>
          </w:rPr>
          <w:t xml:space="preserve">Decomposing Code Chunks in Quarto Documents</w:t>
        </w:r>
      </w:hyperlink>
    </w:p>
    <w:p>
      <w:pPr>
        <w:pStyle w:val="Compact"/>
        <w:numPr>
          <w:ilvl w:val="0"/>
          <w:numId w:val="1027"/>
        </w:numPr>
      </w:pPr>
      <w:hyperlink r:id="rId299">
        <w:r>
          <w:rPr>
            <w:rStyle w:val="Hyperlink"/>
          </w:rPr>
          <w:t xml:space="preserve">The here package</w:t>
        </w:r>
      </w:hyperlink>
    </w:p>
    <w:p>
      <w:pPr>
        <w:pStyle w:val="Compact"/>
        <w:numPr>
          <w:ilvl w:val="0"/>
          <w:numId w:val="1027"/>
        </w:numPr>
      </w:pPr>
      <w:hyperlink r:id="rId300">
        <w:r>
          <w:rPr>
            <w:rStyle w:val="Hyperlink"/>
          </w:rPr>
          <w:t xml:space="preserve">Reading/Saving Data</w:t>
        </w:r>
      </w:hyperlink>
    </w:p>
    <w:p>
      <w:pPr>
        <w:pStyle w:val="Compact"/>
        <w:numPr>
          <w:ilvl w:val="0"/>
          <w:numId w:val="1027"/>
        </w:numPr>
      </w:pPr>
      <w:hyperlink r:id="rId301">
        <w:r>
          <w:rPr>
            <w:rStyle w:val="Hyperlink"/>
          </w:rPr>
          <w:t xml:space="preserve">Integrating Box and Dropbox</w:t>
        </w:r>
      </w:hyperlink>
    </w:p>
    <w:p>
      <w:pPr>
        <w:pStyle w:val="Compact"/>
        <w:numPr>
          <w:ilvl w:val="0"/>
          <w:numId w:val="1027"/>
        </w:numPr>
      </w:pPr>
      <w:hyperlink r:id="rId302">
        <w:r>
          <w:rPr>
            <w:rStyle w:val="Hyperlink"/>
          </w:rPr>
          <w:t xml:space="preserve">r-lib Packages</w:t>
        </w:r>
      </w:hyperlink>
    </w:p>
    <w:p>
      <w:pPr>
        <w:pStyle w:val="Compact"/>
        <w:numPr>
          <w:ilvl w:val="0"/>
          <w:numId w:val="1027"/>
        </w:numPr>
      </w:pPr>
      <w:hyperlink r:id="rId303">
        <w:r>
          <w:rPr>
            <w:rStyle w:val="Hyperlink"/>
          </w:rPr>
          <w:t xml:space="preserve">Tidyverse</w:t>
        </w:r>
      </w:hyperlink>
    </w:p>
    <w:p>
      <w:pPr>
        <w:pStyle w:val="Compact"/>
        <w:numPr>
          <w:ilvl w:val="0"/>
          <w:numId w:val="1027"/>
        </w:numPr>
      </w:pPr>
      <w:hyperlink r:id="rId304">
        <w:r>
          <w:rPr>
            <w:rStyle w:val="Hyperlink"/>
          </w:rPr>
          <w:t xml:space="preserve">Coding with R and Python</w:t>
        </w:r>
      </w:hyperlink>
    </w:p>
    <w:p>
      <w:pPr>
        <w:pStyle w:val="Compact"/>
        <w:numPr>
          <w:ilvl w:val="0"/>
          <w:numId w:val="1027"/>
        </w:numPr>
      </w:pPr>
      <w:hyperlink r:id="rId305">
        <w:r>
          <w:rPr>
            <w:rStyle w:val="Hyperlink"/>
          </w:rPr>
          <w:t xml:space="preserve">Repeating analyses with different variations</w:t>
        </w:r>
      </w:hyperlink>
    </w:p>
    <w:p>
      <w:pPr>
        <w:pStyle w:val="Compact"/>
        <w:numPr>
          <w:ilvl w:val="0"/>
          <w:numId w:val="1027"/>
        </w:numPr>
      </w:pPr>
      <w:hyperlink r:id="rId306">
        <w:r>
          <w:rPr>
            <w:rStyle w:val="Hyperlink"/>
          </w:rPr>
          <w:t xml:space="preserve">Reviewing Code</w:t>
        </w:r>
      </w:hyperlink>
    </w:p>
    <w:p>
      <w:pPr>
        <w:pStyle w:val="Compact"/>
        <w:numPr>
          <w:ilvl w:val="0"/>
          <w:numId w:val="1027"/>
        </w:numPr>
      </w:pPr>
      <w:hyperlink r:id="rId307">
        <w:r>
          <w:rPr>
            <w:rStyle w:val="Hyperlink"/>
          </w:rPr>
          <w:t xml:space="preserve">Getting Help with Code</w:t>
        </w:r>
      </w:hyperlink>
    </w:p>
    <w:p>
      <w:pPr>
        <w:pStyle w:val="Compact"/>
        <w:numPr>
          <w:ilvl w:val="0"/>
          <w:numId w:val="1027"/>
        </w:numPr>
      </w:pPr>
      <w:hyperlink r:id="rId308">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9" name="Picture"/>
                  <a:graphic>
                    <a:graphicData uri="http://schemas.openxmlformats.org/drawingml/2006/picture">
                      <pic:pic>
                        <pic:nvPicPr>
                          <pic:cNvPr descr="/opt/quarto/share/formats/docx/note.png" id="310"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chapters/coding-practices.html#sec-foo</w:t>
            </w:r>
            <w:r>
              <w:t xml:space="preserve"> </w:t>
            </w:r>
            <w:r>
              <w:t xml:space="preserve">on the psc site.</w:t>
            </w:r>
          </w:p>
          <w:p/>
        </w:tc>
      </w:tr>
    </w:tbl>
    <w:p>
      <w:r>
        <w:br w:type="page"/>
      </w:r>
    </w:p>
    <w:bookmarkEnd w:id="311"/>
    <w:bookmarkStart w:id="387" w:name="sec-r-code-style"/>
    <w:p>
      <w:pPr>
        <w:pStyle w:val="Heading1"/>
      </w:pPr>
      <w:r>
        <w:t xml:space="preserve">7. R Code Style</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12">
        <w:r>
          <w:rPr>
            <w:rStyle w:val="Hyperlink"/>
            <w:b/>
            <w:bCs/>
          </w:rPr>
          <w:t xml:space="preserve">R Code Style</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313" w:name="sec-assertions-input-validation"/>
      <w:bookmarkEnd w:id="313"/>
      <w:r>
        <w:t xml:space="preserve"> </w:t>
      </w:r>
      <w:bookmarkStart w:id="314" w:name="sec-avoid-hardcoding-external-data"/>
      <w:bookmarkEnd w:id="314"/>
      <w:r>
        <w:t xml:space="preserve"> </w:t>
      </w:r>
      <w:bookmarkStart w:id="315" w:name="sec-avoid-nesting"/>
      <w:bookmarkEnd w:id="315"/>
      <w:r>
        <w:t xml:space="preserve"> </w:t>
      </w:r>
      <w:bookmarkStart w:id="316" w:name="sec-clean-code"/>
      <w:bookmarkEnd w:id="316"/>
      <w:r>
        <w:t xml:space="preserve"> </w:t>
      </w:r>
      <w:bookmarkStart w:id="317" w:name="sec-cli-styling-progress-outcomes"/>
      <w:bookmarkEnd w:id="317"/>
      <w:r>
        <w:t xml:space="preserve"> </w:t>
      </w:r>
      <w:bookmarkStart w:id="318" w:name="sec-comments"/>
      <w:bookmarkEnd w:id="318"/>
      <w:r>
        <w:t xml:space="preserve"> </w:t>
      </w:r>
      <w:bookmarkStart w:id="319" w:name="sec-construct-inputs"/>
      <w:bookmarkEnd w:id="319"/>
      <w:r>
        <w:t xml:space="preserve"> </w:t>
      </w:r>
      <w:bookmarkStart w:id="320" w:name="sec-function-docs"/>
      <w:bookmarkEnd w:id="320"/>
      <w:r>
        <w:t xml:space="preserve"> </w:t>
      </w:r>
      <w:bookmarkStart w:id="321" w:name="sec-here-package-style"/>
      <w:bookmarkEnd w:id="321"/>
      <w:r>
        <w:t xml:space="preserve"> </w:t>
      </w:r>
      <w:bookmarkStart w:id="322" w:name="sec-here-subpath"/>
      <w:bookmarkEnd w:id="322"/>
      <w:r>
        <w:t xml:space="preserve"> </w:t>
      </w:r>
      <w:bookmarkStart w:id="323" w:name="sec-object-naming"/>
      <w:bookmarkEnd w:id="323"/>
      <w:r>
        <w:t xml:space="preserve"> </w:t>
      </w:r>
      <w:bookmarkStart w:id="324" w:name="sec-package-code-practices"/>
      <w:bookmarkEnd w:id="324"/>
      <w:r>
        <w:t xml:space="preserve"> </w:t>
      </w:r>
      <w:bookmarkStart w:id="325" w:name="sec-per-operation-grouping"/>
      <w:bookmarkEnd w:id="325"/>
      <w:r>
        <w:t xml:space="preserve"> </w:t>
      </w:r>
      <w:bookmarkStart w:id="326" w:name="sec-prefer-packaged-functions"/>
      <w:bookmarkEnd w:id="326"/>
      <w:r>
        <w:t xml:space="preserve"> </w:t>
      </w:r>
      <w:bookmarkStart w:id="327" w:name="sec-r-resources-style"/>
      <w:bookmarkEnd w:id="327"/>
      <w:r>
        <w:t xml:space="preserve"> </w:t>
      </w:r>
      <w:bookmarkStart w:id="328" w:name="sec-semantic-line-breaks"/>
      <w:bookmarkEnd w:id="328"/>
      <w:r>
        <w:t xml:space="preserve"> </w:t>
      </w:r>
      <w:bookmarkStart w:id="329" w:name="sec-style-auto-style"/>
      <w:bookmarkEnd w:id="329"/>
      <w:r>
        <w:t xml:space="preserve"> </w:t>
      </w:r>
      <w:bookmarkStart w:id="330" w:name="sec-tidyverse-replacements"/>
      <w:bookmarkEnd w:id="330"/>
      <w:r>
        <w:t xml:space="preserve"> </w:t>
      </w:r>
      <w:bookmarkStart w:id="331" w:name="general-principles"/>
      <w:bookmarkEnd w:id="331"/>
      <w:r>
        <w:t xml:space="preserve"> </w:t>
      </w:r>
      <w:bookmarkStart w:id="332" w:name="meaningful-names"/>
      <w:bookmarkEnd w:id="332"/>
      <w:r>
        <w:t xml:space="preserve"> </w:t>
      </w:r>
      <w:bookmarkStart w:id="333" w:name="functions"/>
      <w:bookmarkEnd w:id="333"/>
      <w:r>
        <w:t xml:space="preserve"> </w:t>
      </w:r>
      <w:bookmarkStart w:id="334" w:name="comments"/>
      <w:bookmarkEnd w:id="334"/>
      <w:r>
        <w:t xml:space="preserve"> </w:t>
      </w:r>
      <w:bookmarkStart w:id="335" w:name="the-boy-scout-rule"/>
      <w:bookmarkEnd w:id="335"/>
      <w:r>
        <w:t xml:space="preserve"> </w:t>
      </w:r>
      <w:bookmarkStart w:id="336" w:name="dont-repeat-yourself-dry"/>
      <w:bookmarkEnd w:id="336"/>
      <w:r>
        <w:t xml:space="preserve"> </w:t>
      </w:r>
      <w:bookmarkStart w:id="337" w:name="explicit-return-statements"/>
      <w:bookmarkEnd w:id="337"/>
      <w:r>
        <w:t xml:space="preserve"> </w:t>
      </w:r>
      <w:bookmarkStart w:id="338" w:name="base-r-stopifnot"/>
      <w:bookmarkEnd w:id="338"/>
      <w:r>
        <w:t xml:space="preserve"> </w:t>
      </w:r>
      <w:bookmarkStart w:id="339" w:name="X61299030cb8ff94ada56d4bdbd93b8d1b32c6e5"/>
      <w:bookmarkEnd w:id="339"/>
      <w:r>
        <w:t xml:space="preserve"> </w:t>
      </w:r>
      <w:bookmarkStart w:id="340" w:name="X457f54817b75c878d21e6b46cc6bdb759c8b265"/>
      <w:bookmarkEnd w:id="340"/>
      <w:r>
        <w:t xml:space="preserve"> </w:t>
      </w:r>
      <w:bookmarkStart w:id="341" w:name="decomposing-validation-into-helpers"/>
      <w:bookmarkEnd w:id="341"/>
      <w:r>
        <w:t xml:space="preserve"> </w:t>
      </w:r>
      <w:bookmarkStart w:id="342" w:name="note-on-assertthat"/>
      <w:bookmarkEnd w:id="342"/>
      <w:r>
        <w:t xml:space="preserve"> </w:t>
      </w:r>
      <w:bookmarkStart w:id="343" w:name="Xe498262ae6be61f401e18dbcc7cafd360e15ce1"/>
      <w:bookmarkEnd w:id="343"/>
      <w:r>
        <w:t xml:space="preserve"> </w:t>
      </w:r>
      <w:bookmarkStart w:id="344" w:name="lambdas-in-map-and-apply-family-calls"/>
      <w:bookmarkEnd w:id="344"/>
      <w:r>
        <w:t xml:space="preserve"> </w:t>
      </w:r>
      <w:bookmarkStart w:id="345" w:name="X6cd99ac23357f519341a53b23e138c646ea1c45"/>
      <w:bookmarkEnd w:id="345"/>
      <w:r>
        <w:t xml:space="preserve"> </w:t>
      </w:r>
      <w:bookmarkStart w:id="346" w:name="X45da8616c13d9849c5079b09e6f10b14b1e8a62"/>
      <w:bookmarkEnd w:id="346"/>
      <w:r>
        <w:t xml:space="preserve"> </w:t>
      </w:r>
      <w:bookmarkStart w:id="347" w:name="X72c8559fef7141ca39114dc26401b510adc0c7e"/>
      <w:bookmarkEnd w:id="347"/>
      <w:r>
        <w:t xml:space="preserve"> </w:t>
      </w:r>
      <w:bookmarkStart w:id="348" w:name="X4e174cb9149f2b2e14b36b2edf87964fcbfdad4"/>
      <w:bookmarkEnd w:id="348"/>
      <w:r>
        <w:t xml:space="preserve"> </w:t>
      </w:r>
      <w:bookmarkStart w:id="349" w:name="line-breaks-and-formatting"/>
      <w:bookmarkEnd w:id="349"/>
      <w:r>
        <w:t xml:space="preserve"> </w:t>
      </w:r>
      <w:bookmarkStart w:id="350" w:name="blank-lines-before-lists"/>
      <w:bookmarkEnd w:id="350"/>
      <w:r>
        <w:t xml:space="preserve"> </w:t>
      </w:r>
      <w:bookmarkStart w:id="351" w:name="line-breaks-in-code"/>
      <w:bookmarkEnd w:id="351"/>
      <w:r>
        <w:t xml:space="preserve"> </w:t>
      </w:r>
      <w:bookmarkStart w:id="352" w:name="markdown-and-quarto-formatting"/>
      <w:bookmarkEnd w:id="352"/>
      <w:r>
        <w:t xml:space="preserve"> </w:t>
      </w:r>
      <w:bookmarkStart w:id="353" w:name="writing-about-code-in-quarto-documents"/>
      <w:bookmarkEnd w:id="353"/>
      <w:r>
        <w:t xml:space="preserve"> </w:t>
      </w:r>
      <w:bookmarkStart w:id="354" w:name="messaging-and-user-communication"/>
      <w:bookmarkEnd w:id="354"/>
      <w:r>
        <w:t xml:space="preserve"> </w:t>
      </w:r>
      <w:bookmarkStart w:id="355" w:name="styling"/>
      <w:bookmarkEnd w:id="355"/>
      <w:r>
        <w:t xml:space="preserve"> </w:t>
      </w:r>
      <w:bookmarkStart w:id="356" w:name="rstudio-shortcuts"/>
      <w:bookmarkEnd w:id="356"/>
      <w:r>
        <w:t xml:space="preserve"> </w:t>
      </w:r>
      <w:bookmarkStart w:id="357" w:name="styler"/>
      <w:bookmarkEnd w:id="357"/>
      <w:r>
        <w:t xml:space="preserve"> </w:t>
      </w:r>
      <w:bookmarkStart w:id="358" w:name="lintr"/>
      <w:bookmarkEnd w:id="358"/>
      <w:r>
        <w:t xml:space="preserve"> </w:t>
      </w:r>
      <w:bookmarkStart w:id="359" w:name="using-lintr"/>
      <w:bookmarkEnd w:id="359"/>
      <w:r>
        <w:t xml:space="preserve"> </w:t>
      </w:r>
      <w:bookmarkStart w:id="360" w:name="our-labs-lintr-configuration"/>
      <w:bookmarkEnd w:id="360"/>
      <w:r>
        <w:t xml:space="preserve"> </w:t>
      </w:r>
      <w:bookmarkStart w:id="361" w:name="jarl"/>
      <w:bookmarkEnd w:id="361"/>
      <w:r>
        <w:t xml:space="preserve"> </w:t>
      </w:r>
      <w:bookmarkStart w:id="362" w:name="key-features"/>
      <w:bookmarkEnd w:id="362"/>
      <w:r>
        <w:t xml:space="preserve"> </w:t>
      </w:r>
      <w:bookmarkStart w:id="363" w:name="basic-usage"/>
      <w:bookmarkEnd w:id="363"/>
      <w:r>
        <w:t xml:space="preserve"> </w:t>
      </w:r>
      <w:bookmarkStart w:id="364" w:name="comparison-with-lintr"/>
      <w:bookmarkEnd w:id="364"/>
      <w:r>
        <w:t xml:space="preserve"> </w:t>
      </w:r>
      <w:bookmarkStart w:id="365" w:name="X20514c3690be0e3afe0e3453b36bf4daf01ce44"/>
      <w:bookmarkEnd w:id="365"/>
    </w:p>
    <w:p>
      <w:pPr>
        <w:pStyle w:val="BodyText"/>
      </w:pPr>
      <w:r>
        <w:t xml:space="preserve">That page covers:</w:t>
      </w:r>
    </w:p>
    <w:p>
      <w:pPr>
        <w:pStyle w:val="Compact"/>
        <w:numPr>
          <w:ilvl w:val="0"/>
          <w:numId w:val="1028"/>
        </w:numPr>
      </w:pPr>
      <w:hyperlink r:id="rId366">
        <w:r>
          <w:rPr>
            <w:rStyle w:val="Hyperlink"/>
          </w:rPr>
          <w:t xml:space="preserve">General Principles</w:t>
        </w:r>
      </w:hyperlink>
    </w:p>
    <w:p>
      <w:pPr>
        <w:pStyle w:val="Compact"/>
        <w:numPr>
          <w:ilvl w:val="0"/>
          <w:numId w:val="1028"/>
        </w:numPr>
      </w:pPr>
      <w:hyperlink r:id="rId367">
        <w:r>
          <w:rPr>
            <w:rStyle w:val="Hyperlink"/>
          </w:rPr>
          <w:t xml:space="preserve">Clean Code Principles</w:t>
        </w:r>
      </w:hyperlink>
    </w:p>
    <w:p>
      <w:pPr>
        <w:pStyle w:val="Compact"/>
        <w:numPr>
          <w:ilvl w:val="0"/>
          <w:numId w:val="1028"/>
        </w:numPr>
      </w:pPr>
      <w:hyperlink r:id="rId368">
        <w:r>
          <w:rPr>
            <w:rStyle w:val="Hyperlink"/>
          </w:rPr>
          <w:t xml:space="preserve">Function Structure and Documentation</w:t>
        </w:r>
      </w:hyperlink>
    </w:p>
    <w:p>
      <w:pPr>
        <w:pStyle w:val="Compact"/>
        <w:numPr>
          <w:ilvl w:val="0"/>
          <w:numId w:val="1028"/>
        </w:numPr>
      </w:pPr>
      <w:hyperlink r:id="rId369">
        <w:r>
          <w:rPr>
            <w:rStyle w:val="Hyperlink"/>
          </w:rPr>
          <w:t xml:space="preserve">Assertions and Input Validation</w:t>
        </w:r>
      </w:hyperlink>
    </w:p>
    <w:p>
      <w:pPr>
        <w:pStyle w:val="Compact"/>
        <w:numPr>
          <w:ilvl w:val="0"/>
          <w:numId w:val="1028"/>
        </w:numPr>
      </w:pPr>
      <w:hyperlink r:id="rId370">
        <w:r>
          <w:rPr>
            <w:rStyle w:val="Hyperlink"/>
          </w:rPr>
          <w:t xml:space="preserve">Avoiding Deep Nesting</w:t>
        </w:r>
      </w:hyperlink>
    </w:p>
    <w:p>
      <w:pPr>
        <w:pStyle w:val="Compact"/>
        <w:numPr>
          <w:ilvl w:val="0"/>
          <w:numId w:val="1028"/>
        </w:numPr>
      </w:pPr>
      <w:hyperlink r:id="rId371">
        <w:r>
          <w:rPr>
            <w:rStyle w:val="Hyperlink"/>
          </w:rPr>
          <w:t xml:space="preserve">Prefer Existing Packaged Functions</w:t>
        </w:r>
      </w:hyperlink>
    </w:p>
    <w:p>
      <w:pPr>
        <w:pStyle w:val="Compact"/>
        <w:numPr>
          <w:ilvl w:val="0"/>
          <w:numId w:val="1028"/>
        </w:numPr>
      </w:pPr>
      <w:hyperlink r:id="rId372">
        <w:r>
          <w:rPr>
            <w:rStyle w:val="Hyperlink"/>
          </w:rPr>
          <w:t xml:space="preserve">Prefer Per-Operation Grouping</w:t>
        </w:r>
      </w:hyperlink>
    </w:p>
    <w:p>
      <w:pPr>
        <w:pStyle w:val="Compact"/>
        <w:numPr>
          <w:ilvl w:val="0"/>
          <w:numId w:val="1028"/>
        </w:numPr>
      </w:pPr>
      <w:hyperlink r:id="rId373">
        <w:r>
          <w:rPr>
            <w:rStyle w:val="Hyperlink"/>
          </w:rPr>
          <w:t xml:space="preserve">Avoid Hard-Coding Data with an External Source of Truth</w:t>
        </w:r>
      </w:hyperlink>
    </w:p>
    <w:p>
      <w:pPr>
        <w:pStyle w:val="Compact"/>
        <w:numPr>
          <w:ilvl w:val="0"/>
          <w:numId w:val="1028"/>
        </w:numPr>
      </w:pPr>
      <w:hyperlink r:id="rId374">
        <w:r>
          <w:rPr>
            <w:rStyle w:val="Hyperlink"/>
          </w:rPr>
          <w:t xml:space="preserve">Construct Complex Inputs Before the Call</w:t>
        </w:r>
      </w:hyperlink>
    </w:p>
    <w:p>
      <w:pPr>
        <w:pStyle w:val="Compact"/>
        <w:numPr>
          <w:ilvl w:val="0"/>
          <w:numId w:val="1028"/>
        </w:numPr>
      </w:pPr>
      <w:hyperlink r:id="rId375">
        <w:r>
          <w:rPr>
            <w:rStyle w:val="Hyperlink"/>
          </w:rPr>
          <w:t xml:space="preserve">Comments</w:t>
        </w:r>
      </w:hyperlink>
    </w:p>
    <w:p>
      <w:pPr>
        <w:pStyle w:val="Compact"/>
        <w:numPr>
          <w:ilvl w:val="0"/>
          <w:numId w:val="1028"/>
        </w:numPr>
      </w:pPr>
      <w:hyperlink r:id="rId376">
        <w:r>
          <w:rPr>
            <w:rStyle w:val="Hyperlink"/>
          </w:rPr>
          <w:t xml:space="preserve">Line Breaks and Formatting</w:t>
        </w:r>
      </w:hyperlink>
    </w:p>
    <w:p>
      <w:pPr>
        <w:pStyle w:val="Compact"/>
        <w:numPr>
          <w:ilvl w:val="0"/>
          <w:numId w:val="1028"/>
        </w:numPr>
      </w:pPr>
      <w:hyperlink r:id="rId377">
        <w:r>
          <w:rPr>
            <w:rStyle w:val="Hyperlink"/>
          </w:rPr>
          <w:t xml:space="preserve">Markdown and Quarto Formatting</w:t>
        </w:r>
      </w:hyperlink>
    </w:p>
    <w:p>
      <w:pPr>
        <w:pStyle w:val="Compact"/>
        <w:numPr>
          <w:ilvl w:val="0"/>
          <w:numId w:val="1028"/>
        </w:numPr>
      </w:pPr>
      <w:hyperlink r:id="rId378">
        <w:r>
          <w:rPr>
            <w:rStyle w:val="Hyperlink"/>
          </w:rPr>
          <w:t xml:space="preserve">Messaging and User Communication</w:t>
        </w:r>
      </w:hyperlink>
    </w:p>
    <w:p>
      <w:pPr>
        <w:pStyle w:val="Compact"/>
        <w:numPr>
          <w:ilvl w:val="0"/>
          <w:numId w:val="1028"/>
        </w:numPr>
      </w:pPr>
      <w:hyperlink r:id="rId379">
        <w:r>
          <w:rPr>
            <w:rStyle w:val="Hyperlink"/>
          </w:rPr>
          <w:t xml:space="preserve">Package Code Practices</w:t>
        </w:r>
      </w:hyperlink>
    </w:p>
    <w:p>
      <w:pPr>
        <w:pStyle w:val="Compact"/>
        <w:numPr>
          <w:ilvl w:val="0"/>
          <w:numId w:val="1028"/>
        </w:numPr>
      </w:pPr>
      <w:hyperlink r:id="rId380">
        <w:r>
          <w:rPr>
            <w:rStyle w:val="Hyperlink"/>
          </w:rPr>
          <w:t xml:space="preserve">Tidyverse Replacements</w:t>
        </w:r>
      </w:hyperlink>
    </w:p>
    <w:p>
      <w:pPr>
        <w:pStyle w:val="Compact"/>
        <w:numPr>
          <w:ilvl w:val="0"/>
          <w:numId w:val="1028"/>
        </w:numPr>
      </w:pPr>
      <w:hyperlink r:id="rId381">
        <w:r>
          <w:rPr>
            <w:rStyle w:val="Hyperlink"/>
          </w:rPr>
          <w:t xml:space="preserve">The here Package</w:t>
        </w:r>
      </w:hyperlink>
    </w:p>
    <w:p>
      <w:pPr>
        <w:pStyle w:val="Compact"/>
        <w:numPr>
          <w:ilvl w:val="0"/>
          <w:numId w:val="1028"/>
        </w:numPr>
      </w:pPr>
      <w:hyperlink r:id="rId382">
        <w:r>
          <w:rPr>
            <w:rStyle w:val="Hyperlink"/>
          </w:rPr>
          <w:t xml:space="preserve">Object Naming</w:t>
        </w:r>
      </w:hyperlink>
    </w:p>
    <w:p>
      <w:pPr>
        <w:pStyle w:val="Compact"/>
        <w:numPr>
          <w:ilvl w:val="0"/>
          <w:numId w:val="1028"/>
        </w:numPr>
      </w:pPr>
      <w:hyperlink r:id="rId383">
        <w:r>
          <w:rPr>
            <w:rStyle w:val="Hyperlink"/>
          </w:rPr>
          <w:t xml:space="preserve">Automated Tools for Style and Project Workflow</w:t>
        </w:r>
      </w:hyperlink>
    </w:p>
    <w:p>
      <w:pPr>
        <w:pStyle w:val="Compact"/>
        <w:numPr>
          <w:ilvl w:val="0"/>
          <w:numId w:val="1028"/>
        </w:numPr>
      </w:pPr>
      <w:hyperlink r:id="rId384">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5" name="Picture"/>
                  <a:graphic>
                    <a:graphicData uri="http://schemas.openxmlformats.org/drawingml/2006/picture">
                      <pic:pic>
                        <pic:nvPicPr>
                          <pic:cNvPr descr="/opt/quarto/share/formats/docx/note.png" id="386"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chapters/coding-style.html#sec-foo</w:t>
            </w:r>
            <w:r>
              <w:t xml:space="preserve"> </w:t>
            </w:r>
            <w:r>
              <w:t xml:space="preserve">on the psc site.</w:t>
            </w:r>
          </w:p>
          <w:p/>
        </w:tc>
      </w:tr>
    </w:tbl>
    <w:p>
      <w:r>
        <w:br w:type="page"/>
      </w:r>
    </w:p>
    <w:bookmarkEnd w:id="387"/>
    <w:bookmarkStart w:id="395" w:name="big-data"/>
    <w:p>
      <w:pPr>
        <w:pStyle w:val="Heading1"/>
      </w:pPr>
      <w:r>
        <w:t xml:space="preserve">8. Big data</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88">
        <w:r>
          <w:rPr>
            <w:rStyle w:val="Hyperlink"/>
            <w:b/>
            <w:bCs/>
          </w:rPr>
          <w:t xml:space="preserve">Big data</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389" w:name="the-data.table-package"/>
      <w:bookmarkEnd w:id="389"/>
      <w:r>
        <w:t xml:space="preserve"> </w:t>
      </w:r>
      <w:bookmarkStart w:id="390" w:name="using-downsampled-data"/>
      <w:bookmarkEnd w:id="390"/>
      <w:r>
        <w:t xml:space="preserve"> </w:t>
      </w:r>
      <w:bookmarkStart w:id="391" w:name="optimal-rstudio-set-up"/>
      <w:bookmarkEnd w:id="391"/>
    </w:p>
    <w:p>
      <w:pPr>
        <w:pStyle w:val="BodyText"/>
      </w:pPr>
      <w:r>
        <w:t xml:space="preserve">That page covers:</w:t>
      </w:r>
    </w:p>
    <w:p>
      <w:pPr>
        <w:pStyle w:val="Compact"/>
        <w:numPr>
          <w:ilvl w:val="0"/>
          <w:numId w:val="1029"/>
        </w:numPr>
      </w:pPr>
      <w:hyperlink r:id="rId392">
        <w:r>
          <w:rPr>
            <w:rStyle w:val="Hyperlink"/>
          </w:rPr>
          <w:t xml:space="preserve">The data.table package</w:t>
        </w:r>
      </w:hyperlink>
    </w:p>
    <w:p>
      <w:pPr>
        <w:pStyle w:val="Compact"/>
        <w:numPr>
          <w:ilvl w:val="0"/>
          <w:numId w:val="1029"/>
        </w:numPr>
      </w:pPr>
      <w:hyperlink r:id="rId393">
        <w:r>
          <w:rPr>
            <w:rStyle w:val="Hyperlink"/>
          </w:rPr>
          <w:t xml:space="preserve">Using downsampled data</w:t>
        </w:r>
      </w:hyperlink>
    </w:p>
    <w:p>
      <w:pPr>
        <w:pStyle w:val="Compact"/>
        <w:numPr>
          <w:ilvl w:val="0"/>
          <w:numId w:val="1029"/>
        </w:numPr>
      </w:pPr>
      <w:hyperlink r:id="rId394">
        <w:r>
          <w:rPr>
            <w:rStyle w:val="Hyperlink"/>
          </w:rPr>
          <w:t xml:space="preserve">Optimal RStudio set up</w:t>
        </w:r>
      </w:hyperlink>
    </w:p>
    <w:p>
      <w:r>
        <w:br w:type="page"/>
      </w:r>
    </w:p>
    <w:bookmarkEnd w:id="395"/>
    <w:bookmarkStart w:id="411" w:name="data-masking"/>
    <w:p>
      <w:pPr>
        <w:pStyle w:val="Heading1"/>
      </w:pPr>
      <w:r>
        <w:t xml:space="preserve">9. Data masking</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96">
        <w:r>
          <w:rPr>
            <w:rStyle w:val="Hyperlink"/>
            <w:b/>
            <w:bCs/>
          </w:rPr>
          <w:t xml:space="preserve">Data masking</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397" w:name="sec-data-masking-vs-tidy-selection"/>
      <w:bookmarkEnd w:id="397"/>
      <w:r>
        <w:t xml:space="preserve"> </w:t>
      </w:r>
      <w:bookmarkStart w:id="398" w:name="general-overview"/>
      <w:bookmarkEnd w:id="398"/>
      <w:r>
        <w:t xml:space="preserve"> </w:t>
      </w:r>
      <w:bookmarkStart w:id="399" w:name="what-is-data-masking"/>
      <w:bookmarkEnd w:id="399"/>
      <w:r>
        <w:t xml:space="preserve"> </w:t>
      </w:r>
      <w:bookmarkStart w:id="400" w:name="using-tidy-evaluation-for-data-masking"/>
      <w:bookmarkEnd w:id="400"/>
      <w:r>
        <w:t xml:space="preserve"> </w:t>
      </w:r>
      <w:bookmarkStart w:id="401" w:name="X118ff09008793bb586a8982fedb3eb2b41d1fc5"/>
      <w:bookmarkEnd w:id="401"/>
      <w:r>
        <w:t xml:space="preserve"> </w:t>
      </w:r>
      <w:bookmarkStart w:id="402" w:name="technical-overview"/>
      <w:bookmarkEnd w:id="402"/>
      <w:r>
        <w:t xml:space="preserve"> </w:t>
      </w:r>
      <w:bookmarkStart w:id="403" w:name="example"/>
      <w:bookmarkEnd w:id="403"/>
      <w:r>
        <w:t xml:space="preserve"> </w:t>
      </w:r>
      <w:bookmarkStart w:id="404" w:name="fig-data-masking"/>
      <w:bookmarkEnd w:id="404"/>
      <w:r>
        <w:t xml:space="preserve"> </w:t>
      </w:r>
      <w:bookmarkStart w:id="405" w:name="tbl-masking-selection"/>
      <w:bookmarkEnd w:id="405"/>
    </w:p>
    <w:p>
      <w:pPr>
        <w:pStyle w:val="BodyText"/>
      </w:pPr>
      <w:r>
        <w:t xml:space="preserve">That page covers:</w:t>
      </w:r>
    </w:p>
    <w:p>
      <w:pPr>
        <w:pStyle w:val="Compact"/>
        <w:numPr>
          <w:ilvl w:val="0"/>
          <w:numId w:val="1030"/>
        </w:numPr>
      </w:pPr>
      <w:hyperlink r:id="rId406">
        <w:r>
          <w:rPr>
            <w:rStyle w:val="Hyperlink"/>
          </w:rPr>
          <w:t xml:space="preserve">General Overview</w:t>
        </w:r>
      </w:hyperlink>
    </w:p>
    <w:p>
      <w:pPr>
        <w:pStyle w:val="Compact"/>
        <w:numPr>
          <w:ilvl w:val="0"/>
          <w:numId w:val="1030"/>
        </w:numPr>
      </w:pPr>
      <w:hyperlink r:id="rId407">
        <w:r>
          <w:rPr>
            <w:rStyle w:val="Hyperlink"/>
          </w:rPr>
          <w:t xml:space="preserve">Data masking vs. tidy selection</w:t>
        </w:r>
      </w:hyperlink>
    </w:p>
    <w:p>
      <w:pPr>
        <w:pStyle w:val="Compact"/>
        <w:numPr>
          <w:ilvl w:val="0"/>
          <w:numId w:val="1030"/>
        </w:numPr>
      </w:pPr>
      <w:hyperlink r:id="rId408">
        <w:r>
          <w:rPr>
            <w:rStyle w:val="Hyperlink"/>
          </w:rPr>
          <w:t xml:space="preserve">Technical Overview</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09" name="Picture"/>
                  <a:graphic>
                    <a:graphicData uri="http://schemas.openxmlformats.org/drawingml/2006/picture">
                      <pic:pic>
                        <pic:nvPicPr>
                          <pic:cNvPr descr="/opt/quarto/share/formats/docx/note.png" id="410"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chapters/data-masking.html#sec-foo</w:t>
            </w:r>
            <w:r>
              <w:t xml:space="preserve"> </w:t>
            </w:r>
            <w:r>
              <w:t xml:space="preserve">on the psc site.</w:t>
            </w:r>
          </w:p>
          <w:p/>
        </w:tc>
      </w:tr>
    </w:tbl>
    <w:p>
      <w:r>
        <w:br w:type="page"/>
      </w:r>
    </w:p>
    <w:bookmarkEnd w:id="411"/>
    <w:bookmarkStart w:id="478" w:name="sec-quarto"/>
    <w:p>
      <w:pPr>
        <w:pStyle w:val="Heading1"/>
      </w:pPr>
      <w:r>
        <w:t xml:space="preserve">10. Quarto</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412">
        <w:r>
          <w:rPr>
            <w:rStyle w:val="Hyperlink"/>
            <w:b/>
            <w:bCs/>
          </w:rPr>
          <w:t xml:space="preserve">Quarto</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413" w:name="sec-quarto-dashboards"/>
      <w:bookmarkEnd w:id="413"/>
      <w:r>
        <w:t xml:space="preserve"> </w:t>
      </w:r>
      <w:bookmarkStart w:id="414" w:name="introduction"/>
      <w:bookmarkEnd w:id="414"/>
      <w:r>
        <w:t xml:space="preserve"> </w:t>
      </w:r>
      <w:bookmarkStart w:id="415" w:name="key-features"/>
      <w:bookmarkEnd w:id="415"/>
      <w:r>
        <w:t xml:space="preserve"> </w:t>
      </w:r>
      <w:bookmarkStart w:id="416" w:name="why-quarto"/>
      <w:bookmarkEnd w:id="416"/>
      <w:r>
        <w:t xml:space="preserve"> </w:t>
      </w:r>
      <w:bookmarkStart w:id="417" w:name="getting-started"/>
      <w:bookmarkEnd w:id="417"/>
      <w:r>
        <w:t xml:space="preserve"> </w:t>
      </w:r>
      <w:bookmarkStart w:id="418" w:name="quarto-basics"/>
      <w:bookmarkEnd w:id="418"/>
      <w:r>
        <w:t xml:space="preserve"> </w:t>
      </w:r>
      <w:bookmarkStart w:id="419" w:name="creating-a-new-quarto-document"/>
      <w:bookmarkEnd w:id="419"/>
      <w:r>
        <w:t xml:space="preserve"> </w:t>
      </w:r>
      <w:bookmarkStart w:id="420" w:name="visual-vs.-source-editor"/>
      <w:bookmarkEnd w:id="420"/>
      <w:r>
        <w:t xml:space="preserve"> </w:t>
      </w:r>
      <w:bookmarkStart w:id="421" w:name="rendering-documents"/>
      <w:bookmarkEnd w:id="421"/>
      <w:r>
        <w:t xml:space="preserve"> </w:t>
      </w:r>
      <w:bookmarkStart w:id="422" w:name="code-chunks"/>
      <w:bookmarkEnd w:id="422"/>
      <w:r>
        <w:t xml:space="preserve"> </w:t>
      </w:r>
      <w:bookmarkStart w:id="423" w:name="format-specific-settings"/>
      <w:bookmarkEnd w:id="423"/>
      <w:r>
        <w:t xml:space="preserve"> </w:t>
      </w:r>
      <w:bookmarkStart w:id="424" w:name="text-formatting"/>
      <w:bookmarkEnd w:id="424"/>
      <w:r>
        <w:t xml:space="preserve"> </w:t>
      </w:r>
      <w:bookmarkStart w:id="425" w:name="building-quarto-books"/>
      <w:bookmarkEnd w:id="425"/>
      <w:r>
        <w:t xml:space="preserve"> </w:t>
      </w:r>
      <w:bookmarkStart w:id="426" w:name="creating-a-quarto-book"/>
      <w:bookmarkEnd w:id="426"/>
      <w:r>
        <w:t xml:space="preserve"> </w:t>
      </w:r>
      <w:bookmarkStart w:id="427" w:name="building-and-previewing"/>
      <w:bookmarkEnd w:id="427"/>
      <w:r>
        <w:t xml:space="preserve"> </w:t>
      </w:r>
      <w:bookmarkStart w:id="428" w:name="book-structure"/>
      <w:bookmarkEnd w:id="428"/>
      <w:r>
        <w:t xml:space="preserve"> </w:t>
      </w:r>
      <w:bookmarkStart w:id="429" w:name="book-features"/>
      <w:bookmarkEnd w:id="429"/>
      <w:r>
        <w:t xml:space="preserve"> </w:t>
      </w:r>
      <w:bookmarkStart w:id="430" w:name="example-this-lab-manual"/>
      <w:bookmarkEnd w:id="430"/>
      <w:r>
        <w:t xml:space="preserve"> </w:t>
      </w:r>
      <w:bookmarkStart w:id="431" w:name="resources"/>
      <w:bookmarkEnd w:id="431"/>
      <w:r>
        <w:t xml:space="preserve"> </w:t>
      </w:r>
      <w:bookmarkStart w:id="432" w:name="quarto-profiles"/>
      <w:bookmarkEnd w:id="432"/>
      <w:r>
        <w:t xml:space="preserve"> </w:t>
      </w:r>
      <w:bookmarkStart w:id="433" w:name="what-are-profiles"/>
      <w:bookmarkEnd w:id="433"/>
      <w:r>
        <w:t xml:space="preserve"> </w:t>
      </w:r>
      <w:bookmarkStart w:id="434" w:name="example-rendering-chapters-as-slides"/>
      <w:bookmarkEnd w:id="434"/>
      <w:r>
        <w:t xml:space="preserve"> </w:t>
      </w:r>
      <w:bookmarkStart w:id="435" w:name="creating-a-profile"/>
      <w:bookmarkEnd w:id="435"/>
      <w:r>
        <w:t xml:space="preserve"> </w:t>
      </w:r>
      <w:bookmarkStart w:id="436" w:name="common-use-cases"/>
      <w:bookmarkEnd w:id="436"/>
      <w:r>
        <w:t xml:space="preserve"> </w:t>
      </w:r>
      <w:bookmarkStart w:id="437" w:name="resources-1"/>
      <w:bookmarkEnd w:id="437"/>
      <w:r>
        <w:t xml:space="preserve"> </w:t>
      </w:r>
      <w:bookmarkStart w:id="438" w:name="advanced-features"/>
      <w:bookmarkEnd w:id="438"/>
      <w:r>
        <w:t xml:space="preserve"> </w:t>
      </w:r>
      <w:bookmarkStart w:id="439" w:name="cross-references"/>
      <w:bookmarkEnd w:id="439"/>
      <w:r>
        <w:t xml:space="preserve"> </w:t>
      </w:r>
      <w:bookmarkStart w:id="440" w:name="using-includes-for-modular-content"/>
      <w:bookmarkEnd w:id="440"/>
      <w:r>
        <w:t xml:space="preserve"> </w:t>
      </w:r>
      <w:bookmarkStart w:id="441" w:name="including-external-code-files"/>
      <w:bookmarkEnd w:id="441"/>
      <w:r>
        <w:t xml:space="preserve"> </w:t>
      </w:r>
      <w:bookmarkStart w:id="442" w:name="mermaid-diagrams"/>
      <w:bookmarkEnd w:id="442"/>
      <w:r>
        <w:t xml:space="preserve"> </w:t>
      </w:r>
      <w:bookmarkStart w:id="443" w:name="creating-mermaid-diagrams"/>
      <w:bookmarkEnd w:id="443"/>
      <w:r>
        <w:t xml:space="preserve"> </w:t>
      </w:r>
      <w:bookmarkStart w:id="444" w:name="known-issues-with-docx-and-pdf-output"/>
      <w:bookmarkEnd w:id="444"/>
      <w:r>
        <w:t xml:space="preserve"> </w:t>
      </w:r>
      <w:bookmarkStart w:id="445" w:name="rendering-failures-and-hangs"/>
      <w:bookmarkEnd w:id="445"/>
      <w:r>
        <w:t xml:space="preserve"> </w:t>
      </w:r>
      <w:bookmarkStart w:id="446" w:name="image-quality-issues"/>
      <w:bookmarkEnd w:id="446"/>
      <w:r>
        <w:t xml:space="preserve"> </w:t>
      </w:r>
      <w:bookmarkStart w:id="447" w:name="recommended-workarounds"/>
      <w:bookmarkEnd w:id="447"/>
      <w:r>
        <w:t xml:space="preserve"> </w:t>
      </w:r>
      <w:bookmarkStart w:id="448" w:name="X2edef8ce9f8bac616e9594daed1c60b0b595fc0"/>
      <w:bookmarkEnd w:id="448"/>
      <w:r>
        <w:t xml:space="preserve"> </w:t>
      </w:r>
      <w:bookmarkStart w:id="449" w:name="Xbfb676fb4e0cc03a5e43d4b5e20c58be3d2e99c"/>
      <w:bookmarkEnd w:id="449"/>
      <w:r>
        <w:t xml:space="preserve"> </w:t>
      </w:r>
      <w:bookmarkStart w:id="450" w:name="Xdafd877d5028a086c03193885ac2230894ef7ac"/>
      <w:bookmarkEnd w:id="450"/>
      <w:r>
        <w:t xml:space="preserve"> </w:t>
      </w:r>
      <w:bookmarkStart w:id="451" w:name="prefer-html-output-when-possible"/>
      <w:bookmarkEnd w:id="451"/>
      <w:r>
        <w:t xml:space="preserve"> </w:t>
      </w:r>
      <w:bookmarkStart w:id="452" w:name="real-world-example"/>
      <w:bookmarkEnd w:id="452"/>
      <w:r>
        <w:t xml:space="preserve"> </w:t>
      </w:r>
      <w:bookmarkStart w:id="453" w:name="future-outlook"/>
      <w:bookmarkEnd w:id="453"/>
      <w:r>
        <w:t xml:space="preserve"> </w:t>
      </w:r>
      <w:bookmarkStart w:id="454" w:name="summary"/>
      <w:bookmarkEnd w:id="454"/>
      <w:r>
        <w:t xml:space="preserve"> </w:t>
      </w:r>
      <w:bookmarkStart w:id="455" w:name="troubleshooting"/>
      <w:bookmarkEnd w:id="455"/>
      <w:r>
        <w:t xml:space="preserve"> </w:t>
      </w:r>
      <w:bookmarkStart w:id="456" w:name="checking-your-setup"/>
      <w:bookmarkEnd w:id="456"/>
      <w:r>
        <w:t xml:space="preserve"> </w:t>
      </w:r>
      <w:bookmarkStart w:id="457" w:name="diagnostic-tools"/>
      <w:bookmarkEnd w:id="457"/>
      <w:r>
        <w:t xml:space="preserve"> </w:t>
      </w:r>
      <w:bookmarkStart w:id="458" w:name="common-issues"/>
      <w:bookmarkEnd w:id="458"/>
      <w:r>
        <w:t xml:space="preserve"> </w:t>
      </w:r>
      <w:bookmarkStart w:id="459" w:name="advanced-troubleshooting"/>
      <w:bookmarkEnd w:id="459"/>
      <w:r>
        <w:t xml:space="preserve"> </w:t>
      </w:r>
      <w:bookmarkStart w:id="460" w:name="additional-resources"/>
      <w:bookmarkEnd w:id="460"/>
      <w:r>
        <w:t xml:space="preserve"> </w:t>
      </w:r>
      <w:bookmarkStart w:id="461" w:name="official-documentation"/>
      <w:bookmarkEnd w:id="461"/>
      <w:r>
        <w:t xml:space="preserve"> </w:t>
      </w:r>
      <w:bookmarkStart w:id="462" w:name="learning-resources"/>
      <w:bookmarkEnd w:id="462"/>
      <w:r>
        <w:t xml:space="preserve"> </w:t>
      </w:r>
      <w:bookmarkStart w:id="463" w:name="templates"/>
      <w:bookmarkEnd w:id="463"/>
      <w:r>
        <w:t xml:space="preserve"> </w:t>
      </w:r>
      <w:bookmarkStart w:id="464" w:name="extensions-and-tools"/>
      <w:bookmarkEnd w:id="464"/>
      <w:r>
        <w:t xml:space="preserve"> </w:t>
      </w:r>
      <w:bookmarkStart w:id="465" w:name="development-roadmap-and-known-issues"/>
      <w:bookmarkEnd w:id="465"/>
      <w:r>
        <w:t xml:space="preserve"> </w:t>
      </w:r>
      <w:bookmarkStart w:id="466" w:name="related-lab-manual-chapters"/>
      <w:bookmarkEnd w:id="466"/>
    </w:p>
    <w:p>
      <w:pPr>
        <w:pStyle w:val="BodyText"/>
      </w:pPr>
      <w:r>
        <w:t xml:space="preserve">That page covers:</w:t>
      </w:r>
    </w:p>
    <w:p>
      <w:pPr>
        <w:pStyle w:val="Compact"/>
        <w:numPr>
          <w:ilvl w:val="0"/>
          <w:numId w:val="1031"/>
        </w:numPr>
      </w:pPr>
      <w:hyperlink r:id="rId467">
        <w:r>
          <w:rPr>
            <w:rStyle w:val="Hyperlink"/>
          </w:rPr>
          <w:t xml:space="preserve">Introduction</w:t>
        </w:r>
      </w:hyperlink>
    </w:p>
    <w:p>
      <w:pPr>
        <w:pStyle w:val="Compact"/>
        <w:numPr>
          <w:ilvl w:val="0"/>
          <w:numId w:val="1031"/>
        </w:numPr>
      </w:pPr>
      <w:hyperlink r:id="rId468">
        <w:r>
          <w:rPr>
            <w:rStyle w:val="Hyperlink"/>
          </w:rPr>
          <w:t xml:space="preserve">Quarto Basics</w:t>
        </w:r>
      </w:hyperlink>
    </w:p>
    <w:p>
      <w:pPr>
        <w:pStyle w:val="Compact"/>
        <w:numPr>
          <w:ilvl w:val="0"/>
          <w:numId w:val="1031"/>
        </w:numPr>
      </w:pPr>
      <w:hyperlink r:id="rId469">
        <w:r>
          <w:rPr>
            <w:rStyle w:val="Hyperlink"/>
          </w:rPr>
          <w:t xml:space="preserve">Building Quarto Books</w:t>
        </w:r>
      </w:hyperlink>
    </w:p>
    <w:p>
      <w:pPr>
        <w:pStyle w:val="Compact"/>
        <w:numPr>
          <w:ilvl w:val="0"/>
          <w:numId w:val="1031"/>
        </w:numPr>
      </w:pPr>
      <w:hyperlink r:id="rId470">
        <w:r>
          <w:rPr>
            <w:rStyle w:val="Hyperlink"/>
          </w:rPr>
          <w:t xml:space="preserve">Dashboards</w:t>
        </w:r>
      </w:hyperlink>
    </w:p>
    <w:p>
      <w:pPr>
        <w:pStyle w:val="Compact"/>
        <w:numPr>
          <w:ilvl w:val="0"/>
          <w:numId w:val="1031"/>
        </w:numPr>
      </w:pPr>
      <w:hyperlink r:id="rId471">
        <w:r>
          <w:rPr>
            <w:rStyle w:val="Hyperlink"/>
          </w:rPr>
          <w:t xml:space="preserve">Quarto Profiles</w:t>
        </w:r>
      </w:hyperlink>
    </w:p>
    <w:p>
      <w:pPr>
        <w:pStyle w:val="Compact"/>
        <w:numPr>
          <w:ilvl w:val="0"/>
          <w:numId w:val="1031"/>
        </w:numPr>
      </w:pPr>
      <w:hyperlink r:id="rId472">
        <w:r>
          <w:rPr>
            <w:rStyle w:val="Hyperlink"/>
          </w:rPr>
          <w:t xml:space="preserve">Advanced Features</w:t>
        </w:r>
      </w:hyperlink>
    </w:p>
    <w:p>
      <w:pPr>
        <w:pStyle w:val="Compact"/>
        <w:numPr>
          <w:ilvl w:val="0"/>
          <w:numId w:val="1031"/>
        </w:numPr>
      </w:pPr>
      <w:hyperlink r:id="rId473">
        <w:r>
          <w:rPr>
            <w:rStyle w:val="Hyperlink"/>
          </w:rPr>
          <w:t xml:space="preserve">Mermaid Diagrams</w:t>
        </w:r>
      </w:hyperlink>
    </w:p>
    <w:p>
      <w:pPr>
        <w:pStyle w:val="Compact"/>
        <w:numPr>
          <w:ilvl w:val="0"/>
          <w:numId w:val="1031"/>
        </w:numPr>
      </w:pPr>
      <w:hyperlink r:id="rId474">
        <w:r>
          <w:rPr>
            <w:rStyle w:val="Hyperlink"/>
          </w:rPr>
          <w:t xml:space="preserve">Troubleshooting</w:t>
        </w:r>
      </w:hyperlink>
    </w:p>
    <w:p>
      <w:pPr>
        <w:pStyle w:val="Compact"/>
        <w:numPr>
          <w:ilvl w:val="0"/>
          <w:numId w:val="1031"/>
        </w:numPr>
      </w:pPr>
      <w:hyperlink r:id="rId475">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76" name="Picture"/>
                  <a:graphic>
                    <a:graphicData uri="http://schemas.openxmlformats.org/drawingml/2006/picture">
                      <pic:pic>
                        <pic:nvPicPr>
                          <pic:cNvPr descr="/opt/quarto/share/formats/docx/note.png" id="477"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usually 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chapters/quarto.html#sec-foo</w:t>
            </w:r>
            <w:r>
              <w:t xml:space="preserve"> </w:t>
            </w:r>
            <w:r>
              <w:t xml:space="preserve">on the psc site.</w:t>
            </w:r>
          </w:p>
          <w:p/>
        </w:tc>
      </w:tr>
    </w:tbl>
    <w:p>
      <w:r>
        <w:br w:type="page"/>
      </w:r>
    </w:p>
    <w:bookmarkEnd w:id="478"/>
    <w:bookmarkStart w:id="548" w:name="sec-github"/>
    <w:p>
      <w:pPr>
        <w:pStyle w:val="Heading1"/>
      </w:pPr>
      <w:r>
        <w:t xml:space="preserve">11. Github</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479">
        <w:r>
          <w:rPr>
            <w:rStyle w:val="Hyperlink"/>
            <w:b/>
            <w:bCs/>
          </w:rPr>
          <w:t xml:space="preserve">Git and GitHub</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480" w:name="sec-cli-tools"/>
      <w:bookmarkEnd w:id="480"/>
      <w:r>
        <w:t xml:space="preserve"> </w:t>
      </w:r>
      <w:bookmarkStart w:id="481" w:name="sec-dev-branches"/>
      <w:bookmarkEnd w:id="481"/>
      <w:r>
        <w:t xml:space="preserve"> </w:t>
      </w:r>
      <w:bookmarkStart w:id="482" w:name="sec-export-cautions"/>
      <w:bookmarkEnd w:id="482"/>
      <w:r>
        <w:t xml:space="preserve"> </w:t>
      </w:r>
      <w:bookmarkStart w:id="483" w:name="sec-export-conversations"/>
      <w:bookmarkEnd w:id="483"/>
      <w:r>
        <w:t xml:space="preserve"> </w:t>
      </w:r>
      <w:bookmarkStart w:id="484" w:name="sec-export-gh"/>
      <w:bookmarkEnd w:id="484"/>
      <w:r>
        <w:t xml:space="preserve"> </w:t>
      </w:r>
      <w:bookmarkStart w:id="485" w:name="sec-export-graphql"/>
      <w:bookmarkEnd w:id="485"/>
      <w:r>
        <w:t xml:space="preserve"> </w:t>
      </w:r>
      <w:bookmarkStart w:id="486" w:name="sec-export-migration"/>
      <w:bookmarkEnd w:id="486"/>
      <w:r>
        <w:t xml:space="preserve"> </w:t>
      </w:r>
      <w:bookmarkStart w:id="487" w:name="sec-export-rest"/>
      <w:bookmarkEnd w:id="487"/>
      <w:r>
        <w:t xml:space="preserve"> </w:t>
      </w:r>
      <w:bookmarkStart w:id="488" w:name="sec-export-three-streams"/>
      <w:bookmarkEnd w:id="488"/>
      <w:r>
        <w:t xml:space="preserve"> </w:t>
      </w:r>
      <w:bookmarkStart w:id="489" w:name="sec-git-gui-clients"/>
      <w:bookmarkEnd w:id="489"/>
      <w:r>
        <w:t xml:space="preserve"> </w:t>
      </w:r>
      <w:bookmarkStart w:id="490" w:name="sec-gitattributes"/>
      <w:bookmarkEnd w:id="490"/>
      <w:r>
        <w:t xml:space="preserve"> </w:t>
      </w:r>
      <w:bookmarkStart w:id="491" w:name="sec-github-desktop"/>
      <w:bookmarkEnd w:id="491"/>
      <w:r>
        <w:t xml:space="preserve"> </w:t>
      </w:r>
      <w:bookmarkStart w:id="492" w:name="sec-gitkraken"/>
      <w:bookmarkEnd w:id="492"/>
      <w:r>
        <w:t xml:space="preserve"> </w:t>
      </w:r>
      <w:bookmarkStart w:id="493" w:name="sec-gitkraken-kepler"/>
      <w:bookmarkEnd w:id="493"/>
      <w:r>
        <w:t xml:space="preserve"> </w:t>
      </w:r>
      <w:bookmarkStart w:id="494" w:name="sec-gitlab"/>
      <w:bookmarkEnd w:id="494"/>
      <w:r>
        <w:t xml:space="preserve"> </w:t>
      </w:r>
      <w:bookmarkStart w:id="495" w:name="sec-install-gh"/>
      <w:bookmarkEnd w:id="495"/>
      <w:r>
        <w:t xml:space="preserve"> </w:t>
      </w:r>
      <w:bookmarkStart w:id="496" w:name="sec-install-glab"/>
      <w:bookmarkEnd w:id="496"/>
      <w:r>
        <w:t xml:space="preserve"> </w:t>
      </w:r>
      <w:bookmarkStart w:id="497" w:name="sec-removing-sensitive-data"/>
      <w:bookmarkEnd w:id="497"/>
      <w:r>
        <w:t xml:space="preserve"> </w:t>
      </w:r>
      <w:bookmarkStart w:id="498" w:name="basics"/>
      <w:bookmarkEnd w:id="498"/>
      <w:r>
        <w:t xml:space="preserve"> </w:t>
      </w:r>
      <w:bookmarkStart w:id="499" w:name="git-branching"/>
      <w:bookmarkEnd w:id="499"/>
      <w:r>
        <w:t xml:space="preserve"> </w:t>
      </w:r>
      <w:bookmarkStart w:id="500" w:name="example-workflow"/>
      <w:bookmarkEnd w:id="500"/>
      <w:r>
        <w:t xml:space="preserve"> </w:t>
      </w:r>
      <w:bookmarkStart w:id="501" w:name="pull-request-roles-and-protocol"/>
      <w:bookmarkEnd w:id="501"/>
      <w:r>
        <w:t xml:space="preserve"> </w:t>
      </w:r>
      <w:bookmarkStart w:id="502" w:name="commonly-used-git-commands"/>
      <w:bookmarkEnd w:id="502"/>
      <w:r>
        <w:t xml:space="preserve"> </w:t>
      </w:r>
      <w:bookmarkStart w:id="503" w:name="how-often-should-i-commit"/>
      <w:bookmarkEnd w:id="503"/>
      <w:r>
        <w:t xml:space="preserve"> </w:t>
      </w:r>
      <w:bookmarkStart w:id="504" w:name="repeated-amend-workflow"/>
      <w:bookmarkEnd w:id="504"/>
      <w:r>
        <w:t xml:space="preserve"> </w:t>
      </w:r>
      <w:bookmarkStart w:id="505" w:name="basic-workflow"/>
      <w:bookmarkEnd w:id="505"/>
      <w:r>
        <w:t xml:space="preserve"> </w:t>
      </w:r>
      <w:bookmarkStart w:id="506" w:name="key-points"/>
      <w:bookmarkEnd w:id="506"/>
      <w:r>
        <w:t xml:space="preserve"> </w:t>
      </w:r>
      <w:bookmarkStart w:id="507" w:name="what-should-be-pushed-to-github"/>
      <w:bookmarkEnd w:id="507"/>
      <w:r>
        <w:t xml:space="preserve"> </w:t>
      </w:r>
      <w:bookmarkStart w:id="508" w:name="the-linguist-generated-attribute"/>
      <w:bookmarkEnd w:id="508"/>
      <w:r>
        <w:t xml:space="preserve"> </w:t>
      </w:r>
      <w:bookmarkStart w:id="509" w:name="using-.gitattributes"/>
      <w:bookmarkEnd w:id="509"/>
      <w:r>
        <w:t xml:space="preserve"> </w:t>
      </w:r>
      <w:bookmarkStart w:id="510" w:name="other-useful-linguist-attributes"/>
      <w:bookmarkEnd w:id="510"/>
      <w:r>
        <w:t xml:space="preserve"> </w:t>
      </w:r>
      <w:bookmarkStart w:id="511" w:name="immediate-steps"/>
      <w:bookmarkEnd w:id="511"/>
      <w:r>
        <w:t xml:space="preserve"> </w:t>
      </w:r>
      <w:bookmarkStart w:id="512" w:name="tbl-git-workflow"/>
      <w:bookmarkEnd w:id="512"/>
      <w:r>
        <w:t xml:space="preserve"> </w:t>
      </w:r>
      <w:bookmarkStart w:id="513" w:name="tbl-git-commands"/>
      <w:bookmarkEnd w:id="513"/>
    </w:p>
    <w:p>
      <w:pPr>
        <w:pStyle w:val="BodyText"/>
      </w:pPr>
      <w:r>
        <w:t xml:space="preserve">That page covers:</w:t>
      </w:r>
    </w:p>
    <w:p>
      <w:pPr>
        <w:pStyle w:val="Compact"/>
        <w:numPr>
          <w:ilvl w:val="0"/>
          <w:numId w:val="1032"/>
        </w:numPr>
      </w:pPr>
      <w:hyperlink r:id="rId514">
        <w:r>
          <w:rPr>
            <w:rStyle w:val="Hyperlink"/>
          </w:rPr>
          <w:t xml:space="preserve">Basics</w:t>
        </w:r>
      </w:hyperlink>
    </w:p>
    <w:p>
      <w:pPr>
        <w:pStyle w:val="Compact"/>
        <w:numPr>
          <w:ilvl w:val="0"/>
          <w:numId w:val="1032"/>
        </w:numPr>
      </w:pPr>
      <w:hyperlink r:id="rId515">
        <w:r>
          <w:rPr>
            <w:rStyle w:val="Hyperlink"/>
          </w:rPr>
          <w:t xml:space="preserve">Graphical Git Clients</w:t>
        </w:r>
      </w:hyperlink>
    </w:p>
    <w:p>
      <w:pPr>
        <w:pStyle w:val="Compact"/>
        <w:numPr>
          <w:ilvl w:val="0"/>
          <w:numId w:val="1032"/>
        </w:numPr>
      </w:pPr>
      <w:hyperlink r:id="rId516">
        <w:r>
          <w:rPr>
            <w:rStyle w:val="Hyperlink"/>
          </w:rPr>
          <w:t xml:space="preserve">GitHub CLI and GitLab CLI</w:t>
        </w:r>
      </w:hyperlink>
    </w:p>
    <w:p>
      <w:pPr>
        <w:pStyle w:val="Compact"/>
        <w:numPr>
          <w:ilvl w:val="0"/>
          <w:numId w:val="1032"/>
        </w:numPr>
      </w:pPr>
      <w:hyperlink r:id="rId517">
        <w:r>
          <w:rPr>
            <w:rStyle w:val="Hyperlink"/>
          </w:rPr>
          <w:t xml:space="preserve">Git Branching</w:t>
        </w:r>
      </w:hyperlink>
    </w:p>
    <w:p>
      <w:pPr>
        <w:pStyle w:val="Compact"/>
        <w:numPr>
          <w:ilvl w:val="0"/>
          <w:numId w:val="1032"/>
        </w:numPr>
      </w:pPr>
      <w:hyperlink r:id="rId518">
        <w:r>
          <w:rPr>
            <w:rStyle w:val="Hyperlink"/>
          </w:rPr>
          <w:t xml:space="preserve">Personal Dev Branches</w:t>
        </w:r>
      </w:hyperlink>
    </w:p>
    <w:p>
      <w:pPr>
        <w:pStyle w:val="Compact"/>
        <w:numPr>
          <w:ilvl w:val="0"/>
          <w:numId w:val="1032"/>
        </w:numPr>
      </w:pPr>
      <w:hyperlink r:id="rId519">
        <w:r>
          <w:rPr>
            <w:rStyle w:val="Hyperlink"/>
          </w:rPr>
          <w:t xml:space="preserve">Example Workflow</w:t>
        </w:r>
      </w:hyperlink>
    </w:p>
    <w:p>
      <w:pPr>
        <w:pStyle w:val="Compact"/>
        <w:numPr>
          <w:ilvl w:val="0"/>
          <w:numId w:val="1032"/>
        </w:numPr>
      </w:pPr>
      <w:hyperlink r:id="rId520">
        <w:r>
          <w:rPr>
            <w:rStyle w:val="Hyperlink"/>
          </w:rPr>
          <w:t xml:space="preserve">Pull Request Roles and Protocol</w:t>
        </w:r>
      </w:hyperlink>
    </w:p>
    <w:p>
      <w:pPr>
        <w:pStyle w:val="Compact"/>
        <w:numPr>
          <w:ilvl w:val="0"/>
          <w:numId w:val="1032"/>
        </w:numPr>
      </w:pPr>
      <w:hyperlink r:id="rId521">
        <w:r>
          <w:rPr>
            <w:rStyle w:val="Hyperlink"/>
          </w:rPr>
          <w:t xml:space="preserve">Commonly Used Git Commands</w:t>
        </w:r>
      </w:hyperlink>
    </w:p>
    <w:p>
      <w:pPr>
        <w:pStyle w:val="Compact"/>
        <w:numPr>
          <w:ilvl w:val="0"/>
          <w:numId w:val="1032"/>
        </w:numPr>
      </w:pPr>
      <w:hyperlink r:id="rId522">
        <w:r>
          <w:rPr>
            <w:rStyle w:val="Hyperlink"/>
          </w:rPr>
          <w:t xml:space="preserve">How often should I commit?</w:t>
        </w:r>
      </w:hyperlink>
    </w:p>
    <w:p>
      <w:pPr>
        <w:pStyle w:val="Compact"/>
        <w:numPr>
          <w:ilvl w:val="0"/>
          <w:numId w:val="1032"/>
        </w:numPr>
      </w:pPr>
      <w:hyperlink r:id="rId523">
        <w:r>
          <w:rPr>
            <w:rStyle w:val="Hyperlink"/>
          </w:rPr>
          <w:t xml:space="preserve">Repeated Amend Workflow</w:t>
        </w:r>
      </w:hyperlink>
    </w:p>
    <w:p>
      <w:pPr>
        <w:pStyle w:val="Compact"/>
        <w:numPr>
          <w:ilvl w:val="0"/>
          <w:numId w:val="1032"/>
        </w:numPr>
      </w:pPr>
      <w:hyperlink r:id="rId524">
        <w:r>
          <w:rPr>
            <w:rStyle w:val="Hyperlink"/>
          </w:rPr>
          <w:t xml:space="preserve">What should be pushed to Github?</w:t>
        </w:r>
      </w:hyperlink>
    </w:p>
    <w:p>
      <w:pPr>
        <w:pStyle w:val="Compact"/>
        <w:numPr>
          <w:ilvl w:val="0"/>
          <w:numId w:val="1032"/>
        </w:numPr>
      </w:pPr>
      <w:hyperlink r:id="rId525">
        <w:r>
          <w:rPr>
            <w:rStyle w:val="Hyperlink"/>
          </w:rPr>
          <w:t xml:space="preserve">GitLab</w:t>
        </w:r>
      </w:hyperlink>
    </w:p>
    <w:p>
      <w:pPr>
        <w:pStyle w:val="Compact"/>
        <w:numPr>
          <w:ilvl w:val="0"/>
          <w:numId w:val="1032"/>
        </w:numPr>
      </w:pPr>
      <w:hyperlink r:id="rId526">
        <w:r>
          <w:rPr>
            <w:rStyle w:val="Hyperlink"/>
          </w:rPr>
          <w:t xml:space="preserve">Customizing How Files Appear on GitHub</w:t>
        </w:r>
      </w:hyperlink>
    </w:p>
    <w:p>
      <w:pPr>
        <w:pStyle w:val="Compact"/>
        <w:numPr>
          <w:ilvl w:val="0"/>
          <w:numId w:val="1032"/>
        </w:numPr>
      </w:pPr>
      <w:hyperlink r:id="rId527">
        <w:r>
          <w:rPr>
            <w:rStyle w:val="Hyperlink"/>
          </w:rPr>
          <w:t xml:space="preserve">Exporting Issue and Pull Request Conversations</w:t>
        </w:r>
      </w:hyperlink>
    </w:p>
    <w:p>
      <w:pPr>
        <w:pStyle w:val="Compact"/>
        <w:numPr>
          <w:ilvl w:val="0"/>
          <w:numId w:val="1032"/>
        </w:numPr>
      </w:pPr>
      <w:hyperlink r:id="rId528">
        <w:r>
          <w:rPr>
            <w:rStyle w:val="Hyperlink"/>
          </w:rPr>
          <w:t xml:space="preserve">Removing Sensitive Data from a Repository</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9" name="Picture"/>
                  <a:graphic>
                    <a:graphicData uri="http://schemas.openxmlformats.org/drawingml/2006/picture">
                      <pic:pic>
                        <pic:nvPicPr>
                          <pic:cNvPr descr="/opt/quarto/share/formats/docx/note.png" id="530"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chapters/github.html#sec-foo</w:t>
            </w:r>
            <w:r>
              <w:t xml:space="preserve"> </w:t>
            </w:r>
            <w:r>
              <w:t xml:space="preserve">on the psc site.</w:t>
            </w:r>
          </w:p>
          <w:p/>
        </w:tc>
      </w:tr>
    </w:tbl>
    <w:bookmarkStart w:id="547" w:name="sec-github-education"/>
    <w:p>
      <w:pPr>
        <w:pStyle w:val="Heading2"/>
      </w:pPr>
      <w:r>
        <w:t xml:space="preserve">11.1 GitHub Education and Copilot Access</w:t>
      </w:r>
    </w:p>
    <w:bookmarkStart w:id="534" w:name="github-education-benefits"/>
    <w:p>
      <w:pPr>
        <w:pStyle w:val="Heading3"/>
      </w:pPr>
      <w:r>
        <w:t xml:space="preserve">11.1.1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033"/>
        </w:numPr>
      </w:pPr>
      <w:r>
        <w:t xml:space="preserve">Visit the</w:t>
      </w:r>
      <w:r>
        <w:t xml:space="preserve"> </w:t>
      </w:r>
      <w:hyperlink r:id="rId531">
        <w:r>
          <w:rPr>
            <w:rStyle w:val="Hyperlink"/>
          </w:rPr>
          <w:t xml:space="preserve">GitHub Education website</w:t>
        </w:r>
      </w:hyperlink>
    </w:p>
    <w:p>
      <w:pPr>
        <w:pStyle w:val="Compact"/>
        <w:numPr>
          <w:ilvl w:val="0"/>
          <w:numId w:val="1033"/>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033"/>
        </w:numPr>
      </w:pPr>
      <w:r>
        <w:t xml:space="preserve">Sign in with your GitHub account (or create one if you don’t have one)</w:t>
      </w:r>
    </w:p>
    <w:p>
      <w:pPr>
        <w:pStyle w:val="Compact"/>
        <w:numPr>
          <w:ilvl w:val="0"/>
          <w:numId w:val="1033"/>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033"/>
        </w:numPr>
      </w:pPr>
      <w:r>
        <w:t xml:space="preserve">Provide proof of your academic affiliation (e.g., upload a photo of your student ID or university letter)</w:t>
      </w:r>
    </w:p>
    <w:p>
      <w:pPr>
        <w:pStyle w:val="Compact"/>
        <w:numPr>
          <w:ilvl w:val="0"/>
          <w:numId w:val="1033"/>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32">
        <w:r>
          <w:rPr>
            <w:rStyle w:val="Hyperlink"/>
          </w:rPr>
          <w:t xml:space="preserve">GitHub Student Developer Pack</w:t>
        </w:r>
      </w:hyperlink>
      <w:r>
        <w:t xml:space="preserve"> </w:t>
      </w:r>
      <w:r>
        <w:t xml:space="preserve">(for students)</w:t>
      </w:r>
      <w:r>
        <w:t xml:space="preserve"> </w:t>
      </w:r>
      <w:r>
        <w:t xml:space="preserve">or</w:t>
      </w:r>
      <w:r>
        <w:t xml:space="preserve"> </w:t>
      </w:r>
      <w:hyperlink r:id="rId53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34"/>
    <w:bookmarkStart w:id="546" w:name="X41b56039c71257be4531d08391ae81a73d29f03"/>
    <w:p>
      <w:pPr>
        <w:pStyle w:val="Heading3"/>
      </w:pPr>
      <w:r>
        <w:t xml:space="preserve">11.1.2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034"/>
        </w:numPr>
      </w:pPr>
      <w:r>
        <w:t xml:space="preserve">Ensure you have a GitHub account and have signed up for GitHub Education (see above)</w:t>
      </w:r>
    </w:p>
    <w:p>
      <w:pPr>
        <w:pStyle w:val="Compact"/>
        <w:numPr>
          <w:ilvl w:val="0"/>
          <w:numId w:val="1034"/>
        </w:numPr>
      </w:pPr>
      <w:r>
        <w:t xml:space="preserve">Go to the</w:t>
      </w:r>
      <w:r>
        <w:t xml:space="preserve"> </w:t>
      </w:r>
      <w:hyperlink r:id="rId535">
        <w:r>
          <w:rPr>
            <w:rStyle w:val="Hyperlink"/>
          </w:rPr>
          <w:t xml:space="preserve">UC Davis IT ServiceHub GitHub page</w:t>
        </w:r>
      </w:hyperlink>
    </w:p>
    <w:p>
      <w:pPr>
        <w:pStyle w:val="Compact"/>
        <w:numPr>
          <w:ilvl w:val="0"/>
          <w:numId w:val="1034"/>
        </w:numPr>
      </w:pPr>
      <w:r>
        <w:t xml:space="preserve">Click the blue</w:t>
      </w:r>
      <w:r>
        <w:t xml:space="preserve"> </w:t>
      </w:r>
      <w:r>
        <w:t xml:space="preserve">“Get GitHub!”</w:t>
      </w:r>
      <w:r>
        <w:t xml:space="preserve"> </w:t>
      </w:r>
      <w:r>
        <w:t xml:space="preserve">button near the top right</w:t>
      </w:r>
    </w:p>
    <w:p>
      <w:pPr>
        <w:pStyle w:val="Compact"/>
        <w:numPr>
          <w:ilvl w:val="0"/>
          <w:numId w:val="1034"/>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39" w:name="fig-request-copilot-seat"/>
          <w:p>
            <w:pPr>
              <w:pStyle w:val="Compact"/>
              <w:jc w:val="center"/>
            </w:pPr>
            <w:r>
              <w:drawing>
                <wp:inline>
                  <wp:extent cx="5334000" cy="3052792"/>
                  <wp:effectExtent b="0" l="0" r="0" t="0"/>
                  <wp:docPr descr="" title="" id="537" name="Picture"/>
                  <a:graphic>
                    <a:graphicData uri="http://schemas.openxmlformats.org/drawingml/2006/picture">
                      <pic:pic>
                        <pic:nvPicPr>
                          <pic:cNvPr descr="assets/images/github-copilot-invitation-email.png" id="538" name="Picture"/>
                          <pic:cNvPicPr>
                            <a:picLocks noChangeArrowheads="1" noChangeAspect="1"/>
                          </pic:cNvPicPr>
                        </pic:nvPicPr>
                        <pic:blipFill>
                          <a:blip r:embed="rId53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39"/>
        </w:tc>
      </w:tr>
    </w:tbl>
    <w:p>
      <w:pPr>
        <w:pStyle w:val="Compact"/>
        <w:numPr>
          <w:ilvl w:val="0"/>
          <w:numId w:val="1035"/>
        </w:numPr>
      </w:pPr>
      <w:r>
        <w:t xml:space="preserve">Click</w:t>
      </w:r>
      <w:r>
        <w:t xml:space="preserve"> </w:t>
      </w:r>
      <w:r>
        <w:t xml:space="preserve">“Join UC Davis”</w:t>
      </w:r>
      <w:r>
        <w:t xml:space="preserve"> </w:t>
      </w:r>
      <w:r>
        <w:t xml:space="preserve">to accept the invitation</w:t>
      </w:r>
    </w:p>
    <w:p>
      <w:pPr>
        <w:pStyle w:val="Compact"/>
        <w:numPr>
          <w:ilvl w:val="0"/>
          <w:numId w:val="1035"/>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036"/>
        </w:numPr>
      </w:pPr>
      <w:r>
        <w:t xml:space="preserve">Go to your</w:t>
      </w:r>
      <w:r>
        <w:t xml:space="preserve"> </w:t>
      </w:r>
      <w:hyperlink r:id="rId540">
        <w:r>
          <w:rPr>
            <w:rStyle w:val="Hyperlink"/>
          </w:rPr>
          <w:t xml:space="preserve">GitHub Copilot settings</w:t>
        </w:r>
      </w:hyperlink>
    </w:p>
    <w:p>
      <w:pPr>
        <w:pStyle w:val="Compact"/>
        <w:numPr>
          <w:ilvl w:val="0"/>
          <w:numId w:val="1036"/>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036"/>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44" w:name="fig-copilot-settings-org-options"/>
          <w:p>
            <w:pPr>
              <w:pStyle w:val="Compact"/>
              <w:jc w:val="center"/>
            </w:pPr>
            <w:r>
              <w:drawing>
                <wp:inline>
                  <wp:extent cx="5334000" cy="531962"/>
                  <wp:effectExtent b="0" l="0" r="0" t="0"/>
                  <wp:docPr descr="" title="" id="542" name="Picture"/>
                  <a:graphic>
                    <a:graphicData uri="http://schemas.openxmlformats.org/drawingml/2006/picture">
                      <pic:pic>
                        <pic:nvPicPr>
                          <pic:cNvPr descr="assets/images/github-copilot-settings-page.png" id="543" name="Picture"/>
                          <pic:cNvPicPr>
                            <a:picLocks noChangeArrowheads="1" noChangeAspect="1"/>
                          </pic:cNvPicPr>
                        </pic:nvPicPr>
                        <pic:blipFill>
                          <a:blip r:embed="rId54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44"/>
        </w:tc>
      </w:tr>
    </w:tbl>
    <w:p>
      <w:pPr>
        <w:pStyle w:val="Compact"/>
        <w:numPr>
          <w:ilvl w:val="0"/>
          <w:numId w:val="1037"/>
        </w:numPr>
      </w:pPr>
      <w:r>
        <w:t xml:space="preserve">Wait for approval from the UC Davis GitHub organization administrators</w:t>
      </w:r>
    </w:p>
    <w:p>
      <w:pPr>
        <w:pStyle w:val="Compact"/>
        <w:numPr>
          <w:ilvl w:val="0"/>
          <w:numId w:val="1037"/>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545">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r>
        <w:br w:type="page"/>
      </w:r>
    </w:p>
    <w:bookmarkEnd w:id="546"/>
    <w:bookmarkEnd w:id="547"/>
    <w:bookmarkEnd w:id="548"/>
    <w:bookmarkStart w:id="589" w:name="sec-collab-dev"/>
    <w:p>
      <w:pPr>
        <w:pStyle w:val="Heading1"/>
      </w:pPr>
      <w:r>
        <w:t xml:space="preserve">12. Collaborative Software Development</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9">
        <w:r>
          <w:rPr>
            <w:rStyle w:val="Hyperlink"/>
            <w:b/>
            <w:bCs/>
          </w:rPr>
          <w:t xml:space="preserve">Collaborative Software Development</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549" w:name="sec-avoid-closing-restarting-prs"/>
      <w:bookmarkEnd w:id="549"/>
      <w:r>
        <w:t xml:space="preserve"> </w:t>
      </w:r>
      <w:bookmarkStart w:id="550" w:name="sec-code-review"/>
      <w:bookmarkEnd w:id="550"/>
      <w:r>
        <w:t xml:space="preserve"> </w:t>
      </w:r>
      <w:bookmarkStart w:id="551" w:name="sec-opening-pull-requests"/>
      <w:bookmarkEnd w:id="551"/>
      <w:r>
        <w:t xml:space="preserve"> </w:t>
      </w:r>
      <w:bookmarkStart w:id="552" w:name="sec-pr-assignee"/>
      <w:bookmarkEnd w:id="552"/>
      <w:r>
        <w:t xml:space="preserve"> </w:t>
      </w:r>
      <w:bookmarkStart w:id="553" w:name="sec-pr-author"/>
      <w:bookmarkEnd w:id="553"/>
      <w:r>
        <w:t xml:space="preserve"> </w:t>
      </w:r>
      <w:bookmarkStart w:id="554" w:name="sec-pr-issue-creator"/>
      <w:bookmarkEnd w:id="554"/>
      <w:r>
        <w:t xml:space="preserve"> </w:t>
      </w:r>
      <w:bookmarkStart w:id="555" w:name="sec-pr-merger"/>
      <w:bookmarkEnd w:id="555"/>
      <w:r>
        <w:t xml:space="preserve"> </w:t>
      </w:r>
      <w:bookmarkStart w:id="556" w:name="sec-pr-reviewer"/>
      <w:bookmarkEnd w:id="556"/>
      <w:r>
        <w:t xml:space="preserve"> </w:t>
      </w:r>
      <w:bookmarkStart w:id="557" w:name="sec-pr-roles"/>
      <w:bookmarkEnd w:id="557"/>
      <w:r>
        <w:t xml:space="preserve"> </w:t>
      </w:r>
      <w:bookmarkStart w:id="558" w:name="sec-pr-steward"/>
      <w:bookmarkEnd w:id="558"/>
      <w:r>
        <w:t xml:space="preserve"> </w:t>
      </w:r>
      <w:bookmarkStart w:id="559" w:name="sec-pull-requests"/>
      <w:bookmarkEnd w:id="559"/>
      <w:r>
        <w:t xml:space="preserve"> </w:t>
      </w:r>
      <w:bookmarkStart w:id="560" w:name="sec-resolving-review-threads"/>
      <w:bookmarkEnd w:id="560"/>
      <w:r>
        <w:t xml:space="preserve"> </w:t>
      </w:r>
      <w:bookmarkStart w:id="561" w:name="sec-responding-to-review-comments"/>
      <w:bookmarkEnd w:id="561"/>
      <w:r>
        <w:t xml:space="preserve"> </w:t>
      </w:r>
      <w:bookmarkStart w:id="562" w:name="sec-reviewing-pull-requests"/>
      <w:bookmarkEnd w:id="562"/>
      <w:r>
        <w:t xml:space="preserve"> </w:t>
      </w:r>
      <w:bookmarkStart w:id="563" w:name="sec-stacked-pull-requests"/>
      <w:bookmarkEnd w:id="563"/>
      <w:r>
        <w:t xml:space="preserve"> </w:t>
      </w:r>
      <w:bookmarkStart w:id="564" w:name="write-focused-prs"/>
      <w:bookmarkEnd w:id="564"/>
      <w:r>
        <w:t xml:space="preserve"> </w:t>
      </w:r>
      <w:bookmarkStart w:id="565" w:name="write-clear-pr-titles-and-descriptions"/>
      <w:bookmarkEnd w:id="565"/>
      <w:r>
        <w:t xml:space="preserve"> </w:t>
      </w:r>
      <w:bookmarkStart w:id="566" w:name="explain-technical-reasoning-up-front"/>
      <w:bookmarkEnd w:id="566"/>
      <w:r>
        <w:t xml:space="preserve"> </w:t>
      </w:r>
      <w:bookmarkStart w:id="567" w:name="request-reviews-in-the-right-order"/>
      <w:bookmarkEnd w:id="567"/>
      <w:r>
        <w:t xml:space="preserve"> </w:t>
      </w:r>
      <w:bookmarkStart w:id="568" w:name="include-tests-with-behavior-changes"/>
      <w:bookmarkEnd w:id="568"/>
      <w:r>
        <w:t xml:space="preserve"> </w:t>
      </w:r>
      <w:bookmarkStart w:id="569" w:name="separate-refactorings-from-feature-work"/>
      <w:bookmarkEnd w:id="569"/>
      <w:r>
        <w:t xml:space="preserve"> </w:t>
      </w:r>
      <w:bookmarkStart w:id="570" w:name="X50338839007aa36ec7a0c29a9ee5822857f20d8"/>
      <w:bookmarkEnd w:id="570"/>
      <w:r>
        <w:t xml:space="preserve"> </w:t>
      </w:r>
      <w:bookmarkStart w:id="571" w:name="stacked-pull-requests"/>
      <w:bookmarkEnd w:id="571"/>
      <w:r>
        <w:t xml:space="preserve"> </w:t>
      </w:r>
      <w:bookmarkStart w:id="572" w:name="what-are-stacked-pull-requests"/>
      <w:bookmarkEnd w:id="572"/>
      <w:r>
        <w:t xml:space="preserve"> </w:t>
      </w:r>
      <w:bookmarkStart w:id="573" w:name="benefits-of-stacked-pull-requests"/>
      <w:bookmarkEnd w:id="573"/>
      <w:r>
        <w:t xml:space="preserve"> </w:t>
      </w:r>
      <w:bookmarkStart w:id="574" w:name="core-principles-for-stacking"/>
      <w:bookmarkEnd w:id="574"/>
      <w:r>
        <w:t xml:space="preserve"> </w:t>
      </w:r>
      <w:bookmarkStart w:id="575" w:name="ci-rebasing-and-merging"/>
      <w:bookmarkEnd w:id="575"/>
      <w:r>
        <w:t xml:space="preserve"> </w:t>
      </w:r>
      <w:bookmarkStart w:id="576" w:name="purpose-of-code-review"/>
      <w:bookmarkEnd w:id="576"/>
      <w:r>
        <w:t xml:space="preserve"> </w:t>
      </w:r>
      <w:bookmarkStart w:id="577" w:name="monitor-prs-awaiting-your-review"/>
      <w:bookmarkEnd w:id="577"/>
      <w:r>
        <w:t xml:space="preserve"> </w:t>
      </w:r>
      <w:bookmarkStart w:id="578" w:name="write-review-comments-that-teach"/>
      <w:bookmarkEnd w:id="578"/>
      <w:r>
        <w:t xml:space="preserve"> </w:t>
      </w:r>
      <w:bookmarkStart w:id="579" w:name="use-review-as-mentoring"/>
      <w:bookmarkEnd w:id="579"/>
      <w:r>
        <w:t xml:space="preserve"> </w:t>
      </w:r>
      <w:bookmarkStart w:id="580" w:name="balance-direct-fixes-with-guidance"/>
      <w:bookmarkEnd w:id="580"/>
      <w:r>
        <w:t xml:space="preserve"> </w:t>
      </w:r>
      <w:bookmarkStart w:id="581" w:name="Xb79f8536e368ddea61466be29d8dc7bff058357"/>
      <w:bookmarkEnd w:id="581"/>
      <w:r>
        <w:t xml:space="preserve"> </w:t>
      </w:r>
      <w:bookmarkStart w:id="582" w:name="X5f65d278c65bbb0dc383f2bf0a669eebfe317ac"/>
      <w:bookmarkEnd w:id="582"/>
      <w:r>
        <w:t xml:space="preserve"> </w:t>
      </w:r>
      <w:bookmarkStart w:id="583" w:name="fig-github-suggestion-feature"/>
      <w:bookmarkEnd w:id="583"/>
      <w:r>
        <w:t xml:space="preserve"> </w:t>
      </w:r>
      <w:bookmarkStart w:id="584" w:name="fig-preview-comment"/>
      <w:bookmarkEnd w:id="584"/>
    </w:p>
    <w:p>
      <w:pPr>
        <w:pStyle w:val="BodyText"/>
      </w:pPr>
      <w:r>
        <w:t xml:space="preserve">That page covers:</w:t>
      </w:r>
    </w:p>
    <w:p>
      <w:pPr>
        <w:pStyle w:val="Compact"/>
        <w:numPr>
          <w:ilvl w:val="0"/>
          <w:numId w:val="1038"/>
        </w:numPr>
      </w:pPr>
      <w:hyperlink r:id="rId585">
        <w:r>
          <w:rPr>
            <w:rStyle w:val="Hyperlink"/>
          </w:rPr>
          <w:t xml:space="preserve">Pull Requests</w:t>
        </w:r>
      </w:hyperlink>
    </w:p>
    <w:p>
      <w:pPr>
        <w:pStyle w:val="Compact"/>
        <w:numPr>
          <w:ilvl w:val="0"/>
          <w:numId w:val="1038"/>
        </w:numPr>
      </w:pPr>
      <w:hyperlink r:id="rId586">
        <w:r>
          <w:rPr>
            <w:rStyle w:val="Hyperlink"/>
          </w:rPr>
          <w:t xml:space="preserve">Code Review</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7" name="Picture"/>
                  <a:graphic>
                    <a:graphicData uri="http://schemas.openxmlformats.org/drawingml/2006/picture">
                      <pic:pic>
                        <pic:nvPicPr>
                          <pic:cNvPr descr="/opt/quarto/share/formats/docx/note.png" id="588"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chapters/collaborative-software-development.html#sec-foo</w:t>
            </w:r>
            <w:r>
              <w:t xml:space="preserve"> </w:t>
            </w:r>
            <w:r>
              <w:t xml:space="preserve">on the psc site.</w:t>
            </w:r>
          </w:p>
          <w:p/>
        </w:tc>
      </w:tr>
    </w:tbl>
    <w:p>
      <w:r>
        <w:br w:type="page"/>
      </w:r>
    </w:p>
    <w:bookmarkEnd w:id="589"/>
    <w:bookmarkStart w:id="633" w:name="sec-r-ci"/>
    <w:p>
      <w:pPr>
        <w:pStyle w:val="Heading1"/>
      </w:pPr>
      <w:r>
        <w:t xml:space="preserve">13. Continuous Integration</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590">
        <w:r>
          <w:rPr>
            <w:rStyle w:val="Hyperlink"/>
            <w:b/>
            <w:bCs/>
          </w:rPr>
          <w:t xml:space="preserve">Continuous Integration</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591" w:name="sec-ci-concurrency"/>
      <w:bookmarkEnd w:id="591"/>
      <w:r>
        <w:t xml:space="preserve"> </w:t>
      </w:r>
      <w:bookmarkStart w:id="592" w:name="sec-ci-decomposition"/>
      <w:bookmarkEnd w:id="592"/>
      <w:r>
        <w:t xml:space="preserve"> </w:t>
      </w:r>
      <w:bookmarkStart w:id="593" w:name="sec-ci-design-patterns"/>
      <w:bookmarkEnd w:id="593"/>
      <w:r>
        <w:t xml:space="preserve"> </w:t>
      </w:r>
      <w:bookmarkStart w:id="594" w:name="sec-ci-fail-open-closed"/>
      <w:bookmarkEnd w:id="594"/>
      <w:r>
        <w:t xml:space="preserve"> </w:t>
      </w:r>
      <w:bookmarkStart w:id="595" w:name="sec-ci-idempotency"/>
      <w:bookmarkEnd w:id="595"/>
      <w:r>
        <w:t xml:space="preserve"> </w:t>
      </w:r>
      <w:bookmarkStart w:id="596" w:name="sec-ci-observability"/>
      <w:bookmarkEnd w:id="596"/>
      <w:r>
        <w:t xml:space="preserve"> </w:t>
      </w:r>
      <w:bookmarkStart w:id="597" w:name="sec-ci-retries"/>
      <w:bookmarkEnd w:id="597"/>
      <w:r>
        <w:t xml:space="preserve"> </w:t>
      </w:r>
      <w:bookmarkStart w:id="598" w:name="sec-ci-secrets"/>
      <w:bookmarkEnd w:id="598"/>
      <w:r>
        <w:t xml:space="preserve"> </w:t>
      </w:r>
      <w:bookmarkStart w:id="599" w:name="sec-ci-toctou"/>
      <w:bookmarkEnd w:id="599"/>
      <w:r>
        <w:t xml:space="preserve"> </w:t>
      </w:r>
      <w:bookmarkStart w:id="600" w:name="sec-pr-comment-automation"/>
      <w:bookmarkEnd w:id="600"/>
      <w:r>
        <w:t xml:space="preserve"> </w:t>
      </w:r>
      <w:bookmarkStart w:id="601" w:name="sec-reusable-workflow-collections"/>
      <w:bookmarkEnd w:id="601"/>
      <w:r>
        <w:t xml:space="preserve"> </w:t>
      </w:r>
      <w:bookmarkStart w:id="602" w:name="sec-setting-up-github-actions"/>
      <w:bookmarkEnd w:id="602"/>
      <w:r>
        <w:t xml:space="preserve"> </w:t>
      </w:r>
      <w:bookmarkStart w:id="603" w:name="understanding-github-actions"/>
      <w:bookmarkEnd w:id="603"/>
      <w:r>
        <w:t xml:space="preserve"> </w:t>
      </w:r>
      <w:bookmarkStart w:id="604" w:name="action-versioning"/>
      <w:bookmarkEnd w:id="604"/>
      <w:r>
        <w:t xml:space="preserve"> </w:t>
      </w:r>
      <w:bookmarkStart w:id="605" w:name="floating-mutable-tags"/>
      <w:bookmarkEnd w:id="605"/>
      <w:r>
        <w:t xml:space="preserve"> </w:t>
      </w:r>
      <w:bookmarkStart w:id="606" w:name="how-a-floating-tag-differs-from-a-branch"/>
      <w:bookmarkEnd w:id="606"/>
      <w:r>
        <w:t xml:space="preserve"> </w:t>
      </w:r>
      <w:bookmarkStart w:id="607" w:name="the-reproducibility-tradeoff"/>
      <w:bookmarkEnd w:id="607"/>
      <w:r>
        <w:t xml:space="preserve"> </w:t>
      </w:r>
      <w:bookmarkStart w:id="608" w:name="essential-workflows"/>
      <w:bookmarkEnd w:id="608"/>
      <w:r>
        <w:t xml:space="preserve"> </w:t>
      </w:r>
      <w:bookmarkStart w:id="609" w:name="interactive-setup"/>
      <w:bookmarkEnd w:id="609"/>
      <w:r>
        <w:t xml:space="preserve"> </w:t>
      </w:r>
      <w:bookmarkStart w:id="610" w:name="allowing-actions-to-create-pull-requests"/>
      <w:bookmarkEnd w:id="610"/>
      <w:r>
        <w:t xml:space="preserve"> </w:t>
      </w:r>
      <w:bookmarkStart w:id="611" w:name="how-github-actions-workflows-work"/>
      <w:bookmarkEnd w:id="611"/>
      <w:r>
        <w:t xml:space="preserve"> </w:t>
      </w:r>
      <w:bookmarkStart w:id="612" w:name="workflow-files-and-security"/>
      <w:bookmarkEnd w:id="612"/>
      <w:r>
        <w:t xml:space="preserve"> </w:t>
      </w:r>
      <w:bookmarkStart w:id="613" w:name="troubleshooting-failed-workflows"/>
      <w:bookmarkEnd w:id="613"/>
      <w:r>
        <w:t xml:space="preserve"> </w:t>
      </w:r>
      <w:bookmarkStart w:id="614" w:name="common-use-cases"/>
      <w:bookmarkEnd w:id="614"/>
      <w:r>
        <w:t xml:space="preserve"> </w:t>
      </w:r>
      <w:bookmarkStart w:id="615" w:name="comparison-of-popular-actions"/>
      <w:bookmarkEnd w:id="615"/>
      <w:r>
        <w:t xml:space="preserve"> </w:t>
      </w:r>
      <w:bookmarkStart w:id="616" w:name="tbl-pr-comment-features"/>
      <w:bookmarkEnd w:id="616"/>
      <w:r>
        <w:t xml:space="preserve"> </w:t>
      </w:r>
      <w:bookmarkStart w:id="617" w:name="choosing-the-right-action"/>
      <w:bookmarkEnd w:id="617"/>
      <w:r>
        <w:t xml:space="preserve"> </w:t>
      </w:r>
      <w:bookmarkStart w:id="618" w:name="security-considerations"/>
      <w:bookmarkEnd w:id="618"/>
      <w:r>
        <w:t xml:space="preserve"> </w:t>
      </w:r>
      <w:bookmarkStart w:id="619" w:name="fast-package-installation-with-r2u"/>
      <w:bookmarkEnd w:id="619"/>
      <w:r>
        <w:t xml:space="preserve"> </w:t>
      </w:r>
      <w:bookmarkStart w:id="620" w:name="additional-resources"/>
      <w:bookmarkEnd w:id="620"/>
    </w:p>
    <w:p>
      <w:pPr>
        <w:pStyle w:val="BodyText"/>
      </w:pPr>
      <w:r>
        <w:t xml:space="preserve">That page covers:</w:t>
      </w:r>
    </w:p>
    <w:p>
      <w:pPr>
        <w:pStyle w:val="Compact"/>
        <w:numPr>
          <w:ilvl w:val="0"/>
          <w:numId w:val="1039"/>
        </w:numPr>
      </w:pPr>
      <w:hyperlink r:id="rId621">
        <w:r>
          <w:rPr>
            <w:rStyle w:val="Hyperlink"/>
          </w:rPr>
          <w:t xml:space="preserve">Understanding GitHub Actions</w:t>
        </w:r>
      </w:hyperlink>
    </w:p>
    <w:p>
      <w:pPr>
        <w:pStyle w:val="Compact"/>
        <w:numPr>
          <w:ilvl w:val="0"/>
          <w:numId w:val="1039"/>
        </w:numPr>
      </w:pPr>
      <w:hyperlink r:id="rId622">
        <w:r>
          <w:rPr>
            <w:rStyle w:val="Hyperlink"/>
          </w:rPr>
          <w:t xml:space="preserve">Setting Up GitHub Actions</w:t>
        </w:r>
      </w:hyperlink>
    </w:p>
    <w:p>
      <w:pPr>
        <w:pStyle w:val="Compact"/>
        <w:numPr>
          <w:ilvl w:val="0"/>
          <w:numId w:val="1039"/>
        </w:numPr>
      </w:pPr>
      <w:hyperlink r:id="rId623">
        <w:r>
          <w:rPr>
            <w:rStyle w:val="Hyperlink"/>
          </w:rPr>
          <w:t xml:space="preserve">Reusable Workflow Collections</w:t>
        </w:r>
      </w:hyperlink>
    </w:p>
    <w:p>
      <w:pPr>
        <w:pStyle w:val="Compact"/>
        <w:numPr>
          <w:ilvl w:val="0"/>
          <w:numId w:val="1039"/>
        </w:numPr>
      </w:pPr>
      <w:hyperlink r:id="rId624">
        <w:r>
          <w:rPr>
            <w:rStyle w:val="Hyperlink"/>
          </w:rPr>
          <w:t xml:space="preserve">How GitHub Actions Workflows Work</w:t>
        </w:r>
      </w:hyperlink>
    </w:p>
    <w:p>
      <w:pPr>
        <w:pStyle w:val="Compact"/>
        <w:numPr>
          <w:ilvl w:val="0"/>
          <w:numId w:val="1039"/>
        </w:numPr>
      </w:pPr>
      <w:hyperlink r:id="rId625">
        <w:r>
          <w:rPr>
            <w:rStyle w:val="Hyperlink"/>
          </w:rPr>
          <w:t xml:space="preserve">Workflow Files and Security</w:t>
        </w:r>
      </w:hyperlink>
    </w:p>
    <w:p>
      <w:pPr>
        <w:pStyle w:val="Compact"/>
        <w:numPr>
          <w:ilvl w:val="0"/>
          <w:numId w:val="1039"/>
        </w:numPr>
      </w:pPr>
      <w:hyperlink r:id="rId626">
        <w:r>
          <w:rPr>
            <w:rStyle w:val="Hyperlink"/>
          </w:rPr>
          <w:t xml:space="preserve">Pipeline Design Patterns</w:t>
        </w:r>
      </w:hyperlink>
    </w:p>
    <w:p>
      <w:pPr>
        <w:pStyle w:val="Compact"/>
        <w:numPr>
          <w:ilvl w:val="0"/>
          <w:numId w:val="1039"/>
        </w:numPr>
      </w:pPr>
      <w:hyperlink r:id="rId627">
        <w:r>
          <w:rPr>
            <w:rStyle w:val="Hyperlink"/>
          </w:rPr>
          <w:t xml:space="preserve">Troubleshooting Failed Workflows</w:t>
        </w:r>
      </w:hyperlink>
    </w:p>
    <w:p>
      <w:pPr>
        <w:pStyle w:val="Compact"/>
        <w:numPr>
          <w:ilvl w:val="0"/>
          <w:numId w:val="1039"/>
        </w:numPr>
      </w:pPr>
      <w:hyperlink r:id="rId628">
        <w:r>
          <w:rPr>
            <w:rStyle w:val="Hyperlink"/>
          </w:rPr>
          <w:t xml:space="preserve">Pull Request Comment Automation</w:t>
        </w:r>
      </w:hyperlink>
    </w:p>
    <w:p>
      <w:pPr>
        <w:pStyle w:val="Compact"/>
        <w:numPr>
          <w:ilvl w:val="0"/>
          <w:numId w:val="1039"/>
        </w:numPr>
      </w:pPr>
      <w:hyperlink r:id="rId629">
        <w:r>
          <w:rPr>
            <w:rStyle w:val="Hyperlink"/>
          </w:rPr>
          <w:t xml:space="preserve">Fast Package Installation with r2u</w:t>
        </w:r>
      </w:hyperlink>
    </w:p>
    <w:p>
      <w:pPr>
        <w:pStyle w:val="Compact"/>
        <w:numPr>
          <w:ilvl w:val="0"/>
          <w:numId w:val="1039"/>
        </w:numPr>
      </w:pPr>
      <w:hyperlink r:id="rId630">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31" name="Picture"/>
                  <a:graphic>
                    <a:graphicData uri="http://schemas.openxmlformats.org/drawingml/2006/picture">
                      <pic:pic>
                        <pic:nvPicPr>
                          <pic:cNvPr descr="/opt/quarto/share/formats/docx/note.png" id="632"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chapters/continuous-integration.html#sec-foo</w:t>
            </w:r>
            <w:r>
              <w:t xml:space="preserve"> </w:t>
            </w:r>
            <w:r>
              <w:t xml:space="preserve">on the psc site.</w:t>
            </w:r>
          </w:p>
          <w:p/>
        </w:tc>
      </w:tr>
    </w:tbl>
    <w:p>
      <w:r>
        <w:br w:type="page"/>
      </w:r>
    </w:p>
    <w:bookmarkEnd w:id="633"/>
    <w:bookmarkStart w:id="697" w:name="sec-unix"/>
    <w:p>
      <w:pPr>
        <w:pStyle w:val="Heading1"/>
      </w:pPr>
      <w:r>
        <w:t xml:space="preserve">14. Unix</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634">
        <w:r>
          <w:rPr>
            <w:rStyle w:val="Hyperlink"/>
            <w:b/>
            <w:bCs/>
          </w:rPr>
          <w:t xml:space="preserve">Unix</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635" w:name="sec-cli-tui-gui"/>
      <w:bookmarkEnd w:id="635"/>
      <w:r>
        <w:t xml:space="preserve"> </w:t>
      </w:r>
      <w:bookmarkStart w:id="636" w:name="sec-shell-style"/>
      <w:bookmarkEnd w:id="636"/>
      <w:r>
        <w:t xml:space="preserve"> </w:t>
      </w:r>
      <w:bookmarkStart w:id="637" w:name="sec-terminal-emulators"/>
      <w:bookmarkEnd w:id="637"/>
      <w:r>
        <w:t xml:space="preserve"> </w:t>
      </w:r>
      <w:bookmarkStart w:id="638" w:name="sec-zsh"/>
      <w:bookmarkEnd w:id="638"/>
      <w:r>
        <w:t xml:space="preserve"> </w:t>
      </w:r>
      <w:bookmarkStart w:id="639" w:name="command-line-interfaces-cli"/>
      <w:bookmarkEnd w:id="639"/>
      <w:r>
        <w:t xml:space="preserve"> </w:t>
      </w:r>
      <w:bookmarkStart w:id="640" w:name="terminal-user-interfaces-tui"/>
      <w:bookmarkEnd w:id="640"/>
      <w:r>
        <w:t xml:space="preserve"> </w:t>
      </w:r>
      <w:bookmarkStart w:id="641" w:name="graphical-user-interfaces-gui"/>
      <w:bookmarkEnd w:id="641"/>
      <w:r>
        <w:t xml:space="preserve"> </w:t>
      </w:r>
      <w:bookmarkStart w:id="642" w:name="summary-and-trade-offs"/>
      <w:bookmarkEnd w:id="642"/>
      <w:r>
        <w:t xml:space="preserve"> </w:t>
      </w:r>
      <w:bookmarkStart w:id="643" w:name="basics"/>
      <w:bookmarkEnd w:id="643"/>
      <w:r>
        <w:t xml:space="preserve"> </w:t>
      </w:r>
      <w:bookmarkStart w:id="644" w:name="recommended-options"/>
      <w:bookmarkEnd w:id="644"/>
      <w:r>
        <w:t xml:space="preserve"> </w:t>
      </w:r>
      <w:bookmarkStart w:id="645" w:name="ghostty"/>
      <w:bookmarkEnd w:id="645"/>
      <w:r>
        <w:t xml:space="preserve"> </w:t>
      </w:r>
      <w:bookmarkStart w:id="646" w:name="wezterm"/>
      <w:bookmarkEnd w:id="646"/>
      <w:r>
        <w:t xml:space="preserve"> </w:t>
      </w:r>
      <w:bookmarkStart w:id="647" w:name="alacritty"/>
      <w:bookmarkEnd w:id="647"/>
      <w:r>
        <w:t xml:space="preserve"> </w:t>
      </w:r>
      <w:bookmarkStart w:id="648" w:name="kitty"/>
      <w:bookmarkEnd w:id="648"/>
      <w:r>
        <w:t xml:space="preserve"> </w:t>
      </w:r>
      <w:bookmarkStart w:id="649" w:name="iterm2"/>
      <w:bookmarkEnd w:id="649"/>
      <w:r>
        <w:t xml:space="preserve"> </w:t>
      </w:r>
      <w:bookmarkStart w:id="650" w:name="windows-terminal"/>
      <w:bookmarkEnd w:id="650"/>
      <w:r>
        <w:t xml:space="preserve"> </w:t>
      </w:r>
      <w:bookmarkStart w:id="651" w:name="comparison-summary"/>
      <w:bookmarkEnd w:id="651"/>
      <w:r>
        <w:t xml:space="preserve"> </w:t>
      </w:r>
      <w:bookmarkStart w:id="652" w:name="syntax-for-both-macwindows"/>
      <w:bookmarkEnd w:id="652"/>
      <w:r>
        <w:t xml:space="preserve"> </w:t>
      </w:r>
      <w:bookmarkStart w:id="653" w:name="installing-zsh"/>
      <w:bookmarkEnd w:id="653"/>
      <w:r>
        <w:t xml:space="preserve"> </w:t>
      </w:r>
      <w:bookmarkStart w:id="654" w:name="installing-oh-my-zsh"/>
      <w:bookmarkEnd w:id="654"/>
      <w:r>
        <w:t xml:space="preserve"> </w:t>
      </w:r>
      <w:bookmarkStart w:id="655" w:name="the-two-plugins-we-use"/>
      <w:bookmarkEnd w:id="655"/>
      <w:r>
        <w:t xml:space="preserve"> </w:t>
      </w:r>
      <w:bookmarkStart w:id="656" w:name="more-plugins-at-no-install-cost"/>
      <w:bookmarkEnd w:id="656"/>
      <w:r>
        <w:t xml:space="preserve"> </w:t>
      </w:r>
      <w:bookmarkStart w:id="657" w:name="prompt-themes"/>
      <w:bookmarkEnd w:id="657"/>
      <w:r>
        <w:t xml:space="preserve"> </w:t>
      </w:r>
      <w:bookmarkStart w:id="658" w:name="X011670ee6c6000a8cba5cb4c9eb89f7822efe26"/>
      <w:bookmarkEnd w:id="658"/>
      <w:r>
        <w:t xml:space="preserve"> </w:t>
      </w:r>
      <w:bookmarkStart w:id="659" w:name="X78be3aeb742b1d2b9c7bd71a18d58f3a9503c9f"/>
      <w:bookmarkEnd w:id="659"/>
      <w:r>
        <w:t xml:space="preserve"> </w:t>
      </w:r>
      <w:bookmarkStart w:id="660" w:name="running-bash-scripts"/>
      <w:bookmarkEnd w:id="660"/>
      <w:r>
        <w:t xml:space="preserve"> </w:t>
      </w:r>
      <w:bookmarkStart w:id="661" w:name="error-handling"/>
      <w:bookmarkEnd w:id="661"/>
      <w:r>
        <w:t xml:space="preserve"> </w:t>
      </w:r>
      <w:bookmarkStart w:id="662" w:name="functions-and-naming"/>
      <w:bookmarkEnd w:id="662"/>
      <w:r>
        <w:t xml:space="preserve"> </w:t>
      </w:r>
      <w:bookmarkStart w:id="663" w:name="comments"/>
      <w:bookmarkEnd w:id="663"/>
      <w:r>
        <w:t xml:space="preserve"> </w:t>
      </w:r>
      <w:bookmarkStart w:id="664" w:name="logging"/>
      <w:bookmarkEnd w:id="664"/>
      <w:r>
        <w:t xml:space="preserve"> </w:t>
      </w:r>
      <w:bookmarkStart w:id="665" w:name="security"/>
      <w:bookmarkEnd w:id="665"/>
      <w:r>
        <w:t xml:space="preserve"> </w:t>
      </w:r>
      <w:bookmarkStart w:id="666" w:name="linting"/>
      <w:bookmarkEnd w:id="666"/>
      <w:r>
        <w:t xml:space="preserve"> </w:t>
      </w:r>
      <w:bookmarkStart w:id="667" w:name="portability"/>
      <w:bookmarkEnd w:id="667"/>
      <w:r>
        <w:t xml:space="preserve"> </w:t>
      </w:r>
      <w:bookmarkStart w:id="668" w:name="formatting"/>
      <w:bookmarkEnd w:id="668"/>
      <w:r>
        <w:t xml:space="preserve"> </w:t>
      </w:r>
      <w:bookmarkStart w:id="669" w:name="running-rscripts-in-windows"/>
      <w:bookmarkEnd w:id="669"/>
      <w:r>
        <w:t xml:space="preserve"> </w:t>
      </w:r>
      <w:bookmarkStart w:id="670" w:name="common-mistakes"/>
      <w:bookmarkEnd w:id="670"/>
      <w:r>
        <w:t xml:space="preserve"> </w:t>
      </w:r>
      <w:bookmarkStart w:id="671" w:name="checking-tasks-and-killing-jobs"/>
      <w:bookmarkEnd w:id="671"/>
      <w:r>
        <w:t xml:space="preserve"> </w:t>
      </w:r>
      <w:bookmarkStart w:id="672" w:name="running-big-jobs"/>
      <w:bookmarkEnd w:id="672"/>
      <w:r>
        <w:t xml:space="preserve"> </w:t>
      </w:r>
      <w:bookmarkStart w:id="673" w:name="example-code-for-runfilesavelogs"/>
      <w:bookmarkEnd w:id="673"/>
      <w:r>
        <w:t xml:space="preserve"> </w:t>
      </w:r>
      <w:bookmarkStart w:id="674" w:name="example-usage-for-runfilesavelogs"/>
      <w:bookmarkEnd w:id="674"/>
      <w:r>
        <w:t xml:space="preserve"> </w:t>
      </w:r>
      <w:bookmarkStart w:id="675" w:name="external-resources"/>
      <w:bookmarkEnd w:id="675"/>
      <w:r>
        <w:t xml:space="preserve"> </w:t>
      </w:r>
      <w:bookmarkStart w:id="676" w:name="tbl-cli-tui-gui"/>
      <w:bookmarkEnd w:id="676"/>
      <w:r>
        <w:t xml:space="preserve"> </w:t>
      </w:r>
      <w:bookmarkStart w:id="677" w:name="fig-unix-desktop"/>
      <w:bookmarkEnd w:id="677"/>
      <w:r>
        <w:t xml:space="preserve"> </w:t>
      </w:r>
      <w:bookmarkStart w:id="678" w:name="tbl-terminal-emulators"/>
      <w:bookmarkEnd w:id="678"/>
      <w:r>
        <w:t xml:space="preserve"> </w:t>
      </w:r>
      <w:bookmarkStart w:id="679" w:name="tbl-unix-basic-commands"/>
      <w:bookmarkEnd w:id="679"/>
      <w:r>
        <w:t xml:space="preserve"> </w:t>
      </w:r>
      <w:bookmarkStart w:id="680" w:name="fig-unix-terminal"/>
      <w:bookmarkEnd w:id="680"/>
      <w:r>
        <w:t xml:space="preserve"> </w:t>
      </w:r>
      <w:bookmarkStart w:id="681" w:name="tbl-unix-omz-plugins"/>
      <w:bookmarkEnd w:id="681"/>
      <w:r>
        <w:t xml:space="preserve"> </w:t>
      </w:r>
      <w:bookmarkStart w:id="682" w:name="tbl-unix-cli-tools"/>
      <w:bookmarkEnd w:id="682"/>
      <w:r>
        <w:t xml:space="preserve"> </w:t>
      </w:r>
      <w:bookmarkStart w:id="683" w:name="tbl-unix-bash-scripts"/>
      <w:bookmarkEnd w:id="683"/>
    </w:p>
    <w:p>
      <w:pPr>
        <w:pStyle w:val="BodyText"/>
      </w:pPr>
      <w:r>
        <w:t xml:space="preserve">That page covers:</w:t>
      </w:r>
    </w:p>
    <w:p>
      <w:pPr>
        <w:pStyle w:val="Compact"/>
        <w:numPr>
          <w:ilvl w:val="0"/>
          <w:numId w:val="1040"/>
        </w:numPr>
      </w:pPr>
      <w:hyperlink r:id="rId684">
        <w:r>
          <w:rPr>
            <w:rStyle w:val="Hyperlink"/>
          </w:rPr>
          <w:t xml:space="preserve">User interfaces: CLI, TUI, and GUI</w:t>
        </w:r>
      </w:hyperlink>
    </w:p>
    <w:p>
      <w:pPr>
        <w:pStyle w:val="Compact"/>
        <w:numPr>
          <w:ilvl w:val="0"/>
          <w:numId w:val="1040"/>
        </w:numPr>
      </w:pPr>
      <w:hyperlink r:id="rId685">
        <w:r>
          <w:rPr>
            <w:rStyle w:val="Hyperlink"/>
          </w:rPr>
          <w:t xml:space="preserve">Basics</w:t>
        </w:r>
      </w:hyperlink>
    </w:p>
    <w:p>
      <w:pPr>
        <w:pStyle w:val="Compact"/>
        <w:numPr>
          <w:ilvl w:val="0"/>
          <w:numId w:val="1040"/>
        </w:numPr>
      </w:pPr>
      <w:hyperlink r:id="rId686">
        <w:r>
          <w:rPr>
            <w:rStyle w:val="Hyperlink"/>
          </w:rPr>
          <w:t xml:space="preserve">Terminal Emulators</w:t>
        </w:r>
      </w:hyperlink>
    </w:p>
    <w:p>
      <w:pPr>
        <w:pStyle w:val="Compact"/>
        <w:numPr>
          <w:ilvl w:val="0"/>
          <w:numId w:val="1040"/>
        </w:numPr>
      </w:pPr>
      <w:hyperlink r:id="rId687">
        <w:r>
          <w:rPr>
            <w:rStyle w:val="Hyperlink"/>
          </w:rPr>
          <w:t xml:space="preserve">Syntax for both Mac/Windows</w:t>
        </w:r>
      </w:hyperlink>
    </w:p>
    <w:p>
      <w:pPr>
        <w:pStyle w:val="Compact"/>
        <w:numPr>
          <w:ilvl w:val="0"/>
          <w:numId w:val="1040"/>
        </w:numPr>
      </w:pPr>
      <w:hyperlink r:id="rId688">
        <w:r>
          <w:rPr>
            <w:rStyle w:val="Hyperlink"/>
          </w:rPr>
          <w:t xml:space="preserve">Zsh and Oh My Zsh</w:t>
        </w:r>
      </w:hyperlink>
    </w:p>
    <w:p>
      <w:pPr>
        <w:pStyle w:val="Compact"/>
        <w:numPr>
          <w:ilvl w:val="0"/>
          <w:numId w:val="1040"/>
        </w:numPr>
      </w:pPr>
      <w:hyperlink r:id="rId689">
        <w:r>
          <w:rPr>
            <w:rStyle w:val="Hyperlink"/>
          </w:rPr>
          <w:t xml:space="preserve">Running Bash Scripts</w:t>
        </w:r>
      </w:hyperlink>
    </w:p>
    <w:p>
      <w:pPr>
        <w:pStyle w:val="Compact"/>
        <w:numPr>
          <w:ilvl w:val="0"/>
          <w:numId w:val="1040"/>
        </w:numPr>
      </w:pPr>
      <w:hyperlink r:id="rId690">
        <w:r>
          <w:rPr>
            <w:rStyle w:val="Hyperlink"/>
          </w:rPr>
          <w:t xml:space="preserve">Shell Scripting Style</w:t>
        </w:r>
      </w:hyperlink>
    </w:p>
    <w:p>
      <w:pPr>
        <w:pStyle w:val="Compact"/>
        <w:numPr>
          <w:ilvl w:val="0"/>
          <w:numId w:val="1040"/>
        </w:numPr>
      </w:pPr>
      <w:hyperlink r:id="rId691">
        <w:r>
          <w:rPr>
            <w:rStyle w:val="Hyperlink"/>
          </w:rPr>
          <w:t xml:space="preserve">Running Rscripts in Windows</w:t>
        </w:r>
      </w:hyperlink>
    </w:p>
    <w:p>
      <w:pPr>
        <w:pStyle w:val="Compact"/>
        <w:numPr>
          <w:ilvl w:val="0"/>
          <w:numId w:val="1040"/>
        </w:numPr>
      </w:pPr>
      <w:hyperlink r:id="rId692">
        <w:r>
          <w:rPr>
            <w:rStyle w:val="Hyperlink"/>
          </w:rPr>
          <w:t xml:space="preserve">Checking tasks and killing jobs</w:t>
        </w:r>
      </w:hyperlink>
    </w:p>
    <w:p>
      <w:pPr>
        <w:pStyle w:val="Compact"/>
        <w:numPr>
          <w:ilvl w:val="0"/>
          <w:numId w:val="1040"/>
        </w:numPr>
      </w:pPr>
      <w:hyperlink r:id="rId693">
        <w:r>
          <w:rPr>
            <w:rStyle w:val="Hyperlink"/>
          </w:rPr>
          <w:t xml:space="preserve">Running big jobs</w:t>
        </w:r>
      </w:hyperlink>
    </w:p>
    <w:p>
      <w:pPr>
        <w:pStyle w:val="Compact"/>
        <w:numPr>
          <w:ilvl w:val="0"/>
          <w:numId w:val="1040"/>
        </w:numPr>
      </w:pPr>
      <w:hyperlink r:id="rId694">
        <w:r>
          <w:rPr>
            <w:rStyle w:val="Hyperlink"/>
          </w:rPr>
          <w:t xml:space="preserve">External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95" name="Picture"/>
                  <a:graphic>
                    <a:graphicData uri="http://schemas.openxmlformats.org/drawingml/2006/picture">
                      <pic:pic>
                        <pic:nvPicPr>
                          <pic:cNvPr descr="/opt/quarto/share/formats/docx/note.png" id="696"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chapters/unix.html#sec-foo</w:t>
            </w:r>
            <w:r>
              <w:t xml:space="preserve"> </w:t>
            </w:r>
            <w:r>
              <w:t xml:space="preserve">on the psc site.</w:t>
            </w:r>
          </w:p>
          <w:p/>
        </w:tc>
      </w:tr>
    </w:tbl>
    <w:p>
      <w:r>
        <w:br w:type="page"/>
      </w:r>
    </w:p>
    <w:bookmarkEnd w:id="697"/>
    <w:bookmarkStart w:id="712" w:name="sec-reproducible-environments"/>
    <w:p>
      <w:pPr>
        <w:pStyle w:val="Heading1"/>
      </w:pPr>
      <w:r>
        <w:t xml:space="preserve">15. Reproducible Environments</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698">
        <w:r>
          <w:rPr>
            <w:rStyle w:val="Hyperlink"/>
            <w:b/>
            <w:bCs/>
          </w:rPr>
          <w:t xml:space="preserve">Reproducible Environments</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699" w:name="package-version-control-with-renv"/>
      <w:bookmarkEnd w:id="699"/>
      <w:r>
        <w:t xml:space="preserve"> </w:t>
      </w:r>
      <w:bookmarkStart w:id="700" w:name="introduction"/>
      <w:bookmarkEnd w:id="700"/>
      <w:r>
        <w:t xml:space="preserve"> </w:t>
      </w:r>
      <w:bookmarkStart w:id="701" w:name="implementing-renv-in-projects"/>
      <w:bookmarkEnd w:id="701"/>
      <w:r>
        <w:t xml:space="preserve"> </w:t>
      </w:r>
      <w:bookmarkStart w:id="702" w:name="configuring-renv-settings"/>
      <w:bookmarkEnd w:id="702"/>
      <w:r>
        <w:t xml:space="preserve"> </w:t>
      </w:r>
      <w:bookmarkStart w:id="703" w:name="reducing-startup-messages"/>
      <w:bookmarkEnd w:id="703"/>
      <w:r>
        <w:t xml:space="preserve"> </w:t>
      </w:r>
      <w:bookmarkStart w:id="704" w:name="using-projects-with-renv"/>
      <w:bookmarkEnd w:id="704"/>
      <w:r>
        <w:t xml:space="preserve"> </w:t>
      </w:r>
      <w:bookmarkStart w:id="705" w:name="X95323e1d396258fce1ce82f3a573e34bd494b0b"/>
      <w:bookmarkEnd w:id="705"/>
      <w:r>
        <w:t xml:space="preserve"> </w:t>
      </w:r>
      <w:bookmarkStart w:id="706" w:name="managing-r-versions-with-rig"/>
      <w:bookmarkEnd w:id="706"/>
      <w:r>
        <w:t xml:space="preserve"> </w:t>
      </w:r>
      <w:bookmarkStart w:id="707" w:name="clearing-docker-cache"/>
      <w:bookmarkEnd w:id="707"/>
    </w:p>
    <w:p>
      <w:pPr>
        <w:pStyle w:val="BodyText"/>
      </w:pPr>
      <w:r>
        <w:t xml:space="preserve">That page covers:</w:t>
      </w:r>
    </w:p>
    <w:p>
      <w:pPr>
        <w:pStyle w:val="Compact"/>
        <w:numPr>
          <w:ilvl w:val="0"/>
          <w:numId w:val="1041"/>
        </w:numPr>
      </w:pPr>
      <w:hyperlink r:id="rId708">
        <w:r>
          <w:rPr>
            <w:rStyle w:val="Hyperlink"/>
          </w:rPr>
          <w:t xml:space="preserve">Package Version Control with renv</w:t>
        </w:r>
      </w:hyperlink>
    </w:p>
    <w:p>
      <w:pPr>
        <w:pStyle w:val="Compact"/>
        <w:numPr>
          <w:ilvl w:val="0"/>
          <w:numId w:val="1041"/>
        </w:numPr>
      </w:pPr>
      <w:hyperlink r:id="rId709">
        <w:r>
          <w:rPr>
            <w:rStyle w:val="Hyperlink"/>
          </w:rPr>
          <w:t xml:space="preserve">Fast Package Installation on Ubuntu with r2u</w:t>
        </w:r>
      </w:hyperlink>
    </w:p>
    <w:p>
      <w:pPr>
        <w:pStyle w:val="Compact"/>
        <w:numPr>
          <w:ilvl w:val="0"/>
          <w:numId w:val="1041"/>
        </w:numPr>
      </w:pPr>
      <w:hyperlink r:id="rId710">
        <w:r>
          <w:rPr>
            <w:rStyle w:val="Hyperlink"/>
          </w:rPr>
          <w:t xml:space="preserve">Managing R Versions with rig</w:t>
        </w:r>
      </w:hyperlink>
    </w:p>
    <w:p>
      <w:pPr>
        <w:pStyle w:val="Compact"/>
        <w:numPr>
          <w:ilvl w:val="0"/>
          <w:numId w:val="1041"/>
        </w:numPr>
      </w:pPr>
      <w:hyperlink r:id="rId711">
        <w:r>
          <w:rPr>
            <w:rStyle w:val="Hyperlink"/>
          </w:rPr>
          <w:t xml:space="preserve">Clearing Docker Cache</w:t>
        </w:r>
      </w:hyperlink>
    </w:p>
    <w:p>
      <w:r>
        <w:br w:type="page"/>
      </w:r>
    </w:p>
    <w:bookmarkEnd w:id="712"/>
    <w:bookmarkStart w:id="740" w:name="code-publication"/>
    <w:p>
      <w:pPr>
        <w:pStyle w:val="Heading1"/>
      </w:pPr>
      <w:r>
        <w:t xml:space="preserve">16. Code Publication</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713">
        <w:r>
          <w:rPr>
            <w:rStyle w:val="Hyperlink"/>
            <w:b/>
            <w:bCs/>
          </w:rPr>
          <w:t xml:space="preserve">Code Publication</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714" w:name="sec-cran-release"/>
      <w:bookmarkEnd w:id="714"/>
      <w:r>
        <w:t xml:space="preserve"> </w:t>
      </w:r>
      <w:bookmarkStart w:id="715" w:name="sec-create-github-release"/>
      <w:bookmarkEnd w:id="715"/>
      <w:r>
        <w:t xml:space="preserve"> </w:t>
      </w:r>
      <w:bookmarkStart w:id="716" w:name="checklist-overview"/>
      <w:bookmarkEnd w:id="716"/>
      <w:r>
        <w:t xml:space="preserve"> </w:t>
      </w:r>
      <w:bookmarkStart w:id="717" w:name="fill-out-file-headers"/>
      <w:bookmarkEnd w:id="717"/>
      <w:r>
        <w:t xml:space="preserve"> </w:t>
      </w:r>
      <w:bookmarkStart w:id="718" w:name="clean-up-comments"/>
      <w:bookmarkEnd w:id="718"/>
      <w:r>
        <w:t xml:space="preserve"> </w:t>
      </w:r>
      <w:bookmarkStart w:id="719" w:name="document-functions"/>
      <w:bookmarkEnd w:id="719"/>
      <w:r>
        <w:t xml:space="preserve"> </w:t>
      </w:r>
      <w:bookmarkStart w:id="720" w:name="remove-deprecated-filepaths"/>
      <w:bookmarkEnd w:id="720"/>
      <w:r>
        <w:t xml:space="preserve"> </w:t>
      </w:r>
      <w:bookmarkStart w:id="721" w:name="ensure-project-runs-via-bash"/>
      <w:bookmarkEnd w:id="721"/>
      <w:r>
        <w:t xml:space="preserve"> </w:t>
      </w:r>
      <w:bookmarkStart w:id="722" w:name="complete-the-readme"/>
      <w:bookmarkEnd w:id="722"/>
      <w:r>
        <w:t xml:space="preserve"> </w:t>
      </w:r>
      <w:bookmarkStart w:id="723" w:name="clean-up-feature-branches"/>
      <w:bookmarkEnd w:id="723"/>
      <w:r>
        <w:t xml:space="preserve"> </w:t>
      </w:r>
      <w:bookmarkStart w:id="724" w:name="versioning"/>
      <w:bookmarkEnd w:id="724"/>
      <w:r>
        <w:t xml:space="preserve"> </w:t>
      </w:r>
      <w:bookmarkStart w:id="725" w:name="pre-release-checklist"/>
      <w:bookmarkEnd w:id="725"/>
      <w:r>
        <w:t xml:space="preserve"> </w:t>
      </w:r>
      <w:bookmarkStart w:id="726" w:name="submitting-to-cran"/>
      <w:bookmarkEnd w:id="726"/>
      <w:r>
        <w:t xml:space="preserve"> </w:t>
      </w:r>
      <w:bookmarkStart w:id="727" w:name="after-cran-acceptance"/>
      <w:bookmarkEnd w:id="727"/>
    </w:p>
    <w:p>
      <w:pPr>
        <w:pStyle w:val="BodyText"/>
      </w:pPr>
      <w:r>
        <w:t xml:space="preserve">That page covers:</w:t>
      </w:r>
    </w:p>
    <w:p>
      <w:pPr>
        <w:pStyle w:val="Compact"/>
        <w:numPr>
          <w:ilvl w:val="0"/>
          <w:numId w:val="1042"/>
        </w:numPr>
      </w:pPr>
      <w:hyperlink r:id="rId728">
        <w:r>
          <w:rPr>
            <w:rStyle w:val="Hyperlink"/>
          </w:rPr>
          <w:t xml:space="preserve">Checklist overview</w:t>
        </w:r>
      </w:hyperlink>
    </w:p>
    <w:p>
      <w:pPr>
        <w:pStyle w:val="Compact"/>
        <w:numPr>
          <w:ilvl w:val="0"/>
          <w:numId w:val="1042"/>
        </w:numPr>
      </w:pPr>
      <w:hyperlink r:id="rId729">
        <w:r>
          <w:rPr>
            <w:rStyle w:val="Hyperlink"/>
          </w:rPr>
          <w:t xml:space="preserve">Fill out file headers</w:t>
        </w:r>
      </w:hyperlink>
    </w:p>
    <w:p>
      <w:pPr>
        <w:pStyle w:val="Compact"/>
        <w:numPr>
          <w:ilvl w:val="0"/>
          <w:numId w:val="1042"/>
        </w:numPr>
      </w:pPr>
      <w:hyperlink r:id="rId730">
        <w:r>
          <w:rPr>
            <w:rStyle w:val="Hyperlink"/>
          </w:rPr>
          <w:t xml:space="preserve">Clean up comments</w:t>
        </w:r>
      </w:hyperlink>
    </w:p>
    <w:p>
      <w:pPr>
        <w:pStyle w:val="Compact"/>
        <w:numPr>
          <w:ilvl w:val="0"/>
          <w:numId w:val="1042"/>
        </w:numPr>
      </w:pPr>
      <w:hyperlink r:id="rId731">
        <w:r>
          <w:rPr>
            <w:rStyle w:val="Hyperlink"/>
          </w:rPr>
          <w:t xml:space="preserve">Document functions</w:t>
        </w:r>
      </w:hyperlink>
    </w:p>
    <w:p>
      <w:pPr>
        <w:pStyle w:val="Compact"/>
        <w:numPr>
          <w:ilvl w:val="0"/>
          <w:numId w:val="1042"/>
        </w:numPr>
      </w:pPr>
      <w:hyperlink r:id="rId732">
        <w:r>
          <w:rPr>
            <w:rStyle w:val="Hyperlink"/>
          </w:rPr>
          <w:t xml:space="preserve">Remove deprecated filepaths</w:t>
        </w:r>
      </w:hyperlink>
    </w:p>
    <w:p>
      <w:pPr>
        <w:pStyle w:val="Compact"/>
        <w:numPr>
          <w:ilvl w:val="0"/>
          <w:numId w:val="1042"/>
        </w:numPr>
      </w:pPr>
      <w:hyperlink r:id="rId733">
        <w:r>
          <w:rPr>
            <w:rStyle w:val="Hyperlink"/>
          </w:rPr>
          <w:t xml:space="preserve">Ensure project runs via bash</w:t>
        </w:r>
      </w:hyperlink>
    </w:p>
    <w:p>
      <w:pPr>
        <w:pStyle w:val="Compact"/>
        <w:numPr>
          <w:ilvl w:val="0"/>
          <w:numId w:val="1042"/>
        </w:numPr>
      </w:pPr>
      <w:hyperlink r:id="rId734">
        <w:r>
          <w:rPr>
            <w:rStyle w:val="Hyperlink"/>
          </w:rPr>
          <w:t xml:space="preserve">Complete the README</w:t>
        </w:r>
      </w:hyperlink>
    </w:p>
    <w:p>
      <w:pPr>
        <w:pStyle w:val="Compact"/>
        <w:numPr>
          <w:ilvl w:val="0"/>
          <w:numId w:val="1042"/>
        </w:numPr>
      </w:pPr>
      <w:hyperlink r:id="rId735">
        <w:r>
          <w:rPr>
            <w:rStyle w:val="Hyperlink"/>
          </w:rPr>
          <w:t xml:space="preserve">Clean up feature branches</w:t>
        </w:r>
      </w:hyperlink>
    </w:p>
    <w:p>
      <w:pPr>
        <w:pStyle w:val="Compact"/>
        <w:numPr>
          <w:ilvl w:val="0"/>
          <w:numId w:val="1042"/>
        </w:numPr>
      </w:pPr>
      <w:hyperlink r:id="rId736">
        <w:r>
          <w:rPr>
            <w:rStyle w:val="Hyperlink"/>
          </w:rPr>
          <w:t xml:space="preserve">Create GitHub release</w:t>
        </w:r>
      </w:hyperlink>
    </w:p>
    <w:p>
      <w:pPr>
        <w:pStyle w:val="Compact"/>
        <w:numPr>
          <w:ilvl w:val="0"/>
          <w:numId w:val="1042"/>
        </w:numPr>
      </w:pPr>
      <w:hyperlink r:id="rId737">
        <w:r>
          <w:rPr>
            <w:rStyle w:val="Hyperlink"/>
          </w:rPr>
          <w:t xml:space="preserve">Releasing to CRAN</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38" name="Picture"/>
                  <a:graphic>
                    <a:graphicData uri="http://schemas.openxmlformats.org/drawingml/2006/picture">
                      <pic:pic>
                        <pic:nvPicPr>
                          <pic:cNvPr descr="/opt/quarto/share/formats/docx/note.png" id="739"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chapters/code-publication.html#sec-foo</w:t>
            </w:r>
            <w:r>
              <w:t xml:space="preserve"> </w:t>
            </w:r>
            <w:r>
              <w:t xml:space="preserve">on the psc site.</w:t>
            </w:r>
          </w:p>
          <w:p/>
        </w:tc>
      </w:tr>
    </w:tbl>
    <w:p>
      <w:r>
        <w:br w:type="page"/>
      </w:r>
    </w:p>
    <w:bookmarkEnd w:id="740"/>
    <w:bookmarkStart w:id="760" w:name="sec-data-publication"/>
    <w:p>
      <w:pPr>
        <w:pStyle w:val="Heading1"/>
      </w:pPr>
      <w:r>
        <w:t xml:space="preserve">17. Data Publication</w:t>
      </w:r>
    </w:p>
    <w:bookmarkStart w:id="741"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741"/>
    <w:bookmarkStart w:id="746"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742"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742"/>
    <w:bookmarkStart w:id="743"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743"/>
    <w:bookmarkStart w:id="745"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744">
        <w:r>
          <w:rPr>
            <w:rStyle w:val="Hyperlink"/>
          </w:rPr>
          <w:t xml:space="preserve">UC Davis DataLab GIS workshops</w:t>
        </w:r>
      </w:hyperlink>
      <w:r>
        <w:t xml:space="preserve">, including resources on QGIS and spatial SQL.</w:t>
      </w:r>
    </w:p>
    <w:bookmarkEnd w:id="745"/>
    <w:bookmarkEnd w:id="746"/>
    <w:bookmarkStart w:id="750" w:name="create-public-ids"/>
    <w:p>
      <w:pPr>
        <w:pStyle w:val="Heading2"/>
      </w:pPr>
      <w:r>
        <w:t xml:space="preserve">17.3 Create public IDs</w:t>
      </w:r>
    </w:p>
    <w:bookmarkStart w:id="747"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747"/>
    <w:bookmarkStart w:id="748"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748"/>
    <w:bookmarkStart w:id="749"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043"/>
        </w:numPr>
      </w:pPr>
      <w:r>
        <w:rPr>
          <w:rStyle w:val="VerbatimChar"/>
        </w:rPr>
        <w:t xml:space="preserve">data/final/</w:t>
      </w:r>
      <w:r>
        <w:t xml:space="preserve">- folder containing the projects final data in both csv and rds formats</w:t>
      </w:r>
      <w:r>
        <w:br/>
      </w:r>
    </w:p>
    <w:p>
      <w:pPr>
        <w:pStyle w:val="Compact"/>
        <w:numPr>
          <w:ilvl w:val="0"/>
          <w:numId w:val="1043"/>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43"/>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43"/>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43"/>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749"/>
    <w:bookmarkEnd w:id="750"/>
    <w:bookmarkStart w:id="756"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751">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752">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753">
        <w:r>
          <w:rPr>
            <w:rStyle w:val="Hyperlink"/>
          </w:rPr>
          <w:t xml:space="preserve">UC Davis DataLab workshop on data documentation</w:t>
        </w:r>
      </w:hyperlink>
      <w:r>
        <w:t xml:space="preserve">.</w:t>
      </w:r>
    </w:p>
    <w:bookmarkStart w:id="755" w:name="X659912a983e12070198566d6758f84b7c139c71"/>
    <w:p>
      <w:pPr>
        <w:pStyle w:val="Heading3"/>
      </w:pPr>
      <w:r>
        <w:t xml:space="preserve">17.4.1 Steps for creating an Open Science Framework (OSF) repository:</w:t>
      </w:r>
    </w:p>
    <w:p>
      <w:pPr>
        <w:pStyle w:val="Compact"/>
        <w:numPr>
          <w:ilvl w:val="0"/>
          <w:numId w:val="1044"/>
        </w:numPr>
      </w:pPr>
      <w:r>
        <w:t xml:space="preserve">Create a new OSF project per these instructions: https://help.osf.io/article/252-create-a-project</w:t>
      </w:r>
    </w:p>
    <w:p>
      <w:pPr>
        <w:pStyle w:val="Compact"/>
        <w:numPr>
          <w:ilvl w:val="0"/>
          <w:numId w:val="1044"/>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44"/>
        </w:numPr>
      </w:pPr>
      <w:r>
        <w:t xml:space="preserve">Create a notebook component and upload the final .html files (which will not be on github… but see optional item below)</w:t>
      </w:r>
    </w:p>
    <w:p>
      <w:pPr>
        <w:pStyle w:val="Compact"/>
        <w:numPr>
          <w:ilvl w:val="0"/>
          <w:numId w:val="1044"/>
        </w:numPr>
      </w:pPr>
      <w:r>
        <w:t xml:space="preserve">On the OSF landing Wiki, provide some context. Here is a recent example: https://osf.io/954bt/</w:t>
      </w:r>
    </w:p>
    <w:p>
      <w:pPr>
        <w:pStyle w:val="Compact"/>
        <w:numPr>
          <w:ilvl w:val="0"/>
          <w:numId w:val="1044"/>
        </w:numPr>
      </w:pPr>
      <w:r>
        <w:t xml:space="preserve">Create a Digital Object Identifier (DOI) for the repository. A DOI is a unique identifier that provides a persistent link to content, such as a dataset in this case.</w:t>
      </w:r>
      <w:r>
        <w:t xml:space="preserve"> </w:t>
      </w:r>
      <w:hyperlink r:id="rId754">
        <w:r>
          <w:rPr>
            <w:rStyle w:val="Hyperlink"/>
          </w:rPr>
          <w:t xml:space="preserve">Learn more about DOIs</w:t>
        </w:r>
      </w:hyperlink>
    </w:p>
    <w:p>
      <w:pPr>
        <w:pStyle w:val="Compact"/>
        <w:numPr>
          <w:ilvl w:val="0"/>
          <w:numId w:val="1044"/>
        </w:numPr>
      </w:pPr>
      <w:r>
        <w:t xml:space="preserve">Optional: Complete the software checklist and system requirement guide for the analysis to guide others. Include it on the GitHub README for the project: https://github.com/proctor-ucsf/mordor-antibody</w:t>
      </w:r>
    </w:p>
    <w:bookmarkEnd w:id="755"/>
    <w:bookmarkEnd w:id="756"/>
    <w:bookmarkStart w:id="757"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757"/>
    <w:bookmarkStart w:id="758"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(see</w:t>
      </w:r>
      <w:r>
        <w:t xml:space="preserve"> </w:t>
      </w:r>
      <w:hyperlink r:id="rId698">
        <w:r>
          <w:rPr>
            <w:rStyle w:val="Hyperlink"/>
          </w:rPr>
          <w:t xml:space="preserve">Reproducible Environments</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758"/>
    <w:bookmarkStart w:id="759"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045"/>
        </w:numPr>
      </w:pPr>
      <w:r>
        <w:t xml:space="preserve">ACTION - https://osf.io/ca3pe/</w:t>
      </w:r>
      <w:r>
        <w:br/>
      </w:r>
    </w:p>
    <w:p>
      <w:pPr>
        <w:pStyle w:val="Compact"/>
        <w:numPr>
          <w:ilvl w:val="0"/>
          <w:numId w:val="1045"/>
        </w:numPr>
      </w:pPr>
      <w:r>
        <w:t xml:space="preserve">NAITRE - https://osf.io/ujeyb/</w:t>
      </w:r>
      <w:r>
        <w:br/>
      </w:r>
    </w:p>
    <w:p>
      <w:pPr>
        <w:pStyle w:val="Compact"/>
        <w:numPr>
          <w:ilvl w:val="0"/>
          <w:numId w:val="1045"/>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759"/>
    <w:bookmarkEnd w:id="760"/>
    <w:bookmarkStart w:id="808"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764" w:name="uc-davis-computing-resources"/>
    <w:p>
      <w:pPr>
        <w:pStyle w:val="Heading2"/>
      </w:pPr>
      <w:r>
        <w:t xml:space="preserve">18.1 UC Davis Computing Resources</w:t>
      </w:r>
    </w:p>
    <w:bookmarkStart w:id="763"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761">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46"/>
        </w:numPr>
      </w:pPr>
      <w:r>
        <w:rPr>
          <w:b/>
          <w:bCs/>
        </w:rPr>
        <w:t xml:space="preserve">Shiva</w:t>
      </w:r>
      <w:r>
        <w:t xml:space="preserve"> </w:t>
      </w:r>
      <w:r>
        <w:t xml:space="preserve">(shiva.ucdavis.edu): SLURM-based cluster for computational work</w:t>
      </w:r>
    </w:p>
    <w:p>
      <w:pPr>
        <w:pStyle w:val="Compact"/>
        <w:numPr>
          <w:ilvl w:val="0"/>
          <w:numId w:val="1046"/>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762">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763"/>
    <w:bookmarkEnd w:id="764"/>
    <w:bookmarkStart w:id="766"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765"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765"/>
    <w:bookmarkEnd w:id="766"/>
    <w:bookmarkStart w:id="767"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761">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767"/>
    <w:bookmarkStart w:id="768"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761">
        <w:r>
          <w:rPr>
            <w:rStyle w:val="Hyperlink"/>
          </w:rPr>
          <w:t xml:space="preserve">hpc.ucdavis.edu</w:t>
        </w:r>
      </w:hyperlink>
      <w:r>
        <w:t xml:space="preserve"> </w:t>
      </w:r>
      <w:r>
        <w:t xml:space="preserve">for support information.</w:t>
      </w:r>
    </w:p>
    <w:bookmarkEnd w:id="768"/>
    <w:bookmarkStart w:id="772"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769"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769"/>
    <w:bookmarkStart w:id="770"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770"/>
    <w:bookmarkStart w:id="771"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771"/>
    <w:bookmarkEnd w:id="772"/>
    <w:bookmarkStart w:id="791"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773">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780"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779"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774">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775">
                    <w:r>
                      <w:rPr>
                        <w:rStyle w:val="Hyperlink"/>
                      </w:rPr>
                      <w:t xml:space="preserve">VcXsrv</w:t>
                    </w:r>
                  </w:hyperlink>
                  <w:r>
                    <w:t xml:space="preserve">, or</w:t>
                  </w:r>
                  <w:r>
                    <w:t xml:space="preserve"> </w:t>
                  </w:r>
                  <w:hyperlink r:id="rId776">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777">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778">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779"/>
          <w:p/>
        </w:tc>
      </w:tr>
    </w:tbl>
    <w:bookmarkEnd w:id="780"/>
    <w:bookmarkStart w:id="781"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781"/>
    <w:bookmarkStart w:id="782"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782"/>
    <w:bookmarkStart w:id="785"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783">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784">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785"/>
    <w:bookmarkStart w:id="790"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786">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787">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788">
        <w:r>
          <w:rPr>
            <w:rStyle w:val="Hyperlink"/>
          </w:rPr>
          <w:t xml:space="preserve">Xpra</w:t>
        </w:r>
      </w:hyperlink>
      <w:r>
        <w:t xml:space="preserve">, VNC, and</w:t>
      </w:r>
      <w:r>
        <w:t xml:space="preserve"> </w:t>
      </w:r>
      <w:hyperlink r:id="rId789">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790"/>
    <w:bookmarkEnd w:id="791"/>
    <w:bookmarkStart w:id="801"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794"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792">
        <w:r>
          <w:rPr>
            <w:rStyle w:val="VerbatimChar"/>
          </w:rPr>
          <w:t xml:space="preserve">tmux</w:t>
        </w:r>
      </w:hyperlink>
      <w:r>
        <w:t xml:space="preserve"> </w:t>
      </w:r>
      <w:r>
        <w:t xml:space="preserve">or</w:t>
      </w:r>
      <w:r>
        <w:t xml:space="preserve"> </w:t>
      </w:r>
      <w:hyperlink r:id="rId793">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794"/>
    <w:bookmarkStart w:id="800"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796" name="Picture"/>
                  <a:graphic>
                    <a:graphicData uri="http://schemas.openxmlformats.org/drawingml/2006/picture">
                      <pic:pic>
                        <pic:nvPicPr>
                          <pic:cNvPr descr="/opt/quarto/share/formats/docx/important.png" id="797" name="Picture"/>
                          <pic:cNvPicPr>
                            <a:picLocks noChangeArrowheads="1" noChangeAspect="1"/>
                          </pic:cNvPicPr>
                        </pic:nvPicPr>
                        <pic:blipFill>
                          <a:blip r:embed="rId79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8" name="Picture"/>
                  <a:graphic>
                    <a:graphicData uri="http://schemas.openxmlformats.org/drawingml/2006/picture">
                      <pic:pic>
                        <pic:nvPicPr>
                          <pic:cNvPr descr="/opt/quarto/share/formats/docx/note.png" id="799"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761">
              <w:r>
                <w:rPr>
                  <w:rStyle w:val="Hyperlink"/>
                </w:rPr>
                <w:t xml:space="preserve">UC Davis HPC documentation</w:t>
              </w:r>
            </w:hyperlink>
            <w:r>
              <w:t xml:space="preserve"> </w:t>
            </w:r>
            <w:r>
              <w:t xml:space="preserve">or contact HPC support.</w:t>
            </w:r>
          </w:p>
          <w:p/>
        </w:tc>
      </w:tr>
    </w:tbl>
    <w:bookmarkEnd w:id="800"/>
    <w:bookmarkEnd w:id="801"/>
    <w:bookmarkStart w:id="806" w:name="storage-group-storage-access"/>
    <w:p>
      <w:pPr>
        <w:pStyle w:val="Heading2"/>
      </w:pPr>
      <w:r>
        <w:t xml:space="preserve">18.8 Storage &amp; group storage access</w:t>
      </w:r>
    </w:p>
    <w:bookmarkStart w:id="802"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761">
        <w:r>
          <w:rPr>
            <w:rStyle w:val="Hyperlink"/>
          </w:rPr>
          <w:t xml:space="preserve">UC Davis HPC documentation</w:t>
        </w:r>
      </w:hyperlink>
      <w:r>
        <w:t xml:space="preserve"> </w:t>
      </w:r>
      <w:r>
        <w:t xml:space="preserve">for specific storage options and quotas.</w:t>
      </w:r>
    </w:p>
    <w:bookmarkEnd w:id="802"/>
    <w:bookmarkStart w:id="803"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03"/>
    <w:bookmarkStart w:id="805"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04">
        <w:r>
          <w:rPr>
            <w:rStyle w:val="Hyperlink"/>
          </w:rPr>
          <w:t xml:space="preserve">this guide</w:t>
        </w:r>
      </w:hyperlink>
      <w:r>
        <w:t xml:space="preserve">.</w:t>
      </w:r>
    </w:p>
    <w:bookmarkEnd w:id="805"/>
    <w:bookmarkEnd w:id="806"/>
    <w:bookmarkStart w:id="807" w:name="running-big-jobs"/>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047"/>
        </w:numPr>
      </w:pPr>
      <w:r>
        <w:rPr>
          <w:rStyle w:val="VerbatimChar"/>
        </w:rPr>
        <w:t xml:space="preserve">job-name=run_inc</w:t>
      </w:r>
      <w:r>
        <w:t xml:space="preserve">: Job name that will show up in the SLURM system</w:t>
      </w:r>
    </w:p>
    <w:p>
      <w:pPr>
        <w:pStyle w:val="Compact"/>
        <w:numPr>
          <w:ilvl w:val="0"/>
          <w:numId w:val="1047"/>
        </w:numPr>
      </w:pPr>
      <w:r>
        <w:rPr>
          <w:rStyle w:val="VerbatimChar"/>
        </w:rPr>
        <w:t xml:space="preserve">begin=now</w:t>
      </w:r>
      <w:r>
        <w:t xml:space="preserve">: Requests to start the job as soon as the requested resources are available</w:t>
      </w:r>
    </w:p>
    <w:p>
      <w:pPr>
        <w:pStyle w:val="Compact"/>
        <w:numPr>
          <w:ilvl w:val="0"/>
          <w:numId w:val="1047"/>
        </w:numPr>
      </w:pPr>
      <w:r>
        <w:rPr>
          <w:rStyle w:val="VerbatimChar"/>
        </w:rPr>
        <w:t xml:space="preserve">dependency=singleton</w:t>
      </w:r>
      <w:r>
        <w:t xml:space="preserve">: Jobs can begin after all previously launched jobs with the same name and user have ended.</w:t>
      </w:r>
    </w:p>
    <w:p>
      <w:pPr>
        <w:pStyle w:val="Compact"/>
        <w:numPr>
          <w:ilvl w:val="0"/>
          <w:numId w:val="1047"/>
        </w:numPr>
      </w:pPr>
      <w:r>
        <w:rPr>
          <w:rStyle w:val="VerbatimChar"/>
        </w:rPr>
        <w:t xml:space="preserve">mail-type=ALL</w:t>
      </w:r>
      <w:r>
        <w:t xml:space="preserve">: Receive all types of email notification (e.g., when job starts, fails, ends)</w:t>
      </w:r>
    </w:p>
    <w:p>
      <w:pPr>
        <w:pStyle w:val="Compact"/>
        <w:numPr>
          <w:ilvl w:val="0"/>
          <w:numId w:val="1047"/>
        </w:numPr>
      </w:pPr>
      <w:r>
        <w:rPr>
          <w:rStyle w:val="VerbatimChar"/>
        </w:rPr>
        <w:t xml:space="preserve">cpus-per-task=16</w:t>
      </w:r>
      <w:r>
        <w:t xml:space="preserve">: Request 16 processors per task. The default is one processor per task.</w:t>
      </w:r>
    </w:p>
    <w:p>
      <w:pPr>
        <w:pStyle w:val="Compact"/>
        <w:numPr>
          <w:ilvl w:val="0"/>
          <w:numId w:val="1047"/>
        </w:numPr>
      </w:pPr>
      <w:r>
        <w:rPr>
          <w:rStyle w:val="VerbatimChar"/>
        </w:rPr>
        <w:t xml:space="preserve">mem=64G</w:t>
      </w:r>
      <w:r>
        <w:t xml:space="preserve">: Request 64 GB memory per node.</w:t>
      </w:r>
    </w:p>
    <w:p>
      <w:pPr>
        <w:pStyle w:val="Compact"/>
        <w:numPr>
          <w:ilvl w:val="0"/>
          <w:numId w:val="1047"/>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47"/>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07"/>
    <w:bookmarkEnd w:id="808"/>
    <w:bookmarkStart w:id="840"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09">
        <w:r>
          <w:rPr>
            <w:rStyle w:val="Hyperlink"/>
            <w:b/>
            <w:bCs/>
          </w:rPr>
          <w:t xml:space="preserve">Working with AI</w:t>
        </w:r>
      </w:hyperlink>
      <w:r>
        <w:t xml:space="preserve"> </w:t>
      </w:r>
      <w:r>
        <w:t xml:space="preserve">(source:</w:t>
      </w:r>
      <w:r>
        <w:t xml:space="preserve"> </w:t>
      </w:r>
      <w:hyperlink r:id="rId810">
        <w:r>
          <w:rPr>
            <w:rStyle w:val="Hyperlink"/>
          </w:rPr>
          <w:t xml:space="preserve">https://github.com/Morrison-Lab/wai</w:t>
        </w:r>
      </w:hyperlink>
      <w:r>
        <w:t xml:space="preserve">).</w:t>
      </w:r>
    </w:p>
    <w:p>
      <w:pPr>
        <w:pStyle w:val="BodyText"/>
      </w:pPr>
      <w:r>
        <w:t xml:space="preserve">That site covers:</w:t>
      </w:r>
      <w:r>
        <w:t xml:space="preserve"> </w:t>
      </w:r>
      <w:bookmarkStart w:id="811" w:name="sec-ai-disclosure"/>
      <w:bookmarkEnd w:id="811"/>
      <w:bookmarkStart w:id="812" w:name="sec-ai-journal-articles"/>
      <w:bookmarkEnd w:id="812"/>
      <w:r>
        <w:t xml:space="preserve"> </w:t>
      </w:r>
      <w:bookmarkStart w:id="813" w:name="sec-ai-language-model"/>
      <w:bookmarkEnd w:id="813"/>
      <w:bookmarkStart w:id="814" w:name="sec-ai-harnesses"/>
      <w:bookmarkEnd w:id="814"/>
      <w:bookmarkStart w:id="815" w:name="sec-ai-agent-implementation"/>
      <w:bookmarkEnd w:id="815"/>
      <w:r>
        <w:t xml:space="preserve"> </w:t>
      </w:r>
      <w:bookmarkStart w:id="816" w:name="sec-ai-harness-construction"/>
      <w:bookmarkEnd w:id="816"/>
      <w:bookmarkStart w:id="817" w:name="sec-ai-agent-program-kind"/>
      <w:bookmarkEnd w:id="817"/>
      <w:r>
        <w:t xml:space="preserve"> </w:t>
      </w:r>
      <w:bookmarkStart w:id="818" w:name="sec-ai-harness-agent-relationship"/>
      <w:bookmarkEnd w:id="818"/>
      <w:bookmarkStart w:id="819" w:name="sec-ai-addressing-failing-workflows"/>
      <w:bookmarkEnd w:id="819"/>
      <w:r>
        <w:t xml:space="preserve"> </w:t>
      </w:r>
      <w:bookmarkStart w:id="820" w:name="sec-ai-benefits-hazards"/>
      <w:bookmarkEnd w:id="820"/>
      <w:bookmarkStart w:id="821" w:name="sec-ai-best-practices"/>
      <w:bookmarkEnd w:id="821"/>
      <w:bookmarkStart w:id="822" w:name="sec-ai-offline"/>
      <w:bookmarkEnd w:id="822"/>
      <w:r>
        <w:t xml:space="preserve"> </w:t>
      </w:r>
      <w:bookmarkStart w:id="823" w:name="sec-ai-copilot-settings"/>
      <w:bookmarkEnd w:id="823"/>
      <w:bookmarkStart w:id="824" w:name="sec-ai-agent-skills"/>
      <w:bookmarkEnd w:id="824"/>
      <w:bookmarkStart w:id="825" w:name="sec-ai-claude-cloud-env"/>
      <w:bookmarkEnd w:id="825"/>
      <w:r>
        <w:t xml:space="preserve"> </w:t>
      </w:r>
      <w:bookmarkStart w:id="826" w:name="sec-ai-when-to-use"/>
      <w:bookmarkEnd w:id="826"/>
      <w:bookmarkStart w:id="827" w:name="sec-ai-claude-code-windows"/>
      <w:bookmarkEnd w:id="827"/>
      <w:bookmarkStart w:id="828" w:name="sec-fully-clean"/>
      <w:bookmarkEnd w:id="828"/>
    </w:p>
    <w:p>
      <w:pPr>
        <w:numPr>
          <w:ilvl w:val="0"/>
          <w:numId w:val="1048"/>
        </w:numPr>
      </w:pPr>
      <w:hyperlink r:id="rId829">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048"/>
        </w:numPr>
      </w:pPr>
      <w:hyperlink r:id="rId830">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048"/>
        </w:numPr>
      </w:pPr>
      <w:hyperlink r:id="rId831">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32" name="Picture"/>
                  <a:graphic>
                    <a:graphicData uri="http://schemas.openxmlformats.org/drawingml/2006/picture">
                      <pic:pic>
                        <pic:nvPicPr>
                          <pic:cNvPr descr="/opt/quarto/share/formats/docx/note.png" id="833"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bookmarkStart w:id="839" w:name="sec-institutional-ai-access"/>
    <w:p>
      <w:pPr>
        <w:pStyle w:val="Heading2"/>
      </w:pPr>
      <w:r>
        <w:t xml:space="preserve">19.1 Institutional AI account access</w:t>
      </w:r>
    </w:p>
    <w:bookmarkStart w:id="835" w:name="uc-davis-health-openai-access"/>
    <w:p>
      <w:pPr>
        <w:pStyle w:val="Heading3"/>
      </w:pPr>
      <w:r>
        <w:t xml:space="preserve">19.1.1 UC Davis Health OpenAI access</w:t>
      </w:r>
    </w:p>
    <w:p>
      <w:pPr>
        <w:pStyle w:val="FirstParagraph"/>
      </w:pPr>
      <w:r>
        <w:t xml:space="preserve">For lab members affiliated with UC Davis Health (UCDH)</w:t>
      </w:r>
      <w:r>
        <w:t xml:space="preserve"> </w:t>
      </w:r>
      <w:r>
        <w:t xml:space="preserve">or conducting health sciences research,</w:t>
      </w:r>
      <w:r>
        <w:t xml:space="preserve"> </w:t>
      </w:r>
      <w:r>
        <w:t xml:space="preserve">enterprise OpenAI accounts are provisioned</w:t>
      </w:r>
      <w:r>
        <w:t xml:space="preserve"> </w:t>
      </w:r>
      <w:r>
        <w:t xml:space="preserve">through the UCDH IT Self-Service (ITSS) ServiceNow catalog.</w:t>
      </w:r>
    </w:p>
    <w:p>
      <w:pPr>
        <w:pStyle w:val="BodyText"/>
      </w:pPr>
      <w:r>
        <w:t xml:space="preserve">To request an account:</w:t>
      </w:r>
    </w:p>
    <w:p>
      <w:pPr>
        <w:pStyle w:val="Compact"/>
        <w:numPr>
          <w:ilvl w:val="0"/>
          <w:numId w:val="1049"/>
        </w:numPr>
      </w:pPr>
      <w:r>
        <w:t xml:space="preserve">Navigate to the</w:t>
      </w:r>
      <w:r>
        <w:t xml:space="preserve"> </w:t>
      </w:r>
      <w:hyperlink r:id="rId834">
        <w:r>
          <w:rPr>
            <w:rStyle w:val="Hyperlink"/>
          </w:rPr>
          <w:t xml:space="preserve">UCDH ServiceNow OpenAI catalog item</w:t>
        </w:r>
      </w:hyperlink>
      <w:r>
        <w:t xml:space="preserve">.</w:t>
      </w:r>
    </w:p>
    <w:p>
      <w:pPr>
        <w:pStyle w:val="Compact"/>
        <w:numPr>
          <w:ilvl w:val="0"/>
          <w:numId w:val="1049"/>
        </w:numPr>
      </w:pPr>
      <w:r>
        <w:t xml:space="preserve">Log in with your UC Davis Health credentials and complete Duo two-factor authentication if prompted.</w:t>
      </w:r>
    </w:p>
    <w:p>
      <w:pPr>
        <w:pStyle w:val="Compact"/>
        <w:numPr>
          <w:ilvl w:val="0"/>
          <w:numId w:val="1049"/>
        </w:numPr>
      </w:pPr>
      <w:r>
        <w:t xml:space="preserve">Fill out the request form with your department, contact details, and business or research justification.</w:t>
      </w:r>
    </w:p>
    <w:p>
      <w:pPr>
        <w:pStyle w:val="Compact"/>
        <w:numPr>
          <w:ilvl w:val="0"/>
          <w:numId w:val="1049"/>
        </w:numPr>
      </w:pPr>
      <w:r>
        <w:t xml:space="preserve">Submit the request for processing by UCDH IT.</w:t>
      </w:r>
    </w:p>
    <w:p>
      <w:pPr>
        <w:pStyle w:val="Compact"/>
        <w:numPr>
          <w:ilvl w:val="0"/>
          <w:numId w:val="1049"/>
        </w:numPr>
      </w:pPr>
      <w:r>
        <w:t xml:space="preserve">Once approved, follow the instructions in the confirmation email to join the UC Davis Health OpenAI workspace.</w:t>
      </w:r>
    </w:p>
    <w:bookmarkEnd w:id="835"/>
    <w:bookmarkStart w:id="837" w:name="uc-davis-campus-openai-access"/>
    <w:p>
      <w:pPr>
        <w:pStyle w:val="Heading3"/>
      </w:pPr>
      <w:r>
        <w:t xml:space="preserve">19.1.2 UC Davis campus OpenAI access</w:t>
      </w:r>
    </w:p>
    <w:p>
      <w:pPr>
        <w:pStyle w:val="FirstParagraph"/>
      </w:pPr>
      <w:r>
        <w:t xml:space="preserve">For UC Davis campus affiliates,</w:t>
      </w:r>
      <w:r>
        <w:t xml:space="preserve"> </w:t>
      </w:r>
      <w:r>
        <w:t xml:space="preserve">access to ChatGPT Edu is managed through Information and Educational Technology (IET) Aggie AI.</w:t>
      </w:r>
      <w:r>
        <w:t xml:space="preserve"> </w:t>
      </w:r>
      <w:r>
        <w:t xml:space="preserve">See the</w:t>
      </w:r>
      <w:r>
        <w:t xml:space="preserve"> </w:t>
      </w:r>
      <w:hyperlink r:id="rId836">
        <w:r>
          <w:rPr>
            <w:rStyle w:val="Hyperlink"/>
          </w:rPr>
          <w:t xml:space="preserve">IET Aggie AI ChatGPT Edu documentation</w:t>
        </w:r>
      </w:hyperlink>
      <w:r>
        <w:t xml:space="preserve"> </w:t>
      </w:r>
      <w:r>
        <w:t xml:space="preserve">for setup instructions and eligibility details.</w:t>
      </w:r>
    </w:p>
    <w:bookmarkEnd w:id="837"/>
    <w:bookmarkStart w:id="838" w:name="data-security-and-compliance"/>
    <w:p>
      <w:pPr>
        <w:pStyle w:val="Heading3"/>
      </w:pPr>
      <w:r>
        <w:t xml:space="preserve">19.1.3 Data security and compliance</w:t>
      </w:r>
    </w:p>
    <w:p>
      <w:pPr>
        <w:pStyle w:val="FirstParagraph"/>
      </w:pPr>
      <w:r>
        <w:t xml:space="preserve">When using institutional AI accounts:</w:t>
      </w:r>
    </w:p>
    <w:p>
      <w:pPr>
        <w:pStyle w:val="Compact"/>
        <w:numPr>
          <w:ilvl w:val="0"/>
          <w:numId w:val="1050"/>
        </w:numPr>
      </w:pPr>
      <w:r>
        <w:t xml:space="preserve">Never submit Protected Health Information (PHI), personally identifiable information (PII), or restricted research data to AI tools unless authorized under an approved protocol.</w:t>
      </w:r>
    </w:p>
    <w:p>
      <w:pPr>
        <w:pStyle w:val="Compact"/>
        <w:numPr>
          <w:ilvl w:val="0"/>
          <w:numId w:val="1050"/>
        </w:numPr>
      </w:pPr>
      <w:r>
        <w:t xml:space="preserve">Follow all institutional data handling policies and the lab’s guidelines on</w:t>
      </w:r>
      <w:r>
        <w:t xml:space="preserve"> </w:t>
      </w:r>
      <w:hyperlink r:id="rId829">
        <w:r>
          <w:rPr>
            <w:rStyle w:val="Hyperlink"/>
          </w:rPr>
          <w:t xml:space="preserve">Working with AI</w:t>
        </w:r>
      </w:hyperlink>
      <w:r>
        <w:t xml:space="preserve">.</w:t>
      </w:r>
    </w:p>
    <w:p>
      <w:r>
        <w:br w:type="page"/>
      </w:r>
    </w:p>
    <w:bookmarkEnd w:id="838"/>
    <w:bookmarkEnd w:id="839"/>
    <w:bookmarkEnd w:id="840"/>
    <w:bookmarkStart w:id="850" w:name="checklists"/>
    <w:p>
      <w:pPr>
        <w:pStyle w:val="Heading1"/>
      </w:pPr>
      <w:r>
        <w:t xml:space="preserve">20. Checklists</w:t>
      </w:r>
    </w:p>
    <w:bookmarkStart w:id="841"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051"/>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052"/>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053"/>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then the</w:t>
      </w:r>
      <w:r>
        <w:t xml:space="preserve"> </w:t>
      </w:r>
      <w:hyperlink r:id="rId312">
        <w:r>
          <w:rPr>
            <w:rStyle w:val="Hyperlink"/>
          </w:rPr>
          <w:t xml:space="preserve">coding style</w:t>
        </w:r>
      </w:hyperlink>
      <w:r>
        <w:t xml:space="preserve"> </w:t>
      </w:r>
      <w:r>
        <w:t xml:space="preserve">and</w:t>
      </w:r>
      <w:r>
        <w:t xml:space="preserve"> </w:t>
      </w:r>
      <w:hyperlink r:id="rId39">
        <w:r>
          <w:rPr>
            <w:rStyle w:val="Hyperlink"/>
          </w:rPr>
          <w:t xml:space="preserve">collaborative development</w:t>
        </w:r>
      </w:hyperlink>
      <w:r>
        <w:t xml:space="preserve"> </w:t>
      </w:r>
      <w:r>
        <w:t xml:space="preserve">chapters of</w:t>
      </w:r>
      <w:r>
        <w:t xml:space="preserve"> </w:t>
      </w:r>
      <w:r>
        <w:rPr>
          <w:i/>
          <w:iCs/>
        </w:rPr>
        <w:t xml:space="preserve">Principles of Scientific Computing</w:t>
      </w:r>
      <w:r>
        <w:t xml:space="preserve">.</w:t>
      </w:r>
    </w:p>
    <w:p>
      <w:pPr>
        <w:pStyle w:val="Compact"/>
        <w:numPr>
          <w:ilvl w:val="0"/>
          <w:numId w:val="1054"/>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055"/>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056"/>
        </w:numPr>
      </w:pPr>
      <w:r>
        <w:rPr>
          <w:b/>
          <w:bCs/>
        </w:rPr>
        <w:t xml:space="preserve">Team introductions</w:t>
      </w:r>
      <w:r>
        <w:t xml:space="preserve">: Introduce yourself on Microsoft Teams and at the next weekly lab meeting.</w:t>
      </w:r>
    </w:p>
    <w:p>
      <w:pPr>
        <w:pStyle w:val="Compact"/>
        <w:numPr>
          <w:ilvl w:val="0"/>
          <w:numId w:val="1057"/>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841"/>
    <w:bookmarkStart w:id="842" w:name="pre-analysis-plan-checklist"/>
    <w:p>
      <w:pPr>
        <w:pStyle w:val="Heading2"/>
      </w:pPr>
      <w:r>
        <w:t xml:space="preserve">20.2 Pre-analysis plan checklist</w:t>
      </w:r>
    </w:p>
    <w:p>
      <w:pPr>
        <w:pStyle w:val="Compact"/>
        <w:numPr>
          <w:ilvl w:val="0"/>
          <w:numId w:val="1058"/>
        </w:numPr>
      </w:pPr>
      <w:r>
        <w:t xml:space="preserve">Brief background on the study (a condensed version of the introduction section of the paper)</w:t>
      </w:r>
    </w:p>
    <w:p>
      <w:pPr>
        <w:pStyle w:val="Compact"/>
        <w:numPr>
          <w:ilvl w:val="0"/>
          <w:numId w:val="1059"/>
        </w:numPr>
      </w:pPr>
      <w:r>
        <w:t xml:space="preserve">Hypotheses / objectives</w:t>
      </w:r>
    </w:p>
    <w:p>
      <w:pPr>
        <w:pStyle w:val="Compact"/>
        <w:numPr>
          <w:ilvl w:val="0"/>
          <w:numId w:val="1060"/>
        </w:numPr>
      </w:pPr>
      <w:r>
        <w:t xml:space="preserve">Study design</w:t>
      </w:r>
    </w:p>
    <w:p>
      <w:pPr>
        <w:pStyle w:val="Compact"/>
        <w:numPr>
          <w:ilvl w:val="0"/>
          <w:numId w:val="1061"/>
        </w:numPr>
      </w:pPr>
      <w:r>
        <w:t xml:space="preserve">Description of data</w:t>
      </w:r>
    </w:p>
    <w:p>
      <w:pPr>
        <w:pStyle w:val="Compact"/>
        <w:numPr>
          <w:ilvl w:val="0"/>
          <w:numId w:val="1062"/>
        </w:numPr>
      </w:pPr>
      <w:r>
        <w:t xml:space="preserve">Definition of outcomes</w:t>
      </w:r>
    </w:p>
    <w:p>
      <w:pPr>
        <w:pStyle w:val="Compact"/>
        <w:numPr>
          <w:ilvl w:val="0"/>
          <w:numId w:val="1063"/>
        </w:numPr>
      </w:pPr>
      <w:r>
        <w:t xml:space="preserve">Definition of interventions / exposures</w:t>
      </w:r>
    </w:p>
    <w:p>
      <w:pPr>
        <w:pStyle w:val="Compact"/>
        <w:numPr>
          <w:ilvl w:val="0"/>
          <w:numId w:val="1064"/>
        </w:numPr>
      </w:pPr>
      <w:r>
        <w:t xml:space="preserve">Definition of covariates</w:t>
      </w:r>
    </w:p>
    <w:p>
      <w:pPr>
        <w:pStyle w:val="Compact"/>
        <w:numPr>
          <w:ilvl w:val="0"/>
          <w:numId w:val="1065"/>
        </w:numPr>
      </w:pPr>
      <w:r>
        <w:t xml:space="preserve">Statistical power calculation</w:t>
      </w:r>
    </w:p>
    <w:p>
      <w:pPr>
        <w:pStyle w:val="Compact"/>
        <w:numPr>
          <w:ilvl w:val="0"/>
          <w:numId w:val="1066"/>
        </w:numPr>
      </w:pPr>
      <w:r>
        <w:t xml:space="preserve">Statistical model description</w:t>
      </w:r>
    </w:p>
    <w:p>
      <w:pPr>
        <w:pStyle w:val="Compact"/>
        <w:numPr>
          <w:ilvl w:val="0"/>
          <w:numId w:val="1067"/>
        </w:numPr>
      </w:pPr>
      <w:r>
        <w:t xml:space="preserve">Covariate selection / screening</w:t>
      </w:r>
    </w:p>
    <w:p>
      <w:pPr>
        <w:pStyle w:val="Compact"/>
        <w:numPr>
          <w:ilvl w:val="0"/>
          <w:numId w:val="1068"/>
        </w:numPr>
      </w:pPr>
      <w:r>
        <w:t xml:space="preserve">Standard error estimation method</w:t>
      </w:r>
    </w:p>
    <w:p>
      <w:pPr>
        <w:pStyle w:val="Compact"/>
        <w:numPr>
          <w:ilvl w:val="0"/>
          <w:numId w:val="1069"/>
        </w:numPr>
      </w:pPr>
      <w:r>
        <w:t xml:space="preserve">Missing data analysis</w:t>
      </w:r>
    </w:p>
    <w:p>
      <w:pPr>
        <w:pStyle w:val="Compact"/>
        <w:numPr>
          <w:ilvl w:val="0"/>
          <w:numId w:val="1070"/>
        </w:numPr>
      </w:pPr>
      <w:r>
        <w:t xml:space="preserve">Assessment of effect modification / subgroup analyses</w:t>
      </w:r>
    </w:p>
    <w:p>
      <w:pPr>
        <w:pStyle w:val="Compact"/>
        <w:numPr>
          <w:ilvl w:val="0"/>
          <w:numId w:val="1071"/>
        </w:numPr>
      </w:pPr>
      <w:r>
        <w:t xml:space="preserve">Sensitivity analyses</w:t>
      </w:r>
    </w:p>
    <w:p>
      <w:pPr>
        <w:pStyle w:val="Compact"/>
        <w:numPr>
          <w:ilvl w:val="0"/>
          <w:numId w:val="1072"/>
        </w:numPr>
      </w:pPr>
      <w:r>
        <w:t xml:space="preserve">Negative control analyses</w:t>
      </w:r>
    </w:p>
    <w:bookmarkEnd w:id="842"/>
    <w:bookmarkStart w:id="843" w:name="code-checklist"/>
    <w:p>
      <w:pPr>
        <w:pStyle w:val="Heading2"/>
      </w:pPr>
      <w:r>
        <w:t xml:space="preserve">20.3 Code checklist</w:t>
      </w:r>
    </w:p>
    <w:p>
      <w:pPr>
        <w:pStyle w:val="Compact"/>
        <w:numPr>
          <w:ilvl w:val="0"/>
          <w:numId w:val="1073"/>
        </w:numPr>
      </w:pPr>
      <w:r>
        <w:t xml:space="preserve">Does the script run without errors?</w:t>
      </w:r>
    </w:p>
    <w:p>
      <w:pPr>
        <w:pStyle w:val="Compact"/>
        <w:numPr>
          <w:ilvl w:val="0"/>
          <w:numId w:val="1074"/>
        </w:numPr>
      </w:pPr>
      <w:r>
        <w:t xml:space="preserve">Is code self-contained within repo and/or associated Box folder?</w:t>
      </w:r>
    </w:p>
    <w:p>
      <w:pPr>
        <w:pStyle w:val="Compact"/>
        <w:numPr>
          <w:ilvl w:val="0"/>
          <w:numId w:val="1075"/>
        </w:numPr>
      </w:pPr>
      <w:r>
        <w:t xml:space="preserve">Is all commented out code / remarks removed?</w:t>
      </w:r>
    </w:p>
    <w:p>
      <w:pPr>
        <w:pStyle w:val="Compact"/>
        <w:numPr>
          <w:ilvl w:val="0"/>
          <w:numId w:val="1076"/>
        </w:numPr>
      </w:pPr>
      <w:r>
        <w:t xml:space="preserve">Does the header accurately describe the process completed in the script?</w:t>
      </w:r>
    </w:p>
    <w:p>
      <w:pPr>
        <w:pStyle w:val="Compact"/>
        <w:numPr>
          <w:ilvl w:val="0"/>
          <w:numId w:val="1077"/>
        </w:numPr>
      </w:pPr>
      <w:r>
        <w:t xml:space="preserve">Is the script pushed to its github repository?</w:t>
      </w:r>
    </w:p>
    <w:p>
      <w:pPr>
        <w:pStyle w:val="Compact"/>
        <w:numPr>
          <w:ilvl w:val="0"/>
          <w:numId w:val="1078"/>
        </w:numPr>
      </w:pPr>
      <w:r>
        <w:t xml:space="preserve">Does the code adhere to the</w:t>
      </w:r>
      <w:r>
        <w:t xml:space="preserve"> </w:t>
      </w:r>
      <w:hyperlink r:id="rId312">
        <w:r>
          <w:rPr>
            <w:rStyle w:val="Hyperlink"/>
          </w:rPr>
          <w:t xml:space="preserve">coding style guide</w:t>
        </w:r>
      </w:hyperlink>
      <w:r>
        <w:t xml:space="preserve">?</w:t>
      </w:r>
    </w:p>
    <w:p>
      <w:pPr>
        <w:pStyle w:val="Compact"/>
        <w:numPr>
          <w:ilvl w:val="0"/>
          <w:numId w:val="1079"/>
        </w:numPr>
      </w:pPr>
      <w:r>
        <w:t xml:space="preserve">Are all warnings ignorable? Should any warnings be intentionally suppressed or addressed?</w:t>
      </w:r>
    </w:p>
    <w:bookmarkEnd w:id="843"/>
    <w:bookmarkStart w:id="845" w:name="manuscript-checklist"/>
    <w:p>
      <w:pPr>
        <w:pStyle w:val="Heading2"/>
      </w:pPr>
      <w:r>
        <w:t xml:space="preserve">20.4 Manuscript checklist</w:t>
      </w:r>
    </w:p>
    <w:p>
      <w:pPr>
        <w:pStyle w:val="FirstParagraph"/>
      </w:pPr>
      <w:ins w:id="653" w:author="PR Preview" w:date="2024-01-01T00:00:00Z">
        <w:r>
          <w:rPr>
            <w:i/>
            <w:iCs/>
          </w:rPr>
          <w:t xml:space="preserve">This is adapted in part from How small changes to a paper can help to smooth the review process</w:t>
        </w:r>
      </w:ins>
      <w:ins w:id="653" w:author="PR Preview" w:date="2024-01-01T00:00:00Z">
        <w:r>
          <w:rPr>
            <w:i/>
            <w:iCs/>
          </w:rPr>
          <w:t xml:space="preserve"> </w:t>
        </w:r>
      </w:ins>
      <w:ins w:id="653" w:author="PR Preview" w:date="2024-01-01T00:00:00Z">
        <w:r>
          <w:rPr>
            <w:i/>
            <w:iCs/>
          </w:rPr>
          <w:t xml:space="preserve">(White 2019)</w:t>
        </w:r>
      </w:ins>
      <w:ins w:id="653" w:author="PR Preview" w:date="2024-01-01T00:00:00Z">
        <w:r>
          <w:rPr>
            <w:i/>
            <w:iCs/>
          </w:rPr>
          <w:t xml:space="preserve">.</w:t>
        </w:r>
      </w:ins>
    </w:p>
    <w:p>
      <w:pPr>
        <w:pStyle w:val="Compact"/>
        <w:numPr>
          <w:ilvl w:val="0"/>
          <w:numId w:val="1080"/>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081"/>
        </w:numPr>
      </w:pPr>
      <w:r>
        <w:t xml:space="preserve">Are the study results within the manuscript replicable (i.e., if you rerun the code in the study’s repository, the tables and figures will be exactly replicated?)</w:t>
      </w:r>
    </w:p>
    <w:p>
      <w:pPr>
        <w:pStyle w:val="Compact"/>
        <w:numPr>
          <w:ilvl w:val="0"/>
          <w:numId w:val="1082"/>
        </w:numPr>
      </w:pPr>
      <w:r>
        <w:t xml:space="preserve">Is a target journal selected?</w:t>
      </w:r>
    </w:p>
    <w:p>
      <w:pPr>
        <w:pStyle w:val="Compact"/>
        <w:numPr>
          <w:ilvl w:val="0"/>
          <w:numId w:val="1083"/>
        </w:numPr>
      </w:pPr>
      <w:r>
        <w:t xml:space="preserve">Is the title declarative, in other words, does it state the object/findings rather than suggest them?</w:t>
      </w:r>
    </w:p>
    <w:p>
      <w:pPr>
        <w:pStyle w:val="Compact"/>
        <w:numPr>
          <w:ilvl w:val="0"/>
          <w:numId w:val="1084"/>
        </w:numPr>
      </w:pPr>
      <w:r>
        <w:t xml:space="preserve">Is the word count of the manuscript close to the target journal’s allowance?</w:t>
      </w:r>
    </w:p>
    <w:p>
      <w:pPr>
        <w:pStyle w:val="Compact"/>
        <w:numPr>
          <w:ilvl w:val="0"/>
          <w:numId w:val="1085"/>
        </w:numPr>
      </w:pPr>
      <w:r>
        <w:t xml:space="preserve">Does the manuscript adhere to the formatting guide of the target journal?</w:t>
      </w:r>
    </w:p>
    <w:p>
      <w:pPr>
        <w:pStyle w:val="Compact"/>
        <w:numPr>
          <w:ilvl w:val="0"/>
          <w:numId w:val="1086"/>
        </w:numPr>
      </w:pPr>
      <w:r>
        <w:t xml:space="preserve">Does the manuscript use a consistent voice (passive or active – usually active is preferred … pun intended)?</w:t>
      </w:r>
    </w:p>
    <w:p>
      <w:pPr>
        <w:pStyle w:val="Compact"/>
        <w:numPr>
          <w:ilvl w:val="0"/>
          <w:numId w:val="1087"/>
        </w:numPr>
      </w:pPr>
      <w:r>
        <w:t xml:space="preserve">Is each figure and table (including supplementary material) referenced in the main text?</w:t>
      </w:r>
    </w:p>
    <w:p>
      <w:pPr>
        <w:pStyle w:val="Compact"/>
        <w:numPr>
          <w:ilvl w:val="0"/>
          <w:numId w:val="1088"/>
        </w:numPr>
      </w:pPr>
      <w:r>
        <w:t xml:space="preserve">Is there a caption for each figure and table (including supplementary material)?</w:t>
      </w:r>
    </w:p>
    <w:p>
      <w:pPr>
        <w:pStyle w:val="Compact"/>
        <w:numPr>
          <w:ilvl w:val="0"/>
          <w:numId w:val="1089"/>
        </w:numPr>
      </w:pPr>
      <w:r>
        <w:t xml:space="preserve">Are tables/figures and supplementary material numbered in accordance with their appearance in the main text?</w:t>
      </w:r>
    </w:p>
    <w:p>
      <w:pPr>
        <w:pStyle w:val="Compact"/>
        <w:numPr>
          <w:ilvl w:val="0"/>
          <w:numId w:val="1090"/>
        </w:numPr>
      </w:pPr>
      <w:r>
        <w:t xml:space="preserve">Does the text use past tense if it is reporting research findings or future tense if it is a study protocol?</w:t>
      </w:r>
    </w:p>
    <w:p>
      <w:pPr>
        <w:pStyle w:val="Compact"/>
        <w:numPr>
          <w:ilvl w:val="0"/>
          <w:numId w:val="1091"/>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092"/>
        </w:numPr>
      </w:pPr>
      <w:r>
        <w:t xml:space="preserve">Does the text use minimal abbreviations, and are all abbreviations defined at first use?</w:t>
      </w:r>
    </w:p>
    <w:p>
      <w:pPr>
        <w:pStyle w:val="Compact"/>
        <w:numPr>
          <w:ilvl w:val="0"/>
          <w:numId w:val="1093"/>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094"/>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095"/>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844">
        <w:r>
          <w:rPr>
            <w:rStyle w:val="Hyperlink"/>
          </w:rPr>
          <w:t xml:space="preserve">here</w:t>
        </w:r>
      </w:hyperlink>
      <w:r>
        <w:t xml:space="preserve">)</w:t>
      </w:r>
    </w:p>
    <w:p>
      <w:pPr>
        <w:pStyle w:val="Compact"/>
        <w:numPr>
          <w:ilvl w:val="0"/>
          <w:numId w:val="1096"/>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845"/>
    <w:bookmarkStart w:id="848" w:name="figure-checklist"/>
    <w:p>
      <w:pPr>
        <w:pStyle w:val="Heading2"/>
      </w:pPr>
      <w:r>
        <w:t xml:space="preserve">20.5 Figure checklist</w:t>
      </w:r>
    </w:p>
    <w:p>
      <w:pPr>
        <w:pStyle w:val="Compact"/>
        <w:numPr>
          <w:ilvl w:val="0"/>
          <w:numId w:val="1097"/>
        </w:numPr>
      </w:pPr>
      <w:r>
        <w:t xml:space="preserve">Are the x-axis and y-axis labeled?</w:t>
      </w:r>
    </w:p>
    <w:p>
      <w:pPr>
        <w:pStyle w:val="Compact"/>
        <w:numPr>
          <w:ilvl w:val="0"/>
          <w:numId w:val="1098"/>
        </w:numPr>
      </w:pPr>
      <w:r>
        <w:t xml:space="preserve">If the figure includes panels, is each panel labeled?</w:t>
      </w:r>
    </w:p>
    <w:p>
      <w:pPr>
        <w:pStyle w:val="Compact"/>
        <w:numPr>
          <w:ilvl w:val="0"/>
          <w:numId w:val="1099"/>
        </w:numPr>
      </w:pPr>
      <w:r>
        <w:t xml:space="preserve">Are there sufficient numerical / text labels and breaks on the x-axis and y-axis?</w:t>
      </w:r>
    </w:p>
    <w:p>
      <w:pPr>
        <w:pStyle w:val="Compact"/>
        <w:numPr>
          <w:ilvl w:val="0"/>
          <w:numId w:val="1100"/>
        </w:numPr>
      </w:pPr>
      <w:r>
        <w:t xml:space="preserve">Is the font size appropriate (i.e., large enough to read, not so large that it distracts from the data presented in the figure?)</w:t>
      </w:r>
    </w:p>
    <w:p>
      <w:pPr>
        <w:pStyle w:val="Compact"/>
        <w:numPr>
          <w:ilvl w:val="0"/>
          <w:numId w:val="1101"/>
        </w:numPr>
      </w:pPr>
      <w:r>
        <w:t xml:space="preserve">Are the colors used colorblind friendly? See a colorblind-friendly palette</w:t>
      </w:r>
      <w:r>
        <w:t xml:space="preserve"> </w:t>
      </w:r>
      <w:hyperlink r:id="rId846">
        <w:r>
          <w:rPr>
            <w:rStyle w:val="Hyperlink"/>
          </w:rPr>
          <w:t xml:space="preserve">here</w:t>
        </w:r>
      </w:hyperlink>
      <w:r>
        <w:t xml:space="preserve">, a neat palette generator with colorblind options</w:t>
      </w:r>
      <w:r>
        <w:t xml:space="preserve"> </w:t>
      </w:r>
      <w:hyperlink r:id="rId847">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102"/>
        </w:numPr>
      </w:pPr>
      <w:r>
        <w:t xml:space="preserve">Are colors/shapes/line types defined in a legend?</w:t>
      </w:r>
    </w:p>
    <w:p>
      <w:pPr>
        <w:pStyle w:val="Compact"/>
        <w:numPr>
          <w:ilvl w:val="0"/>
          <w:numId w:val="1103"/>
        </w:numPr>
      </w:pPr>
      <w:r>
        <w:t xml:space="preserve">Are the legends and other labels easy to understand with minimal abbreviations?</w:t>
      </w:r>
    </w:p>
    <w:p>
      <w:pPr>
        <w:pStyle w:val="Compact"/>
        <w:numPr>
          <w:ilvl w:val="0"/>
          <w:numId w:val="1104"/>
        </w:numPr>
      </w:pPr>
      <w:r>
        <w:t xml:space="preserve">If there is overplotting, is transparency used to show overlapping data?</w:t>
      </w:r>
    </w:p>
    <w:p>
      <w:pPr>
        <w:pStyle w:val="Compact"/>
        <w:numPr>
          <w:ilvl w:val="0"/>
          <w:numId w:val="1105"/>
        </w:numPr>
      </w:pPr>
      <w:r>
        <w:t xml:space="preserve">Are 95% confidence intervals or other measures of precision shown, if applicable?</w:t>
      </w:r>
    </w:p>
    <w:bookmarkEnd w:id="848"/>
    <w:bookmarkStart w:id="849" w:name="sec-offboarding-checklist"/>
    <w:p>
      <w:pPr>
        <w:pStyle w:val="Heading2"/>
      </w:pPr>
      <w:r>
        <w:t xml:space="preserve">20.6 Offboarding checklist</w:t>
      </w:r>
    </w:p>
    <w:p>
      <w:pPr>
        <w:pStyle w:val="FirstParagraph"/>
      </w:pPr>
      <w:r>
        <w:t xml:space="preserve">When preparing to depart the lab, members should complete this offboarding checklist to ensure project continuity:</w:t>
      </w:r>
    </w:p>
    <w:p>
      <w:pPr>
        <w:pStyle w:val="Compact"/>
        <w:numPr>
          <w:ilvl w:val="0"/>
          <w:numId w:val="1106"/>
        </w:numPr>
      </w:pPr>
      <w:r>
        <w:rPr>
          <w:b/>
          <w:bCs/>
        </w:rPr>
        <w:t xml:space="preserve">Code handoff</w:t>
      </w:r>
      <w:r>
        <w:t xml:space="preserve">: Ensure all analysis code is committed, pushed to GitHub (</w:t>
      </w:r>
      <w:r>
        <w:rPr>
          <w:rStyle w:val="VerbatimChar"/>
        </w:rPr>
        <w:t xml:space="preserve">UCD-SERG</w:t>
      </w:r>
      <w:r>
        <w:t xml:space="preserve"> </w:t>
      </w:r>
      <w:r>
        <w:t xml:space="preserve">organization),</w:t>
      </w:r>
      <w:r>
        <w:t xml:space="preserve"> </w:t>
      </w:r>
      <w:r>
        <w:t xml:space="preserve">and documented with a self-contained</w:t>
      </w:r>
      <w:r>
        <w:t xml:space="preserve"> </w:t>
      </w:r>
      <w:r>
        <w:rPr>
          <w:rStyle w:val="VerbatimChar"/>
        </w:rPr>
        <w:t xml:space="preserve">README</w:t>
      </w:r>
      <w:r>
        <w:t xml:space="preserve"> </w:t>
      </w:r>
      <w:r>
        <w:t xml:space="preserve">and reproducible execution instructions (see</w:t>
      </w:r>
      <w:r>
        <w:t xml:space="preserve"> </w:t>
      </w:r>
      <w:hyperlink w:anchor="sec-code-repositories">
        <w:r>
          <w:rPr>
            <w:rStyle w:val="Hyperlink"/>
          </w:rPr>
          <w:t xml:space="preserve">Chapter 5</w:t>
        </w:r>
      </w:hyperlink>
      <w:r>
        <w:t xml:space="preserve">).</w:t>
      </w:r>
    </w:p>
    <w:p>
      <w:pPr>
        <w:pStyle w:val="Compact"/>
        <w:numPr>
          <w:ilvl w:val="0"/>
          <w:numId w:val="1107"/>
        </w:numPr>
      </w:pPr>
      <w:r>
        <w:rPr>
          <w:b/>
          <w:bCs/>
        </w:rPr>
        <w:t xml:space="preserve">Data archiving</w:t>
      </w:r>
      <w:r>
        <w:t xml:space="preserve">: Archive or transfer large datasets, raw files,</w:t>
      </w:r>
      <w:r>
        <w:t xml:space="preserve"> </w:t>
      </w:r>
      <w:r>
        <w:t xml:space="preserve">and simulation outputs per lab storage protocols (see</w:t>
      </w:r>
      <w:r>
        <w:t xml:space="preserve"> </w:t>
      </w:r>
      <w:hyperlink w:anchor="sec-data-publication">
        <w:r>
          <w:rPr>
            <w:rStyle w:val="Hyperlink"/>
          </w:rPr>
          <w:t xml:space="preserve">Chapter 17</w:t>
        </w:r>
      </w:hyperlink>
      <w:r>
        <w:t xml:space="preserve"> </w:t>
      </w:r>
      <w:r>
        <w:t xml:space="preserve">and</w:t>
      </w:r>
      <w:r>
        <w:t xml:space="preserve"> </w:t>
      </w:r>
      <w:hyperlink w:anchor="sec-slurm">
        <w:r>
          <w:rPr>
            <w:rStyle w:val="Hyperlink"/>
          </w:rPr>
          <w:t xml:space="preserve">Chapter 18</w:t>
        </w:r>
      </w:hyperlink>
      <w:r>
        <w:t xml:space="preserve">).</w:t>
      </w:r>
      <w:r>
        <w:t xml:space="preserve"> </w:t>
      </w:r>
      <w:r>
        <w:t xml:space="preserve">Ensure all shared Drive and Box datasets have clear data dictionaries and codebooks.</w:t>
      </w:r>
    </w:p>
    <w:p>
      <w:pPr>
        <w:pStyle w:val="Compact"/>
        <w:numPr>
          <w:ilvl w:val="0"/>
          <w:numId w:val="1108"/>
        </w:numPr>
      </w:pPr>
      <w:r>
        <w:rPr>
          <w:b/>
          <w:bCs/>
        </w:rPr>
        <w:t xml:space="preserve">Repository ownership</w:t>
      </w:r>
      <w:r>
        <w:t xml:space="preserve">: Transfer any remaining repository or branch administrative permissions</w:t>
      </w:r>
      <w:r>
        <w:t xml:space="preserve"> </w:t>
      </w:r>
      <w:r>
        <w:t xml:space="preserve">to the</w:t>
      </w:r>
      <w:r>
        <w:t xml:space="preserve"> </w:t>
      </w:r>
      <w:r>
        <w:rPr>
          <w:rStyle w:val="VerbatimChar"/>
        </w:rPr>
        <w:t xml:space="preserve">UCD-SERG</w:t>
      </w:r>
      <w:r>
        <w:t xml:space="preserve"> </w:t>
      </w:r>
      <w:r>
        <w:t xml:space="preserve">organization and lab leadership.</w:t>
      </w:r>
    </w:p>
    <w:p>
      <w:pPr>
        <w:pStyle w:val="Compact"/>
        <w:numPr>
          <w:ilvl w:val="0"/>
          <w:numId w:val="1109"/>
        </w:numPr>
      </w:pPr>
      <w:r>
        <w:rPr>
          <w:b/>
          <w:bCs/>
        </w:rPr>
        <w:t xml:space="preserve">Publication plan</w:t>
      </w:r>
      <w:r>
        <w:t xml:space="preserve">: Coordinate with lab leadership on outstanding manuscripts,</w:t>
      </w:r>
      <w:r>
        <w:t xml:space="preserve"> </w:t>
      </w:r>
      <w:r>
        <w:t xml:space="preserve">co-authorship agreements, remaining revisions, and target submission timelines.</w:t>
      </w:r>
    </w:p>
    <w:p>
      <w:pPr>
        <w:pStyle w:val="Compact"/>
        <w:numPr>
          <w:ilvl w:val="0"/>
          <w:numId w:val="1110"/>
        </w:numPr>
      </w:pPr>
      <w:r>
        <w:rPr>
          <w:b/>
          <w:bCs/>
        </w:rPr>
        <w:t xml:space="preserve">Account transition</w:t>
      </w:r>
      <w:r>
        <w:t xml:space="preserve">: Coordinate with lab leadership to transition or revoke personal access to shared lab accounts,</w:t>
      </w:r>
      <w:r>
        <w:t xml:space="preserve"> </w:t>
      </w:r>
      <w:r>
        <w:t xml:space="preserve">server credentials, and IRB protocols.</w:t>
      </w:r>
    </w:p>
    <w:p>
      <w:pPr>
        <w:pStyle w:val="Compact"/>
        <w:numPr>
          <w:ilvl w:val="0"/>
          <w:numId w:val="1111"/>
        </w:numPr>
      </w:pPr>
      <w:r>
        <w:rPr>
          <w:b/>
          <w:bCs/>
        </w:rPr>
        <w:t xml:space="preserve">Equipment return</w:t>
      </w:r>
      <w:r>
        <w:t xml:space="preserve">: Return any lab-issued equipment (keys, hardware, storage media)</w:t>
      </w:r>
      <w:r>
        <w:t xml:space="preserve"> </w:t>
      </w:r>
      <w:r>
        <w:t xml:space="preserve">and report any known hardware or configuration issues.</w:t>
      </w:r>
    </w:p>
    <w:p>
      <w:pPr>
        <w:pStyle w:val="Compact"/>
        <w:numPr>
          <w:ilvl w:val="0"/>
          <w:numId w:val="1112"/>
        </w:numPr>
      </w:pPr>
      <w:r>
        <w:rPr>
          <w:b/>
          <w:bCs/>
        </w:rPr>
        <w:t xml:space="preserve">Exit interview</w:t>
      </w:r>
      <w:r>
        <w:t xml:space="preserve">: Complete a departure check-in with lab leadership</w:t>
      </w:r>
      <w:r>
        <w:t xml:space="preserve"> </w:t>
      </w:r>
      <w:r>
        <w:t xml:space="preserve">to provide feedback and share forward contact details for future manuscript correspondence.</w:t>
      </w:r>
    </w:p>
    <w:p>
      <w:r>
        <w:br w:type="page"/>
      </w:r>
    </w:p>
    <w:bookmarkEnd w:id="849"/>
    <w:bookmarkEnd w:id="850"/>
    <w:bookmarkStart w:id="895" w:name="resources"/>
    <w:p>
      <w:pPr>
        <w:pStyle w:val="Heading1"/>
      </w:pPr>
      <w:r>
        <w:t xml:space="preserve">21. Resources</w:t>
      </w:r>
    </w:p>
    <w:p>
      <w:pPr>
        <w:pStyle w:val="FirstParagraph"/>
      </w:pPr>
      <w:ins w:id="1692" w:author="PR Preview" w:date="2024-01-01T00:00:00Z">
        <w:r>
          <w:t xml:space="preserve">General-purpose resources have moved to the Morrison Lab’s sister sites:</w:t>
        </w:r>
      </w:ins>
    </w:p>
    <w:p>
      <w:pPr>
        <w:pStyle w:val="Compact"/>
        <w:numPr>
          <w:ilvl w:val="0"/>
          <w:numId w:val="1113"/>
        </w:numPr>
      </w:pPr>
      <w:ins w:id="1693" w:author="PR Preview" w:date="2024-01-01T00:00:00Z">
        <w:r>
          <w:t xml:space="preserve">R, Git and GitHub, the command line, Python, Julia, and open science:</w:t>
        </w:r>
      </w:ins>
      <w:ins w:id="1693" w:author="PR Preview" w:date="2024-01-01T00:00:00Z">
        <w:r>
          <w:t xml:space="preserve"> </w:t>
        </w:r>
      </w:ins>
      <w:ins w:id="1693" w:author="PR Preview" w:date="2024-01-01T00:00:00Z">
        <w:r>
          <w:t xml:space="preserve">the</w:t>
        </w:r>
      </w:ins>
      <w:ins w:id="1693" w:author="PR Preview" w:date="2024-01-01T00:00:00Z">
        <w:r>
          <w:t xml:space="preserve"> </w:t>
        </w:r>
      </w:ins>
      <w:hyperlink r:id="rId851">
        <w:r>
          <w:rPr>
            <w:rStyle w:val="Hyperlink"/>
          </w:rPr>
          <w:t xml:space="preserve">Resources page</w:t>
        </w:r>
      </w:hyperlink>
      <w:ins w:id="1693" w:author="PR Preview" w:date="2024-01-01T00:00:00Z">
        <w:r>
          <w:t xml:space="preserve"> </w:t>
        </w:r>
      </w:ins>
      <w:ins w:id="1693" w:author="PR Preview" w:date="2024-01-01T00:00:00Z">
        <w:r>
          <w:t xml:space="preserve">of</w:t>
        </w:r>
      </w:ins>
      <w:ins w:id="1693" w:author="PR Preview" w:date="2024-01-01T00:00:00Z">
        <w:r>
          <w:t xml:space="preserve"> </w:t>
        </w:r>
      </w:ins>
      <w:hyperlink r:id="rId62">
        <w:r>
          <w:rPr>
            <w:rStyle w:val="Hyperlink"/>
            <w:i/>
            <w:iCs/>
          </w:rPr>
          <w:t xml:space="preserve">Principles of Scientific Computing</w:t>
        </w:r>
      </w:hyperlink>
    </w:p>
    <w:p>
      <w:pPr>
        <w:pStyle w:val="Compact"/>
        <w:numPr>
          <w:ilvl w:val="0"/>
          <w:numId w:val="1113"/>
        </w:numPr>
      </w:pPr>
      <w:ins w:id="1694" w:author="PR Preview" w:date="2024-01-01T00:00:00Z">
        <w:r>
          <w:t xml:space="preserve">AI and coding agents:</w:t>
        </w:r>
      </w:ins>
      <w:ins w:id="1694" w:author="PR Preview" w:date="2024-01-01T00:00:00Z">
        <w:r>
          <w:t xml:space="preserve"> </w:t>
        </w:r>
      </w:ins>
      <w:hyperlink r:id="rId809">
        <w:r>
          <w:rPr>
            <w:rStyle w:val="Hyperlink"/>
            <w:i/>
            <w:iCs/>
          </w:rPr>
          <w:t xml:space="preserve">Working with AI</w:t>
        </w:r>
      </w:hyperlink>
    </w:p>
    <w:p>
      <w:pPr>
        <w:pStyle w:val="Compact"/>
        <w:numPr>
          <w:ilvl w:val="0"/>
          <w:numId w:val="1113"/>
        </w:numPr>
      </w:pPr>
      <w:ins w:id="1695" w:author="PR Preview" w:date="2024-01-01T00:00:00Z">
        <w:r>
          <w:t xml:space="preserve">Writing:</w:t>
        </w:r>
      </w:ins>
      <w:ins w:id="1695" w:author="PR Preview" w:date="2024-01-01T00:00:00Z">
        <w:r>
          <w:t xml:space="preserve"> </w:t>
        </w:r>
      </w:ins>
      <w:hyperlink r:id="rId852">
        <w:r>
          <w:rPr>
            <w:rStyle w:val="Hyperlink"/>
          </w:rPr>
          <w:t xml:space="preserve">Further reading</w:t>
        </w:r>
      </w:hyperlink>
      <w:ins w:id="1695" w:author="PR Preview" w:date="2024-01-01T00:00:00Z">
        <w:r>
          <w:t xml:space="preserve"> </w:t>
        </w:r>
      </w:ins>
      <w:ins w:id="1695" w:author="PR Preview" w:date="2024-01-01T00:00:00Z">
        <w:r>
          <w:t xml:space="preserve">in</w:t>
        </w:r>
      </w:ins>
      <w:ins w:id="1695" w:author="PR Preview" w:date="2024-01-01T00:00:00Z">
        <w:r>
          <w:t xml:space="preserve"> </w:t>
        </w:r>
      </w:ins>
      <w:hyperlink r:id="rId853">
        <w:r>
          <w:rPr>
            <w:rStyle w:val="Hyperlink"/>
            <w:i/>
            <w:iCs/>
          </w:rPr>
          <w:t xml:space="preserve">Principles of Scientific Writing</w:t>
        </w:r>
      </w:hyperlink>
    </w:p>
    <w:p>
      <w:pPr>
        <w:pStyle w:val="Compact"/>
        <w:numPr>
          <w:ilvl w:val="0"/>
          <w:numId w:val="1113"/>
        </w:numPr>
      </w:pPr>
      <w:ins w:id="1696" w:author="PR Preview" w:date="2024-01-01T00:00:00Z">
        <w:r>
          <w:t xml:space="preserve">Presentations, posters, and scientific figures:</w:t>
        </w:r>
      </w:ins>
      <w:ins w:id="1696" w:author="PR Preview" w:date="2024-01-01T00:00:00Z">
        <w:r>
          <w:t xml:space="preserve"> </w:t>
        </w:r>
      </w:ins>
      <w:hyperlink r:id="rId854">
        <w:r>
          <w:rPr>
            <w:rStyle w:val="Hyperlink"/>
          </w:rPr>
          <w:t xml:space="preserve">Slides, posters, and figures</w:t>
        </w:r>
      </w:hyperlink>
      <w:ins w:id="1696" w:author="PR Preview" w:date="2024-01-01T00:00:00Z">
        <w:r>
          <w:t xml:space="preserve"> </w:t>
        </w:r>
      </w:ins>
      <w:ins w:id="1696" w:author="PR Preview" w:date="2024-01-01T00:00:00Z">
        <w:r>
          <w:t xml:space="preserve">in</w:t>
        </w:r>
      </w:ins>
      <w:ins w:id="1696" w:author="PR Preview" w:date="2024-01-01T00:00:00Z">
        <w:r>
          <w:t xml:space="preserve"> </w:t>
        </w:r>
      </w:ins>
      <w:ins w:id="1696" w:author="PR Preview" w:date="2024-01-01T00:00:00Z">
        <w:r>
          <w:rPr>
            <w:i/>
            <w:iCs/>
          </w:rPr>
          <w:t xml:space="preserve">Principles of Scientific Writing</w:t>
        </w:r>
      </w:ins>
    </w:p>
    <w:p>
      <w:pPr>
        <w:pStyle w:val="FirstParagraph"/>
      </w:pPr>
      <w:bookmarkStart w:id="855" w:name="books-and-comprehensive-guides"/>
      <w:bookmarkEnd w:id="855"/>
      <w:ins w:id="1697" w:author="PR Preview" w:date="2024-01-01T00:00:00Z">
        <w:r>
          <w:t xml:space="preserve"> </w:t>
        </w:r>
      </w:ins>
      <w:bookmarkStart w:id="856" w:name="uc-davis-datalab-workshops-and-tutorials"/>
      <w:bookmarkEnd w:id="856"/>
      <w:ins w:id="1697" w:author="PR Preview" w:date="2024-01-01T00:00:00Z">
        <w:r>
          <w:t xml:space="preserve"> </w:t>
        </w:r>
      </w:ins>
      <w:bookmarkStart w:id="857" w:name="cheat-sheets"/>
      <w:bookmarkEnd w:id="857"/>
      <w:ins w:id="1697" w:author="PR Preview" w:date="2024-01-01T00:00:00Z">
        <w:r>
          <w:t xml:space="preserve"> </w:t>
        </w:r>
      </w:ins>
      <w:bookmarkStart w:id="858" w:name="style-and-best-practices"/>
      <w:bookmarkEnd w:id="858"/>
      <w:ins w:id="1697" w:author="PR Preview" w:date="2024-01-01T00:00:00Z">
        <w:r>
          <w:t xml:space="preserve"> </w:t>
        </w:r>
      </w:ins>
      <w:bookmarkStart w:id="859" w:name="data-documentation-and-dictionaries"/>
      <w:bookmarkEnd w:id="859"/>
      <w:ins w:id="1697" w:author="PR Preview" w:date="2024-01-01T00:00:00Z">
        <w:r>
          <w:t xml:space="preserve"> </w:t>
        </w:r>
      </w:ins>
      <w:bookmarkStart w:id="860" w:name="tidy-evaluation-resources"/>
      <w:bookmarkEnd w:id="860"/>
      <w:ins w:id="1697" w:author="PR Preview" w:date="2024-01-01T00:00:00Z">
        <w:r>
          <w:t xml:space="preserve"> </w:t>
        </w:r>
      </w:ins>
      <w:bookmarkStart w:id="861" w:name="continuous-integration-for-r"/>
      <w:bookmarkEnd w:id="861"/>
      <w:ins w:id="1697" w:author="PR Preview" w:date="2024-01-01T00:00:00Z">
        <w:r>
          <w:t xml:space="preserve"> </w:t>
        </w:r>
      </w:ins>
      <w:bookmarkStart w:id="862" w:name="resources-for-git-github"/>
      <w:bookmarkEnd w:id="862"/>
      <w:ins w:id="1697" w:author="PR Preview" w:date="2024-01-01T00:00:00Z">
        <w:r>
          <w:t xml:space="preserve"> </w:t>
        </w:r>
      </w:ins>
      <w:bookmarkStart w:id="863" w:name="practical-computing-and-command-line"/>
      <w:bookmarkEnd w:id="863"/>
      <w:ins w:id="1697" w:author="PR Preview" w:date="2024-01-01T00:00:00Z">
        <w:r>
          <w:t xml:space="preserve"> </w:t>
        </w:r>
      </w:ins>
      <w:bookmarkStart w:id="864" w:name="resources-for-python"/>
      <w:bookmarkEnd w:id="864"/>
      <w:ins w:id="1697" w:author="PR Preview" w:date="2024-01-01T00:00:00Z">
        <w:r>
          <w:t xml:space="preserve"> </w:t>
        </w:r>
      </w:ins>
      <w:bookmarkStart w:id="865" w:name="resources-for-julia"/>
      <w:bookmarkEnd w:id="865"/>
      <w:ins w:id="1697" w:author="PR Preview" w:date="2024-01-01T00:00:00Z">
        <w:r>
          <w:t xml:space="preserve"> </w:t>
        </w:r>
      </w:ins>
      <w:bookmarkStart w:id="866" w:name="artificial-intelligence-coding-agents"/>
      <w:bookmarkEnd w:id="866"/>
      <w:ins w:id="1697" w:author="PR Preview" w:date="2024-01-01T00:00:00Z">
        <w:r>
          <w:t xml:space="preserve"> </w:t>
        </w:r>
      </w:ins>
      <w:bookmarkStart w:id="867" w:name="scientific-figures"/>
      <w:bookmarkEnd w:id="867"/>
      <w:ins w:id="1697" w:author="PR Preview" w:date="2024-01-01T00:00:00Z">
        <w:r>
          <w:t xml:space="preserve"> </w:t>
        </w:r>
      </w:ins>
      <w:bookmarkStart w:id="868" w:name="writing"/>
      <w:bookmarkEnd w:id="868"/>
      <w:ins w:id="1697" w:author="PR Preview" w:date="2024-01-01T00:00:00Z">
        <w:r>
          <w:t xml:space="preserve"> </w:t>
        </w:r>
      </w:ins>
      <w:bookmarkStart w:id="869" w:name="presentations"/>
      <w:bookmarkEnd w:id="869"/>
      <w:ins w:id="1697" w:author="PR Preview" w:date="2024-01-01T00:00:00Z">
        <w:r>
          <w:t xml:space="preserve"> </w:t>
        </w:r>
      </w:ins>
      <w:bookmarkStart w:id="870" w:name="X951a5c013bfaeeb3379a0aa152a80b856716558"/>
      <w:bookmarkEnd w:id="870"/>
    </w:p>
    <w:bookmarkStart w:id="872" w:name="resources-for-r"/>
    <w:p>
      <w:pPr>
        <w:pStyle w:val="Heading2"/>
      </w:pPr>
      <w:r>
        <w:t xml:space="preserve">21.1 Resources for R</w:t>
      </w:r>
    </w:p>
    <w:p>
      <w:pPr>
        <w:pStyle w:val="Compact"/>
        <w:numPr>
          <w:ilvl w:val="0"/>
          <w:numId w:val="1114"/>
        </w:numPr>
      </w:pPr>
      <w:hyperlink r:id="rId871">
        <w:r>
          <w:rPr>
            <w:rStyle w:val="Hyperlink"/>
          </w:rPr>
          <w:t xml:space="preserve">DataCamp</w:t>
        </w:r>
      </w:hyperlink>
      <w:r>
        <w:t xml:space="preserve"> </w:t>
      </w:r>
      <w:r>
        <w:t xml:space="preserve">- email Kristen for access</w:t>
      </w:r>
    </w:p>
    <w:bookmarkEnd w:id="872"/>
    <w:bookmarkStart w:id="875" w:name="professional-advice"/>
    <w:p>
      <w:pPr>
        <w:pStyle w:val="Heading2"/>
      </w:pPr>
      <w:ins w:id="700" w:author="PR Preview" w:date="2024-01-01T00:00:00Z">
        <w:r>
          <w:t xml:space="preserve">21.2 Professional advice</w:t>
        </w:r>
      </w:ins>
    </w:p>
    <w:p>
      <w:pPr>
        <w:pStyle w:val="Compact"/>
        <w:numPr>
          <w:ilvl w:val="0"/>
          <w:numId w:val="1115"/>
        </w:numPr>
      </w:pPr>
      <w:hyperlink r:id="rId873">
        <w:r>
          <w:rPr>
            <w:rStyle w:val="Hyperlink"/>
          </w:rPr>
          <w:t xml:space="preserve">Professional advice, especially for your first job</w:t>
        </w:r>
      </w:hyperlink>
    </w:p>
    <w:p>
      <w:pPr>
        <w:pStyle w:val="Compact"/>
        <w:numPr>
          <w:ilvl w:val="0"/>
          <w:numId w:val="1115"/>
        </w:numPr>
      </w:pPr>
      <w:hyperlink r:id="rId874">
        <w:r>
          <w:rPr>
            <w:rStyle w:val="Hyperlink"/>
          </w:rPr>
          <w:t xml:space="preserve">Team Public Health Substack</w:t>
        </w:r>
      </w:hyperlink>
    </w:p>
    <w:bookmarkEnd w:id="875"/>
    <w:bookmarkStart w:id="878" w:name="funding"/>
    <w:p>
      <w:pPr>
        <w:pStyle w:val="Heading2"/>
      </w:pPr>
      <w:ins w:id="703" w:author="PR Preview" w:date="2024-01-01T00:00:00Z">
        <w:r>
          <w:t xml:space="preserve">21.3 Funding</w:t>
        </w:r>
      </w:ins>
    </w:p>
    <w:p>
      <w:pPr>
        <w:pStyle w:val="Compact"/>
        <w:numPr>
          <w:ilvl w:val="0"/>
          <w:numId w:val="1116"/>
        </w:numPr>
      </w:pPr>
      <w:hyperlink r:id="rId876">
        <w:r>
          <w:rPr>
            <w:rStyle w:val="Hyperlink"/>
          </w:rPr>
          <w:t xml:space="preserve">Building Your Funding Train</w:t>
        </w:r>
      </w:hyperlink>
    </w:p>
    <w:p>
      <w:pPr>
        <w:pStyle w:val="Compact"/>
        <w:numPr>
          <w:ilvl w:val="0"/>
          <w:numId w:val="1116"/>
        </w:numPr>
      </w:pPr>
      <w:hyperlink r:id="rId877">
        <w:r>
          <w:rPr>
            <w:rStyle w:val="Hyperlink"/>
          </w:rPr>
          <w:t xml:space="preserve">NIH Grant Writing Resources</w:t>
        </w:r>
      </w:hyperlink>
    </w:p>
    <w:bookmarkEnd w:id="878"/>
    <w:bookmarkStart w:id="881" w:name="ethics-and-global-health-research"/>
    <w:p>
      <w:pPr>
        <w:pStyle w:val="Heading2"/>
      </w:pPr>
      <w:ins w:id="706" w:author="PR Preview" w:date="2024-01-01T00:00:00Z">
        <w:r>
          <w:t xml:space="preserve">21.4 Ethics and global health research</w:t>
        </w:r>
      </w:ins>
    </w:p>
    <w:p>
      <w:pPr>
        <w:pStyle w:val="Compact"/>
        <w:numPr>
          <w:ilvl w:val="0"/>
          <w:numId w:val="1117"/>
        </w:numPr>
      </w:pPr>
      <w:hyperlink r:id="rId879">
        <w:r>
          <w:rPr>
            <w:rStyle w:val="Hyperlink"/>
          </w:rPr>
          <w:t xml:space="preserve">Global Code of Conduct For Research in Resource-Poor Settings</w:t>
        </w:r>
      </w:hyperlink>
    </w:p>
    <w:p>
      <w:pPr>
        <w:pStyle w:val="Compact"/>
        <w:numPr>
          <w:ilvl w:val="0"/>
          <w:numId w:val="1117"/>
        </w:numPr>
      </w:pPr>
      <w:ins w:id="708" w:author="PR Preview" w:date="2024-01-01T00:00:00Z">
        <w:r>
          <w:t xml:space="preserve">Who is a global health expert?</w:t>
        </w:r>
      </w:ins>
      <w:ins w:id="708" w:author="PR Preview" w:date="2024-01-01T00:00:00Z">
        <w:r>
          <w:t xml:space="preserve"> </w:t>
        </w:r>
      </w:ins>
      <w:ins w:id="708" w:author="PR Preview" w:date="2024-01-01T00:00:00Z">
        <w:r>
          <w:t xml:space="preserve">(Ojiako et al. 2023)</w:t>
        </w:r>
      </w:ins>
    </w:p>
    <w:p>
      <w:pPr>
        <w:pStyle w:val="Compact"/>
        <w:numPr>
          <w:ilvl w:val="0"/>
          <w:numId w:val="1117"/>
        </w:numPr>
      </w:pPr>
      <w:hyperlink r:id="rId880">
        <w:r>
          <w:rPr>
            <w:rStyle w:val="Hyperlink"/>
          </w:rPr>
          <w:t xml:space="preserve">Transforming Global Health Partnerships</w:t>
        </w:r>
      </w:hyperlink>
    </w:p>
    <w:bookmarkEnd w:id="881"/>
    <w:bookmarkStart w:id="892" w:name="comparable-lab-manuals"/>
    <w:p>
      <w:pPr>
        <w:pStyle w:val="Heading2"/>
      </w:pPr>
      <w:ins w:id="710" w:author="PR Preview" w:date="2024-01-01T00:00:00Z">
        <w:r>
          <w:t xml:space="preserve">21.5 Comparable Lab Manuals</w:t>
        </w:r>
      </w:ins>
    </w:p>
    <w:p>
      <w:pPr>
        <w:pStyle w:val="FirstParagraph"/>
      </w:pPr>
      <w:r>
        <w:t xml:space="preserve">Exploring lab manuals from peer research groups helps us identify best practices,</w:t>
      </w:r>
      <w:r>
        <w:t xml:space="preserve"> </w:t>
      </w:r>
      <w:r>
        <w:t xml:space="preserve">adapt proven onboarding workflows,</w:t>
      </w:r>
      <w:r>
        <w:t xml:space="preserve"> </w:t>
      </w:r>
      <w:r>
        <w:t xml:space="preserve">and align our open science standards with the broader computational biology and epidemiology communities:</w:t>
      </w:r>
    </w:p>
    <w:p>
      <w:pPr>
        <w:pStyle w:val="Compact"/>
        <w:numPr>
          <w:ilvl w:val="0"/>
          <w:numId w:val="1118"/>
        </w:numPr>
      </w:pPr>
      <w:hyperlink r:id="rId882">
        <w:r>
          <w:rPr>
            <w:rStyle w:val="Hyperlink"/>
          </w:rPr>
          <w:t xml:space="preserve">Benjamin-Chung Lab Manual</w:t>
        </w:r>
      </w:hyperlink>
      <w:r>
        <w:t xml:space="preserve"> </w:t>
      </w:r>
      <w:r>
        <w:t xml:space="preserve">(</w:t>
      </w:r>
      <w:hyperlink r:id="rId883">
        <w:r>
          <w:rPr>
            <w:rStyle w:val="Hyperlink"/>
          </w:rPr>
          <w:t xml:space="preserve">GitHub repository</w:t>
        </w:r>
      </w:hyperlink>
      <w:r>
        <w:t xml:space="preserve">) —</w:t>
      </w:r>
      <w:r>
        <w:t xml:space="preserve"> </w:t>
      </w:r>
      <w:r>
        <w:t xml:space="preserve">The computational epidemiology manual from which our manual originally adapted its structure,</w:t>
      </w:r>
      <w:r>
        <w:t xml:space="preserve"> </w:t>
      </w:r>
      <w:r>
        <w:t xml:space="preserve">covering reproducible R workflows,</w:t>
      </w:r>
      <w:r>
        <w:t xml:space="preserve"> </w:t>
      </w:r>
      <w:r>
        <w:t xml:space="preserve">collaborative development,</w:t>
      </w:r>
      <w:r>
        <w:t xml:space="preserve"> </w:t>
      </w:r>
      <w:r>
        <w:t xml:space="preserve">and computational research practices.</w:t>
      </w:r>
    </w:p>
    <w:p>
      <w:pPr>
        <w:pStyle w:val="Compact"/>
        <w:numPr>
          <w:ilvl w:val="0"/>
          <w:numId w:val="1118"/>
        </w:numPr>
      </w:pPr>
      <w:hyperlink r:id="rId884">
        <w:r>
          <w:rPr>
            <w:rStyle w:val="Hyperlink"/>
          </w:rPr>
          <w:t xml:space="preserve">Fay Lab Manual</w:t>
        </w:r>
      </w:hyperlink>
      <w:r>
        <w:t xml:space="preserve"> </w:t>
      </w:r>
      <w:r>
        <w:t xml:space="preserve">(</w:t>
      </w:r>
      <w:hyperlink r:id="rId885">
        <w:r>
          <w:rPr>
            <w:rStyle w:val="Hyperlink"/>
          </w:rPr>
          <w:t xml:space="preserve">GitHub repository</w:t>
        </w:r>
      </w:hyperlink>
      <w:r>
        <w:t xml:space="preserve">) —</w:t>
      </w:r>
      <w:r>
        <w:t xml:space="preserve"> </w:t>
      </w:r>
      <w:r>
        <w:t xml:space="preserve">An Openscapes-origin Quarto manual for quantitative fisheries ecology (UMass Dartmouth),</w:t>
      </w:r>
      <w:r>
        <w:t xml:space="preserve"> </w:t>
      </w:r>
      <w:r>
        <w:t xml:space="preserve">featuring detailed offboarding checklists,</w:t>
      </w:r>
      <w:r>
        <w:t xml:space="preserve"> </w:t>
      </w:r>
      <w:r>
        <w:t xml:space="preserve">departure handoff protocols,</w:t>
      </w:r>
      <w:r>
        <w:t xml:space="preserve"> </w:t>
      </w:r>
      <w:r>
        <w:t xml:space="preserve">and an open science communication philosophy.</w:t>
      </w:r>
    </w:p>
    <w:p>
      <w:pPr>
        <w:pStyle w:val="Compact"/>
        <w:numPr>
          <w:ilvl w:val="0"/>
          <w:numId w:val="1118"/>
        </w:numPr>
      </w:pPr>
      <w:hyperlink r:id="rId886">
        <w:r>
          <w:rPr>
            <w:rStyle w:val="Hyperlink"/>
          </w:rPr>
          <w:t xml:space="preserve">ContextLab Lab Manual</w:t>
        </w:r>
      </w:hyperlink>
      <w:r>
        <w:t xml:space="preserve"> </w:t>
      </w:r>
      <w:r>
        <w:t xml:space="preserve">(</w:t>
      </w:r>
      <w:hyperlink r:id="rId887">
        <w:r>
          <w:rPr>
            <w:rStyle w:val="Hyperlink"/>
          </w:rPr>
          <w:t xml:space="preserve">GitHub repository</w:t>
        </w:r>
      </w:hyperlink>
      <w:r>
        <w:t xml:space="preserve">) —</w:t>
      </w:r>
      <w:r>
        <w:t xml:space="preserve"> </w:t>
      </w:r>
      <w:r>
        <w:t xml:space="preserve">The Contextual Dynamics Lab manual at Dartmouth,</w:t>
      </w:r>
      <w:r>
        <w:t xml:space="preserve"> </w:t>
      </w:r>
      <w:r>
        <w:t xml:space="preserve">notable for requiring incoming lab members to make an interactive pull request</w:t>
      </w:r>
      <w:r>
        <w:t xml:space="preserve"> </w:t>
      </w:r>
      <w:r>
        <w:t xml:space="preserve">to learn contribution workflows hands-on.</w:t>
      </w:r>
    </w:p>
    <w:p>
      <w:pPr>
        <w:pStyle w:val="Compact"/>
        <w:numPr>
          <w:ilvl w:val="0"/>
          <w:numId w:val="1118"/>
        </w:numPr>
      </w:pPr>
      <w:hyperlink r:id="rId888">
        <w:r>
          <w:rPr>
            <w:rStyle w:val="Hyperlink"/>
          </w:rPr>
          <w:t xml:space="preserve">Proctor-UCSF DCC Handbook</w:t>
        </w:r>
      </w:hyperlink>
      <w:r>
        <w:t xml:space="preserve"> </w:t>
      </w:r>
      <w:r>
        <w:t xml:space="preserve">(</w:t>
      </w:r>
      <w:hyperlink r:id="rId889">
        <w:r>
          <w:rPr>
            <w:rStyle w:val="Hyperlink"/>
          </w:rPr>
          <w:t xml:space="preserve">GitHub repository</w:t>
        </w:r>
      </w:hyperlink>
      <w:r>
        <w:t xml:space="preserve">) —</w:t>
      </w:r>
      <w:r>
        <w:t xml:space="preserve"> </w:t>
      </w:r>
      <w:r>
        <w:t xml:space="preserve">A comprehensive handbook for the Data Coordinating Center at UCSF,</w:t>
      </w:r>
      <w:r>
        <w:t xml:space="preserve"> </w:t>
      </w:r>
      <w:r>
        <w:t xml:space="preserve">focusing on clinical trial data management,</w:t>
      </w:r>
      <w:r>
        <w:t xml:space="preserve"> </w:t>
      </w:r>
      <w:r>
        <w:t xml:space="preserve">REDCap workflows,</w:t>
      </w:r>
      <w:r>
        <w:t xml:space="preserve"> </w:t>
      </w:r>
      <w:r>
        <w:t xml:space="preserve">quality assurance,</w:t>
      </w:r>
      <w:r>
        <w:t xml:space="preserve"> </w:t>
      </w:r>
      <w:r>
        <w:t xml:space="preserve">and public data curation in global health settings.</w:t>
      </w:r>
    </w:p>
    <w:p>
      <w:pPr>
        <w:pStyle w:val="Compact"/>
        <w:numPr>
          <w:ilvl w:val="0"/>
          <w:numId w:val="1118"/>
        </w:numPr>
      </w:pPr>
      <w:hyperlink r:id="rId890">
        <w:r>
          <w:rPr>
            <w:rStyle w:val="Hyperlink"/>
          </w:rPr>
          <w:t xml:space="preserve">Quantitative Marine Ecology Lab Manual</w:t>
        </w:r>
      </w:hyperlink>
      <w:r>
        <w:t xml:space="preserve"> </w:t>
      </w:r>
      <w:r>
        <w:t xml:space="preserve">(</w:t>
      </w:r>
      <w:hyperlink r:id="rId891">
        <w:r>
          <w:rPr>
            <w:rStyle w:val="Hyperlink"/>
          </w:rPr>
          <w:t xml:space="preserve">GitHub repository</w:t>
        </w:r>
      </w:hyperlink>
      <w:r>
        <w:t xml:space="preserve">) —</w:t>
      </w:r>
      <w:r>
        <w:t xml:space="preserve"> </w:t>
      </w:r>
      <w:r>
        <w:t xml:space="preserve">A Quarto-based manual for Easton White’s research group at UNH,</w:t>
      </w:r>
      <w:r>
        <w:t xml:space="preserve"> </w:t>
      </w:r>
      <w:r>
        <w:t xml:space="preserve">featuring role-specific administrative checklists</w:t>
      </w:r>
      <w:r>
        <w:t xml:space="preserve"> </w:t>
      </w:r>
      <w:r>
        <w:t xml:space="preserve">and curated reading lists organized by career stage.</w:t>
      </w:r>
    </w:p>
    <w:bookmarkEnd w:id="892"/>
    <w:bookmarkStart w:id="894" w:name="sec-reading-watching-list"/>
    <w:p>
      <w:pPr>
        <w:pStyle w:val="Heading2"/>
      </w:pPr>
      <w:ins w:id="717" w:author="PR Preview" w:date="2024-01-01T00:00:00Z">
        <w:r>
          <w:t xml:space="preserve">21.6 Reading and Watching List</w:t>
        </w:r>
      </w:ins>
    </w:p>
    <w:p>
      <w:pPr>
        <w:pStyle w:val="Compact"/>
        <w:numPr>
          <w:ilvl w:val="0"/>
          <w:numId w:val="1119"/>
        </w:numPr>
      </w:pPr>
      <w:hyperlink r:id="rId893">
        <w:r>
          <w:rPr>
            <w:rStyle w:val="Hyperlink"/>
            <w:i/>
            <w:iCs/>
          </w:rPr>
          <w:t xml:space="preserve">Good Luck, Have Fun, Don’t Die</w:t>
        </w:r>
      </w:hyperlink>
      <w:r>
        <w:t xml:space="preserve"> </w:t>
      </w:r>
      <w:r>
        <w:t xml:space="preserve">—</w:t>
      </w:r>
      <w:r>
        <w:t xml:space="preserve"> </w:t>
      </w:r>
      <w:r>
        <w:t xml:space="preserve">A science fiction film directed by Gore Verbinski</w:t>
      </w:r>
      <w:r>
        <w:t xml:space="preserve"> </w:t>
      </w:r>
      <w:r>
        <w:t xml:space="preserve">following a traveler from the future who recruits patrons at a Los Angeles diner</w:t>
      </w:r>
      <w:r>
        <w:t xml:space="preserve"> </w:t>
      </w:r>
      <w:r>
        <w:t xml:space="preserve">to prevent a rogue artificial intelligence from destroying the world.</w:t>
      </w:r>
    </w:p>
    <w:p>
      <w:r>
        <w:br w:type="page"/>
      </w:r>
    </w:p>
    <w:bookmarkEnd w:id="894"/>
    <w:bookmarkEnd w:id="895"/>
    <w:bookmarkStart w:id="926" w:name="professional-development"/>
    <w:p>
      <w:pPr>
        <w:pStyle w:val="Heading1"/>
      </w:pPr>
      <w:r>
        <w:t xml:space="preserve">22. Professional Development</w:t>
      </w:r>
    </w:p>
    <w:bookmarkStart w:id="896"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120"/>
        </w:numPr>
      </w:pPr>
      <w:r>
        <w:t xml:space="preserve">Regular, open communication between mentees and mentors</w:t>
      </w:r>
    </w:p>
    <w:p>
      <w:pPr>
        <w:pStyle w:val="Compact"/>
        <w:numPr>
          <w:ilvl w:val="0"/>
          <w:numId w:val="1120"/>
        </w:numPr>
      </w:pPr>
      <w:r>
        <w:t xml:space="preserve">Mutual respect and trust</w:t>
      </w:r>
    </w:p>
    <w:p>
      <w:pPr>
        <w:pStyle w:val="Compact"/>
        <w:numPr>
          <w:ilvl w:val="0"/>
          <w:numId w:val="1120"/>
        </w:numPr>
      </w:pPr>
      <w:r>
        <w:t xml:space="preserve">Clear expectations and goals</w:t>
      </w:r>
    </w:p>
    <w:p>
      <w:pPr>
        <w:pStyle w:val="Compact"/>
        <w:numPr>
          <w:ilvl w:val="0"/>
          <w:numId w:val="1120"/>
        </w:numPr>
      </w:pPr>
      <w:r>
        <w:t xml:space="preserve">Constructive feedback</w:t>
      </w:r>
    </w:p>
    <w:p>
      <w:pPr>
        <w:pStyle w:val="Compact"/>
        <w:numPr>
          <w:ilvl w:val="0"/>
          <w:numId w:val="1120"/>
        </w:numPr>
      </w:pPr>
      <w:r>
        <w:t xml:space="preserve">Support for both research and career development</w:t>
      </w:r>
    </w:p>
    <w:bookmarkEnd w:id="896"/>
    <w:bookmarkStart w:id="899"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121"/>
        </w:numPr>
      </w:pPr>
      <w:r>
        <w:t xml:space="preserve">Short-term and long-term career goals</w:t>
      </w:r>
    </w:p>
    <w:p>
      <w:pPr>
        <w:pStyle w:val="Compact"/>
        <w:numPr>
          <w:ilvl w:val="0"/>
          <w:numId w:val="1121"/>
        </w:numPr>
      </w:pPr>
      <w:r>
        <w:t xml:space="preserve">Skills to develop</w:t>
      </w:r>
    </w:p>
    <w:p>
      <w:pPr>
        <w:pStyle w:val="Compact"/>
        <w:numPr>
          <w:ilvl w:val="0"/>
          <w:numId w:val="1121"/>
        </w:numPr>
      </w:pPr>
      <w:r>
        <w:t xml:space="preserve">Training needs and opportunities</w:t>
      </w:r>
    </w:p>
    <w:p>
      <w:pPr>
        <w:pStyle w:val="Compact"/>
        <w:numPr>
          <w:ilvl w:val="0"/>
          <w:numId w:val="1121"/>
        </w:numPr>
      </w:pPr>
      <w:r>
        <w:t xml:space="preserve">Timeline and milestones</w:t>
      </w:r>
    </w:p>
    <w:p>
      <w:pPr>
        <w:pStyle w:val="Compact"/>
        <w:numPr>
          <w:ilvl w:val="0"/>
          <w:numId w:val="1121"/>
        </w:numPr>
      </w:pPr>
      <w:r>
        <w:t xml:space="preserve">Progress toward goals</w:t>
      </w:r>
    </w:p>
    <w:p>
      <w:pPr>
        <w:pStyle w:val="FirstParagraph"/>
      </w:pPr>
      <w:r>
        <w:t xml:space="preserve">Update your IDP at least annually and discuss it with your PI. Useful resources:</w:t>
      </w:r>
    </w:p>
    <w:p>
      <w:pPr>
        <w:pStyle w:val="Compact"/>
        <w:numPr>
          <w:ilvl w:val="0"/>
          <w:numId w:val="1122"/>
        </w:numPr>
      </w:pPr>
      <w:hyperlink r:id="rId897">
        <w:r>
          <w:rPr>
            <w:rStyle w:val="Hyperlink"/>
          </w:rPr>
          <w:t xml:space="preserve">myIDP - Individual Development Plan tool</w:t>
        </w:r>
      </w:hyperlink>
    </w:p>
    <w:p>
      <w:pPr>
        <w:pStyle w:val="Compact"/>
        <w:numPr>
          <w:ilvl w:val="0"/>
          <w:numId w:val="1122"/>
        </w:numPr>
      </w:pPr>
      <w:hyperlink r:id="rId898">
        <w:r>
          <w:rPr>
            <w:rStyle w:val="Hyperlink"/>
          </w:rPr>
          <w:t xml:space="preserve">NIH OITE Career Resources</w:t>
        </w:r>
      </w:hyperlink>
    </w:p>
    <w:bookmarkEnd w:id="899"/>
    <w:bookmarkStart w:id="904" w:name="sec-hidden-curriculum"/>
    <w:p>
      <w:pPr>
        <w:pStyle w:val="Heading2"/>
      </w:pPr>
      <w:r>
        <w:t xml:space="preserve">22.3 Navigating the Hidden Curriculum</w:t>
      </w:r>
    </w:p>
    <w:p>
      <w:pPr>
        <w:pStyle w:val="FirstParagraph"/>
      </w:pPr>
      <w:r>
        <w:t xml:space="preserve">The</w:t>
      </w:r>
      <w:r>
        <w:t xml:space="preserve"> </w:t>
      </w:r>
      <w:r>
        <w:t xml:space="preserve">“hidden curriculum”</w:t>
      </w:r>
      <w:r>
        <w:t xml:space="preserve"> </w:t>
      </w:r>
      <w:r>
        <w:t xml:space="preserve">refers to the unspoken norms,</w:t>
      </w:r>
      <w:r>
        <w:t xml:space="preserve"> </w:t>
      </w:r>
      <w:r>
        <w:t xml:space="preserve">unwritten expectations,</w:t>
      </w:r>
      <w:r>
        <w:t xml:space="preserve"> </w:t>
      </w:r>
      <w:r>
        <w:t xml:space="preserve">and cultural practices in graduate school and academic research</w:t>
      </w:r>
      <w:r>
        <w:t xml:space="preserve"> </w:t>
      </w:r>
      <w:r>
        <w:t xml:space="preserve">that are rarely taught in formal coursework</w:t>
      </w:r>
      <w:r>
        <w:t xml:space="preserve"> </w:t>
      </w:r>
      <w:r>
        <w:t xml:space="preserve">but are critical for long-term success and well-being.</w:t>
      </w:r>
      <w:r>
        <w:t xml:space="preserve"> </w:t>
      </w:r>
      <w:r>
        <w:t xml:space="preserve">Demystifying these implicit rules ensures equitable access</w:t>
      </w:r>
      <w:r>
        <w:t xml:space="preserve"> </w:t>
      </w:r>
      <w:r>
        <w:t xml:space="preserve">to academic opportunities for scholars from all backgrounds.</w:t>
      </w:r>
    </w:p>
    <w:bookmarkStart w:id="900" w:name="sec-managing-up"/>
    <w:p>
      <w:pPr>
        <w:pStyle w:val="Heading3"/>
      </w:pPr>
      <w:r>
        <w:t xml:space="preserve">22.3.1 Managing Up and Mentoring Relationships</w:t>
      </w:r>
    </w:p>
    <w:p>
      <w:pPr>
        <w:pStyle w:val="FirstParagraph"/>
      </w:pPr>
      <w:r>
        <w:t xml:space="preserve">Mentorship is a collaborative partnership.</w:t>
      </w:r>
      <w:r>
        <w:t xml:space="preserve"> </w:t>
      </w:r>
      <w:r>
        <w:t xml:space="preserve">Taking active ownership of your mentoring relationships helps ensure you receive</w:t>
      </w:r>
      <w:r>
        <w:t xml:space="preserve"> </w:t>
      </w:r>
      <w:r>
        <w:t xml:space="preserve">the guidance and feedback you need:</w:t>
      </w:r>
    </w:p>
    <w:p>
      <w:pPr>
        <w:pStyle w:val="Compact"/>
        <w:numPr>
          <w:ilvl w:val="0"/>
          <w:numId w:val="1123"/>
        </w:numPr>
      </w:pPr>
      <w:r>
        <w:rPr>
          <w:b/>
          <w:bCs/>
        </w:rPr>
        <w:t xml:space="preserve">Set clear meeting agendas</w:t>
      </w:r>
      <w:r>
        <w:t xml:space="preserve">: Send a brief bulleted agenda</w:t>
      </w:r>
      <w:r>
        <w:t xml:space="preserve"> </w:t>
      </w:r>
      <w:r>
        <w:t xml:space="preserve">and updated materials at least 24 hours before 1-on-1 meetings.</w:t>
      </w:r>
    </w:p>
    <w:p>
      <w:pPr>
        <w:pStyle w:val="Compact"/>
        <w:numPr>
          <w:ilvl w:val="0"/>
          <w:numId w:val="1123"/>
        </w:numPr>
      </w:pPr>
      <w:r>
        <w:rPr>
          <w:b/>
          <w:bCs/>
        </w:rPr>
        <w:t xml:space="preserve">Clarify priorities and timelines</w:t>
      </w:r>
      <w:r>
        <w:t xml:space="preserve">: Agree on concrete milestones,</w:t>
      </w:r>
      <w:r>
        <w:t xml:space="preserve"> </w:t>
      </w:r>
      <w:r>
        <w:t xml:space="preserve">deadlines, and expectations for feedback turnarounds.</w:t>
      </w:r>
    </w:p>
    <w:p>
      <w:pPr>
        <w:pStyle w:val="Compact"/>
        <w:numPr>
          <w:ilvl w:val="0"/>
          <w:numId w:val="1123"/>
        </w:numPr>
      </w:pPr>
      <w:r>
        <w:rPr>
          <w:b/>
          <w:bCs/>
        </w:rPr>
        <w:t xml:space="preserve">Build a mentoring team</w:t>
      </w:r>
      <w:r>
        <w:t xml:space="preserve">: Seek guidance from multiple mentors,</w:t>
      </w:r>
      <w:r>
        <w:t xml:space="preserve"> </w:t>
      </w:r>
      <w:r>
        <w:t xml:space="preserve">including thesis committee members, peer mentors, senior graduate students,</w:t>
      </w:r>
      <w:r>
        <w:t xml:space="preserve"> </w:t>
      </w:r>
      <w:r>
        <w:t xml:space="preserve">and external collaborators.</w:t>
      </w:r>
      <w:r>
        <w:t xml:space="preserve"> </w:t>
      </w:r>
      <w:r>
        <w:t xml:space="preserve">No single mentor can meet all training, professional, and personal needs.</w:t>
      </w:r>
    </w:p>
    <w:bookmarkEnd w:id="900"/>
    <w:bookmarkStart w:id="901" w:name="sec-imposter-feelings"/>
    <w:p>
      <w:pPr>
        <w:pStyle w:val="Heading3"/>
      </w:pPr>
      <w:r>
        <w:t xml:space="preserve">22.3.2 Normalizing Setbacks and Imposter Feelings</w:t>
      </w:r>
    </w:p>
    <w:p>
      <w:pPr>
        <w:pStyle w:val="FirstParagraph"/>
      </w:pPr>
      <w:r>
        <w:t xml:space="preserve">Graduate training involves tackling open-ended scientific problems</w:t>
      </w:r>
      <w:r>
        <w:t xml:space="preserve"> </w:t>
      </w:r>
      <w:r>
        <w:t xml:space="preserve">where methods fail, experiments yield inconclusive results,</w:t>
      </w:r>
      <w:r>
        <w:t xml:space="preserve"> </w:t>
      </w:r>
      <w:r>
        <w:t xml:space="preserve">and manuscripts face rejection:</w:t>
      </w:r>
    </w:p>
    <w:p>
      <w:pPr>
        <w:pStyle w:val="Compact"/>
        <w:numPr>
          <w:ilvl w:val="0"/>
          <w:numId w:val="1124"/>
        </w:numPr>
      </w:pPr>
      <w:r>
        <w:rPr>
          <w:b/>
          <w:bCs/>
        </w:rPr>
        <w:t xml:space="preserve">Imposter feelings are common</w:t>
      </w:r>
      <w:r>
        <w:t xml:space="preserve">: Experiencing self-doubt or feeling underqualified</w:t>
      </w:r>
      <w:r>
        <w:t xml:space="preserve"> </w:t>
      </w:r>
      <w:r>
        <w:t xml:space="preserve">is a widely shared experience in high-rigor research environments,</w:t>
      </w:r>
      <w:r>
        <w:t xml:space="preserve"> </w:t>
      </w:r>
      <w:r>
        <w:t xml:space="preserve">especially during early transitions.</w:t>
      </w:r>
      <w:r>
        <w:t xml:space="preserve"> </w:t>
      </w:r>
      <w:r>
        <w:t xml:space="preserve">It reflects the challenging nature of scientific discovery,</w:t>
      </w:r>
      <w:r>
        <w:t xml:space="preserve"> </w:t>
      </w:r>
      <w:r>
        <w:t xml:space="preserve">not personal inadequacy.</w:t>
      </w:r>
    </w:p>
    <w:p>
      <w:pPr>
        <w:pStyle w:val="Compact"/>
        <w:numPr>
          <w:ilvl w:val="0"/>
          <w:numId w:val="1124"/>
        </w:numPr>
      </w:pPr>
      <w:r>
        <w:rPr>
          <w:b/>
          <w:bCs/>
        </w:rPr>
        <w:t xml:space="preserve">Analytical iterations are normal</w:t>
      </w:r>
      <w:r>
        <w:t xml:space="preserve">: Bugs, refactored data pipelines,</w:t>
      </w:r>
      <w:r>
        <w:t xml:space="preserve"> </w:t>
      </w:r>
      <w:r>
        <w:t xml:space="preserve">and revisions are standard components of the scientific process.</w:t>
      </w:r>
    </w:p>
    <w:p>
      <w:pPr>
        <w:pStyle w:val="Compact"/>
        <w:numPr>
          <w:ilvl w:val="0"/>
          <w:numId w:val="1124"/>
        </w:numPr>
      </w:pPr>
      <w:r>
        <w:rPr>
          <w:b/>
          <w:bCs/>
        </w:rPr>
        <w:t xml:space="preserve">Establish healthy boundaries</w:t>
      </w:r>
      <w:r>
        <w:t xml:space="preserve">: Sustainable productivity requires rest,</w:t>
      </w:r>
      <w:r>
        <w:t xml:space="preserve"> </w:t>
      </w:r>
      <w:r>
        <w:t xml:space="preserve">structured time off, and hobbies outside academia.</w:t>
      </w:r>
      <w:r>
        <w:t xml:space="preserve"> </w:t>
      </w:r>
      <w:r>
        <w:t xml:space="preserve">Seek out campus health and counseling resources when facing persistent stress.</w:t>
      </w:r>
    </w:p>
    <w:bookmarkEnd w:id="901"/>
    <w:bookmarkStart w:id="902" w:name="sec-demystifying-publishing"/>
    <w:p>
      <w:pPr>
        <w:pStyle w:val="Heading3"/>
      </w:pPr>
      <w:r>
        <w:t xml:space="preserve">22.3.3 Demystifying Publishing and Peer Review</w:t>
      </w:r>
    </w:p>
    <w:p>
      <w:pPr>
        <w:pStyle w:val="FirstParagraph"/>
      </w:pPr>
      <w:r>
        <w:t xml:space="preserve">Navigating scientific publication requires understanding the review lifecycle:</w:t>
      </w:r>
    </w:p>
    <w:p>
      <w:pPr>
        <w:pStyle w:val="Compact"/>
        <w:numPr>
          <w:ilvl w:val="0"/>
          <w:numId w:val="1125"/>
        </w:numPr>
      </w:pPr>
      <w:r>
        <w:rPr>
          <w:b/>
          <w:bCs/>
        </w:rPr>
        <w:t xml:space="preserve">Rejection is a normal part of publishing</w:t>
      </w:r>
      <w:r>
        <w:t xml:space="preserve">: In academic publishing,</w:t>
      </w:r>
      <w:r>
        <w:t xml:space="preserve"> </w:t>
      </w:r>
      <w:r>
        <w:t xml:space="preserve">manuscripts frequently undergo multiple rounds of submission;</w:t>
      </w:r>
      <w:r>
        <w:t xml:space="preserve"> </w:t>
      </w:r>
      <w:r>
        <w:t xml:space="preserve">rejection provides an opportunity to refine arguments</w:t>
      </w:r>
      <w:r>
        <w:t xml:space="preserve"> </w:t>
      </w:r>
      <w:r>
        <w:t xml:space="preserve">and submit to a better-matched venue.</w:t>
      </w:r>
    </w:p>
    <w:p>
      <w:pPr>
        <w:pStyle w:val="Compact"/>
        <w:numPr>
          <w:ilvl w:val="0"/>
          <w:numId w:val="1125"/>
        </w:numPr>
      </w:pPr>
      <w:r>
        <w:rPr>
          <w:b/>
          <w:bCs/>
        </w:rPr>
        <w:t xml:space="preserve">Approaching reviewer feedback</w:t>
      </w:r>
      <w:r>
        <w:t xml:space="preserve">: Read peer reviews,</w:t>
      </w:r>
      <w:r>
        <w:t xml:space="preserve"> </w:t>
      </w:r>
      <w:r>
        <w:t xml:space="preserve">step back for a day to process feedback,</w:t>
      </w:r>
      <w:r>
        <w:t xml:space="preserve"> </w:t>
      </w:r>
      <w:r>
        <w:t xml:space="preserve">and draft systematic, point-by-point response letters</w:t>
      </w:r>
      <w:r>
        <w:t xml:space="preserve"> </w:t>
      </w:r>
      <w:r>
        <w:t xml:space="preserve">using the guidance in</w:t>
      </w:r>
      <w:r>
        <w:t xml:space="preserve"> </w:t>
      </w:r>
      <w:hyperlink w:anchor="sec-responding-to-peer-review">
        <w:r>
          <w:rPr>
            <w:rStyle w:val="Hyperlink"/>
          </w:rPr>
          <w:t xml:space="preserve">Section 24.2</w:t>
        </w:r>
      </w:hyperlink>
      <w:r>
        <w:t xml:space="preserve">.</w:t>
      </w:r>
    </w:p>
    <w:p>
      <w:pPr>
        <w:pStyle w:val="Compact"/>
        <w:numPr>
          <w:ilvl w:val="0"/>
          <w:numId w:val="1125"/>
        </w:numPr>
      </w:pPr>
      <w:r>
        <w:rPr>
          <w:b/>
          <w:bCs/>
        </w:rPr>
        <w:t xml:space="preserve">Authorship conversations</w:t>
      </w:r>
      <w:r>
        <w:t xml:space="preserve">: Initiate discussions regarding authorship order</w:t>
      </w:r>
      <w:r>
        <w:t xml:space="preserve"> </w:t>
      </w:r>
      <w:r>
        <w:t xml:space="preserve">and contribution roles early in every project and revisit them regularly.</w:t>
      </w:r>
    </w:p>
    <w:bookmarkEnd w:id="902"/>
    <w:bookmarkStart w:id="903" w:name="sec-strategic-networking"/>
    <w:p>
      <w:pPr>
        <w:pStyle w:val="Heading3"/>
      </w:pPr>
      <w:r>
        <w:t xml:space="preserve">22.3.4 Strategic Networking and Visibility</w:t>
      </w:r>
    </w:p>
    <w:p>
      <w:pPr>
        <w:pStyle w:val="FirstParagraph"/>
      </w:pPr>
      <w:r>
        <w:t xml:space="preserve">Building professional connections expands research opportunities and career horizons:</w:t>
      </w:r>
    </w:p>
    <w:p>
      <w:pPr>
        <w:pStyle w:val="Compact"/>
        <w:numPr>
          <w:ilvl w:val="0"/>
          <w:numId w:val="1126"/>
        </w:numPr>
      </w:pPr>
      <w:r>
        <w:rPr>
          <w:b/>
          <w:bCs/>
        </w:rPr>
        <w:t xml:space="preserve">Conferences as networking venues</w:t>
      </w:r>
      <w:r>
        <w:t xml:space="preserve">: Prepare a clear 60-second summary</w:t>
      </w:r>
      <w:r>
        <w:t xml:space="preserve"> </w:t>
      </w:r>
      <w:r>
        <w:t xml:space="preserve">of your research question, key methods, and scientific impact.</w:t>
      </w:r>
    </w:p>
    <w:p>
      <w:pPr>
        <w:pStyle w:val="Compact"/>
        <w:numPr>
          <w:ilvl w:val="0"/>
          <w:numId w:val="1126"/>
        </w:numPr>
      </w:pPr>
      <w:r>
        <w:rPr>
          <w:b/>
          <w:bCs/>
        </w:rPr>
        <w:t xml:space="preserve">Engage with speakers</w:t>
      </w:r>
      <w:r>
        <w:t xml:space="preserve">: Introduce yourself after departmental seminars</w:t>
      </w:r>
      <w:r>
        <w:t xml:space="preserve"> </w:t>
      </w:r>
      <w:r>
        <w:t xml:space="preserve">or during poster sessions to ask focused questions about their work.</w:t>
      </w:r>
    </w:p>
    <w:p>
      <w:pPr>
        <w:pStyle w:val="Compact"/>
        <w:numPr>
          <w:ilvl w:val="0"/>
          <w:numId w:val="1126"/>
        </w:numPr>
      </w:pPr>
      <w:r>
        <w:rPr>
          <w:b/>
          <w:bCs/>
        </w:rPr>
        <w:t xml:space="preserve">Peer networks</w:t>
      </w:r>
      <w:r>
        <w:t xml:space="preserve">: Cultivate strong relationships with cohort members and lab peers;</w:t>
      </w:r>
      <w:r>
        <w:t xml:space="preserve"> </w:t>
      </w:r>
      <w:r>
        <w:t xml:space="preserve">colleagues at your career stage will become future collaborators,</w:t>
      </w:r>
      <w:r>
        <w:t xml:space="preserve"> </w:t>
      </w:r>
      <w:r>
        <w:t xml:space="preserve">reviewers, and lifelong allies.</w:t>
      </w:r>
    </w:p>
    <w:bookmarkEnd w:id="903"/>
    <w:bookmarkEnd w:id="904"/>
    <w:bookmarkStart w:id="909" w:name="presentations-and-conferences"/>
    <w:p>
      <w:pPr>
        <w:pStyle w:val="Heading2"/>
      </w:pPr>
      <w:r>
        <w:t xml:space="preserve">22.4 Presentations and Conferences</w:t>
      </w:r>
    </w:p>
    <w:p>
      <w:pPr>
        <w:pStyle w:val="FirstParagraph"/>
      </w:pPr>
      <w:r>
        <w:t xml:space="preserve">We encourage lab members to present their work at conferences and seminars:</w:t>
      </w:r>
    </w:p>
    <w:p>
      <w:pPr>
        <w:pStyle w:val="Compact"/>
        <w:numPr>
          <w:ilvl w:val="0"/>
          <w:numId w:val="1127"/>
        </w:numPr>
      </w:pPr>
      <w:r>
        <w:t xml:space="preserve">Discuss conference opportunities with PIs early</w:t>
      </w:r>
    </w:p>
    <w:p>
      <w:pPr>
        <w:pStyle w:val="Compact"/>
        <w:numPr>
          <w:ilvl w:val="0"/>
          <w:numId w:val="1127"/>
        </w:numPr>
      </w:pPr>
      <w:r>
        <w:t xml:space="preserve">Submit abstracts with PI approval</w:t>
      </w:r>
    </w:p>
    <w:p>
      <w:pPr>
        <w:pStyle w:val="Compact"/>
        <w:numPr>
          <w:ilvl w:val="0"/>
          <w:numId w:val="1127"/>
        </w:numPr>
      </w:pPr>
      <w:r>
        <w:t xml:space="preserve">Practice presentations in lab meeting before the conference</w:t>
      </w:r>
    </w:p>
    <w:p>
      <w:pPr>
        <w:pStyle w:val="Compact"/>
        <w:numPr>
          <w:ilvl w:val="0"/>
          <w:numId w:val="1127"/>
        </w:numPr>
      </w:pPr>
      <w:r>
        <w:t xml:space="preserve">Prioritize clear visuals over text-dense slides following our</w:t>
      </w:r>
      <w:r>
        <w:t xml:space="preserve"> </w:t>
      </w:r>
      <w:hyperlink r:id="rId905">
        <w:r>
          <w:rPr>
            <w:rStyle w:val="Hyperlink"/>
          </w:rPr>
          <w:t xml:space="preserve">Show, Don’t Tell</w:t>
        </w:r>
      </w:hyperlink>
      <w:r>
        <w:t xml:space="preserve"> </w:t>
      </w:r>
      <w:r>
        <w:t xml:space="preserve">principle</w:t>
      </w:r>
    </w:p>
    <w:p>
      <w:pPr>
        <w:pStyle w:val="Compact"/>
        <w:numPr>
          <w:ilvl w:val="0"/>
          <w:numId w:val="1127"/>
        </w:numPr>
      </w:pPr>
      <w:r>
        <w:t xml:space="preserve">Funding for conferences depends on availability and should be discussed in advance</w:t>
      </w:r>
    </w:p>
    <w:bookmarkStart w:id="908" w:name="sec-slide-deck-guidelines"/>
    <w:p>
      <w:pPr>
        <w:pStyle w:val="Heading3"/>
      </w:pPr>
      <w:ins w:id="767" w:author="PR Preview" w:date="2024-01-01T00:00:00Z">
        <w:r>
          <w:t xml:space="preserve">22.4.1 Slides, posters, and figures</w:t>
        </w:r>
      </w:ins>
    </w:p>
    <w:p>
      <w:pPr>
        <w:pStyle w:val="FirstParagraph"/>
      </w:pPr>
      <w:ins w:id="768" w:author="PR Preview" w:date="2024-01-01T00:00:00Z">
        <w:r>
          <w:t xml:space="preserve">Our guidelines for slide decks,</w:t>
        </w:r>
      </w:ins>
      <w:ins w:id="768" w:author="PR Preview" w:date="2024-01-01T00:00:00Z">
        <w:r>
          <w:t xml:space="preserve"> </w:t>
        </w:r>
      </w:ins>
      <w:ins w:id="768" w:author="PR Preview" w:date="2024-01-01T00:00:00Z">
        <w:r>
          <w:t xml:space="preserve">our presentation and poster resources,</w:t>
        </w:r>
      </w:ins>
      <w:ins w:id="768" w:author="PR Preview" w:date="2024-01-01T00:00:00Z">
        <w:r>
          <w:t xml:space="preserve"> </w:t>
        </w:r>
      </w:ins>
      <w:ins w:id="768" w:author="PR Preview" w:date="2024-01-01T00:00:00Z">
        <w:r>
          <w:t xml:space="preserve">and our checklist for scientific figures</w:t>
        </w:r>
      </w:ins>
      <w:ins w:id="768" w:author="PR Preview" w:date="2024-01-01T00:00:00Z">
        <w:r>
          <w:t xml:space="preserve"> </w:t>
        </w:r>
      </w:ins>
      <w:ins w:id="768" w:author="PR Preview" w:date="2024-01-01T00:00:00Z">
        <w:r>
          <w:t xml:space="preserve">have moved to</w:t>
        </w:r>
      </w:ins>
      <w:ins w:id="768" w:author="PR Preview" w:date="2024-01-01T00:00:00Z">
        <w:r>
          <w:t xml:space="preserve"> </w:t>
        </w:r>
      </w:ins>
      <w:hyperlink r:id="rId854">
        <w:r>
          <w:rPr>
            <w:rStyle w:val="Hyperlink"/>
          </w:rPr>
          <w:t xml:space="preserve">Slides, posters, and figures</w:t>
        </w:r>
      </w:hyperlink>
      <w:ins w:id="768" w:author="PR Preview" w:date="2024-01-01T00:00:00Z">
        <w:r>
          <w:t xml:space="preserve"> </w:t>
        </w:r>
      </w:ins>
      <w:ins w:id="768" w:author="PR Preview" w:date="2024-01-01T00:00:00Z">
        <w:r>
          <w:t xml:space="preserve">in</w:t>
        </w:r>
      </w:ins>
      <w:ins w:id="768" w:author="PR Preview" w:date="2024-01-01T00:00:00Z">
        <w:r>
          <w:t xml:space="preserve"> </w:t>
        </w:r>
      </w:ins>
      <w:hyperlink r:id="rId853">
        <w:r>
          <w:rPr>
            <w:rStyle w:val="Hyperlink"/>
            <w:i/>
            <w:iCs/>
          </w:rPr>
          <w:t xml:space="preserve">Principles of Scientific Writing</w:t>
        </w:r>
      </w:hyperlink>
      <w:ins w:id="768" w:author="PR Preview" w:date="2024-01-01T00:00:00Z">
        <w:r>
          <w:t xml:space="preserve">.</w:t>
        </w:r>
      </w:ins>
    </w:p>
    <w:p>
      <w:pPr>
        <w:pStyle w:val="BodyText"/>
      </w:pPr>
      <w:bookmarkStart w:id="906" w:name="sec-presentation-resources"/>
      <w:bookmarkEnd w:id="906"/>
      <w:ins w:id="769" w:author="PR Preview" w:date="2024-01-01T00:00:00Z">
        <w:r>
          <w:t xml:space="preserve"> </w:t>
        </w:r>
      </w:ins>
      <w:bookmarkStart w:id="907" w:name="scientific-figures"/>
      <w:bookmarkEnd w:id="907"/>
    </w:p>
    <w:bookmarkEnd w:id="908"/>
    <w:bookmarkEnd w:id="909"/>
    <w:bookmarkStart w:id="911" w:name="grant-writing"/>
    <w:p>
      <w:pPr>
        <w:pStyle w:val="Heading2"/>
      </w:pPr>
      <w:ins w:id="770" w:author="PR Preview" w:date="2024-01-01T00:00:00Z">
        <w:r>
          <w:t xml:space="preserve">22.5 Grant Writing</w:t>
        </w:r>
      </w:ins>
    </w:p>
    <w:p>
      <w:pPr>
        <w:pStyle w:val="Compact"/>
        <w:numPr>
          <w:ilvl w:val="0"/>
          <w:numId w:val="1128"/>
        </w:numPr>
      </w:pPr>
      <w:r>
        <w:t xml:space="preserve">Graduate students and postdocs are encouraged to apply for fellowships (e.g., NIH F31, NSF GRFP, K awards)</w:t>
      </w:r>
    </w:p>
    <w:p>
      <w:pPr>
        <w:pStyle w:val="Compact"/>
        <w:numPr>
          <w:ilvl w:val="0"/>
          <w:numId w:val="1128"/>
        </w:numPr>
      </w:pPr>
      <w:r>
        <w:t xml:space="preserve">PIs will support fellowship applications with feedback, letters of support, and mentoring</w:t>
      </w:r>
    </w:p>
    <w:p>
      <w:pPr>
        <w:pStyle w:val="Compact"/>
        <w:numPr>
          <w:ilvl w:val="0"/>
          <w:numId w:val="1128"/>
        </w:numPr>
      </w:pPr>
      <w:r>
        <w:t xml:space="preserve">Start planning fellowship applications well in advance of deadlines (typically 3-6 months)</w:t>
      </w:r>
    </w:p>
    <w:p>
      <w:pPr>
        <w:pStyle w:val="Compact"/>
        <w:numPr>
          <w:ilvl w:val="0"/>
          <w:numId w:val="1128"/>
        </w:numPr>
      </w:pPr>
      <w:r>
        <w:t xml:space="preserve">Attend grant writing workshops and seek feedback from multiple sources</w:t>
      </w:r>
    </w:p>
    <w:p>
      <w:pPr>
        <w:pStyle w:val="FirstParagraph"/>
      </w:pPr>
      <w:r>
        <w:rPr>
          <w:b/>
          <w:bCs/>
        </w:rPr>
        <w:t xml:space="preserve">Resources:</w:t>
      </w:r>
    </w:p>
    <w:p>
      <w:pPr>
        <w:pStyle w:val="Compact"/>
        <w:numPr>
          <w:ilvl w:val="0"/>
          <w:numId w:val="1129"/>
        </w:numPr>
      </w:pPr>
      <w:hyperlink r:id="rId876">
        <w:r>
          <w:rPr>
            <w:rStyle w:val="Hyperlink"/>
          </w:rPr>
          <w:t xml:space="preserve">Building Your Funding Train</w:t>
        </w:r>
      </w:hyperlink>
    </w:p>
    <w:p>
      <w:pPr>
        <w:pStyle w:val="Compact"/>
        <w:numPr>
          <w:ilvl w:val="0"/>
          <w:numId w:val="1129"/>
        </w:numPr>
      </w:pPr>
      <w:hyperlink r:id="rId910">
        <w:r>
          <w:rPr>
            <w:rStyle w:val="Hyperlink"/>
          </w:rPr>
          <w:t xml:space="preserve">NIH Funding Opportunities</w:t>
        </w:r>
      </w:hyperlink>
    </w:p>
    <w:p>
      <w:pPr>
        <w:pStyle w:val="Compact"/>
        <w:numPr>
          <w:ilvl w:val="0"/>
          <w:numId w:val="1129"/>
        </w:numPr>
      </w:pPr>
      <w:hyperlink r:id="rId877">
        <w:r>
          <w:rPr>
            <w:rStyle w:val="Hyperlink"/>
          </w:rPr>
          <w:t xml:space="preserve">NIH Grant Writing Resources</w:t>
        </w:r>
      </w:hyperlink>
    </w:p>
    <w:bookmarkEnd w:id="911"/>
    <w:bookmarkStart w:id="922" w:name="sec-dissertation-requirements"/>
    <w:p>
      <w:pPr>
        <w:pStyle w:val="Heading2"/>
      </w:pPr>
      <w:ins w:id="779" w:author="PR Preview" w:date="2024-01-01T00:00:00Z">
        <w:r>
          <w:t xml:space="preserve">22.6 PhD Dissertation Requirements</w:t>
        </w:r>
      </w:ins>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12" w:name="review-previous-dissertations"/>
    <w:p>
      <w:pPr>
        <w:pStyle w:val="Heading3"/>
      </w:pPr>
      <w:ins w:id="781" w:author="PR Preview" w:date="2024-01-01T00:00:00Z">
        <w:r>
          <w:t xml:space="preserve">22.6.1 Review Previous Dissertations</w:t>
        </w:r>
      </w:ins>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130"/>
        </w:numPr>
      </w:pPr>
      <w:r>
        <w:t xml:space="preserve">Understand the typical scope and depth expected</w:t>
      </w:r>
    </w:p>
    <w:p>
      <w:pPr>
        <w:pStyle w:val="Compact"/>
        <w:numPr>
          <w:ilvl w:val="0"/>
          <w:numId w:val="1130"/>
        </w:numPr>
      </w:pPr>
      <w:r>
        <w:t xml:space="preserve">See different approaches to structure and presentation</w:t>
      </w:r>
    </w:p>
    <w:p>
      <w:pPr>
        <w:pStyle w:val="Compact"/>
        <w:numPr>
          <w:ilvl w:val="0"/>
          <w:numId w:val="1130"/>
        </w:numPr>
      </w:pPr>
      <w:r>
        <w:t xml:space="preserve">Calibrate your expectations based on successful examples</w:t>
      </w:r>
    </w:p>
    <w:p>
      <w:pPr>
        <w:pStyle w:val="Compact"/>
        <w:numPr>
          <w:ilvl w:val="0"/>
          <w:numId w:val="1130"/>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12"/>
    <w:bookmarkStart w:id="913" w:name="publication-requirements"/>
    <w:p>
      <w:pPr>
        <w:pStyle w:val="Heading3"/>
      </w:pPr>
      <w:ins w:id="788" w:author="PR Preview" w:date="2024-01-01T00:00:00Z">
        <w:r>
          <w:t xml:space="preserve">22.6.2 Publication Requirements</w:t>
        </w:r>
      </w:ins>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131"/>
        </w:numPr>
      </w:pPr>
      <w:r>
        <w:t xml:space="preserve">Independent research capability</w:t>
      </w:r>
    </w:p>
    <w:p>
      <w:pPr>
        <w:pStyle w:val="Compact"/>
        <w:numPr>
          <w:ilvl w:val="0"/>
          <w:numId w:val="1131"/>
        </w:numPr>
      </w:pPr>
      <w:r>
        <w:t xml:space="preserve">Ability to communicate findings effectively</w:t>
      </w:r>
    </w:p>
    <w:p>
      <w:pPr>
        <w:pStyle w:val="Compact"/>
        <w:numPr>
          <w:ilvl w:val="0"/>
          <w:numId w:val="1131"/>
        </w:numPr>
      </w:pPr>
      <w:r>
        <w:t xml:space="preserve">Contribution to the scientific literature</w:t>
      </w:r>
    </w:p>
    <w:p>
      <w:pPr>
        <w:pStyle w:val="Compact"/>
        <w:numPr>
          <w:ilvl w:val="0"/>
          <w:numId w:val="1131"/>
        </w:numPr>
      </w:pPr>
      <w:r>
        <w:t xml:space="preserve">Readiness for an academic or research career</w:t>
      </w:r>
    </w:p>
    <w:bookmarkEnd w:id="913"/>
    <w:bookmarkStart w:id="914" w:name="external-validation-and-fast-tracking"/>
    <w:p>
      <w:pPr>
        <w:pStyle w:val="Heading3"/>
      </w:pPr>
      <w:ins w:id="795" w:author="PR Preview" w:date="2024-01-01T00:00:00Z">
        <w:r>
          <w:t xml:space="preserve">22.6.3 External Validation and Fast-Tracking</w:t>
        </w:r>
      </w:ins>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14"/>
    <w:bookmarkStart w:id="918" w:name="Xf7e5f1b0b64a3c55df6fef626e920eee1335225"/>
    <w:p>
      <w:pPr>
        <w:pStyle w:val="Heading3"/>
      </w:pPr>
      <w:ins w:id="798" w:author="PR Preview" w:date="2024-01-01T00:00:00Z">
        <w:r>
          <w:t xml:space="preserve">22.6.4 Historical Context: The Masterpiece Tradition</w:t>
        </w:r>
      </w:ins>
    </w:p>
    <w:p>
      <w:pPr>
        <w:pStyle w:val="FirstParagraph"/>
      </w:pPr>
      <w:r>
        <w:t xml:space="preserve">The</w:t>
      </w:r>
      <w:r>
        <w:t xml:space="preserve"> </w:t>
      </w:r>
      <w:hyperlink r:id="rId915">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16">
        <w:r>
          <w:rPr>
            <w:rStyle w:val="Hyperlink"/>
          </w:rPr>
          <w:t xml:space="preserve">PhD</w:t>
        </w:r>
      </w:hyperlink>
      <w:r>
        <w:t xml:space="preserve">,</w:t>
      </w:r>
      <w:r>
        <w:t xml:space="preserve"> </w:t>
      </w:r>
      <w:r>
        <w:t xml:space="preserve">is a spiritual successor to an apprentice’s</w:t>
      </w:r>
      <w:r>
        <w:t xml:space="preserve"> </w:t>
      </w:r>
      <w:hyperlink r:id="rId917">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132"/>
        </w:numPr>
      </w:pPr>
      <w:r>
        <w:t xml:space="preserve">The dissertation proves you can conduct rigorous research</w:t>
      </w:r>
    </w:p>
    <w:p>
      <w:pPr>
        <w:pStyle w:val="Compact"/>
        <w:numPr>
          <w:ilvl w:val="0"/>
          <w:numId w:val="1132"/>
        </w:numPr>
      </w:pPr>
      <w:r>
        <w:t xml:space="preserve">It doesn’t need to solve every problem in your field</w:t>
      </w:r>
    </w:p>
    <w:p>
      <w:pPr>
        <w:pStyle w:val="Compact"/>
        <w:numPr>
          <w:ilvl w:val="0"/>
          <w:numId w:val="1132"/>
        </w:numPr>
      </w:pPr>
      <w:r>
        <w:t xml:space="preserve">It doesn’t need to be flawless</w:t>
      </w:r>
    </w:p>
    <w:p>
      <w:pPr>
        <w:pStyle w:val="Compact"/>
        <w:numPr>
          <w:ilvl w:val="0"/>
          <w:numId w:val="1132"/>
        </w:numPr>
      </w:pPr>
      <w:r>
        <w:t xml:space="preserve">It doesn’t need to be all-encompassing</w:t>
      </w:r>
    </w:p>
    <w:p>
      <w:pPr>
        <w:pStyle w:val="Compact"/>
        <w:numPr>
          <w:ilvl w:val="0"/>
          <w:numId w:val="1132"/>
        </w:numPr>
      </w:pPr>
      <w:r>
        <w:t xml:space="preserve">It just needs to constitute incremental progress in your field</w:t>
      </w:r>
    </w:p>
    <w:bookmarkEnd w:id="918"/>
    <w:bookmarkStart w:id="919" w:name="setting-realistic-expectations"/>
    <w:p>
      <w:pPr>
        <w:pStyle w:val="Heading3"/>
      </w:pPr>
      <w:ins w:id="806" w:author="PR Preview" w:date="2024-01-01T00:00:00Z">
        <w:r>
          <w:t xml:space="preserve">22.6.5 Setting Realistic Expectations</w:t>
        </w:r>
      </w:ins>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133"/>
        </w:numPr>
      </w:pPr>
      <w:r>
        <w:t xml:space="preserve">Done is better than perfect when it comes to dissertations</w:t>
      </w:r>
    </w:p>
    <w:p>
      <w:pPr>
        <w:pStyle w:val="Compact"/>
        <w:numPr>
          <w:ilvl w:val="0"/>
          <w:numId w:val="1133"/>
        </w:numPr>
      </w:pPr>
      <w:r>
        <w:t xml:space="preserve">You’ll have your entire career to refine and expand on these ideas</w:t>
      </w:r>
    </w:p>
    <w:p>
      <w:pPr>
        <w:pStyle w:val="Compact"/>
        <w:numPr>
          <w:ilvl w:val="0"/>
          <w:numId w:val="1133"/>
        </w:numPr>
      </w:pPr>
      <w:r>
        <w:t xml:space="preserve">The goal is to finish and move forward,</w:t>
      </w:r>
      <w:r>
        <w:t xml:space="preserve"> </w:t>
      </w:r>
      <w:r>
        <w:t xml:space="preserve">not to write the definitive work on your topic</w:t>
      </w:r>
    </w:p>
    <w:p>
      <w:pPr>
        <w:pStyle w:val="Compact"/>
        <w:numPr>
          <w:ilvl w:val="0"/>
          <w:numId w:val="1133"/>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19"/>
    <w:bookmarkStart w:id="921" w:name="resources-1"/>
    <w:p>
      <w:pPr>
        <w:pStyle w:val="Heading3"/>
      </w:pPr>
      <w:ins w:id="813" w:author="PR Preview" w:date="2024-01-01T00:00:00Z">
        <w:r>
          <w:t xml:space="preserve">22.6.6 Resources</w:t>
        </w:r>
      </w:ins>
    </w:p>
    <w:p>
      <w:pPr>
        <w:pStyle w:val="FirstParagraph"/>
      </w:pPr>
      <w:r>
        <w:rPr>
          <w:b/>
          <w:bCs/>
        </w:rPr>
        <w:t xml:space="preserve">Dissertation writing tools:</w:t>
      </w:r>
    </w:p>
    <w:p>
      <w:pPr>
        <w:pStyle w:val="Compact"/>
        <w:numPr>
          <w:ilvl w:val="0"/>
          <w:numId w:val="1134"/>
        </w:numPr>
      </w:pPr>
      <w:hyperlink r:id="rId920">
        <w:r>
          <w:rPr>
            <w:rStyle w:val="Hyperlink"/>
          </w:rPr>
          <w:t xml:space="preserve">quarto-thesis</w:t>
        </w:r>
      </w:hyperlink>
      <w:r>
        <w:t xml:space="preserve"> </w:t>
      </w:r>
      <w:r>
        <w:t xml:space="preserve">- Quarto extension for creating masters or PhD theses with professional LaTeX formatting</w:t>
      </w:r>
    </w:p>
    <w:bookmarkEnd w:id="921"/>
    <w:bookmarkEnd w:id="922"/>
    <w:bookmarkStart w:id="924" w:name="teaching-and-outreach"/>
    <w:p>
      <w:pPr>
        <w:pStyle w:val="Heading2"/>
      </w:pPr>
      <w:ins w:id="816" w:author="PR Preview" w:date="2024-01-01T00:00:00Z">
        <w:r>
          <w:t xml:space="preserve">22.7 Teaching and Outreach</w:t>
        </w:r>
      </w:ins>
    </w:p>
    <w:p>
      <w:pPr>
        <w:pStyle w:val="FirstParagraph"/>
      </w:pPr>
      <w:r>
        <w:t xml:space="preserve">Teaching and outreach are valuable professional development opportunities:</w:t>
      </w:r>
    </w:p>
    <w:p>
      <w:pPr>
        <w:pStyle w:val="Compact"/>
        <w:numPr>
          <w:ilvl w:val="0"/>
          <w:numId w:val="1135"/>
        </w:numPr>
      </w:pPr>
      <w:r>
        <w:t xml:space="preserve">Graduate students are encouraged to gain teaching experience</w:t>
      </w:r>
    </w:p>
    <w:p>
      <w:pPr>
        <w:pStyle w:val="Compact"/>
        <w:numPr>
          <w:ilvl w:val="0"/>
          <w:numId w:val="1135"/>
        </w:numPr>
      </w:pPr>
      <w:r>
        <w:t xml:space="preserve">We support science communication and outreach activities</w:t>
      </w:r>
    </w:p>
    <w:p>
      <w:pPr>
        <w:pStyle w:val="Compact"/>
        <w:numPr>
          <w:ilvl w:val="0"/>
          <w:numId w:val="1135"/>
        </w:numPr>
      </w:pPr>
      <w:r>
        <w:t xml:space="preserve">Discuss opportunities with PIs</w:t>
      </w:r>
    </w:p>
    <w:p>
      <w:pPr>
        <w:pStyle w:val="FirstParagraph"/>
      </w:pPr>
      <w:r>
        <w:t xml:space="preserve">The</w:t>
      </w:r>
      <w:r>
        <w:t xml:space="preserve"> </w:t>
      </w:r>
      <w:hyperlink r:id="rId744">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23">
        <w:r>
          <w:rPr>
            <w:rStyle w:val="Hyperlink"/>
          </w:rPr>
          <w:t xml:space="preserve">workshop index</w:t>
        </w:r>
      </w:hyperlink>
      <w:r>
        <w:t xml:space="preserve"> </w:t>
      </w:r>
      <w:r>
        <w:t xml:space="preserve">provides a comprehensive catalog of available resources.</w:t>
      </w:r>
    </w:p>
    <w:bookmarkEnd w:id="924"/>
    <w:bookmarkStart w:id="925" w:name="networking"/>
    <w:p>
      <w:pPr>
        <w:pStyle w:val="Heading2"/>
      </w:pPr>
      <w:ins w:id="822" w:author="PR Preview" w:date="2024-01-01T00:00:00Z">
        <w:r>
          <w:t xml:space="preserve">22.8 Networking</w:t>
        </w:r>
      </w:ins>
    </w:p>
    <w:p>
      <w:pPr>
        <w:pStyle w:val="FirstParagraph"/>
      </w:pPr>
      <w:r>
        <w:t xml:space="preserve">Building a professional network is important for your career:</w:t>
      </w:r>
    </w:p>
    <w:p>
      <w:pPr>
        <w:pStyle w:val="Compact"/>
        <w:numPr>
          <w:ilvl w:val="0"/>
          <w:numId w:val="1136"/>
        </w:numPr>
      </w:pPr>
      <w:r>
        <w:t xml:space="preserve">Attend seminars and departmental events</w:t>
      </w:r>
    </w:p>
    <w:p>
      <w:pPr>
        <w:pStyle w:val="Compact"/>
        <w:numPr>
          <w:ilvl w:val="0"/>
          <w:numId w:val="1136"/>
        </w:numPr>
      </w:pPr>
      <w:r>
        <w:t xml:space="preserve">Connect with researchers in your field</w:t>
      </w:r>
    </w:p>
    <w:p>
      <w:pPr>
        <w:pStyle w:val="Compact"/>
        <w:numPr>
          <w:ilvl w:val="0"/>
          <w:numId w:val="1136"/>
        </w:numPr>
      </w:pPr>
      <w:r>
        <w:t xml:space="preserve">Join professional societies</w:t>
      </w:r>
    </w:p>
    <w:p>
      <w:pPr>
        <w:pStyle w:val="Compact"/>
        <w:numPr>
          <w:ilvl w:val="0"/>
          <w:numId w:val="1136"/>
        </w:numPr>
      </w:pPr>
      <w:r>
        <w:t xml:space="preserve">Use professional social media platforms to share research and engage with the scientific community</w:t>
      </w:r>
    </w:p>
    <w:p>
      <w:r>
        <w:br w:type="page"/>
      </w:r>
    </w:p>
    <w:bookmarkEnd w:id="925"/>
    <w:bookmarkEnd w:id="926"/>
    <w:bookmarkStart w:id="933" w:name="sec-writing"/>
    <w:p>
      <w:pPr>
        <w:pStyle w:val="Heading1"/>
      </w:pPr>
      <w:r>
        <w:t xml:space="preserve">23. Writing</w:t>
      </w:r>
    </w:p>
    <w:bookmarkStart w:id="927"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137"/>
        </w:numPr>
      </w:pPr>
      <w:r>
        <w:t xml:space="preserve">Organize your thoughts and identify what you actually need to know</w:t>
      </w:r>
    </w:p>
    <w:p>
      <w:pPr>
        <w:pStyle w:val="Compact"/>
        <w:numPr>
          <w:ilvl w:val="0"/>
          <w:numId w:val="1137"/>
        </w:numPr>
      </w:pPr>
      <w:r>
        <w:t xml:space="preserve">Articulate the problem more precisely</w:t>
      </w:r>
    </w:p>
    <w:p>
      <w:pPr>
        <w:pStyle w:val="Compact"/>
        <w:numPr>
          <w:ilvl w:val="0"/>
          <w:numId w:val="1137"/>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927"/>
    <w:bookmarkStart w:id="928" w:name="sec-plain-prose"/>
    <w:p>
      <w:pPr>
        <w:pStyle w:val="Heading2"/>
      </w:pPr>
      <w:r>
        <w:t xml:space="preserve">23.2 Plain, Direct Prose</w:t>
      </w:r>
    </w:p>
    <w:p>
      <w:pPr>
        <w:pStyle w:val="FirstParagraph"/>
      </w:pPr>
      <w:r>
        <w:t xml:space="preserve">Write user-facing prose in a plain, direct style.</w:t>
      </w:r>
      <w:r>
        <w:t xml:space="preserve"> </w:t>
      </w:r>
      <w:r>
        <w:t xml:space="preserve">This applies to everything a reader sees —</w:t>
      </w:r>
      <w:r>
        <w:t xml:space="preserve"> </w:t>
      </w:r>
      <w:r>
        <w:t xml:space="preserve">pull request, issue, and commit text, docs, READMEs, code comments, release notes, and messages.</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853">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138"/>
        </w:numPr>
      </w:pPr>
      <w:r>
        <w:rPr>
          <w:b/>
          <w:bCs/>
        </w:rPr>
        <w:t xml:space="preserve">Limit dependent (subordinate) clauses.</w:t>
      </w:r>
      <w:r>
        <w:t xml:space="preserve"> </w:t>
      </w:r>
      <w:r>
        <w:t xml:space="preserve">One per sentence is plenty.</w:t>
      </w:r>
      <w:r>
        <w:t xml:space="preserve"> </w:t>
      </w:r>
      <w:r>
        <w:t xml:space="preserve">When two or more stack up, split the sentence.</w:t>
      </w:r>
    </w:p>
    <w:p>
      <w:pPr>
        <w:pStyle w:val="Compact"/>
        <w:numPr>
          <w:ilvl w:val="0"/>
          <w:numId w:val="1138"/>
        </w:numPr>
      </w:pPr>
      <w:r>
        <w:rPr>
          <w:b/>
          <w:bCs/>
        </w:rPr>
        <w:t xml:space="preserve">Cut low-content filler and jargon.</w:t>
      </w:r>
      <w:r>
        <w:t xml:space="preserve"> </w:t>
      </w:r>
      <w:r>
        <w:t xml:space="preserve">Delete words that add no information</w:t>
      </w:r>
      <w:r>
        <w:t xml:space="preserve"> </w:t>
      </w:r>
      <w:r>
        <w:t xml:space="preserve">(</w:t>
      </w:r>
      <w:r>
        <w:t xml:space="preserve">“it is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138"/>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w:t>
      </w:r>
      <w:r>
        <w:t xml:space="preserve"> </w:t>
      </w:r>
      <w:r>
        <w:t xml:space="preserve">A heuristic, not a purity rule.</w:t>
      </w:r>
    </w:p>
    <w:p>
      <w:pPr>
        <w:pStyle w:val="Compact"/>
        <w:numPr>
          <w:ilvl w:val="0"/>
          <w:numId w:val="1138"/>
        </w:numPr>
      </w:pPr>
      <w:r>
        <w:rPr>
          <w:b/>
          <w:bCs/>
        </w:rPr>
        <w:t xml:space="preserve">Prefer simple declarative sentences and active voice.</w:t>
      </w:r>
      <w:r>
        <w:t xml:space="preserve"> </w:t>
      </w:r>
      <w:r>
        <w:t xml:space="preserve">Subject, verb, point.</w:t>
      </w:r>
      <w:r>
        <w:t xml:space="preserve"> </w:t>
      </w:r>
      <w:r>
        <w:t xml:space="preserve">Name the actor, then the action.</w:t>
      </w:r>
    </w:p>
    <w:p>
      <w:pPr>
        <w:pStyle w:val="Compact"/>
        <w:numPr>
          <w:ilvl w:val="0"/>
          <w:numId w:val="1138"/>
        </w:numPr>
      </w:pPr>
      <w:r>
        <w:rPr>
          <w:b/>
          <w:bCs/>
        </w:rPr>
        <w:t xml:space="preserve">Join independent clauses with coordinating conjunctions</w:t>
      </w:r>
      <w:r>
        <w:t xml:space="preserve"> </w:t>
      </w:r>
      <w:r>
        <w:t xml:space="preserve">(and, but, so, or)</w:t>
      </w:r>
      <w:r>
        <w:t xml:space="preserve"> </w:t>
      </w:r>
      <w:r>
        <w:t xml:space="preserve">over subordinate constructions.</w:t>
      </w:r>
      <w:r>
        <w:t xml:space="preserve"> </w:t>
      </w:r>
      <w:r>
        <w:t xml:space="preserve">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w:t>
      </w:r>
      <w:r>
        <w:t xml:space="preserve"> </w:t>
      </w:r>
      <w:r>
        <w:t xml:space="preserve">Keep a clause or a technical term when removing it would lose meaning or precision.</w:t>
      </w:r>
      <w:r>
        <w:t xml:space="preserve"> </w:t>
      </w:r>
      <w:r>
        <w:t xml:space="preserve">Never trade an honest hedge for false confidence.</w:t>
      </w:r>
    </w:p>
    <w:bookmarkEnd w:id="928"/>
    <w:bookmarkStart w:id="929"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 scan the draft for AI tells before sending.</w:t>
      </w:r>
      <w:r>
        <w:t xml:space="preserve"> </w:t>
      </w:r>
      <w:r>
        <w:t xml:space="preserve">Before presenting non-trivial prose —</w:t>
      </w:r>
      <w:r>
        <w:t xml:space="preserve"> </w:t>
      </w:r>
      <w:r>
        <w:t xml:space="preserve">pull request and issue descriptions, commit bodies, README, doc, and vignette text, or long answers —</w:t>
      </w:r>
      <w:r>
        <w:t xml:space="preserve"> </w:t>
      </w:r>
      <w:r>
        <w:t xml:space="preserve">self-check it and cut the tells.</w:t>
      </w:r>
      <w:r>
        <w:t xml:space="preserve"> </w:t>
      </w:r>
      <w:r>
        <w:t xml:space="preserve">Apply the same catalog when reviewing someone else’s prose too:</w:t>
      </w:r>
    </w:p>
    <w:p>
      <w:pPr>
        <w:pStyle w:val="Compact"/>
        <w:numPr>
          <w:ilvl w:val="0"/>
          <w:numId w:val="1139"/>
        </w:numPr>
      </w:pPr>
      <w:r>
        <w:rPr>
          <w:b/>
          <w:bCs/>
        </w:rPr>
        <w:t xml:space="preserve">Overused vocabulary:</w:t>
      </w:r>
      <w:r>
        <w:t xml:space="preserve"> </w:t>
      </w:r>
      <w:r>
        <w:t xml:space="preserve">actionable (-&gt;</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139"/>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 tell),</w:t>
      </w:r>
      <w:r>
        <w:t xml:space="preserve"> </w:t>
      </w:r>
      <w:r>
        <w:t xml:space="preserve">mechanical rule-of-three lists, signposting filler (</w:t>
      </w:r>
      <w:r>
        <w:t xml:space="preserve">“it is worth noting that”</w:t>
      </w:r>
      <w:r>
        <w:t xml:space="preserve">,</w:t>
      </w:r>
      <w:r>
        <w:t xml:space="preserve"> </w:t>
      </w:r>
      <w:r>
        <w:t xml:space="preserve">“importantly”</w:t>
      </w:r>
      <w:r>
        <w:t xml:space="preserve">),</w:t>
      </w:r>
      <w:r>
        <w:t xml:space="preserve"> </w:t>
      </w:r>
      <w:r>
        <w:t xml:space="preserve">hedging stacks, hollow</w:t>
      </w:r>
      <w:r>
        <w:t xml:space="preserve"> </w:t>
      </w:r>
      <w:r>
        <w:t xml:space="preserve">“in conclusion”</w:t>
      </w:r>
      <w:r>
        <w:t xml:space="preserve"> </w:t>
      </w:r>
      <w:r>
        <w:t xml:space="preserve">restatements.</w:t>
      </w:r>
    </w:p>
    <w:p>
      <w:pPr>
        <w:pStyle w:val="Compact"/>
        <w:numPr>
          <w:ilvl w:val="0"/>
          <w:numId w:val="1139"/>
        </w:numPr>
      </w:pPr>
      <w:r>
        <w:rPr>
          <w:b/>
          <w:bCs/>
        </w:rPr>
        <w:t xml:space="preserve">Structural and 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w:t>
      </w:r>
      <w:r>
        <w:t xml:space="preserve"> </w:t>
      </w:r>
      <w:r>
        <w:t xml:space="preserve">emoji section headers,</w:t>
      </w:r>
      <w:r>
        <w:t xml:space="preserve"> </w:t>
      </w:r>
      <w:r>
        <w:t xml:space="preserve">conspicuously uniform paragraph rhythm.</w:t>
      </w:r>
    </w:p>
    <w:p>
      <w:pPr>
        <w:pStyle w:val="Compact"/>
        <w:numPr>
          <w:ilvl w:val="0"/>
          <w:numId w:val="1139"/>
        </w:numPr>
      </w:pPr>
      <w:r>
        <w:rPr>
          <w:b/>
          <w:bCs/>
        </w:rPr>
        <w:t xml:space="preserve">Tonal:</w:t>
      </w:r>
      <w:r>
        <w:t xml:space="preserve"> </w:t>
      </w:r>
      <w:r>
        <w:t xml:space="preserve">promotional register, reflexive both-sidesing,</w:t>
      </w:r>
      <w:r>
        <w:t xml:space="preserve"> </w:t>
      </w:r>
      <w:r>
        <w:t xml:space="preserve">vague universals with no concrete names or numbers.</w:t>
      </w:r>
    </w:p>
    <w:p>
      <w:pPr>
        <w:pStyle w:val="FirstParagraph"/>
      </w:pPr>
      <w:r>
        <w:t xml:space="preserve">De-slop — cut the filler and the reflexes —</w:t>
      </w:r>
      <w:r>
        <w:t xml:space="preserve"> </w:t>
      </w:r>
      <w:r>
        <w:t xml:space="preserve">but do not ban words outright or sand the text into a flat, voiceless register.</w:t>
      </w:r>
      <w:r>
        <w:t xml:space="preserve"> </w:t>
      </w:r>
      <w:r>
        <w:t xml:space="preserve">Any single tell is innocent;</w:t>
      </w:r>
      <w:r>
        <w:t xml:space="preserve"> </w:t>
      </w:r>
      <w:r>
        <w:t xml:space="preserve">clustering and mechanical repetition are the signal.</w:t>
      </w:r>
      <w:r>
        <w:t xml:space="preserve"> </w:t>
      </w:r>
      <w:r>
        <w:t xml:space="preserve">Code, terse status lines, and short conversational replies are exempt.</w:t>
      </w:r>
    </w:p>
    <w:bookmarkEnd w:id="929"/>
    <w:bookmarkStart w:id="932"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930" w:name="in-scientific-manuscripts-and-reports"/>
    <w:p>
      <w:pPr>
        <w:pStyle w:val="Heading3"/>
      </w:pPr>
      <w:r>
        <w:t xml:space="preserve">23.4.1 In scientific manuscripts and reports</w:t>
      </w:r>
    </w:p>
    <w:p>
      <w:pPr>
        <w:pStyle w:val="Compact"/>
        <w:numPr>
          <w:ilvl w:val="0"/>
          <w:numId w:val="1140"/>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140"/>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140"/>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930"/>
    <w:bookmarkStart w:id="931" w:name="in-conference-and-lab-presentations"/>
    <w:p>
      <w:pPr>
        <w:pStyle w:val="Heading3"/>
      </w:pPr>
      <w:r>
        <w:t xml:space="preserve">23.4.2 In conference and lab presentations</w:t>
      </w:r>
    </w:p>
    <w:p>
      <w:pPr>
        <w:pStyle w:val="Compact"/>
        <w:numPr>
          <w:ilvl w:val="0"/>
          <w:numId w:val="1141"/>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141"/>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141"/>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931"/>
    <w:bookmarkEnd w:id="932"/>
    <w:bookmarkEnd w:id="933"/>
    <w:bookmarkStart w:id="949" w:name="manuscript-preparation-and-publication"/>
    <w:p>
      <w:pPr>
        <w:pStyle w:val="Heading1"/>
      </w:pPr>
      <w:r>
        <w:t xml:space="preserve">24. Manuscript Preparation and Publication</w:t>
      </w:r>
    </w:p>
    <w:bookmarkStart w:id="934"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142"/>
        </w:numPr>
      </w:pPr>
      <w:r>
        <w:rPr>
          <w:b/>
          <w:bCs/>
        </w:rPr>
        <w:t xml:space="preserve">Planning</w:t>
      </w:r>
      <w:r>
        <w:t xml:space="preserve">: Discuss target journals, outline, and timeline with PIs</w:t>
      </w:r>
    </w:p>
    <w:p>
      <w:pPr>
        <w:pStyle w:val="Compact"/>
        <w:numPr>
          <w:ilvl w:val="0"/>
          <w:numId w:val="1142"/>
        </w:numPr>
      </w:pPr>
      <w:r>
        <w:rPr>
          <w:b/>
          <w:bCs/>
        </w:rPr>
        <w:t xml:space="preserve">Drafting</w:t>
      </w:r>
      <w:r>
        <w:t xml:space="preserve">: Lead author prepares initial draft</w:t>
      </w:r>
    </w:p>
    <w:p>
      <w:pPr>
        <w:pStyle w:val="Compact"/>
        <w:numPr>
          <w:ilvl w:val="0"/>
          <w:numId w:val="1142"/>
        </w:numPr>
      </w:pPr>
      <w:r>
        <w:rPr>
          <w:b/>
          <w:bCs/>
        </w:rPr>
        <w:t xml:space="preserve">Internal review</w:t>
      </w:r>
      <w:r>
        <w:t xml:space="preserve">: Co-authors review and provide feedback</w:t>
      </w:r>
    </w:p>
    <w:p>
      <w:pPr>
        <w:pStyle w:val="Compact"/>
        <w:numPr>
          <w:ilvl w:val="0"/>
          <w:numId w:val="1142"/>
        </w:numPr>
      </w:pPr>
      <w:r>
        <w:rPr>
          <w:b/>
          <w:bCs/>
        </w:rPr>
        <w:t xml:space="preserve">Revision</w:t>
      </w:r>
      <w:r>
        <w:t xml:space="preserve">: Lead author incorporates feedback iteratively</w:t>
      </w:r>
    </w:p>
    <w:p>
      <w:pPr>
        <w:pStyle w:val="Compact"/>
        <w:numPr>
          <w:ilvl w:val="0"/>
          <w:numId w:val="1142"/>
        </w:numPr>
      </w:pPr>
      <w:r>
        <w:rPr>
          <w:b/>
          <w:bCs/>
        </w:rPr>
        <w:t xml:space="preserve">PI approval</w:t>
      </w:r>
      <w:r>
        <w:t xml:space="preserve">: Obtain final approval from PIs before submission</w:t>
      </w:r>
    </w:p>
    <w:p>
      <w:pPr>
        <w:pStyle w:val="Compact"/>
        <w:numPr>
          <w:ilvl w:val="0"/>
          <w:numId w:val="1142"/>
        </w:numPr>
      </w:pPr>
      <w:r>
        <w:rPr>
          <w:b/>
          <w:bCs/>
        </w:rPr>
        <w:t xml:space="preserve">Submission</w:t>
      </w:r>
      <w:r>
        <w:t xml:space="preserve">: Submit to journal</w:t>
      </w:r>
    </w:p>
    <w:p>
      <w:pPr>
        <w:pStyle w:val="Compact"/>
        <w:numPr>
          <w:ilvl w:val="0"/>
          <w:numId w:val="1142"/>
        </w:numPr>
      </w:pPr>
      <w:r>
        <w:rPr>
          <w:b/>
          <w:bCs/>
        </w:rPr>
        <w:t xml:space="preserve">Revisions</w:t>
      </w:r>
      <w:r>
        <w:t xml:space="preserve">: Lead author coordinates response to peer reviewers</w:t>
      </w:r>
    </w:p>
    <w:p>
      <w:pPr>
        <w:pStyle w:val="Compact"/>
        <w:numPr>
          <w:ilvl w:val="0"/>
          <w:numId w:val="1142"/>
        </w:numPr>
      </w:pPr>
      <w:r>
        <w:rPr>
          <w:b/>
          <w:bCs/>
        </w:rPr>
        <w:t xml:space="preserve">Publication</w:t>
      </w:r>
      <w:r>
        <w:t xml:space="preserve">: Celebrate and share!</w:t>
      </w:r>
    </w:p>
    <w:bookmarkEnd w:id="934"/>
    <w:bookmarkStart w:id="937" w:name="sec-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935">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936">
        <w:r>
          <w:rPr>
            <w:rStyle w:val="Hyperlink"/>
          </w:rPr>
          <w:t xml:space="preserve">implicature</w:t>
        </w:r>
      </w:hyperlink>
      <w:r>
        <w:t xml:space="preserve">.</w:t>
      </w:r>
    </w:p>
    <w:p>
      <w:pPr>
        <w:pStyle w:val="BodyText"/>
      </w:pPr>
      <w:r>
        <w:rPr>
          <w:b/>
          <w:bCs/>
        </w:rPr>
        <w:t xml:space="preserve">Additional tips:</w:t>
      </w:r>
    </w:p>
    <w:p>
      <w:pPr>
        <w:pStyle w:val="Compact"/>
        <w:numPr>
          <w:ilvl w:val="0"/>
          <w:numId w:val="1143"/>
        </w:numPr>
      </w:pPr>
      <w:r>
        <w:t xml:space="preserve">Always thank reviewers for their time and feedback</w:t>
      </w:r>
    </w:p>
    <w:p>
      <w:pPr>
        <w:pStyle w:val="Compact"/>
        <w:numPr>
          <w:ilvl w:val="0"/>
          <w:numId w:val="1143"/>
        </w:numPr>
      </w:pPr>
      <w:r>
        <w:t xml:space="preserve">Quote page numbers from the revised manuscript</w:t>
      </w:r>
    </w:p>
    <w:p>
      <w:pPr>
        <w:pStyle w:val="Compact"/>
        <w:numPr>
          <w:ilvl w:val="0"/>
          <w:numId w:val="1143"/>
        </w:numPr>
      </w:pPr>
      <w:r>
        <w:t xml:space="preserve">Use direct quotes from your revised text when possible</w:t>
      </w:r>
    </w:p>
    <w:p>
      <w:pPr>
        <w:pStyle w:val="Compact"/>
        <w:numPr>
          <w:ilvl w:val="0"/>
          <w:numId w:val="1143"/>
        </w:numPr>
      </w:pPr>
      <w:r>
        <w:t xml:space="preserve">Maintain a respectful and collaborative tone throughout</w:t>
      </w:r>
    </w:p>
    <w:p>
      <w:pPr>
        <w:pStyle w:val="Compact"/>
        <w:numPr>
          <w:ilvl w:val="0"/>
          <w:numId w:val="1143"/>
        </w:numPr>
      </w:pPr>
      <w:r>
        <w:t xml:space="preserve">If you make changes beyond what the reviewer requested, mention them briefly</w:t>
      </w:r>
    </w:p>
    <w:bookmarkEnd w:id="937"/>
    <w:bookmarkStart w:id="940" w:name="preprints-and-open-access"/>
    <w:p>
      <w:pPr>
        <w:pStyle w:val="Heading2"/>
      </w:pPr>
      <w:r>
        <w:t xml:space="preserve">24.3 Preprints and Open Access</w:t>
      </w:r>
    </w:p>
    <w:p>
      <w:pPr>
        <w:pStyle w:val="Compact"/>
        <w:numPr>
          <w:ilvl w:val="0"/>
          <w:numId w:val="1144"/>
        </w:numPr>
      </w:pPr>
      <w:r>
        <w:t xml:space="preserve">We encourage posting preprints prior to or during peer review on platforms like</w:t>
      </w:r>
      <w:r>
        <w:t xml:space="preserve"> </w:t>
      </w:r>
      <w:hyperlink r:id="rId938">
        <w:r>
          <w:rPr>
            <w:rStyle w:val="Hyperlink"/>
          </w:rPr>
          <w:t xml:space="preserve">medRxiv</w:t>
        </w:r>
      </w:hyperlink>
      <w:r>
        <w:t xml:space="preserve"> </w:t>
      </w:r>
      <w:r>
        <w:t xml:space="preserve">or</w:t>
      </w:r>
      <w:r>
        <w:t xml:space="preserve"> </w:t>
      </w:r>
      <w:hyperlink r:id="rId939">
        <w:r>
          <w:rPr>
            <w:rStyle w:val="Hyperlink"/>
          </w:rPr>
          <w:t xml:space="preserve">bioRxiv</w:t>
        </w:r>
      </w:hyperlink>
    </w:p>
    <w:p>
      <w:pPr>
        <w:pStyle w:val="Compact"/>
        <w:numPr>
          <w:ilvl w:val="0"/>
          <w:numId w:val="1144"/>
        </w:numPr>
      </w:pPr>
      <w:r>
        <w:t xml:space="preserve">Preprints allow rapid dissemination of findings and can be cited in grant applications</w:t>
      </w:r>
    </w:p>
    <w:p>
      <w:pPr>
        <w:pStyle w:val="Compact"/>
        <w:numPr>
          <w:ilvl w:val="0"/>
          <w:numId w:val="1144"/>
        </w:numPr>
      </w:pPr>
      <w:r>
        <w:t xml:space="preserve">We support publishing in open access journals when possible to maximize accessibility</w:t>
      </w:r>
    </w:p>
    <w:p>
      <w:pPr>
        <w:pStyle w:val="Compact"/>
        <w:numPr>
          <w:ilvl w:val="0"/>
          <w:numId w:val="1144"/>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938">
        <w:r>
          <w:rPr>
            <w:rStyle w:val="Hyperlink"/>
          </w:rPr>
          <w:t xml:space="preserve">medRxiv</w:t>
        </w:r>
      </w:hyperlink>
      <w:r>
        <w:t xml:space="preserve">.</w:t>
      </w:r>
    </w:p>
    <w:bookmarkEnd w:id="940"/>
    <w:bookmarkStart w:id="941"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45"/>
        </w:numPr>
      </w:pPr>
      <w:r>
        <w:t xml:space="preserve">CONSORT for randomized trials</w:t>
      </w:r>
    </w:p>
    <w:p>
      <w:pPr>
        <w:pStyle w:val="Compact"/>
        <w:numPr>
          <w:ilvl w:val="0"/>
          <w:numId w:val="1145"/>
        </w:numPr>
      </w:pPr>
      <w:r>
        <w:t xml:space="preserve">STROBE for observational studies</w:t>
      </w:r>
    </w:p>
    <w:p>
      <w:pPr>
        <w:pStyle w:val="Compact"/>
        <w:numPr>
          <w:ilvl w:val="0"/>
          <w:numId w:val="1145"/>
        </w:numPr>
      </w:pPr>
      <w:r>
        <w:t xml:space="preserve">PRISMA for systematic reviews</w:t>
      </w:r>
    </w:p>
    <w:p>
      <w:pPr>
        <w:pStyle w:val="Compact"/>
        <w:numPr>
          <w:ilvl w:val="0"/>
          <w:numId w:val="1145"/>
        </w:numPr>
      </w:pPr>
      <w:r>
        <w:t xml:space="preserve">Others as appropriate (see</w:t>
      </w:r>
      <w:r>
        <w:t xml:space="preserve"> </w:t>
      </w:r>
      <w:hyperlink r:id="rId52">
        <w:r>
          <w:rPr>
            <w:rStyle w:val="Hyperlink"/>
          </w:rPr>
          <w:t xml:space="preserve">EQUATOR Network</w:t>
        </w:r>
      </w:hyperlink>
      <w:r>
        <w:t xml:space="preserve">)</w:t>
      </w:r>
    </w:p>
    <w:bookmarkEnd w:id="941"/>
    <w:bookmarkStart w:id="942" w:name="manuscript-checklist-1"/>
    <w:p>
      <w:pPr>
        <w:pStyle w:val="Heading2"/>
      </w:pPr>
      <w:r>
        <w:t xml:space="preserve">24.5 Manuscript Checklist</w:t>
      </w:r>
    </w:p>
    <w:p>
      <w:pPr>
        <w:pStyle w:val="FirstParagraph"/>
      </w:pPr>
      <w:r>
        <w:t xml:space="preserve">Before submitting a manuscript:</w:t>
      </w:r>
    </w:p>
    <w:p>
      <w:pPr>
        <w:pStyle w:val="Compact"/>
        <w:numPr>
          <w:ilvl w:val="0"/>
          <w:numId w:val="1146"/>
        </w:numPr>
      </w:pPr>
      <w:r>
        <w:t xml:space="preserve">Completed relevant reporting checklist</w:t>
      </w:r>
    </w:p>
    <w:p>
      <w:pPr>
        <w:pStyle w:val="Compact"/>
        <w:numPr>
          <w:ilvl w:val="0"/>
          <w:numId w:val="1147"/>
        </w:numPr>
      </w:pPr>
      <w:r>
        <w:t xml:space="preserve">Results are reproducible (rerunning code replicates tables/figures exactly)</w:t>
      </w:r>
    </w:p>
    <w:p>
      <w:pPr>
        <w:pStyle w:val="Compact"/>
        <w:numPr>
          <w:ilvl w:val="0"/>
          <w:numId w:val="1148"/>
        </w:numPr>
      </w:pPr>
      <w:r>
        <w:t xml:space="preserve">Target journal selected</w:t>
      </w:r>
    </w:p>
    <w:p>
      <w:pPr>
        <w:pStyle w:val="Compact"/>
        <w:numPr>
          <w:ilvl w:val="0"/>
          <w:numId w:val="1149"/>
        </w:numPr>
      </w:pPr>
      <w:r>
        <w:t xml:space="preserve">Title is declarative and states findings clearly</w:t>
      </w:r>
    </w:p>
    <w:p>
      <w:pPr>
        <w:pStyle w:val="Compact"/>
        <w:numPr>
          <w:ilvl w:val="0"/>
          <w:numId w:val="1150"/>
        </w:numPr>
      </w:pPr>
      <w:r>
        <w:t xml:space="preserve">Word count meets journal requirements</w:t>
      </w:r>
    </w:p>
    <w:p>
      <w:pPr>
        <w:pStyle w:val="Compact"/>
        <w:numPr>
          <w:ilvl w:val="0"/>
          <w:numId w:val="1151"/>
        </w:numPr>
      </w:pPr>
      <w:r>
        <w:t xml:space="preserve">Manuscript follows journal formatting guidelines</w:t>
      </w:r>
    </w:p>
    <w:p>
      <w:pPr>
        <w:pStyle w:val="Compact"/>
        <w:numPr>
          <w:ilvl w:val="0"/>
          <w:numId w:val="1152"/>
        </w:numPr>
      </w:pPr>
      <w:r>
        <w:t xml:space="preserve">Consistent voice throughout (typically active voice)</w:t>
      </w:r>
    </w:p>
    <w:p>
      <w:pPr>
        <w:pStyle w:val="Compact"/>
        <w:numPr>
          <w:ilvl w:val="0"/>
          <w:numId w:val="1153"/>
        </w:numPr>
      </w:pPr>
      <w:r>
        <w:t xml:space="preserve">All figures and tables referenced in main text</w:t>
      </w:r>
    </w:p>
    <w:p>
      <w:pPr>
        <w:pStyle w:val="Compact"/>
        <w:numPr>
          <w:ilvl w:val="0"/>
          <w:numId w:val="1154"/>
        </w:numPr>
      </w:pPr>
      <w:r>
        <w:t xml:space="preserve">Captions for all figures and tables</w:t>
      </w:r>
    </w:p>
    <w:p>
      <w:pPr>
        <w:pStyle w:val="Compact"/>
        <w:numPr>
          <w:ilvl w:val="0"/>
          <w:numId w:val="1155"/>
        </w:numPr>
      </w:pPr>
      <w:r>
        <w:t xml:space="preserve">Tables/figures numbered by order of appearance</w:t>
      </w:r>
    </w:p>
    <w:p>
      <w:pPr>
        <w:pStyle w:val="Compact"/>
        <w:numPr>
          <w:ilvl w:val="0"/>
          <w:numId w:val="1156"/>
        </w:numPr>
      </w:pPr>
      <w:r>
        <w:t xml:space="preserve">Abbreviations defined at first use and used sparingly</w:t>
      </w:r>
    </w:p>
    <w:p>
      <w:pPr>
        <w:pStyle w:val="Compact"/>
        <w:numPr>
          <w:ilvl w:val="0"/>
          <w:numId w:val="1157"/>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58"/>
        </w:numPr>
      </w:pPr>
      <w:r>
        <w:t xml:space="preserve">Avoid directionless statements (specify direction of associations)</w:t>
      </w:r>
    </w:p>
    <w:p>
      <w:pPr>
        <w:pStyle w:val="Compact"/>
        <w:numPr>
          <w:ilvl w:val="0"/>
          <w:numId w:val="1159"/>
        </w:numPr>
      </w:pPr>
      <w:r>
        <w:t xml:space="preserve">Causal language only when supported by study design</w:t>
      </w:r>
    </w:p>
    <w:p>
      <w:pPr>
        <w:pStyle w:val="Compact"/>
        <w:numPr>
          <w:ilvl w:val="0"/>
          <w:numId w:val="1160"/>
        </w:numPr>
      </w:pPr>
      <w:r>
        <w:t xml:space="preserve">Avoid</w:t>
      </w:r>
      <w:r>
        <w:t xml:space="preserve"> </w:t>
      </w:r>
      <w:r>
        <w:t xml:space="preserve">“significant”</w:t>
      </w:r>
      <w:r>
        <w:t xml:space="preserve"> </w:t>
      </w:r>
      <w:r>
        <w:t xml:space="preserve">(easily confused with statistical significance)</w:t>
      </w:r>
    </w:p>
    <w:p>
      <w:pPr>
        <w:pStyle w:val="Compact"/>
        <w:numPr>
          <w:ilvl w:val="0"/>
          <w:numId w:val="1161"/>
        </w:numPr>
      </w:pPr>
      <w:r>
        <w:t xml:space="preserve">Author contributions drafted using CRediT Taxonomy</w:t>
      </w:r>
    </w:p>
    <w:bookmarkEnd w:id="942"/>
    <w:bookmarkStart w:id="946"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943">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944">
        <w:r>
          <w:rPr>
            <w:rStyle w:val="VerbatimChar"/>
          </w:rPr>
          <w:t xml:space="preserve">{flextable}</w:t>
        </w:r>
      </w:hyperlink>
      <w:r>
        <w:t xml:space="preserve"> </w:t>
      </w:r>
      <w:r>
        <w:t xml:space="preserve">for styling,</w:t>
      </w:r>
      <w:r>
        <w:t xml:space="preserve"> </w:t>
      </w:r>
      <w:r>
        <w:t xml:space="preserve">and export to Excel with</w:t>
      </w:r>
      <w:r>
        <w:t xml:space="preserve"> </w:t>
      </w:r>
      <w:hyperlink r:id="rId945">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162"/>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162"/>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162"/>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946"/>
    <w:bookmarkStart w:id="948"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163"/>
        </w:numPr>
      </w:pPr>
      <w:r>
        <w:rPr>
          <w:b/>
          <w:bCs/>
        </w:rPr>
        <w:t xml:space="preserve">Cite primary sources</w:t>
      </w:r>
      <w:r>
        <w:t xml:space="preserve"> </w:t>
      </w:r>
      <w:r>
        <w:t xml:space="preserve">for factual statements about established knowledge, methods, or findings</w:t>
      </w:r>
    </w:p>
    <w:p>
      <w:pPr>
        <w:pStyle w:val="Compact"/>
        <w:numPr>
          <w:ilvl w:val="0"/>
          <w:numId w:val="1163"/>
        </w:numPr>
      </w:pPr>
      <w:r>
        <w:rPr>
          <w:b/>
          <w:bCs/>
        </w:rPr>
        <w:t xml:space="preserve">Cite official documentation</w:t>
      </w:r>
      <w:r>
        <w:t xml:space="preserve"> </w:t>
      </w:r>
      <w:r>
        <w:t xml:space="preserve">when describing how software, tools, or systems work</w:t>
      </w:r>
    </w:p>
    <w:p>
      <w:pPr>
        <w:pStyle w:val="Compact"/>
        <w:numPr>
          <w:ilvl w:val="0"/>
          <w:numId w:val="1163"/>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163"/>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164"/>
        </w:numPr>
      </w:pPr>
      <w:r>
        <w:rPr>
          <w:b/>
          <w:bCs/>
        </w:rPr>
        <w:t xml:space="preserve">Demonstrate directly</w:t>
      </w:r>
      <w:r>
        <w:t xml:space="preserve">: Show the behavior through experiments, data, or explicit examples</w:t>
      </w:r>
    </w:p>
    <w:p>
      <w:pPr>
        <w:pStyle w:val="Compact"/>
        <w:numPr>
          <w:ilvl w:val="0"/>
          <w:numId w:val="1164"/>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164"/>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165"/>
        </w:numPr>
      </w:pPr>
      <w:r>
        <w:t xml:space="preserve">Builds reader trust and credibility</w:t>
      </w:r>
    </w:p>
    <w:p>
      <w:pPr>
        <w:pStyle w:val="Compact"/>
        <w:numPr>
          <w:ilvl w:val="0"/>
          <w:numId w:val="1165"/>
        </w:numPr>
      </w:pPr>
      <w:r>
        <w:t xml:space="preserve">Enables readers to verify information independently</w:t>
      </w:r>
    </w:p>
    <w:p>
      <w:pPr>
        <w:pStyle w:val="Compact"/>
        <w:numPr>
          <w:ilvl w:val="0"/>
          <w:numId w:val="1165"/>
        </w:numPr>
      </w:pPr>
      <w:r>
        <w:t xml:space="preserve">Maintains scientific rigor in all communications</w:t>
      </w:r>
    </w:p>
    <w:p>
      <w:pPr>
        <w:pStyle w:val="Compact"/>
        <w:numPr>
          <w:ilvl w:val="0"/>
          <w:numId w:val="1165"/>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947">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948"/>
    <w:bookmarkEnd w:id="949"/>
    <w:bookmarkStart w:id="993" w:name="references"/>
    <w:p>
      <w:pPr>
        <w:pStyle w:val="Heading1"/>
      </w:pPr>
      <w:r>
        <w:t xml:space="preserve">References</w:t>
      </w:r>
    </w:p>
    <w:bookmarkStart w:id="992" w:name="refs"/>
    <w:bookmarkStart w:id="950"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882">
        <w:r>
          <w:rPr>
            <w:rStyle w:val="Hyperlink"/>
          </w:rPr>
          <w:t xml:space="preserve">https://jadebc.github.io/lab-manual/</w:t>
        </w:r>
      </w:hyperlink>
      <w:r>
        <w:t xml:space="preserve">.</w:t>
      </w:r>
    </w:p>
    <w:bookmarkEnd w:id="950"/>
    <w:bookmarkStart w:id="952"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951">
        <w:r>
          <w:rPr>
            <w:rStyle w:val="Hyperlink"/>
          </w:rPr>
          <w:t xml:space="preserve">https://doi.org/10.1038/s41467-020-19160-7</w:t>
        </w:r>
      </w:hyperlink>
      <w:r>
        <w:t xml:space="preserve">.</w:t>
      </w:r>
    </w:p>
    <w:bookmarkEnd w:id="952"/>
    <w:bookmarkStart w:id="954" w:name="ref-creativecommons"/>
    <w:p>
      <w:pPr>
        <w:pStyle w:val="Bibliography"/>
      </w:pPr>
      <w:r>
        <w:t xml:space="preserve">“Creative Commons Attribution-NonCommercial 4.0 International License.”</w:t>
      </w:r>
      <w:r>
        <w:t xml:space="preserve"> </w:t>
      </w:r>
      <w:r>
        <w:t xml:space="preserve">n.d. Creative Commons.</w:t>
      </w:r>
      <w:r>
        <w:t xml:space="preserve"> </w:t>
      </w:r>
      <w:hyperlink r:id="rId953">
        <w:r>
          <w:rPr>
            <w:rStyle w:val="Hyperlink"/>
          </w:rPr>
          <w:t xml:space="preserve">http://creativecommons.org/licenses/by-nc/4.0/</w:t>
        </w:r>
      </w:hyperlink>
      <w:r>
        <w:t xml:space="preserve">.</w:t>
      </w:r>
    </w:p>
    <w:bookmarkEnd w:id="954"/>
    <w:bookmarkStart w:id="956" w:name="ref-credit"/>
    <w:p>
      <w:pPr>
        <w:pStyle w:val="Bibliography"/>
      </w:pPr>
      <w:r>
        <w:t xml:space="preserve">“CRediT: Contributor Roles Taxonomy.”</w:t>
      </w:r>
      <w:r>
        <w:t xml:space="preserve"> </w:t>
      </w:r>
      <w:r>
        <w:t xml:space="preserve">n.d. PLOS ONE.</w:t>
      </w:r>
      <w:r>
        <w:t xml:space="preserve"> </w:t>
      </w:r>
      <w:hyperlink r:id="rId955">
        <w:r>
          <w:rPr>
            <w:rStyle w:val="Hyperlink"/>
          </w:rPr>
          <w:t xml:space="preserve">https://journals.plos.org/plosone/s/authorship</w:t>
        </w:r>
      </w:hyperlink>
      <w:r>
        <w:t xml:space="preserve">.</w:t>
      </w:r>
    </w:p>
    <w:bookmarkEnd w:id="956"/>
    <w:bookmarkStart w:id="958" w:name="ref-dryad"/>
    <w:p>
      <w:pPr>
        <w:pStyle w:val="Bibliography"/>
      </w:pPr>
      <w:r>
        <w:t xml:space="preserve">“Dryad Digital Repository.”</w:t>
      </w:r>
      <w:r>
        <w:t xml:space="preserve"> </w:t>
      </w:r>
      <w:r>
        <w:t xml:space="preserve">n.d. Dryad.</w:t>
      </w:r>
      <w:r>
        <w:t xml:space="preserve"> </w:t>
      </w:r>
      <w:hyperlink r:id="rId957">
        <w:r>
          <w:rPr>
            <w:rStyle w:val="Hyperlink"/>
          </w:rPr>
          <w:t xml:space="preserve">https://datadryad.org/</w:t>
        </w:r>
      </w:hyperlink>
      <w:r>
        <w:t xml:space="preserve">.</w:t>
      </w:r>
    </w:p>
    <w:bookmarkEnd w:id="958"/>
    <w:bookmarkStart w:id="959"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2">
        <w:r>
          <w:rPr>
            <w:rStyle w:val="Hyperlink"/>
          </w:rPr>
          <w:t xml:space="preserve">https://www.equator-network.org/</w:t>
        </w:r>
      </w:hyperlink>
      <w:r>
        <w:t xml:space="preserve">.</w:t>
      </w:r>
    </w:p>
    <w:bookmarkEnd w:id="959"/>
    <w:bookmarkStart w:id="961" w:name="ref-plos_data"/>
    <w:p>
      <w:pPr>
        <w:pStyle w:val="Bibliography"/>
      </w:pPr>
      <w:r>
        <w:t xml:space="preserve">“How to Store and Manage Your Data.”</w:t>
      </w:r>
      <w:r>
        <w:t xml:space="preserve"> </w:t>
      </w:r>
      <w:r>
        <w:t xml:space="preserve">n.d. PLOS.</w:t>
      </w:r>
      <w:r>
        <w:t xml:space="preserve"> </w:t>
      </w:r>
      <w:hyperlink r:id="rId960">
        <w:r>
          <w:rPr>
            <w:rStyle w:val="Hyperlink"/>
          </w:rPr>
          <w:t xml:space="preserve">https://plos.org/resource/how-to-store-and-manage-your-data/</w:t>
        </w:r>
      </w:hyperlink>
      <w:r>
        <w:t xml:space="preserve">.</w:t>
      </w:r>
    </w:p>
    <w:bookmarkEnd w:id="961"/>
    <w:bookmarkStart w:id="962"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962"/>
    <w:bookmarkStart w:id="964"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963">
        <w:r>
          <w:rPr>
            <w:rStyle w:val="Hyperlink"/>
          </w:rPr>
          <w:t xml:space="preserve">https://mentors.fm/2019/08/13/think-and-write-with-leslie-lamport/</w:t>
        </w:r>
      </w:hyperlink>
      <w:r>
        <w:t xml:space="preserve">.</w:t>
      </w:r>
    </w:p>
    <w:bookmarkEnd w:id="964"/>
    <w:bookmarkStart w:id="965" w:name="ref-medRxiv"/>
    <w:p>
      <w:pPr>
        <w:pStyle w:val="Bibliography"/>
      </w:pPr>
      <w:r>
        <w:t xml:space="preserve">“medRxiv: The Preprint Server for Health Sciences.”</w:t>
      </w:r>
      <w:r>
        <w:t xml:space="preserve"> </w:t>
      </w:r>
      <w:r>
        <w:t xml:space="preserve">n.d. Cold Spring Harbor Laboratory.</w:t>
      </w:r>
      <w:r>
        <w:t xml:space="preserve"> </w:t>
      </w:r>
      <w:hyperlink r:id="rId938">
        <w:r>
          <w:rPr>
            <w:rStyle w:val="Hyperlink"/>
          </w:rPr>
          <w:t xml:space="preserve">https://www.medrxiv.org/</w:t>
        </w:r>
      </w:hyperlink>
      <w:r>
        <w:t xml:space="preserve">.</w:t>
      </w:r>
    </w:p>
    <w:bookmarkEnd w:id="965"/>
    <w:bookmarkStart w:id="967"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966">
        <w:r>
          <w:rPr>
            <w:rStyle w:val="Hyperlink"/>
          </w:rPr>
          <w:t xml:space="preserve">https://doi.org/10.1038/s41562-016-0021</w:t>
        </w:r>
      </w:hyperlink>
      <w:r>
        <w:t xml:space="preserve">.</w:t>
      </w:r>
    </w:p>
    <w:bookmarkEnd w:id="967"/>
    <w:bookmarkStart w:id="969"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968">
        <w:r>
          <w:rPr>
            <w:rStyle w:val="Hyperlink"/>
          </w:rPr>
          <w:t xml:space="preserve">https://doi.org/10.1038/526182a</w:t>
        </w:r>
      </w:hyperlink>
      <w:r>
        <w:t xml:space="preserve">.</w:t>
      </w:r>
    </w:p>
    <w:bookmarkEnd w:id="969"/>
    <w:bookmarkStart w:id="971" w:name="ref-ojiako2023"/>
    <w:p>
      <w:pPr>
        <w:pStyle w:val="Bibliography"/>
      </w:pPr>
      <w:ins w:id="1965" w:author="PR Preview" w:date="2024-01-01T00:00:00Z">
        <w:r>
          <w:t xml:space="preserve">Ojiako, Chiamaka P., Lazenya Weekes-Richemond, Vuyiseka Dubula-Majola, and Marie-Claire Wangari. 2023.</w:t>
        </w:r>
      </w:ins>
      <w:ins w:id="1965" w:author="PR Preview" w:date="2024-01-01T00:00:00Z">
        <w:r>
          <w:t xml:space="preserve"> </w:t>
        </w:r>
      </w:ins>
      <w:ins w:id="1965" w:author="PR Preview" w:date="2024-01-01T00:00:00Z">
        <w:r>
          <w:t xml:space="preserve">“Who Is a Global Health Expert?”</w:t>
        </w:r>
      </w:ins>
      <w:ins w:id="1965" w:author="PR Preview" w:date="2024-01-01T00:00:00Z">
        <w:r>
          <w:t xml:space="preserve"> </w:t>
        </w:r>
      </w:ins>
      <w:ins w:id="1965" w:author="PR Preview" w:date="2024-01-01T00:00:00Z">
        <w:r>
          <w:rPr>
            <w:i/>
            <w:iCs/>
          </w:rPr>
          <w:t xml:space="preserve">PLOS Global Public Health</w:t>
        </w:r>
      </w:ins>
      <w:ins w:id="1965" w:author="PR Preview" w:date="2024-01-01T00:00:00Z">
        <w:r>
          <w:t xml:space="preserve"> </w:t>
        </w:r>
      </w:ins>
      <w:ins w:id="1965" w:author="PR Preview" w:date="2024-01-01T00:00:00Z">
        <w:r>
          <w:t xml:space="preserve">3 (8): e0002269.</w:t>
        </w:r>
      </w:ins>
      <w:ins w:id="1965" w:author="PR Preview" w:date="2024-01-01T00:00:00Z">
        <w:r>
          <w:t xml:space="preserve"> </w:t>
        </w:r>
      </w:ins>
      <w:hyperlink r:id="rId970">
        <w:r>
          <w:rPr>
            <w:rStyle w:val="Hyperlink"/>
          </w:rPr>
          <w:t xml:space="preserve">https://doi.org/10.1371/journal.pgph.0002269</w:t>
        </w:r>
      </w:hyperlink>
      <w:ins w:id="1965" w:author="PR Preview" w:date="2024-01-01T00:00:00Z">
        <w:r>
          <w:t xml:space="preserve">.</w:t>
        </w:r>
      </w:ins>
    </w:p>
    <w:bookmarkEnd w:id="971"/>
    <w:bookmarkStart w:id="973" w:name="ref-osf"/>
    <w:p>
      <w:pPr>
        <w:pStyle w:val="Bibliography"/>
      </w:pPr>
      <w:r>
        <w:t xml:space="preserve">“Open Science Framework.”</w:t>
      </w:r>
      <w:r>
        <w:t xml:space="preserve"> </w:t>
      </w:r>
      <w:r>
        <w:t xml:space="preserve">n.d. Center for Open Science.</w:t>
      </w:r>
      <w:r>
        <w:t xml:space="preserve"> </w:t>
      </w:r>
      <w:hyperlink r:id="rId972">
        <w:r>
          <w:rPr>
            <w:rStyle w:val="Hyperlink"/>
          </w:rPr>
          <w:t xml:space="preserve">https://osf.io/</w:t>
        </w:r>
      </w:hyperlink>
      <w:r>
        <w:t xml:space="preserve">.</w:t>
      </w:r>
    </w:p>
    <w:bookmarkEnd w:id="973"/>
    <w:bookmarkStart w:id="975" w:name="ref-slurm-salloc"/>
    <w:p>
      <w:pPr>
        <w:pStyle w:val="Bibliography"/>
      </w:pPr>
      <w:r>
        <w:t xml:space="preserve">“Slurm Workload Manager: Salloc Documentation.”</w:t>
      </w:r>
      <w:r>
        <w:t xml:space="preserve"> </w:t>
      </w:r>
      <w:r>
        <w:t xml:space="preserve">n.d.-a. SchedMD.</w:t>
      </w:r>
      <w:r>
        <w:t xml:space="preserve"> </w:t>
      </w:r>
      <w:hyperlink r:id="rId974">
        <w:r>
          <w:rPr>
            <w:rStyle w:val="Hyperlink"/>
          </w:rPr>
          <w:t xml:space="preserve">https://slurm.schedmd.com/salloc.html</w:t>
        </w:r>
      </w:hyperlink>
      <w:r>
        <w:t xml:space="preserve">.</w:t>
      </w:r>
    </w:p>
    <w:bookmarkEnd w:id="975"/>
    <w:bookmarkStart w:id="977" w:name="ref-slurm-sattach"/>
    <w:p>
      <w:pPr>
        <w:pStyle w:val="Bibliography"/>
      </w:pPr>
      <w:r>
        <w:t xml:space="preserve">“Slurm Workload Manager: Sattach Documentation.”</w:t>
      </w:r>
      <w:r>
        <w:t xml:space="preserve"> </w:t>
      </w:r>
      <w:r>
        <w:t xml:space="preserve">n.d.-b. SchedMD.</w:t>
      </w:r>
      <w:r>
        <w:t xml:space="preserve"> </w:t>
      </w:r>
      <w:hyperlink r:id="rId976">
        <w:r>
          <w:rPr>
            <w:rStyle w:val="Hyperlink"/>
          </w:rPr>
          <w:t xml:space="preserve">https://slurm.schedmd.com/sattach.html</w:t>
        </w:r>
      </w:hyperlink>
      <w:r>
        <w:t xml:space="preserve">.</w:t>
      </w:r>
    </w:p>
    <w:bookmarkEnd w:id="977"/>
    <w:bookmarkStart w:id="979" w:name="ref-slurm"/>
    <w:p>
      <w:pPr>
        <w:pStyle w:val="Bibliography"/>
      </w:pPr>
      <w:r>
        <w:t xml:space="preserve">“Slurm Workload Manager: Sbatch Documentation.”</w:t>
      </w:r>
      <w:r>
        <w:t xml:space="preserve"> </w:t>
      </w:r>
      <w:r>
        <w:t xml:space="preserve">n.d.-c. SchedMD.</w:t>
      </w:r>
      <w:r>
        <w:t xml:space="preserve"> </w:t>
      </w:r>
      <w:hyperlink r:id="rId978">
        <w:r>
          <w:rPr>
            <w:rStyle w:val="Hyperlink"/>
          </w:rPr>
          <w:t xml:space="preserve">https://slurm.schedmd.com/sbatch.html</w:t>
        </w:r>
      </w:hyperlink>
      <w:r>
        <w:t xml:space="preserve">.</w:t>
      </w:r>
    </w:p>
    <w:bookmarkEnd w:id="979"/>
    <w:bookmarkStart w:id="981" w:name="ref-slurm-squeue"/>
    <w:p>
      <w:pPr>
        <w:pStyle w:val="Bibliography"/>
      </w:pPr>
      <w:r>
        <w:t xml:space="preserve">“Slurm Workload Manager: Squeue Documentation.”</w:t>
      </w:r>
      <w:r>
        <w:t xml:space="preserve"> </w:t>
      </w:r>
      <w:r>
        <w:t xml:space="preserve">n.d.-d. SchedMD.</w:t>
      </w:r>
      <w:r>
        <w:t xml:space="preserve"> </w:t>
      </w:r>
      <w:hyperlink r:id="rId980">
        <w:r>
          <w:rPr>
            <w:rStyle w:val="Hyperlink"/>
          </w:rPr>
          <w:t xml:space="preserve">https://slurm.schedmd.com/squeue.html</w:t>
        </w:r>
      </w:hyperlink>
      <w:r>
        <w:t xml:space="preserve">.</w:t>
      </w:r>
    </w:p>
    <w:bookmarkEnd w:id="981"/>
    <w:bookmarkStart w:id="983" w:name="ref-slurm-srun"/>
    <w:p>
      <w:pPr>
        <w:pStyle w:val="Bibliography"/>
      </w:pPr>
      <w:r>
        <w:t xml:space="preserve">“Slurm Workload Manager: Srun Documentation.”</w:t>
      </w:r>
      <w:r>
        <w:t xml:space="preserve"> </w:t>
      </w:r>
      <w:r>
        <w:t xml:space="preserve">n.d.-e. SchedMD.</w:t>
      </w:r>
      <w:r>
        <w:t xml:space="preserve"> </w:t>
      </w:r>
      <w:hyperlink r:id="rId982">
        <w:r>
          <w:rPr>
            <w:rStyle w:val="Hyperlink"/>
          </w:rPr>
          <w:t xml:space="preserve">https://slurm.schedmd.com/srun.html</w:t>
        </w:r>
      </w:hyperlink>
      <w:r>
        <w:t xml:space="preserve">.</w:t>
      </w:r>
    </w:p>
    <w:bookmarkEnd w:id="983"/>
    <w:bookmarkStart w:id="985" w:name="ref-openssh-ssh-config"/>
    <w:p>
      <w:pPr>
        <w:pStyle w:val="Bibliography"/>
      </w:pPr>
      <w:r>
        <w:t xml:space="preserve">“Ssh_config(5) Manual Page.”</w:t>
      </w:r>
      <w:r>
        <w:t xml:space="preserve"> </w:t>
      </w:r>
      <w:r>
        <w:t xml:space="preserve">n.d. OpenBSD.</w:t>
      </w:r>
      <w:r>
        <w:t xml:space="preserve"> </w:t>
      </w:r>
      <w:hyperlink r:id="rId984">
        <w:r>
          <w:rPr>
            <w:rStyle w:val="Hyperlink"/>
          </w:rPr>
          <w:t xml:space="preserve">https://man.openbsd.org/ssh_config</w:t>
        </w:r>
      </w:hyperlink>
      <w:r>
        <w:t xml:space="preserve">.</w:t>
      </w:r>
    </w:p>
    <w:bookmarkEnd w:id="985"/>
    <w:bookmarkStart w:id="987" w:name="ref-openssh-ssh-config-debian"/>
    <w:p>
      <w:pPr>
        <w:pStyle w:val="Bibliography"/>
      </w:pPr>
      <w:r>
        <w:t xml:space="preserve">“Ssh_config(5) Manual Page, Debian Edition.”</w:t>
      </w:r>
      <w:r>
        <w:t xml:space="preserve"> </w:t>
      </w:r>
      <w:r>
        <w:t xml:space="preserve">n.d. Debian Project.</w:t>
      </w:r>
      <w:r>
        <w:t xml:space="preserve"> </w:t>
      </w:r>
      <w:hyperlink r:id="rId986">
        <w:r>
          <w:rPr>
            <w:rStyle w:val="Hyperlink"/>
          </w:rPr>
          <w:t xml:space="preserve">https://manpages.debian.org/stable/openssh-client/ssh_config.5.en.html</w:t>
        </w:r>
      </w:hyperlink>
      <w:r>
        <w:t xml:space="preserve">.</w:t>
      </w:r>
    </w:p>
    <w:bookmarkEnd w:id="987"/>
    <w:bookmarkStart w:id="989"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988">
        <w:r>
          <w:rPr>
            <w:rStyle w:val="Hyperlink"/>
          </w:rPr>
          <w:t xml:space="preserve">https://doi.org/10.1038/d41586-019-00067-3</w:t>
        </w:r>
      </w:hyperlink>
      <w:r>
        <w:t xml:space="preserve">.</w:t>
      </w:r>
    </w:p>
    <w:bookmarkEnd w:id="989"/>
    <w:bookmarkStart w:id="991" w:name="ref-white2019"/>
    <w:p>
      <w:pPr>
        <w:pStyle w:val="Bibliography"/>
      </w:pPr>
      <w:ins w:id="975" w:author="PR Preview" w:date="2024-01-01T00:00:00Z">
        <w:r>
          <w:t xml:space="preserve">White, Michael. 2019.</w:t>
        </w:r>
      </w:ins>
      <w:ins w:id="975" w:author="PR Preview" w:date="2024-01-01T00:00:00Z">
        <w:r>
          <w:t xml:space="preserve"> </w:t>
        </w:r>
      </w:ins>
      <w:ins w:id="975" w:author="PR Preview" w:date="2024-01-01T00:00:00Z">
        <w:r>
          <w:t xml:space="preserve">“How Small Changes to a Paper Can Help to Smooth the Review Process.”</w:t>
        </w:r>
      </w:ins>
      <w:ins w:id="975" w:author="PR Preview" w:date="2024-01-01T00:00:00Z">
        <w:r>
          <w:t xml:space="preserve"> </w:t>
        </w:r>
      </w:ins>
      <w:ins w:id="975" w:author="PR Preview" w:date="2024-01-01T00:00:00Z">
        <w:r>
          <w:rPr>
            <w:i/>
            <w:iCs/>
          </w:rPr>
          <w:t xml:space="preserve">Nature</w:t>
        </w:r>
      </w:ins>
      <w:ins w:id="975" w:author="PR Preview" w:date="2024-01-01T00:00:00Z">
        <w:r>
          <w:t xml:space="preserve">, ahead of print.</w:t>
        </w:r>
      </w:ins>
      <w:ins w:id="975" w:author="PR Preview" w:date="2024-01-01T00:00:00Z">
        <w:r>
          <w:t xml:space="preserve"> </w:t>
        </w:r>
      </w:ins>
      <w:hyperlink r:id="rId990">
        <w:r>
          <w:rPr>
            <w:rStyle w:val="Hyperlink"/>
          </w:rPr>
          <w:t xml:space="preserve">https://doi.org/10.1038/d41586-019-01431-z</w:t>
        </w:r>
      </w:hyperlink>
      <w:ins w:id="975" w:author="PR Preview" w:date="2024-01-01T00:00:00Z">
        <w:r>
          <w:t xml:space="preserve">.</w:t>
        </w:r>
      </w:ins>
    </w:p>
    <w:bookmarkEnd w:id="991"/>
    <w:bookmarkEnd w:id="992"/>
    <w:p>
      <w:r>
        <w:br w:type="page"/>
      </w:r>
    </w:p>
    <w:bookmarkEnd w:id="993"/>
    <w:bookmarkStart w:id="995"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994">
        <w:r>
          <w:rPr>
            <w:rStyle w:val="Hyperlink"/>
          </w:rPr>
          <w:t xml:space="preserve">https://ucd-serg.github.io/lab-manual/appendix-copilot-instructions.html</w:t>
        </w:r>
      </w:hyperlink>
    </w:p>
    <w:p>
      <w:r>
        <w:br w:type="page"/>
      </w:r>
    </w:p>
    <w:bookmarkEnd w:id="995"/>
    <w:bookmarkStart w:id="997"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996">
        <w:r>
          <w:rPr>
            <w:rStyle w:val="Hyperlink"/>
          </w:rPr>
          <w:t xml:space="preserve">https://ucd-serg.github.io/lab-manual/appendix-copilot-setup-steps.html</w:t>
        </w:r>
      </w:hyperlink>
    </w:p>
    <w:p>
      <w:r>
        <w:br w:type="page"/>
      </w:r>
    </w:p>
    <w:bookmarkEnd w:id="997"/>
    <w:bookmarkStart w:id="998"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166"/>
        </w:numPr>
      </w:pPr>
      <w:ins w:id="985" w:author="PR Preview" w:date="2024-01-01T00:00:00Z">
        <w:r>
          <w:rPr>
            <w:b/>
            <w:bCs/>
          </w:rPr>
          <w:t xml:space="preserve">Branch:</w:t>
        </w:r>
      </w:ins>
      <w:ins w:id="985" w:author="PR Preview" w:date="2024-01-01T00:00:00Z">
        <w:r>
          <w:t xml:space="preserve"> </w:t>
        </w:r>
      </w:ins>
      <w:ins w:id="985" w:author="PR Preview" w:date="2024-01-01T00:00:00Z">
        <w:r>
          <w:t xml:space="preserve">HEAD</w:t>
        </w:r>
      </w:ins>
    </w:p>
    <w:p>
      <w:pPr>
        <w:pStyle w:val="Compact"/>
        <w:numPr>
          <w:ilvl w:val="0"/>
          <w:numId w:val="1166"/>
        </w:numPr>
      </w:pPr>
      <w:ins w:id="986" w:author="PR Preview" w:date="2024-01-01T00:00:00Z">
        <w:r>
          <w:rPr>
            <w:b/>
            <w:bCs/>
          </w:rPr>
          <w:t xml:space="preserve">Commit:</w:t>
        </w:r>
      </w:ins>
      <w:ins w:id="986" w:author="PR Preview" w:date="2024-01-01T00:00:00Z">
        <w:r>
          <w:t xml:space="preserve"> </w:t>
        </w:r>
      </w:ins>
      <w:ins w:id="986" w:author="PR Preview" w:date="2024-01-01T00:00:00Z">
        <w:r>
          <w:t xml:space="preserve">2fdb631</w:t>
        </w:r>
      </w:ins>
    </w:p>
    <w:p>
      <w:pPr>
        <w:pStyle w:val="Compact"/>
        <w:numPr>
          <w:ilvl w:val="0"/>
          <w:numId w:val="1166"/>
        </w:numPr>
      </w:pPr>
      <w:ins w:id="987" w:author="PR Preview" w:date="2024-01-01T00:00:00Z">
        <w:r>
          <w:rPr>
            <w:b/>
            <w:bCs/>
          </w:rPr>
          <w:t xml:space="preserve">Full commit hash:</w:t>
        </w:r>
      </w:ins>
      <w:ins w:id="987" w:author="PR Preview" w:date="2024-01-01T00:00:00Z">
        <w:r>
          <w:t xml:space="preserve"> </w:t>
        </w:r>
      </w:ins>
      <w:ins w:id="987" w:author="PR Preview" w:date="2024-01-01T00:00:00Z">
        <w:r>
          <w:t xml:space="preserve">2fdb63122d54cf83a30082b2c2b7052e7ca0097a</w:t>
        </w:r>
      </w:ins>
    </w:p>
    <w:p>
      <w:pPr>
        <w:pStyle w:val="Compact"/>
        <w:numPr>
          <w:ilvl w:val="0"/>
          <w:numId w:val="1166"/>
        </w:numPr>
      </w:pPr>
      <w:ins w:id="988" w:author="PR Preview" w:date="2024-01-01T00:00:00Z">
        <w:r>
          <w:rPr>
            <w:b/>
            <w:bCs/>
          </w:rPr>
          <w:t xml:space="preserve">Commit date:</w:t>
        </w:r>
      </w:ins>
      <w:ins w:id="988" w:author="PR Preview" w:date="2024-01-01T00:00:00Z">
        <w:r>
          <w:t xml:space="preserve"> </w:t>
        </w:r>
      </w:ins>
      <w:ins w:id="988" w:author="PR Preview" w:date="2024-01-01T00:00:00Z">
        <w:r>
          <w:t xml:space="preserve">2026-10-12 06:50:43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9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2"/>
  </w:num>
  <w:num w:numId="1009">
    <w:abstractNumId w:val="992"/>
  </w:num>
  <w:num w:numId="1010">
    <w:abstractNumId w:val="992"/>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2"/>
  </w:num>
  <w:num w:numId="1100">
    <w:abstractNumId w:val="992"/>
  </w:num>
  <w:num w:numId="1101">
    <w:abstractNumId w:val="992"/>
  </w:num>
  <w:num w:numId="1102">
    <w:abstractNumId w:val="992"/>
  </w:num>
  <w:num w:numId="1103">
    <w:abstractNumId w:val="992"/>
  </w:num>
  <w:num w:numId="1104">
    <w:abstractNumId w:val="992"/>
  </w:num>
  <w:num w:numId="1105">
    <w:abstractNumId w:val="992"/>
  </w:num>
  <w:num w:numId="1106">
    <w:abstractNumId w:val="992"/>
  </w:num>
  <w:num w:numId="1107">
    <w:abstractNumId w:val="992"/>
  </w:num>
  <w:num w:numId="1108">
    <w:abstractNumId w:val="992"/>
  </w:num>
  <w:num w:numId="1109">
    <w:abstractNumId w:val="992"/>
  </w:num>
  <w:num w:numId="1110">
    <w:abstractNumId w:val="992"/>
  </w:num>
  <w:num w:numId="1111">
    <w:abstractNumId w:val="992"/>
  </w:num>
  <w:num w:numId="1112">
    <w:abstractNumId w:val="992"/>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2"/>
  </w:num>
  <w:num w:numId="1147">
    <w:abstractNumId w:val="992"/>
  </w:num>
  <w:num w:numId="1148">
    <w:abstractNumId w:val="992"/>
  </w:num>
  <w:num w:numId="1149">
    <w:abstractNumId w:val="992"/>
  </w:num>
  <w:num w:numId="1150">
    <w:abstractNumId w:val="992"/>
  </w:num>
  <w:num w:numId="1151">
    <w:abstractNumId w:val="992"/>
  </w:num>
  <w:num w:numId="1152">
    <w:abstractNumId w:val="992"/>
  </w:num>
  <w:num w:numId="1153">
    <w:abstractNumId w:val="992"/>
  </w:num>
  <w:num w:numId="1154">
    <w:abstractNumId w:val="992"/>
  </w:num>
  <w:num w:numId="1155">
    <w:abstractNumId w:val="992"/>
  </w:num>
  <w:num w:numId="1156">
    <w:abstractNumId w:val="992"/>
  </w:num>
  <w:num w:numId="1157">
    <w:abstractNumId w:val="992"/>
  </w:num>
  <w:num w:numId="1158">
    <w:abstractNumId w:val="992"/>
  </w:num>
  <w:num w:numId="1159">
    <w:abstractNumId w:val="992"/>
  </w:num>
  <w:num w:numId="1160">
    <w:abstractNumId w:val="992"/>
  </w:num>
  <w:num w:numId="1161">
    <w:abstractNumId w:val="992"/>
  </w:num>
  <w:num w:numId="1162">
    <w:abstractNumId w:val="991"/>
  </w:num>
  <w:num w:numId="1163">
    <w:abstractNumId w:val="991"/>
  </w:num>
  <w:num w:numId="1164">
    <w:abstractNumId w:val="991"/>
  </w:num>
  <w:num w:numId="1165">
    <w:abstractNumId w:val="991"/>
  </w:num>
  <w:num w:numId="116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95" Type="http://schemas.openxmlformats.org/officeDocument/2006/relationships/image" Target="media/rId795.png"/><Relationship Id="rId91" Type="http://schemas.openxmlformats.org/officeDocument/2006/relationships/image" Target="media/rId91.png"/><Relationship Id="rId536" Type="http://schemas.openxmlformats.org/officeDocument/2006/relationships/image" Target="media/rId536.png"/><Relationship Id="rId541" Type="http://schemas.openxmlformats.org/officeDocument/2006/relationships/image" Target="media/rId541.png"/><Relationship Id="rId23" Type="http://schemas.openxmlformats.org/officeDocument/2006/relationships/hyperlink" Target="@sec-direct-hyperlinks" TargetMode="External"/><Relationship Id="rId905" Type="http://schemas.openxmlformats.org/officeDocument/2006/relationships/hyperlink" Target="@sec-show-dont-tell" TargetMode="External"/><Relationship Id="rId762" Type="http://schemas.openxmlformats.org/officeDocument/2006/relationships/hyperlink" Target="assets/files/PHS_Shared_Compute_Environments.pdf" TargetMode="External"/><Relationship Id="rId44" Type="http://schemas.openxmlformats.org/officeDocument/2006/relationships/hyperlink" Target="clinicaltrials.gov" TargetMode="External"/><Relationship Id="rId58" Type="http://schemas.openxmlformats.org/officeDocument/2006/relationships/hyperlink" Target="github.com" TargetMode="External"/><Relationship Id="rId953" Type="http://schemas.openxmlformats.org/officeDocument/2006/relationships/hyperlink" Target="http://creativecommons.org/licenses/by-nc/4.0/" TargetMode="External"/><Relationship Id="rId846"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783" Type="http://schemas.openxmlformats.org/officeDocument/2006/relationships/hyperlink" Target="https://conda-forge.org/" TargetMode="External"/><Relationship Id="rId886" Type="http://schemas.openxmlformats.org/officeDocument/2006/relationships/hyperlink" Target="https://contextlab.github.io/lab-manual/" TargetMode="External"/><Relationship Id="rId945" Type="http://schemas.openxmlformats.org/officeDocument/2006/relationships/hyperlink" Target="https://cran.r-project.org/package=flexlsx" TargetMode="External"/><Relationship Id="rId787" Type="http://schemas.openxmlformats.org/officeDocument/2006/relationships/hyperlink" Target="https://cran.r-project.org/package=httpgd" TargetMode="External"/><Relationship Id="rId20" Type="http://schemas.openxmlformats.org/officeDocument/2006/relationships/hyperlink" Target="https://credit.niso.org/" TargetMode="External"/><Relationship Id="rId752" Type="http://schemas.openxmlformats.org/officeDocument/2006/relationships/hyperlink" Target="https://data-dict.tidyverse.org/" TargetMode="External"/><Relationship Id="rId957" Type="http://schemas.openxmlformats.org/officeDocument/2006/relationships/hyperlink" Target="https://datadryad.org/" TargetMode="External"/><Relationship Id="rId944" Type="http://schemas.openxmlformats.org/officeDocument/2006/relationships/hyperlink" Target="https://davidgohel.github.io/flextable/" TargetMode="External"/><Relationship Id="rId873" Type="http://schemas.openxmlformats.org/officeDocument/2006/relationships/hyperlink" Target="https://docs.google.com/document/d/1ckgRCcr7FFPyymyMA6Y_-cB_vftOyrrxT28c6gRg0PI/edit" TargetMode="External"/><Relationship Id="rId968" Type="http://schemas.openxmlformats.org/officeDocument/2006/relationships/hyperlink" Target="https://doi.org/10.1038/526182a" TargetMode="External"/><Relationship Id="rId988" Type="http://schemas.openxmlformats.org/officeDocument/2006/relationships/hyperlink" Target="https://doi.org/10.1038/d41586-019-00067-3" TargetMode="External"/><Relationship Id="rId990" Type="http://schemas.openxmlformats.org/officeDocument/2006/relationships/hyperlink" Target="https://doi.org/10.1038/d41586-019-01431-z" TargetMode="External"/><Relationship Id="rId951" Type="http://schemas.openxmlformats.org/officeDocument/2006/relationships/hyperlink" Target="https://doi.org/10.1038/s41467-020-19160-7" TargetMode="External"/><Relationship Id="rId966" Type="http://schemas.openxmlformats.org/officeDocument/2006/relationships/hyperlink" Target="https://doi.org/10.1038/s41562-016-0021" TargetMode="External"/><Relationship Id="rId970" Type="http://schemas.openxmlformats.org/officeDocument/2006/relationships/hyperlink" Target="https://doi.org/10.1371/journal.pgph.0002269" TargetMode="External"/><Relationship Id="rId531" Type="http://schemas.openxmlformats.org/officeDocument/2006/relationships/hyperlink" Target="https://education.github.com/" TargetMode="External"/><Relationship Id="rId532" Type="http://schemas.openxmlformats.org/officeDocument/2006/relationships/hyperlink" Target="https://education.github.com/pack" TargetMode="External"/><Relationship Id="rId533" Type="http://schemas.openxmlformats.org/officeDocument/2006/relationships/hyperlink" Target="https://education.github.com/teachers" TargetMode="External"/><Relationship Id="rId916" Type="http://schemas.openxmlformats.org/officeDocument/2006/relationships/hyperlink" Target="https://en.wikipedia.org/wiki/Doctor_of_Philosophy#History" TargetMode="External"/><Relationship Id="rId893" Type="http://schemas.openxmlformats.org/officeDocument/2006/relationships/hyperlink" Target="https://en.wikipedia.org/wiki/Good_Luck,_Have_Fun,_Don%27t_Die" TargetMode="External"/><Relationship Id="rId936" Type="http://schemas.openxmlformats.org/officeDocument/2006/relationships/hyperlink" Target="https://en.wikipedia.org/wiki/Implicature" TargetMode="External"/><Relationship Id="rId917" Type="http://schemas.openxmlformats.org/officeDocument/2006/relationships/hyperlink" Target="https://en.wikipedia.org/wiki/Masterpiece#History" TargetMode="External"/><Relationship Id="rId915" Type="http://schemas.openxmlformats.org/officeDocument/2006/relationships/hyperlink" Target="https://en.wikipedia.org/wiki/Thesis" TargetMode="External"/><Relationship Id="rId935" Type="http://schemas.openxmlformats.org/officeDocument/2006/relationships/hyperlink" Target="https://en.wikipedia.org/wiki/Yes,_and_..." TargetMode="External"/><Relationship Id="rId887" Type="http://schemas.openxmlformats.org/officeDocument/2006/relationships/hyperlink" Target="https://github.com/ContextLab/lab-manual" TargetMode="External"/><Relationship Id="rId64" Type="http://schemas.openxmlformats.org/officeDocument/2006/relationships/hyperlink" Target="https://github.com/Morrison-Lab/psc" TargetMode="External"/><Relationship Id="rId810" Type="http://schemas.openxmlformats.org/officeDocument/2006/relationships/hyperlink" Target="https://github.com/Morrison-Lab/wai" TargetMode="External"/><Relationship Id="rId788" Type="http://schemas.openxmlformats.org/officeDocument/2006/relationships/hyperlink" Target="https://github.com/Xpra-org/xpra" TargetMode="External"/><Relationship Id="rId784" Type="http://schemas.openxmlformats.org/officeDocument/2006/relationships/hyperlink" Target="https://github.com/conda-forge/miniforge" TargetMode="External"/><Relationship Id="rId883" Type="http://schemas.openxmlformats.org/officeDocument/2006/relationships/hyperlink" Target="https://github.com/jadebc/lab-manual" TargetMode="External"/><Relationship Id="rId920" Type="http://schemas.openxmlformats.org/officeDocument/2006/relationships/hyperlink" Target="https://github.com/nmfs-opensci/quarto-thesis" TargetMode="External"/><Relationship Id="rId889" Type="http://schemas.openxmlformats.org/officeDocument/2006/relationships/hyperlink" Target="https://github.com/proctor-ucsf/dcc-handbook" TargetMode="External"/><Relationship Id="rId891" Type="http://schemas.openxmlformats.org/officeDocument/2006/relationships/hyperlink" Target="https://github.com/quantmarineecolab/lab-manual" TargetMode="External"/><Relationship Id="rId540" Type="http://schemas.openxmlformats.org/officeDocument/2006/relationships/hyperlink" Target="https://github.com/settings/copilot/features" TargetMode="External"/><Relationship Id="rId885" Type="http://schemas.openxmlformats.org/officeDocument/2006/relationships/hyperlink" Target="https://github.com/thefaylab/lab-manual" TargetMode="External"/><Relationship Id="rId792" Type="http://schemas.openxmlformats.org/officeDocument/2006/relationships/hyperlink" Target="https://github.com/tmux/tmux/wiki" TargetMode="External"/><Relationship Id="rId744" Type="http://schemas.openxmlformats.org/officeDocument/2006/relationships/hyperlink" Target="https://github.com/ucdavisdatalab" TargetMode="External"/><Relationship Id="rId753" Type="http://schemas.openxmlformats.org/officeDocument/2006/relationships/hyperlink" Target="https://github.com/ucdavisdatalab/workshop_how-to-data-documentation" TargetMode="External"/><Relationship Id="rId48" Type="http://schemas.openxmlformats.org/officeDocument/2006/relationships/hyperlink" Target="https://github.com/ucdavisdatalab/workshop_reproducible_research" TargetMode="External"/><Relationship Id="rId910" Type="http://schemas.openxmlformats.org/officeDocument/2006/relationships/hyperlink" Target="https://grants.nih.gov" TargetMode="External"/><Relationship Id="rId876" Type="http://schemas.openxmlformats.org/officeDocument/2006/relationships/hyperlink" Target="https://grantwriting.stanford.edu/resources/funding-train/" TargetMode="External"/><Relationship Id="rId761" Type="http://schemas.openxmlformats.org/officeDocument/2006/relationships/hyperlink" Target="https://hpc.ucdavis.edu/" TargetMode="External"/><Relationship Id="rId836" Type="http://schemas.openxmlformats.org/officeDocument/2006/relationships/hyperlink" Target="https://iet.ucdavis.edu/aggie-ai/ai-tools/chatgpt-edu" TargetMode="External"/><Relationship Id="rId882"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844" Type="http://schemas.openxmlformats.org/officeDocument/2006/relationships/hyperlink" Target="https://journals.lww.com/epidem/Fulltext/2001/05000/The_Value_of_P.2.aspx" TargetMode="External"/><Relationship Id="rId955" Type="http://schemas.openxmlformats.org/officeDocument/2006/relationships/hyperlink" Target="https://journals.plos.org/plosone/s/authorship" TargetMode="External"/><Relationship Id="rId777" Type="http://schemas.openxmlformats.org/officeDocument/2006/relationships/hyperlink" Target="https://learn.microsoft.com/en-us/windows/wsl/tutorials/gui-apps" TargetMode="External"/><Relationship Id="rId880" Type="http://schemas.openxmlformats.org/officeDocument/2006/relationships/hyperlink" Target="https://link.springer.com/book/9783031537929" TargetMode="External"/><Relationship Id="rId984" Type="http://schemas.openxmlformats.org/officeDocument/2006/relationships/hyperlink" Target="https://man.openbsd.org/ssh_config" TargetMode="External"/><Relationship Id="rId986" Type="http://schemas.openxmlformats.org/officeDocument/2006/relationships/hyperlink" Target="https://manpages.debian.org/stable/openssh-client/ssh_config.5.en.html" TargetMode="External"/><Relationship Id="rId847" Type="http://schemas.openxmlformats.org/officeDocument/2006/relationships/hyperlink" Target="https://medialab.github.io/iwanthue/?utm_source=Nature+Briefing&amp;utm_campaign=2c68711076-briefing-dy-20211006&amp;utm_medium=email&amp;utm_term=0_c9dfd39373-2c68711076-44335685" TargetMode="External"/><Relationship Id="rId963" Type="http://schemas.openxmlformats.org/officeDocument/2006/relationships/hyperlink" Target="https://mentors.fm/2019/08/13/think-and-write-with-leslie-lamport/" TargetMode="External"/><Relationship Id="rId776" Type="http://schemas.openxmlformats.org/officeDocument/2006/relationships/hyperlink" Target="https://mobaxterm.mobatek.net/" TargetMode="External"/><Relationship Id="rId62" Type="http://schemas.openxmlformats.org/officeDocument/2006/relationships/hyperlink" Target="https://morrison-lab.github.io/psc/" TargetMode="External"/><Relationship Id="rId388" Type="http://schemas.openxmlformats.org/officeDocument/2006/relationships/hyperlink" Target="https://morrison-lab.github.io/psc/chapters/big-data.html" TargetMode="External"/><Relationship Id="rId394" Type="http://schemas.openxmlformats.org/officeDocument/2006/relationships/hyperlink" Target="https://morrison-lab.github.io/psc/chapters/big-data.html#optimal-rstudio-set-up" TargetMode="External"/><Relationship Id="rId392" Type="http://schemas.openxmlformats.org/officeDocument/2006/relationships/hyperlink" Target="https://morrison-lab.github.io/psc/chapters/big-data.html#the-data.table-package" TargetMode="External"/><Relationship Id="rId393" Type="http://schemas.openxmlformats.org/officeDocument/2006/relationships/hyperlink" Target="https://morrison-lab.github.io/psc/chapters/big-data.html#using-downsampled-data" TargetMode="External"/><Relationship Id="rId713" Type="http://schemas.openxmlformats.org/officeDocument/2006/relationships/hyperlink" Target="https://morrison-lab.github.io/psc/chapters/code-publication.html" TargetMode="External"/><Relationship Id="rId728" Type="http://schemas.openxmlformats.org/officeDocument/2006/relationships/hyperlink" Target="https://morrison-lab.github.io/psc/chapters/code-publication.html#checklist-overview" TargetMode="External"/><Relationship Id="rId730" Type="http://schemas.openxmlformats.org/officeDocument/2006/relationships/hyperlink" Target="https://morrison-lab.github.io/psc/chapters/code-publication.html#clean-up-comments" TargetMode="External"/><Relationship Id="rId735" Type="http://schemas.openxmlformats.org/officeDocument/2006/relationships/hyperlink" Target="https://morrison-lab.github.io/psc/chapters/code-publication.html#clean-up-feature-branches" TargetMode="External"/><Relationship Id="rId734" Type="http://schemas.openxmlformats.org/officeDocument/2006/relationships/hyperlink" Target="https://morrison-lab.github.io/psc/chapters/code-publication.html#complete-the-readme" TargetMode="External"/><Relationship Id="rId731" Type="http://schemas.openxmlformats.org/officeDocument/2006/relationships/hyperlink" Target="https://morrison-lab.github.io/psc/chapters/code-publication.html#document-functions" TargetMode="External"/><Relationship Id="rId733" Type="http://schemas.openxmlformats.org/officeDocument/2006/relationships/hyperlink" Target="https://morrison-lab.github.io/psc/chapters/code-publication.html#ensure-project-runs-via-bash" TargetMode="External"/><Relationship Id="rId729" Type="http://schemas.openxmlformats.org/officeDocument/2006/relationships/hyperlink" Target="https://morrison-lab.github.io/psc/chapters/code-publication.html#fill-out-file-headers" TargetMode="External"/><Relationship Id="rId732" Type="http://schemas.openxmlformats.org/officeDocument/2006/relationships/hyperlink" Target="https://morrison-lab.github.io/psc/chapters/code-publication.html#remove-deprecated-filepaths" TargetMode="External"/><Relationship Id="rId737" Type="http://schemas.openxmlformats.org/officeDocument/2006/relationships/hyperlink" Target="https://morrison-lab.github.io/psc/chapters/code-publication.html#sec-cran-release" TargetMode="External"/><Relationship Id="rId736" Type="http://schemas.openxmlformats.org/officeDocument/2006/relationships/hyperlink" Target="https://morrison-lab.github.io/psc/chapters/code-publication.html#sec-create-github-release" TargetMode="External"/><Relationship Id="rId63" Type="http://schemas.openxmlformats.org/officeDocument/2006/relationships/hyperlink" Target="https://morrison-lab.github.io/psc/chapters/code-repositories.html" TargetMode="External"/><Relationship Id="rId89" Type="http://schemas.openxmlformats.org/officeDocument/2006/relationships/hyperlink" Target="https://morrison-lab.github.io/psc/chapters/code-repositories.html#organizing-the-data-raw-folder" TargetMode="External"/><Relationship Id="rId87" Type="http://schemas.openxmlformats.org/officeDocument/2006/relationships/hyperlink" Target="https://morrison-lab.github.io/psc/chapters/code-repositories.html#package-structure" TargetMode="External"/><Relationship Id="rId88" Type="http://schemas.openxmlformats.org/officeDocument/2006/relationships/hyperlink" Target="https://morrison-lab.github.io/psc/chapters/code-repositories.html#rproj-files" TargetMode="External"/><Relationship Id="rId90" Type="http://schemas.openxmlformats.org/officeDocument/2006/relationships/hyperlink" Target="https://morrison-lab.github.io/psc/chapters/code-repositories.html#sec-repostatus" TargetMode="External"/><Relationship Id="rId86" Type="http://schemas.openxmlformats.org/officeDocument/2006/relationships/hyperlink" Target="https://morrison-lab.github.io/psc/chapters/code-repositories.html#template-repositories" TargetMode="External"/><Relationship Id="rId95" Type="http://schemas.openxmlformats.org/officeDocument/2006/relationships/hyperlink" Target="https://morrison-lab.github.io/psc/chapters/coding-practices.html" TargetMode="External"/><Relationship Id="rId304" Type="http://schemas.openxmlformats.org/officeDocument/2006/relationships/hyperlink" Target="https://morrison-lab.github.io/psc/chapters/coding-practices.html#coding-with-r-and-python" TargetMode="External"/><Relationship Id="rId293" Type="http://schemas.openxmlformats.org/officeDocument/2006/relationships/hyperlink" Target="https://morrison-lab.github.io/psc/chapters/coding-practices.html#function-calls" TargetMode="External"/><Relationship Id="rId301" Type="http://schemas.openxmlformats.org/officeDocument/2006/relationships/hyperlink" Target="https://morrison-lab.github.io/psc/chapters/coding-practices.html#integrating-box-and-dropbox" TargetMode="External"/><Relationship Id="rId277" Type="http://schemas.openxmlformats.org/officeDocument/2006/relationships/hyperlink" Target="https://morrison-lab.github.io/psc/chapters/coding-practices.html#lab-protocols-for-code-and-data" TargetMode="External"/><Relationship Id="rId292" Type="http://schemas.openxmlformats.org/officeDocument/2006/relationships/hyperlink" Target="https://morrison-lab.github.io/psc/chapters/coding-practices.html#object-naming" TargetMode="External"/><Relationship Id="rId281" Type="http://schemas.openxmlformats.org/officeDocument/2006/relationships/hyperlink" Target="https://morrison-lab.github.io/psc/chapters/coding-practices.html#organizing-scripts" TargetMode="External"/><Relationship Id="rId300" Type="http://schemas.openxmlformats.org/officeDocument/2006/relationships/hyperlink" Target="https://morrison-lab.github.io/psc/chapters/coding-practices.html#readingsaving-data" TargetMode="External"/><Relationship Id="rId305" Type="http://schemas.openxmlformats.org/officeDocument/2006/relationships/hyperlink" Target="https://morrison-lab.github.io/psc/chapters/coding-practices.html#repeating-analyses-with-different-variations" TargetMode="External"/><Relationship Id="rId291" Type="http://schemas.openxmlformats.org/officeDocument/2006/relationships/hyperlink" Target="https://morrison-lab.github.io/psc/chapters/coding-practices.html#sec-adrs" TargetMode="External"/><Relationship Id="rId289" Type="http://schemas.openxmlformats.org/officeDocument/2006/relationships/hyperlink" Target="https://morrison-lab.github.io/psc/chapters/coding-practices.html#sec-auto-styling" TargetMode="External"/><Relationship Id="rId284" Type="http://schemas.openxmlformats.org/officeDocument/2006/relationships/hyperlink" Target="https://morrison-lab.github.io/psc/chapters/coding-practices.html#sec-benchmarking" TargetMode="External"/><Relationship Id="rId286" Type="http://schemas.openxmlformats.org/officeDocument/2006/relationships/hyperlink" Target="https://morrison-lab.github.io/psc/chapters/coding-practices.html#sec-data-io" TargetMode="External"/><Relationship Id="rId298" Type="http://schemas.openxmlformats.org/officeDocument/2006/relationships/hyperlink" Target="https://morrison-lab.github.io/psc/chapters/coding-practices.html#sec-decompose-qmd-chunks" TargetMode="External"/><Relationship Id="rId290" Type="http://schemas.openxmlformats.org/officeDocument/2006/relationships/hyperlink" Target="https://morrison-lab.github.io/psc/chapters/coding-practices.html#sec-documenting-code" TargetMode="External"/><Relationship Id="rId294" Type="http://schemas.openxmlformats.org/officeDocument/2006/relationships/hyperlink" Target="https://morrison-lab.github.io/psc/chapters/coding-practices.html#sec-function-decomposition" TargetMode="External"/><Relationship Id="rId296" Type="http://schemas.openxmlformats.org/officeDocument/2006/relationships/hyperlink" Target="https://morrison-lab.github.io/psc/chapters/coding-practices.html#sec-function-length-limits" TargetMode="External"/><Relationship Id="rId307" Type="http://schemas.openxmlformats.org/officeDocument/2006/relationships/hyperlink" Target="https://morrison-lab.github.io/psc/chapters/coding-practices.html#sec-getting-help-with-code" TargetMode="External"/><Relationship Id="rId299" Type="http://schemas.openxmlformats.org/officeDocument/2006/relationships/hyperlink" Target="https://morrison-lab.github.io/psc/chapters/coding-practices.html#sec-here-package-practices" TargetMode="External"/><Relationship Id="rId285" Type="http://schemas.openxmlformats.org/officeDocument/2006/relationships/hyperlink" Target="https://morrison-lab.github.io/psc/chapters/coding-practices.html#sec-iteration" TargetMode="External"/><Relationship Id="rId297" Type="http://schemas.openxmlformats.org/officeDocument/2006/relationships/hyperlink" Target="https://morrison-lab.github.io/psc/chapters/coding-practices.html#sec-kiss" TargetMode="External"/><Relationship Id="rId295" Type="http://schemas.openxmlformats.org/officeDocument/2006/relationships/hyperlink" Target="https://morrison-lab.github.io/psc/chapters/coding-practices.html#sec-one-function-per-file" TargetMode="External"/><Relationship Id="rId302" Type="http://schemas.openxmlformats.org/officeDocument/2006/relationships/hyperlink" Target="https://morrison-lab.github.io/psc/chapters/coding-practices.html#sec-r-lib-packages" TargetMode="External"/><Relationship Id="rId279" Type="http://schemas.openxmlformats.org/officeDocument/2006/relationships/hyperlink" Target="https://morrison-lab.github.io/psc/chapters/coding-practices.html#sec-r-package-tools" TargetMode="External"/><Relationship Id="rId288" Type="http://schemas.openxmlformats.org/officeDocument/2006/relationships/hyperlink" Target="https://morrison-lab.github.io/psc/chapters/coding-practices.html#sec-r-qa-checklist" TargetMode="External"/><Relationship Id="rId308" Type="http://schemas.openxmlformats.org/officeDocument/2006/relationships/hyperlink" Target="https://morrison-lab.github.io/psc/chapters/coding-practices.html#sec-r-resources" TargetMode="External"/><Relationship Id="rId282" Type="http://schemas.openxmlformats.org/officeDocument/2006/relationships/hyperlink" Target="https://morrison-lab.github.io/psc/chapters/coding-practices.html#sec-r-testing" TargetMode="External"/><Relationship Id="rId287" Type="http://schemas.openxmlformats.org/officeDocument/2006/relationships/hyperlink" Target="https://morrison-lab.github.io/psc/chapters/coding-practices.html#sec-r-version-control" TargetMode="External"/><Relationship Id="rId280" Type="http://schemas.openxmlformats.org/officeDocument/2006/relationships/hyperlink" Target="https://morrison-lab.github.io/psc/chapters/coding-practices.html#sec-r-workflow" TargetMode="External"/><Relationship Id="rId306" Type="http://schemas.openxmlformats.org/officeDocument/2006/relationships/hyperlink" Target="https://morrison-lab.github.io/psc/chapters/coding-practices.html#sec-reviewing-code" TargetMode="External"/><Relationship Id="rId283" Type="http://schemas.openxmlformats.org/officeDocument/2006/relationships/hyperlink" Target="https://morrison-lab.github.io/psc/chapters/coding-practices.html#sec-tdd" TargetMode="External"/><Relationship Id="rId303" Type="http://schemas.openxmlformats.org/officeDocument/2006/relationships/hyperlink" Target="https://morrison-lab.github.io/psc/chapters/coding-practices.html#sec-tidyverse" TargetMode="External"/><Relationship Id="rId278" Type="http://schemas.openxmlformats.org/officeDocument/2006/relationships/hyperlink" Target="https://morrison-lab.github.io/psc/chapters/coding-practices.html#sec-tool-building" TargetMode="External"/><Relationship Id="rId312" Type="http://schemas.openxmlformats.org/officeDocument/2006/relationships/hyperlink" Target="https://morrison-lab.github.io/psc/chapters/coding-style.html" TargetMode="External"/><Relationship Id="rId366" Type="http://schemas.openxmlformats.org/officeDocument/2006/relationships/hyperlink" Target="https://morrison-lab.github.io/psc/chapters/coding-style.html#general-principles" TargetMode="External"/><Relationship Id="rId376" Type="http://schemas.openxmlformats.org/officeDocument/2006/relationships/hyperlink" Target="https://morrison-lab.github.io/psc/chapters/coding-style.html#line-breaks-and-formatting" TargetMode="External"/><Relationship Id="rId377" Type="http://schemas.openxmlformats.org/officeDocument/2006/relationships/hyperlink" Target="https://morrison-lab.github.io/psc/chapters/coding-style.html#markdown-and-quarto-formatting" TargetMode="External"/><Relationship Id="rId378" Type="http://schemas.openxmlformats.org/officeDocument/2006/relationships/hyperlink" Target="https://morrison-lab.github.io/psc/chapters/coding-style.html#messaging-and-user-communication" TargetMode="External"/><Relationship Id="rId369" Type="http://schemas.openxmlformats.org/officeDocument/2006/relationships/hyperlink" Target="https://morrison-lab.github.io/psc/chapters/coding-style.html#sec-assertions-input-validation" TargetMode="External"/><Relationship Id="rId373" Type="http://schemas.openxmlformats.org/officeDocument/2006/relationships/hyperlink" Target="https://morrison-lab.github.io/psc/chapters/coding-style.html#sec-avoid-hardcoding-external-data" TargetMode="External"/><Relationship Id="rId370" Type="http://schemas.openxmlformats.org/officeDocument/2006/relationships/hyperlink" Target="https://morrison-lab.github.io/psc/chapters/coding-style.html#sec-avoid-nesting" TargetMode="External"/><Relationship Id="rId367" Type="http://schemas.openxmlformats.org/officeDocument/2006/relationships/hyperlink" Target="https://morrison-lab.github.io/psc/chapters/coding-style.html#sec-clean-code" TargetMode="External"/><Relationship Id="rId375" Type="http://schemas.openxmlformats.org/officeDocument/2006/relationships/hyperlink" Target="https://morrison-lab.github.io/psc/chapters/coding-style.html#sec-comments" TargetMode="External"/><Relationship Id="rId374" Type="http://schemas.openxmlformats.org/officeDocument/2006/relationships/hyperlink" Target="https://morrison-lab.github.io/psc/chapters/coding-style.html#sec-construct-inputs" TargetMode="External"/><Relationship Id="rId368" Type="http://schemas.openxmlformats.org/officeDocument/2006/relationships/hyperlink" Target="https://morrison-lab.github.io/psc/chapters/coding-style.html#sec-function-docs" TargetMode="External"/><Relationship Id="rId381" Type="http://schemas.openxmlformats.org/officeDocument/2006/relationships/hyperlink" Target="https://morrison-lab.github.io/psc/chapters/coding-style.html#sec-here-package-style" TargetMode="External"/><Relationship Id="rId382" Type="http://schemas.openxmlformats.org/officeDocument/2006/relationships/hyperlink" Target="https://morrison-lab.github.io/psc/chapters/coding-style.html#sec-object-naming" TargetMode="External"/><Relationship Id="rId379" Type="http://schemas.openxmlformats.org/officeDocument/2006/relationships/hyperlink" Target="https://morrison-lab.github.io/psc/chapters/coding-style.html#sec-package-code-practices" TargetMode="External"/><Relationship Id="rId372" Type="http://schemas.openxmlformats.org/officeDocument/2006/relationships/hyperlink" Target="https://morrison-lab.github.io/psc/chapters/coding-style.html#sec-per-operation-grouping" TargetMode="External"/><Relationship Id="rId371" Type="http://schemas.openxmlformats.org/officeDocument/2006/relationships/hyperlink" Target="https://morrison-lab.github.io/psc/chapters/coding-style.html#sec-prefer-packaged-functions" TargetMode="External"/><Relationship Id="rId384" Type="http://schemas.openxmlformats.org/officeDocument/2006/relationships/hyperlink" Target="https://morrison-lab.github.io/psc/chapters/coding-style.html#sec-r-resources-style" TargetMode="External"/><Relationship Id="rId383" Type="http://schemas.openxmlformats.org/officeDocument/2006/relationships/hyperlink" Target="https://morrison-lab.github.io/psc/chapters/coding-style.html#sec-style-auto-style" TargetMode="External"/><Relationship Id="rId380" Type="http://schemas.openxmlformats.org/officeDocument/2006/relationships/hyperlink" Target="https://morrison-lab.github.io/psc/chapters/coding-style.html#sec-tidyverse-replacements" TargetMode="External"/><Relationship Id="rId39" Type="http://schemas.openxmlformats.org/officeDocument/2006/relationships/hyperlink" Target="https://morrison-lab.github.io/psc/chapters/collaborative-software-development.html" TargetMode="External"/><Relationship Id="rId586" Type="http://schemas.openxmlformats.org/officeDocument/2006/relationships/hyperlink" Target="https://morrison-lab.github.io/psc/chapters/collaborative-software-development.html#sec-code-review" TargetMode="External"/><Relationship Id="rId585" Type="http://schemas.openxmlformats.org/officeDocument/2006/relationships/hyperlink" Target="https://morrison-lab.github.io/psc/chapters/collaborative-software-development.html#sec-pull-requests" TargetMode="External"/><Relationship Id="rId590" Type="http://schemas.openxmlformats.org/officeDocument/2006/relationships/hyperlink" Target="https://morrison-lab.github.io/psc/chapters/continuous-integration.html" TargetMode="External"/><Relationship Id="rId630" Type="http://schemas.openxmlformats.org/officeDocument/2006/relationships/hyperlink" Target="https://morrison-lab.github.io/psc/chapters/continuous-integration.html#additional-resources" TargetMode="External"/><Relationship Id="rId629" Type="http://schemas.openxmlformats.org/officeDocument/2006/relationships/hyperlink" Target="https://morrison-lab.github.io/psc/chapters/continuous-integration.html#fast-package-installation-with-r2u" TargetMode="External"/><Relationship Id="rId624" Type="http://schemas.openxmlformats.org/officeDocument/2006/relationships/hyperlink" Target="https://morrison-lab.github.io/psc/chapters/continuous-integration.html#how-github-actions-workflows-work" TargetMode="External"/><Relationship Id="rId626" Type="http://schemas.openxmlformats.org/officeDocument/2006/relationships/hyperlink" Target="https://morrison-lab.github.io/psc/chapters/continuous-integration.html#sec-ci-design-patterns" TargetMode="External"/><Relationship Id="rId628" Type="http://schemas.openxmlformats.org/officeDocument/2006/relationships/hyperlink" Target="https://morrison-lab.github.io/psc/chapters/continuous-integration.html#sec-pr-comment-automation" TargetMode="External"/><Relationship Id="rId623" Type="http://schemas.openxmlformats.org/officeDocument/2006/relationships/hyperlink" Target="https://morrison-lab.github.io/psc/chapters/continuous-integration.html#sec-reusable-workflow-collections" TargetMode="External"/><Relationship Id="rId622" Type="http://schemas.openxmlformats.org/officeDocument/2006/relationships/hyperlink" Target="https://morrison-lab.github.io/psc/chapters/continuous-integration.html#sec-setting-up-github-actions" TargetMode="External"/><Relationship Id="rId627" Type="http://schemas.openxmlformats.org/officeDocument/2006/relationships/hyperlink" Target="https://morrison-lab.github.io/psc/chapters/continuous-integration.html#troubleshooting-failed-workflows" TargetMode="External"/><Relationship Id="rId621" Type="http://schemas.openxmlformats.org/officeDocument/2006/relationships/hyperlink" Target="https://morrison-lab.github.io/psc/chapters/continuous-integration.html#understanding-github-actions" TargetMode="External"/><Relationship Id="rId625" Type="http://schemas.openxmlformats.org/officeDocument/2006/relationships/hyperlink" Target="https://morrison-lab.github.io/psc/chapters/continuous-integration.html#workflow-files-and-security" TargetMode="External"/><Relationship Id="rId396" Type="http://schemas.openxmlformats.org/officeDocument/2006/relationships/hyperlink" Target="https://morrison-lab.github.io/psc/chapters/data-masking.html" TargetMode="External"/><Relationship Id="rId406" Type="http://schemas.openxmlformats.org/officeDocument/2006/relationships/hyperlink" Target="https://morrison-lab.github.io/psc/chapters/data-masking.html#general-overview" TargetMode="External"/><Relationship Id="rId407" Type="http://schemas.openxmlformats.org/officeDocument/2006/relationships/hyperlink" Target="https://morrison-lab.github.io/psc/chapters/data-masking.html#sec-data-masking-vs-tidy-selection" TargetMode="External"/><Relationship Id="rId408" Type="http://schemas.openxmlformats.org/officeDocument/2006/relationships/hyperlink" Target="https://morrison-lab.github.io/psc/chapters/data-masking.html#technical-overview" TargetMode="External"/><Relationship Id="rId479" Type="http://schemas.openxmlformats.org/officeDocument/2006/relationships/hyperlink" Target="https://morrison-lab.github.io/psc/chapters/github.html" TargetMode="External"/><Relationship Id="rId514" Type="http://schemas.openxmlformats.org/officeDocument/2006/relationships/hyperlink" Target="https://morrison-lab.github.io/psc/chapters/github.html#basics" TargetMode="External"/><Relationship Id="rId521" Type="http://schemas.openxmlformats.org/officeDocument/2006/relationships/hyperlink" Target="https://morrison-lab.github.io/psc/chapters/github.html#commonly-used-git-commands" TargetMode="External"/><Relationship Id="rId519" Type="http://schemas.openxmlformats.org/officeDocument/2006/relationships/hyperlink" Target="https://morrison-lab.github.io/psc/chapters/github.html#example-workflow" TargetMode="External"/><Relationship Id="rId517" Type="http://schemas.openxmlformats.org/officeDocument/2006/relationships/hyperlink" Target="https://morrison-lab.github.io/psc/chapters/github.html#git-branching" TargetMode="External"/><Relationship Id="rId522" Type="http://schemas.openxmlformats.org/officeDocument/2006/relationships/hyperlink" Target="https://morrison-lab.github.io/psc/chapters/github.html#how-often-should-i-commit" TargetMode="External"/><Relationship Id="rId520" Type="http://schemas.openxmlformats.org/officeDocument/2006/relationships/hyperlink" Target="https://morrison-lab.github.io/psc/chapters/github.html#pull-request-roles-and-protocol" TargetMode="External"/><Relationship Id="rId523" Type="http://schemas.openxmlformats.org/officeDocument/2006/relationships/hyperlink" Target="https://morrison-lab.github.io/psc/chapters/github.html#repeated-amend-workflow" TargetMode="External"/><Relationship Id="rId516" Type="http://schemas.openxmlformats.org/officeDocument/2006/relationships/hyperlink" Target="https://morrison-lab.github.io/psc/chapters/github.html#sec-cli-tools" TargetMode="External"/><Relationship Id="rId518" Type="http://schemas.openxmlformats.org/officeDocument/2006/relationships/hyperlink" Target="https://morrison-lab.github.io/psc/chapters/github.html#sec-dev-branches" TargetMode="External"/><Relationship Id="rId527" Type="http://schemas.openxmlformats.org/officeDocument/2006/relationships/hyperlink" Target="https://morrison-lab.github.io/psc/chapters/github.html#sec-export-conversations" TargetMode="External"/><Relationship Id="rId515" Type="http://schemas.openxmlformats.org/officeDocument/2006/relationships/hyperlink" Target="https://morrison-lab.github.io/psc/chapters/github.html#sec-git-gui-clients" TargetMode="External"/><Relationship Id="rId526" Type="http://schemas.openxmlformats.org/officeDocument/2006/relationships/hyperlink" Target="https://morrison-lab.github.io/psc/chapters/github.html#sec-gitattributes" TargetMode="External"/><Relationship Id="rId525" Type="http://schemas.openxmlformats.org/officeDocument/2006/relationships/hyperlink" Target="https://morrison-lab.github.io/psc/chapters/github.html#sec-gitlab" TargetMode="External"/><Relationship Id="rId528" Type="http://schemas.openxmlformats.org/officeDocument/2006/relationships/hyperlink" Target="https://morrison-lab.github.io/psc/chapters/github.html#sec-removing-sensitive-data" TargetMode="External"/><Relationship Id="rId524" Type="http://schemas.openxmlformats.org/officeDocument/2006/relationships/hyperlink" Target="https://morrison-lab.github.io/psc/chapters/github.html#what-should-be-pushed-to-github" TargetMode="External"/><Relationship Id="rId412" Type="http://schemas.openxmlformats.org/officeDocument/2006/relationships/hyperlink" Target="https://morrison-lab.github.io/psc/chapters/quarto.html" TargetMode="External"/><Relationship Id="rId475" Type="http://schemas.openxmlformats.org/officeDocument/2006/relationships/hyperlink" Target="https://morrison-lab.github.io/psc/chapters/quarto.html#additional-resources" TargetMode="External"/><Relationship Id="rId472" Type="http://schemas.openxmlformats.org/officeDocument/2006/relationships/hyperlink" Target="https://morrison-lab.github.io/psc/chapters/quarto.html#advanced-features" TargetMode="External"/><Relationship Id="rId469" Type="http://schemas.openxmlformats.org/officeDocument/2006/relationships/hyperlink" Target="https://morrison-lab.github.io/psc/chapters/quarto.html#building-quarto-books" TargetMode="External"/><Relationship Id="rId467" Type="http://schemas.openxmlformats.org/officeDocument/2006/relationships/hyperlink" Target="https://morrison-lab.github.io/psc/chapters/quarto.html#introduction" TargetMode="External"/><Relationship Id="rId473" Type="http://schemas.openxmlformats.org/officeDocument/2006/relationships/hyperlink" Target="https://morrison-lab.github.io/psc/chapters/quarto.html#mermaid-diagrams" TargetMode="External"/><Relationship Id="rId468" Type="http://schemas.openxmlformats.org/officeDocument/2006/relationships/hyperlink" Target="https://morrison-lab.github.io/psc/chapters/quarto.html#quarto-basics" TargetMode="External"/><Relationship Id="rId471" Type="http://schemas.openxmlformats.org/officeDocument/2006/relationships/hyperlink" Target="https://morrison-lab.github.io/psc/chapters/quarto.html#quarto-profiles" TargetMode="External"/><Relationship Id="rId470" Type="http://schemas.openxmlformats.org/officeDocument/2006/relationships/hyperlink" Target="https://morrison-lab.github.io/psc/chapters/quarto.html#sec-quarto-dashboards" TargetMode="External"/><Relationship Id="rId474" Type="http://schemas.openxmlformats.org/officeDocument/2006/relationships/hyperlink" Target="https://morrison-lab.github.io/psc/chapters/quarto.html#troubleshooting" TargetMode="External"/><Relationship Id="rId698" Type="http://schemas.openxmlformats.org/officeDocument/2006/relationships/hyperlink" Target="https://morrison-lab.github.io/psc/chapters/reproducible-environments.html" TargetMode="External"/><Relationship Id="rId711" Type="http://schemas.openxmlformats.org/officeDocument/2006/relationships/hyperlink" Target="https://morrison-lab.github.io/psc/chapters/reproducible-environments.html#clearing-docker-cache" TargetMode="External"/><Relationship Id="rId709" Type="http://schemas.openxmlformats.org/officeDocument/2006/relationships/hyperlink" Target="https://morrison-lab.github.io/psc/chapters/reproducible-environments.html#fast-package-installation-on-ubuntu-with-r2u" TargetMode="External"/><Relationship Id="rId710" Type="http://schemas.openxmlformats.org/officeDocument/2006/relationships/hyperlink" Target="https://morrison-lab.github.io/psc/chapters/reproducible-environments.html#managing-r-versions-with-rig" TargetMode="External"/><Relationship Id="rId708" Type="http://schemas.openxmlformats.org/officeDocument/2006/relationships/hyperlink" Target="https://morrison-lab.github.io/psc/chapters/reproducible-environments.html#package-version-control-with-renv" TargetMode="External"/><Relationship Id="rId851" Type="http://schemas.openxmlformats.org/officeDocument/2006/relationships/hyperlink" Target="https://morrison-lab.github.io/psc/chapters/resources.html" TargetMode="External"/><Relationship Id="rId634" Type="http://schemas.openxmlformats.org/officeDocument/2006/relationships/hyperlink" Target="https://morrison-lab.github.io/psc/chapters/unix.html" TargetMode="External"/><Relationship Id="rId685" Type="http://schemas.openxmlformats.org/officeDocument/2006/relationships/hyperlink" Target="https://morrison-lab.github.io/psc/chapters/unix.html#basics" TargetMode="External"/><Relationship Id="rId692" Type="http://schemas.openxmlformats.org/officeDocument/2006/relationships/hyperlink" Target="https://morrison-lab.github.io/psc/chapters/unix.html#checking-tasks-and-killing-jobs" TargetMode="External"/><Relationship Id="rId694" Type="http://schemas.openxmlformats.org/officeDocument/2006/relationships/hyperlink" Target="https://morrison-lab.github.io/psc/chapters/unix.html#external-resources" TargetMode="External"/><Relationship Id="rId689" Type="http://schemas.openxmlformats.org/officeDocument/2006/relationships/hyperlink" Target="https://morrison-lab.github.io/psc/chapters/unix.html#running-bash-scripts" TargetMode="External"/><Relationship Id="rId693" Type="http://schemas.openxmlformats.org/officeDocument/2006/relationships/hyperlink" Target="https://morrison-lab.github.io/psc/chapters/unix.html#running-big-jobs" TargetMode="External"/><Relationship Id="rId691" Type="http://schemas.openxmlformats.org/officeDocument/2006/relationships/hyperlink" Target="https://morrison-lab.github.io/psc/chapters/unix.html#running-rscripts-in-windows" TargetMode="External"/><Relationship Id="rId684" Type="http://schemas.openxmlformats.org/officeDocument/2006/relationships/hyperlink" Target="https://morrison-lab.github.io/psc/chapters/unix.html#sec-cli-tui-gui" TargetMode="External"/><Relationship Id="rId690" Type="http://schemas.openxmlformats.org/officeDocument/2006/relationships/hyperlink" Target="https://morrison-lab.github.io/psc/chapters/unix.html#sec-shell-style" TargetMode="External"/><Relationship Id="rId686" Type="http://schemas.openxmlformats.org/officeDocument/2006/relationships/hyperlink" Target="https://morrison-lab.github.io/psc/chapters/unix.html#sec-terminal-emulators" TargetMode="External"/><Relationship Id="rId688" Type="http://schemas.openxmlformats.org/officeDocument/2006/relationships/hyperlink" Target="https://morrison-lab.github.io/psc/chapters/unix.html#sec-zsh" TargetMode="External"/><Relationship Id="rId687" Type="http://schemas.openxmlformats.org/officeDocument/2006/relationships/hyperlink" Target="https://morrison-lab.github.io/psc/chapters/unix.html#syntax-for-both-macwindows" TargetMode="External"/><Relationship Id="rId853" Type="http://schemas.openxmlformats.org/officeDocument/2006/relationships/hyperlink" Target="https://morrison-lab.github.io/psw/" TargetMode="External"/><Relationship Id="rId852" Type="http://schemas.openxmlformats.org/officeDocument/2006/relationships/hyperlink" Target="https://morrison-lab.github.io/psw/chapters/intro.html#sec-further-reading" TargetMode="External"/><Relationship Id="rId854" Type="http://schemas.openxmlformats.org/officeDocument/2006/relationships/hyperlink" Target="https://morrison-lab.github.io/psw/chapters/slides-posters-figures.html" TargetMode="External"/><Relationship Id="rId809" Type="http://schemas.openxmlformats.org/officeDocument/2006/relationships/hyperlink" Target="https://morrison-lab.github.io/wai/" TargetMode="External"/><Relationship Id="rId829" Type="http://schemas.openxmlformats.org/officeDocument/2006/relationships/hyperlink" Target="https://morrison-lab.github.io/wai/chapters/ai-use-policies.html" TargetMode="External"/><Relationship Id="rId947" Type="http://schemas.openxmlformats.org/officeDocument/2006/relationships/hyperlink" Target="https://morrison-lab.github.io/wai/chapters/ai-use-policies.html#sec-ai-journal-articles" TargetMode="External"/><Relationship Id="rId830" Type="http://schemas.openxmlformats.org/officeDocument/2006/relationships/hyperlink" Target="https://morrison-lab.github.io/wai/chapters/coding-agents.html" TargetMode="External"/><Relationship Id="rId545" Type="http://schemas.openxmlformats.org/officeDocument/2006/relationships/hyperlink" Target="https://morrison-lab.github.io/wai/chapters/coding-agents.html#sec-ai-best-practices" TargetMode="External"/><Relationship Id="rId831" Type="http://schemas.openxmlformats.org/officeDocument/2006/relationships/hyperlink" Target="https://morrison-lab.github.io/wai/chapters/pr-workflow-with-agents.html" TargetMode="External"/><Relationship Id="rId897" Type="http://schemas.openxmlformats.org/officeDocument/2006/relationships/hyperlink" Target="https://myidp.sciencecareers.org/" TargetMode="External"/><Relationship Id="rId972" Type="http://schemas.openxmlformats.org/officeDocument/2006/relationships/hyperlink" Target="https://osf.io/" TargetMode="External"/><Relationship Id="rId46" Type="http://schemas.openxmlformats.org/officeDocument/2006/relationships/hyperlink" Target="https://osf.io/tgbxr/" TargetMode="External"/><Relationship Id="rId960" Type="http://schemas.openxmlformats.org/officeDocument/2006/relationships/hyperlink" Target="https://plos.org/resource/how-to-store-and-manage-your-data/" TargetMode="External"/><Relationship Id="rId773" Type="http://schemas.openxmlformats.org/officeDocument/2006/relationships/hyperlink" Target="https://posit.co/products/open-source/rstudio-server/" TargetMode="External"/><Relationship Id="rId888" Type="http://schemas.openxmlformats.org/officeDocument/2006/relationships/hyperlink" Target="https://proctor-ucsf.github.io/dcc-handbook/" TargetMode="External"/><Relationship Id="rId751"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890" Type="http://schemas.openxmlformats.org/officeDocument/2006/relationships/hyperlink" Target="https://quantmarineecolab.github.io/lab-manual/" TargetMode="External"/><Relationship Id="rId786" Type="http://schemas.openxmlformats.org/officeDocument/2006/relationships/hyperlink" Target="https://ragg.r-lib.org/" TargetMode="External"/><Relationship Id="rId17" Type="http://schemas.openxmlformats.org/officeDocument/2006/relationships/hyperlink" Target="https://research.ucdavis.edu/policiescompliance/irb-admin/education/" TargetMode="External"/><Relationship Id="rId754" Type="http://schemas.openxmlformats.org/officeDocument/2006/relationships/hyperlink" Target="https://researchdata.princeton.edu/research-lifecycle-guide/publishing-and-preservation/dois" TargetMode="External"/><Relationship Id="rId535" Type="http://schemas.openxmlformats.org/officeDocument/2006/relationships/hyperlink" Target="https://servicehub.ucdavis.edu/servicehub?id=it_catalog_content&amp;sys_id=951add951b5798103f4286ae6e4bcb12" TargetMode="External"/><Relationship Id="rId31" Type="http://schemas.openxmlformats.org/officeDocument/2006/relationships/hyperlink" Target="https://servicehub.ucdavis.edu/servicehub?id=ucd_kb_article&amp;sysparm_article=KB0000184" TargetMode="External"/><Relationship Id="rId974" Type="http://schemas.openxmlformats.org/officeDocument/2006/relationships/hyperlink" Target="https://slurm.schedmd.com/salloc.html" TargetMode="External"/><Relationship Id="rId976" Type="http://schemas.openxmlformats.org/officeDocument/2006/relationships/hyperlink" Target="https://slurm.schedmd.com/sattach.html" TargetMode="External"/><Relationship Id="rId978" Type="http://schemas.openxmlformats.org/officeDocument/2006/relationships/hyperlink" Target="https://slurm.schedmd.com/sbatch.html" TargetMode="External"/><Relationship Id="rId980" Type="http://schemas.openxmlformats.org/officeDocument/2006/relationships/hyperlink" Target="https://slurm.schedmd.com/squeue.html" TargetMode="External"/><Relationship Id="rId982" Type="http://schemas.openxmlformats.org/officeDocument/2006/relationships/hyperlink" Target="https://slurm.schedmd.com/srun.html" TargetMode="External"/><Relationship Id="rId775" Type="http://schemas.openxmlformats.org/officeDocument/2006/relationships/hyperlink" Target="https://sourceforge.net/projects/vcxsrv/" TargetMode="External"/><Relationship Id="rId874" Type="http://schemas.openxmlformats.org/officeDocument/2006/relationships/hyperlink" Target="https://teampublichealth.substack.com/" TargetMode="External"/><Relationship Id="rId884" Type="http://schemas.openxmlformats.org/officeDocument/2006/relationships/hyperlink" Target="https://thefaylab.github.io/lab-manual/" TargetMode="External"/><Relationship Id="rId994" Type="http://schemas.openxmlformats.org/officeDocument/2006/relationships/hyperlink" Target="https://ucd-serg.github.io/lab-manual/appendix-copilot-instructions.html" TargetMode="External"/><Relationship Id="rId996" Type="http://schemas.openxmlformats.org/officeDocument/2006/relationships/hyperlink" Target="https://ucd-serg.github.io/lab-manual/appendix-copilot-setup-steps.html" TargetMode="External"/><Relationship Id="rId923" Type="http://schemas.openxmlformats.org/officeDocument/2006/relationships/hyperlink" Target="https://ucdavisdatalab.github.io/workshop_index/" TargetMode="External"/><Relationship Id="rId834" Type="http://schemas.openxmlformats.org/officeDocument/2006/relationships/hyperlink" Target="https://ucdh.service-now.com/itss?id=sc_cat_item&amp;sys_id=738dd2ac93eba650c4dbb1847aba100d" TargetMode="External"/><Relationship Id="rId9" Type="http://schemas.openxmlformats.org/officeDocument/2006/relationships/hyperlink" Target="https://ucdserg.ucdavis.edu" TargetMode="External"/><Relationship Id="rId778" Type="http://schemas.openxmlformats.org/officeDocument/2006/relationships/hyperlink" Target="https://wiki.archlinux.org/title/Wayland" TargetMode="External"/><Relationship Id="rId789" Type="http://schemas.openxmlformats.org/officeDocument/2006/relationships/hyperlink" Target="https://wiki.x2go.org/" TargetMode="External"/><Relationship Id="rId939" Type="http://schemas.openxmlformats.org/officeDocument/2006/relationships/hyperlink" Target="https://www.biorxiv.org/" TargetMode="External"/><Relationship Id="rId804" Type="http://schemas.openxmlformats.org/officeDocument/2006/relationships/hyperlink" Target="https://www.chriswrites.com/how-to-change-file-permissions-using-the-terminal/" TargetMode="External"/><Relationship Id="rId943" Type="http://schemas.openxmlformats.org/officeDocument/2006/relationships/hyperlink" Target="https://www.danieldsjoberg.com/gtsummary/" TargetMode="External"/><Relationship Id="rId871" Type="http://schemas.openxmlformats.org/officeDocument/2006/relationships/hyperlink" Target="https://www.datacamp.com/" TargetMode="External"/><Relationship Id="rId52" Type="http://schemas.openxmlformats.org/officeDocument/2006/relationships/hyperlink" Target="https://www.equator-network.org/" TargetMode="External"/><Relationship Id="rId53" Type="http://schemas.openxmlformats.org/officeDocument/2006/relationships/hyperlink" Target="https://www.equator-network.org/reporting-guidelines/consort/" TargetMode="External"/><Relationship Id="rId55" Type="http://schemas.openxmlformats.org/officeDocument/2006/relationships/hyperlink" Target="https://www.equator-network.org/reporting-guidelines/stard/" TargetMode="External"/><Relationship Id="rId54" Type="http://schemas.openxmlformats.org/officeDocument/2006/relationships/hyperlink" Target="https://www.equator-network.org/reporting-guidelines/strobe/" TargetMode="External"/><Relationship Id="rId879" Type="http://schemas.openxmlformats.org/officeDocument/2006/relationships/hyperlink" Target="https://www.globalcodeofconduct.org/" TargetMode="External"/><Relationship Id="rId793" Type="http://schemas.openxmlformats.org/officeDocument/2006/relationships/hyperlink" Target="https://www.gnu.org/software/screen/" TargetMode="External"/><Relationship Id="rId938" Type="http://schemas.openxmlformats.org/officeDocument/2006/relationships/hyperlink" Target="https://www.medrxiv.org/" TargetMode="External"/><Relationship Id="rId877" Type="http://schemas.openxmlformats.org/officeDocument/2006/relationships/hyperlink" Target="https://www.niaid.nih.gov/grants-contracts/write-grant-application" TargetMode="External"/><Relationship Id="rId898" Type="http://schemas.openxmlformats.org/officeDocument/2006/relationships/hyperlink" Target="https://www.training.nih.gov/career-services/" TargetMode="External"/><Relationship Id="rId774" Type="http://schemas.openxmlformats.org/officeDocument/2006/relationships/hyperlink" Target="https://www.xquartz.org/" TargetMode="External"/><Relationship Id="rId50" Type="http://schemas.openxmlformats.org/officeDocument/2006/relationships/hyperlink" Target="https://www.youtube.com/watch?v=WoYkY9MkbRE" TargetMode="External"/><Relationship Id="rId59"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23" Type="http://schemas.openxmlformats.org/officeDocument/2006/relationships/hyperlink" Target="@sec-direct-hyperlinks" TargetMode="External"/><Relationship Id="rId905" Type="http://schemas.openxmlformats.org/officeDocument/2006/relationships/hyperlink" Target="@sec-show-dont-tell" TargetMode="External"/><Relationship Id="rId762" Type="http://schemas.openxmlformats.org/officeDocument/2006/relationships/hyperlink" Target="assets/files/PHS_Shared_Compute_Environments.pdf" TargetMode="External"/><Relationship Id="rId44" Type="http://schemas.openxmlformats.org/officeDocument/2006/relationships/hyperlink" Target="clinicaltrials.gov" TargetMode="External"/><Relationship Id="rId58" Type="http://schemas.openxmlformats.org/officeDocument/2006/relationships/hyperlink" Target="github.com" TargetMode="External"/><Relationship Id="rId953" Type="http://schemas.openxmlformats.org/officeDocument/2006/relationships/hyperlink" Target="http://creativecommons.org/licenses/by-nc/4.0/" TargetMode="External"/><Relationship Id="rId846"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783" Type="http://schemas.openxmlformats.org/officeDocument/2006/relationships/hyperlink" Target="https://conda-forge.org/" TargetMode="External"/><Relationship Id="rId886" Type="http://schemas.openxmlformats.org/officeDocument/2006/relationships/hyperlink" Target="https://contextlab.github.io/lab-manual/" TargetMode="External"/><Relationship Id="rId945" Type="http://schemas.openxmlformats.org/officeDocument/2006/relationships/hyperlink" Target="https://cran.r-project.org/package=flexlsx" TargetMode="External"/><Relationship Id="rId787" Type="http://schemas.openxmlformats.org/officeDocument/2006/relationships/hyperlink" Target="https://cran.r-project.org/package=httpgd" TargetMode="External"/><Relationship Id="rId20" Type="http://schemas.openxmlformats.org/officeDocument/2006/relationships/hyperlink" Target="https://credit.niso.org/" TargetMode="External"/><Relationship Id="rId752" Type="http://schemas.openxmlformats.org/officeDocument/2006/relationships/hyperlink" Target="https://data-dict.tidyverse.org/" TargetMode="External"/><Relationship Id="rId957" Type="http://schemas.openxmlformats.org/officeDocument/2006/relationships/hyperlink" Target="https://datadryad.org/" TargetMode="External"/><Relationship Id="rId944" Type="http://schemas.openxmlformats.org/officeDocument/2006/relationships/hyperlink" Target="https://davidgohel.github.io/flextable/" TargetMode="External"/><Relationship Id="rId873" Type="http://schemas.openxmlformats.org/officeDocument/2006/relationships/hyperlink" Target="https://docs.google.com/document/d/1ckgRCcr7FFPyymyMA6Y_-cB_vftOyrrxT28c6gRg0PI/edit" TargetMode="External"/><Relationship Id="rId968" Type="http://schemas.openxmlformats.org/officeDocument/2006/relationships/hyperlink" Target="https://doi.org/10.1038/526182a" TargetMode="External"/><Relationship Id="rId988" Type="http://schemas.openxmlformats.org/officeDocument/2006/relationships/hyperlink" Target="https://doi.org/10.1038/d41586-019-00067-3" TargetMode="External"/><Relationship Id="rId990" Type="http://schemas.openxmlformats.org/officeDocument/2006/relationships/hyperlink" Target="https://doi.org/10.1038/d41586-019-01431-z" TargetMode="External"/><Relationship Id="rId951" Type="http://schemas.openxmlformats.org/officeDocument/2006/relationships/hyperlink" Target="https://doi.org/10.1038/s41467-020-19160-7" TargetMode="External"/><Relationship Id="rId966" Type="http://schemas.openxmlformats.org/officeDocument/2006/relationships/hyperlink" Target="https://doi.org/10.1038/s41562-016-0021" TargetMode="External"/><Relationship Id="rId970" Type="http://schemas.openxmlformats.org/officeDocument/2006/relationships/hyperlink" Target="https://doi.org/10.1371/journal.pgph.0002269" TargetMode="External"/><Relationship Id="rId531" Type="http://schemas.openxmlformats.org/officeDocument/2006/relationships/hyperlink" Target="https://education.github.com/" TargetMode="External"/><Relationship Id="rId532" Type="http://schemas.openxmlformats.org/officeDocument/2006/relationships/hyperlink" Target="https://education.github.com/pack" TargetMode="External"/><Relationship Id="rId533" Type="http://schemas.openxmlformats.org/officeDocument/2006/relationships/hyperlink" Target="https://education.github.com/teachers" TargetMode="External"/><Relationship Id="rId916" Type="http://schemas.openxmlformats.org/officeDocument/2006/relationships/hyperlink" Target="https://en.wikipedia.org/wiki/Doctor_of_Philosophy#History" TargetMode="External"/><Relationship Id="rId893" Type="http://schemas.openxmlformats.org/officeDocument/2006/relationships/hyperlink" Target="https://en.wikipedia.org/wiki/Good_Luck,_Have_Fun,_Don%27t_Die" TargetMode="External"/><Relationship Id="rId936" Type="http://schemas.openxmlformats.org/officeDocument/2006/relationships/hyperlink" Target="https://en.wikipedia.org/wiki/Implicature" TargetMode="External"/><Relationship Id="rId917" Type="http://schemas.openxmlformats.org/officeDocument/2006/relationships/hyperlink" Target="https://en.wikipedia.org/wiki/Masterpiece#History" TargetMode="External"/><Relationship Id="rId915" Type="http://schemas.openxmlformats.org/officeDocument/2006/relationships/hyperlink" Target="https://en.wikipedia.org/wiki/Thesis" TargetMode="External"/><Relationship Id="rId935" Type="http://schemas.openxmlformats.org/officeDocument/2006/relationships/hyperlink" Target="https://en.wikipedia.org/wiki/Yes,_and_..." TargetMode="External"/><Relationship Id="rId887" Type="http://schemas.openxmlformats.org/officeDocument/2006/relationships/hyperlink" Target="https://github.com/ContextLab/lab-manual" TargetMode="External"/><Relationship Id="rId64" Type="http://schemas.openxmlformats.org/officeDocument/2006/relationships/hyperlink" Target="https://github.com/Morrison-Lab/psc" TargetMode="External"/><Relationship Id="rId810" Type="http://schemas.openxmlformats.org/officeDocument/2006/relationships/hyperlink" Target="https://github.com/Morrison-Lab/wai" TargetMode="External"/><Relationship Id="rId788" Type="http://schemas.openxmlformats.org/officeDocument/2006/relationships/hyperlink" Target="https://github.com/Xpra-org/xpra" TargetMode="External"/><Relationship Id="rId784" Type="http://schemas.openxmlformats.org/officeDocument/2006/relationships/hyperlink" Target="https://github.com/conda-forge/miniforge" TargetMode="External"/><Relationship Id="rId883" Type="http://schemas.openxmlformats.org/officeDocument/2006/relationships/hyperlink" Target="https://github.com/jadebc/lab-manual" TargetMode="External"/><Relationship Id="rId920" Type="http://schemas.openxmlformats.org/officeDocument/2006/relationships/hyperlink" Target="https://github.com/nmfs-opensci/quarto-thesis" TargetMode="External"/><Relationship Id="rId889" Type="http://schemas.openxmlformats.org/officeDocument/2006/relationships/hyperlink" Target="https://github.com/proctor-ucsf/dcc-handbook" TargetMode="External"/><Relationship Id="rId891" Type="http://schemas.openxmlformats.org/officeDocument/2006/relationships/hyperlink" Target="https://github.com/quantmarineecolab/lab-manual" TargetMode="External"/><Relationship Id="rId540" Type="http://schemas.openxmlformats.org/officeDocument/2006/relationships/hyperlink" Target="https://github.com/settings/copilot/features" TargetMode="External"/><Relationship Id="rId885" Type="http://schemas.openxmlformats.org/officeDocument/2006/relationships/hyperlink" Target="https://github.com/thefaylab/lab-manual" TargetMode="External"/><Relationship Id="rId792" Type="http://schemas.openxmlformats.org/officeDocument/2006/relationships/hyperlink" Target="https://github.com/tmux/tmux/wiki" TargetMode="External"/><Relationship Id="rId744" Type="http://schemas.openxmlformats.org/officeDocument/2006/relationships/hyperlink" Target="https://github.com/ucdavisdatalab" TargetMode="External"/><Relationship Id="rId753" Type="http://schemas.openxmlformats.org/officeDocument/2006/relationships/hyperlink" Target="https://github.com/ucdavisdatalab/workshop_how-to-data-documentation" TargetMode="External"/><Relationship Id="rId48" Type="http://schemas.openxmlformats.org/officeDocument/2006/relationships/hyperlink" Target="https://github.com/ucdavisdatalab/workshop_reproducible_research" TargetMode="External"/><Relationship Id="rId910" Type="http://schemas.openxmlformats.org/officeDocument/2006/relationships/hyperlink" Target="https://grants.nih.gov" TargetMode="External"/><Relationship Id="rId876" Type="http://schemas.openxmlformats.org/officeDocument/2006/relationships/hyperlink" Target="https://grantwriting.stanford.edu/resources/funding-train/" TargetMode="External"/><Relationship Id="rId761" Type="http://schemas.openxmlformats.org/officeDocument/2006/relationships/hyperlink" Target="https://hpc.ucdavis.edu/" TargetMode="External"/><Relationship Id="rId836" Type="http://schemas.openxmlformats.org/officeDocument/2006/relationships/hyperlink" Target="https://iet.ucdavis.edu/aggie-ai/ai-tools/chatgpt-edu" TargetMode="External"/><Relationship Id="rId882"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844" Type="http://schemas.openxmlformats.org/officeDocument/2006/relationships/hyperlink" Target="https://journals.lww.com/epidem/Fulltext/2001/05000/The_Value_of_P.2.aspx" TargetMode="External"/><Relationship Id="rId955" Type="http://schemas.openxmlformats.org/officeDocument/2006/relationships/hyperlink" Target="https://journals.plos.org/plosone/s/authorship" TargetMode="External"/><Relationship Id="rId777" Type="http://schemas.openxmlformats.org/officeDocument/2006/relationships/hyperlink" Target="https://learn.microsoft.com/en-us/windows/wsl/tutorials/gui-apps" TargetMode="External"/><Relationship Id="rId880" Type="http://schemas.openxmlformats.org/officeDocument/2006/relationships/hyperlink" Target="https://link.springer.com/book/9783031537929" TargetMode="External"/><Relationship Id="rId984" Type="http://schemas.openxmlformats.org/officeDocument/2006/relationships/hyperlink" Target="https://man.openbsd.org/ssh_config" TargetMode="External"/><Relationship Id="rId986" Type="http://schemas.openxmlformats.org/officeDocument/2006/relationships/hyperlink" Target="https://manpages.debian.org/stable/openssh-client/ssh_config.5.en.html" TargetMode="External"/><Relationship Id="rId847" Type="http://schemas.openxmlformats.org/officeDocument/2006/relationships/hyperlink" Target="https://medialab.github.io/iwanthue/?utm_source=Nature+Briefing&amp;utm_campaign=2c68711076-briefing-dy-20211006&amp;utm_medium=email&amp;utm_term=0_c9dfd39373-2c68711076-44335685" TargetMode="External"/><Relationship Id="rId963" Type="http://schemas.openxmlformats.org/officeDocument/2006/relationships/hyperlink" Target="https://mentors.fm/2019/08/13/think-and-write-with-leslie-lamport/" TargetMode="External"/><Relationship Id="rId776" Type="http://schemas.openxmlformats.org/officeDocument/2006/relationships/hyperlink" Target="https://mobaxterm.mobatek.net/" TargetMode="External"/><Relationship Id="rId62" Type="http://schemas.openxmlformats.org/officeDocument/2006/relationships/hyperlink" Target="https://morrison-lab.github.io/psc/" TargetMode="External"/><Relationship Id="rId388" Type="http://schemas.openxmlformats.org/officeDocument/2006/relationships/hyperlink" Target="https://morrison-lab.github.io/psc/chapters/big-data.html" TargetMode="External"/><Relationship Id="rId394" Type="http://schemas.openxmlformats.org/officeDocument/2006/relationships/hyperlink" Target="https://morrison-lab.github.io/psc/chapters/big-data.html#optimal-rstudio-set-up" TargetMode="External"/><Relationship Id="rId392" Type="http://schemas.openxmlformats.org/officeDocument/2006/relationships/hyperlink" Target="https://morrison-lab.github.io/psc/chapters/big-data.html#the-data.table-package" TargetMode="External"/><Relationship Id="rId393" Type="http://schemas.openxmlformats.org/officeDocument/2006/relationships/hyperlink" Target="https://morrison-lab.github.io/psc/chapters/big-data.html#using-downsampled-data" TargetMode="External"/><Relationship Id="rId713" Type="http://schemas.openxmlformats.org/officeDocument/2006/relationships/hyperlink" Target="https://morrison-lab.github.io/psc/chapters/code-publication.html" TargetMode="External"/><Relationship Id="rId728" Type="http://schemas.openxmlformats.org/officeDocument/2006/relationships/hyperlink" Target="https://morrison-lab.github.io/psc/chapters/code-publication.html#checklist-overview" TargetMode="External"/><Relationship Id="rId730" Type="http://schemas.openxmlformats.org/officeDocument/2006/relationships/hyperlink" Target="https://morrison-lab.github.io/psc/chapters/code-publication.html#clean-up-comments" TargetMode="External"/><Relationship Id="rId735" Type="http://schemas.openxmlformats.org/officeDocument/2006/relationships/hyperlink" Target="https://morrison-lab.github.io/psc/chapters/code-publication.html#clean-up-feature-branches" TargetMode="External"/><Relationship Id="rId734" Type="http://schemas.openxmlformats.org/officeDocument/2006/relationships/hyperlink" Target="https://morrison-lab.github.io/psc/chapters/code-publication.html#complete-the-readme" TargetMode="External"/><Relationship Id="rId731" Type="http://schemas.openxmlformats.org/officeDocument/2006/relationships/hyperlink" Target="https://morrison-lab.github.io/psc/chapters/code-publication.html#document-functions" TargetMode="External"/><Relationship Id="rId733" Type="http://schemas.openxmlformats.org/officeDocument/2006/relationships/hyperlink" Target="https://morrison-lab.github.io/psc/chapters/code-publication.html#ensure-project-runs-via-bash" TargetMode="External"/><Relationship Id="rId729" Type="http://schemas.openxmlformats.org/officeDocument/2006/relationships/hyperlink" Target="https://morrison-lab.github.io/psc/chapters/code-publication.html#fill-out-file-headers" TargetMode="External"/><Relationship Id="rId732" Type="http://schemas.openxmlformats.org/officeDocument/2006/relationships/hyperlink" Target="https://morrison-lab.github.io/psc/chapters/code-publication.html#remove-deprecated-filepaths" TargetMode="External"/><Relationship Id="rId737" Type="http://schemas.openxmlformats.org/officeDocument/2006/relationships/hyperlink" Target="https://morrison-lab.github.io/psc/chapters/code-publication.html#sec-cran-release" TargetMode="External"/><Relationship Id="rId736" Type="http://schemas.openxmlformats.org/officeDocument/2006/relationships/hyperlink" Target="https://morrison-lab.github.io/psc/chapters/code-publication.html#sec-create-github-release" TargetMode="External"/><Relationship Id="rId63" Type="http://schemas.openxmlformats.org/officeDocument/2006/relationships/hyperlink" Target="https://morrison-lab.github.io/psc/chapters/code-repositories.html" TargetMode="External"/><Relationship Id="rId89" Type="http://schemas.openxmlformats.org/officeDocument/2006/relationships/hyperlink" Target="https://morrison-lab.github.io/psc/chapters/code-repositories.html#organizing-the-data-raw-folder" TargetMode="External"/><Relationship Id="rId87" Type="http://schemas.openxmlformats.org/officeDocument/2006/relationships/hyperlink" Target="https://morrison-lab.github.io/psc/chapters/code-repositories.html#package-structure" TargetMode="External"/><Relationship Id="rId88" Type="http://schemas.openxmlformats.org/officeDocument/2006/relationships/hyperlink" Target="https://morrison-lab.github.io/psc/chapters/code-repositories.html#rproj-files" TargetMode="External"/><Relationship Id="rId90" Type="http://schemas.openxmlformats.org/officeDocument/2006/relationships/hyperlink" Target="https://morrison-lab.github.io/psc/chapters/code-repositories.html#sec-repostatus" TargetMode="External"/><Relationship Id="rId86" Type="http://schemas.openxmlformats.org/officeDocument/2006/relationships/hyperlink" Target="https://morrison-lab.github.io/psc/chapters/code-repositories.html#template-repositories" TargetMode="External"/><Relationship Id="rId95" Type="http://schemas.openxmlformats.org/officeDocument/2006/relationships/hyperlink" Target="https://morrison-lab.github.io/psc/chapters/coding-practices.html" TargetMode="External"/><Relationship Id="rId304" Type="http://schemas.openxmlformats.org/officeDocument/2006/relationships/hyperlink" Target="https://morrison-lab.github.io/psc/chapters/coding-practices.html#coding-with-r-and-python" TargetMode="External"/><Relationship Id="rId293" Type="http://schemas.openxmlformats.org/officeDocument/2006/relationships/hyperlink" Target="https://morrison-lab.github.io/psc/chapters/coding-practices.html#function-calls" TargetMode="External"/><Relationship Id="rId301" Type="http://schemas.openxmlformats.org/officeDocument/2006/relationships/hyperlink" Target="https://morrison-lab.github.io/psc/chapters/coding-practices.html#integrating-box-and-dropbox" TargetMode="External"/><Relationship Id="rId277" Type="http://schemas.openxmlformats.org/officeDocument/2006/relationships/hyperlink" Target="https://morrison-lab.github.io/psc/chapters/coding-practices.html#lab-protocols-for-code-and-data" TargetMode="External"/><Relationship Id="rId292" Type="http://schemas.openxmlformats.org/officeDocument/2006/relationships/hyperlink" Target="https://morrison-lab.github.io/psc/chapters/coding-practices.html#object-naming" TargetMode="External"/><Relationship Id="rId281" Type="http://schemas.openxmlformats.org/officeDocument/2006/relationships/hyperlink" Target="https://morrison-lab.github.io/psc/chapters/coding-practices.html#organizing-scripts" TargetMode="External"/><Relationship Id="rId300" Type="http://schemas.openxmlformats.org/officeDocument/2006/relationships/hyperlink" Target="https://morrison-lab.github.io/psc/chapters/coding-practices.html#readingsaving-data" TargetMode="External"/><Relationship Id="rId305" Type="http://schemas.openxmlformats.org/officeDocument/2006/relationships/hyperlink" Target="https://morrison-lab.github.io/psc/chapters/coding-practices.html#repeating-analyses-with-different-variations" TargetMode="External"/><Relationship Id="rId291" Type="http://schemas.openxmlformats.org/officeDocument/2006/relationships/hyperlink" Target="https://morrison-lab.github.io/psc/chapters/coding-practices.html#sec-adrs" TargetMode="External"/><Relationship Id="rId289" Type="http://schemas.openxmlformats.org/officeDocument/2006/relationships/hyperlink" Target="https://morrison-lab.github.io/psc/chapters/coding-practices.html#sec-auto-styling" TargetMode="External"/><Relationship Id="rId284" Type="http://schemas.openxmlformats.org/officeDocument/2006/relationships/hyperlink" Target="https://morrison-lab.github.io/psc/chapters/coding-practices.html#sec-benchmarking" TargetMode="External"/><Relationship Id="rId286" Type="http://schemas.openxmlformats.org/officeDocument/2006/relationships/hyperlink" Target="https://morrison-lab.github.io/psc/chapters/coding-practices.html#sec-data-io" TargetMode="External"/><Relationship Id="rId298" Type="http://schemas.openxmlformats.org/officeDocument/2006/relationships/hyperlink" Target="https://morrison-lab.github.io/psc/chapters/coding-practices.html#sec-decompose-qmd-chunks" TargetMode="External"/><Relationship Id="rId290" Type="http://schemas.openxmlformats.org/officeDocument/2006/relationships/hyperlink" Target="https://morrison-lab.github.io/psc/chapters/coding-practices.html#sec-documenting-code" TargetMode="External"/><Relationship Id="rId294" Type="http://schemas.openxmlformats.org/officeDocument/2006/relationships/hyperlink" Target="https://morrison-lab.github.io/psc/chapters/coding-practices.html#sec-function-decomposition" TargetMode="External"/><Relationship Id="rId296" Type="http://schemas.openxmlformats.org/officeDocument/2006/relationships/hyperlink" Target="https://morrison-lab.github.io/psc/chapters/coding-practices.html#sec-function-length-limits" TargetMode="External"/><Relationship Id="rId307" Type="http://schemas.openxmlformats.org/officeDocument/2006/relationships/hyperlink" Target="https://morrison-lab.github.io/psc/chapters/coding-practices.html#sec-getting-help-with-code" TargetMode="External"/><Relationship Id="rId299" Type="http://schemas.openxmlformats.org/officeDocument/2006/relationships/hyperlink" Target="https://morrison-lab.github.io/psc/chapters/coding-practices.html#sec-here-package-practices" TargetMode="External"/><Relationship Id="rId285" Type="http://schemas.openxmlformats.org/officeDocument/2006/relationships/hyperlink" Target="https://morrison-lab.github.io/psc/chapters/coding-practices.html#sec-iteration" TargetMode="External"/><Relationship Id="rId297" Type="http://schemas.openxmlformats.org/officeDocument/2006/relationships/hyperlink" Target="https://morrison-lab.github.io/psc/chapters/coding-practices.html#sec-kiss" TargetMode="External"/><Relationship Id="rId295" Type="http://schemas.openxmlformats.org/officeDocument/2006/relationships/hyperlink" Target="https://morrison-lab.github.io/psc/chapters/coding-practices.html#sec-one-function-per-file" TargetMode="External"/><Relationship Id="rId302" Type="http://schemas.openxmlformats.org/officeDocument/2006/relationships/hyperlink" Target="https://morrison-lab.github.io/psc/chapters/coding-practices.html#sec-r-lib-packages" TargetMode="External"/><Relationship Id="rId279" Type="http://schemas.openxmlformats.org/officeDocument/2006/relationships/hyperlink" Target="https://morrison-lab.github.io/psc/chapters/coding-practices.html#sec-r-package-tools" TargetMode="External"/><Relationship Id="rId288" Type="http://schemas.openxmlformats.org/officeDocument/2006/relationships/hyperlink" Target="https://morrison-lab.github.io/psc/chapters/coding-practices.html#sec-r-qa-checklist" TargetMode="External"/><Relationship Id="rId308" Type="http://schemas.openxmlformats.org/officeDocument/2006/relationships/hyperlink" Target="https://morrison-lab.github.io/psc/chapters/coding-practices.html#sec-r-resources" TargetMode="External"/><Relationship Id="rId282" Type="http://schemas.openxmlformats.org/officeDocument/2006/relationships/hyperlink" Target="https://morrison-lab.github.io/psc/chapters/coding-practices.html#sec-r-testing" TargetMode="External"/><Relationship Id="rId287" Type="http://schemas.openxmlformats.org/officeDocument/2006/relationships/hyperlink" Target="https://morrison-lab.github.io/psc/chapters/coding-practices.html#sec-r-version-control" TargetMode="External"/><Relationship Id="rId280" Type="http://schemas.openxmlformats.org/officeDocument/2006/relationships/hyperlink" Target="https://morrison-lab.github.io/psc/chapters/coding-practices.html#sec-r-workflow" TargetMode="External"/><Relationship Id="rId306" Type="http://schemas.openxmlformats.org/officeDocument/2006/relationships/hyperlink" Target="https://morrison-lab.github.io/psc/chapters/coding-practices.html#sec-reviewing-code" TargetMode="External"/><Relationship Id="rId283" Type="http://schemas.openxmlformats.org/officeDocument/2006/relationships/hyperlink" Target="https://morrison-lab.github.io/psc/chapters/coding-practices.html#sec-tdd" TargetMode="External"/><Relationship Id="rId303" Type="http://schemas.openxmlformats.org/officeDocument/2006/relationships/hyperlink" Target="https://morrison-lab.github.io/psc/chapters/coding-practices.html#sec-tidyverse" TargetMode="External"/><Relationship Id="rId278" Type="http://schemas.openxmlformats.org/officeDocument/2006/relationships/hyperlink" Target="https://morrison-lab.github.io/psc/chapters/coding-practices.html#sec-tool-building" TargetMode="External"/><Relationship Id="rId312" Type="http://schemas.openxmlformats.org/officeDocument/2006/relationships/hyperlink" Target="https://morrison-lab.github.io/psc/chapters/coding-style.html" TargetMode="External"/><Relationship Id="rId366" Type="http://schemas.openxmlformats.org/officeDocument/2006/relationships/hyperlink" Target="https://morrison-lab.github.io/psc/chapters/coding-style.html#general-principles" TargetMode="External"/><Relationship Id="rId376" Type="http://schemas.openxmlformats.org/officeDocument/2006/relationships/hyperlink" Target="https://morrison-lab.github.io/psc/chapters/coding-style.html#line-breaks-and-formatting" TargetMode="External"/><Relationship Id="rId377" Type="http://schemas.openxmlformats.org/officeDocument/2006/relationships/hyperlink" Target="https://morrison-lab.github.io/psc/chapters/coding-style.html#markdown-and-quarto-formatting" TargetMode="External"/><Relationship Id="rId378" Type="http://schemas.openxmlformats.org/officeDocument/2006/relationships/hyperlink" Target="https://morrison-lab.github.io/psc/chapters/coding-style.html#messaging-and-user-communication" TargetMode="External"/><Relationship Id="rId369" Type="http://schemas.openxmlformats.org/officeDocument/2006/relationships/hyperlink" Target="https://morrison-lab.github.io/psc/chapters/coding-style.html#sec-assertions-input-validation" TargetMode="External"/><Relationship Id="rId373" Type="http://schemas.openxmlformats.org/officeDocument/2006/relationships/hyperlink" Target="https://morrison-lab.github.io/psc/chapters/coding-style.html#sec-avoid-hardcoding-external-data" TargetMode="External"/><Relationship Id="rId370" Type="http://schemas.openxmlformats.org/officeDocument/2006/relationships/hyperlink" Target="https://morrison-lab.github.io/psc/chapters/coding-style.html#sec-avoid-nesting" TargetMode="External"/><Relationship Id="rId367" Type="http://schemas.openxmlformats.org/officeDocument/2006/relationships/hyperlink" Target="https://morrison-lab.github.io/psc/chapters/coding-style.html#sec-clean-code" TargetMode="External"/><Relationship Id="rId375" Type="http://schemas.openxmlformats.org/officeDocument/2006/relationships/hyperlink" Target="https://morrison-lab.github.io/psc/chapters/coding-style.html#sec-comments" TargetMode="External"/><Relationship Id="rId374" Type="http://schemas.openxmlformats.org/officeDocument/2006/relationships/hyperlink" Target="https://morrison-lab.github.io/psc/chapters/coding-style.html#sec-construct-inputs" TargetMode="External"/><Relationship Id="rId368" Type="http://schemas.openxmlformats.org/officeDocument/2006/relationships/hyperlink" Target="https://morrison-lab.github.io/psc/chapters/coding-style.html#sec-function-docs" TargetMode="External"/><Relationship Id="rId381" Type="http://schemas.openxmlformats.org/officeDocument/2006/relationships/hyperlink" Target="https://morrison-lab.github.io/psc/chapters/coding-style.html#sec-here-package-style" TargetMode="External"/><Relationship Id="rId382" Type="http://schemas.openxmlformats.org/officeDocument/2006/relationships/hyperlink" Target="https://morrison-lab.github.io/psc/chapters/coding-style.html#sec-object-naming" TargetMode="External"/><Relationship Id="rId379" Type="http://schemas.openxmlformats.org/officeDocument/2006/relationships/hyperlink" Target="https://morrison-lab.github.io/psc/chapters/coding-style.html#sec-package-code-practices" TargetMode="External"/><Relationship Id="rId372" Type="http://schemas.openxmlformats.org/officeDocument/2006/relationships/hyperlink" Target="https://morrison-lab.github.io/psc/chapters/coding-style.html#sec-per-operation-grouping" TargetMode="External"/><Relationship Id="rId371" Type="http://schemas.openxmlformats.org/officeDocument/2006/relationships/hyperlink" Target="https://morrison-lab.github.io/psc/chapters/coding-style.html#sec-prefer-packaged-functions" TargetMode="External"/><Relationship Id="rId384" Type="http://schemas.openxmlformats.org/officeDocument/2006/relationships/hyperlink" Target="https://morrison-lab.github.io/psc/chapters/coding-style.html#sec-r-resources-style" TargetMode="External"/><Relationship Id="rId383" Type="http://schemas.openxmlformats.org/officeDocument/2006/relationships/hyperlink" Target="https://morrison-lab.github.io/psc/chapters/coding-style.html#sec-style-auto-style" TargetMode="External"/><Relationship Id="rId380" Type="http://schemas.openxmlformats.org/officeDocument/2006/relationships/hyperlink" Target="https://morrison-lab.github.io/psc/chapters/coding-style.html#sec-tidyverse-replacements" TargetMode="External"/><Relationship Id="rId39" Type="http://schemas.openxmlformats.org/officeDocument/2006/relationships/hyperlink" Target="https://morrison-lab.github.io/psc/chapters/collaborative-software-development.html" TargetMode="External"/><Relationship Id="rId586" Type="http://schemas.openxmlformats.org/officeDocument/2006/relationships/hyperlink" Target="https://morrison-lab.github.io/psc/chapters/collaborative-software-development.html#sec-code-review" TargetMode="External"/><Relationship Id="rId585" Type="http://schemas.openxmlformats.org/officeDocument/2006/relationships/hyperlink" Target="https://morrison-lab.github.io/psc/chapters/collaborative-software-development.html#sec-pull-requests" TargetMode="External"/><Relationship Id="rId590" Type="http://schemas.openxmlformats.org/officeDocument/2006/relationships/hyperlink" Target="https://morrison-lab.github.io/psc/chapters/continuous-integration.html" TargetMode="External"/><Relationship Id="rId630" Type="http://schemas.openxmlformats.org/officeDocument/2006/relationships/hyperlink" Target="https://morrison-lab.github.io/psc/chapters/continuous-integration.html#additional-resources" TargetMode="External"/><Relationship Id="rId629" Type="http://schemas.openxmlformats.org/officeDocument/2006/relationships/hyperlink" Target="https://morrison-lab.github.io/psc/chapters/continuous-integration.html#fast-package-installation-with-r2u" TargetMode="External"/><Relationship Id="rId624" Type="http://schemas.openxmlformats.org/officeDocument/2006/relationships/hyperlink" Target="https://morrison-lab.github.io/psc/chapters/continuous-integration.html#how-github-actions-workflows-work" TargetMode="External"/><Relationship Id="rId626" Type="http://schemas.openxmlformats.org/officeDocument/2006/relationships/hyperlink" Target="https://morrison-lab.github.io/psc/chapters/continuous-integration.html#sec-ci-design-patterns" TargetMode="External"/><Relationship Id="rId628" Type="http://schemas.openxmlformats.org/officeDocument/2006/relationships/hyperlink" Target="https://morrison-lab.github.io/psc/chapters/continuous-integration.html#sec-pr-comment-automation" TargetMode="External"/><Relationship Id="rId623" Type="http://schemas.openxmlformats.org/officeDocument/2006/relationships/hyperlink" Target="https://morrison-lab.github.io/psc/chapters/continuous-integration.html#sec-reusable-workflow-collections" TargetMode="External"/><Relationship Id="rId622" Type="http://schemas.openxmlformats.org/officeDocument/2006/relationships/hyperlink" Target="https://morrison-lab.github.io/psc/chapters/continuous-integration.html#sec-setting-up-github-actions" TargetMode="External"/><Relationship Id="rId627" Type="http://schemas.openxmlformats.org/officeDocument/2006/relationships/hyperlink" Target="https://morrison-lab.github.io/psc/chapters/continuous-integration.html#troubleshooting-failed-workflows" TargetMode="External"/><Relationship Id="rId621" Type="http://schemas.openxmlformats.org/officeDocument/2006/relationships/hyperlink" Target="https://morrison-lab.github.io/psc/chapters/continuous-integration.html#understanding-github-actions" TargetMode="External"/><Relationship Id="rId625" Type="http://schemas.openxmlformats.org/officeDocument/2006/relationships/hyperlink" Target="https://morrison-lab.github.io/psc/chapters/continuous-integration.html#workflow-files-and-security" TargetMode="External"/><Relationship Id="rId396" Type="http://schemas.openxmlformats.org/officeDocument/2006/relationships/hyperlink" Target="https://morrison-lab.github.io/psc/chapters/data-masking.html" TargetMode="External"/><Relationship Id="rId406" Type="http://schemas.openxmlformats.org/officeDocument/2006/relationships/hyperlink" Target="https://morrison-lab.github.io/psc/chapters/data-masking.html#general-overview" TargetMode="External"/><Relationship Id="rId407" Type="http://schemas.openxmlformats.org/officeDocument/2006/relationships/hyperlink" Target="https://morrison-lab.github.io/psc/chapters/data-masking.html#sec-data-masking-vs-tidy-selection" TargetMode="External"/><Relationship Id="rId408" Type="http://schemas.openxmlformats.org/officeDocument/2006/relationships/hyperlink" Target="https://morrison-lab.github.io/psc/chapters/data-masking.html#technical-overview" TargetMode="External"/><Relationship Id="rId479" Type="http://schemas.openxmlformats.org/officeDocument/2006/relationships/hyperlink" Target="https://morrison-lab.github.io/psc/chapters/github.html" TargetMode="External"/><Relationship Id="rId514" Type="http://schemas.openxmlformats.org/officeDocument/2006/relationships/hyperlink" Target="https://morrison-lab.github.io/psc/chapters/github.html#basics" TargetMode="External"/><Relationship Id="rId521" Type="http://schemas.openxmlformats.org/officeDocument/2006/relationships/hyperlink" Target="https://morrison-lab.github.io/psc/chapters/github.html#commonly-used-git-commands" TargetMode="External"/><Relationship Id="rId519" Type="http://schemas.openxmlformats.org/officeDocument/2006/relationships/hyperlink" Target="https://morrison-lab.github.io/psc/chapters/github.html#example-workflow" TargetMode="External"/><Relationship Id="rId517" Type="http://schemas.openxmlformats.org/officeDocument/2006/relationships/hyperlink" Target="https://morrison-lab.github.io/psc/chapters/github.html#git-branching" TargetMode="External"/><Relationship Id="rId522" Type="http://schemas.openxmlformats.org/officeDocument/2006/relationships/hyperlink" Target="https://morrison-lab.github.io/psc/chapters/github.html#how-often-should-i-commit" TargetMode="External"/><Relationship Id="rId520" Type="http://schemas.openxmlformats.org/officeDocument/2006/relationships/hyperlink" Target="https://morrison-lab.github.io/psc/chapters/github.html#pull-request-roles-and-protocol" TargetMode="External"/><Relationship Id="rId523" Type="http://schemas.openxmlformats.org/officeDocument/2006/relationships/hyperlink" Target="https://morrison-lab.github.io/psc/chapters/github.html#repeated-amend-workflow" TargetMode="External"/><Relationship Id="rId516" Type="http://schemas.openxmlformats.org/officeDocument/2006/relationships/hyperlink" Target="https://morrison-lab.github.io/psc/chapters/github.html#sec-cli-tools" TargetMode="External"/><Relationship Id="rId518" Type="http://schemas.openxmlformats.org/officeDocument/2006/relationships/hyperlink" Target="https://morrison-lab.github.io/psc/chapters/github.html#sec-dev-branches" TargetMode="External"/><Relationship Id="rId527" Type="http://schemas.openxmlformats.org/officeDocument/2006/relationships/hyperlink" Target="https://morrison-lab.github.io/psc/chapters/github.html#sec-export-conversations" TargetMode="External"/><Relationship Id="rId515" Type="http://schemas.openxmlformats.org/officeDocument/2006/relationships/hyperlink" Target="https://morrison-lab.github.io/psc/chapters/github.html#sec-git-gui-clients" TargetMode="External"/><Relationship Id="rId526" Type="http://schemas.openxmlformats.org/officeDocument/2006/relationships/hyperlink" Target="https://morrison-lab.github.io/psc/chapters/github.html#sec-gitattributes" TargetMode="External"/><Relationship Id="rId525" Type="http://schemas.openxmlformats.org/officeDocument/2006/relationships/hyperlink" Target="https://morrison-lab.github.io/psc/chapters/github.html#sec-gitlab" TargetMode="External"/><Relationship Id="rId528" Type="http://schemas.openxmlformats.org/officeDocument/2006/relationships/hyperlink" Target="https://morrison-lab.github.io/psc/chapters/github.html#sec-removing-sensitive-data" TargetMode="External"/><Relationship Id="rId524" Type="http://schemas.openxmlformats.org/officeDocument/2006/relationships/hyperlink" Target="https://morrison-lab.github.io/psc/chapters/github.html#what-should-be-pushed-to-github" TargetMode="External"/><Relationship Id="rId412" Type="http://schemas.openxmlformats.org/officeDocument/2006/relationships/hyperlink" Target="https://morrison-lab.github.io/psc/chapters/quarto.html" TargetMode="External"/><Relationship Id="rId475" Type="http://schemas.openxmlformats.org/officeDocument/2006/relationships/hyperlink" Target="https://morrison-lab.github.io/psc/chapters/quarto.html#additional-resources" TargetMode="External"/><Relationship Id="rId472" Type="http://schemas.openxmlformats.org/officeDocument/2006/relationships/hyperlink" Target="https://morrison-lab.github.io/psc/chapters/quarto.html#advanced-features" TargetMode="External"/><Relationship Id="rId469" Type="http://schemas.openxmlformats.org/officeDocument/2006/relationships/hyperlink" Target="https://morrison-lab.github.io/psc/chapters/quarto.html#building-quarto-books" TargetMode="External"/><Relationship Id="rId467" Type="http://schemas.openxmlformats.org/officeDocument/2006/relationships/hyperlink" Target="https://morrison-lab.github.io/psc/chapters/quarto.html#introduction" TargetMode="External"/><Relationship Id="rId473" Type="http://schemas.openxmlformats.org/officeDocument/2006/relationships/hyperlink" Target="https://morrison-lab.github.io/psc/chapters/quarto.html#mermaid-diagrams" TargetMode="External"/><Relationship Id="rId468" Type="http://schemas.openxmlformats.org/officeDocument/2006/relationships/hyperlink" Target="https://morrison-lab.github.io/psc/chapters/quarto.html#quarto-basics" TargetMode="External"/><Relationship Id="rId471" Type="http://schemas.openxmlformats.org/officeDocument/2006/relationships/hyperlink" Target="https://morrison-lab.github.io/psc/chapters/quarto.html#quarto-profiles" TargetMode="External"/><Relationship Id="rId470" Type="http://schemas.openxmlformats.org/officeDocument/2006/relationships/hyperlink" Target="https://morrison-lab.github.io/psc/chapters/quarto.html#sec-quarto-dashboards" TargetMode="External"/><Relationship Id="rId474" Type="http://schemas.openxmlformats.org/officeDocument/2006/relationships/hyperlink" Target="https://morrison-lab.github.io/psc/chapters/quarto.html#troubleshooting" TargetMode="External"/><Relationship Id="rId698" Type="http://schemas.openxmlformats.org/officeDocument/2006/relationships/hyperlink" Target="https://morrison-lab.github.io/psc/chapters/reproducible-environments.html" TargetMode="External"/><Relationship Id="rId711" Type="http://schemas.openxmlformats.org/officeDocument/2006/relationships/hyperlink" Target="https://morrison-lab.github.io/psc/chapters/reproducible-environments.html#clearing-docker-cache" TargetMode="External"/><Relationship Id="rId709" Type="http://schemas.openxmlformats.org/officeDocument/2006/relationships/hyperlink" Target="https://morrison-lab.github.io/psc/chapters/reproducible-environments.html#fast-package-installation-on-ubuntu-with-r2u" TargetMode="External"/><Relationship Id="rId710" Type="http://schemas.openxmlformats.org/officeDocument/2006/relationships/hyperlink" Target="https://morrison-lab.github.io/psc/chapters/reproducible-environments.html#managing-r-versions-with-rig" TargetMode="External"/><Relationship Id="rId708" Type="http://schemas.openxmlformats.org/officeDocument/2006/relationships/hyperlink" Target="https://morrison-lab.github.io/psc/chapters/reproducible-environments.html#package-version-control-with-renv" TargetMode="External"/><Relationship Id="rId851" Type="http://schemas.openxmlformats.org/officeDocument/2006/relationships/hyperlink" Target="https://morrison-lab.github.io/psc/chapters/resources.html" TargetMode="External"/><Relationship Id="rId634" Type="http://schemas.openxmlformats.org/officeDocument/2006/relationships/hyperlink" Target="https://morrison-lab.github.io/psc/chapters/unix.html" TargetMode="External"/><Relationship Id="rId685" Type="http://schemas.openxmlformats.org/officeDocument/2006/relationships/hyperlink" Target="https://morrison-lab.github.io/psc/chapters/unix.html#basics" TargetMode="External"/><Relationship Id="rId692" Type="http://schemas.openxmlformats.org/officeDocument/2006/relationships/hyperlink" Target="https://morrison-lab.github.io/psc/chapters/unix.html#checking-tasks-and-killing-jobs" TargetMode="External"/><Relationship Id="rId694" Type="http://schemas.openxmlformats.org/officeDocument/2006/relationships/hyperlink" Target="https://morrison-lab.github.io/psc/chapters/unix.html#external-resources" TargetMode="External"/><Relationship Id="rId689" Type="http://schemas.openxmlformats.org/officeDocument/2006/relationships/hyperlink" Target="https://morrison-lab.github.io/psc/chapters/unix.html#running-bash-scripts" TargetMode="External"/><Relationship Id="rId693" Type="http://schemas.openxmlformats.org/officeDocument/2006/relationships/hyperlink" Target="https://morrison-lab.github.io/psc/chapters/unix.html#running-big-jobs" TargetMode="External"/><Relationship Id="rId691" Type="http://schemas.openxmlformats.org/officeDocument/2006/relationships/hyperlink" Target="https://morrison-lab.github.io/psc/chapters/unix.html#running-rscripts-in-windows" TargetMode="External"/><Relationship Id="rId684" Type="http://schemas.openxmlformats.org/officeDocument/2006/relationships/hyperlink" Target="https://morrison-lab.github.io/psc/chapters/unix.html#sec-cli-tui-gui" TargetMode="External"/><Relationship Id="rId690" Type="http://schemas.openxmlformats.org/officeDocument/2006/relationships/hyperlink" Target="https://morrison-lab.github.io/psc/chapters/unix.html#sec-shell-style" TargetMode="External"/><Relationship Id="rId686" Type="http://schemas.openxmlformats.org/officeDocument/2006/relationships/hyperlink" Target="https://morrison-lab.github.io/psc/chapters/unix.html#sec-terminal-emulators" TargetMode="External"/><Relationship Id="rId688" Type="http://schemas.openxmlformats.org/officeDocument/2006/relationships/hyperlink" Target="https://morrison-lab.github.io/psc/chapters/unix.html#sec-zsh" TargetMode="External"/><Relationship Id="rId687" Type="http://schemas.openxmlformats.org/officeDocument/2006/relationships/hyperlink" Target="https://morrison-lab.github.io/psc/chapters/unix.html#syntax-for-both-macwindows" TargetMode="External"/><Relationship Id="rId853" Type="http://schemas.openxmlformats.org/officeDocument/2006/relationships/hyperlink" Target="https://morrison-lab.github.io/psw/" TargetMode="External"/><Relationship Id="rId852" Type="http://schemas.openxmlformats.org/officeDocument/2006/relationships/hyperlink" Target="https://morrison-lab.github.io/psw/chapters/intro.html#sec-further-reading" TargetMode="External"/><Relationship Id="rId854" Type="http://schemas.openxmlformats.org/officeDocument/2006/relationships/hyperlink" Target="https://morrison-lab.github.io/psw/chapters/slides-posters-figures.html" TargetMode="External"/><Relationship Id="rId809" Type="http://schemas.openxmlformats.org/officeDocument/2006/relationships/hyperlink" Target="https://morrison-lab.github.io/wai/" TargetMode="External"/><Relationship Id="rId829" Type="http://schemas.openxmlformats.org/officeDocument/2006/relationships/hyperlink" Target="https://morrison-lab.github.io/wai/chapters/ai-use-policies.html" TargetMode="External"/><Relationship Id="rId947" Type="http://schemas.openxmlformats.org/officeDocument/2006/relationships/hyperlink" Target="https://morrison-lab.github.io/wai/chapters/ai-use-policies.html#sec-ai-journal-articles" TargetMode="External"/><Relationship Id="rId830" Type="http://schemas.openxmlformats.org/officeDocument/2006/relationships/hyperlink" Target="https://morrison-lab.github.io/wai/chapters/coding-agents.html" TargetMode="External"/><Relationship Id="rId545" Type="http://schemas.openxmlformats.org/officeDocument/2006/relationships/hyperlink" Target="https://morrison-lab.github.io/wai/chapters/coding-agents.html#sec-ai-best-practices" TargetMode="External"/><Relationship Id="rId831" Type="http://schemas.openxmlformats.org/officeDocument/2006/relationships/hyperlink" Target="https://morrison-lab.github.io/wai/chapters/pr-workflow-with-agents.html" TargetMode="External"/><Relationship Id="rId897" Type="http://schemas.openxmlformats.org/officeDocument/2006/relationships/hyperlink" Target="https://myidp.sciencecareers.org/" TargetMode="External"/><Relationship Id="rId972" Type="http://schemas.openxmlformats.org/officeDocument/2006/relationships/hyperlink" Target="https://osf.io/" TargetMode="External"/><Relationship Id="rId46" Type="http://schemas.openxmlformats.org/officeDocument/2006/relationships/hyperlink" Target="https://osf.io/tgbxr/" TargetMode="External"/><Relationship Id="rId960" Type="http://schemas.openxmlformats.org/officeDocument/2006/relationships/hyperlink" Target="https://plos.org/resource/how-to-store-and-manage-your-data/" TargetMode="External"/><Relationship Id="rId773" Type="http://schemas.openxmlformats.org/officeDocument/2006/relationships/hyperlink" Target="https://posit.co/products/open-source/rstudio-server/" TargetMode="External"/><Relationship Id="rId888" Type="http://schemas.openxmlformats.org/officeDocument/2006/relationships/hyperlink" Target="https://proctor-ucsf.github.io/dcc-handbook/" TargetMode="External"/><Relationship Id="rId751"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890" Type="http://schemas.openxmlformats.org/officeDocument/2006/relationships/hyperlink" Target="https://quantmarineecolab.github.io/lab-manual/" TargetMode="External"/><Relationship Id="rId786" Type="http://schemas.openxmlformats.org/officeDocument/2006/relationships/hyperlink" Target="https://ragg.r-lib.org/" TargetMode="External"/><Relationship Id="rId17" Type="http://schemas.openxmlformats.org/officeDocument/2006/relationships/hyperlink" Target="https://research.ucdavis.edu/policiescompliance/irb-admin/education/" TargetMode="External"/><Relationship Id="rId754" Type="http://schemas.openxmlformats.org/officeDocument/2006/relationships/hyperlink" Target="https://researchdata.princeton.edu/research-lifecycle-guide/publishing-and-preservation/dois" TargetMode="External"/><Relationship Id="rId535" Type="http://schemas.openxmlformats.org/officeDocument/2006/relationships/hyperlink" Target="https://servicehub.ucdavis.edu/servicehub?id=it_catalog_content&amp;sys_id=951add951b5798103f4286ae6e4bcb12" TargetMode="External"/><Relationship Id="rId31" Type="http://schemas.openxmlformats.org/officeDocument/2006/relationships/hyperlink" Target="https://servicehub.ucdavis.edu/servicehub?id=ucd_kb_article&amp;sysparm_article=KB0000184" TargetMode="External"/><Relationship Id="rId974" Type="http://schemas.openxmlformats.org/officeDocument/2006/relationships/hyperlink" Target="https://slurm.schedmd.com/salloc.html" TargetMode="External"/><Relationship Id="rId976" Type="http://schemas.openxmlformats.org/officeDocument/2006/relationships/hyperlink" Target="https://slurm.schedmd.com/sattach.html" TargetMode="External"/><Relationship Id="rId978" Type="http://schemas.openxmlformats.org/officeDocument/2006/relationships/hyperlink" Target="https://slurm.schedmd.com/sbatch.html" TargetMode="External"/><Relationship Id="rId980" Type="http://schemas.openxmlformats.org/officeDocument/2006/relationships/hyperlink" Target="https://slurm.schedmd.com/squeue.html" TargetMode="External"/><Relationship Id="rId982" Type="http://schemas.openxmlformats.org/officeDocument/2006/relationships/hyperlink" Target="https://slurm.schedmd.com/srun.html" TargetMode="External"/><Relationship Id="rId775" Type="http://schemas.openxmlformats.org/officeDocument/2006/relationships/hyperlink" Target="https://sourceforge.net/projects/vcxsrv/" TargetMode="External"/><Relationship Id="rId874" Type="http://schemas.openxmlformats.org/officeDocument/2006/relationships/hyperlink" Target="https://teampublichealth.substack.com/" TargetMode="External"/><Relationship Id="rId884" Type="http://schemas.openxmlformats.org/officeDocument/2006/relationships/hyperlink" Target="https://thefaylab.github.io/lab-manual/" TargetMode="External"/><Relationship Id="rId994" Type="http://schemas.openxmlformats.org/officeDocument/2006/relationships/hyperlink" Target="https://ucd-serg.github.io/lab-manual/appendix-copilot-instructions.html" TargetMode="External"/><Relationship Id="rId996" Type="http://schemas.openxmlformats.org/officeDocument/2006/relationships/hyperlink" Target="https://ucd-serg.github.io/lab-manual/appendix-copilot-setup-steps.html" TargetMode="External"/><Relationship Id="rId923" Type="http://schemas.openxmlformats.org/officeDocument/2006/relationships/hyperlink" Target="https://ucdavisdatalab.github.io/workshop_index/" TargetMode="External"/><Relationship Id="rId834" Type="http://schemas.openxmlformats.org/officeDocument/2006/relationships/hyperlink" Target="https://ucdh.service-now.com/itss?id=sc_cat_item&amp;sys_id=738dd2ac93eba650c4dbb1847aba100d" TargetMode="External"/><Relationship Id="rId9" Type="http://schemas.openxmlformats.org/officeDocument/2006/relationships/hyperlink" Target="https://ucdserg.ucdavis.edu" TargetMode="External"/><Relationship Id="rId778" Type="http://schemas.openxmlformats.org/officeDocument/2006/relationships/hyperlink" Target="https://wiki.archlinux.org/title/Wayland" TargetMode="External"/><Relationship Id="rId789" Type="http://schemas.openxmlformats.org/officeDocument/2006/relationships/hyperlink" Target="https://wiki.x2go.org/" TargetMode="External"/><Relationship Id="rId939" Type="http://schemas.openxmlformats.org/officeDocument/2006/relationships/hyperlink" Target="https://www.biorxiv.org/" TargetMode="External"/><Relationship Id="rId804" Type="http://schemas.openxmlformats.org/officeDocument/2006/relationships/hyperlink" Target="https://www.chriswrites.com/how-to-change-file-permissions-using-the-terminal/" TargetMode="External"/><Relationship Id="rId943" Type="http://schemas.openxmlformats.org/officeDocument/2006/relationships/hyperlink" Target="https://www.danieldsjoberg.com/gtsummary/" TargetMode="External"/><Relationship Id="rId871" Type="http://schemas.openxmlformats.org/officeDocument/2006/relationships/hyperlink" Target="https://www.datacamp.com/" TargetMode="External"/><Relationship Id="rId52" Type="http://schemas.openxmlformats.org/officeDocument/2006/relationships/hyperlink" Target="https://www.equator-network.org/" TargetMode="External"/><Relationship Id="rId53" Type="http://schemas.openxmlformats.org/officeDocument/2006/relationships/hyperlink" Target="https://www.equator-network.org/reporting-guidelines/consort/" TargetMode="External"/><Relationship Id="rId55" Type="http://schemas.openxmlformats.org/officeDocument/2006/relationships/hyperlink" Target="https://www.equator-network.org/reporting-guidelines/stard/" TargetMode="External"/><Relationship Id="rId54" Type="http://schemas.openxmlformats.org/officeDocument/2006/relationships/hyperlink" Target="https://www.equator-network.org/reporting-guidelines/strobe/" TargetMode="External"/><Relationship Id="rId879" Type="http://schemas.openxmlformats.org/officeDocument/2006/relationships/hyperlink" Target="https://www.globalcodeofconduct.org/" TargetMode="External"/><Relationship Id="rId793" Type="http://schemas.openxmlformats.org/officeDocument/2006/relationships/hyperlink" Target="https://www.gnu.org/software/screen/" TargetMode="External"/><Relationship Id="rId938" Type="http://schemas.openxmlformats.org/officeDocument/2006/relationships/hyperlink" Target="https://www.medrxiv.org/" TargetMode="External"/><Relationship Id="rId877" Type="http://schemas.openxmlformats.org/officeDocument/2006/relationships/hyperlink" Target="https://www.niaid.nih.gov/grants-contracts/write-grant-application" TargetMode="External"/><Relationship Id="rId898" Type="http://schemas.openxmlformats.org/officeDocument/2006/relationships/hyperlink" Target="https://www.training.nih.gov/career-services/" TargetMode="External"/><Relationship Id="rId774" Type="http://schemas.openxmlformats.org/officeDocument/2006/relationships/hyperlink" Target="https://www.xquartz.org/" TargetMode="External"/><Relationship Id="rId50" Type="http://schemas.openxmlformats.org/officeDocument/2006/relationships/hyperlink" Target="https://www.youtube.com/watch?v=WoYkY9MkbRE" TargetMode="External"/><Relationship Id="rId59"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2026-10-12T06:54:04Z</dcterms:created>
  <dcterms:modified xsi:type="dcterms:W3CDTF">2026-10-12T06:54:04Z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2026-10-12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