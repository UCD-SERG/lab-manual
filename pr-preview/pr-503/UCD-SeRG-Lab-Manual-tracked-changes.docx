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6" w:name="resources-2"/>
    <w:p>
      <w:pPr>
        <w:pStyle w:val="Heading1"/>
      </w:pPr>
      <w:r>
        <w:t xml:space="preserve">21. Resources</w:t>
      </w:r>
    </w:p>
    <w:bookmarkStart w:id="949"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4" w:name="cheat-sheets"/>
    <w:p>
      <w:pPr>
        <w:pStyle w:val="Heading3"/>
      </w:pPr>
      <w:r>
        <w:t xml:space="preserve">21.1.3 Cheat Sheets</w:t>
      </w:r>
    </w:p>
    <w:p>
      <w:pPr>
        <w:pStyle w:val="Compact"/>
        <w:numPr>
          <w:ilvl w:val="0"/>
          <w:numId w:val="1262"/>
        </w:numPr>
      </w:pPr>
      <w:hyperlink r:id="rId939">
        <w:r>
          <w:rPr>
            <w:rStyle w:val="Hyperlink"/>
          </w:rPr>
          <w:t xml:space="preserve">Data transformation with dplyr cheat sheet</w:t>
        </w:r>
      </w:hyperlink>
    </w:p>
    <w:p>
      <w:pPr>
        <w:pStyle w:val="Compact"/>
        <w:numPr>
          <w:ilvl w:val="0"/>
          <w:numId w:val="1262"/>
        </w:numPr>
      </w:pPr>
      <w:hyperlink r:id="rId940">
        <w:r>
          <w:rPr>
            <w:rStyle w:val="Hyperlink"/>
          </w:rPr>
          <w:t xml:space="preserve">Data tidying with tidyr cheat sheet</w:t>
        </w:r>
      </w:hyperlink>
    </w:p>
    <w:p>
      <w:pPr>
        <w:pStyle w:val="Compact"/>
        <w:numPr>
          <w:ilvl w:val="0"/>
          <w:numId w:val="1262"/>
        </w:numPr>
      </w:pPr>
      <w:hyperlink r:id="rId941">
        <w:r>
          <w:rPr>
            <w:rStyle w:val="Hyperlink"/>
          </w:rPr>
          <w:t xml:space="preserve">Data visualization with ggplot2 cheat sheet</w:t>
        </w:r>
      </w:hyperlink>
    </w:p>
    <w:p>
      <w:pPr>
        <w:pStyle w:val="Compact"/>
        <w:numPr>
          <w:ilvl w:val="0"/>
          <w:numId w:val="1262"/>
        </w:numPr>
      </w:pPr>
      <w:hyperlink r:id="rId942">
        <w:r>
          <w:rPr>
            <w:rStyle w:val="Hyperlink"/>
          </w:rPr>
          <w:t xml:space="preserve">data table cheat sheet</w:t>
        </w:r>
      </w:hyperlink>
    </w:p>
    <w:p>
      <w:pPr>
        <w:pStyle w:val="Compact"/>
        <w:numPr>
          <w:ilvl w:val="0"/>
          <w:numId w:val="1262"/>
        </w:numPr>
      </w:pPr>
      <w:hyperlink r:id="rId943">
        <w:r>
          <w:rPr>
            <w:rStyle w:val="Hyperlink"/>
          </w:rPr>
          <w:t xml:space="preserve">R Markdown cheat sheet</w:t>
        </w:r>
      </w:hyperlink>
    </w:p>
    <w:bookmarkEnd w:id="944"/>
    <w:bookmarkStart w:id="946" w:name="style-and-best-practices"/>
    <w:p>
      <w:pPr>
        <w:pStyle w:val="Heading3"/>
      </w:pPr>
      <w:r>
        <w:t xml:space="preserve">21.1.4 Style and Best Practices</w:t>
      </w:r>
    </w:p>
    <w:p>
      <w:pPr>
        <w:pStyle w:val="Compact"/>
        <w:numPr>
          <w:ilvl w:val="0"/>
          <w:numId w:val="1263"/>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50">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7"/>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8"/>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9">
        <w:r>
          <w:rPr>
            <w:rStyle w:val="Hyperlink"/>
          </w:rPr>
          <w:t xml:space="preserve">The Pathway to Publishing: A Guide to Quantitative Writing in the Health Sciences</w:t>
        </w:r>
      </w:hyperlink>
    </w:p>
    <w:p>
      <w:pPr>
        <w:pStyle w:val="Compact"/>
        <w:numPr>
          <w:ilvl w:val="0"/>
          <w:numId w:val="1270"/>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3">
        <w:r>
          <w:rPr>
            <w:rStyle w:val="Hyperlink"/>
          </w:rPr>
          <w:t xml:space="preserve">How to give a killer narratively-driven scientific talk</w:t>
        </w:r>
      </w:hyperlink>
    </w:p>
    <w:p>
      <w:pPr>
        <w:pStyle w:val="Compact"/>
        <w:numPr>
          <w:ilvl w:val="0"/>
          <w:numId w:val="1271"/>
        </w:numPr>
      </w:pPr>
      <w:hyperlink r:id="rId964">
        <w:r>
          <w:rPr>
            <w:rStyle w:val="Hyperlink"/>
          </w:rPr>
          <w:t xml:space="preserve">How to make a better poster</w:t>
        </w:r>
      </w:hyperlink>
    </w:p>
    <w:p>
      <w:pPr>
        <w:pStyle w:val="Compact"/>
        <w:numPr>
          <w:ilvl w:val="0"/>
          <w:numId w:val="1271"/>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2"/>
        </w:numPr>
      </w:pPr>
      <w:hyperlink r:id="rId967">
        <w:r>
          <w:rPr>
            <w:rStyle w:val="Hyperlink"/>
          </w:rPr>
          <w:t xml:space="preserve">Professional advice, especially for your first job</w:t>
        </w:r>
      </w:hyperlink>
    </w:p>
    <w:p>
      <w:pPr>
        <w:pStyle w:val="Compact"/>
        <w:numPr>
          <w:ilvl w:val="0"/>
          <w:numId w:val="1272"/>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3"/>
        </w:numPr>
      </w:pPr>
      <w:hyperlink r:id="rId970">
        <w:r>
          <w:rPr>
            <w:rStyle w:val="Hyperlink"/>
          </w:rPr>
          <w:t xml:space="preserve">Building Your Funding Train</w:t>
        </w:r>
      </w:hyperlink>
    </w:p>
    <w:p>
      <w:pPr>
        <w:pStyle w:val="Compact"/>
        <w:numPr>
          <w:ilvl w:val="0"/>
          <w:numId w:val="1273"/>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4"/>
        </w:numPr>
      </w:pPr>
      <w:hyperlink r:id="rId973">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8">
        <w:r>
          <w:rPr>
            <w:rStyle w:val="Hyperlink"/>
          </w:rPr>
          <w:t xml:space="preserve">myIDP - Individual Development Plan tool</w:t>
        </w:r>
      </w:hyperlink>
    </w:p>
    <w:p>
      <w:pPr>
        <w:pStyle w:val="Compact"/>
        <w:numPr>
          <w:ilvl w:val="0"/>
          <w:numId w:val="1277"/>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1">
        <w:r>
          <w:rPr>
            <w:rStyle w:val="Hyperlink"/>
          </w:rPr>
          <w:t xml:space="preserve">How to tell a compelling story in scientific presentations</w:t>
        </w:r>
      </w:hyperlink>
    </w:p>
    <w:p>
      <w:pPr>
        <w:pStyle w:val="Compact"/>
        <w:numPr>
          <w:ilvl w:val="0"/>
          <w:numId w:val="1279"/>
        </w:numPr>
      </w:pPr>
      <w:hyperlink r:id="rId963">
        <w:r>
          <w:rPr>
            <w:rStyle w:val="Hyperlink"/>
          </w:rPr>
          <w:t xml:space="preserve">How to give a killer narratively-driven scientific talk</w:t>
        </w:r>
      </w:hyperlink>
    </w:p>
    <w:p>
      <w:pPr>
        <w:pStyle w:val="Compact"/>
        <w:numPr>
          <w:ilvl w:val="0"/>
          <w:numId w:val="1279"/>
        </w:numPr>
      </w:pPr>
      <w:hyperlink r:id="rId982">
        <w:r>
          <w:rPr>
            <w:rStyle w:val="Hyperlink"/>
          </w:rPr>
          <w:t xml:space="preserve">How to make a better poster</w:t>
        </w:r>
      </w:hyperlink>
    </w:p>
    <w:p>
      <w:pPr>
        <w:pStyle w:val="Compact"/>
        <w:numPr>
          <w:ilvl w:val="0"/>
          <w:numId w:val="1279"/>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0">
        <w:r>
          <w:rPr>
            <w:rStyle w:val="Hyperlink"/>
          </w:rPr>
          <w:t xml:space="preserve">Building Your Funding Train</w:t>
        </w:r>
      </w:hyperlink>
    </w:p>
    <w:p>
      <w:pPr>
        <w:pStyle w:val="Compact"/>
        <w:numPr>
          <w:ilvl w:val="0"/>
          <w:numId w:val="1283"/>
        </w:numPr>
      </w:pPr>
      <w:hyperlink r:id="rId988">
        <w:r>
          <w:rPr>
            <w:rStyle w:val="Hyperlink"/>
          </w:rPr>
          <w:t xml:space="preserve">NIH Funding Opportunities</w:t>
        </w:r>
      </w:hyperlink>
    </w:p>
    <w:p>
      <w:pPr>
        <w:pStyle w:val="Compact"/>
        <w:numPr>
          <w:ilvl w:val="0"/>
          <w:numId w:val="1283"/>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1" w:author="PR Preview" w:date="2024-01-01T00:00:00Z">
        <w:r>
          <w:rPr>
            <w:b/>
            <w:bCs/>
          </w:rPr>
          <w:t xml:space="preserve">Branch:</w:t>
        </w:r>
      </w:ins>
      <w:ins w:id="3091" w:author="PR Preview" w:date="2024-01-01T00:00:00Z">
        <w:r>
          <w:t xml:space="preserve"> </w:t>
        </w:r>
      </w:ins>
      <w:ins w:id="3091" w:author="PR Preview" w:date="2024-01-01T00:00:00Z">
        <w:r>
          <w:t xml:space="preserve">HEAD</w:t>
        </w:r>
      </w:ins>
    </w:p>
    <w:p>
      <w:pPr>
        <w:pStyle w:val="Compact"/>
        <w:numPr>
          <w:ilvl w:val="0"/>
          <w:numId w:val="1318"/>
        </w:numPr>
      </w:pPr>
      <w:ins w:id="3092" w:author="PR Preview" w:date="2024-01-01T00:00:00Z">
        <w:r>
          <w:rPr>
            <w:b/>
            <w:bCs/>
          </w:rPr>
          <w:t xml:space="preserve">Commit:</w:t>
        </w:r>
      </w:ins>
      <w:ins w:id="3092" w:author="PR Preview" w:date="2024-01-01T00:00:00Z">
        <w:r>
          <w:t xml:space="preserve"> </w:t>
        </w:r>
      </w:ins>
      <w:ins w:id="3092" w:author="PR Preview" w:date="2024-01-01T00:00:00Z">
        <w:r>
          <w:t xml:space="preserve">ea8138f</w:t>
        </w:r>
      </w:ins>
    </w:p>
    <w:p>
      <w:pPr>
        <w:pStyle w:val="Compact"/>
        <w:numPr>
          <w:ilvl w:val="0"/>
          <w:numId w:val="1318"/>
        </w:numPr>
      </w:pPr>
      <w:ins w:id="3093" w:author="PR Preview" w:date="2024-01-01T00:00:00Z">
        <w:r>
          <w:rPr>
            <w:b/>
            <w:bCs/>
          </w:rPr>
          <w:t xml:space="preserve">Full commit hash:</w:t>
        </w:r>
      </w:ins>
      <w:ins w:id="3093" w:author="PR Preview" w:date="2024-01-01T00:00:00Z">
        <w:r>
          <w:t xml:space="preserve"> </w:t>
        </w:r>
      </w:ins>
      <w:ins w:id="3093" w:author="PR Preview" w:date="2024-01-01T00:00:00Z">
        <w:r>
          <w:t xml:space="preserve">ea8138f712dc8243869e680f803b2aa89b42b8c5</w:t>
        </w:r>
      </w:ins>
    </w:p>
    <w:p>
      <w:pPr>
        <w:pStyle w:val="Compact"/>
        <w:numPr>
          <w:ilvl w:val="0"/>
          <w:numId w:val="1318"/>
        </w:numPr>
      </w:pPr>
      <w:ins w:id="3094" w:author="PR Preview" w:date="2024-01-01T00:00:00Z">
        <w:r>
          <w:rPr>
            <w:b/>
            <w:bCs/>
          </w:rPr>
          <w:t xml:space="preserve">Commit date:</w:t>
        </w:r>
      </w:ins>
      <w:ins w:id="3094" w:author="PR Preview" w:date="2024-01-01T00:00:00Z">
        <w:r>
          <w:t xml:space="preserve"> </w:t>
        </w:r>
      </w:ins>
      <w:ins w:id="3094" w:author="PR Preview" w:date="2024-01-01T00:00:00Z">
        <w:r>
          <w:t xml:space="preserve">2026-09-01 09:46:38 -0700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39" Type="http://schemas.openxmlformats.org/officeDocument/2006/relationships/hyperlink" Target="https://rstudio.github.io/cheatsheets/html/data-transformation.html" TargetMode="External"/><Relationship Id="rId941" Type="http://schemas.openxmlformats.org/officeDocument/2006/relationships/hyperlink" Target="https://rstudio.github.io/cheatsheets/html/data-visualization.html" TargetMode="External"/><Relationship Id="rId943" Type="http://schemas.openxmlformats.org/officeDocument/2006/relationships/hyperlink" Target="https://rstudio.github.io/cheatsheets/html/rmarkdown.html" TargetMode="External"/><Relationship Id="rId940" Type="http://schemas.openxmlformats.org/officeDocument/2006/relationships/hyperlink" Target="https://rstudio.github.io/cheatsheets/html/tidyr.html"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39" Type="http://schemas.openxmlformats.org/officeDocument/2006/relationships/hyperlink" Target="https://rstudio.github.io/cheatsheets/html/data-transformation.html" TargetMode="External"/><Relationship Id="rId941" Type="http://schemas.openxmlformats.org/officeDocument/2006/relationships/hyperlink" Target="https://rstudio.github.io/cheatsheets/html/data-visualization.html" TargetMode="External"/><Relationship Id="rId943" Type="http://schemas.openxmlformats.org/officeDocument/2006/relationships/hyperlink" Target="https://rstudio.github.io/cheatsheets/html/rmarkdown.html" TargetMode="External"/><Relationship Id="rId940" Type="http://schemas.openxmlformats.org/officeDocument/2006/relationships/hyperlink" Target="https://rstudio.github.io/cheatsheets/html/tidyr.html"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2026-09-01T16:52:12Z</dcterms:created>
  <dcterms:modified xsi:type="dcterms:W3CDTF">2026-09-01T16:52:12Z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