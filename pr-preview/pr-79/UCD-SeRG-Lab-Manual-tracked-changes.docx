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2026-01-12</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3"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3"/>
    <w:bookmarkEnd w:id="104"/>
    <w:bookmarkStart w:id="105"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5"/>
    <w:bookmarkStart w:id="109" w:name="sec-auto-styling"/>
    <w:p>
      <w:pPr>
        <w:pStyle w:val="Heading2"/>
      </w:pPr>
      <w:r>
        <w:t xml:space="preserve">6.8 Automated Code Styling</w:t>
      </w:r>
    </w:p>
    <w:bookmarkStart w:id="106"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6"/>
    <w:bookmarkStart w:id="107"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7"/>
    <w:bookmarkStart w:id="108"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8"/>
    <w:bookmarkEnd w:id="109"/>
    <w:bookmarkStart w:id="124" w:name="sec-documenting-code"/>
    <w:p>
      <w:pPr>
        <w:pStyle w:val="Heading2"/>
      </w:pPr>
      <w:r>
        <w:t xml:space="preserve">6.9 Documenting your code</w:t>
      </w:r>
    </w:p>
    <w:bookmarkStart w:id="116"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0">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6"/>
    <w:bookmarkStart w:id="117"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6.9.3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6.9.4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3"/>
    <w:bookmarkEnd w:id="124"/>
    <w:bookmarkStart w:id="130"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0"/>
    <w:bookmarkStart w:id="131"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1"/>
    <w:bookmarkStart w:id="133"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3"/>
    <w:bookmarkStart w:id="138" w:name="readingsaving-data"/>
    <w:p>
      <w:pPr>
        <w:pStyle w:val="Heading2"/>
      </w:pPr>
      <w:r>
        <w:t xml:space="preserve">6.13 Reading/Saving Data</w:t>
      </w:r>
    </w:p>
    <w:bookmarkStart w:id="136"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6"/>
    <w:bookmarkStart w:id="137"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7"/>
    <w:bookmarkEnd w:id="138"/>
    <w:bookmarkStart w:id="144"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1"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0">
        <w:r>
          <w:rPr>
            <w:rStyle w:val="Hyperlink"/>
          </w:rPr>
          <w:t xml:space="preserve">here</w:t>
        </w:r>
      </w:hyperlink>
      <w:r>
        <w:t xml:space="preserve">.</w:t>
      </w:r>
    </w:p>
    <w:bookmarkEnd w:id="141"/>
    <w:bookmarkStart w:id="143" w:name="dropbox"/>
    <w:p>
      <w:pPr>
        <w:pStyle w:val="Heading3"/>
      </w:pPr>
      <w:r>
        <w:t xml:space="preserve">6.14.2 Dropbox</w:t>
      </w:r>
    </w:p>
    <w:p>
      <w:pPr>
        <w:pStyle w:val="FirstParagraph"/>
      </w:pPr>
      <w:r>
        <w:t xml:space="preserve">Follow the instructions at</w:t>
      </w:r>
      <w:r>
        <w:t xml:space="preserve"> </w:t>
      </w:r>
      <w:hyperlink r:id="rId1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3"/>
    <w:bookmarkEnd w:id="144"/>
    <w:bookmarkStart w:id="152"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5">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6">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7">
        <w:r>
          <w:rPr>
            <w:rStyle w:val="Hyperlink"/>
          </w:rPr>
          <w:t xml:space="preserve">Tidy Eval in 5 Minutes</w:t>
        </w:r>
      </w:hyperlink>
      <w:r>
        <w:t xml:space="preserve"> </w:t>
      </w:r>
      <w:r>
        <w:t xml:space="preserve">(video)</w:t>
      </w:r>
    </w:p>
    <w:p>
      <w:pPr>
        <w:pStyle w:val="Compact"/>
        <w:numPr>
          <w:ilvl w:val="0"/>
          <w:numId w:val="1045"/>
        </w:numPr>
      </w:pPr>
      <w:hyperlink r:id="rId148">
        <w:r>
          <w:rPr>
            <w:rStyle w:val="Hyperlink"/>
          </w:rPr>
          <w:t xml:space="preserve">Tidy Evaluation</w:t>
        </w:r>
      </w:hyperlink>
      <w:r>
        <w:t xml:space="preserve"> </w:t>
      </w:r>
      <w:r>
        <w:t xml:space="preserve">(e-book)</w:t>
      </w:r>
    </w:p>
    <w:p>
      <w:pPr>
        <w:pStyle w:val="Compact"/>
        <w:numPr>
          <w:ilvl w:val="0"/>
          <w:numId w:val="1045"/>
        </w:numPr>
      </w:pPr>
      <w:hyperlink r:id="rId149">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0">
        <w:r>
          <w:rPr>
            <w:rStyle w:val="Hyperlink"/>
          </w:rPr>
          <w:t xml:space="preserve">Standard Evaluation for *_join</w:t>
        </w:r>
      </w:hyperlink>
      <w:r>
        <w:t xml:space="preserve"> </w:t>
      </w:r>
      <w:r>
        <w:t xml:space="preserve">(stackoverflow)</w:t>
      </w:r>
    </w:p>
    <w:p>
      <w:pPr>
        <w:pStyle w:val="Compact"/>
        <w:numPr>
          <w:ilvl w:val="0"/>
          <w:numId w:val="1045"/>
        </w:numPr>
      </w:pPr>
      <w:hyperlink r:id="rId151">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2"/>
    <w:bookmarkStart w:id="155"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3">
        <w:r>
          <w:rPr>
            <w:rStyle w:val="Hyperlink"/>
          </w:rPr>
          <w:t xml:space="preserve">Feather package</w:t>
        </w:r>
      </w:hyperlink>
      <w:r>
        <w:t xml:space="preserve"> </w:t>
      </w:r>
      <w:r>
        <w:t xml:space="preserve">for exchanging data between the two languages</w:t>
      </w:r>
      <w:r>
        <w:t xml:space="preserve"> </w:t>
      </w:r>
      <w:hyperlink r:id="rId154">
        <w:r>
          <w:rPr>
            <w:rStyle w:val="Hyperlink"/>
          </w:rPr>
          <w:t xml:space="preserve">extremely quickly</w:t>
        </w:r>
      </w:hyperlink>
      <w:r>
        <w:t xml:space="preserve">.</w:t>
      </w:r>
    </w:p>
    <w:bookmarkEnd w:id="155"/>
    <w:bookmarkStart w:id="161"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6"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6"/>
    <w:bookmarkStart w:id="157"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7"/>
    <w:bookmarkStart w:id="160"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8"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8"/>
    <w:bookmarkStart w:id="159"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9"/>
    <w:bookmarkEnd w:id="160"/>
    <w:bookmarkEnd w:id="161"/>
    <w:bookmarkStart w:id="162"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2"/>
    <w:bookmarkStart w:id="167" w:name="constructing-pull-requests"/>
    <w:p>
      <w:pPr>
        <w:pStyle w:val="Heading2"/>
      </w:pPr>
      <w:r>
        <w:t xml:space="preserve">6.19 Constructing Pull Requests</w:t>
      </w:r>
    </w:p>
    <w:bookmarkStart w:id="163"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3"/>
    <w:bookmarkStart w:id="164"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4"/>
    <w:bookmarkStart w:id="165"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5"/>
    <w:bookmarkStart w:id="166"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6"/>
    <w:bookmarkEnd w:id="167"/>
    <w:bookmarkStart w:id="172" w:name="reviewing-pull-requests"/>
    <w:p>
      <w:pPr>
        <w:pStyle w:val="Heading2"/>
      </w:pPr>
      <w:r>
        <w:t xml:space="preserve">6.20 Reviewing Pull Requests</w:t>
      </w:r>
    </w:p>
    <w:bookmarkStart w:id="168"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8"/>
    <w:bookmarkStart w:id="169"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9"/>
    <w:bookmarkStart w:id="170"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0"/>
    <w:bookmarkStart w:id="171"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1"/>
    <w:bookmarkEnd w:id="172"/>
    <w:bookmarkStart w:id="173"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3"/>
    <w:bookmarkStart w:id="182" w:name="sec-r-resources"/>
    <w:p>
      <w:pPr>
        <w:pStyle w:val="Heading2"/>
      </w:pPr>
      <w:r>
        <w:t xml:space="preserve">6.22 Additional Resources</w:t>
      </w:r>
    </w:p>
    <w:bookmarkStart w:id="178" w:name="r-package-development"/>
    <w:p>
      <w:pPr>
        <w:pStyle w:val="Heading3"/>
      </w:pPr>
      <w:r>
        <w:t xml:space="preserve">6.22.1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4">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5">
        <w:r>
          <w:rPr>
            <w:rStyle w:val="Hyperlink"/>
          </w:rPr>
          <w:t xml:space="preserve">devtools documentation</w:t>
        </w:r>
      </w:hyperlink>
      <w:r>
        <w:t xml:space="preserve"> </w:t>
      </w:r>
      <w:r>
        <w:t xml:space="preserve">- essential development tools</w:t>
      </w:r>
    </w:p>
    <w:p>
      <w:pPr>
        <w:pStyle w:val="Compact"/>
        <w:numPr>
          <w:ilvl w:val="0"/>
          <w:numId w:val="1054"/>
        </w:numPr>
      </w:pPr>
      <w:hyperlink r:id="rId176">
        <w:r>
          <w:rPr>
            <w:rStyle w:val="Hyperlink"/>
          </w:rPr>
          <w:t xml:space="preserve">pkgdown documentation</w:t>
        </w:r>
      </w:hyperlink>
      <w:r>
        <w:t xml:space="preserve"> </w:t>
      </w:r>
      <w:r>
        <w:t xml:space="preserve">- create package websites</w:t>
      </w:r>
    </w:p>
    <w:p>
      <w:pPr>
        <w:pStyle w:val="Compact"/>
        <w:numPr>
          <w:ilvl w:val="0"/>
          <w:numId w:val="1054"/>
        </w:numPr>
      </w:pPr>
      <w:hyperlink r:id="rId177">
        <w:r>
          <w:rPr>
            <w:rStyle w:val="Hyperlink"/>
          </w:rPr>
          <w:t xml:space="preserve">testthat documentation</w:t>
        </w:r>
      </w:hyperlink>
      <w:r>
        <w:t xml:space="preserve"> </w:t>
      </w:r>
      <w:r>
        <w:t xml:space="preserve">- unit testing framework</w:t>
      </w:r>
    </w:p>
    <w:bookmarkEnd w:id="178"/>
    <w:bookmarkStart w:id="179" w:name="general-r-programming"/>
    <w:p>
      <w:pPr>
        <w:pStyle w:val="Heading3"/>
      </w:pPr>
      <w:r>
        <w:t xml:space="preserve">6.22.2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79"/>
    <w:bookmarkStart w:id="180" w:name="shiny-development"/>
    <w:p>
      <w:pPr>
        <w:pStyle w:val="Heading3"/>
      </w:pPr>
      <w:r>
        <w:t xml:space="preserve">6.22.3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0"/>
    <w:bookmarkStart w:id="181" w:name="git-and-version-control"/>
    <w:p>
      <w:pPr>
        <w:pStyle w:val="Heading3"/>
      </w:pPr>
      <w:r>
        <w:t xml:space="preserve">6.22.4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1"/>
    <w:bookmarkEnd w:id="182"/>
    <w:bookmarkEnd w:id="183"/>
    <w:bookmarkStart w:id="233" w:name="sec-r-code-style"/>
    <w:p>
      <w:pPr>
        <w:pStyle w:val="Heading1"/>
      </w:pPr>
      <w:r>
        <w:t xml:space="preserve">7. R Code Style</w:t>
      </w:r>
    </w:p>
    <w:p>
      <w:pPr>
        <w:pStyle w:val="FirstParagraph"/>
      </w:pPr>
      <w:r>
        <w:t xml:space="preserve">Adapted by UCD-SeRG team from</w:t>
      </w:r>
      <w:r>
        <w:t xml:space="preserve"> </w:t>
      </w:r>
      <w:hyperlink r:id="rId184">
        <w:r>
          <w:rPr>
            <w:rStyle w:val="Hyperlink"/>
          </w:rPr>
          <w:t xml:space="preserve">original by Kunal Mishra, Jade Benjamin-Chung, and Stephanie Djajadi</w:t>
        </w:r>
      </w:hyperlink>
    </w:p>
    <w:p>
      <w:pPr>
        <w:pStyle w:val="BodyText"/>
      </w:pPr>
      <w:r>
        <w:t xml:space="preserve">Follow these code style guidelines for all R code:</w:t>
      </w:r>
    </w:p>
    <w:bookmarkStart w:id="185"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5"/>
    <w:bookmarkStart w:id="186"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6"/>
    <w:bookmarkStart w:id="1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0"/>
    <w:bookmarkStart w:id="191"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1"/>
    <w:bookmarkStart w:id="194" w:name="markdown-and-quarto-formatting"/>
    <w:p>
      <w:pPr>
        <w:pStyle w:val="Heading2"/>
      </w:pPr>
      <w:r>
        <w:t xml:space="preserve">7.5 Markdown and Quarto Formatting</w:t>
      </w:r>
    </w:p>
    <w:bookmarkStart w:id="193"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bookmarkEnd w:id="193"/>
    <w:bookmarkEnd w:id="194"/>
    <w:bookmarkStart w:id="195"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5"/>
    <w:bookmarkStart w:id="196"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6"/>
    <w:bookmarkStart w:id="197"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7"/>
    <w:bookmarkStart w:id="198"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8"/>
    <w:bookmarkStart w:id="203"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5">
        <w:r>
          <w:rPr>
            <w:rStyle w:val="Hyperlink"/>
          </w:rPr>
          <w:t xml:space="preserve">Be Expressive: How to Give Your Variables Better Names</w:t>
        </w:r>
      </w:hyperlink>
    </w:p>
    <w:bookmarkEnd w:id="203"/>
    <w:bookmarkStart w:id="231" w:name="sec-style-auto-style"/>
    <w:p>
      <w:pPr>
        <w:pStyle w:val="Heading2"/>
      </w:pPr>
      <w:r>
        <w:t xml:space="preserve">7.11 Automated Tools for Style and Project Workflow</w:t>
      </w:r>
    </w:p>
    <w:bookmarkStart w:id="230" w:name="styling"/>
    <w:p>
      <w:pPr>
        <w:pStyle w:val="Heading3"/>
      </w:pPr>
      <w:r>
        <w:t xml:space="preserve">7.11.1 Styling</w:t>
      </w:r>
    </w:p>
    <w:bookmarkStart w:id="205"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5"/>
    <w:bookmarkStart w:id="217" w:name="styler"/>
    <w:p>
      <w:pPr>
        <w:pStyle w:val="Heading4"/>
      </w:pPr>
      <w:r>
        <w:t xml:space="preserve">7.11.1.2</w:t>
      </w:r>
      <w:r>
        <w:t xml:space="preserve"> </w:t>
      </w:r>
      <w:hyperlink r:id="rId206">
        <w:r>
          <w:rPr>
            <w:rStyle w:val="VerbatimChar"/>
          </w:rPr>
          <w:t xml:space="preserve">{styler}</w:t>
        </w:r>
      </w:hyperlink>
    </w:p>
    <w:p>
      <w:pPr>
        <w:pStyle w:val="FirstParagraph"/>
      </w:pPr>
      <w:hyperlink r:id="rId206">
        <w:r>
          <w:rPr>
            <w:rStyle w:val="VerbatimChar"/>
          </w:rPr>
          <w:t xml:space="preserve">{styler}</w:t>
        </w:r>
      </w:hyperlink>
      <w:r>
        <w:t xml:space="preserve"> </w:t>
      </w:r>
      <w:r>
        <w:t xml:space="preserve">is another</w:t>
      </w:r>
      <w:r>
        <w:t xml:space="preserve"> </w:t>
      </w:r>
      <w:hyperlink r:id="rId20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6">
              <w:r>
                <w:rPr>
                  <w:rStyle w:val="VerbatimChar"/>
                </w:rPr>
                <w:t xml:space="preserve">{styler}</w:t>
              </w:r>
            </w:hyperlink>
            <w:r>
              <w:t xml:space="preserve"> </w:t>
            </w:r>
            <w:hyperlink r:id="rId21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tip.png" id="216"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7"/>
    <w:bookmarkStart w:id="229" w:name="lintr"/>
    <w:p>
      <w:pPr>
        <w:pStyle w:val="Heading4"/>
      </w:pPr>
      <w:r>
        <w:t xml:space="preserve">7.11.1.3</w:t>
      </w:r>
      <w:r>
        <w:t xml:space="preserve"> </w:t>
      </w:r>
      <w:hyperlink r:id="rId21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0">
        <w:r>
          <w:rPr>
            <w:rStyle w:val="Hyperlink"/>
          </w:rPr>
          <w:t xml:space="preserve">in this link</w:t>
        </w:r>
      </w:hyperlink>
      <w:r>
        <w:t xml:space="preserve">,</w:t>
      </w:r>
      <w:r>
        <w:t xml:space="preserve"> </w:t>
      </w:r>
      <w:r>
        <w:t xml:space="preserve">and most guidelines are based on</w:t>
      </w:r>
      <w:r>
        <w:t xml:space="preserve"> </w:t>
      </w:r>
      <w:hyperlink r:id="rId221">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tip.png" id="228"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9"/>
    <w:bookmarkEnd w:id="230"/>
    <w:bookmarkEnd w:id="231"/>
    <w:bookmarkStart w:id="232"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2"/>
    <w:bookmarkEnd w:id="233"/>
    <w:bookmarkStart w:id="239" w:name="big-data"/>
    <w:p>
      <w:pPr>
        <w:pStyle w:val="Heading1"/>
      </w:pPr>
      <w:r>
        <w:t xml:space="preserve">8. Big data</w:t>
      </w:r>
    </w:p>
    <w:p>
      <w:pPr>
        <w:pStyle w:val="FirstParagraph"/>
      </w:pPr>
      <w:r>
        <w:t xml:space="preserve">Adapted by UCD-SeRG team from</w:t>
      </w:r>
      <w:r>
        <w:t xml:space="preserve"> </w:t>
      </w:r>
      <w:hyperlink r:id="rId234">
        <w:r>
          <w:rPr>
            <w:rStyle w:val="Hyperlink"/>
          </w:rPr>
          <w:t xml:space="preserve">original by Kunal Mishra and Jade Benjamin-Chung</w:t>
        </w:r>
      </w:hyperlink>
    </w:p>
    <w:bookmarkStart w:id="23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6"/>
    <w:bookmarkStart w:id="23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7"/>
    <w:bookmarkStart w:id="23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8"/>
    <w:bookmarkEnd w:id="239"/>
    <w:bookmarkStart w:id="250" w:name="data-masking"/>
    <w:p>
      <w:pPr>
        <w:pStyle w:val="Heading1"/>
      </w:pPr>
      <w:r>
        <w:t xml:space="preserve">9. Data masking</w:t>
      </w:r>
    </w:p>
    <w:p>
      <w:pPr>
        <w:pStyle w:val="FirstParagraph"/>
      </w:pPr>
      <w:r>
        <w:t xml:space="preserve">Adapted by UCD-SeRG team from</w:t>
      </w:r>
      <w:r>
        <w:t xml:space="preserve"> </w:t>
      </w:r>
      <w:hyperlink r:id="rId24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4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4" w:name="fig-data-masking"/>
          <w:p>
            <w:pPr>
              <w:pStyle w:val="Compact"/>
              <w:jc w:val="center"/>
            </w:pPr>
            <w:r>
              <w:drawing>
                <wp:inline>
                  <wp:extent cx="2667000" cy="1103368"/>
                  <wp:effectExtent b="0" l="0" r="0" t="0"/>
                  <wp:docPr descr="" title="" id="242" name="Picture"/>
                  <a:graphic>
                    <a:graphicData uri="http://schemas.openxmlformats.org/drawingml/2006/picture">
                      <pic:pic>
                        <pic:nvPicPr>
                          <pic:cNvPr descr="assets/images/data-masking.PNG" id="243" name="Picture"/>
                          <pic:cNvPicPr>
                            <a:picLocks noChangeArrowheads="1" noChangeAspect="1"/>
                          </pic:cNvPicPr>
                        </pic:nvPicPr>
                        <pic:blipFill>
                          <a:blip r:embed="rId24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5"/>
    <w:bookmarkStart w:id="24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6"/>
    <w:bookmarkEnd w:id="247"/>
    <w:bookmarkStart w:id="249"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8"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8"/>
    <w:bookmarkEnd w:id="249"/>
    <w:bookmarkEnd w:id="250"/>
    <w:bookmarkStart w:id="270" w:name="sec-github"/>
    <w:p>
      <w:pPr>
        <w:pStyle w:val="Heading1"/>
      </w:pPr>
      <w:r>
        <w:t xml:space="preserve">10. Github</w:t>
      </w:r>
    </w:p>
    <w:p>
      <w:pPr>
        <w:pStyle w:val="FirstParagraph"/>
      </w:pPr>
      <w:r>
        <w:t xml:space="preserve">Adapted by UCD-SeRG team from</w:t>
      </w:r>
      <w:r>
        <w:t xml:space="preserve"> </w:t>
      </w:r>
      <w:hyperlink r:id="rId251">
        <w:r>
          <w:rPr>
            <w:rStyle w:val="Hyperlink"/>
          </w:rPr>
          <w:t xml:space="preserve">original by Stephanie Djajadi and Nolan Pokpongkiat</w:t>
        </w:r>
      </w:hyperlink>
    </w:p>
    <w:bookmarkStart w:id="253" w:name="basics"/>
    <w:p>
      <w:pPr>
        <w:pStyle w:val="Heading2"/>
      </w:pPr>
      <w:r>
        <w:t xml:space="preserve">10.1 Basics</w:t>
      </w:r>
    </w:p>
    <w:p>
      <w:pPr>
        <w:pStyle w:val="Compact"/>
        <w:numPr>
          <w:ilvl w:val="0"/>
          <w:numId w:val="1067"/>
        </w:numPr>
      </w:pPr>
      <w:r>
        <w:t xml:space="preserve">A detailed tutorial of Git can be found</w:t>
      </w:r>
      <w:r>
        <w:t xml:space="preserve"> </w:t>
      </w:r>
      <w:hyperlink r:id="rId252">
        <w:r>
          <w:rPr>
            <w:rStyle w:val="Hyperlink"/>
          </w:rPr>
          <w:t xml:space="preserve">here on the CS61B website</w:t>
        </w:r>
      </w:hyperlink>
      <w:r>
        <w:t xml:space="preserve">.</w:t>
      </w:r>
    </w:p>
    <w:p>
      <w:pPr>
        <w:pStyle w:val="Compact"/>
        <w:numPr>
          <w:ilvl w:val="0"/>
          <w:numId w:val="1067"/>
        </w:numPr>
      </w:pPr>
      <w:r>
        <w:t xml:space="preserve">If you are already familiar with Git, you can reference the summary at the end of</w:t>
      </w:r>
      <w:r>
        <w:t xml:space="preserve"> </w:t>
      </w:r>
      <w:hyperlink r:id="rId252">
        <w:r>
          <w:rPr>
            <w:rStyle w:val="Hyperlink"/>
          </w:rPr>
          <w:t xml:space="preserve">Section B</w:t>
        </w:r>
      </w:hyperlink>
      <w:r>
        <w:t xml:space="preserve">.</w:t>
      </w:r>
    </w:p>
    <w:p>
      <w:pPr>
        <w:pStyle w:val="Compact"/>
        <w:numPr>
          <w:ilvl w:val="0"/>
          <w:numId w:val="1067"/>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253"/>
    <w:bookmarkStart w:id="254"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254"/>
    <w:bookmarkStart w:id="256"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8"/>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8"/>
        </w:numPr>
      </w:pPr>
      <w:r>
        <w:t xml:space="preserve">You want to start working on a new part of the project, but you aren’t sure yet if your changes will work and make it to the final product.</w:t>
      </w:r>
    </w:p>
    <w:p>
      <w:pPr>
        <w:pStyle w:val="Compact"/>
        <w:numPr>
          <w:ilvl w:val="0"/>
          <w:numId w:val="1068"/>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55">
        <w:r>
          <w:rPr>
            <w:rStyle w:val="Hyperlink"/>
          </w:rPr>
          <w:t xml:space="preserve">here</w:t>
        </w:r>
      </w:hyperlink>
      <w:r>
        <w:t xml:space="preserve">. You can also find instructions on how to handle merge conflicts when joining branches together.</w:t>
      </w:r>
    </w:p>
    <w:bookmarkEnd w:id="256"/>
    <w:bookmarkStart w:id="259"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258" w:name="tbl-git-workflow"/>
          <w:p>
            <w:pPr>
              <w:jc w:val="center"/>
            </w:pPr>
            <w:pPr>
              <w:jc w:val="left"/>
              <w:spacing w:before="200"/>
              <w:pStyle w:val="ImageCaption"/>
            </w:pPr>
            <w:r>
              <w:t xml:space="preserve">Table 10.1: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5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258"/>
          <w:p/>
        </w:tc>
      </w:tr>
    </w:tbl>
    <w:p>
      <w:pPr>
        <w:pStyle w:val="BodyText"/>
      </w:pPr>
      <w:r>
        <w:t xml:space="preserve">Other helpful commands are listed below.</w:t>
      </w:r>
    </w:p>
    <w:bookmarkEnd w:id="259"/>
    <w:bookmarkStart w:id="261" w:name="commonly-used-git-commands"/>
    <w:p>
      <w:pPr>
        <w:pStyle w:val="Heading2"/>
      </w:pPr>
      <w:r>
        <w:t xml:space="preserve">10.5 Commonly Used Git Commands</w:t>
      </w:r>
    </w:p>
    <w:tbl>
      <w:tblPr>
        <w:tblStyle w:val="Table"/>
        <w:tblW w:type="pct" w:w="5000"/>
        <w:tblLayout w:type="fixed"/>
        <w:tblLook w:firstRow="0" w:lastRow="0" w:firstColumn="0" w:lastColumn="0" w:noHBand="0" w:noVBand="0" w:val="0000"/>
      </w:tblPr>
      <w:tblGrid>
        <w:gridCol w:w="7920"/>
      </w:tblGrid>
      <w:tr>
        <w:tc>
          <w:tcPr/>
          <w:bookmarkStart w:id="260" w:name="tbl-git-commands"/>
          <w:p>
            <w:pPr>
              <w:jc w:val="center"/>
            </w:pPr>
            <w:pPr>
              <w:jc w:val="left"/>
              <w:spacing w:before="200"/>
              <w:pStyle w:val="ImageCaption"/>
            </w:pPr>
            <w:r>
              <w:t xml:space="preserve">Table 10.2: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260"/>
          <w:p/>
        </w:tc>
      </w:tr>
    </w:tbl>
    <w:bookmarkEnd w:id="261"/>
    <w:bookmarkStart w:id="262"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62"/>
    <w:bookmarkStart w:id="266"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63"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9"/>
        </w:numPr>
      </w:pPr>
      <w:r>
        <w:t xml:space="preserve">Make a small change and verify your project still works</w:t>
      </w:r>
    </w:p>
    <w:p>
      <w:pPr>
        <w:pStyle w:val="Compact"/>
        <w:numPr>
          <w:ilvl w:val="0"/>
          <w:numId w:val="106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9"/>
        </w:numPr>
      </w:pPr>
      <w:r>
        <w:rPr>
          <w:b/>
          <w:bCs/>
        </w:rPr>
        <w:t xml:space="preserve">Do not push yet</w:t>
      </w:r>
    </w:p>
    <w:p>
      <w:pPr>
        <w:pStyle w:val="Compact"/>
        <w:numPr>
          <w:ilvl w:val="0"/>
          <w:numId w:val="1069"/>
        </w:numPr>
      </w:pPr>
      <w:r>
        <w:t xml:space="preserve">Make another small change and verify it works</w:t>
      </w:r>
    </w:p>
    <w:p>
      <w:pPr>
        <w:pStyle w:val="Compact"/>
        <w:numPr>
          <w:ilvl w:val="0"/>
          <w:numId w:val="1069"/>
        </w:numPr>
      </w:pPr>
      <w:r>
        <w:t xml:space="preserve">Stage and amend the previous commit:</w:t>
      </w:r>
      <w:r>
        <w:t xml:space="preserve"> </w:t>
      </w:r>
      <w:r>
        <w:rPr>
          <w:rStyle w:val="VerbatimChar"/>
        </w:rPr>
        <w:t xml:space="preserve">git commit --amend --no-edit</w:t>
      </w:r>
    </w:p>
    <w:p>
      <w:pPr>
        <w:pStyle w:val="Compact"/>
        <w:numPr>
          <w:ilvl w:val="0"/>
          <w:numId w:val="1069"/>
        </w:numPr>
      </w:pPr>
      <w:r>
        <w:t xml:space="preserve">Repeat steps 4-5 as needed</w:t>
      </w:r>
    </w:p>
    <w:p>
      <w:pPr>
        <w:pStyle w:val="Compact"/>
        <w:numPr>
          <w:ilvl w:val="0"/>
          <w:numId w:val="1069"/>
        </w:numPr>
      </w:pPr>
      <w:r>
        <w:t xml:space="preserve">When finished, amend one final time with a proper commit message</w:t>
      </w:r>
    </w:p>
    <w:p>
      <w:pPr>
        <w:pStyle w:val="Compact"/>
        <w:numPr>
          <w:ilvl w:val="0"/>
          <w:numId w:val="106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63"/>
    <w:bookmarkStart w:id="265" w:name="key-points"/>
    <w:p>
      <w:pPr>
        <w:pStyle w:val="Heading3"/>
      </w:pPr>
      <w:r>
        <w:t xml:space="preserve">10.7.2 Key Points</w:t>
      </w:r>
    </w:p>
    <w:p>
      <w:pPr>
        <w:pStyle w:val="Compact"/>
        <w:numPr>
          <w:ilvl w:val="0"/>
          <w:numId w:val="1070"/>
        </w:numPr>
      </w:pPr>
      <w:r>
        <w:t xml:space="preserve">Each amend replaces the previous commit rather than creating a new one</w:t>
      </w:r>
    </w:p>
    <w:p>
      <w:pPr>
        <w:pStyle w:val="Compact"/>
        <w:numPr>
          <w:ilvl w:val="0"/>
          <w:numId w:val="1070"/>
        </w:numPr>
      </w:pPr>
      <w:r>
        <w:t xml:space="preserve">This keeps your history clean while letting you work incrementally</w:t>
      </w:r>
    </w:p>
    <w:p>
      <w:pPr>
        <w:pStyle w:val="Compact"/>
        <w:numPr>
          <w:ilvl w:val="0"/>
          <w:numId w:val="1070"/>
        </w:numPr>
      </w:pPr>
      <w:r>
        <w:t xml:space="preserve">Only use this pattern before pushing - never amend commits that others may have pulled</w:t>
      </w:r>
    </w:p>
    <w:p>
      <w:pPr>
        <w:pStyle w:val="Compact"/>
        <w:numPr>
          <w:ilvl w:val="0"/>
          <w:numId w:val="107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7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64">
        <w:r>
          <w:rPr>
            <w:rStyle w:val="Hyperlink"/>
          </w:rPr>
          <w:t xml:space="preserve">Repeated Amend chapter</w:t>
        </w:r>
      </w:hyperlink>
      <w:r>
        <w:t xml:space="preserve"> </w:t>
      </w:r>
      <w:r>
        <w:t xml:space="preserve">in Happy Git with R.</w:t>
      </w:r>
    </w:p>
    <w:bookmarkEnd w:id="265"/>
    <w:bookmarkEnd w:id="266"/>
    <w:bookmarkStart w:id="269"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67">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68">
        <w:r>
          <w:rPr>
            <w:rStyle w:val="Hyperlink"/>
          </w:rPr>
          <w:t xml:space="preserve">great discussion of project-oriented workflows</w:t>
        </w:r>
      </w:hyperlink>
      <w:r>
        <w:t xml:space="preserve">, extolling the virtues of a self-contained, portable projects, for your reference.</w:t>
      </w:r>
    </w:p>
    <w:p>
      <w:r>
        <w:br w:type="page"/>
      </w:r>
    </w:p>
    <w:bookmarkEnd w:id="269"/>
    <w:bookmarkEnd w:id="270"/>
    <w:bookmarkStart w:id="293" w:name="sec-unix"/>
    <w:p>
      <w:pPr>
        <w:pStyle w:val="Heading1"/>
      </w:pPr>
      <w:r>
        <w:t xml:space="preserve">11. Unix</w:t>
      </w:r>
    </w:p>
    <w:p>
      <w:pPr>
        <w:pStyle w:val="FirstParagraph"/>
      </w:pPr>
      <w:r>
        <w:t xml:space="preserve">Adapted by UCD-SeRG team from</w:t>
      </w:r>
      <w:r>
        <w:t xml:space="preserve"> </w:t>
      </w:r>
      <w:hyperlink r:id="rId27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71"/>
        </w:numPr>
      </w:pPr>
      <w:r>
        <w:t xml:space="preserve">Run a series of scripts in parallel or in a specific order to reproduce our work</w:t>
      </w:r>
    </w:p>
    <w:p>
      <w:pPr>
        <w:pStyle w:val="Compact"/>
        <w:numPr>
          <w:ilvl w:val="0"/>
          <w:numId w:val="1071"/>
        </w:numPr>
      </w:pPr>
      <w:r>
        <w:t xml:space="preserve">To check on the progress of a batch of jobs</w:t>
      </w:r>
    </w:p>
    <w:p>
      <w:pPr>
        <w:pStyle w:val="Compact"/>
        <w:numPr>
          <w:ilvl w:val="0"/>
          <w:numId w:val="1071"/>
        </w:numPr>
      </w:pPr>
      <w:r>
        <w:t xml:space="preserve">To use git and push to github</w:t>
      </w:r>
    </w:p>
    <w:bookmarkStart w:id="276"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75" w:name="fig-unix-desktop"/>
          <w:p>
            <w:pPr>
              <w:pStyle w:val="Compact"/>
              <w:jc w:val="center"/>
            </w:pPr>
            <w:r>
              <w:drawing>
                <wp:inline>
                  <wp:extent cx="5334000" cy="3380267"/>
                  <wp:effectExtent b="0" l="0" r="0" t="0"/>
                  <wp:docPr descr="" title="" id="273" name="Picture"/>
                  <a:graphic>
                    <a:graphicData uri="http://schemas.openxmlformats.org/drawingml/2006/picture">
                      <pic:pic>
                        <pic:nvPicPr>
                          <pic:cNvPr descr="assets/images/ex-desktop.jpg" id="274" name="Picture"/>
                          <pic:cNvPicPr>
                            <a:picLocks noChangeArrowheads="1" noChangeAspect="1"/>
                          </pic:cNvPicPr>
                        </pic:nvPicPr>
                        <pic:blipFill>
                          <a:blip r:embed="rId27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Example desktop with folders and files</w:t>
            </w:r>
          </w:p>
          <w:bookmarkEnd w:id="275"/>
        </w:tc>
      </w:tr>
    </w:tbl>
    <w:bookmarkEnd w:id="276"/>
    <w:bookmarkStart w:id="282"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277" w:name="tbl-unix-basic-commands"/>
          <w:p>
            <w:pPr>
              <w:jc w:val="center"/>
            </w:pPr>
            <w:pPr>
              <w:jc w:val="left"/>
              <w:spacing w:before="200"/>
              <w:pStyle w:val="ImageCaption"/>
            </w:pPr>
            <w:r>
              <w:t xml:space="preserve">Table 11.1: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27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81" w:name="fig-unix-terminal"/>
          <w:p>
            <w:pPr>
              <w:pStyle w:val="Compact"/>
              <w:jc w:val="center"/>
            </w:pPr>
            <w:r>
              <w:drawing>
                <wp:inline>
                  <wp:extent cx="4488872" cy="8862646"/>
                  <wp:effectExtent b="0" l="0" r="0" t="0"/>
                  <wp:docPr descr="" title="" id="279" name="Picture"/>
                  <a:graphic>
                    <a:graphicData uri="http://schemas.openxmlformats.org/drawingml/2006/picture">
                      <pic:pic>
                        <pic:nvPicPr>
                          <pic:cNvPr descr="assets/images/ex-terminal.PNG" id="280" name="Picture"/>
                          <pic:cNvPicPr>
                            <a:picLocks noChangeArrowheads="1" noChangeAspect="1"/>
                          </pic:cNvPicPr>
                        </pic:nvPicPr>
                        <pic:blipFill>
                          <a:blip r:embed="rId27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Terminal output after executing basic Unix commands</w:t>
            </w:r>
          </w:p>
          <w:bookmarkEnd w:id="281"/>
        </w:tc>
      </w:tr>
    </w:tbl>
    <w:bookmarkEnd w:id="282"/>
    <w:bookmarkStart w:id="284" w:name="running-bash-scripts"/>
    <w:p>
      <w:pPr>
        <w:pStyle w:val="Heading2"/>
      </w:pPr>
      <w:r>
        <w:t xml:space="preserve">11.3 Running Bash Scripts</w:t>
      </w:r>
    </w:p>
    <w:tbl>
      <w:tblPr>
        <w:tblStyle w:val="Table"/>
        <w:tblW w:type="pct" w:w="5000"/>
        <w:tblLayout w:type="fixed"/>
        <w:tblLook w:firstRow="0" w:lastRow="0" w:firstColumn="0" w:lastColumn="0" w:noHBand="0" w:noVBand="0" w:val="0000"/>
      </w:tblPr>
      <w:tblGrid>
        <w:gridCol w:w="7920"/>
      </w:tblGrid>
      <w:tr>
        <w:tc>
          <w:tcPr/>
          <w:bookmarkStart w:id="283" w:name="tbl-unix-bash-scripts"/>
          <w:p>
            <w:pPr>
              <w:jc w:val="center"/>
            </w:pPr>
            <w:pPr>
              <w:jc w:val="left"/>
              <w:spacing w:before="200"/>
              <w:pStyle w:val="ImageCaption"/>
            </w:pPr>
            <w:r>
              <w:t xml:space="preserve">Table 11.2: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283"/>
          <w:p/>
        </w:tc>
      </w:tr>
    </w:tbl>
    <w:bookmarkEnd w:id="284"/>
    <w:bookmarkStart w:id="287"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8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86" w:name="common-mistakes"/>
    <w:p>
      <w:pPr>
        <w:pStyle w:val="Heading3"/>
      </w:pPr>
      <w:r>
        <w:t xml:space="preserve">11.4.1 Common Mistakes</w:t>
      </w:r>
    </w:p>
    <w:p>
      <w:pPr>
        <w:pStyle w:val="Compact"/>
        <w:numPr>
          <w:ilvl w:val="0"/>
          <w:numId w:val="1072"/>
        </w:numPr>
      </w:pPr>
      <w:r>
        <w:t xml:space="preserve">Remember to include all of the quotation marks around file paths that have a spaces.</w:t>
      </w:r>
    </w:p>
    <w:p>
      <w:pPr>
        <w:pStyle w:val="Compact"/>
        <w:numPr>
          <w:ilvl w:val="0"/>
          <w:numId w:val="1072"/>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86"/>
    <w:bookmarkEnd w:id="287"/>
    <w:bookmarkStart w:id="288"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88"/>
    <w:bookmarkStart w:id="292"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3"/>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8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4"/>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4"/>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90"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90"/>
    <w:bookmarkStart w:id="291"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291"/>
    <w:bookmarkEnd w:id="292"/>
    <w:bookmarkEnd w:id="293"/>
    <w:bookmarkStart w:id="299" w:name="reproducible-environments"/>
    <w:p>
      <w:pPr>
        <w:pStyle w:val="Heading1"/>
      </w:pPr>
      <w:r>
        <w:t xml:space="preserve">12. Reproducible Environments</w:t>
      </w:r>
    </w:p>
    <w:p>
      <w:pPr>
        <w:pStyle w:val="FirstParagraph"/>
      </w:pPr>
      <w:r>
        <w:t xml:space="preserve">Adapted by UCD-SeRG team from</w:t>
      </w:r>
      <w:r>
        <w:t xml:space="preserve"> </w:t>
      </w:r>
      <w:hyperlink r:id="rId294">
        <w:r>
          <w:rPr>
            <w:rStyle w:val="Hyperlink"/>
          </w:rPr>
          <w:t xml:space="preserve">original by Anna Nguyen</w:t>
        </w:r>
      </w:hyperlink>
    </w:p>
    <w:bookmarkStart w:id="298" w:name="package-version-control-with-renv"/>
    <w:p>
      <w:pPr>
        <w:pStyle w:val="Heading2"/>
      </w:pPr>
      <w:r>
        <w:t xml:space="preserve">12.1 Package Version Control with renv</w:t>
      </w:r>
    </w:p>
    <w:bookmarkStart w:id="295"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295"/>
    <w:bookmarkStart w:id="296"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5"/>
        </w:numPr>
      </w:pPr>
      <w:r>
        <w:t xml:space="preserve">Create an RProject file and ensure that your working directory is set to the correct folder</w:t>
      </w:r>
    </w:p>
    <w:p>
      <w:pPr>
        <w:pStyle w:val="Compact"/>
        <w:numPr>
          <w:ilvl w:val="0"/>
          <w:numId w:val="1075"/>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5"/>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5"/>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5"/>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296"/>
    <w:bookmarkStart w:id="297"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6"/>
        </w:numPr>
      </w:pPr>
      <w:r>
        <w:t xml:space="preserve">Pull the most updated version of the project from GitHub</w:t>
      </w:r>
    </w:p>
    <w:p>
      <w:pPr>
        <w:pStyle w:val="Compact"/>
        <w:numPr>
          <w:ilvl w:val="0"/>
          <w:numId w:val="1076"/>
        </w:numPr>
      </w:pPr>
      <w:r>
        <w:t xml:space="preserve">Open the project’s RProject file</w:t>
      </w:r>
    </w:p>
    <w:p>
      <w:pPr>
        <w:pStyle w:val="Compact"/>
        <w:numPr>
          <w:ilvl w:val="0"/>
          <w:numId w:val="1076"/>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6"/>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6"/>
        </w:numPr>
      </w:pPr>
      <w:r>
        <w:t xml:space="preserve">Wait for the correct versions of each package to install/update. This may take some time, depending on how many packages the project uses.</w:t>
      </w:r>
    </w:p>
    <w:p>
      <w:pPr>
        <w:pStyle w:val="Compact"/>
        <w:numPr>
          <w:ilvl w:val="0"/>
          <w:numId w:val="1076"/>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6"/>
        </w:numPr>
      </w:pPr>
      <w:r>
        <w:t xml:space="preserve">If you make edits to the code and introduce new/updated packages, see the section above for instructions on how to make updates.</w:t>
      </w:r>
    </w:p>
    <w:p>
      <w:r>
        <w:br w:type="page"/>
      </w:r>
    </w:p>
    <w:bookmarkEnd w:id="297"/>
    <w:bookmarkEnd w:id="298"/>
    <w:bookmarkEnd w:id="299"/>
    <w:bookmarkStart w:id="314" w:name="code-publication"/>
    <w:p>
      <w:pPr>
        <w:pStyle w:val="Heading1"/>
      </w:pPr>
      <w:r>
        <w:t xml:space="preserve">13. Code Publication</w:t>
      </w:r>
    </w:p>
    <w:p>
      <w:pPr>
        <w:pStyle w:val="FirstParagraph"/>
      </w:pPr>
      <w:r>
        <w:t xml:space="preserve">Adapted by UCD-SeRG team from</w:t>
      </w:r>
      <w:r>
        <w:t xml:space="preserve"> </w:t>
      </w:r>
      <w:hyperlink r:id="rId300">
        <w:r>
          <w:rPr>
            <w:rStyle w:val="Hyperlink"/>
          </w:rPr>
          <w:t xml:space="preserve">original by Nolan Pokpongkiat</w:t>
        </w:r>
      </w:hyperlink>
    </w:p>
    <w:bookmarkStart w:id="301" w:name="checklist-overview"/>
    <w:p>
      <w:pPr>
        <w:pStyle w:val="Heading2"/>
      </w:pPr>
      <w:r>
        <w:t xml:space="preserve">13.1 Checklist overview</w:t>
      </w:r>
    </w:p>
    <w:p>
      <w:pPr>
        <w:pStyle w:val="Compact"/>
        <w:numPr>
          <w:ilvl w:val="0"/>
          <w:numId w:val="1077"/>
        </w:numPr>
      </w:pPr>
      <w:hyperlink w:anchor="fill-out-file-headers">
        <w:r>
          <w:rPr>
            <w:rStyle w:val="Hyperlink"/>
          </w:rPr>
          <w:t xml:space="preserve">Fill out file headers</w:t>
        </w:r>
      </w:hyperlink>
    </w:p>
    <w:p>
      <w:pPr>
        <w:pStyle w:val="Compact"/>
        <w:numPr>
          <w:ilvl w:val="0"/>
          <w:numId w:val="1077"/>
        </w:numPr>
      </w:pPr>
      <w:hyperlink w:anchor="clean-up-comments">
        <w:r>
          <w:rPr>
            <w:rStyle w:val="Hyperlink"/>
          </w:rPr>
          <w:t xml:space="preserve">Clean up comments</w:t>
        </w:r>
      </w:hyperlink>
    </w:p>
    <w:p>
      <w:pPr>
        <w:pStyle w:val="Compact"/>
        <w:numPr>
          <w:ilvl w:val="0"/>
          <w:numId w:val="1077"/>
        </w:numPr>
      </w:pPr>
      <w:hyperlink w:anchor="document-functions">
        <w:r>
          <w:rPr>
            <w:rStyle w:val="Hyperlink"/>
          </w:rPr>
          <w:t xml:space="preserve">Document functions</w:t>
        </w:r>
      </w:hyperlink>
    </w:p>
    <w:p>
      <w:pPr>
        <w:pStyle w:val="Compact"/>
        <w:numPr>
          <w:ilvl w:val="0"/>
          <w:numId w:val="1077"/>
        </w:numPr>
      </w:pPr>
      <w:hyperlink w:anchor="remove-deprecated-filepaths">
        <w:r>
          <w:rPr>
            <w:rStyle w:val="Hyperlink"/>
          </w:rPr>
          <w:t xml:space="preserve">Remove deprecated filepaths</w:t>
        </w:r>
      </w:hyperlink>
    </w:p>
    <w:p>
      <w:pPr>
        <w:pStyle w:val="Compact"/>
        <w:numPr>
          <w:ilvl w:val="0"/>
          <w:numId w:val="1077"/>
        </w:numPr>
      </w:pPr>
      <w:hyperlink w:anchor="ensure-project-runs-via-bash">
        <w:r>
          <w:rPr>
            <w:rStyle w:val="Hyperlink"/>
          </w:rPr>
          <w:t xml:space="preserve">Ensure project runs via bash</w:t>
        </w:r>
      </w:hyperlink>
    </w:p>
    <w:p>
      <w:pPr>
        <w:pStyle w:val="Compact"/>
        <w:numPr>
          <w:ilvl w:val="0"/>
          <w:numId w:val="1077"/>
        </w:numPr>
      </w:pPr>
      <w:hyperlink w:anchor="complete-the-readme">
        <w:r>
          <w:rPr>
            <w:rStyle w:val="Hyperlink"/>
          </w:rPr>
          <w:t xml:space="preserve">Complete the README</w:t>
        </w:r>
      </w:hyperlink>
    </w:p>
    <w:p>
      <w:pPr>
        <w:pStyle w:val="Compact"/>
        <w:numPr>
          <w:ilvl w:val="0"/>
          <w:numId w:val="1077"/>
        </w:numPr>
      </w:pPr>
      <w:hyperlink w:anchor="clean-up-feature-branches">
        <w:r>
          <w:rPr>
            <w:rStyle w:val="Hyperlink"/>
          </w:rPr>
          <w:t xml:space="preserve">Clean up feature branches</w:t>
        </w:r>
      </w:hyperlink>
    </w:p>
    <w:p>
      <w:pPr>
        <w:pStyle w:val="Compact"/>
        <w:numPr>
          <w:ilvl w:val="0"/>
          <w:numId w:val="1077"/>
        </w:numPr>
      </w:pPr>
      <w:hyperlink w:anchor="create-github-release">
        <w:r>
          <w:rPr>
            <w:rStyle w:val="Hyperlink"/>
          </w:rPr>
          <w:t xml:space="preserve">Create Github release</w:t>
        </w:r>
      </w:hyperlink>
    </w:p>
    <w:bookmarkEnd w:id="301"/>
    <w:bookmarkStart w:id="303"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02">
        <w:r>
          <w:rPr>
            <w:rStyle w:val="Hyperlink"/>
          </w:rPr>
          <w:t xml:space="preserve">here.</w:t>
        </w:r>
      </w:hyperlink>
    </w:p>
    <w:bookmarkEnd w:id="303"/>
    <w:bookmarkStart w:id="304"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04"/>
    <w:bookmarkStart w:id="306"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05">
        <w:r>
          <w:rPr>
            <w:rStyle w:val="Hyperlink"/>
          </w:rPr>
          <w:t xml:space="preserve">here.</w:t>
        </w:r>
      </w:hyperlink>
    </w:p>
    <w:bookmarkEnd w:id="306"/>
    <w:bookmarkStart w:id="307"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07"/>
    <w:bookmarkStart w:id="309"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08">
        <w:r>
          <w:rPr>
            <w:rStyle w:val="Hyperlink"/>
          </w:rPr>
          <w:t xml:space="preserve">here.</w:t>
        </w:r>
      </w:hyperlink>
    </w:p>
    <w:bookmarkEnd w:id="309"/>
    <w:bookmarkStart w:id="310"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8"/>
        </w:numPr>
      </w:pPr>
      <w:r>
        <w:t xml:space="preserve">0-config.R: configuration file that sets data directories, sources base functions, and loads required libraries</w:t>
      </w:r>
    </w:p>
    <w:p>
      <w:pPr>
        <w:pStyle w:val="BlockText"/>
        <w:numPr>
          <w:ilvl w:val="0"/>
          <w:numId w:val="1078"/>
        </w:numPr>
      </w:pPr>
      <w:r>
        <w:t xml:space="preserve">0-base-functions: folder containing scripts with functions used in the analysis</w:t>
      </w:r>
    </w:p>
    <w:p>
      <w:pPr>
        <w:pStyle w:val="BlockText"/>
        <w:numPr>
          <w:ilvl w:val="1"/>
          <w:numId w:val="1079"/>
        </w:numPr>
      </w:pPr>
      <w:r>
        <w:t xml:space="preserve">0-base-functions.R: R script containing general functions used across the analysis</w:t>
      </w:r>
    </w:p>
    <w:p>
      <w:pPr>
        <w:pStyle w:val="BlockText"/>
        <w:numPr>
          <w:ilvl w:val="1"/>
          <w:numId w:val="1079"/>
        </w:numPr>
      </w:pPr>
      <w:r>
        <w:t xml:space="preserve">0-bias-corr-functions.R: R script containing functions used in bias correction</w:t>
      </w:r>
    </w:p>
    <w:p>
      <w:pPr>
        <w:pStyle w:val="BlockText"/>
        <w:numPr>
          <w:ilvl w:val="1"/>
          <w:numId w:val="1079"/>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9"/>
        </w:numPr>
      </w:pPr>
      <w:r>
        <w:t xml:space="preserve">0-prior-functions.R: R script containing functions to generate priors</w:t>
      </w:r>
    </w:p>
    <w:p>
      <w:pPr>
        <w:pStyle w:val="BlockText"/>
        <w:numPr>
          <w:ilvl w:val="0"/>
          <w:numId w:val="1078"/>
        </w:numPr>
      </w:pPr>
      <w:r>
        <w:t xml:space="preserve">1-data: folder containing data processing scripts NOTE: some scripts are deprecated</w:t>
      </w:r>
    </w:p>
    <w:p>
      <w:pPr>
        <w:pStyle w:val="BlockText"/>
        <w:numPr>
          <w:ilvl w:val="0"/>
          <w:numId w:val="1078"/>
        </w:numPr>
      </w:pPr>
      <w:r>
        <w:t xml:space="preserve">2-analysis: folder containing analysis scripts. To rerun all scripts in this subdirectory, run the bash script 0-run-analysis.sh.</w:t>
      </w:r>
    </w:p>
    <w:p>
      <w:pPr>
        <w:pStyle w:val="BlockText"/>
        <w:numPr>
          <w:ilvl w:val="1"/>
          <w:numId w:val="1080"/>
        </w:numPr>
      </w:pPr>
      <w:r>
        <w:t xml:space="preserve">1-obtain-priors-state.R: obtain priors for each state</w:t>
      </w:r>
    </w:p>
    <w:p>
      <w:pPr>
        <w:pStyle w:val="BlockText"/>
        <w:numPr>
          <w:ilvl w:val="1"/>
          <w:numId w:val="1080"/>
        </w:numPr>
      </w:pPr>
      <w:r>
        <w:t xml:space="preserve">2-est-expected-cases-state.R: estimate expected cases in each state</w:t>
      </w:r>
    </w:p>
    <w:p>
      <w:pPr>
        <w:pStyle w:val="BlockText"/>
        <w:numPr>
          <w:ilvl w:val="1"/>
          <w:numId w:val="1080"/>
        </w:numPr>
      </w:pPr>
      <w:r>
        <w:t xml:space="preserve">3-est-expected-cases-state-perf-testing.R: estimate expected cases in each state, estimate the percentage of underestimation due to incomplete testing vs. imperfect test accuracy</w:t>
      </w:r>
    </w:p>
    <w:p>
      <w:pPr>
        <w:pStyle w:val="BlockText"/>
        <w:numPr>
          <w:ilvl w:val="1"/>
          <w:numId w:val="1080"/>
        </w:numPr>
      </w:pPr>
      <w:r>
        <w:t xml:space="preserve">4-obtain-testing-protocols.R: find testing protocols for each state.</w:t>
      </w:r>
    </w:p>
    <w:p>
      <w:pPr>
        <w:pStyle w:val="BlockText"/>
        <w:numPr>
          <w:ilvl w:val="1"/>
          <w:numId w:val="1080"/>
        </w:numPr>
      </w:pPr>
      <w:r>
        <w:t xml:space="preserve">5-summarize-results.R: summarize results; obtain results for in text numerical results.</w:t>
      </w:r>
    </w:p>
    <w:p>
      <w:pPr>
        <w:pStyle w:val="BlockText"/>
        <w:numPr>
          <w:ilvl w:val="0"/>
          <w:numId w:val="1078"/>
        </w:numPr>
      </w:pPr>
      <w:r>
        <w:t xml:space="preserve">3-figure-table-scripts: folder containing figure scripts. To rerun all scripts in this subdirectory, run the bash script 0-run-figs.sh.</w:t>
      </w:r>
    </w:p>
    <w:p>
      <w:pPr>
        <w:pStyle w:val="BlockText"/>
        <w:numPr>
          <w:ilvl w:val="1"/>
          <w:numId w:val="1081"/>
        </w:numPr>
      </w:pPr>
      <w:r>
        <w:t xml:space="preserve">1-fig-testing.R: creates plot of testing patterns by state over time</w:t>
      </w:r>
    </w:p>
    <w:p>
      <w:pPr>
        <w:pStyle w:val="BlockText"/>
        <w:numPr>
          <w:ilvl w:val="1"/>
          <w:numId w:val="1081"/>
        </w:numPr>
      </w:pPr>
      <w:r>
        <w:t xml:space="preserve">2-fig-cases-usa-state-bar.R: creates bar plot of confirmed vs. estimated infections by state</w:t>
      </w:r>
    </w:p>
    <w:p>
      <w:pPr>
        <w:pStyle w:val="BlockText"/>
        <w:numPr>
          <w:ilvl w:val="1"/>
          <w:numId w:val="1081"/>
        </w:numPr>
      </w:pPr>
      <w:r>
        <w:t xml:space="preserve">3a-fig-map-usa-state.R: creates map of confirmed vs. estimated infections by state</w:t>
      </w:r>
    </w:p>
    <w:p>
      <w:pPr>
        <w:pStyle w:val="BlockText"/>
        <w:numPr>
          <w:ilvl w:val="1"/>
          <w:numId w:val="1081"/>
        </w:numPr>
      </w:pPr>
      <w:r>
        <w:t xml:space="preserve">3b-fig-map-usa-state-shiny.R: creates map of confirmed vs. estimated infections by state with search functionality by state</w:t>
      </w:r>
    </w:p>
    <w:p>
      <w:pPr>
        <w:pStyle w:val="BlockText"/>
        <w:numPr>
          <w:ilvl w:val="1"/>
          <w:numId w:val="1081"/>
        </w:numPr>
      </w:pPr>
      <w:r>
        <w:t xml:space="preserve">4-fig-priors.R: creates figure with priors for US as a whole</w:t>
      </w:r>
    </w:p>
    <w:p>
      <w:pPr>
        <w:pStyle w:val="BlockText"/>
        <w:numPr>
          <w:ilvl w:val="1"/>
          <w:numId w:val="1081"/>
        </w:numPr>
      </w:pPr>
      <w:r>
        <w:t xml:space="preserve">5-fig-density-usa.R: creates figure of distribution of estimated cases in the US</w:t>
      </w:r>
    </w:p>
    <w:p>
      <w:pPr>
        <w:pStyle w:val="BlockText"/>
        <w:numPr>
          <w:ilvl w:val="1"/>
          <w:numId w:val="1081"/>
        </w:numPr>
      </w:pPr>
      <w:r>
        <w:t xml:space="preserve">6-table-data-quality.R: creates table of data quality grading from COVID Tracking Project</w:t>
      </w:r>
    </w:p>
    <w:p>
      <w:pPr>
        <w:pStyle w:val="BlockText"/>
        <w:numPr>
          <w:ilvl w:val="1"/>
          <w:numId w:val="1081"/>
        </w:numPr>
      </w:pPr>
      <w:r>
        <w:t xml:space="preserve">7-fig-testpos.R: creates figure of the probability of testing positive among those tested by state</w:t>
      </w:r>
    </w:p>
    <w:p>
      <w:pPr>
        <w:pStyle w:val="BlockText"/>
        <w:numPr>
          <w:ilvl w:val="1"/>
          <w:numId w:val="1081"/>
        </w:numPr>
      </w:pPr>
      <w:r>
        <w:t xml:space="preserve">8-fig-percent-undertesting-state.R: creates figure of the percentage of under estimation due to incomplete testing</w:t>
      </w:r>
    </w:p>
    <w:p>
      <w:pPr>
        <w:pStyle w:val="BlockText"/>
        <w:numPr>
          <w:ilvl w:val="0"/>
          <w:numId w:val="1078"/>
        </w:numPr>
      </w:pPr>
      <w:r>
        <w:t xml:space="preserve">4-figures: folder containing figure files.</w:t>
      </w:r>
    </w:p>
    <w:p>
      <w:pPr>
        <w:pStyle w:val="BlockText"/>
        <w:numPr>
          <w:ilvl w:val="0"/>
          <w:numId w:val="1078"/>
        </w:numPr>
      </w:pPr>
      <w:r>
        <w:t xml:space="preserve">5-results: folder containing analysis results objects.</w:t>
      </w:r>
    </w:p>
    <w:p>
      <w:pPr>
        <w:pStyle w:val="BlockText"/>
        <w:numPr>
          <w:ilvl w:val="0"/>
          <w:numId w:val="1078"/>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10"/>
    <w:bookmarkStart w:id="311"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11"/>
    <w:bookmarkStart w:id="313"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12">
        <w:r>
          <w:rPr>
            <w:rStyle w:val="Hyperlink"/>
          </w:rPr>
          <w:t xml:space="preserve">here.</w:t>
        </w:r>
      </w:hyperlink>
    </w:p>
    <w:p>
      <w:r>
        <w:br w:type="page"/>
      </w:r>
    </w:p>
    <w:bookmarkEnd w:id="313"/>
    <w:bookmarkEnd w:id="314"/>
    <w:bookmarkStart w:id="332" w:name="data-publication"/>
    <w:p>
      <w:pPr>
        <w:pStyle w:val="Heading1"/>
      </w:pPr>
      <w:r>
        <w:t xml:space="preserve">14. Data Publication</w:t>
      </w:r>
    </w:p>
    <w:p>
      <w:pPr>
        <w:pStyle w:val="FirstParagraph"/>
      </w:pPr>
      <w:r>
        <w:t xml:space="preserve">Adapted from Fanice Nyatigo and Ben Arnold’s chapter in the</w:t>
      </w:r>
      <w:r>
        <w:t xml:space="preserve"> </w:t>
      </w:r>
      <w:hyperlink r:id="rId315">
        <w:r>
          <w:rPr>
            <w:rStyle w:val="Hyperlink"/>
          </w:rPr>
          <w:t xml:space="preserve">Proctor-UCSF Lab Manual</w:t>
        </w:r>
      </w:hyperlink>
    </w:p>
    <w:bookmarkStart w:id="316"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16"/>
    <w:bookmarkStart w:id="320"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17"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17"/>
    <w:bookmarkStart w:id="318"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18"/>
    <w:bookmarkStart w:id="319"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19"/>
    <w:bookmarkEnd w:id="320"/>
    <w:bookmarkStart w:id="324" w:name="create-public-ids"/>
    <w:p>
      <w:pPr>
        <w:pStyle w:val="Heading2"/>
      </w:pPr>
      <w:r>
        <w:t xml:space="preserve">14.3 Create public IDs</w:t>
      </w:r>
    </w:p>
    <w:bookmarkStart w:id="321"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21"/>
    <w:bookmarkStart w:id="322"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22"/>
    <w:bookmarkStart w:id="323"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2"/>
        </w:numPr>
      </w:pPr>
      <w:r>
        <w:rPr>
          <w:rStyle w:val="VerbatimChar"/>
        </w:rPr>
        <w:t xml:space="preserve">data/final/</w:t>
      </w:r>
      <w:r>
        <w:t xml:space="preserve">- folder containing the projects final data in both csv and rds formats</w:t>
      </w:r>
      <w:r>
        <w:br/>
      </w:r>
    </w:p>
    <w:p>
      <w:pPr>
        <w:pStyle w:val="Compact"/>
        <w:numPr>
          <w:ilvl w:val="0"/>
          <w:numId w:val="1082"/>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2"/>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2"/>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2"/>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23"/>
    <w:bookmarkEnd w:id="324"/>
    <w:bookmarkStart w:id="328"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2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27" w:name="X659912a983e12070198566d6758f84b7c139c71"/>
    <w:p>
      <w:pPr>
        <w:pStyle w:val="Heading3"/>
      </w:pPr>
      <w:r>
        <w:t xml:space="preserve">14.4.1 Steps for creating an Open Science Framework (OSF) repository:</w:t>
      </w:r>
    </w:p>
    <w:p>
      <w:pPr>
        <w:pStyle w:val="Compact"/>
        <w:numPr>
          <w:ilvl w:val="0"/>
          <w:numId w:val="1083"/>
        </w:numPr>
      </w:pPr>
      <w:r>
        <w:t xml:space="preserve">Create a new OSF project per these instructions: https://help.osf.io/article/252-create-a-project</w:t>
      </w:r>
    </w:p>
    <w:p>
      <w:pPr>
        <w:pStyle w:val="Compact"/>
        <w:numPr>
          <w:ilvl w:val="0"/>
          <w:numId w:val="1083"/>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3"/>
        </w:numPr>
      </w:pPr>
      <w:r>
        <w:t xml:space="preserve">Create a notebook component and upload the final .html files (which will not be on github… but see optional item below)</w:t>
      </w:r>
    </w:p>
    <w:p>
      <w:pPr>
        <w:pStyle w:val="Compact"/>
        <w:numPr>
          <w:ilvl w:val="0"/>
          <w:numId w:val="1083"/>
        </w:numPr>
      </w:pPr>
      <w:r>
        <w:t xml:space="preserve">On the OSF landing Wiki, provide some context. Here is a recent example: https://osf.io/954bt/</w:t>
      </w:r>
    </w:p>
    <w:p>
      <w:pPr>
        <w:pStyle w:val="Compact"/>
        <w:numPr>
          <w:ilvl w:val="0"/>
          <w:numId w:val="1083"/>
        </w:numPr>
      </w:pPr>
      <w:r>
        <w:t xml:space="preserve">Create a Digital Object Identifier (DOI) for the repository. A DOI is a unique identifier that provides a persistent link to content, such as a dataset in this case.</w:t>
      </w:r>
      <w:r>
        <w:t xml:space="preserve"> </w:t>
      </w:r>
      <w:hyperlink r:id="rId326">
        <w:r>
          <w:rPr>
            <w:rStyle w:val="Hyperlink"/>
          </w:rPr>
          <w:t xml:space="preserve">Learn more about DOIs</w:t>
        </w:r>
      </w:hyperlink>
    </w:p>
    <w:p>
      <w:pPr>
        <w:pStyle w:val="Compact"/>
        <w:numPr>
          <w:ilvl w:val="0"/>
          <w:numId w:val="1083"/>
        </w:numPr>
      </w:pPr>
      <w:r>
        <w:t xml:space="preserve">Optional: Complete the software checklist and system requirement guide for the analysis to guide others. Include it on the GitHub README for the project: https://github.com/proctor-ucsf/mordor-antibody</w:t>
      </w:r>
    </w:p>
    <w:bookmarkEnd w:id="327"/>
    <w:bookmarkEnd w:id="328"/>
    <w:bookmarkStart w:id="329"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29"/>
    <w:bookmarkStart w:id="330"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30"/>
    <w:bookmarkStart w:id="331"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31"/>
    <w:bookmarkEnd w:id="332"/>
    <w:bookmarkStart w:id="352" w:name="sec-slurm"/>
    <w:p>
      <w:pPr>
        <w:pStyle w:val="Heading1"/>
      </w:pPr>
      <w:r>
        <w:t xml:space="preserve">15. High-performance computing (HPC)</w:t>
      </w:r>
    </w:p>
    <w:p>
      <w:pPr>
        <w:pStyle w:val="FirstParagraph"/>
      </w:pPr>
      <w:r>
        <w:t xml:space="preserve">Adapted by UCD-SeRG team from</w:t>
      </w:r>
      <w:r>
        <w:t xml:space="preserve"> </w:t>
      </w:r>
      <w:hyperlink r:id="rId333">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37" w:name="uc-davis-computing-resources"/>
    <w:p>
      <w:pPr>
        <w:pStyle w:val="Heading2"/>
      </w:pPr>
      <w:r>
        <w:t xml:space="preserve">15.1 UC Davis Computing Resources</w:t>
      </w:r>
    </w:p>
    <w:bookmarkStart w:id="336"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34">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4"/>
        </w:numPr>
      </w:pPr>
      <w:r>
        <w:rPr>
          <w:b/>
          <w:bCs/>
        </w:rPr>
        <w:t xml:space="preserve">Shiva</w:t>
      </w:r>
      <w:r>
        <w:t xml:space="preserve"> </w:t>
      </w:r>
      <w:r>
        <w:t xml:space="preserve">(shiva.ucdavis.edu): SLURM-based cluster for computational work</w:t>
      </w:r>
    </w:p>
    <w:p>
      <w:pPr>
        <w:pStyle w:val="Compact"/>
        <w:numPr>
          <w:ilvl w:val="0"/>
          <w:numId w:val="108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35">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36"/>
    <w:bookmarkEnd w:id="337"/>
    <w:bookmarkStart w:id="339"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38"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38"/>
    <w:bookmarkEnd w:id="339"/>
    <w:bookmarkStart w:id="340"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34">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40"/>
    <w:bookmarkStart w:id="341"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34">
        <w:r>
          <w:rPr>
            <w:rStyle w:val="Hyperlink"/>
          </w:rPr>
          <w:t xml:space="preserve">hpc.ucdavis.edu</w:t>
        </w:r>
      </w:hyperlink>
      <w:r>
        <w:t xml:space="preserve"> </w:t>
      </w:r>
      <w:r>
        <w:t xml:space="preserve">for support information.</w:t>
      </w:r>
    </w:p>
    <w:bookmarkEnd w:id="341"/>
    <w:bookmarkStart w:id="345"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42"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42"/>
    <w:bookmarkStart w:id="343"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43"/>
    <w:bookmarkStart w:id="344"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44"/>
    <w:bookmarkEnd w:id="345"/>
    <w:bookmarkStart w:id="350" w:name="storage-group-storage-access"/>
    <w:p>
      <w:pPr>
        <w:pStyle w:val="Heading2"/>
      </w:pPr>
      <w:r>
        <w:t xml:space="preserve">15.6 Storage &amp; group storage access</w:t>
      </w:r>
    </w:p>
    <w:bookmarkStart w:id="346"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34">
        <w:r>
          <w:rPr>
            <w:rStyle w:val="Hyperlink"/>
          </w:rPr>
          <w:t xml:space="preserve">UC Davis HPC documentation</w:t>
        </w:r>
      </w:hyperlink>
      <w:r>
        <w:t xml:space="preserve"> </w:t>
      </w:r>
      <w:r>
        <w:t xml:space="preserve">for specific storage options and quotas.</w:t>
      </w:r>
    </w:p>
    <w:bookmarkEnd w:id="346"/>
    <w:bookmarkStart w:id="347"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47"/>
    <w:bookmarkStart w:id="349"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48">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49"/>
    <w:bookmarkEnd w:id="350"/>
    <w:bookmarkStart w:id="351"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085"/>
        </w:numPr>
      </w:pPr>
      <w:r>
        <w:rPr>
          <w:rStyle w:val="VerbatimChar"/>
        </w:rPr>
        <w:t xml:space="preserve">job-name=run_inc</w:t>
      </w:r>
      <w:r>
        <w:t xml:space="preserve">: Job name that will show up in the SLURM system</w:t>
      </w:r>
    </w:p>
    <w:p>
      <w:pPr>
        <w:pStyle w:val="Compact"/>
        <w:numPr>
          <w:ilvl w:val="0"/>
          <w:numId w:val="1085"/>
        </w:numPr>
      </w:pPr>
      <w:r>
        <w:rPr>
          <w:rStyle w:val="VerbatimChar"/>
        </w:rPr>
        <w:t xml:space="preserve">begin=now</w:t>
      </w:r>
      <w:r>
        <w:t xml:space="preserve">: Requests to start the job as soon as the requested resources are available</w:t>
      </w:r>
    </w:p>
    <w:p>
      <w:pPr>
        <w:pStyle w:val="Compact"/>
        <w:numPr>
          <w:ilvl w:val="0"/>
          <w:numId w:val="1085"/>
        </w:numPr>
      </w:pPr>
      <w:r>
        <w:rPr>
          <w:rStyle w:val="VerbatimChar"/>
        </w:rPr>
        <w:t xml:space="preserve">dependency=singleton</w:t>
      </w:r>
      <w:r>
        <w:t xml:space="preserve">: Jobs can begin after all previously launched jobs with the same name and user have ended.</w:t>
      </w:r>
    </w:p>
    <w:p>
      <w:pPr>
        <w:pStyle w:val="Compact"/>
        <w:numPr>
          <w:ilvl w:val="0"/>
          <w:numId w:val="1085"/>
        </w:numPr>
      </w:pPr>
      <w:r>
        <w:rPr>
          <w:rStyle w:val="VerbatimChar"/>
        </w:rPr>
        <w:t xml:space="preserve">mail-type=ALL</w:t>
      </w:r>
      <w:r>
        <w:t xml:space="preserve">: Receive all types of email notification (e.g., when job starts, fails, ends)</w:t>
      </w:r>
    </w:p>
    <w:p>
      <w:pPr>
        <w:pStyle w:val="Compact"/>
        <w:numPr>
          <w:ilvl w:val="0"/>
          <w:numId w:val="1085"/>
        </w:numPr>
      </w:pPr>
      <w:r>
        <w:rPr>
          <w:rStyle w:val="VerbatimChar"/>
        </w:rPr>
        <w:t xml:space="preserve">cpus-per-task=16</w:t>
      </w:r>
      <w:r>
        <w:t xml:space="preserve">: Request 16 processors per task. The default is one processor per task.</w:t>
      </w:r>
    </w:p>
    <w:p>
      <w:pPr>
        <w:pStyle w:val="Compact"/>
        <w:numPr>
          <w:ilvl w:val="0"/>
          <w:numId w:val="1085"/>
        </w:numPr>
      </w:pPr>
      <w:r>
        <w:rPr>
          <w:rStyle w:val="VerbatimChar"/>
        </w:rPr>
        <w:t xml:space="preserve">mem=64G</w:t>
      </w:r>
      <w:r>
        <w:t xml:space="preserve">: Request 64 GB memory per node.</w:t>
      </w:r>
    </w:p>
    <w:p>
      <w:pPr>
        <w:pStyle w:val="Compact"/>
        <w:numPr>
          <w:ilvl w:val="0"/>
          <w:numId w:val="108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51"/>
    <w:bookmarkEnd w:id="352"/>
    <w:bookmarkStart w:id="426" w:name="working-with-ai"/>
    <w:p>
      <w:pPr>
        <w:pStyle w:val="Heading1"/>
      </w:pPr>
      <w:r>
        <w:t xml:space="preserve">16. Working with AI</w:t>
      </w:r>
    </w:p>
    <w:p>
      <w:pPr>
        <w:pStyle w:val="FirstParagraph"/>
      </w:pPr>
      <w:hyperlink r:id="rId353">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354"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6"/>
        </w:numPr>
      </w:pPr>
      <w:r>
        <w:t xml:space="preserve">Carefully review the code to ensure you understand what it does</w:t>
      </w:r>
    </w:p>
    <w:p>
      <w:pPr>
        <w:pStyle w:val="Compact"/>
        <w:numPr>
          <w:ilvl w:val="0"/>
          <w:numId w:val="1086"/>
        </w:numPr>
      </w:pPr>
      <w:r>
        <w:t xml:space="preserve">Test the code thoroughly to verify it works as expected</w:t>
      </w:r>
    </w:p>
    <w:p>
      <w:pPr>
        <w:pStyle w:val="Compact"/>
        <w:numPr>
          <w:ilvl w:val="0"/>
          <w:numId w:val="1086"/>
        </w:numPr>
      </w:pPr>
      <w:r>
        <w:t xml:space="preserve">Verify that the logic is appropriate for your specific use case</w:t>
      </w:r>
    </w:p>
    <w:p>
      <w:pPr>
        <w:pStyle w:val="Compact"/>
        <w:numPr>
          <w:ilvl w:val="0"/>
          <w:numId w:val="1086"/>
        </w:numPr>
      </w:pPr>
      <w:r>
        <w:t xml:space="preserve">Check that the code follows our lab’s coding standards and best practices</w:t>
      </w:r>
    </w:p>
    <w:p>
      <w:pPr>
        <w:pStyle w:val="Compact"/>
        <w:numPr>
          <w:ilvl w:val="0"/>
          <w:numId w:val="1086"/>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54"/>
    <w:bookmarkStart w:id="355"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7"/>
        </w:numPr>
      </w:pPr>
      <w:r>
        <w:t xml:space="preserve">In code comments, note when AI tools were used to generate or significantly modify code</w:t>
      </w:r>
    </w:p>
    <w:p>
      <w:pPr>
        <w:pStyle w:val="Compact"/>
        <w:numPr>
          <w:ilvl w:val="0"/>
          <w:numId w:val="1087"/>
        </w:numPr>
      </w:pPr>
      <w:r>
        <w:t xml:space="preserve">In commit messages, mention if AI tools assisted with the changes</w:t>
      </w:r>
    </w:p>
    <w:p>
      <w:pPr>
        <w:pStyle w:val="Compact"/>
        <w:numPr>
          <w:ilvl w:val="0"/>
          <w:numId w:val="1087"/>
        </w:numPr>
      </w:pPr>
      <w:r>
        <w:t xml:space="preserve">In manuscripts and reports, acknowledge AI tool usage in the methods or acknowledgments section</w:t>
      </w:r>
    </w:p>
    <w:p>
      <w:pPr>
        <w:pStyle w:val="Compact"/>
        <w:numPr>
          <w:ilvl w:val="0"/>
          <w:numId w:val="1087"/>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55"/>
    <w:bookmarkStart w:id="356"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8"/>
        </w:numPr>
      </w:pPr>
      <w:r>
        <w:t xml:space="preserve">Ask the AI tool to identify and properly cite sources when it borrows or adapts content</w:t>
      </w:r>
    </w:p>
    <w:p>
      <w:pPr>
        <w:pStyle w:val="Compact"/>
        <w:numPr>
          <w:ilvl w:val="0"/>
          <w:numId w:val="1088"/>
        </w:numPr>
      </w:pPr>
      <w:r>
        <w:t xml:space="preserve">Verify that any content the AI generates includes appropriate citations</w:t>
      </w:r>
    </w:p>
    <w:p>
      <w:pPr>
        <w:pStyle w:val="Compact"/>
        <w:numPr>
          <w:ilvl w:val="0"/>
          <w:numId w:val="1088"/>
        </w:numPr>
      </w:pPr>
      <w:r>
        <w:t xml:space="preserve">Add citations yourself if the AI fails to do so</w:t>
      </w:r>
    </w:p>
    <w:p>
      <w:pPr>
        <w:pStyle w:val="Compact"/>
        <w:numPr>
          <w:ilvl w:val="0"/>
          <w:numId w:val="1088"/>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56"/>
    <w:bookmarkStart w:id="425" w:name="coding-agents"/>
    <w:p>
      <w:pPr>
        <w:pStyle w:val="Heading2"/>
      </w:pPr>
      <w:r>
        <w:t xml:space="preserve">16.4 Coding Agents</w:t>
      </w:r>
    </w:p>
    <w:p>
      <w:pPr>
        <w:pStyle w:val="FirstParagraph"/>
      </w:pPr>
      <w:r>
        <w:t xml:space="preserve">We recommend working with</w:t>
      </w:r>
      <w:r>
        <w:t xml:space="preserve"> </w:t>
      </w:r>
      <w:hyperlink r:id="rId357">
        <w:r>
          <w:rPr>
            <w:rStyle w:val="Hyperlink"/>
            <w:b/>
            <w:bCs/>
          </w:rPr>
          <w:t xml:space="preserve">AI coding agents</w:t>
        </w:r>
      </w:hyperlink>
      <w:r>
        <w:t xml:space="preserve"> </w:t>
      </w:r>
      <w:r>
        <w:t xml:space="preserve">to</w:t>
      </w:r>
      <w:r>
        <w:t xml:space="preserve"> </w:t>
      </w:r>
      <w:hyperlink r:id="rId353">
        <w:r>
          <w:rPr>
            <w:rStyle w:val="Hyperlink"/>
          </w:rPr>
          <w:t xml:space="preserve">help you code</w:t>
        </w:r>
      </w:hyperlink>
      <w:r>
        <w:t xml:space="preserve">.</w:t>
      </w:r>
    </w:p>
    <w:bookmarkStart w:id="359" w:name="what-are-ai-coding-agents"/>
    <w:p>
      <w:pPr>
        <w:pStyle w:val="Heading3"/>
      </w:pPr>
      <w:r>
        <w:t xml:space="preserve">16.4.1 What are AI coding agents?</w:t>
      </w:r>
    </w:p>
    <w:p>
      <w:pPr>
        <w:pStyle w:val="FirstParagraph"/>
      </w:pPr>
      <w:r>
        <w:t xml:space="preserve">AI coding agents are</w:t>
      </w:r>
      <w:r>
        <w:t xml:space="preserve"> </w:t>
      </w:r>
      <w:hyperlink r:id="rId358">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08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08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08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08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08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08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090"/>
        </w:numPr>
      </w:pPr>
      <w:r>
        <w:t xml:space="preserve">Reviewing the agent’s work</w:t>
      </w:r>
    </w:p>
    <w:p>
      <w:pPr>
        <w:pStyle w:val="Compact"/>
        <w:numPr>
          <w:ilvl w:val="0"/>
          <w:numId w:val="1090"/>
        </w:numPr>
      </w:pPr>
      <w:r>
        <w:t xml:space="preserve">Ensuring the solution meets requirements</w:t>
      </w:r>
    </w:p>
    <w:p>
      <w:pPr>
        <w:pStyle w:val="Compact"/>
        <w:numPr>
          <w:ilvl w:val="0"/>
          <w:numId w:val="1090"/>
        </w:numPr>
      </w:pPr>
      <w:r>
        <w:t xml:space="preserve">Verifying code quality and security</w:t>
      </w:r>
    </w:p>
    <w:p>
      <w:pPr>
        <w:pStyle w:val="Compact"/>
        <w:numPr>
          <w:ilvl w:val="0"/>
          <w:numId w:val="1090"/>
        </w:numPr>
      </w:pPr>
      <w:r>
        <w:t xml:space="preserve">Making the final decision to merge changes</w:t>
      </w:r>
    </w:p>
    <w:bookmarkEnd w:id="359"/>
    <w:bookmarkStart w:id="369" w:name="how-to-work-with-coding-agents"/>
    <w:p>
      <w:pPr>
        <w:pStyle w:val="Heading3"/>
      </w:pPr>
      <w:r>
        <w:t xml:space="preserve">16.4.2 How to Work with Coding Agents</w:t>
      </w:r>
    </w:p>
    <w:p>
      <w:pPr>
        <w:pStyle w:val="FirstParagraph"/>
      </w:pPr>
      <w:r>
        <w:t xml:space="preserve">GitHub Copilot coding agents can be used in several ways to automate development tasks:</w:t>
      </w:r>
    </w:p>
    <w:bookmarkStart w:id="360" w:name="assigning-issues-to-copilot"/>
    <w:p>
      <w:pPr>
        <w:pStyle w:val="Heading4"/>
      </w:pPr>
      <w:r>
        <w:t xml:space="preserve">16.4.2.1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091"/>
        </w:numPr>
      </w:pPr>
      <w:r>
        <w:rPr>
          <w:b/>
          <w:bCs/>
        </w:rPr>
        <w:t xml:space="preserve">On GitHub.com</w:t>
      </w:r>
      <w:r>
        <w:t xml:space="preserve">:</w:t>
      </w:r>
      <w:r>
        <w:t xml:space="preserve"> </w:t>
      </w:r>
      <w:r>
        <w:t xml:space="preserve">Navigate to an issue and assign it to Copilot in the assignees section</w:t>
      </w:r>
    </w:p>
    <w:p>
      <w:pPr>
        <w:numPr>
          <w:ilvl w:val="0"/>
          <w:numId w:val="1091"/>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091"/>
        </w:numPr>
      </w:pPr>
      <w:r>
        <w:rPr>
          <w:b/>
          <w:bCs/>
        </w:rPr>
        <w:t xml:space="preserve">From Copilot Chat</w:t>
      </w:r>
      <w:r>
        <w:t xml:space="preserve">:</w:t>
      </w:r>
      <w:r>
        <w:t xml:space="preserve"> </w:t>
      </w:r>
      <w:r>
        <w:t xml:space="preserve">Delegate tasks to Copilot directly from the chat interface in supported editors</w:t>
      </w:r>
    </w:p>
    <w:bookmarkEnd w:id="360"/>
    <w:bookmarkStart w:id="361" w:name="the-agent-workflow"/>
    <w:p>
      <w:pPr>
        <w:pStyle w:val="Heading4"/>
      </w:pPr>
      <w:r>
        <w:t xml:space="preserve">16.4.2.2 The Agent Workflow</w:t>
      </w:r>
    </w:p>
    <w:p>
      <w:pPr>
        <w:pStyle w:val="FirstParagraph"/>
      </w:pPr>
      <w:r>
        <w:t xml:space="preserve">Once assigned an issue,</w:t>
      </w:r>
      <w:r>
        <w:t xml:space="preserve"> </w:t>
      </w:r>
      <w:r>
        <w:t xml:space="preserve">the coding agent follows an autonomous workflow:</w:t>
      </w:r>
    </w:p>
    <w:p>
      <w:pPr>
        <w:numPr>
          <w:ilvl w:val="0"/>
          <w:numId w:val="1092"/>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092"/>
        </w:numPr>
      </w:pPr>
      <w:r>
        <w:rPr>
          <w:b/>
          <w:bCs/>
        </w:rPr>
        <w:t xml:space="preserve">Planning</w:t>
      </w:r>
      <w:r>
        <w:t xml:space="preserve">:</w:t>
      </w:r>
      <w:r>
        <w:t xml:space="preserve"> </w:t>
      </w:r>
      <w:r>
        <w:t xml:space="preserve">Determines what changes are needed and creates a work plan</w:t>
      </w:r>
    </w:p>
    <w:p>
      <w:pPr>
        <w:numPr>
          <w:ilvl w:val="0"/>
          <w:numId w:val="1092"/>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092"/>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092"/>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361"/>
    <w:bookmarkStart w:id="364" w:name="example-this-document"/>
    <w:p>
      <w:pPr>
        <w:pStyle w:val="Heading4"/>
      </w:pPr>
      <w:r>
        <w:t xml:space="preserve">16.4.2.3 Example: This Document</w:t>
      </w:r>
    </w:p>
    <w:p>
      <w:pPr>
        <w:pStyle w:val="FirstParagraph"/>
      </w:pPr>
      <w:r>
        <w:t xml:space="preserve">This very section you’re reading was created through the coding agent workflow:</w:t>
      </w:r>
    </w:p>
    <w:p>
      <w:pPr>
        <w:numPr>
          <w:ilvl w:val="0"/>
          <w:numId w:val="1093"/>
        </w:numPr>
      </w:pPr>
      <w:r>
        <w:rPr>
          <w:b/>
          <w:bCs/>
        </w:rPr>
        <w:t xml:space="preserve">Issue created</w:t>
      </w:r>
      <w:r>
        <w:t xml:space="preserve">:</w:t>
      </w:r>
      <w:r>
        <w:t xml:space="preserve"> </w:t>
      </w:r>
      <w:hyperlink r:id="rId362">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093"/>
        </w:numPr>
      </w:pPr>
      <w:r>
        <w:rPr>
          <w:b/>
          <w:bCs/>
        </w:rPr>
        <w:t xml:space="preserve">Agent assigned</w:t>
      </w:r>
      <w:r>
        <w:t xml:space="preserve">: The issue was assigned to</w:t>
      </w:r>
      <w:r>
        <w:t xml:space="preserve"> </w:t>
      </w:r>
      <w:r>
        <w:rPr>
          <w:rStyle w:val="VerbatimChar"/>
        </w:rPr>
        <w:t xml:space="preserve">@copilot</w:t>
      </w:r>
    </w:p>
    <w:p>
      <w:pPr>
        <w:numPr>
          <w:ilvl w:val="0"/>
          <w:numId w:val="1093"/>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093"/>
        </w:numPr>
      </w:pPr>
      <w:r>
        <w:rPr>
          <w:b/>
          <w:bCs/>
        </w:rPr>
        <w:t xml:space="preserve">Pull request</w:t>
      </w:r>
      <w:r>
        <w:t xml:space="preserve">:</w:t>
      </w:r>
      <w:r>
        <w:t xml:space="preserve"> </w:t>
      </w:r>
      <w:hyperlink r:id="rId363">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093"/>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364"/>
    <w:bookmarkStart w:id="365" w:name="collaborating-with-coding-agents"/>
    <w:p>
      <w:pPr>
        <w:pStyle w:val="Heading4"/>
      </w:pPr>
      <w:r>
        <w:t xml:space="preserve">16.4.2.4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094"/>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094"/>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095"/>
        </w:numPr>
      </w:pPr>
      <w:r>
        <w:t xml:space="preserve">Need to be manually resolved</w:t>
      </w:r>
    </w:p>
    <w:p>
      <w:pPr>
        <w:pStyle w:val="Compact"/>
        <w:numPr>
          <w:ilvl w:val="0"/>
          <w:numId w:val="1095"/>
        </w:numPr>
      </w:pPr>
      <w:r>
        <w:t xml:space="preserve">May confuse both human and AI collaborators</w:t>
      </w:r>
    </w:p>
    <w:p>
      <w:pPr>
        <w:pStyle w:val="Compact"/>
        <w:numPr>
          <w:ilvl w:val="0"/>
          <w:numId w:val="1095"/>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365"/>
    <w:bookmarkStart w:id="366" w:name="directly-prompting-for-pull-requests"/>
    <w:p>
      <w:pPr>
        <w:pStyle w:val="Heading4"/>
      </w:pPr>
      <w:r>
        <w:t xml:space="preserve">16.4.2.5 Directly Prompting for Pull Requests</w:t>
      </w:r>
    </w:p>
    <w:p>
      <w:pPr>
        <w:pStyle w:val="FirstParagraph"/>
      </w:pPr>
      <w:r>
        <w:t xml:space="preserve">You can also prompt Copilot to create pull requests without first creating an issue:</w:t>
      </w:r>
    </w:p>
    <w:p>
      <w:pPr>
        <w:pStyle w:val="Compact"/>
        <w:numPr>
          <w:ilvl w:val="0"/>
          <w:numId w:val="1096"/>
        </w:numPr>
      </w:pPr>
      <w:r>
        <w:t xml:space="preserve">Use Copilot Chat in your editor to describe the changes you want</w:t>
      </w:r>
    </w:p>
    <w:p>
      <w:pPr>
        <w:pStyle w:val="Compact"/>
        <w:numPr>
          <w:ilvl w:val="0"/>
          <w:numId w:val="1096"/>
        </w:numPr>
      </w:pPr>
      <w:r>
        <w:t xml:space="preserve">The agent will analyze your request and create a pull request</w:t>
      </w:r>
    </w:p>
    <w:p>
      <w:pPr>
        <w:pStyle w:val="Compact"/>
        <w:numPr>
          <w:ilvl w:val="0"/>
          <w:numId w:val="1096"/>
        </w:numPr>
      </w:pPr>
      <w:r>
        <w:t xml:space="preserve">This is useful for quick fixes or well-defined tasks</w:t>
      </w:r>
    </w:p>
    <w:bookmarkEnd w:id="366"/>
    <w:bookmarkStart w:id="368" w:name="important-safeguards"/>
    <w:p>
      <w:pPr>
        <w:pStyle w:val="Heading4"/>
      </w:pPr>
      <w:r>
        <w:t xml:space="preserve">16.4.2.6 Important Safeguards</w:t>
      </w:r>
    </w:p>
    <w:p>
      <w:pPr>
        <w:pStyle w:val="Compact"/>
        <w:numPr>
          <w:ilvl w:val="0"/>
          <w:numId w:val="1097"/>
        </w:numPr>
      </w:pPr>
      <w:r>
        <w:rPr>
          <w:b/>
          <w:bCs/>
        </w:rPr>
        <w:t xml:space="preserve">Human approval required</w:t>
      </w:r>
      <w:r>
        <w:t xml:space="preserve">:</w:t>
      </w:r>
      <w:r>
        <w:t xml:space="preserve"> </w:t>
      </w:r>
      <w:r>
        <w:t xml:space="preserve">Coding agents cannot merge their own changes</w:t>
      </w:r>
    </w:p>
    <w:p>
      <w:pPr>
        <w:pStyle w:val="Compact"/>
        <w:numPr>
          <w:ilvl w:val="0"/>
          <w:numId w:val="1097"/>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097"/>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367">
        <w:r>
          <w:rPr>
            <w:rStyle w:val="Hyperlink"/>
          </w:rPr>
          <w:t xml:space="preserve">GitHub Copilot coding agent documentation</w:t>
        </w:r>
      </w:hyperlink>
      <w:r>
        <w:t xml:space="preserve">.</w:t>
      </w:r>
    </w:p>
    <w:bookmarkEnd w:id="368"/>
    <w:bookmarkEnd w:id="369"/>
    <w:bookmarkStart w:id="375" w:name="benefits-and-hazards"/>
    <w:p>
      <w:pPr>
        <w:pStyle w:val="Heading3"/>
      </w:pPr>
      <w:r>
        <w:t xml:space="preserve">16.4.3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098"/>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098"/>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098"/>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098"/>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098"/>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098"/>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099"/>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099"/>
        </w:numPr>
      </w:pPr>
      <w:r>
        <w:rPr>
          <w:b/>
          <w:bCs/>
        </w:rPr>
        <w:t xml:space="preserve">Subtle bugs</w:t>
      </w:r>
      <w:r>
        <w:t xml:space="preserve">:</w:t>
      </w:r>
      <w:r>
        <w:t xml:space="preserve"> </w:t>
      </w:r>
      <w:r>
        <w:t xml:space="preserve">AI-generated code may contain logic errors that are not immediately obvious</w:t>
      </w:r>
    </w:p>
    <w:p>
      <w:pPr>
        <w:numPr>
          <w:ilvl w:val="0"/>
          <w:numId w:val="1099"/>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099"/>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099"/>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099"/>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099"/>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374" w:name="further-readingviewing"/>
    <w:p>
      <w:pPr>
        <w:pStyle w:val="Heading4"/>
      </w:pPr>
      <w:r>
        <w:t xml:space="preserve">16.4.3.1 Further reading/viewing</w:t>
      </w:r>
    </w:p>
    <w:p>
      <w:pPr>
        <w:pStyle w:val="Compact"/>
        <w:numPr>
          <w:ilvl w:val="0"/>
          <w:numId w:val="1100"/>
        </w:numPr>
      </w:pPr>
      <w:r>
        <w:rPr>
          <w:i/>
          <w:iCs/>
        </w:rPr>
        <w:t xml:space="preserve">I Robot</w:t>
      </w:r>
      <w:r>
        <w:t xml:space="preserve"> </w:t>
      </w:r>
      <w:r>
        <w:t xml:space="preserve">(Asimov 1950)</w:t>
      </w:r>
    </w:p>
    <w:p>
      <w:pPr>
        <w:pStyle w:val="Compact"/>
        <w:numPr>
          <w:ilvl w:val="0"/>
          <w:numId w:val="1100"/>
        </w:numPr>
      </w:pPr>
      <w:r>
        <w:rPr>
          <w:i/>
          <w:iCs/>
        </w:rPr>
        <w:t xml:space="preserve">Dune</w:t>
      </w:r>
      <w:r>
        <w:t xml:space="preserve"> </w:t>
      </w:r>
      <w:r>
        <w:t xml:space="preserve">(Herbert 1965)</w:t>
      </w:r>
    </w:p>
    <w:p>
      <w:pPr>
        <w:pStyle w:val="Compact"/>
        <w:numPr>
          <w:ilvl w:val="0"/>
          <w:numId w:val="1100"/>
        </w:numPr>
      </w:pPr>
      <w:r>
        <w:t xml:space="preserve">“2001: A Space Odyssey”</w:t>
      </w:r>
      <w:r>
        <w:t xml:space="preserve"> </w:t>
      </w:r>
      <w:r>
        <w:t xml:space="preserve">(1968)</w:t>
      </w:r>
    </w:p>
    <w:p>
      <w:pPr>
        <w:pStyle w:val="Compact"/>
        <w:numPr>
          <w:ilvl w:val="0"/>
          <w:numId w:val="1100"/>
        </w:numPr>
      </w:pPr>
      <w:r>
        <w:t xml:space="preserve">“The Terminator”</w:t>
      </w:r>
      <w:r>
        <w:t xml:space="preserve"> </w:t>
      </w:r>
      <w:r>
        <w:t xml:space="preserve">(1984)</w:t>
      </w:r>
    </w:p>
    <w:p>
      <w:pPr>
        <w:pStyle w:val="Compact"/>
        <w:numPr>
          <w:ilvl w:val="0"/>
          <w:numId w:val="1100"/>
        </w:numPr>
      </w:pPr>
      <w:r>
        <w:t xml:space="preserve">“The Matrix”</w:t>
      </w:r>
      <w:r>
        <w:t xml:space="preserve"> </w:t>
      </w:r>
      <w:r>
        <w:t xml:space="preserve">(1999)</w:t>
      </w:r>
    </w:p>
    <w:p>
      <w:pPr>
        <w:pStyle w:val="Compact"/>
        <w:numPr>
          <w:ilvl w:val="0"/>
          <w:numId w:val="1100"/>
        </w:numPr>
      </w:pPr>
      <w:r>
        <w:t xml:space="preserve">“Blade Runner”</w:t>
      </w:r>
      <w:r>
        <w:t xml:space="preserve"> </w:t>
      </w:r>
      <w:r>
        <w:t xml:space="preserve">(1982)</w:t>
      </w:r>
    </w:p>
    <w:p>
      <w:pPr>
        <w:pStyle w:val="Compact"/>
        <w:numPr>
          <w:ilvl w:val="0"/>
          <w:numId w:val="1100"/>
        </w:numPr>
      </w:pPr>
      <w:r>
        <w:t xml:space="preserve">“WarGames”</w:t>
      </w:r>
      <w:r>
        <w:t xml:space="preserve"> </w:t>
      </w:r>
      <w:r>
        <w:t xml:space="preserve">(1983)</w:t>
      </w:r>
    </w:p>
    <w:p>
      <w:pPr>
        <w:pStyle w:val="Compact"/>
        <w:numPr>
          <w:ilvl w:val="0"/>
          <w:numId w:val="1100"/>
        </w:numPr>
      </w:pPr>
      <w:ins w:id="2120" w:author="PR Preview" w:date="2024-01-01T00:00:00Z">
        <w:r>
          <w:rPr>
            <w:i/>
            <w:iCs/>
          </w:rPr>
          <w:t xml:space="preserve">Battlestar Galactica</w:t>
        </w:r>
      </w:ins>
      <w:ins w:id="2120" w:author="PR Preview" w:date="2024-01-01T00:00:00Z">
        <w:r>
          <w:t xml:space="preserve"> </w:t>
        </w:r>
      </w:ins>
      <w:ins w:id="2120" w:author="PR Preview" w:date="2024-01-01T00:00:00Z">
        <w:r>
          <w:t xml:space="preserve">(2004)</w:t>
        </w:r>
      </w:ins>
      <w:ins w:id="2120" w:author="PR Preview" w:date="2024-01-01T00:00:00Z">
        <w:r>
          <w:t xml:space="preserve"> </w:t>
        </w:r>
      </w:ins>
      <w:ins w:id="2120" w:author="PR Preview" w:date="2024-01-01T00:00:00Z">
        <w:r>
          <w:t xml:space="preserve">(</w:t>
        </w:r>
      </w:ins>
      <w:ins w:id="2120" w:author="PR Preview" w:date="2024-01-01T00:00:00Z">
        <w:r>
          <w:t xml:space="preserve">“Battlestar Galactica”</w:t>
        </w:r>
      </w:ins>
      <w:ins w:id="2120" w:author="PR Preview" w:date="2024-01-01T00:00:00Z">
        <w:r>
          <w:t xml:space="preserve"> </w:t>
        </w:r>
      </w:ins>
      <w:ins w:id="2120" w:author="PR Preview" w:date="2024-01-01T00:00:00Z">
        <w:r>
          <w:t xml:space="preserve">2004)</w:t>
        </w:r>
      </w:ins>
    </w:p>
    <w:p>
      <w:pPr>
        <w:pStyle w:val="Compact"/>
        <w:numPr>
          <w:ilvl w:val="0"/>
          <w:numId w:val="1100"/>
        </w:numPr>
      </w:pPr>
      <w:r>
        <w:rPr>
          <w:i/>
          <w:iCs/>
        </w:rPr>
        <w:t xml:space="preserve">Ender’s Game</w:t>
      </w:r>
      <w:r>
        <w:t xml:space="preserve"> </w:t>
      </w:r>
      <w:r>
        <w:t xml:space="preserve">(Card 1985)</w:t>
      </w:r>
    </w:p>
    <w:p>
      <w:pPr>
        <w:pStyle w:val="Compact"/>
        <w:numPr>
          <w:ilvl w:val="0"/>
          <w:numId w:val="1100"/>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371" name="Picture"/>
            <a:graphic>
              <a:graphicData uri="http://schemas.openxmlformats.org/drawingml/2006/picture">
                <pic:pic>
                  <pic:nvPicPr>
                    <pic:cNvPr descr="assets/images/matrix-agents.png" id="372" name="Picture"/>
                    <pic:cNvPicPr>
                      <a:picLocks noChangeArrowheads="1" noChangeAspect="1"/>
                    </pic:cNvPicPr>
                  </pic:nvPicPr>
                  <pic:blipFill>
                    <a:blip r:embed="rId370"/>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373">
        <w:r>
          <w:rPr>
            <w:rStyle w:val="Hyperlink"/>
          </w:rPr>
          <w:t xml:space="preserve">Agents</w:t>
        </w:r>
      </w:hyperlink>
    </w:p>
    <w:bookmarkEnd w:id="374"/>
    <w:bookmarkEnd w:id="375"/>
    <w:bookmarkStart w:id="379" w:name="X4df097a63b2e25878cfbc7228b7eb578be2e8c9"/>
    <w:p>
      <w:pPr>
        <w:pStyle w:val="Heading3"/>
      </w:pPr>
      <w:r>
        <w:t xml:space="preserve">16.4.4 Best Practices for Safe and Successful Use</w:t>
      </w:r>
    </w:p>
    <w:p>
      <w:pPr>
        <w:pStyle w:val="FirstParagraph"/>
      </w:pPr>
      <w:r>
        <w:t xml:space="preserve">To work with coding agents safely and successfully:</w:t>
      </w:r>
    </w:p>
    <w:p>
      <w:pPr>
        <w:numPr>
          <w:ilvl w:val="0"/>
          <w:numId w:val="1101"/>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01"/>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01"/>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01"/>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01"/>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01"/>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01"/>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01"/>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77" name="Picture"/>
                  <a:graphic>
                    <a:graphicData uri="http://schemas.openxmlformats.org/drawingml/2006/picture">
                      <pic:pic>
                        <pic:nvPicPr>
                          <pic:cNvPr descr="/opt/quarto/share/formats/docx/warning.png" id="378" name="Picture"/>
                          <pic:cNvPicPr>
                            <a:picLocks noChangeArrowheads="1" noChangeAspect="1"/>
                          </pic:cNvPicPr>
                        </pic:nvPicPr>
                        <pic:blipFill>
                          <a:blip r:embed="rId3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02"/>
              </w:numPr>
            </w:pPr>
            <w:r>
              <w:t xml:space="preserve">Access secrets and credentials</w:t>
            </w:r>
          </w:p>
          <w:p>
            <w:pPr>
              <w:pStyle w:val="Compact"/>
              <w:numPr>
                <w:ilvl w:val="0"/>
                <w:numId w:val="1102"/>
              </w:numPr>
            </w:pPr>
            <w:r>
              <w:t xml:space="preserve">Deploy code to production</w:t>
            </w:r>
          </w:p>
          <w:p>
            <w:pPr>
              <w:pStyle w:val="Compact"/>
              <w:numPr>
                <w:ilvl w:val="0"/>
                <w:numId w:val="1102"/>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79"/>
    <w:bookmarkStart w:id="384" w:name="firewall-and-network-configuration"/>
    <w:p>
      <w:pPr>
        <w:pStyle w:val="Heading3"/>
      </w:pPr>
      <w:r>
        <w:t xml:space="preserve">16.4.5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381" w:name="built-in-agent-firewall"/>
    <w:p>
      <w:pPr>
        <w:pStyle w:val="Heading4"/>
      </w:pPr>
      <w:r>
        <w:t xml:space="preserve">16.4.5.1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03"/>
        </w:numPr>
      </w:pPr>
      <w:r>
        <w:t xml:space="preserve">Data exfiltration</w:t>
      </w:r>
    </w:p>
    <w:p>
      <w:pPr>
        <w:pStyle w:val="Compact"/>
        <w:numPr>
          <w:ilvl w:val="0"/>
          <w:numId w:val="1103"/>
        </w:numPr>
      </w:pPr>
      <w:r>
        <w:t xml:space="preserve">Accidental leaks of sensitive information</w:t>
      </w:r>
    </w:p>
    <w:p>
      <w:pPr>
        <w:pStyle w:val="Compact"/>
        <w:numPr>
          <w:ilvl w:val="0"/>
          <w:numId w:val="1103"/>
        </w:numPr>
      </w:pPr>
      <w:r>
        <w:t xml:space="preserve">Execution of malicious instructions</w:t>
      </w:r>
    </w:p>
    <w:p>
      <w:pPr>
        <w:pStyle w:val="FirstParagraph"/>
      </w:pPr>
      <w:r>
        <w:t xml:space="preserve">By default, the agent’s firewall allows access to:</w:t>
      </w:r>
    </w:p>
    <w:p>
      <w:pPr>
        <w:pStyle w:val="Compact"/>
        <w:numPr>
          <w:ilvl w:val="0"/>
          <w:numId w:val="1104"/>
        </w:numPr>
      </w:pPr>
      <w:r>
        <w:t xml:space="preserve">Common OS package repositories (Debian, Ubuntu, Red Hat, etc.)</w:t>
      </w:r>
    </w:p>
    <w:p>
      <w:pPr>
        <w:pStyle w:val="Compact"/>
        <w:numPr>
          <w:ilvl w:val="0"/>
          <w:numId w:val="1104"/>
        </w:numPr>
      </w:pPr>
      <w:r>
        <w:t xml:space="preserve">Popular container registries (Docker Hub, Azure Container Registry, AWS ECR, etc.)</w:t>
      </w:r>
    </w:p>
    <w:p>
      <w:pPr>
        <w:pStyle w:val="Compact"/>
        <w:numPr>
          <w:ilvl w:val="0"/>
          <w:numId w:val="1104"/>
        </w:numPr>
      </w:pPr>
      <w:r>
        <w:t xml:space="preserve">Language-specific package registries (npm, PyPI, Maven, RubyGems, etc.)</w:t>
      </w:r>
    </w:p>
    <w:p>
      <w:pPr>
        <w:pStyle w:val="Compact"/>
        <w:numPr>
          <w:ilvl w:val="0"/>
          <w:numId w:val="1104"/>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80">
        <w:r>
          <w:rPr>
            <w:rStyle w:val="Hyperlink"/>
          </w:rPr>
          <w:t xml:space="preserve">Copilot allowlist reference</w:t>
        </w:r>
      </w:hyperlink>
      <w:r>
        <w:t xml:space="preserve">.</w:t>
      </w:r>
    </w:p>
    <w:bookmarkEnd w:id="381"/>
    <w:bookmarkStart w:id="383" w:name="customizing-agent-firewall-settings"/>
    <w:p>
      <w:pPr>
        <w:pStyle w:val="Heading4"/>
      </w:pPr>
      <w:r>
        <w:t xml:space="preserve">16.4.5.2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05"/>
        </w:numPr>
      </w:pPr>
      <w:r>
        <w:t xml:space="preserve">Add custom hosts to the allowlist (for internal dependencies or additional registries)</w:t>
      </w:r>
    </w:p>
    <w:p>
      <w:pPr>
        <w:pStyle w:val="Compact"/>
        <w:numPr>
          <w:ilvl w:val="0"/>
          <w:numId w:val="1105"/>
        </w:numPr>
      </w:pPr>
      <w:r>
        <w:t xml:space="preserve">Opt out of the default recommended allowlist for stricter security</w:t>
      </w:r>
    </w:p>
    <w:p>
      <w:pPr>
        <w:pStyle w:val="Compact"/>
        <w:numPr>
          <w:ilvl w:val="0"/>
          <w:numId w:val="1105"/>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382">
        <w:r>
          <w:rPr>
            <w:rStyle w:val="Hyperlink"/>
          </w:rPr>
          <w:t xml:space="preserve">Customizing or disabling the firewall for GitHub Copilot coding agent</w:t>
        </w:r>
      </w:hyperlink>
      <w:r>
        <w:t xml:space="preserve">.</w:t>
      </w:r>
    </w:p>
    <w:bookmarkEnd w:id="383"/>
    <w:bookmarkEnd w:id="384"/>
    <w:bookmarkStart w:id="388" w:name="when-to-use-a-coding-agent"/>
    <w:p>
      <w:pPr>
        <w:pStyle w:val="Heading3"/>
      </w:pPr>
      <w:r>
        <w:t xml:space="preserve">16.4.6 When to use a coding agent</w:t>
      </w:r>
    </w:p>
    <w:p>
      <w:pPr>
        <w:pStyle w:val="FirstParagraph"/>
      </w:pPr>
      <w:r>
        <w:t xml:space="preserve">Coding agent sessions are currently</w:t>
      </w:r>
      <w:r>
        <w:rPr>
          <w:rStyle w:val="FootnoteReference"/>
        </w:rPr>
        <w:footnoteReference w:id="385"/>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386">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87">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88"/>
    <w:bookmarkStart w:id="389" w:name="editing-with-.docx-files"/>
    <w:p>
      <w:pPr>
        <w:pStyle w:val="Heading3"/>
      </w:pPr>
      <w:r>
        <w:t xml:space="preserve">16.4.7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06"/>
        </w:numPr>
      </w:pPr>
      <w:r>
        <w:t xml:space="preserve">Lab members can export Quarto content to Word format for review</w:t>
      </w:r>
    </w:p>
    <w:p>
      <w:pPr>
        <w:pStyle w:val="Compact"/>
        <w:numPr>
          <w:ilvl w:val="0"/>
          <w:numId w:val="1106"/>
        </w:numPr>
      </w:pPr>
      <w:r>
        <w:t xml:space="preserve">Reviewers can make edits, add tracked changes, and insert comments in Word</w:t>
      </w:r>
    </w:p>
    <w:p>
      <w:pPr>
        <w:pStyle w:val="Compact"/>
        <w:numPr>
          <w:ilvl w:val="0"/>
          <w:numId w:val="1106"/>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07"/>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07"/>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07"/>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389"/>
    <w:bookmarkStart w:id="424" w:name="copilot-instructions-for-this-repository"/>
    <w:p>
      <w:pPr>
        <w:pStyle w:val="Heading3"/>
      </w:pPr>
      <w:r>
        <w:t xml:space="preserve">16.4.8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08"/>
        </w:numPr>
      </w:pPr>
      <w:r>
        <w:t xml:space="preserve">Markdown and Quarto formatting rules (e.g., blank lines before lists, line breaks in prose)</w:t>
      </w:r>
    </w:p>
    <w:p>
      <w:pPr>
        <w:pStyle w:val="Compact"/>
        <w:numPr>
          <w:ilvl w:val="0"/>
          <w:numId w:val="1108"/>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08"/>
        </w:numPr>
      </w:pPr>
      <w:r>
        <w:t xml:space="preserve">File organization patterns (e.g., using Quarto includes for modular content)</w:t>
      </w:r>
    </w:p>
    <w:p>
      <w:pPr>
        <w:pStyle w:val="Compact"/>
        <w:numPr>
          <w:ilvl w:val="0"/>
          <w:numId w:val="1108"/>
        </w:numPr>
      </w:pPr>
      <w:r>
        <w:t xml:space="preserve">How to work with DOCX files for hybrid editing workflows</w:t>
      </w:r>
    </w:p>
    <w:p>
      <w:pPr>
        <w:pStyle w:val="Compact"/>
        <w:numPr>
          <w:ilvl w:val="0"/>
          <w:numId w:val="1108"/>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Unfortunately, we can’t render the</w:t>
      </w:r>
      <w:r>
        <w:t xml:space="preserve"> </w:t>
      </w:r>
      <w:r>
        <w:rPr>
          <w:rStyle w:val="VerbatimChar"/>
        </w:rPr>
        <w:t xml:space="preserve">copilot-instructions.md</w:t>
      </w:r>
      <w:r>
        <w:t xml:space="preserve"> </w:t>
      </w:r>
      <w:r>
        <w:t xml:space="preserve">file</w:t>
      </w:r>
      <w:r>
        <w:t xml:space="preserve"> </w:t>
      </w:r>
      <w:r>
        <w:t xml:space="preserve">as part of this lab manual,</w:t>
      </w:r>
      <w:r>
        <w:t xml:space="preserve"> </w:t>
      </w:r>
      <w:r>
        <w:t xml:space="preserve">because it includes dummy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0" name="Picture"/>
                  <a:graphic>
                    <a:graphicData uri="http://schemas.openxmlformats.org/drawingml/2006/picture">
                      <pic:pic>
                        <pic:nvPicPr>
                          <pic:cNvPr descr="/opt/quarto/share/formats/docx/note.png" id="391"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p>
            <w:r>
              <w:br w:type="page"/>
            </w:r>
          </w:p>
          <w:bookmarkStart w:id="423" w:name="X2a0a2bea1b2d0c4fea50c3597cf9bbff5fb826e"/>
          <w:p>
            <w:pPr>
              <w:pStyle w:val="Heading1"/>
            </w:pPr>
            <w:r>
              <w:t xml:space="preserve">17. Copilot Instructions for UCD-SeRG Lab Manual</w:t>
            </w:r>
          </w:p>
          <w:p>
            <w:pPr>
              <w:pStyle w:val="FirstParagraph"/>
            </w:pPr>
            <w:r>
              <w:t xml:space="preserve">This file contains guidelines for GitHub Copilot and other AI assistants when working with the lab manual.</w:t>
            </w:r>
          </w:p>
          <w:bookmarkStart w:id="409" w:name="markdown-and-quarto-formatting-1"/>
          <w:p>
            <w:pPr>
              <w:pStyle w:val="Heading2"/>
            </w:pPr>
            <w:r>
              <w:t xml:space="preserve">17.1 Markdown and Quarto Formatting</w:t>
            </w:r>
          </w:p>
          <w:bookmarkStart w:id="403" w:name="talking-about-code"/>
          <w:p>
            <w:pPr>
              <w:pStyle w:val="Heading3"/>
            </w:pPr>
            <w:r>
              <w:t xml:space="preserve">17.1.1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p>
          <w:p>
            <w:pPr>
              <w:pStyle w:val="BodyText"/>
            </w:pPr>
            <w:r>
              <w:t xml:space="preserve">When talking about packages in prose,</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p>
          <w:p>
            <w:pPr>
              <w:pStyle w:val="BodyText"/>
            </w:pPr>
            <w:r>
              <w:t xml:space="preserve">Common package URLs:</w:t>
            </w:r>
          </w:p>
          <w:p>
            <w:pPr>
              <w:pStyle w:val="Compact"/>
              <w:numPr>
                <w:ilvl w:val="0"/>
                <w:numId w:val="1109"/>
              </w:numPr>
            </w:pPr>
            <w:hyperlink r:id="rId192">
              <w:r>
                <w:rPr>
                  <w:rStyle w:val="VerbatimChar"/>
                </w:rPr>
                <w:t xml:space="preserve">{dplyr}</w:t>
              </w:r>
            </w:hyperlink>
          </w:p>
          <w:p>
            <w:pPr>
              <w:pStyle w:val="Compact"/>
              <w:numPr>
                <w:ilvl w:val="0"/>
                <w:numId w:val="1109"/>
              </w:numPr>
            </w:pPr>
            <w:hyperlink r:id="rId392">
              <w:r>
                <w:rPr>
                  <w:rStyle w:val="VerbatimChar"/>
                </w:rPr>
                <w:t xml:space="preserve">{ggplot2}</w:t>
              </w:r>
            </w:hyperlink>
          </w:p>
          <w:p>
            <w:pPr>
              <w:pStyle w:val="Compact"/>
              <w:numPr>
                <w:ilvl w:val="0"/>
                <w:numId w:val="1109"/>
              </w:numPr>
            </w:pPr>
            <w:hyperlink r:id="rId393">
              <w:r>
                <w:rPr>
                  <w:rStyle w:val="VerbatimChar"/>
                </w:rPr>
                <w:t xml:space="preserve">{tidyr}</w:t>
              </w:r>
            </w:hyperlink>
          </w:p>
          <w:p>
            <w:pPr>
              <w:pStyle w:val="Compact"/>
              <w:numPr>
                <w:ilvl w:val="0"/>
                <w:numId w:val="1109"/>
              </w:numPr>
            </w:pPr>
            <w:hyperlink r:id="rId394">
              <w:r>
                <w:rPr>
                  <w:rStyle w:val="VerbatimChar"/>
                </w:rPr>
                <w:t xml:space="preserve">{readr}</w:t>
              </w:r>
            </w:hyperlink>
          </w:p>
          <w:p>
            <w:pPr>
              <w:pStyle w:val="Compact"/>
              <w:numPr>
                <w:ilvl w:val="0"/>
                <w:numId w:val="1109"/>
              </w:numPr>
            </w:pPr>
            <w:hyperlink r:id="rId395">
              <w:r>
                <w:rPr>
                  <w:rStyle w:val="VerbatimChar"/>
                </w:rPr>
                <w:t xml:space="preserve">{purrr}</w:t>
              </w:r>
            </w:hyperlink>
          </w:p>
          <w:p>
            <w:pPr>
              <w:pStyle w:val="Compact"/>
              <w:numPr>
                <w:ilvl w:val="0"/>
                <w:numId w:val="1109"/>
              </w:numPr>
            </w:pPr>
            <w:hyperlink r:id="rId396">
              <w:r>
                <w:rPr>
                  <w:rStyle w:val="VerbatimChar"/>
                </w:rPr>
                <w:t xml:space="preserve">{tibble}</w:t>
              </w:r>
            </w:hyperlink>
          </w:p>
          <w:p>
            <w:pPr>
              <w:pStyle w:val="Compact"/>
              <w:numPr>
                <w:ilvl w:val="0"/>
                <w:numId w:val="1109"/>
              </w:numPr>
            </w:pPr>
            <w:hyperlink r:id="rId397">
              <w:r>
                <w:rPr>
                  <w:rStyle w:val="VerbatimChar"/>
                </w:rPr>
                <w:t xml:space="preserve">{stringr}</w:t>
              </w:r>
            </w:hyperlink>
          </w:p>
          <w:p>
            <w:pPr>
              <w:pStyle w:val="Compact"/>
              <w:numPr>
                <w:ilvl w:val="0"/>
                <w:numId w:val="1109"/>
              </w:numPr>
            </w:pPr>
            <w:hyperlink r:id="rId398">
              <w:r>
                <w:rPr>
                  <w:rStyle w:val="VerbatimChar"/>
                </w:rPr>
                <w:t xml:space="preserve">{forcats}</w:t>
              </w:r>
            </w:hyperlink>
          </w:p>
          <w:p>
            <w:pPr>
              <w:pStyle w:val="Compact"/>
              <w:numPr>
                <w:ilvl w:val="0"/>
                <w:numId w:val="1109"/>
              </w:numPr>
            </w:pPr>
            <w:hyperlink r:id="rId206">
              <w:r>
                <w:rPr>
                  <w:rStyle w:val="VerbatimChar"/>
                </w:rPr>
                <w:t xml:space="preserve">{styler}</w:t>
              </w:r>
            </w:hyperlink>
          </w:p>
          <w:p>
            <w:pPr>
              <w:pStyle w:val="Compact"/>
              <w:numPr>
                <w:ilvl w:val="0"/>
                <w:numId w:val="1109"/>
              </w:numPr>
            </w:pPr>
            <w:hyperlink r:id="rId218">
              <w:r>
                <w:rPr>
                  <w:rStyle w:val="VerbatimChar"/>
                </w:rPr>
                <w:t xml:space="preserve">{lintr}</w:t>
              </w:r>
            </w:hyperlink>
          </w:p>
          <w:p>
            <w:pPr>
              <w:pStyle w:val="Compact"/>
              <w:numPr>
                <w:ilvl w:val="0"/>
                <w:numId w:val="1109"/>
              </w:numPr>
            </w:pPr>
            <w:hyperlink r:id="rId110">
              <w:r>
                <w:rPr>
                  <w:rStyle w:val="VerbatimChar"/>
                </w:rPr>
                <w:t xml:space="preserve">{roxygen2}</w:t>
              </w:r>
            </w:hyperlink>
          </w:p>
          <w:p>
            <w:pPr>
              <w:pStyle w:val="Compact"/>
              <w:numPr>
                <w:ilvl w:val="0"/>
                <w:numId w:val="1109"/>
              </w:numPr>
            </w:pPr>
            <w:hyperlink r:id="rId177">
              <w:r>
                <w:rPr>
                  <w:rStyle w:val="VerbatimChar"/>
                </w:rPr>
                <w:t xml:space="preserve">{testthat}</w:t>
              </w:r>
            </w:hyperlink>
          </w:p>
          <w:p>
            <w:pPr>
              <w:pStyle w:val="Compact"/>
              <w:numPr>
                <w:ilvl w:val="0"/>
                <w:numId w:val="1109"/>
              </w:numPr>
            </w:pPr>
            <w:hyperlink r:id="rId174">
              <w:r>
                <w:rPr>
                  <w:rStyle w:val="VerbatimChar"/>
                </w:rPr>
                <w:t xml:space="preserve">{usethis}</w:t>
              </w:r>
            </w:hyperlink>
          </w:p>
          <w:p>
            <w:pPr>
              <w:pStyle w:val="Compact"/>
              <w:numPr>
                <w:ilvl w:val="0"/>
                <w:numId w:val="1109"/>
              </w:numPr>
            </w:pPr>
            <w:hyperlink r:id="rId175">
              <w:r>
                <w:rPr>
                  <w:rStyle w:val="VerbatimChar"/>
                </w:rPr>
                <w:t xml:space="preserve">{devtools}</w:t>
              </w:r>
            </w:hyperlink>
          </w:p>
          <w:p>
            <w:pPr>
              <w:pStyle w:val="Compact"/>
              <w:numPr>
                <w:ilvl w:val="0"/>
                <w:numId w:val="1109"/>
              </w:numPr>
            </w:pPr>
            <w:hyperlink r:id="rId399">
              <w:r>
                <w:rPr>
                  <w:rStyle w:val="VerbatimChar"/>
                </w:rPr>
                <w:t xml:space="preserve">{renv}</w:t>
              </w:r>
            </w:hyperlink>
          </w:p>
          <w:p>
            <w:pPr>
              <w:pStyle w:val="Compact"/>
              <w:numPr>
                <w:ilvl w:val="0"/>
                <w:numId w:val="1109"/>
              </w:numPr>
            </w:pPr>
            <w:hyperlink r:id="rId400">
              <w:r>
                <w:rPr>
                  <w:rStyle w:val="VerbatimChar"/>
                </w:rPr>
                <w:t xml:space="preserve">{targets}</w:t>
              </w:r>
            </w:hyperlink>
          </w:p>
          <w:p>
            <w:pPr>
              <w:pStyle w:val="Compact"/>
              <w:numPr>
                <w:ilvl w:val="0"/>
                <w:numId w:val="1109"/>
              </w:numPr>
            </w:pPr>
            <w:hyperlink r:id="rId401">
              <w:r>
                <w:rPr>
                  <w:rStyle w:val="VerbatimChar"/>
                </w:rPr>
                <w:t xml:space="preserve">{data.table}</w:t>
              </w:r>
            </w:hyperlink>
          </w:p>
          <w:p>
            <w:pPr>
              <w:pStyle w:val="Compact"/>
              <w:numPr>
                <w:ilvl w:val="0"/>
                <w:numId w:val="1109"/>
              </w:numPr>
            </w:pPr>
            <w:hyperlink r:id="rId402">
              <w:r>
                <w:rPr>
                  <w:rStyle w:val="VerbatimChar"/>
                </w:rPr>
                <w:t xml:space="preserve">{assertthat}</w:t>
              </w:r>
            </w:hyperlink>
          </w:p>
          <w:bookmarkEnd w:id="403"/>
          <w:bookmarkStart w:id="404" w:name="blank-lines-before-lists"/>
          <w:p>
            <w:pPr>
              <w:pStyle w:val="Heading3"/>
            </w:pPr>
            <w:r>
              <w:t xml:space="preserve">17.1.2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10"/>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10"/>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10"/>
              </w:numPr>
            </w:pPr>
            <w:r>
              <w:t xml:space="preserve">Lists in all .qmd files throughout the repository</w:t>
            </w:r>
          </w:p>
          <w:bookmarkEnd w:id="404"/>
          <w:bookmarkStart w:id="405" w:name="line-breaks-in-plain-text"/>
          <w:p>
            <w:pPr>
              <w:pStyle w:val="Heading3"/>
            </w:pPr>
            <w:r>
              <w:t xml:space="preserve">17.1.3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11"/>
              </w:numPr>
            </w:pPr>
            <w:r>
              <w:t xml:space="preserve">Improves readability of source .qmd files</w:t>
            </w:r>
          </w:p>
          <w:p>
            <w:pPr>
              <w:pStyle w:val="Compact"/>
              <w:numPr>
                <w:ilvl w:val="0"/>
                <w:numId w:val="1111"/>
              </w:numPr>
            </w:pPr>
            <w:r>
              <w:t xml:space="preserve">Makes git diffs clearer and easier to review</w:t>
            </w:r>
          </w:p>
          <w:p>
            <w:pPr>
              <w:pStyle w:val="Compact"/>
              <w:numPr>
                <w:ilvl w:val="0"/>
                <w:numId w:val="1111"/>
              </w:numPr>
            </w:pPr>
            <w:r>
              <w:t xml:space="preserve">Helps identify specific changes in version control</w:t>
            </w:r>
          </w:p>
          <w:p>
            <w:pPr>
              <w:pStyle w:val="Compact"/>
              <w:numPr>
                <w:ilvl w:val="0"/>
                <w:numId w:val="1111"/>
              </w:numPr>
            </w:pPr>
            <w:r>
              <w:t xml:space="preserve">Prevents horizontal scrolling when editing</w:t>
            </w:r>
          </w:p>
          <w:p>
            <w:pPr>
              <w:pStyle w:val="Compact"/>
              <w:numPr>
                <w:ilvl w:val="0"/>
                <w:numId w:val="1111"/>
              </w:numPr>
            </w:pPr>
            <w:r>
              <w:t xml:space="preserve">Follows semantic line breaks best practice</w:t>
            </w:r>
          </w:p>
          <w:p>
            <w:pPr>
              <w:pStyle w:val="FirstParagraph"/>
            </w:pPr>
            <w:r>
              <w:rPr>
                <w:b/>
                <w:bCs/>
              </w:rPr>
              <w:t xml:space="preserve">Guidelines:</w:t>
            </w:r>
          </w:p>
          <w:p>
            <w:pPr>
              <w:pStyle w:val="Compact"/>
              <w:numPr>
                <w:ilvl w:val="0"/>
                <w:numId w:val="1112"/>
              </w:numPr>
            </w:pPr>
            <w:r>
              <w:t xml:space="preserve">Break after complete sentences (at periods)</w:t>
            </w:r>
          </w:p>
          <w:p>
            <w:pPr>
              <w:pStyle w:val="Compact"/>
              <w:numPr>
                <w:ilvl w:val="0"/>
                <w:numId w:val="1112"/>
              </w:numPr>
            </w:pPr>
            <w:r>
              <w:t xml:space="preserve">Break after long phrases or clauses (at commas or conjunctions)</w:t>
            </w:r>
          </w:p>
          <w:p>
            <w:pPr>
              <w:pStyle w:val="Compact"/>
              <w:numPr>
                <w:ilvl w:val="0"/>
                <w:numId w:val="1112"/>
              </w:numPr>
            </w:pPr>
            <w:r>
              <w:t xml:space="preserve">Break after approximately 60-80 characters when appropriate</w:t>
            </w:r>
          </w:p>
          <w:p>
            <w:pPr>
              <w:pStyle w:val="Compact"/>
              <w:numPr>
                <w:ilvl w:val="0"/>
                <w:numId w:val="1112"/>
              </w:numPr>
            </w:pPr>
            <w:r>
              <w:t xml:space="preserve">Keep related short phrases together on one line</w:t>
            </w:r>
          </w:p>
          <w:p>
            <w:pPr>
              <w:pStyle w:val="Compact"/>
              <w:numPr>
                <w:ilvl w:val="0"/>
                <w:numId w:val="1112"/>
              </w:numPr>
            </w:pPr>
            <w:r>
              <w:t xml:space="preserve">Don’t break in the middle of inline code, links, or formatting</w:t>
            </w:r>
          </w:p>
          <w:bookmarkEnd w:id="405"/>
          <w:bookmarkStart w:id="406" w:name="why-this-matters"/>
          <w:p>
            <w:pPr>
              <w:pStyle w:val="Heading3"/>
            </w:pPr>
            <w:r>
              <w:t xml:space="preserve">17.1.4 Why This Matters</w:t>
            </w:r>
          </w:p>
          <w:p>
            <w:pPr>
              <w:pStyle w:val="Compact"/>
              <w:numPr>
                <w:ilvl w:val="0"/>
                <w:numId w:val="1113"/>
              </w:numPr>
            </w:pPr>
            <w:r>
              <w:t xml:space="preserve">Ensures consistent markdown rendering across different platforms</w:t>
            </w:r>
          </w:p>
          <w:p>
            <w:pPr>
              <w:pStyle w:val="Compact"/>
              <w:numPr>
                <w:ilvl w:val="0"/>
                <w:numId w:val="1113"/>
              </w:numPr>
            </w:pPr>
            <w:r>
              <w:t xml:space="preserve">Improves readability in both source and rendered forms</w:t>
            </w:r>
          </w:p>
          <w:p>
            <w:pPr>
              <w:pStyle w:val="Compact"/>
              <w:numPr>
                <w:ilvl w:val="0"/>
                <w:numId w:val="1113"/>
              </w:numPr>
            </w:pPr>
            <w:r>
              <w:t xml:space="preserve">Prevents rendering issues in Quarto books</w:t>
            </w:r>
          </w:p>
          <w:p>
            <w:pPr>
              <w:pStyle w:val="Compact"/>
              <w:numPr>
                <w:ilvl w:val="0"/>
                <w:numId w:val="1113"/>
              </w:numPr>
            </w:pPr>
            <w:r>
              <w:t xml:space="preserve">Follows markdown best practices</w:t>
            </w:r>
          </w:p>
          <w:bookmarkEnd w:id="406"/>
          <w:bookmarkStart w:id="408" w:name="cross-references-for-figures-and-tables"/>
          <w:p>
            <w:pPr>
              <w:pStyle w:val="Heading3"/>
            </w:pPr>
            <w:r>
              <w:t xml:space="preserve">17.1.5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407">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1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1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1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1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14"/>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14"/>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14"/>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14"/>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14"/>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14"/>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1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1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1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1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16"/>
              </w:numPr>
            </w:pPr>
            <w:r>
              <w:t xml:space="preserve">Automatic numbering of figures, tables, and equations</w:t>
            </w:r>
          </w:p>
          <w:p>
            <w:pPr>
              <w:pStyle w:val="Compact"/>
              <w:numPr>
                <w:ilvl w:val="0"/>
                <w:numId w:val="1116"/>
              </w:numPr>
            </w:pPr>
            <w:r>
              <w:t xml:space="preserve">Automatic updates when content is reordered</w:t>
            </w:r>
          </w:p>
          <w:p>
            <w:pPr>
              <w:pStyle w:val="Compact"/>
              <w:numPr>
                <w:ilvl w:val="0"/>
                <w:numId w:val="1116"/>
              </w:numPr>
            </w:pPr>
            <w:r>
              <w:t xml:space="preserve">Clickable cross-references in HTML and PDF output</w:t>
            </w:r>
          </w:p>
          <w:p>
            <w:pPr>
              <w:pStyle w:val="Compact"/>
              <w:numPr>
                <w:ilvl w:val="0"/>
                <w:numId w:val="1116"/>
              </w:numPr>
            </w:pPr>
            <w:r>
              <w:t xml:space="preserve">Consistent formatting across all output formats</w:t>
            </w:r>
          </w:p>
          <w:p>
            <w:pPr>
              <w:pStyle w:val="Compact"/>
              <w:numPr>
                <w:ilvl w:val="0"/>
                <w:numId w:val="1116"/>
              </w:numPr>
            </w:pPr>
            <w:r>
              <w:t xml:space="preserve">Better accessibility for screen readers</w:t>
            </w:r>
          </w:p>
          <w:bookmarkEnd w:id="408"/>
          <w:bookmarkEnd w:id="409"/>
          <w:bookmarkStart w:id="410" w:name="r-code-style"/>
          <w:p>
            <w:pPr>
              <w:pStyle w:val="Heading2"/>
            </w:pPr>
            <w:r>
              <w:t xml:space="preserve">17.2 R Code Style</w:t>
            </w:r>
          </w:p>
          <w:p>
            <w:pPr>
              <w:pStyle w:val="Compact"/>
              <w:numPr>
                <w:ilvl w:val="0"/>
                <w:numId w:val="1117"/>
              </w:numPr>
            </w:pPr>
            <w:r>
              <w:t xml:space="preserve">Follow the tidyverse style guide: https://style.tidyverse.org</w:t>
            </w:r>
          </w:p>
          <w:p>
            <w:pPr>
              <w:pStyle w:val="Compact"/>
              <w:numPr>
                <w:ilvl w:val="0"/>
                <w:numId w:val="1117"/>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17"/>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17"/>
              </w:numPr>
            </w:pPr>
            <w:r>
              <w:t xml:space="preserve">All R projects should use R package structure</w:t>
            </w:r>
          </w:p>
          <w:bookmarkEnd w:id="410"/>
          <w:bookmarkStart w:id="420" w:name="file-organization"/>
          <w:p>
            <w:pPr>
              <w:pStyle w:val="Heading2"/>
            </w:pPr>
            <w:r>
              <w:t xml:space="preserve">17.3 File Organization</w:t>
            </w:r>
          </w:p>
          <w:bookmarkStart w:id="419" w:name="Xdf52e4adf7289fe2a1248ec509e40d9e4ca6068"/>
          <w:p>
            <w:pPr>
              <w:pStyle w:val="Heading3"/>
            </w:pPr>
            <w:r>
              <w:t xml:space="preserve">17.3.1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11" w:name="why-use-includes"/>
          <w:p>
            <w:pPr>
              <w:pStyle w:val="Heading4"/>
            </w:pPr>
            <w:r>
              <w:t xml:space="preserve">17.3.1.1 Why Use Includes?</w:t>
            </w:r>
          </w:p>
          <w:p>
            <w:pPr>
              <w:numPr>
                <w:ilvl w:val="0"/>
                <w:numId w:val="1118"/>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18"/>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18"/>
              </w:numPr>
            </w:pPr>
            <w:r>
              <w:rPr>
                <w:b/>
                <w:bCs/>
              </w:rPr>
              <w:t xml:space="preserve">Modular Maintenance</w:t>
            </w:r>
            <w:r>
              <w:t xml:space="preserve">: Each section lives in its own file, making it easier to:</w:t>
            </w:r>
          </w:p>
          <w:p>
            <w:pPr>
              <w:pStyle w:val="Compact"/>
              <w:numPr>
                <w:ilvl w:val="1"/>
                <w:numId w:val="1119"/>
              </w:numPr>
            </w:pPr>
            <w:r>
              <w:t xml:space="preserve">Find and edit specific content</w:t>
            </w:r>
          </w:p>
          <w:p>
            <w:pPr>
              <w:pStyle w:val="Compact"/>
              <w:numPr>
                <w:ilvl w:val="1"/>
                <w:numId w:val="1119"/>
              </w:numPr>
            </w:pPr>
            <w:r>
              <w:t xml:space="preserve">Reuse sections across chapters if needed</w:t>
            </w:r>
          </w:p>
          <w:p>
            <w:pPr>
              <w:pStyle w:val="Compact"/>
              <w:numPr>
                <w:ilvl w:val="1"/>
                <w:numId w:val="1119"/>
              </w:numPr>
            </w:pPr>
            <w:r>
              <w:t xml:space="preserve">Work on different sections simultaneously without merge conflicts</w:t>
            </w:r>
          </w:p>
          <w:p>
            <w:pPr>
              <w:pStyle w:val="Compact"/>
              <w:numPr>
                <w:ilvl w:val="1"/>
                <w:numId w:val="1119"/>
              </w:numPr>
            </w:pPr>
            <w:r>
              <w:t xml:space="preserve">Test and preview individual sections</w:t>
            </w:r>
          </w:p>
          <w:p>
            <w:pPr>
              <w:numPr>
                <w:ilvl w:val="0"/>
                <w:numId w:val="1118"/>
              </w:numPr>
            </w:pPr>
            <w:r>
              <w:rPr>
                <w:b/>
                <w:bCs/>
              </w:rPr>
              <w:t xml:space="preserve">Clear Structure</w:t>
            </w:r>
            <w:r>
              <w:t xml:space="preserve">: The main chapter file becomes a table of contents showing the organization at a glance.</w:t>
            </w:r>
          </w:p>
          <w:bookmarkEnd w:id="411"/>
          <w:bookmarkStart w:id="413" w:name="structure-pattern"/>
          <w:p>
            <w:pPr>
              <w:pStyle w:val="Heading4"/>
            </w:pPr>
            <w:r>
              <w:t xml:space="preserve">17.3.1.2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20"/>
              </w:numPr>
            </w:pPr>
            <w:r>
              <w:t xml:space="preserve">Contains the chapter title and introduction</w:t>
            </w:r>
          </w:p>
          <w:p>
            <w:pPr>
              <w:pStyle w:val="Compact"/>
              <w:numPr>
                <w:ilvl w:val="0"/>
                <w:numId w:val="1120"/>
              </w:numPr>
            </w:pPr>
            <w:r>
              <w:t xml:space="preserve">Contains section headings (##, ###, etc.)</w:t>
            </w:r>
          </w:p>
          <w:p>
            <w:pPr>
              <w:pStyle w:val="Compact"/>
              <w:numPr>
                <w:ilvl w:val="0"/>
                <w:numId w:val="1120"/>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412">
              <w:r>
                <w:rPr>
                  <w:rStyle w:val="Hyperlink"/>
                </w:rPr>
                <w:t xml:space="preserve">https://quarto.org/docs/authoring/includes.html</w:t>
              </w:r>
            </w:hyperlink>
            <w:r>
              <w:t xml:space="preserve"> </w:t>
            </w:r>
            <w:r>
              <w:t xml:space="preserve">for details)</w:t>
            </w:r>
          </w:p>
          <w:p>
            <w:pPr>
              <w:pStyle w:val="Compact"/>
              <w:numPr>
                <w:ilvl w:val="0"/>
                <w:numId w:val="1120"/>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21"/>
              </w:numPr>
            </w:pPr>
            <w:r>
              <w:t xml:space="preserve">Stored in a subdirectory matching the chapter name</w:t>
            </w:r>
          </w:p>
          <w:p>
            <w:pPr>
              <w:pStyle w:val="Compact"/>
              <w:numPr>
                <w:ilvl w:val="0"/>
                <w:numId w:val="1121"/>
              </w:numPr>
            </w:pPr>
            <w:r>
              <w:t xml:space="preserve">Contains only the content for that section (no heading)</w:t>
            </w:r>
          </w:p>
          <w:p>
            <w:pPr>
              <w:pStyle w:val="Compact"/>
              <w:numPr>
                <w:ilvl w:val="0"/>
                <w:numId w:val="1121"/>
              </w:numPr>
            </w:pPr>
            <w:r>
              <w:t xml:space="preserve">The heading stays in the main chapter file</w:t>
            </w:r>
          </w:p>
          <w:p>
            <w:pPr>
              <w:pStyle w:val="Compact"/>
              <w:numPr>
                <w:ilvl w:val="0"/>
                <w:numId w:val="1121"/>
              </w:numPr>
            </w:pPr>
            <w:r>
              <w:t xml:space="preserve">Named descriptively using kebab-case</w:t>
            </w:r>
          </w:p>
          <w:bookmarkEnd w:id="413"/>
          <w:bookmarkStart w:id="414" w:name="required-pattern"/>
          <w:p>
            <w:pPr>
              <w:pStyle w:val="Heading4"/>
            </w:pPr>
            <w:r>
              <w:t xml:space="preserve">17.3.1.3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414"/>
          <w:bookmarkStart w:id="415" w:name="file-naming-conventions"/>
          <w:p>
            <w:pPr>
              <w:pStyle w:val="Heading4"/>
            </w:pPr>
            <w:r>
              <w:t xml:space="preserve">17.3.1.4 File Naming Conventions</w:t>
            </w:r>
          </w:p>
          <w:p>
            <w:pPr>
              <w:pStyle w:val="Compact"/>
              <w:numPr>
                <w:ilvl w:val="0"/>
                <w:numId w:val="1122"/>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22"/>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22"/>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22"/>
              </w:numPr>
            </w:pPr>
            <w:r>
              <w:t xml:space="preserve">Use descriptive names that clearly indicate the content</w:t>
            </w:r>
          </w:p>
          <w:p>
            <w:pPr>
              <w:pStyle w:val="Compact"/>
              <w:numPr>
                <w:ilvl w:val="0"/>
                <w:numId w:val="1122"/>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15"/>
          <w:bookmarkStart w:id="416" w:name="git-history-benefits-example"/>
          <w:p>
            <w:pPr>
              <w:pStyle w:val="Heading4"/>
            </w:pPr>
            <w:r>
              <w:t xml:space="preserve">17.3.1.5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16"/>
          <w:bookmarkStart w:id="417" w:name="when-to-create-a-new-include-file"/>
          <w:p>
            <w:pPr>
              <w:pStyle w:val="Heading4"/>
            </w:pPr>
            <w:r>
              <w:t xml:space="preserve">17.3.1.6 When to Create a New Include File</w:t>
            </w:r>
          </w:p>
          <w:p>
            <w:pPr>
              <w:pStyle w:val="FirstParagraph"/>
            </w:pPr>
            <w:r>
              <w:t xml:space="preserve">Create a new include file when:</w:t>
            </w:r>
          </w:p>
          <w:p>
            <w:pPr>
              <w:pStyle w:val="Compact"/>
              <w:numPr>
                <w:ilvl w:val="0"/>
                <w:numId w:val="1123"/>
              </w:numPr>
            </w:pPr>
            <w:r>
              <w:t xml:space="preserve">Adding a new section to a chapter</w:t>
            </w:r>
          </w:p>
          <w:p>
            <w:pPr>
              <w:pStyle w:val="Compact"/>
              <w:numPr>
                <w:ilvl w:val="0"/>
                <w:numId w:val="1123"/>
              </w:numPr>
            </w:pPr>
            <w:r>
              <w:t xml:space="preserve">A section becomes long enough to benefit from being in its own file (&gt;20-30 lines)</w:t>
            </w:r>
          </w:p>
          <w:p>
            <w:pPr>
              <w:pStyle w:val="Compact"/>
              <w:numPr>
                <w:ilvl w:val="0"/>
                <w:numId w:val="1123"/>
              </w:numPr>
            </w:pPr>
            <w:r>
              <w:t xml:space="preserve">Content might be reused elsewhere</w:t>
            </w:r>
          </w:p>
          <w:p>
            <w:pPr>
              <w:pStyle w:val="Compact"/>
              <w:numPr>
                <w:ilvl w:val="0"/>
                <w:numId w:val="1123"/>
              </w:numPr>
            </w:pPr>
            <w:r>
              <w:t xml:space="preserve">You want to work on a section independently</w:t>
            </w:r>
          </w:p>
          <w:bookmarkEnd w:id="417"/>
          <w:bookmarkStart w:id="418" w:name="migration-strategy"/>
          <w:p>
            <w:pPr>
              <w:pStyle w:val="Heading4"/>
            </w:pPr>
            <w:r>
              <w:t xml:space="preserve">17.3.1.7 Migration Strategy</w:t>
            </w:r>
          </w:p>
          <w:p>
            <w:pPr>
              <w:pStyle w:val="FirstParagraph"/>
            </w:pPr>
            <w:r>
              <w:t xml:space="preserve">When working with chapters that don’t yet use includes:</w:t>
            </w:r>
          </w:p>
          <w:p>
            <w:pPr>
              <w:pStyle w:val="Compact"/>
              <w:numPr>
                <w:ilvl w:val="0"/>
                <w:numId w:val="1124"/>
              </w:numPr>
            </w:pPr>
            <w:r>
              <w:t xml:space="preserve">Create a subdirectory matching the chapter name</w:t>
            </w:r>
          </w:p>
          <w:p>
            <w:pPr>
              <w:pStyle w:val="Compact"/>
              <w:numPr>
                <w:ilvl w:val="0"/>
                <w:numId w:val="1124"/>
              </w:numPr>
            </w:pPr>
            <w:r>
              <w:t xml:space="preserve">Extract each section into its own include file</w:t>
            </w:r>
          </w:p>
          <w:p>
            <w:pPr>
              <w:pStyle w:val="Compact"/>
              <w:numPr>
                <w:ilvl w:val="0"/>
                <w:numId w:val="1124"/>
              </w:numPr>
            </w:pPr>
            <w:r>
              <w:t xml:space="preserve">Update the main chapter file to use includes</w:t>
            </w:r>
          </w:p>
          <w:p>
            <w:pPr>
              <w:pStyle w:val="Compact"/>
              <w:numPr>
                <w:ilvl w:val="0"/>
                <w:numId w:val="1124"/>
              </w:numPr>
            </w:pPr>
            <w:r>
              <w:t xml:space="preserve">Keep headings in the main file</w:t>
            </w:r>
          </w:p>
          <w:p>
            <w:pPr>
              <w:pStyle w:val="Compact"/>
              <w:numPr>
                <w:ilvl w:val="0"/>
                <w:numId w:val="1124"/>
              </w:numPr>
            </w:pPr>
            <w:r>
              <w:t xml:space="preserve">Ensure blank lines before include statements</w:t>
            </w:r>
          </w:p>
          <w:p>
            <w:pPr>
              <w:pStyle w:val="Compact"/>
              <w:numPr>
                <w:ilvl w:val="0"/>
                <w:numId w:val="1124"/>
              </w:numPr>
            </w:pPr>
            <w:r>
              <w:t xml:space="preserve">Test that rendering still works correctly</w:t>
            </w:r>
          </w:p>
          <w:bookmarkEnd w:id="418"/>
          <w:bookmarkEnd w:id="419"/>
          <w:bookmarkEnd w:id="420"/>
          <w:bookmarkStart w:id="421" w:name="working-with-docx-files"/>
          <w:p>
            <w:pPr>
              <w:pStyle w:val="Heading2"/>
            </w:pPr>
            <w:r>
              <w:t xml:space="preserve">17.4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25"/>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25"/>
              </w:numPr>
            </w:pPr>
            <w:r>
              <w:rPr>
                <w:b/>
                <w:bCs/>
              </w:rPr>
              <w:t xml:space="preserve">Review comments</w:t>
            </w:r>
            <w:r>
              <w:t xml:space="preserve">: Look for and address any comments in the DOCX file that may provide context or instructions for edits</w:t>
            </w:r>
          </w:p>
          <w:p>
            <w:pPr>
              <w:pStyle w:val="Compact"/>
              <w:numPr>
                <w:ilvl w:val="0"/>
                <w:numId w:val="1125"/>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25"/>
              </w:numPr>
            </w:pPr>
            <w:r>
              <w:rPr>
                <w:b/>
                <w:bCs/>
              </w:rPr>
              <w:t xml:space="preserve">Preserve formatting</w:t>
            </w:r>
            <w:r>
              <w:t xml:space="preserve">: Ensure that formatting, citations, and cross-references are properly converted to Quarto/markdown syntax</w:t>
            </w:r>
          </w:p>
          <w:p>
            <w:pPr>
              <w:pStyle w:val="Compact"/>
              <w:numPr>
                <w:ilvl w:val="0"/>
                <w:numId w:val="1125"/>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21"/>
          <w:bookmarkStart w:id="422" w:name="additional-guidelines"/>
          <w:p>
            <w:pPr>
              <w:pStyle w:val="Heading2"/>
            </w:pPr>
            <w:r>
              <w:t xml:space="preserve">17.5 Additional Guidelines</w:t>
            </w:r>
          </w:p>
          <w:p>
            <w:pPr>
              <w:pStyle w:val="Compact"/>
              <w:numPr>
                <w:ilvl w:val="0"/>
                <w:numId w:val="1126"/>
              </w:numPr>
            </w:pPr>
            <w:r>
              <w:t xml:space="preserve">Maintain consistency with existing code style</w:t>
            </w:r>
          </w:p>
          <w:p>
            <w:pPr>
              <w:pStyle w:val="Compact"/>
              <w:numPr>
                <w:ilvl w:val="0"/>
                <w:numId w:val="1126"/>
              </w:numPr>
            </w:pPr>
            <w:r>
              <w:t xml:space="preserve">Preserve all existing content when refactoring</w:t>
            </w:r>
          </w:p>
          <w:p>
            <w:pPr>
              <w:pStyle w:val="Compact"/>
              <w:numPr>
                <w:ilvl w:val="0"/>
                <w:numId w:val="1126"/>
              </w:numPr>
            </w:pPr>
            <w:r>
              <w:t xml:space="preserve">Add blank lines before all lists</w:t>
            </w:r>
          </w:p>
          <w:p>
            <w:pPr>
              <w:pStyle w:val="Compact"/>
              <w:numPr>
                <w:ilvl w:val="0"/>
                <w:numId w:val="1126"/>
              </w:numPr>
            </w:pPr>
            <w:r>
              <w:t xml:space="preserve">Follow the lab’s R package development workflow (as described throughout this repo)</w:t>
            </w:r>
          </w:p>
          <w:p/>
        </w:tc>
      </w:tr>
    </w:tbl>
    <w:bookmarkEnd w:id="422"/>
    <w:bookmarkEnd w:id="423"/>
    <w:p>
      <w:r>
        <w:br w:type="page"/>
      </w:r>
    </w:p>
    <w:bookmarkEnd w:id="424"/>
    <w:bookmarkEnd w:id="425"/>
    <w:bookmarkEnd w:id="426"/>
    <w:bookmarkStart w:id="436" w:name="checklists"/>
    <w:p>
      <w:pPr>
        <w:pStyle w:val="Heading1"/>
      </w:pPr>
      <w:r>
        <w:t xml:space="preserve">18. Checklists</w:t>
      </w:r>
    </w:p>
    <w:p>
      <w:pPr>
        <w:pStyle w:val="FirstParagraph"/>
      </w:pPr>
      <w:r>
        <w:t xml:space="preserve">Adapted by UCD-SeRG team from</w:t>
      </w:r>
      <w:r>
        <w:t xml:space="preserve"> </w:t>
      </w:r>
      <w:hyperlink r:id="rId427">
        <w:r>
          <w:rPr>
            <w:rStyle w:val="Hyperlink"/>
          </w:rPr>
          <w:t xml:space="preserve">original by Jade Benjamin-Chung</w:t>
        </w:r>
      </w:hyperlink>
    </w:p>
    <w:bookmarkStart w:id="428" w:name="pre-analysis-plan-checklist"/>
    <w:p>
      <w:pPr>
        <w:pStyle w:val="Heading2"/>
      </w:pPr>
      <w:r>
        <w:t xml:space="preserve">18.1 Pre-analysis plan checklist</w:t>
      </w:r>
    </w:p>
    <w:p>
      <w:pPr>
        <w:pStyle w:val="Compact"/>
        <w:numPr>
          <w:ilvl w:val="0"/>
          <w:numId w:val="1127"/>
        </w:numPr>
      </w:pPr>
      <w:r>
        <w:t xml:space="preserve">Brief background on the study (a condensed version of the introduction section of the paper)</w:t>
      </w:r>
    </w:p>
    <w:p>
      <w:pPr>
        <w:pStyle w:val="Compact"/>
        <w:numPr>
          <w:ilvl w:val="0"/>
          <w:numId w:val="1127"/>
        </w:numPr>
      </w:pPr>
      <w:r>
        <w:t xml:space="preserve">Hypotheses / objectives</w:t>
      </w:r>
    </w:p>
    <w:p>
      <w:pPr>
        <w:pStyle w:val="Compact"/>
        <w:numPr>
          <w:ilvl w:val="0"/>
          <w:numId w:val="1127"/>
        </w:numPr>
      </w:pPr>
      <w:r>
        <w:t xml:space="preserve">Study design</w:t>
      </w:r>
    </w:p>
    <w:p>
      <w:pPr>
        <w:pStyle w:val="Compact"/>
        <w:numPr>
          <w:ilvl w:val="0"/>
          <w:numId w:val="1127"/>
        </w:numPr>
      </w:pPr>
      <w:r>
        <w:t xml:space="preserve">Description of data</w:t>
      </w:r>
    </w:p>
    <w:p>
      <w:pPr>
        <w:pStyle w:val="Compact"/>
        <w:numPr>
          <w:ilvl w:val="0"/>
          <w:numId w:val="1127"/>
        </w:numPr>
      </w:pPr>
      <w:r>
        <w:t xml:space="preserve">Definition of outcomes</w:t>
      </w:r>
    </w:p>
    <w:p>
      <w:pPr>
        <w:pStyle w:val="Compact"/>
        <w:numPr>
          <w:ilvl w:val="0"/>
          <w:numId w:val="1127"/>
        </w:numPr>
      </w:pPr>
      <w:r>
        <w:t xml:space="preserve">Definition of interventions / exposures</w:t>
      </w:r>
    </w:p>
    <w:p>
      <w:pPr>
        <w:pStyle w:val="Compact"/>
        <w:numPr>
          <w:ilvl w:val="0"/>
          <w:numId w:val="1127"/>
        </w:numPr>
      </w:pPr>
      <w:r>
        <w:t xml:space="preserve">Definition of covariates</w:t>
      </w:r>
    </w:p>
    <w:p>
      <w:pPr>
        <w:pStyle w:val="Compact"/>
        <w:numPr>
          <w:ilvl w:val="0"/>
          <w:numId w:val="1127"/>
        </w:numPr>
      </w:pPr>
      <w:r>
        <w:t xml:space="preserve">Statistical power calculation</w:t>
      </w:r>
    </w:p>
    <w:p>
      <w:pPr>
        <w:pStyle w:val="Compact"/>
        <w:numPr>
          <w:ilvl w:val="0"/>
          <w:numId w:val="1127"/>
        </w:numPr>
      </w:pPr>
      <w:r>
        <w:t xml:space="preserve">Statistical model description</w:t>
      </w:r>
    </w:p>
    <w:p>
      <w:pPr>
        <w:pStyle w:val="Compact"/>
        <w:numPr>
          <w:ilvl w:val="0"/>
          <w:numId w:val="1127"/>
        </w:numPr>
      </w:pPr>
      <w:r>
        <w:t xml:space="preserve">Covariate selection / screening</w:t>
      </w:r>
    </w:p>
    <w:p>
      <w:pPr>
        <w:pStyle w:val="Compact"/>
        <w:numPr>
          <w:ilvl w:val="0"/>
          <w:numId w:val="1127"/>
        </w:numPr>
      </w:pPr>
      <w:r>
        <w:t xml:space="preserve">Standard error estimation method</w:t>
      </w:r>
    </w:p>
    <w:p>
      <w:pPr>
        <w:pStyle w:val="Compact"/>
        <w:numPr>
          <w:ilvl w:val="0"/>
          <w:numId w:val="1127"/>
        </w:numPr>
      </w:pPr>
      <w:r>
        <w:t xml:space="preserve">Missing data analysis</w:t>
      </w:r>
    </w:p>
    <w:p>
      <w:pPr>
        <w:pStyle w:val="Compact"/>
        <w:numPr>
          <w:ilvl w:val="0"/>
          <w:numId w:val="1127"/>
        </w:numPr>
      </w:pPr>
      <w:r>
        <w:t xml:space="preserve">Assessment of effect modification / subgroup analyses</w:t>
      </w:r>
    </w:p>
    <w:p>
      <w:pPr>
        <w:pStyle w:val="Compact"/>
        <w:numPr>
          <w:ilvl w:val="0"/>
          <w:numId w:val="1127"/>
        </w:numPr>
      </w:pPr>
      <w:r>
        <w:t xml:space="preserve">Sensitivity analyses</w:t>
      </w:r>
    </w:p>
    <w:p>
      <w:pPr>
        <w:pStyle w:val="Compact"/>
        <w:numPr>
          <w:ilvl w:val="0"/>
          <w:numId w:val="1127"/>
        </w:numPr>
      </w:pPr>
      <w:r>
        <w:t xml:space="preserve">Negative control analyses</w:t>
      </w:r>
    </w:p>
    <w:bookmarkEnd w:id="428"/>
    <w:bookmarkStart w:id="430" w:name="code-checklist"/>
    <w:p>
      <w:pPr>
        <w:pStyle w:val="Heading2"/>
      </w:pPr>
      <w:r>
        <w:t xml:space="preserve">18.2 Code checklist</w:t>
      </w:r>
    </w:p>
    <w:p>
      <w:pPr>
        <w:pStyle w:val="Compact"/>
        <w:numPr>
          <w:ilvl w:val="0"/>
          <w:numId w:val="1128"/>
        </w:numPr>
      </w:pPr>
      <w:r>
        <w:t xml:space="preserve">Does the script run without errors?</w:t>
      </w:r>
    </w:p>
    <w:p>
      <w:pPr>
        <w:pStyle w:val="Compact"/>
        <w:numPr>
          <w:ilvl w:val="0"/>
          <w:numId w:val="1128"/>
        </w:numPr>
      </w:pPr>
      <w:r>
        <w:t xml:space="preserve">Is code self-contained within repo and/or associated Box folder?</w:t>
      </w:r>
    </w:p>
    <w:p>
      <w:pPr>
        <w:pStyle w:val="Compact"/>
        <w:numPr>
          <w:ilvl w:val="0"/>
          <w:numId w:val="1128"/>
        </w:numPr>
      </w:pPr>
      <w:r>
        <w:t xml:space="preserve">Is all commented out code / remarks removed?</w:t>
      </w:r>
    </w:p>
    <w:p>
      <w:pPr>
        <w:pStyle w:val="Compact"/>
        <w:numPr>
          <w:ilvl w:val="0"/>
          <w:numId w:val="1128"/>
        </w:numPr>
      </w:pPr>
      <w:r>
        <w:t xml:space="preserve">Does the header accurately describe the process completed in the script?</w:t>
      </w:r>
    </w:p>
    <w:p>
      <w:pPr>
        <w:pStyle w:val="Compact"/>
        <w:numPr>
          <w:ilvl w:val="0"/>
          <w:numId w:val="1128"/>
        </w:numPr>
      </w:pPr>
      <w:r>
        <w:t xml:space="preserve">Is the script pushed to its github repository?</w:t>
      </w:r>
    </w:p>
    <w:p>
      <w:pPr>
        <w:pStyle w:val="Compact"/>
        <w:numPr>
          <w:ilvl w:val="0"/>
          <w:numId w:val="1128"/>
        </w:numPr>
      </w:pPr>
      <w:r>
        <w:t xml:space="preserve">Does the code adhere to the</w:t>
      </w:r>
      <w:r>
        <w:t xml:space="preserve"> </w:t>
      </w:r>
      <w:hyperlink r:id="rId429">
        <w:r>
          <w:rPr>
            <w:rStyle w:val="Hyperlink"/>
          </w:rPr>
          <w:t xml:space="preserve">coding style guide</w:t>
        </w:r>
      </w:hyperlink>
      <w:r>
        <w:t xml:space="preserve">?</w:t>
      </w:r>
    </w:p>
    <w:p>
      <w:pPr>
        <w:pStyle w:val="Compact"/>
        <w:numPr>
          <w:ilvl w:val="0"/>
          <w:numId w:val="1128"/>
        </w:numPr>
      </w:pPr>
      <w:r>
        <w:t xml:space="preserve">Are all warnings ignorable? Should any warnings be intentionally suppressed or addressed?</w:t>
      </w:r>
    </w:p>
    <w:bookmarkEnd w:id="430"/>
    <w:bookmarkStart w:id="432"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29"/>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29"/>
        </w:numPr>
      </w:pPr>
      <w:r>
        <w:t xml:space="preserve">Are the study results within the manuscript replicable (i.e., if you rerun the code in the study’s repository, the tables and figures will be exactly replicated?)</w:t>
      </w:r>
    </w:p>
    <w:p>
      <w:pPr>
        <w:pStyle w:val="Compact"/>
        <w:numPr>
          <w:ilvl w:val="0"/>
          <w:numId w:val="1129"/>
        </w:numPr>
      </w:pPr>
      <w:r>
        <w:t xml:space="preserve">Is a target journal selected?</w:t>
      </w:r>
    </w:p>
    <w:p>
      <w:pPr>
        <w:pStyle w:val="Compact"/>
        <w:numPr>
          <w:ilvl w:val="0"/>
          <w:numId w:val="1129"/>
        </w:numPr>
      </w:pPr>
      <w:r>
        <w:t xml:space="preserve">Is the title declarative, in other words, does it state the object/findings rather than suggest them?</w:t>
      </w:r>
    </w:p>
    <w:p>
      <w:pPr>
        <w:pStyle w:val="Compact"/>
        <w:numPr>
          <w:ilvl w:val="0"/>
          <w:numId w:val="1129"/>
        </w:numPr>
      </w:pPr>
      <w:r>
        <w:t xml:space="preserve">Is the word count of the manuscript close to the target journal’s allowance?</w:t>
      </w:r>
    </w:p>
    <w:p>
      <w:pPr>
        <w:pStyle w:val="Compact"/>
        <w:numPr>
          <w:ilvl w:val="0"/>
          <w:numId w:val="1129"/>
        </w:numPr>
      </w:pPr>
      <w:r>
        <w:t xml:space="preserve">Does the manuscript adhere to the formatting guide of the target journal?</w:t>
      </w:r>
    </w:p>
    <w:p>
      <w:pPr>
        <w:pStyle w:val="Compact"/>
        <w:numPr>
          <w:ilvl w:val="0"/>
          <w:numId w:val="1129"/>
        </w:numPr>
      </w:pPr>
      <w:r>
        <w:t xml:space="preserve">Does the manuscript use a consistent voice (passive or active – usually active is preferred … pun intended)?</w:t>
      </w:r>
    </w:p>
    <w:p>
      <w:pPr>
        <w:pStyle w:val="Compact"/>
        <w:numPr>
          <w:ilvl w:val="0"/>
          <w:numId w:val="1129"/>
        </w:numPr>
      </w:pPr>
      <w:r>
        <w:t xml:space="preserve">Is each figure and table (including supplementary material) referenced in the main text?</w:t>
      </w:r>
    </w:p>
    <w:p>
      <w:pPr>
        <w:pStyle w:val="Compact"/>
        <w:numPr>
          <w:ilvl w:val="0"/>
          <w:numId w:val="1129"/>
        </w:numPr>
      </w:pPr>
      <w:r>
        <w:t xml:space="preserve">Is there a caption for each figure and table (including supplementary material)?</w:t>
      </w:r>
    </w:p>
    <w:p>
      <w:pPr>
        <w:pStyle w:val="Compact"/>
        <w:numPr>
          <w:ilvl w:val="0"/>
          <w:numId w:val="1129"/>
        </w:numPr>
      </w:pPr>
      <w:r>
        <w:t xml:space="preserve">Are tables/figures and supplementary material numbered in accordance with their appearance in the main text?</w:t>
      </w:r>
    </w:p>
    <w:p>
      <w:pPr>
        <w:pStyle w:val="Compact"/>
        <w:numPr>
          <w:ilvl w:val="0"/>
          <w:numId w:val="1129"/>
        </w:numPr>
      </w:pPr>
      <w:r>
        <w:t xml:space="preserve">Does the text use past tense if it is reporting research findings or future tense if it is a study protocol?</w:t>
      </w:r>
    </w:p>
    <w:p>
      <w:pPr>
        <w:pStyle w:val="Compact"/>
        <w:numPr>
          <w:ilvl w:val="0"/>
          <w:numId w:val="112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29"/>
        </w:numPr>
      </w:pPr>
      <w:r>
        <w:t xml:space="preserve">Does the text use minimal abbreviations, and are all abbreviations defined at first use?</w:t>
      </w:r>
    </w:p>
    <w:p>
      <w:pPr>
        <w:pStyle w:val="Compact"/>
        <w:numPr>
          <w:ilvl w:val="0"/>
          <w:numId w:val="112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2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2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31">
        <w:r>
          <w:rPr>
            <w:rStyle w:val="Hyperlink"/>
          </w:rPr>
          <w:t xml:space="preserve">here</w:t>
        </w:r>
      </w:hyperlink>
      <w:r>
        <w:t xml:space="preserve">)</w:t>
      </w:r>
    </w:p>
    <w:p>
      <w:pPr>
        <w:pStyle w:val="Compact"/>
        <w:numPr>
          <w:ilvl w:val="0"/>
          <w:numId w:val="1129"/>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32"/>
    <w:bookmarkStart w:id="435" w:name="figure-checklist"/>
    <w:p>
      <w:pPr>
        <w:pStyle w:val="Heading2"/>
      </w:pPr>
      <w:r>
        <w:t xml:space="preserve">18.4 Figure checklist</w:t>
      </w:r>
    </w:p>
    <w:p>
      <w:pPr>
        <w:pStyle w:val="Compact"/>
        <w:numPr>
          <w:ilvl w:val="0"/>
          <w:numId w:val="1130"/>
        </w:numPr>
      </w:pPr>
      <w:r>
        <w:t xml:space="preserve">Are the x-axis and y-axis labeled?</w:t>
      </w:r>
    </w:p>
    <w:p>
      <w:pPr>
        <w:pStyle w:val="Compact"/>
        <w:numPr>
          <w:ilvl w:val="0"/>
          <w:numId w:val="1130"/>
        </w:numPr>
      </w:pPr>
      <w:r>
        <w:t xml:space="preserve">If the figure includes panels, is each panel labeled?</w:t>
      </w:r>
    </w:p>
    <w:p>
      <w:pPr>
        <w:pStyle w:val="Compact"/>
        <w:numPr>
          <w:ilvl w:val="0"/>
          <w:numId w:val="1130"/>
        </w:numPr>
      </w:pPr>
      <w:r>
        <w:t xml:space="preserve">Are there sufficient numerical / text labels and breaks on the x-axis and y-axis?</w:t>
      </w:r>
    </w:p>
    <w:p>
      <w:pPr>
        <w:pStyle w:val="Compact"/>
        <w:numPr>
          <w:ilvl w:val="0"/>
          <w:numId w:val="1130"/>
        </w:numPr>
      </w:pPr>
      <w:r>
        <w:t xml:space="preserve">Is the font size appropriate (i.e., large enough to read, not so large that it distracts from the data presented in the figure?)</w:t>
      </w:r>
    </w:p>
    <w:p>
      <w:pPr>
        <w:pStyle w:val="Compact"/>
        <w:numPr>
          <w:ilvl w:val="0"/>
          <w:numId w:val="1130"/>
        </w:numPr>
      </w:pPr>
      <w:r>
        <w:t xml:space="preserve">Are the colors used colorblind friendly? See a colorblind-friendly palette</w:t>
      </w:r>
      <w:r>
        <w:t xml:space="preserve"> </w:t>
      </w:r>
      <w:hyperlink r:id="rId433">
        <w:r>
          <w:rPr>
            <w:rStyle w:val="Hyperlink"/>
          </w:rPr>
          <w:t xml:space="preserve">here</w:t>
        </w:r>
      </w:hyperlink>
      <w:r>
        <w:t xml:space="preserve">, a neat palette generator with colorblind options</w:t>
      </w:r>
      <w:r>
        <w:t xml:space="preserve"> </w:t>
      </w:r>
      <w:hyperlink r:id="rId434">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30"/>
        </w:numPr>
      </w:pPr>
      <w:r>
        <w:t xml:space="preserve">Are colors/shapes/line types defined in a legend?</w:t>
      </w:r>
    </w:p>
    <w:p>
      <w:pPr>
        <w:pStyle w:val="Compact"/>
        <w:numPr>
          <w:ilvl w:val="0"/>
          <w:numId w:val="1130"/>
        </w:numPr>
      </w:pPr>
      <w:r>
        <w:t xml:space="preserve">Are the legends and other labels easy to understand with minimal abbreviations?</w:t>
      </w:r>
    </w:p>
    <w:p>
      <w:pPr>
        <w:pStyle w:val="Compact"/>
        <w:numPr>
          <w:ilvl w:val="0"/>
          <w:numId w:val="1130"/>
        </w:numPr>
      </w:pPr>
      <w:r>
        <w:t xml:space="preserve">If there is overplotting, is transparency used to show overlapping data?</w:t>
      </w:r>
    </w:p>
    <w:p>
      <w:pPr>
        <w:pStyle w:val="Compact"/>
        <w:numPr>
          <w:ilvl w:val="0"/>
          <w:numId w:val="1130"/>
        </w:numPr>
      </w:pPr>
      <w:r>
        <w:t xml:space="preserve">Are 95% confidence intervals or other measures of precision shown, if applicable?</w:t>
      </w:r>
    </w:p>
    <w:p>
      <w:r>
        <w:br w:type="page"/>
      </w:r>
    </w:p>
    <w:bookmarkEnd w:id="435"/>
    <w:bookmarkEnd w:id="436"/>
    <w:bookmarkStart w:id="468" w:name="resources"/>
    <w:p>
      <w:pPr>
        <w:pStyle w:val="Heading1"/>
      </w:pPr>
      <w:r>
        <w:t xml:space="preserve">19. Resources</w:t>
      </w:r>
    </w:p>
    <w:p>
      <w:pPr>
        <w:pStyle w:val="FirstParagraph"/>
      </w:pPr>
      <w:r>
        <w:t xml:space="preserve">Adapted by UCD-SeRG team from</w:t>
      </w:r>
      <w:r>
        <w:t xml:space="preserve"> </w:t>
      </w:r>
      <w:hyperlink r:id="rId437">
        <w:r>
          <w:rPr>
            <w:rStyle w:val="Hyperlink"/>
          </w:rPr>
          <w:t xml:space="preserve">original by Jade Benjamin-Chung and Kunal Mishra</w:t>
        </w:r>
      </w:hyperlink>
    </w:p>
    <w:bookmarkStart w:id="448" w:name="resources-for-r"/>
    <w:p>
      <w:pPr>
        <w:pStyle w:val="Heading2"/>
      </w:pPr>
      <w:r>
        <w:t xml:space="preserve">19.1 Resources for R</w:t>
      </w:r>
    </w:p>
    <w:bookmarkStart w:id="439" w:name="books-and-comprehensive-guides"/>
    <w:p>
      <w:pPr>
        <w:pStyle w:val="Heading3"/>
      </w:pPr>
      <w:r>
        <w:t xml:space="preserve">19.1.1 Books and Comprehensive Guides</w:t>
      </w:r>
    </w:p>
    <w:p>
      <w:pPr>
        <w:pStyle w:val="Compact"/>
        <w:numPr>
          <w:ilvl w:val="0"/>
          <w:numId w:val="1131"/>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3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3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3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3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3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31"/>
        </w:numPr>
      </w:pPr>
      <w:hyperlink r:id="rId438">
        <w:r>
          <w:rPr>
            <w:rStyle w:val="Hyperlink"/>
          </w:rPr>
          <w:t xml:space="preserve">Jade’s R-for-epi course</w:t>
        </w:r>
      </w:hyperlink>
    </w:p>
    <w:bookmarkEnd w:id="439"/>
    <w:bookmarkStart w:id="444" w:name="cheat-sheets"/>
    <w:p>
      <w:pPr>
        <w:pStyle w:val="Heading3"/>
      </w:pPr>
      <w:r>
        <w:t xml:space="preserve">19.1.2 Cheat Sheets</w:t>
      </w:r>
    </w:p>
    <w:p>
      <w:pPr>
        <w:pStyle w:val="Compact"/>
        <w:numPr>
          <w:ilvl w:val="0"/>
          <w:numId w:val="1132"/>
        </w:numPr>
      </w:pPr>
      <w:hyperlink r:id="rId440">
        <w:r>
          <w:rPr>
            <w:rStyle w:val="Hyperlink"/>
          </w:rPr>
          <w:t xml:space="preserve">dplyr and tidyr cheat sheet</w:t>
        </w:r>
      </w:hyperlink>
    </w:p>
    <w:p>
      <w:pPr>
        <w:pStyle w:val="Compact"/>
        <w:numPr>
          <w:ilvl w:val="0"/>
          <w:numId w:val="1132"/>
        </w:numPr>
      </w:pPr>
      <w:hyperlink r:id="rId441">
        <w:r>
          <w:rPr>
            <w:rStyle w:val="Hyperlink"/>
          </w:rPr>
          <w:t xml:space="preserve">ggplot cheat sheet</w:t>
        </w:r>
      </w:hyperlink>
    </w:p>
    <w:p>
      <w:pPr>
        <w:pStyle w:val="Compact"/>
        <w:numPr>
          <w:ilvl w:val="0"/>
          <w:numId w:val="1132"/>
        </w:numPr>
      </w:pPr>
      <w:hyperlink r:id="rId442">
        <w:r>
          <w:rPr>
            <w:rStyle w:val="Hyperlink"/>
          </w:rPr>
          <w:t xml:space="preserve">data table cheat sheet</w:t>
        </w:r>
      </w:hyperlink>
    </w:p>
    <w:p>
      <w:pPr>
        <w:pStyle w:val="Compact"/>
        <w:numPr>
          <w:ilvl w:val="0"/>
          <w:numId w:val="1132"/>
        </w:numPr>
      </w:pPr>
      <w:hyperlink r:id="rId443">
        <w:r>
          <w:rPr>
            <w:rStyle w:val="Hyperlink"/>
          </w:rPr>
          <w:t xml:space="preserve">RMarkdown cheat sheet</w:t>
        </w:r>
      </w:hyperlink>
    </w:p>
    <w:bookmarkEnd w:id="444"/>
    <w:bookmarkStart w:id="446" w:name="style-and-best-practices"/>
    <w:p>
      <w:pPr>
        <w:pStyle w:val="Heading3"/>
      </w:pPr>
      <w:r>
        <w:t xml:space="preserve">19.1.3 Style and Best Practices</w:t>
      </w:r>
    </w:p>
    <w:p>
      <w:pPr>
        <w:pStyle w:val="Compact"/>
        <w:numPr>
          <w:ilvl w:val="0"/>
          <w:numId w:val="1133"/>
        </w:numPr>
      </w:pPr>
      <w:hyperlink r:id="rId445">
        <w:r>
          <w:rPr>
            <w:rStyle w:val="Hyperlink"/>
          </w:rPr>
          <w:t xml:space="preserve">Hadley Wickham’s R Style Guide</w:t>
        </w:r>
      </w:hyperlink>
    </w:p>
    <w:bookmarkEnd w:id="446"/>
    <w:bookmarkStart w:id="447" w:name="tidy-evaluation-resources"/>
    <w:p>
      <w:pPr>
        <w:pStyle w:val="Heading3"/>
      </w:pPr>
      <w:r>
        <w:t xml:space="preserve">19.1.4 Tidy Evaluation Resources</w:t>
      </w:r>
    </w:p>
    <w:p>
      <w:pPr>
        <w:pStyle w:val="Compact"/>
        <w:numPr>
          <w:ilvl w:val="0"/>
          <w:numId w:val="1134"/>
        </w:numPr>
      </w:pPr>
      <w:hyperlink r:id="rId147">
        <w:r>
          <w:rPr>
            <w:rStyle w:val="Hyperlink"/>
          </w:rPr>
          <w:t xml:space="preserve">Tidy Eval in 5 Minutes</w:t>
        </w:r>
      </w:hyperlink>
      <w:r>
        <w:t xml:space="preserve"> </w:t>
      </w:r>
      <w:r>
        <w:t xml:space="preserve">(video)</w:t>
      </w:r>
    </w:p>
    <w:p>
      <w:pPr>
        <w:pStyle w:val="Compact"/>
        <w:numPr>
          <w:ilvl w:val="0"/>
          <w:numId w:val="1134"/>
        </w:numPr>
      </w:pPr>
      <w:hyperlink r:id="rId148">
        <w:r>
          <w:rPr>
            <w:rStyle w:val="Hyperlink"/>
          </w:rPr>
          <w:t xml:space="preserve">Tidy Evaluation</w:t>
        </w:r>
      </w:hyperlink>
      <w:r>
        <w:t xml:space="preserve"> </w:t>
      </w:r>
      <w:r>
        <w:t xml:space="preserve">(e-book)</w:t>
      </w:r>
    </w:p>
    <w:p>
      <w:pPr>
        <w:pStyle w:val="Compact"/>
        <w:numPr>
          <w:ilvl w:val="0"/>
          <w:numId w:val="1134"/>
        </w:numPr>
      </w:pPr>
      <w:hyperlink r:id="rId149">
        <w:r>
          <w:rPr>
            <w:rStyle w:val="Hyperlink"/>
          </w:rPr>
          <w:t xml:space="preserve">Data Frame Columns as Arguments to Dplyr Functions</w:t>
        </w:r>
      </w:hyperlink>
      <w:r>
        <w:t xml:space="preserve"> </w:t>
      </w:r>
      <w:r>
        <w:t xml:space="preserve">(blog)</w:t>
      </w:r>
    </w:p>
    <w:p>
      <w:pPr>
        <w:pStyle w:val="Compact"/>
        <w:numPr>
          <w:ilvl w:val="0"/>
          <w:numId w:val="1134"/>
        </w:numPr>
      </w:pPr>
      <w:hyperlink r:id="rId150">
        <w:r>
          <w:rPr>
            <w:rStyle w:val="Hyperlink"/>
          </w:rPr>
          <w:t xml:space="preserve">Standard Evaluation for *_join</w:t>
        </w:r>
      </w:hyperlink>
      <w:r>
        <w:t xml:space="preserve"> </w:t>
      </w:r>
      <w:r>
        <w:t xml:space="preserve">(stackoverflow)</w:t>
      </w:r>
    </w:p>
    <w:p>
      <w:pPr>
        <w:pStyle w:val="Compact"/>
        <w:numPr>
          <w:ilvl w:val="0"/>
          <w:numId w:val="1134"/>
        </w:numPr>
      </w:pPr>
      <w:hyperlink r:id="rId151">
        <w:r>
          <w:rPr>
            <w:rStyle w:val="Hyperlink"/>
          </w:rPr>
          <w:t xml:space="preserve">Programming with dplyr</w:t>
        </w:r>
      </w:hyperlink>
      <w:r>
        <w:t xml:space="preserve"> </w:t>
      </w:r>
      <w:r>
        <w:t xml:space="preserve">(package vignette)</w:t>
      </w:r>
    </w:p>
    <w:bookmarkEnd w:id="447"/>
    <w:bookmarkEnd w:id="448"/>
    <w:bookmarkStart w:id="451" w:name="resources-for-git-github"/>
    <w:p>
      <w:pPr>
        <w:pStyle w:val="Heading2"/>
      </w:pPr>
      <w:r>
        <w:t xml:space="preserve">19.2 Resources for Git &amp; Github</w:t>
      </w:r>
    </w:p>
    <w:p>
      <w:pPr>
        <w:pStyle w:val="Compact"/>
        <w:numPr>
          <w:ilvl w:val="0"/>
          <w:numId w:val="1135"/>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35"/>
        </w:numPr>
      </w:pPr>
      <w:hyperlink r:id="rId449">
        <w:r>
          <w:rPr>
            <w:rStyle w:val="Hyperlink"/>
          </w:rPr>
          <w:t xml:space="preserve">Data Camp introduction to Git</w:t>
        </w:r>
      </w:hyperlink>
    </w:p>
    <w:p>
      <w:pPr>
        <w:pStyle w:val="Compact"/>
        <w:numPr>
          <w:ilvl w:val="0"/>
          <w:numId w:val="1135"/>
        </w:numPr>
      </w:pPr>
      <w:hyperlink r:id="rId450">
        <w:r>
          <w:rPr>
            <w:rStyle w:val="Hyperlink"/>
          </w:rPr>
          <w:t xml:space="preserve">Introduction to Github</w:t>
        </w:r>
      </w:hyperlink>
    </w:p>
    <w:bookmarkEnd w:id="451"/>
    <w:bookmarkStart w:id="452" w:name="scientific-figures"/>
    <w:p>
      <w:pPr>
        <w:pStyle w:val="Heading2"/>
      </w:pPr>
      <w:r>
        <w:t xml:space="preserve">19.3 Scientific figures</w:t>
      </w:r>
    </w:p>
    <w:p>
      <w:pPr>
        <w:pStyle w:val="Compact"/>
        <w:numPr>
          <w:ilvl w:val="0"/>
          <w:numId w:val="1136"/>
        </w:numPr>
      </w:pPr>
      <w:r>
        <w:t xml:space="preserve">Ten Simple Rules for Better Figures</w:t>
      </w:r>
      <w:r>
        <w:t xml:space="preserve"> </w:t>
      </w:r>
      <w:r>
        <w:t xml:space="preserve">(Rougier, Droettboom, and Bourne 2014)</w:t>
      </w:r>
    </w:p>
    <w:bookmarkEnd w:id="452"/>
    <w:bookmarkStart w:id="455" w:name="writing"/>
    <w:p>
      <w:pPr>
        <w:pStyle w:val="Heading2"/>
      </w:pPr>
      <w:r>
        <w:t xml:space="preserve">19.4 Writing</w:t>
      </w:r>
    </w:p>
    <w:p>
      <w:pPr>
        <w:pStyle w:val="Compact"/>
        <w:numPr>
          <w:ilvl w:val="0"/>
          <w:numId w:val="1137"/>
        </w:numPr>
      </w:pPr>
      <w:r>
        <w:t xml:space="preserve">Unpacking the Scientific Toolbox</w:t>
      </w:r>
      <w:r>
        <w:t xml:space="preserve"> </w:t>
      </w:r>
      <w:r>
        <w:t xml:space="preserve">(Silbiger and Stubler 2019)</w:t>
      </w:r>
    </w:p>
    <w:p>
      <w:pPr>
        <w:pStyle w:val="Compact"/>
        <w:numPr>
          <w:ilvl w:val="0"/>
          <w:numId w:val="1137"/>
        </w:numPr>
      </w:pPr>
      <w:r>
        <w:t xml:space="preserve">ICMJE Definition of authorship</w:t>
      </w:r>
      <w:r>
        <w:t xml:space="preserve"> </w:t>
      </w:r>
      <w:r>
        <w:t xml:space="preserve">(International Committee of Medical Journal Editors, n.d.)</w:t>
      </w:r>
    </w:p>
    <w:p>
      <w:pPr>
        <w:pStyle w:val="Compact"/>
        <w:numPr>
          <w:ilvl w:val="0"/>
          <w:numId w:val="1137"/>
        </w:numPr>
      </w:pPr>
      <w:r>
        <w:t xml:space="preserve">Computational science: …why scientific programming does not compute</w:t>
      </w:r>
      <w:r>
        <w:t xml:space="preserve"> </w:t>
      </w:r>
      <w:r>
        <w:t xml:space="preserve">(Merali and Giles 2010)</w:t>
      </w:r>
    </w:p>
    <w:p>
      <w:pPr>
        <w:pStyle w:val="Compact"/>
        <w:numPr>
          <w:ilvl w:val="0"/>
          <w:numId w:val="1137"/>
        </w:numPr>
      </w:pPr>
      <w:hyperlink r:id="rId453">
        <w:r>
          <w:rPr>
            <w:rStyle w:val="Hyperlink"/>
          </w:rPr>
          <w:t xml:space="preserve">The Pathway to Publishing: A Guide to Quantitative Writing in the Health Sciences</w:t>
        </w:r>
      </w:hyperlink>
    </w:p>
    <w:p>
      <w:pPr>
        <w:pStyle w:val="Compact"/>
        <w:numPr>
          <w:ilvl w:val="0"/>
          <w:numId w:val="1137"/>
        </w:numPr>
      </w:pPr>
      <w:hyperlink r:id="rId454">
        <w:r>
          <w:rPr>
            <w:rStyle w:val="Hyperlink"/>
          </w:rPr>
          <w:t xml:space="preserve">Secret, actionable writing tips</w:t>
        </w:r>
      </w:hyperlink>
    </w:p>
    <w:bookmarkEnd w:id="455"/>
    <w:bookmarkStart w:id="459" w:name="presentations"/>
    <w:p>
      <w:pPr>
        <w:pStyle w:val="Heading2"/>
      </w:pPr>
      <w:r>
        <w:t xml:space="preserve">19.5 Presentations</w:t>
      </w:r>
    </w:p>
    <w:p>
      <w:pPr>
        <w:pStyle w:val="Compact"/>
        <w:numPr>
          <w:ilvl w:val="0"/>
          <w:numId w:val="1138"/>
        </w:numPr>
      </w:pPr>
      <w:r>
        <w:t xml:space="preserve">How to tell a compelling story in scientific presentations</w:t>
      </w:r>
      <w:r>
        <w:t xml:space="preserve"> </w:t>
      </w:r>
      <w:r>
        <w:t xml:space="preserve">(Van Noorden 2021)</w:t>
      </w:r>
    </w:p>
    <w:p>
      <w:pPr>
        <w:pStyle w:val="Compact"/>
        <w:numPr>
          <w:ilvl w:val="0"/>
          <w:numId w:val="1138"/>
        </w:numPr>
      </w:pPr>
      <w:hyperlink r:id="rId456">
        <w:r>
          <w:rPr>
            <w:rStyle w:val="Hyperlink"/>
          </w:rPr>
          <w:t xml:space="preserve">How to give a killer narratively-driven scientific talk</w:t>
        </w:r>
      </w:hyperlink>
    </w:p>
    <w:p>
      <w:pPr>
        <w:pStyle w:val="Compact"/>
        <w:numPr>
          <w:ilvl w:val="0"/>
          <w:numId w:val="1138"/>
        </w:numPr>
      </w:pPr>
      <w:hyperlink r:id="rId457">
        <w:r>
          <w:rPr>
            <w:rStyle w:val="Hyperlink"/>
          </w:rPr>
          <w:t xml:space="preserve">How to make a better poster</w:t>
        </w:r>
      </w:hyperlink>
    </w:p>
    <w:p>
      <w:pPr>
        <w:pStyle w:val="Compact"/>
        <w:numPr>
          <w:ilvl w:val="0"/>
          <w:numId w:val="1138"/>
        </w:numPr>
      </w:pPr>
      <w:hyperlink r:id="rId458">
        <w:r>
          <w:rPr>
            <w:rStyle w:val="Hyperlink"/>
          </w:rPr>
          <w:t xml:space="preserve">How to make an even better poster</w:t>
        </w:r>
      </w:hyperlink>
    </w:p>
    <w:bookmarkEnd w:id="459"/>
    <w:bookmarkStart w:id="461" w:name="professional-advice"/>
    <w:p>
      <w:pPr>
        <w:pStyle w:val="Heading2"/>
      </w:pPr>
      <w:r>
        <w:t xml:space="preserve">19.6 Professional advice</w:t>
      </w:r>
    </w:p>
    <w:p>
      <w:pPr>
        <w:pStyle w:val="Compact"/>
        <w:numPr>
          <w:ilvl w:val="0"/>
          <w:numId w:val="1139"/>
        </w:numPr>
      </w:pPr>
      <w:hyperlink r:id="rId460">
        <w:r>
          <w:rPr>
            <w:rStyle w:val="Hyperlink"/>
          </w:rPr>
          <w:t xml:space="preserve">Professional advice, especially for your first job</w:t>
        </w:r>
      </w:hyperlink>
    </w:p>
    <w:bookmarkEnd w:id="461"/>
    <w:bookmarkStart w:id="464" w:name="funding"/>
    <w:p>
      <w:pPr>
        <w:pStyle w:val="Heading2"/>
      </w:pPr>
      <w:r>
        <w:t xml:space="preserve">19.7 Funding</w:t>
      </w:r>
    </w:p>
    <w:p>
      <w:pPr>
        <w:pStyle w:val="Compact"/>
        <w:numPr>
          <w:ilvl w:val="0"/>
          <w:numId w:val="1140"/>
        </w:numPr>
      </w:pPr>
      <w:hyperlink r:id="rId462">
        <w:r>
          <w:rPr>
            <w:rStyle w:val="Hyperlink"/>
          </w:rPr>
          <w:t xml:space="preserve">Building Your Funding Train</w:t>
        </w:r>
      </w:hyperlink>
    </w:p>
    <w:p>
      <w:pPr>
        <w:pStyle w:val="Compact"/>
        <w:numPr>
          <w:ilvl w:val="0"/>
          <w:numId w:val="1140"/>
        </w:numPr>
      </w:pPr>
      <w:hyperlink r:id="rId463">
        <w:r>
          <w:rPr>
            <w:rStyle w:val="Hyperlink"/>
          </w:rPr>
          <w:t xml:space="preserve">NIH Grant Writing Resources</w:t>
        </w:r>
      </w:hyperlink>
    </w:p>
    <w:bookmarkEnd w:id="464"/>
    <w:bookmarkStart w:id="467" w:name="ethics-and-global-health-research"/>
    <w:p>
      <w:pPr>
        <w:pStyle w:val="Heading2"/>
      </w:pPr>
      <w:r>
        <w:t xml:space="preserve">19.8 Ethics and global health research</w:t>
      </w:r>
    </w:p>
    <w:p>
      <w:pPr>
        <w:pStyle w:val="Compact"/>
        <w:numPr>
          <w:ilvl w:val="0"/>
          <w:numId w:val="1141"/>
        </w:numPr>
      </w:pPr>
      <w:hyperlink r:id="rId465">
        <w:r>
          <w:rPr>
            <w:rStyle w:val="Hyperlink"/>
          </w:rPr>
          <w:t xml:space="preserve">Global Code of Conduct For Research in Resource-Poor Settings</w:t>
        </w:r>
      </w:hyperlink>
    </w:p>
    <w:p>
      <w:pPr>
        <w:pStyle w:val="Compact"/>
        <w:numPr>
          <w:ilvl w:val="0"/>
          <w:numId w:val="1141"/>
        </w:numPr>
      </w:pPr>
      <w:r>
        <w:t xml:space="preserve">Addressing power asymmetries in global health</w:t>
      </w:r>
      <w:r>
        <w:t xml:space="preserve"> </w:t>
      </w:r>
      <w:r>
        <w:t xml:space="preserve">(Abimbola et al. 2022)</w:t>
      </w:r>
    </w:p>
    <w:p>
      <w:pPr>
        <w:pStyle w:val="Compact"/>
        <w:numPr>
          <w:ilvl w:val="0"/>
          <w:numId w:val="1141"/>
        </w:numPr>
      </w:pPr>
      <w:hyperlink r:id="rId466">
        <w:r>
          <w:rPr>
            <w:rStyle w:val="Hyperlink"/>
          </w:rPr>
          <w:t xml:space="preserve">Transforming Global Health Partnerships</w:t>
        </w:r>
      </w:hyperlink>
    </w:p>
    <w:p>
      <w:r>
        <w:br w:type="page"/>
      </w:r>
    </w:p>
    <w:bookmarkEnd w:id="467"/>
    <w:bookmarkEnd w:id="468"/>
    <w:bookmarkStart w:id="486" w:name="professional-development"/>
    <w:p>
      <w:pPr>
        <w:pStyle w:val="Heading1"/>
      </w:pPr>
      <w:r>
        <w:t xml:space="preserve">20. Professional Development</w:t>
      </w:r>
    </w:p>
    <w:p>
      <w:pPr>
        <w:pStyle w:val="FirstParagraph"/>
      </w:pPr>
      <w:r>
        <w:t xml:space="preserve">Adapted by UCD-SeRG team from</w:t>
      </w:r>
      <w:r>
        <w:t xml:space="preserve"> </w:t>
      </w:r>
      <w:hyperlink r:id="rId469">
        <w:r>
          <w:rPr>
            <w:rStyle w:val="Hyperlink"/>
          </w:rPr>
          <w:t xml:space="preserve">original by Jade Benjamin-Chung</w:t>
        </w:r>
      </w:hyperlink>
    </w:p>
    <w:bookmarkStart w:id="470"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42"/>
        </w:numPr>
      </w:pPr>
      <w:r>
        <w:t xml:space="preserve">Regular, open communication between mentees and mentors</w:t>
      </w:r>
    </w:p>
    <w:p>
      <w:pPr>
        <w:pStyle w:val="Compact"/>
        <w:numPr>
          <w:ilvl w:val="0"/>
          <w:numId w:val="1142"/>
        </w:numPr>
      </w:pPr>
      <w:r>
        <w:t xml:space="preserve">Mutual respect and trust</w:t>
      </w:r>
    </w:p>
    <w:p>
      <w:pPr>
        <w:pStyle w:val="Compact"/>
        <w:numPr>
          <w:ilvl w:val="0"/>
          <w:numId w:val="1142"/>
        </w:numPr>
      </w:pPr>
      <w:r>
        <w:t xml:space="preserve">Clear expectations and goals</w:t>
      </w:r>
    </w:p>
    <w:p>
      <w:pPr>
        <w:pStyle w:val="Compact"/>
        <w:numPr>
          <w:ilvl w:val="0"/>
          <w:numId w:val="1142"/>
        </w:numPr>
      </w:pPr>
      <w:r>
        <w:t xml:space="preserve">Constructive feedback</w:t>
      </w:r>
    </w:p>
    <w:p>
      <w:pPr>
        <w:pStyle w:val="Compact"/>
        <w:numPr>
          <w:ilvl w:val="0"/>
          <w:numId w:val="1142"/>
        </w:numPr>
      </w:pPr>
      <w:r>
        <w:t xml:space="preserve">Support for both research and career development</w:t>
      </w:r>
    </w:p>
    <w:bookmarkEnd w:id="470"/>
    <w:bookmarkStart w:id="473"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43"/>
        </w:numPr>
      </w:pPr>
      <w:r>
        <w:t xml:space="preserve">Short-term and long-term career goals</w:t>
      </w:r>
    </w:p>
    <w:p>
      <w:pPr>
        <w:pStyle w:val="Compact"/>
        <w:numPr>
          <w:ilvl w:val="0"/>
          <w:numId w:val="1143"/>
        </w:numPr>
      </w:pPr>
      <w:r>
        <w:t xml:space="preserve">Skills to develop</w:t>
      </w:r>
    </w:p>
    <w:p>
      <w:pPr>
        <w:pStyle w:val="Compact"/>
        <w:numPr>
          <w:ilvl w:val="0"/>
          <w:numId w:val="1143"/>
        </w:numPr>
      </w:pPr>
      <w:r>
        <w:t xml:space="preserve">Training needs and opportunities</w:t>
      </w:r>
    </w:p>
    <w:p>
      <w:pPr>
        <w:pStyle w:val="Compact"/>
        <w:numPr>
          <w:ilvl w:val="0"/>
          <w:numId w:val="1143"/>
        </w:numPr>
      </w:pPr>
      <w:r>
        <w:t xml:space="preserve">Timeline and milestones</w:t>
      </w:r>
    </w:p>
    <w:p>
      <w:pPr>
        <w:pStyle w:val="Compact"/>
        <w:numPr>
          <w:ilvl w:val="0"/>
          <w:numId w:val="1143"/>
        </w:numPr>
      </w:pPr>
      <w:r>
        <w:t xml:space="preserve">Progress toward goals</w:t>
      </w:r>
    </w:p>
    <w:p>
      <w:pPr>
        <w:pStyle w:val="FirstParagraph"/>
      </w:pPr>
      <w:r>
        <w:t xml:space="preserve">Update your IDP at least annually and discuss it with your PI. Useful resources:</w:t>
      </w:r>
    </w:p>
    <w:p>
      <w:pPr>
        <w:pStyle w:val="Compact"/>
        <w:numPr>
          <w:ilvl w:val="0"/>
          <w:numId w:val="1144"/>
        </w:numPr>
      </w:pPr>
      <w:hyperlink r:id="rId471">
        <w:r>
          <w:rPr>
            <w:rStyle w:val="Hyperlink"/>
          </w:rPr>
          <w:t xml:space="preserve">myIDP - Individual Development Plan tool</w:t>
        </w:r>
      </w:hyperlink>
    </w:p>
    <w:p>
      <w:pPr>
        <w:pStyle w:val="Compact"/>
        <w:numPr>
          <w:ilvl w:val="0"/>
          <w:numId w:val="1144"/>
        </w:numPr>
      </w:pPr>
      <w:hyperlink r:id="rId472">
        <w:r>
          <w:rPr>
            <w:rStyle w:val="Hyperlink"/>
          </w:rPr>
          <w:t xml:space="preserve">NIH OITE Career Resources</w:t>
        </w:r>
      </w:hyperlink>
    </w:p>
    <w:bookmarkEnd w:id="473"/>
    <w:bookmarkStart w:id="476"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45"/>
        </w:numPr>
      </w:pPr>
      <w:r>
        <w:t xml:space="preserve">Discuss conference opportunities with PIs early</w:t>
      </w:r>
    </w:p>
    <w:p>
      <w:pPr>
        <w:pStyle w:val="Compact"/>
        <w:numPr>
          <w:ilvl w:val="0"/>
          <w:numId w:val="1145"/>
        </w:numPr>
      </w:pPr>
      <w:r>
        <w:t xml:space="preserve">Submit abstracts with PI approval</w:t>
      </w:r>
    </w:p>
    <w:p>
      <w:pPr>
        <w:pStyle w:val="Compact"/>
        <w:numPr>
          <w:ilvl w:val="0"/>
          <w:numId w:val="1145"/>
        </w:numPr>
      </w:pPr>
      <w:r>
        <w:t xml:space="preserve">Practice presentations in lab meeting before the conference</w:t>
      </w:r>
    </w:p>
    <w:p>
      <w:pPr>
        <w:pStyle w:val="Compact"/>
        <w:numPr>
          <w:ilvl w:val="0"/>
          <w:numId w:val="1145"/>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46"/>
        </w:numPr>
      </w:pPr>
      <w:hyperlink r:id="rId474">
        <w:r>
          <w:rPr>
            <w:rStyle w:val="Hyperlink"/>
          </w:rPr>
          <w:t xml:space="preserve">How to tell a compelling story in scientific presentations</w:t>
        </w:r>
      </w:hyperlink>
    </w:p>
    <w:p>
      <w:pPr>
        <w:pStyle w:val="Compact"/>
        <w:numPr>
          <w:ilvl w:val="0"/>
          <w:numId w:val="1146"/>
        </w:numPr>
      </w:pPr>
      <w:hyperlink r:id="rId456">
        <w:r>
          <w:rPr>
            <w:rStyle w:val="Hyperlink"/>
          </w:rPr>
          <w:t xml:space="preserve">How to give a killer narratively-driven scientific talk</w:t>
        </w:r>
      </w:hyperlink>
    </w:p>
    <w:p>
      <w:pPr>
        <w:pStyle w:val="Compact"/>
        <w:numPr>
          <w:ilvl w:val="0"/>
          <w:numId w:val="1146"/>
        </w:numPr>
      </w:pPr>
      <w:hyperlink r:id="rId475">
        <w:r>
          <w:rPr>
            <w:rStyle w:val="Hyperlink"/>
          </w:rPr>
          <w:t xml:space="preserve">How to make a better poster</w:t>
        </w:r>
      </w:hyperlink>
    </w:p>
    <w:p>
      <w:pPr>
        <w:pStyle w:val="Compact"/>
        <w:numPr>
          <w:ilvl w:val="0"/>
          <w:numId w:val="1146"/>
        </w:numPr>
      </w:pPr>
      <w:hyperlink r:id="rId458">
        <w:r>
          <w:rPr>
            <w:rStyle w:val="Hyperlink"/>
          </w:rPr>
          <w:t xml:space="preserve">How to make an even better poster</w:t>
        </w:r>
      </w:hyperlink>
    </w:p>
    <w:bookmarkEnd w:id="476"/>
    <w:bookmarkStart w:id="480"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47"/>
        </w:numPr>
      </w:pPr>
      <w:r>
        <w:t xml:space="preserve">Label x-axis and y-axis clearly</w:t>
      </w:r>
    </w:p>
    <w:p>
      <w:pPr>
        <w:pStyle w:val="Compact"/>
        <w:numPr>
          <w:ilvl w:val="0"/>
          <w:numId w:val="1147"/>
        </w:numPr>
      </w:pPr>
      <w:r>
        <w:t xml:space="preserve">Use panel labels when including multiple subplots</w:t>
      </w:r>
    </w:p>
    <w:p>
      <w:pPr>
        <w:pStyle w:val="Compact"/>
        <w:numPr>
          <w:ilvl w:val="0"/>
          <w:numId w:val="1147"/>
        </w:numPr>
      </w:pPr>
      <w:r>
        <w:t xml:space="preserve">Include sufficient tick marks and labels</w:t>
      </w:r>
    </w:p>
    <w:p>
      <w:pPr>
        <w:pStyle w:val="Compact"/>
        <w:numPr>
          <w:ilvl w:val="0"/>
          <w:numId w:val="1147"/>
        </w:numPr>
      </w:pPr>
      <w:r>
        <w:t xml:space="preserve">Use appropriate font sizes (readable but not distracting)</w:t>
      </w:r>
    </w:p>
    <w:p>
      <w:pPr>
        <w:pStyle w:val="Compact"/>
        <w:numPr>
          <w:ilvl w:val="0"/>
          <w:numId w:val="1147"/>
        </w:numPr>
      </w:pPr>
      <w:r>
        <w:t xml:space="preserve">Use colorblind-friendly palettes (see</w:t>
      </w:r>
      <w:r>
        <w:t xml:space="preserve"> </w:t>
      </w:r>
      <w:hyperlink r:id="rId477">
        <w:r>
          <w:rPr>
            <w:rStyle w:val="Hyperlink"/>
          </w:rPr>
          <w:t xml:space="preserve">ColorBrewer</w:t>
        </w:r>
      </w:hyperlink>
      <w:r>
        <w:t xml:space="preserve"> </w:t>
      </w:r>
      <w:r>
        <w:t xml:space="preserve">or</w:t>
      </w:r>
      <w:r>
        <w:t xml:space="preserve"> </w:t>
      </w:r>
      <w:hyperlink r:id="rId478">
        <w:r>
          <w:rPr>
            <w:rStyle w:val="Hyperlink"/>
          </w:rPr>
          <w:t xml:space="preserve">iwanthue</w:t>
        </w:r>
      </w:hyperlink>
      <w:r>
        <w:t xml:space="preserve">)</w:t>
      </w:r>
    </w:p>
    <w:p>
      <w:pPr>
        <w:pStyle w:val="Compact"/>
        <w:numPr>
          <w:ilvl w:val="0"/>
          <w:numId w:val="1147"/>
        </w:numPr>
      </w:pPr>
      <w:r>
        <w:t xml:space="preserve">Define colors, shapes, and line types in legends</w:t>
      </w:r>
    </w:p>
    <w:p>
      <w:pPr>
        <w:pStyle w:val="Compact"/>
        <w:numPr>
          <w:ilvl w:val="0"/>
          <w:numId w:val="1147"/>
        </w:numPr>
      </w:pPr>
      <w:r>
        <w:t xml:space="preserve">Minimize abbreviations in labels and legends</w:t>
      </w:r>
    </w:p>
    <w:p>
      <w:pPr>
        <w:pStyle w:val="Compact"/>
        <w:numPr>
          <w:ilvl w:val="0"/>
          <w:numId w:val="1147"/>
        </w:numPr>
      </w:pPr>
      <w:r>
        <w:t xml:space="preserve">Use transparency to show overlapping data</w:t>
      </w:r>
    </w:p>
    <w:p>
      <w:pPr>
        <w:pStyle w:val="Compact"/>
        <w:numPr>
          <w:ilvl w:val="0"/>
          <w:numId w:val="1147"/>
        </w:numPr>
      </w:pPr>
      <w:r>
        <w:t xml:space="preserve">Show measures of precision (e.g., 95% confidence intervals)</w:t>
      </w:r>
    </w:p>
    <w:p>
      <w:pPr>
        <w:pStyle w:val="FirstParagraph"/>
      </w:pPr>
      <w:r>
        <w:rPr>
          <w:b/>
          <w:bCs/>
        </w:rPr>
        <w:t xml:space="preserve">Resources:</w:t>
      </w:r>
    </w:p>
    <w:p>
      <w:pPr>
        <w:pStyle w:val="Compact"/>
        <w:numPr>
          <w:ilvl w:val="0"/>
          <w:numId w:val="1148"/>
        </w:numPr>
      </w:pPr>
      <w:hyperlink r:id="rId479">
        <w:r>
          <w:rPr>
            <w:rStyle w:val="Hyperlink"/>
          </w:rPr>
          <w:t xml:space="preserve">Ten Simple Rules for Better Figures</w:t>
        </w:r>
      </w:hyperlink>
    </w:p>
    <w:bookmarkEnd w:id="480"/>
    <w:bookmarkStart w:id="483" w:name="grant-writing"/>
    <w:p>
      <w:pPr>
        <w:pStyle w:val="Heading2"/>
      </w:pPr>
      <w:r>
        <w:t xml:space="preserve">20.5 Grant Writing</w:t>
      </w:r>
    </w:p>
    <w:p>
      <w:pPr>
        <w:pStyle w:val="Compact"/>
        <w:numPr>
          <w:ilvl w:val="0"/>
          <w:numId w:val="1149"/>
        </w:numPr>
      </w:pPr>
      <w:r>
        <w:t xml:space="preserve">Graduate students and postdocs are encouraged to apply for fellowships (e.g., NIH F31, NSF GRFP, K awards)</w:t>
      </w:r>
    </w:p>
    <w:p>
      <w:pPr>
        <w:pStyle w:val="Compact"/>
        <w:numPr>
          <w:ilvl w:val="0"/>
          <w:numId w:val="1149"/>
        </w:numPr>
      </w:pPr>
      <w:r>
        <w:t xml:space="preserve">PIs will support fellowship applications with feedback, letters of support, and mentoring</w:t>
      </w:r>
    </w:p>
    <w:p>
      <w:pPr>
        <w:pStyle w:val="Compact"/>
        <w:numPr>
          <w:ilvl w:val="0"/>
          <w:numId w:val="1149"/>
        </w:numPr>
      </w:pPr>
      <w:r>
        <w:t xml:space="preserve">Start planning fellowship applications well in advance of deadlines (typically 3-6 months)</w:t>
      </w:r>
    </w:p>
    <w:p>
      <w:pPr>
        <w:pStyle w:val="Compact"/>
        <w:numPr>
          <w:ilvl w:val="0"/>
          <w:numId w:val="1149"/>
        </w:numPr>
      </w:pPr>
      <w:r>
        <w:t xml:space="preserve">Attend grant writing workshops and seek feedback from multiple sources</w:t>
      </w:r>
    </w:p>
    <w:p>
      <w:pPr>
        <w:pStyle w:val="FirstParagraph"/>
      </w:pPr>
      <w:r>
        <w:rPr>
          <w:b/>
          <w:bCs/>
        </w:rPr>
        <w:t xml:space="preserve">Resources:</w:t>
      </w:r>
    </w:p>
    <w:p>
      <w:pPr>
        <w:pStyle w:val="Compact"/>
        <w:numPr>
          <w:ilvl w:val="0"/>
          <w:numId w:val="1150"/>
        </w:numPr>
      </w:pPr>
      <w:hyperlink r:id="rId481">
        <w:r>
          <w:rPr>
            <w:rStyle w:val="Hyperlink"/>
          </w:rPr>
          <w:t xml:space="preserve">Building Your Funding Train</w:t>
        </w:r>
      </w:hyperlink>
    </w:p>
    <w:p>
      <w:pPr>
        <w:pStyle w:val="Compact"/>
        <w:numPr>
          <w:ilvl w:val="0"/>
          <w:numId w:val="1150"/>
        </w:numPr>
      </w:pPr>
      <w:hyperlink r:id="rId482">
        <w:r>
          <w:rPr>
            <w:rStyle w:val="Hyperlink"/>
          </w:rPr>
          <w:t xml:space="preserve">NIH Funding Opportunities</w:t>
        </w:r>
      </w:hyperlink>
    </w:p>
    <w:p>
      <w:pPr>
        <w:pStyle w:val="Compact"/>
        <w:numPr>
          <w:ilvl w:val="0"/>
          <w:numId w:val="1150"/>
        </w:numPr>
      </w:pPr>
      <w:hyperlink r:id="rId463">
        <w:r>
          <w:rPr>
            <w:rStyle w:val="Hyperlink"/>
          </w:rPr>
          <w:t xml:space="preserve">NIH Grant Writing Resources</w:t>
        </w:r>
      </w:hyperlink>
    </w:p>
    <w:bookmarkEnd w:id="483"/>
    <w:bookmarkStart w:id="484"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151"/>
        </w:numPr>
      </w:pPr>
      <w:r>
        <w:t xml:space="preserve">Graduate students are encouraged to gain teaching experience</w:t>
      </w:r>
    </w:p>
    <w:p>
      <w:pPr>
        <w:pStyle w:val="Compact"/>
        <w:numPr>
          <w:ilvl w:val="0"/>
          <w:numId w:val="1151"/>
        </w:numPr>
      </w:pPr>
      <w:r>
        <w:t xml:space="preserve">We support science communication and outreach activities</w:t>
      </w:r>
    </w:p>
    <w:p>
      <w:pPr>
        <w:pStyle w:val="Compact"/>
        <w:numPr>
          <w:ilvl w:val="0"/>
          <w:numId w:val="1151"/>
        </w:numPr>
      </w:pPr>
      <w:r>
        <w:t xml:space="preserve">Discuss opportunities with PIs</w:t>
      </w:r>
    </w:p>
    <w:bookmarkEnd w:id="484"/>
    <w:bookmarkStart w:id="485"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152"/>
        </w:numPr>
      </w:pPr>
      <w:r>
        <w:t xml:space="preserve">Attend seminars and departmental events</w:t>
      </w:r>
    </w:p>
    <w:p>
      <w:pPr>
        <w:pStyle w:val="Compact"/>
        <w:numPr>
          <w:ilvl w:val="0"/>
          <w:numId w:val="1152"/>
        </w:numPr>
      </w:pPr>
      <w:r>
        <w:t xml:space="preserve">Connect with researchers in your field</w:t>
      </w:r>
    </w:p>
    <w:p>
      <w:pPr>
        <w:pStyle w:val="Compact"/>
        <w:numPr>
          <w:ilvl w:val="0"/>
          <w:numId w:val="1152"/>
        </w:numPr>
      </w:pPr>
      <w:r>
        <w:t xml:space="preserve">Join professional societies</w:t>
      </w:r>
    </w:p>
    <w:p>
      <w:pPr>
        <w:pStyle w:val="Compact"/>
        <w:numPr>
          <w:ilvl w:val="0"/>
          <w:numId w:val="1152"/>
        </w:numPr>
      </w:pPr>
      <w:r>
        <w:t xml:space="preserve">Use professional social media platforms to share research and engage with the scientific community</w:t>
      </w:r>
    </w:p>
    <w:p>
      <w:r>
        <w:br w:type="page"/>
      </w:r>
    </w:p>
    <w:bookmarkEnd w:id="485"/>
    <w:bookmarkEnd w:id="486"/>
    <w:bookmarkStart w:id="494"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469">
        <w:r>
          <w:rPr>
            <w:rStyle w:val="Hyperlink"/>
          </w:rPr>
          <w:t xml:space="preserve">original by Jade Benjamin-Chung</w:t>
        </w:r>
      </w:hyperlink>
    </w:p>
    <w:bookmarkStart w:id="487"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153"/>
        </w:numPr>
      </w:pPr>
      <w:r>
        <w:rPr>
          <w:b/>
          <w:bCs/>
        </w:rPr>
        <w:t xml:space="preserve">Planning</w:t>
      </w:r>
      <w:r>
        <w:t xml:space="preserve">: Discuss target journals, outline, and timeline with PIs</w:t>
      </w:r>
    </w:p>
    <w:p>
      <w:pPr>
        <w:pStyle w:val="Compact"/>
        <w:numPr>
          <w:ilvl w:val="0"/>
          <w:numId w:val="1153"/>
        </w:numPr>
      </w:pPr>
      <w:r>
        <w:rPr>
          <w:b/>
          <w:bCs/>
        </w:rPr>
        <w:t xml:space="preserve">Drafting</w:t>
      </w:r>
      <w:r>
        <w:t xml:space="preserve">: Lead author prepares initial draft</w:t>
      </w:r>
    </w:p>
    <w:p>
      <w:pPr>
        <w:pStyle w:val="Compact"/>
        <w:numPr>
          <w:ilvl w:val="0"/>
          <w:numId w:val="1153"/>
        </w:numPr>
      </w:pPr>
      <w:r>
        <w:rPr>
          <w:b/>
          <w:bCs/>
        </w:rPr>
        <w:t xml:space="preserve">Internal review</w:t>
      </w:r>
      <w:r>
        <w:t xml:space="preserve">: Co-authors review and provide feedback</w:t>
      </w:r>
    </w:p>
    <w:p>
      <w:pPr>
        <w:pStyle w:val="Compact"/>
        <w:numPr>
          <w:ilvl w:val="0"/>
          <w:numId w:val="1153"/>
        </w:numPr>
      </w:pPr>
      <w:r>
        <w:rPr>
          <w:b/>
          <w:bCs/>
        </w:rPr>
        <w:t xml:space="preserve">Revision</w:t>
      </w:r>
      <w:r>
        <w:t xml:space="preserve">: Lead author incorporates feedback iteratively</w:t>
      </w:r>
    </w:p>
    <w:p>
      <w:pPr>
        <w:pStyle w:val="Compact"/>
        <w:numPr>
          <w:ilvl w:val="0"/>
          <w:numId w:val="1153"/>
        </w:numPr>
      </w:pPr>
      <w:r>
        <w:rPr>
          <w:b/>
          <w:bCs/>
        </w:rPr>
        <w:t xml:space="preserve">PI approval</w:t>
      </w:r>
      <w:r>
        <w:t xml:space="preserve">: Obtain final approval from PIs before submission</w:t>
      </w:r>
    </w:p>
    <w:p>
      <w:pPr>
        <w:pStyle w:val="Compact"/>
        <w:numPr>
          <w:ilvl w:val="0"/>
          <w:numId w:val="1153"/>
        </w:numPr>
      </w:pPr>
      <w:r>
        <w:rPr>
          <w:b/>
          <w:bCs/>
        </w:rPr>
        <w:t xml:space="preserve">Submission</w:t>
      </w:r>
      <w:r>
        <w:t xml:space="preserve">: Submit to journal</w:t>
      </w:r>
    </w:p>
    <w:p>
      <w:pPr>
        <w:pStyle w:val="Compact"/>
        <w:numPr>
          <w:ilvl w:val="0"/>
          <w:numId w:val="1153"/>
        </w:numPr>
      </w:pPr>
      <w:r>
        <w:rPr>
          <w:b/>
          <w:bCs/>
        </w:rPr>
        <w:t xml:space="preserve">Revisions</w:t>
      </w:r>
      <w:r>
        <w:t xml:space="preserve">: Lead author coordinates response to peer reviewers</w:t>
      </w:r>
    </w:p>
    <w:p>
      <w:pPr>
        <w:pStyle w:val="Compact"/>
        <w:numPr>
          <w:ilvl w:val="0"/>
          <w:numId w:val="1153"/>
        </w:numPr>
      </w:pPr>
      <w:r>
        <w:rPr>
          <w:b/>
          <w:bCs/>
        </w:rPr>
        <w:t xml:space="preserve">Publication</w:t>
      </w:r>
      <w:r>
        <w:t xml:space="preserve">: Celebrate and share!</w:t>
      </w:r>
    </w:p>
    <w:bookmarkEnd w:id="487"/>
    <w:bookmarkStart w:id="490" w:name="preprints-and-open-access"/>
    <w:p>
      <w:pPr>
        <w:pStyle w:val="Heading2"/>
      </w:pPr>
      <w:r>
        <w:t xml:space="preserve">21.2 Preprints and Open Access</w:t>
      </w:r>
    </w:p>
    <w:p>
      <w:pPr>
        <w:pStyle w:val="Compact"/>
        <w:numPr>
          <w:ilvl w:val="0"/>
          <w:numId w:val="1154"/>
        </w:numPr>
      </w:pPr>
      <w:r>
        <w:t xml:space="preserve">We encourage posting preprints prior to or during peer review on platforms like</w:t>
      </w:r>
      <w:r>
        <w:t xml:space="preserve"> </w:t>
      </w:r>
      <w:hyperlink r:id="rId488">
        <w:r>
          <w:rPr>
            <w:rStyle w:val="Hyperlink"/>
          </w:rPr>
          <w:t xml:space="preserve">medRxiv</w:t>
        </w:r>
      </w:hyperlink>
      <w:r>
        <w:t xml:space="preserve"> </w:t>
      </w:r>
      <w:r>
        <w:t xml:space="preserve">or</w:t>
      </w:r>
      <w:r>
        <w:t xml:space="preserve"> </w:t>
      </w:r>
      <w:hyperlink r:id="rId489">
        <w:r>
          <w:rPr>
            <w:rStyle w:val="Hyperlink"/>
          </w:rPr>
          <w:t xml:space="preserve">bioRxiv</w:t>
        </w:r>
      </w:hyperlink>
    </w:p>
    <w:p>
      <w:pPr>
        <w:pStyle w:val="Compact"/>
        <w:numPr>
          <w:ilvl w:val="0"/>
          <w:numId w:val="1154"/>
        </w:numPr>
      </w:pPr>
      <w:r>
        <w:t xml:space="preserve">Preprints allow rapid dissemination of findings and can be cited in grant applications</w:t>
      </w:r>
    </w:p>
    <w:p>
      <w:pPr>
        <w:pStyle w:val="Compact"/>
        <w:numPr>
          <w:ilvl w:val="0"/>
          <w:numId w:val="1154"/>
        </w:numPr>
      </w:pPr>
      <w:r>
        <w:t xml:space="preserve">We support publishing in open access journals when possible to maximize accessibility</w:t>
      </w:r>
    </w:p>
    <w:p>
      <w:pPr>
        <w:pStyle w:val="Compact"/>
        <w:numPr>
          <w:ilvl w:val="0"/>
          <w:numId w:val="1154"/>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488">
        <w:r>
          <w:rPr>
            <w:rStyle w:val="Hyperlink"/>
          </w:rPr>
          <w:t xml:space="preserve">medRxiv</w:t>
        </w:r>
      </w:hyperlink>
      <w:r>
        <w:t xml:space="preserve">.</w:t>
      </w:r>
    </w:p>
    <w:bookmarkEnd w:id="490"/>
    <w:bookmarkStart w:id="492"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55"/>
        </w:numPr>
      </w:pPr>
      <w:r>
        <w:t xml:space="preserve">CONSORT for randomized trials</w:t>
      </w:r>
    </w:p>
    <w:p>
      <w:pPr>
        <w:pStyle w:val="Compact"/>
        <w:numPr>
          <w:ilvl w:val="0"/>
          <w:numId w:val="1155"/>
        </w:numPr>
      </w:pPr>
      <w:r>
        <w:t xml:space="preserve">STROBE for observational studies</w:t>
      </w:r>
    </w:p>
    <w:p>
      <w:pPr>
        <w:pStyle w:val="Compact"/>
        <w:numPr>
          <w:ilvl w:val="0"/>
          <w:numId w:val="1155"/>
        </w:numPr>
      </w:pPr>
      <w:r>
        <w:t xml:space="preserve">PRISMA for systematic reviews</w:t>
      </w:r>
    </w:p>
    <w:p>
      <w:pPr>
        <w:pStyle w:val="Compact"/>
        <w:numPr>
          <w:ilvl w:val="0"/>
          <w:numId w:val="1155"/>
        </w:numPr>
      </w:pPr>
      <w:r>
        <w:t xml:space="preserve">Others as appropriate (see</w:t>
      </w:r>
      <w:r>
        <w:t xml:space="preserve"> </w:t>
      </w:r>
      <w:hyperlink r:id="rId491">
        <w:r>
          <w:rPr>
            <w:rStyle w:val="Hyperlink"/>
          </w:rPr>
          <w:t xml:space="preserve">EQUATOR Network</w:t>
        </w:r>
      </w:hyperlink>
      <w:r>
        <w:t xml:space="preserve">)</w:t>
      </w:r>
    </w:p>
    <w:bookmarkEnd w:id="492"/>
    <w:bookmarkStart w:id="493" w:name="manuscript-checklist-1"/>
    <w:p>
      <w:pPr>
        <w:pStyle w:val="Heading2"/>
      </w:pPr>
      <w:r>
        <w:t xml:space="preserve">21.4 Manuscript Checklist</w:t>
      </w:r>
    </w:p>
    <w:p>
      <w:pPr>
        <w:pStyle w:val="FirstParagraph"/>
      </w:pPr>
      <w:r>
        <w:t xml:space="preserve">Before submitting a manuscript:</w:t>
      </w:r>
    </w:p>
    <w:p>
      <w:pPr>
        <w:pStyle w:val="Compact"/>
        <w:numPr>
          <w:ilvl w:val="0"/>
          <w:numId w:val="1156"/>
        </w:numPr>
      </w:pPr>
      <w:r>
        <w:t xml:space="preserve">Completed relevant reporting checklist</w:t>
      </w:r>
    </w:p>
    <w:p>
      <w:pPr>
        <w:pStyle w:val="Compact"/>
        <w:numPr>
          <w:ilvl w:val="0"/>
          <w:numId w:val="1157"/>
        </w:numPr>
      </w:pPr>
      <w:r>
        <w:t xml:space="preserve">Results are reproducible (rerunning code replicates tables/figures exactly)</w:t>
      </w:r>
    </w:p>
    <w:p>
      <w:pPr>
        <w:pStyle w:val="Compact"/>
        <w:numPr>
          <w:ilvl w:val="0"/>
          <w:numId w:val="1158"/>
        </w:numPr>
      </w:pPr>
      <w:r>
        <w:t xml:space="preserve">Target journal selected</w:t>
      </w:r>
    </w:p>
    <w:p>
      <w:pPr>
        <w:pStyle w:val="Compact"/>
        <w:numPr>
          <w:ilvl w:val="0"/>
          <w:numId w:val="1159"/>
        </w:numPr>
      </w:pPr>
      <w:r>
        <w:t xml:space="preserve">Title is declarative and states findings clearly</w:t>
      </w:r>
    </w:p>
    <w:p>
      <w:pPr>
        <w:pStyle w:val="Compact"/>
        <w:numPr>
          <w:ilvl w:val="0"/>
          <w:numId w:val="1160"/>
        </w:numPr>
      </w:pPr>
      <w:r>
        <w:t xml:space="preserve">Word count meets journal requirements</w:t>
      </w:r>
    </w:p>
    <w:p>
      <w:pPr>
        <w:pStyle w:val="Compact"/>
        <w:numPr>
          <w:ilvl w:val="0"/>
          <w:numId w:val="1161"/>
        </w:numPr>
      </w:pPr>
      <w:r>
        <w:t xml:space="preserve">Manuscript follows journal formatting guidelines</w:t>
      </w:r>
    </w:p>
    <w:p>
      <w:pPr>
        <w:pStyle w:val="Compact"/>
        <w:numPr>
          <w:ilvl w:val="0"/>
          <w:numId w:val="1162"/>
        </w:numPr>
      </w:pPr>
      <w:r>
        <w:t xml:space="preserve">Consistent voice throughout (typically active voice)</w:t>
      </w:r>
    </w:p>
    <w:p>
      <w:pPr>
        <w:pStyle w:val="Compact"/>
        <w:numPr>
          <w:ilvl w:val="0"/>
          <w:numId w:val="1163"/>
        </w:numPr>
      </w:pPr>
      <w:r>
        <w:t xml:space="preserve">All figures and tables referenced in main text</w:t>
      </w:r>
    </w:p>
    <w:p>
      <w:pPr>
        <w:pStyle w:val="Compact"/>
        <w:numPr>
          <w:ilvl w:val="0"/>
          <w:numId w:val="1164"/>
        </w:numPr>
      </w:pPr>
      <w:r>
        <w:t xml:space="preserve">Captions for all figures and tables</w:t>
      </w:r>
    </w:p>
    <w:p>
      <w:pPr>
        <w:pStyle w:val="Compact"/>
        <w:numPr>
          <w:ilvl w:val="0"/>
          <w:numId w:val="1165"/>
        </w:numPr>
      </w:pPr>
      <w:r>
        <w:t xml:space="preserve">Tables/figures numbered by order of appearance</w:t>
      </w:r>
    </w:p>
    <w:p>
      <w:pPr>
        <w:pStyle w:val="Compact"/>
        <w:numPr>
          <w:ilvl w:val="0"/>
          <w:numId w:val="1166"/>
        </w:numPr>
      </w:pPr>
      <w:r>
        <w:t xml:space="preserve">Abbreviations defined at first use and used sparingly</w:t>
      </w:r>
    </w:p>
    <w:p>
      <w:pPr>
        <w:pStyle w:val="Compact"/>
        <w:numPr>
          <w:ilvl w:val="0"/>
          <w:numId w:val="1167"/>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68"/>
        </w:numPr>
      </w:pPr>
      <w:r>
        <w:t xml:space="preserve">Avoid directionless statements (specify direction of associations)</w:t>
      </w:r>
    </w:p>
    <w:p>
      <w:pPr>
        <w:pStyle w:val="Compact"/>
        <w:numPr>
          <w:ilvl w:val="0"/>
          <w:numId w:val="1169"/>
        </w:numPr>
      </w:pPr>
      <w:r>
        <w:t xml:space="preserve">Causal language only when supported by study design</w:t>
      </w:r>
    </w:p>
    <w:p>
      <w:pPr>
        <w:pStyle w:val="Compact"/>
        <w:numPr>
          <w:ilvl w:val="0"/>
          <w:numId w:val="1170"/>
        </w:numPr>
      </w:pPr>
      <w:r>
        <w:t xml:space="preserve">Avoid</w:t>
      </w:r>
      <w:r>
        <w:t xml:space="preserve"> </w:t>
      </w:r>
      <w:r>
        <w:t xml:space="preserve">“significant”</w:t>
      </w:r>
      <w:r>
        <w:t xml:space="preserve"> </w:t>
      </w:r>
      <w:r>
        <w:t xml:space="preserve">(easily confused with statistical significance)</w:t>
      </w:r>
    </w:p>
    <w:p>
      <w:pPr>
        <w:pStyle w:val="Compact"/>
        <w:numPr>
          <w:ilvl w:val="0"/>
          <w:numId w:val="1171"/>
        </w:numPr>
      </w:pPr>
      <w:r>
        <w:t xml:space="preserve">Author contributions drafted using CRediT Taxonomy</w:t>
      </w:r>
    </w:p>
    <w:p>
      <w:r>
        <w:br w:type="page"/>
      </w:r>
    </w:p>
    <w:bookmarkEnd w:id="493"/>
    <w:bookmarkEnd w:id="494"/>
    <w:bookmarkStart w:id="575" w:name="references"/>
    <w:p>
      <w:pPr>
        <w:pStyle w:val="Heading1"/>
      </w:pPr>
      <w:r>
        <w:t xml:space="preserve">References</w:t>
      </w:r>
    </w:p>
    <w:bookmarkStart w:id="574" w:name="refs"/>
    <w:bookmarkStart w:id="496" w:name="ref-space_odyssey"/>
    <w:p>
      <w:pPr>
        <w:pStyle w:val="Bibliography"/>
      </w:pPr>
      <w:r>
        <w:t xml:space="preserve">“2001: A Space Odyssey.”</w:t>
      </w:r>
      <w:r>
        <w:t xml:space="preserve"> </w:t>
      </w:r>
      <w:r>
        <w:t xml:space="preserve">1968. Film.</w:t>
      </w:r>
      <w:r>
        <w:t xml:space="preserve"> </w:t>
      </w:r>
      <w:hyperlink r:id="rId495">
        <w:r>
          <w:rPr>
            <w:rStyle w:val="Hyperlink"/>
          </w:rPr>
          <w:t xml:space="preserve">https://en.wikipedia.org/wiki/2001:_A_Space_Odyssey_(film)</w:t>
        </w:r>
      </w:hyperlink>
      <w:r>
        <w:t xml:space="preserve">.</w:t>
      </w:r>
    </w:p>
    <w:bookmarkEnd w:id="496"/>
    <w:bookmarkStart w:id="498"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497">
        <w:r>
          <w:rPr>
            <w:rStyle w:val="Hyperlink"/>
          </w:rPr>
          <w:t xml:space="preserve">https://doi.org/10.1371/journal.pgph.0002269</w:t>
        </w:r>
      </w:hyperlink>
      <w:r>
        <w:t xml:space="preserve">.</w:t>
      </w:r>
    </w:p>
    <w:bookmarkEnd w:id="498"/>
    <w:bookmarkStart w:id="500"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499">
        <w:r>
          <w:rPr>
            <w:rStyle w:val="Hyperlink"/>
          </w:rPr>
          <w:t xml:space="preserve">https://search.library.ucdavis.edu/permalink/01UCD_INST/9fle3i/alma990000226350403126</w:t>
        </w:r>
      </w:hyperlink>
      <w:r>
        <w:t xml:space="preserve">.</w:t>
      </w:r>
    </w:p>
    <w:bookmarkEnd w:id="500"/>
    <w:bookmarkStart w:id="50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01">
        <w:r>
          <w:rPr>
            <w:rStyle w:val="Hyperlink"/>
          </w:rPr>
          <w:t xml:space="preserve">https://doi.org/10.1038/d41586-019-01431-z</w:t>
        </w:r>
      </w:hyperlink>
      <w:r>
        <w:t xml:space="preserve">.</w:t>
      </w:r>
    </w:p>
    <w:bookmarkEnd w:id="502"/>
    <w:bookmarkStart w:id="504" w:name="ref-battlestar_galactica_2004"/>
    <w:p>
      <w:pPr>
        <w:pStyle w:val="Bibliography"/>
      </w:pPr>
      <w:ins w:id="2400" w:author="PR Preview" w:date="2024-01-01T00:00:00Z">
        <w:r>
          <w:t xml:space="preserve">“Battlestar Galactica.”</w:t>
        </w:r>
      </w:ins>
      <w:ins w:id="2400" w:author="PR Preview" w:date="2024-01-01T00:00:00Z">
        <w:r>
          <w:t xml:space="preserve"> </w:t>
        </w:r>
      </w:ins>
      <w:ins w:id="2400" w:author="PR Preview" w:date="2024-01-01T00:00:00Z">
        <w:r>
          <w:t xml:space="preserve">2004. Television Series.</w:t>
        </w:r>
      </w:ins>
      <w:ins w:id="2400" w:author="PR Preview" w:date="2024-01-01T00:00:00Z">
        <w:r>
          <w:t xml:space="preserve"> </w:t>
        </w:r>
      </w:ins>
      <w:hyperlink r:id="rId503">
        <w:r>
          <w:rPr>
            <w:rStyle w:val="Hyperlink"/>
          </w:rPr>
          <w:t xml:space="preserve">https://en.wikipedia.org/wiki/Battlestar_Galactica_(2004_TV_series)</w:t>
        </w:r>
      </w:hyperlink>
      <w:ins w:id="2400" w:author="PR Preview" w:date="2024-01-01T00:00:00Z">
        <w:r>
          <w:t xml:space="preserve">.</w:t>
        </w:r>
      </w:ins>
    </w:p>
    <w:bookmarkEnd w:id="504"/>
    <w:bookmarkStart w:id="505"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469">
        <w:r>
          <w:rPr>
            <w:rStyle w:val="Hyperlink"/>
          </w:rPr>
          <w:t xml:space="preserve">https://jadebc.github.io/lab-manual/</w:t>
        </w:r>
      </w:hyperlink>
      <w:r>
        <w:t xml:space="preserve">.</w:t>
      </w:r>
    </w:p>
    <w:bookmarkEnd w:id="505"/>
    <w:bookmarkStart w:id="507" w:name="ref-blade_runner"/>
    <w:p>
      <w:pPr>
        <w:pStyle w:val="Bibliography"/>
      </w:pPr>
      <w:r>
        <w:t xml:space="preserve">“Blade Runner.”</w:t>
      </w:r>
      <w:r>
        <w:t xml:space="preserve"> </w:t>
      </w:r>
      <w:r>
        <w:t xml:space="preserve">1982. Film.</w:t>
      </w:r>
      <w:r>
        <w:t xml:space="preserve"> </w:t>
      </w:r>
      <w:hyperlink r:id="rId506">
        <w:r>
          <w:rPr>
            <w:rStyle w:val="Hyperlink"/>
          </w:rPr>
          <w:t xml:space="preserve">https://en.wikipedia.org/wiki/Blade_Runner</w:t>
        </w:r>
      </w:hyperlink>
      <w:r>
        <w:t xml:space="preserve">.</w:t>
      </w:r>
    </w:p>
    <w:bookmarkEnd w:id="507"/>
    <w:bookmarkStart w:id="50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08">
        <w:r>
          <w:rPr>
            <w:rStyle w:val="Hyperlink"/>
          </w:rPr>
          <w:t xml:space="preserve">https://happygitwithr.com/</w:t>
        </w:r>
      </w:hyperlink>
      <w:r>
        <w:t xml:space="preserve">.</w:t>
      </w:r>
    </w:p>
    <w:bookmarkEnd w:id="509"/>
    <w:bookmarkStart w:id="511"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10">
        <w:r>
          <w:rPr>
            <w:rStyle w:val="Hyperlink"/>
          </w:rPr>
          <w:t xml:space="preserve">https://en.wikipedia.org/wiki/Ender%27s_Game</w:t>
        </w:r>
      </w:hyperlink>
      <w:r>
        <w:t xml:space="preserve">.</w:t>
      </w:r>
    </w:p>
    <w:bookmarkEnd w:id="511"/>
    <w:bookmarkStart w:id="513"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12">
        <w:r>
          <w:rPr>
            <w:rStyle w:val="Hyperlink"/>
          </w:rPr>
          <w:t xml:space="preserve">https://doi.org/10.1038/s41467-020-19160-7</w:t>
        </w:r>
      </w:hyperlink>
      <w:r>
        <w:t xml:space="preserve">.</w:t>
      </w:r>
    </w:p>
    <w:bookmarkEnd w:id="513"/>
    <w:bookmarkStart w:id="515"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14">
        <w:r>
          <w:rPr>
            <w:rStyle w:val="Hyperlink"/>
          </w:rPr>
          <w:t xml:space="preserve">http://creativecommons.org/licenses/by-nc/4.0/</w:t>
        </w:r>
      </w:hyperlink>
      <w:r>
        <w:t xml:space="preserve">.</w:t>
      </w:r>
    </w:p>
    <w:bookmarkEnd w:id="515"/>
    <w:bookmarkStart w:id="517" w:name="ref-credit"/>
    <w:p>
      <w:pPr>
        <w:pStyle w:val="Bibliography"/>
      </w:pPr>
      <w:r>
        <w:t xml:space="preserve">“CRediT: Contributor Roles Taxonomy.”</w:t>
      </w:r>
      <w:r>
        <w:t xml:space="preserve"> </w:t>
      </w:r>
      <w:r>
        <w:t xml:space="preserve">n.d. PLOS ONE.</w:t>
      </w:r>
      <w:r>
        <w:t xml:space="preserve"> </w:t>
      </w:r>
      <w:hyperlink r:id="rId516">
        <w:r>
          <w:rPr>
            <w:rStyle w:val="Hyperlink"/>
          </w:rPr>
          <w:t xml:space="preserve">https://journals.plos.org/plosone/s/authorship</w:t>
        </w:r>
      </w:hyperlink>
      <w:r>
        <w:t xml:space="preserve">.</w:t>
      </w:r>
    </w:p>
    <w:bookmarkEnd w:id="517"/>
    <w:bookmarkStart w:id="519" w:name="ref-dryad"/>
    <w:p>
      <w:pPr>
        <w:pStyle w:val="Bibliography"/>
      </w:pPr>
      <w:r>
        <w:t xml:space="preserve">“Dryad Digital Repository.”</w:t>
      </w:r>
      <w:r>
        <w:t xml:space="preserve"> </w:t>
      </w:r>
      <w:r>
        <w:t xml:space="preserve">n.d. Dryad.</w:t>
      </w:r>
      <w:r>
        <w:t xml:space="preserve"> </w:t>
      </w:r>
      <w:hyperlink r:id="rId518">
        <w:r>
          <w:rPr>
            <w:rStyle w:val="Hyperlink"/>
          </w:rPr>
          <w:t xml:space="preserve">https://datadryad.org/</w:t>
        </w:r>
      </w:hyperlink>
      <w:r>
        <w:t xml:space="preserve">.</w:t>
      </w:r>
    </w:p>
    <w:bookmarkEnd w:id="519"/>
    <w:bookmarkStart w:id="52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91">
        <w:r>
          <w:rPr>
            <w:rStyle w:val="Hyperlink"/>
          </w:rPr>
          <w:t xml:space="preserve">https://www.equator-network.org/</w:t>
        </w:r>
      </w:hyperlink>
      <w:r>
        <w:t xml:space="preserve">.</w:t>
      </w:r>
    </w:p>
    <w:bookmarkEnd w:id="520"/>
    <w:bookmarkStart w:id="52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21">
        <w:r>
          <w:rPr>
            <w:rStyle w:val="Hyperlink"/>
          </w:rPr>
          <w:t xml:space="preserve">https://engineering-shiny.org/</w:t>
        </w:r>
      </w:hyperlink>
      <w:r>
        <w:t xml:space="preserve">.</w:t>
      </w:r>
    </w:p>
    <w:bookmarkEnd w:id="522"/>
    <w:bookmarkStart w:id="524"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23">
        <w:r>
          <w:rPr>
            <w:rStyle w:val="Hyperlink"/>
          </w:rPr>
          <w:t xml:space="preserve">https://www.youtube.com/watch?v=B1BdQcJ2ZYY</w:t>
        </w:r>
      </w:hyperlink>
      <w:r>
        <w:t xml:space="preserve">.</w:t>
      </w:r>
    </w:p>
    <w:bookmarkEnd w:id="524"/>
    <w:bookmarkStart w:id="526" w:name="ref-githubdesktop"/>
    <w:p>
      <w:pPr>
        <w:pStyle w:val="Bibliography"/>
      </w:pPr>
      <w:r>
        <w:t xml:space="preserve">“GitHub Desktop.”</w:t>
      </w:r>
      <w:r>
        <w:t xml:space="preserve"> </w:t>
      </w:r>
      <w:r>
        <w:t xml:space="preserve">n.d. GitHub.</w:t>
      </w:r>
      <w:r>
        <w:t xml:space="preserve"> </w:t>
      </w:r>
      <w:hyperlink r:id="rId525">
        <w:r>
          <w:rPr>
            <w:rStyle w:val="Hyperlink"/>
          </w:rPr>
          <w:t xml:space="preserve">https://desktop.github.com/</w:t>
        </w:r>
      </w:hyperlink>
      <w:r>
        <w:t xml:space="preserve">.</w:t>
      </w:r>
    </w:p>
    <w:bookmarkEnd w:id="526"/>
    <w:bookmarkStart w:id="528" w:name="ref-dune"/>
    <w:p>
      <w:pPr>
        <w:pStyle w:val="Bibliography"/>
      </w:pPr>
      <w:ins w:id="1413" w:author="PR Preview" w:date="2024-01-01T00:00:00Z">
        <w:r>
          <w:t xml:space="preserve">Herbert, Frank. 1965.</w:t>
        </w:r>
      </w:ins>
      <w:ins w:id="1413" w:author="PR Preview" w:date="2024-01-01T00:00:00Z">
        <w:r>
          <w:t xml:space="preserve"> </w:t>
        </w:r>
      </w:ins>
      <w:ins w:id="1413" w:author="PR Preview" w:date="2024-01-01T00:00:00Z">
        <w:r>
          <w:t xml:space="preserve">“Dune.”</w:t>
        </w:r>
      </w:ins>
      <w:ins w:id="1413" w:author="PR Preview" w:date="2024-01-01T00:00:00Z">
        <w:r>
          <w:t xml:space="preserve"> </w:t>
        </w:r>
      </w:ins>
      <w:ins w:id="1413" w:author="PR Preview" w:date="2024-01-01T00:00:00Z">
        <w:r>
          <w:t xml:space="preserve">Novel.</w:t>
        </w:r>
      </w:ins>
      <w:ins w:id="1413" w:author="PR Preview" w:date="2024-01-01T00:00:00Z">
        <w:r>
          <w:t xml:space="preserve"> </w:t>
        </w:r>
      </w:ins>
      <w:hyperlink r:id="rId527">
        <w:r>
          <w:rPr>
            <w:rStyle w:val="Hyperlink"/>
          </w:rPr>
          <w:t xml:space="preserve">https://en.wikipedia.org/wiki/Organizations_of_the_Dune_universe#Thinking_machines</w:t>
        </w:r>
      </w:hyperlink>
      <w:ins w:id="1413" w:author="PR Preview" w:date="2024-01-01T00:00:00Z">
        <w:r>
          <w:t xml:space="preserve">.</w:t>
        </w:r>
      </w:ins>
    </w:p>
    <w:bookmarkEnd w:id="528"/>
    <w:bookmarkStart w:id="530" w:name="ref-plos_data"/>
    <w:p>
      <w:pPr>
        <w:pStyle w:val="Bibliography"/>
      </w:pPr>
      <w:r>
        <w:t xml:space="preserve">“How to Store and Manage Your Data.”</w:t>
      </w:r>
      <w:r>
        <w:t xml:space="preserve"> </w:t>
      </w:r>
      <w:r>
        <w:t xml:space="preserve">n.d. PLOS.</w:t>
      </w:r>
      <w:r>
        <w:t xml:space="preserve"> </w:t>
      </w:r>
      <w:hyperlink r:id="rId529">
        <w:r>
          <w:rPr>
            <w:rStyle w:val="Hyperlink"/>
          </w:rPr>
          <w:t xml:space="preserve">https://plos.org/resource/how-to-store-and-manage-your-data/</w:t>
        </w:r>
      </w:hyperlink>
      <w:r>
        <w:t xml:space="preserve">.</w:t>
      </w:r>
    </w:p>
    <w:bookmarkEnd w:id="530"/>
    <w:bookmarkStart w:id="53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31"/>
    <w:bookmarkStart w:id="532" w:name="ref-medRxiv"/>
    <w:p>
      <w:pPr>
        <w:pStyle w:val="Bibliography"/>
      </w:pPr>
      <w:r>
        <w:t xml:space="preserve">“medRxiv: The Preprint Server for Health Sciences.”</w:t>
      </w:r>
      <w:r>
        <w:t xml:space="preserve"> </w:t>
      </w:r>
      <w:r>
        <w:t xml:space="preserve">n.d. Cold Spring Harbor Laboratory.</w:t>
      </w:r>
      <w:r>
        <w:t xml:space="preserve"> </w:t>
      </w:r>
      <w:hyperlink r:id="rId488">
        <w:r>
          <w:rPr>
            <w:rStyle w:val="Hyperlink"/>
          </w:rPr>
          <w:t xml:space="preserve">https://www.medrxiv.org/</w:t>
        </w:r>
      </w:hyperlink>
      <w:r>
        <w:t xml:space="preserve">.</w:t>
      </w:r>
    </w:p>
    <w:bookmarkEnd w:id="532"/>
    <w:bookmarkStart w:id="53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33">
        <w:r>
          <w:rPr>
            <w:rStyle w:val="Hyperlink"/>
          </w:rPr>
          <w:t xml:space="preserve">https://doi.org/10.1038/467775a</w:t>
        </w:r>
      </w:hyperlink>
      <w:r>
        <w:t xml:space="preserve">.</w:t>
      </w:r>
    </w:p>
    <w:bookmarkEnd w:id="534"/>
    <w:bookmarkStart w:id="536"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35">
        <w:r>
          <w:rPr>
            <w:rStyle w:val="Hyperlink"/>
          </w:rPr>
          <w:t xml:space="preserve">https://doi.org/10.1038/s41562-016-0021</w:t>
        </w:r>
      </w:hyperlink>
      <w:r>
        <w:t xml:space="preserve">.</w:t>
      </w:r>
    </w:p>
    <w:bookmarkEnd w:id="536"/>
    <w:bookmarkStart w:id="53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37">
        <w:r>
          <w:rPr>
            <w:rStyle w:val="Hyperlink"/>
          </w:rPr>
          <w:t xml:space="preserve">https://doi.org/10.1038/526182a</w:t>
        </w:r>
      </w:hyperlink>
      <w:r>
        <w:t xml:space="preserve">.</w:t>
      </w:r>
    </w:p>
    <w:bookmarkEnd w:id="538"/>
    <w:bookmarkStart w:id="540" w:name="ref-osf"/>
    <w:p>
      <w:pPr>
        <w:pStyle w:val="Bibliography"/>
      </w:pPr>
      <w:r>
        <w:t xml:space="preserve">“Open Science Framework.”</w:t>
      </w:r>
      <w:r>
        <w:t xml:space="preserve"> </w:t>
      </w:r>
      <w:r>
        <w:t xml:space="preserve">n.d. Center for Open Science.</w:t>
      </w:r>
      <w:r>
        <w:t xml:space="preserve"> </w:t>
      </w:r>
      <w:hyperlink r:id="rId539">
        <w:r>
          <w:rPr>
            <w:rStyle w:val="Hyperlink"/>
          </w:rPr>
          <w:t xml:space="preserve">https://osf.io/</w:t>
        </w:r>
      </w:hyperlink>
      <w:r>
        <w:t xml:space="preserve">.</w:t>
      </w:r>
    </w:p>
    <w:bookmarkEnd w:id="540"/>
    <w:bookmarkStart w:id="542" w:name="ref-gitfixum"/>
    <w:p>
      <w:pPr>
        <w:pStyle w:val="Bibliography"/>
      </w:pPr>
      <w:r>
        <w:t xml:space="preserve">Robertson, Seth. n.d.</w:t>
      </w:r>
      <w:r>
        <w:t xml:space="preserve"> </w:t>
      </w:r>
      <w:r>
        <w:t xml:space="preserve">“On Undoing, Fixing, or Removing Commits in Git.”</w:t>
      </w:r>
      <w:r>
        <w:t xml:space="preserve"> </w:t>
      </w:r>
      <w:hyperlink r:id="rId541">
        <w:r>
          <w:rPr>
            <w:rStyle w:val="Hyperlink"/>
          </w:rPr>
          <w:t xml:space="preserve">https://sethrobertson.github.io/GitFixUm/fixup.html</w:t>
        </w:r>
      </w:hyperlink>
      <w:r>
        <w:t xml:space="preserve">.</w:t>
      </w:r>
    </w:p>
    <w:bookmarkEnd w:id="542"/>
    <w:bookmarkStart w:id="544"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43">
        <w:r>
          <w:rPr>
            <w:rStyle w:val="Hyperlink"/>
          </w:rPr>
          <w:t xml:space="preserve">https://doi.org/10.1371/journal.pcbi.1003833</w:t>
        </w:r>
      </w:hyperlink>
      <w:r>
        <w:t xml:space="preserve">.</w:t>
      </w:r>
    </w:p>
    <w:bookmarkEnd w:id="544"/>
    <w:bookmarkStart w:id="546"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45">
        <w:r>
          <w:rPr>
            <w:rStyle w:val="Hyperlink"/>
          </w:rPr>
          <w:t xml:space="preserve">https://doi.org/10.1038/d41586-019-02918-5</w:t>
        </w:r>
      </w:hyperlink>
      <w:r>
        <w:t xml:space="preserve">.</w:t>
      </w:r>
    </w:p>
    <w:bookmarkEnd w:id="546"/>
    <w:bookmarkStart w:id="548" w:name="ref-slurm"/>
    <w:p>
      <w:pPr>
        <w:pStyle w:val="Bibliography"/>
      </w:pPr>
      <w:r>
        <w:t xml:space="preserve">“Slurm Workload Manager: Sbatch Documentation.”</w:t>
      </w:r>
      <w:r>
        <w:t xml:space="preserve"> </w:t>
      </w:r>
      <w:r>
        <w:t xml:space="preserve">n.d. SchedMD.</w:t>
      </w:r>
      <w:r>
        <w:t xml:space="preserve"> </w:t>
      </w:r>
      <w:hyperlink r:id="rId547">
        <w:r>
          <w:rPr>
            <w:rStyle w:val="Hyperlink"/>
          </w:rPr>
          <w:t xml:space="preserve">https://slurm.schedmd.com/sbatch.html</w:t>
        </w:r>
      </w:hyperlink>
      <w:r>
        <w:t xml:space="preserve">.</w:t>
      </w:r>
    </w:p>
    <w:bookmarkEnd w:id="548"/>
    <w:bookmarkStart w:id="55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549">
        <w:r>
          <w:rPr>
            <w:rStyle w:val="Hyperlink"/>
          </w:rPr>
          <w:t xml:space="preserve">https://doi.org/10.1038/d41586-019-00067-3</w:t>
        </w:r>
      </w:hyperlink>
      <w:r>
        <w:t xml:space="preserve">.</w:t>
      </w:r>
    </w:p>
    <w:bookmarkEnd w:id="550"/>
    <w:bookmarkStart w:id="552" w:name="ref-matrix"/>
    <w:p>
      <w:pPr>
        <w:pStyle w:val="Bibliography"/>
      </w:pPr>
      <w:r>
        <w:t xml:space="preserve">“The Matrix.”</w:t>
      </w:r>
      <w:r>
        <w:t xml:space="preserve"> </w:t>
      </w:r>
      <w:r>
        <w:t xml:space="preserve">1999. Film.</w:t>
      </w:r>
      <w:r>
        <w:t xml:space="preserve"> </w:t>
      </w:r>
      <w:hyperlink r:id="rId551">
        <w:r>
          <w:rPr>
            <w:rStyle w:val="Hyperlink"/>
          </w:rPr>
          <w:t xml:space="preserve">https://en.wikipedia.org/wiki/The_Matrix</w:t>
        </w:r>
      </w:hyperlink>
      <w:r>
        <w:t xml:space="preserve">.</w:t>
      </w:r>
    </w:p>
    <w:bookmarkEnd w:id="552"/>
    <w:bookmarkStart w:id="554" w:name="ref-terminator"/>
    <w:p>
      <w:pPr>
        <w:pStyle w:val="Bibliography"/>
      </w:pPr>
      <w:r>
        <w:t xml:space="preserve">“The Terminator.”</w:t>
      </w:r>
      <w:r>
        <w:t xml:space="preserve"> </w:t>
      </w:r>
      <w:r>
        <w:t xml:space="preserve">1984. Film.</w:t>
      </w:r>
      <w:r>
        <w:t xml:space="preserve"> </w:t>
      </w:r>
      <w:hyperlink r:id="rId553">
        <w:r>
          <w:rPr>
            <w:rStyle w:val="Hyperlink"/>
          </w:rPr>
          <w:t xml:space="preserve">https://en.wikipedia.org/wiki/The_Terminator</w:t>
        </w:r>
      </w:hyperlink>
      <w:r>
        <w:t xml:space="preserve">.</w:t>
      </w:r>
    </w:p>
    <w:bookmarkEnd w:id="554"/>
    <w:bookmarkStart w:id="556"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555">
        <w:r>
          <w:rPr>
            <w:rStyle w:val="Hyperlink"/>
          </w:rPr>
          <w:t xml:space="preserve">https://code-review.tidyverse.org/</w:t>
        </w:r>
      </w:hyperlink>
      <w:r>
        <w:t xml:space="preserve">.</w:t>
      </w:r>
    </w:p>
    <w:bookmarkEnd w:id="556"/>
    <w:bookmarkStart w:id="558"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557">
        <w:r>
          <w:rPr>
            <w:rStyle w:val="Hyperlink"/>
          </w:rPr>
          <w:t xml:space="preserve">https://doi.org/10.1038/d41586-021-03603-2</w:t>
        </w:r>
      </w:hyperlink>
      <w:r>
        <w:t xml:space="preserve">.</w:t>
      </w:r>
    </w:p>
    <w:bookmarkEnd w:id="558"/>
    <w:bookmarkStart w:id="560" w:name="ref-wargames"/>
    <w:p>
      <w:pPr>
        <w:pStyle w:val="Bibliography"/>
      </w:pPr>
      <w:r>
        <w:t xml:space="preserve">“WarGames.”</w:t>
      </w:r>
      <w:r>
        <w:t xml:space="preserve"> </w:t>
      </w:r>
      <w:r>
        <w:t xml:space="preserve">1983. Film.</w:t>
      </w:r>
      <w:r>
        <w:t xml:space="preserve"> </w:t>
      </w:r>
      <w:hyperlink r:id="rId559">
        <w:r>
          <w:rPr>
            <w:rStyle w:val="Hyperlink"/>
          </w:rPr>
          <w:t xml:space="preserve">https://en.wikipedia.org/wiki/WarGames</w:t>
        </w:r>
      </w:hyperlink>
      <w:r>
        <w:t xml:space="preserve">.</w:t>
      </w:r>
    </w:p>
    <w:bookmarkEnd w:id="560"/>
    <w:bookmarkStart w:id="56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561">
        <w:r>
          <w:rPr>
            <w:rStyle w:val="Hyperlink"/>
          </w:rPr>
          <w:t xml:space="preserve">https://adv-r.hadley.nz/</w:t>
        </w:r>
      </w:hyperlink>
      <w:r>
        <w:t xml:space="preserve">.</w:t>
      </w:r>
    </w:p>
    <w:bookmarkEnd w:id="562"/>
    <w:bookmarkStart w:id="564" w:name="ref-wickham2021shiny"/>
    <w:p>
      <w:pPr>
        <w:pStyle w:val="Bibliography"/>
      </w:pPr>
      <w:r>
        <w:t xml:space="preserve">———. 2021.</w:t>
      </w:r>
      <w:r>
        <w:t xml:space="preserve"> </w:t>
      </w:r>
      <w:r>
        <w:rPr>
          <w:i/>
          <w:iCs/>
        </w:rPr>
        <w:t xml:space="preserve">Mastering Shiny</w:t>
      </w:r>
      <w:r>
        <w:t xml:space="preserve">. O’Reilly Media.</w:t>
      </w:r>
      <w:r>
        <w:t xml:space="preserve"> </w:t>
      </w:r>
      <w:hyperlink r:id="rId563">
        <w:r>
          <w:rPr>
            <w:rStyle w:val="Hyperlink"/>
          </w:rPr>
          <w:t xml:space="preserve">https://mastering-shiny.org/</w:t>
        </w:r>
      </w:hyperlink>
      <w:r>
        <w:t xml:space="preserve">.</w:t>
      </w:r>
    </w:p>
    <w:bookmarkEnd w:id="564"/>
    <w:bookmarkStart w:id="566" w:name="ref-wickham2023tidyverse"/>
    <w:p>
      <w:pPr>
        <w:pStyle w:val="Bibliography"/>
      </w:pPr>
      <w:r>
        <w:t xml:space="preserve">———. 2023a.</w:t>
      </w:r>
      <w:r>
        <w:t xml:space="preserve"> </w:t>
      </w:r>
      <w:r>
        <w:rPr>
          <w:i/>
          <w:iCs/>
        </w:rPr>
        <w:t xml:space="preserve">The Tidyverse Style Guide</w:t>
      </w:r>
      <w:r>
        <w:t xml:space="preserve">.</w:t>
      </w:r>
      <w:r>
        <w:t xml:space="preserve"> </w:t>
      </w:r>
      <w:hyperlink r:id="rId565">
        <w:r>
          <w:rPr>
            <w:rStyle w:val="Hyperlink"/>
          </w:rPr>
          <w:t xml:space="preserve">https://style.tidyverse.org/</w:t>
        </w:r>
      </w:hyperlink>
      <w:r>
        <w:t xml:space="preserve">.</w:t>
      </w:r>
    </w:p>
    <w:bookmarkEnd w:id="566"/>
    <w:bookmarkStart w:id="568" w:name="ref-wickham2023tidydesign"/>
    <w:p>
      <w:pPr>
        <w:pStyle w:val="Bibliography"/>
      </w:pPr>
      <w:r>
        <w:t xml:space="preserve">———. 2023b.</w:t>
      </w:r>
      <w:r>
        <w:t xml:space="preserve"> </w:t>
      </w:r>
      <w:r>
        <w:rPr>
          <w:i/>
          <w:iCs/>
        </w:rPr>
        <w:t xml:space="preserve">Tidyverse Design Guide</w:t>
      </w:r>
      <w:r>
        <w:t xml:space="preserve">.</w:t>
      </w:r>
      <w:r>
        <w:t xml:space="preserve"> </w:t>
      </w:r>
      <w:hyperlink r:id="rId567">
        <w:r>
          <w:rPr>
            <w:rStyle w:val="Hyperlink"/>
          </w:rPr>
          <w:t xml:space="preserve">https://design.tidyverse.org/</w:t>
        </w:r>
      </w:hyperlink>
      <w:r>
        <w:t xml:space="preserve">.</w:t>
      </w:r>
    </w:p>
    <w:bookmarkEnd w:id="568"/>
    <w:bookmarkStart w:id="570"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569">
        <w:r>
          <w:rPr>
            <w:rStyle w:val="Hyperlink"/>
          </w:rPr>
          <w:t xml:space="preserve">https://r-pkgs.org/</w:t>
        </w:r>
      </w:hyperlink>
      <w:r>
        <w:t xml:space="preserve">.</w:t>
      </w:r>
    </w:p>
    <w:bookmarkEnd w:id="570"/>
    <w:bookmarkStart w:id="572"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571">
        <w:r>
          <w:rPr>
            <w:rStyle w:val="Hyperlink"/>
          </w:rPr>
          <w:t xml:space="preserve">https://r4ds.hadley.nz/</w:t>
        </w:r>
      </w:hyperlink>
      <w:r>
        <w:t xml:space="preserve">.</w:t>
      </w:r>
    </w:p>
    <w:bookmarkEnd w:id="572"/>
    <w:bookmarkStart w:id="573"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0">
        <w:r>
          <w:rPr>
            <w:rStyle w:val="Hyperlink"/>
          </w:rPr>
          <w:t xml:space="preserve">https://roxygen2.r-lib.org/</w:t>
        </w:r>
      </w:hyperlink>
      <w:r>
        <w:t xml:space="preserve">.</w:t>
      </w:r>
    </w:p>
    <w:bookmarkEnd w:id="573"/>
    <w:bookmarkEnd w:id="574"/>
    <w:bookmarkEnd w:id="5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85">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1" Type="http://schemas.openxmlformats.org/officeDocument/2006/relationships/image" Target="media/rId111.png"/><Relationship Id="rId214" Type="http://schemas.openxmlformats.org/officeDocument/2006/relationships/image" Target="media/rId214.png"/><Relationship Id="rId376" Type="http://schemas.openxmlformats.org/officeDocument/2006/relationships/image" Target="media/rId376.png"/><Relationship Id="rId241" Type="http://schemas.openxmlformats.org/officeDocument/2006/relationships/image" Target="media/rId241.png"/><Relationship Id="rId272" Type="http://schemas.openxmlformats.org/officeDocument/2006/relationships/image" Target="media/rId272.jpg"/><Relationship Id="rId278" Type="http://schemas.openxmlformats.org/officeDocument/2006/relationships/image" Target="media/rId278.png"/><Relationship Id="rId370" Type="http://schemas.openxmlformats.org/officeDocument/2006/relationships/image" Target="media/rId370.png"/><Relationship Id="rId335"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445" Type="http://schemas.openxmlformats.org/officeDocument/2006/relationships/hyperlink" Target="http://adv-r.had.co.nz/Style.html" TargetMode="External"/><Relationship Id="rId477" Type="http://schemas.openxmlformats.org/officeDocument/2006/relationships/hyperlink" Target="http://colorbrewer2.org/" TargetMode="External"/><Relationship Id="rId514" Type="http://schemas.openxmlformats.org/officeDocument/2006/relationships/hyperlink" Target="http://creativecommons.org/licenses/by-nc/4.0/" TargetMode="External"/><Relationship Id="rId221" Type="http://schemas.openxmlformats.org/officeDocument/2006/relationships/hyperlink" Target="http://r-pkgs.had.co.nz/style.html" TargetMode="External"/><Relationship Id="rId211" Type="http://schemas.openxmlformats.org/officeDocument/2006/relationships/hyperlink" Target="http://styler.r-lib.org/articles/customizing_styler.html" TargetMode="External"/><Relationship Id="rId433"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561" Type="http://schemas.openxmlformats.org/officeDocument/2006/relationships/hyperlink" Target="https://adv-r.hadley.nz/" TargetMode="External"/><Relationship Id="rId154" Type="http://schemas.openxmlformats.org/officeDocument/2006/relationships/hyperlink" Target="https://blog.rstudio.com/2016/03/29/feather/" TargetMode="External"/><Relationship Id="rId118" Type="http://schemas.openxmlformats.org/officeDocument/2006/relationships/hyperlink" Target="https://blog.rstudio.com/2020/12/02/rstudio-v1-4-preview-little-things/" TargetMode="External"/><Relationship Id="rId555" Type="http://schemas.openxmlformats.org/officeDocument/2006/relationships/hyperlink" Target="https://code-review.tidyverse.org/" TargetMode="External"/><Relationship Id="rId402" Type="http://schemas.openxmlformats.org/officeDocument/2006/relationships/hyperlink" Target="https://cran.r-project.org/package=assertthat" TargetMode="External"/><Relationship Id="rId220" Type="http://schemas.openxmlformats.org/officeDocument/2006/relationships/hyperlink" Target="https://cran.r-project.org/web/packages/lintr/readme/README.html#available-linters" TargetMode="External"/><Relationship Id="rId224"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518" Type="http://schemas.openxmlformats.org/officeDocument/2006/relationships/hyperlink" Target="https://datadryad.org/" TargetMode="External"/><Relationship Id="rId567" Type="http://schemas.openxmlformats.org/officeDocument/2006/relationships/hyperlink" Target="https://design.tidyverse.org/" TargetMode="External"/><Relationship Id="rId525" Type="http://schemas.openxmlformats.org/officeDocument/2006/relationships/hyperlink" Target="https://desktop.github.com/" TargetMode="External"/><Relationship Id="rId175" Type="http://schemas.openxmlformats.org/officeDocument/2006/relationships/hyperlink" Target="https://devtools.r-lib.org/" TargetMode="External"/><Relationship Id="rId367" Type="http://schemas.openxmlformats.org/officeDocument/2006/relationships/hyperlink" Target="https://docs.github.com/en/copilot/how-tos/use-copilot-agents/coding-agent" TargetMode="External"/><Relationship Id="rId387" Type="http://schemas.openxmlformats.org/officeDocument/2006/relationships/hyperlink" Target="https://docs.github.com/en/copilot/how-tos/use-copilot-agents/coding-agent/customize-the-agent-environment#preinstalling-tools-or-dependencies-in-copilots-environment" TargetMode="External"/><Relationship Id="rId382" Type="http://schemas.openxmlformats.org/officeDocument/2006/relationships/hyperlink" Target="https://docs.github.com/en/copilot/how-tos/use-copilot-agents/coding-agent/customize-the-agent-firewall" TargetMode="External"/><Relationship Id="rId380" Type="http://schemas.openxmlformats.org/officeDocument/2006/relationships/hyperlink" Target="https://docs.github.com/en/copilot/reference/copilot-allowlist-reference" TargetMode="External"/><Relationship Id="rId312" Type="http://schemas.openxmlformats.org/officeDocument/2006/relationships/hyperlink" Target="https://docs.github.com/en/enterprise/2.13/user/articles/creating-releases" TargetMode="External"/><Relationship Id="rId460" Type="http://schemas.openxmlformats.org/officeDocument/2006/relationships/hyperlink" Target="https://docs.google.com/document/d/1ckgRCcr7FFPyymyMA6Y_-cB_vftOyrrxT28c6gRg0PI/edit" TargetMode="External"/><Relationship Id="rId400" Type="http://schemas.openxmlformats.org/officeDocument/2006/relationships/hyperlink" Target="https://docs.ropensci.org/targets/" TargetMode="External"/><Relationship Id="rId533" Type="http://schemas.openxmlformats.org/officeDocument/2006/relationships/hyperlink" Target="https://doi.org/10.1038/467775a" TargetMode="External"/><Relationship Id="rId537" Type="http://schemas.openxmlformats.org/officeDocument/2006/relationships/hyperlink" Target="https://doi.org/10.1038/526182a" TargetMode="External"/><Relationship Id="rId549" Type="http://schemas.openxmlformats.org/officeDocument/2006/relationships/hyperlink" Target="https://doi.org/10.1038/d41586-019-00067-3" TargetMode="External"/><Relationship Id="rId501" Type="http://schemas.openxmlformats.org/officeDocument/2006/relationships/hyperlink" Target="https://doi.org/10.1038/d41586-019-01431-z" TargetMode="External"/><Relationship Id="rId545" Type="http://schemas.openxmlformats.org/officeDocument/2006/relationships/hyperlink" Target="https://doi.org/10.1038/d41586-019-02918-5" TargetMode="External"/><Relationship Id="rId557" Type="http://schemas.openxmlformats.org/officeDocument/2006/relationships/hyperlink" Target="https://doi.org/10.1038/d41586-021-03603-2" TargetMode="External"/><Relationship Id="rId512" Type="http://schemas.openxmlformats.org/officeDocument/2006/relationships/hyperlink" Target="https://doi.org/10.1038/s41467-020-19160-7" TargetMode="External"/><Relationship Id="rId535" Type="http://schemas.openxmlformats.org/officeDocument/2006/relationships/hyperlink" Target="https://doi.org/10.1038/s41562-016-0021" TargetMode="External"/><Relationship Id="rId543" Type="http://schemas.openxmlformats.org/officeDocument/2006/relationships/hyperlink" Target="https://doi.org/10.1371/journal.pcbi.1003833" TargetMode="External"/><Relationship Id="rId497"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151" Type="http://schemas.openxmlformats.org/officeDocument/2006/relationships/hyperlink" Target="https://dplyr.tidyverse.org/articles/programming.html" TargetMode="External"/><Relationship Id="rId495" Type="http://schemas.openxmlformats.org/officeDocument/2006/relationships/hyperlink" Target="https://en.wikipedia.org/wiki/2001:_A_Space_Odyssey_(film)" TargetMode="External"/><Relationship Id="rId353" Type="http://schemas.openxmlformats.org/officeDocument/2006/relationships/hyperlink" Target="https://en.wikipedia.org/wiki/AI-assisted_software_development" TargetMode="External"/><Relationship Id="rId358" Type="http://schemas.openxmlformats.org/officeDocument/2006/relationships/hyperlink" Target="https://en.wikipedia.org/wiki/AI_agent" TargetMode="External"/><Relationship Id="rId373" Type="http://schemas.openxmlformats.org/officeDocument/2006/relationships/hyperlink" Target="https://en.wikipedia.org/wiki/Agent_(The_Matrix)" TargetMode="External"/><Relationship Id="rId503" Type="http://schemas.openxmlformats.org/officeDocument/2006/relationships/hyperlink" Target="https://en.wikipedia.org/wiki/Battlestar_Galactica_(2004_TV_series)" TargetMode="External"/><Relationship Id="rId506" Type="http://schemas.openxmlformats.org/officeDocument/2006/relationships/hyperlink" Target="https://en.wikipedia.org/wiki/Blade_Runner" TargetMode="External"/><Relationship Id="rId510" Type="http://schemas.openxmlformats.org/officeDocument/2006/relationships/hyperlink" Target="https://en.wikipedia.org/wiki/Ender%27s_Game" TargetMode="External"/><Relationship Id="rId527" Type="http://schemas.openxmlformats.org/officeDocument/2006/relationships/hyperlink" Target="https://en.wikipedia.org/wiki/Organizations_of_the_Dune_universe#Thinking_machines" TargetMode="External"/><Relationship Id="rId551" Type="http://schemas.openxmlformats.org/officeDocument/2006/relationships/hyperlink" Target="https://en.wikipedia.org/wiki/The_Matrix" TargetMode="External"/><Relationship Id="rId553" Type="http://schemas.openxmlformats.org/officeDocument/2006/relationships/hyperlink" Target="https://en.wikipedia.org/wiki/The_Terminator" TargetMode="External"/><Relationship Id="rId559" Type="http://schemas.openxmlformats.org/officeDocument/2006/relationships/hyperlink" Target="https://en.wikipedia.org/wiki/WarGames" TargetMode="External"/><Relationship Id="rId521" Type="http://schemas.openxmlformats.org/officeDocument/2006/relationships/hyperlink" Target="https://engineering-shiny.org/" TargetMode="External"/><Relationship Id="rId398" Type="http://schemas.openxmlformats.org/officeDocument/2006/relationships/hyperlink" Target="https://forcats.tidyverse.org/" TargetMode="External"/><Relationship Id="rId392" Type="http://schemas.openxmlformats.org/officeDocument/2006/relationships/hyperlink" Target="https://ggplot2.tidyverse.org/" TargetMode="External"/><Relationship Id="rId362" Type="http://schemas.openxmlformats.org/officeDocument/2006/relationships/hyperlink" Target="https://github.com/UCD-SERG/lab-manual/issues/42" TargetMode="External"/><Relationship Id="rId363" Type="http://schemas.openxmlformats.org/officeDocument/2006/relationships/hyperlink" Target="https://github.com/UCD-SERG/lab-manual/pull/50" TargetMode="External"/><Relationship Id="rId357" Type="http://schemas.openxmlformats.org/officeDocument/2006/relationships/hyperlink" Target="https://github.com/features/copilot/agents" TargetMode="External"/><Relationship Id="rId386" Type="http://schemas.openxmlformats.org/officeDocument/2006/relationships/hyperlink" Target="https://github.com/features/copilot/plans" TargetMode="External"/><Relationship Id="rId267" Type="http://schemas.openxmlformats.org/officeDocument/2006/relationships/hyperlink" Target="https://github.com/github/gitignore/blob/master/R.gitignore" TargetMode="External"/><Relationship Id="rId132" Type="http://schemas.openxmlformats.org/officeDocument/2006/relationships/hyperlink" Target="https://github.com/jennybc/here_here" TargetMode="External"/><Relationship Id="rId142" Type="http://schemas.openxmlformats.org/officeDocument/2006/relationships/hyperlink" Target="https://github.com/karthik/rdrop2" TargetMode="External"/><Relationship Id="rId122" Type="http://schemas.openxmlformats.org/officeDocument/2006/relationships/hyperlink" Target="https://github.com/kmishra9/Flu-Absenteeism/blob/master/Master's%20Thesis%20-%20Spatial%20Epidemiology%20of%20Influenza/1b%20-%20Map-Management.R" TargetMode="External"/><Relationship Id="rId187"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r-box/boxr" TargetMode="External"/><Relationship Id="rId482" Type="http://schemas.openxmlformats.org/officeDocument/2006/relationships/hyperlink" Target="https://grants.nih.gov" TargetMode="External"/><Relationship Id="rId481" Type="http://schemas.openxmlformats.org/officeDocument/2006/relationships/hyperlink" Target="https://grantwriting.stanford.edu/funding-train/" TargetMode="External"/><Relationship Id="rId462" Type="http://schemas.openxmlformats.org/officeDocument/2006/relationships/hyperlink" Target="https://grantwriting.stanford.edu/funding-train/#ep" TargetMode="External"/><Relationship Id="rId508" Type="http://schemas.openxmlformats.org/officeDocument/2006/relationships/hyperlink" Target="https://happygitwithr.com/" TargetMode="External"/><Relationship Id="rId264" Type="http://schemas.openxmlformats.org/officeDocument/2006/relationships/hyperlink" Target="https://happygitwithr.com/repeated-amend.html" TargetMode="External"/><Relationship Id="rId257" Type="http://schemas.openxmlformats.org/officeDocument/2006/relationships/hyperlink" Target="https://help.github.com/en/github/collaborating-with-issues-and-pull-requests/creating-a-pull-request#creating-the-pull-request" TargetMode="External"/><Relationship Id="rId334" Type="http://schemas.openxmlformats.org/officeDocument/2006/relationships/hyperlink" Target="https://hpc.ucdavis.edu/" TargetMode="External"/><Relationship Id="rId469" Type="http://schemas.openxmlformats.org/officeDocument/2006/relationships/hyperlink" Target="https://jadebc.github.io/lab-manual/" TargetMode="External"/><Relationship Id="rId234" Type="http://schemas.openxmlformats.org/officeDocument/2006/relationships/hyperlink" Target="https://jadebc.github.io/lab-manual/big-data.html" TargetMode="External"/><Relationship Id="rId427" Type="http://schemas.openxmlformats.org/officeDocument/2006/relationships/hyperlink" Target="https://jadebc.github.io/lab-manual/checklists.html" TargetMode="External"/><Relationship Id="rId300"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4"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0" Type="http://schemas.openxmlformats.org/officeDocument/2006/relationships/hyperlink" Target="https://jadebc.github.io/lab-manual/data-masking.html" TargetMode="External"/><Relationship Id="rId251"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294" Type="http://schemas.openxmlformats.org/officeDocument/2006/relationships/hyperlink" Target="https://jadebc.github.io/lab-manual/reproducible-environments.html" TargetMode="External"/><Relationship Id="rId437" Type="http://schemas.openxmlformats.org/officeDocument/2006/relationships/hyperlink" Target="https://jadebc.github.io/lab-manual/resources.html" TargetMode="External"/><Relationship Id="rId333" Type="http://schemas.openxmlformats.org/officeDocument/2006/relationships/hyperlink" Target="https://jadebc.github.io/lab-manual/slurm.html" TargetMode="External"/><Relationship Id="rId271" Type="http://schemas.openxmlformats.org/officeDocument/2006/relationships/hyperlink" Target="https://jadebc.github.io/lab-manual/unix.html" TargetMode="External"/><Relationship Id="rId431" Type="http://schemas.openxmlformats.org/officeDocument/2006/relationships/hyperlink" Target="https://journals.lww.com/epidem/Fulltext/2001/05000/The_Value_of_P.2.aspx" TargetMode="External"/><Relationship Id="rId479" Type="http://schemas.openxmlformats.org/officeDocument/2006/relationships/hyperlink" Target="https://journals.plos.org/ploscompbiol/article?id=10.1371/journal.pcbi.1003833" TargetMode="External"/><Relationship Id="rId516" Type="http://schemas.openxmlformats.org/officeDocument/2006/relationships/hyperlink" Target="https://journals.plos.org/plosone/s/authorship" TargetMode="External"/><Relationship Id="rId39" Type="http://schemas.openxmlformats.org/officeDocument/2006/relationships/hyperlink" Target="https://kb.ucdavis.edu/?id=6485" TargetMode="External"/><Relationship Id="rId450" Type="http://schemas.openxmlformats.org/officeDocument/2006/relationships/hyperlink" Target="https://lab.github.com/githubtraining/introduction-to-github" TargetMode="External"/><Relationship Id="rId453" Type="http://schemas.openxmlformats.org/officeDocument/2006/relationships/hyperlink" Target="https://link.springer.com/book/10.1007/978-3-030-98175-4" TargetMode="External"/><Relationship Id="rId466" Type="http://schemas.openxmlformats.org/officeDocument/2006/relationships/hyperlink" Target="https://link.springer.com/book/9783031537929" TargetMode="External"/><Relationship Id="rId218" Type="http://schemas.openxmlformats.org/officeDocument/2006/relationships/hyperlink" Target="https://lintr.r-lib.org/" TargetMode="External"/><Relationship Id="rId563" Type="http://schemas.openxmlformats.org/officeDocument/2006/relationships/hyperlink" Target="https://mastering-shiny.org/" TargetMode="External"/><Relationship Id="rId478" Type="http://schemas.openxmlformats.org/officeDocument/2006/relationships/hyperlink" Target="https://medialab.github.io/iwanthue/" TargetMode="External"/><Relationship Id="rId434" Type="http://schemas.openxmlformats.org/officeDocument/2006/relationships/hyperlink" Target="https://medialab.github.io/iwanthue/?utm_source=Nature+Briefing&amp;utm_campaign=2c68711076-briefing-dy-20211006&amp;utm_medium=email&amp;utm_term=0_c9dfd39373-2c68711076-44335685" TargetMode="External"/><Relationship Id="rId289" Type="http://schemas.openxmlformats.org/officeDocument/2006/relationships/hyperlink" Target="https://medium.com/@jeongwhanchoi/install-tmux-on-osx-and-basics-commands-for-beginners-be22520fd95e" TargetMode="External"/><Relationship Id="rId458" Type="http://schemas.openxmlformats.org/officeDocument/2006/relationships/hyperlink" Target="https://mitcommlab.mit.edu/be/2023/09/27/toward-an-evenbetterposter-improving-the-betterposter-template/" TargetMode="External"/><Relationship Id="rId471" Type="http://schemas.openxmlformats.org/officeDocument/2006/relationships/hyperlink" Target="https://myidp.sciencecareers.org/" TargetMode="External"/><Relationship Id="rId539" Type="http://schemas.openxmlformats.org/officeDocument/2006/relationships/hyperlink" Target="https://osf.io/" TargetMode="External"/><Relationship Id="rId49" Type="http://schemas.openxmlformats.org/officeDocument/2006/relationships/hyperlink" Target="https://osf.io/tgbxr/" TargetMode="External"/><Relationship Id="rId176" Type="http://schemas.openxmlformats.org/officeDocument/2006/relationships/hyperlink" Target="https://pkgdown.r-lib.org/" TargetMode="External"/><Relationship Id="rId529" Type="http://schemas.openxmlformats.org/officeDocument/2006/relationships/hyperlink" Target="https://plos.org/resource/how-to-store-and-manage-your-data/" TargetMode="External"/><Relationship Id="rId325" Type="http://schemas.openxmlformats.org/officeDocument/2006/relationships/hyperlink" Target="https://proctor-ucsf.github.io/dcc-handbook/datawrangling.html#documenting-datasets" TargetMode="External"/><Relationship Id="rId395" Type="http://schemas.openxmlformats.org/officeDocument/2006/relationships/hyperlink" Target="https://purrr.tidyverse.org/" TargetMode="External"/><Relationship Id="rId407" Type="http://schemas.openxmlformats.org/officeDocument/2006/relationships/hyperlink" Target="https://quarto.org/docs/authoring/cross-references.html" TargetMode="External"/><Relationship Id="rId412" Type="http://schemas.openxmlformats.org/officeDocument/2006/relationships/hyperlink" Target="https://quarto.org/docs/authoring/includes.html" TargetMode="External"/><Relationship Id="rId139" Type="http://schemas.openxmlformats.org/officeDocument/2006/relationships/hyperlink" Target="https://r-box.github.io/boxr/articles/boxr-app-interactive.html#create" TargetMode="External"/><Relationship Id="rId569" Type="http://schemas.openxmlformats.org/officeDocument/2006/relationships/hyperlink" Target="https://r-pkgs.org/" TargetMode="External"/><Relationship Id="rId571" Type="http://schemas.openxmlformats.org/officeDocument/2006/relationships/hyperlink" Target="https://r4ds.hadley.nz/" TargetMode="External"/><Relationship Id="rId401" Type="http://schemas.openxmlformats.org/officeDocument/2006/relationships/hyperlink" Target="https://rdatatable.gitlab.io/data.table/" TargetMode="External"/><Relationship Id="rId394"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326" Type="http://schemas.openxmlformats.org/officeDocument/2006/relationships/hyperlink" Target="https://researchdata.princeton.edu/research-lifecycle-guide/whats-doi-and-what-should-i-know-about-citing-datasets" TargetMode="External"/><Relationship Id="rId110" Type="http://schemas.openxmlformats.org/officeDocument/2006/relationships/hyperlink" Target="https://roxygen2.r-lib.org/" TargetMode="External"/><Relationship Id="rId399" Type="http://schemas.openxmlformats.org/officeDocument/2006/relationships/hyperlink" Target="https://rstudio.github.io/renv/" TargetMode="External"/><Relationship Id="rId145" Type="http://schemas.openxmlformats.org/officeDocument/2006/relationships/hyperlink" Target="https://rviews.rstudio.com/2017/06/08/what-is-the-tidyverse/" TargetMode="External"/><Relationship Id="rId442" Type="http://schemas.openxmlformats.org/officeDocument/2006/relationships/hyperlink" Target="https://s3.amazonaws.com/assets.datacamp.com/blog_assets/datatable_Cheat_Sheet_R.pdf" TargetMode="External"/><Relationship Id="rId499" Type="http://schemas.openxmlformats.org/officeDocument/2006/relationships/hyperlink" Target="https://search.library.ucdavis.edu/permalink/01UCD_INST/9fle3i/alma990000226350403126" TargetMode="External"/><Relationship Id="rId541" Type="http://schemas.openxmlformats.org/officeDocument/2006/relationships/hyperlink" Target="https://sethrobertson.github.io/GitFixUm/fixup.html" TargetMode="External"/><Relationship Id="rId547" Type="http://schemas.openxmlformats.org/officeDocument/2006/relationships/hyperlink" Target="https://slurm.schedmd.com/sbatch.html" TargetMode="External"/><Relationship Id="rId252" Type="http://schemas.openxmlformats.org/officeDocument/2006/relationships/hyperlink" Target="https://sp19.datastructur.es/materials/guides/using-git#b-local-repositories-narrative-introduction" TargetMode="External"/><Relationship Id="rId255" Type="http://schemas.openxmlformats.org/officeDocument/2006/relationships/hyperlink" Target="https://sp19.datastructur.es/materials/guides/using-git#e-git-branching-advanced-git-optional" TargetMode="External"/><Relationship Id="rId125" Type="http://schemas.openxmlformats.org/officeDocument/2006/relationships/hyperlink" Target="https://spin.atomicobject.com/2017/11/01/good-variable-names/" TargetMode="External"/><Relationship Id="rId235" Type="http://schemas.openxmlformats.org/officeDocument/2006/relationships/hyperlink" Target="https://stackoverflow.com/questions/21435339/data-table-vs-dplyr-can-one-do-something-well-the-other-cant-or-does-poorly/27840349#27840349" TargetMode="External"/><Relationship Id="rId150" Type="http://schemas.openxmlformats.org/officeDocument/2006/relationships/hyperlink" Target="https://stackoverflow.com/questions/28125816/r-standard-evaluation-for-join-dplyr" TargetMode="External"/><Relationship Id="rId397" Type="http://schemas.openxmlformats.org/officeDocument/2006/relationships/hyperlink" Target="https://stringr.tidyverse.org/" TargetMode="External"/><Relationship Id="rId565" Type="http://schemas.openxmlformats.org/officeDocument/2006/relationships/hyperlink" Target="https://style.tidyverse.org/" TargetMode="External"/><Relationship Id="rId206" Type="http://schemas.openxmlformats.org/officeDocument/2006/relationships/hyperlink" Target="https://styler.r-lib.org/" TargetMode="External"/><Relationship Id="rId120" Type="http://schemas.openxmlformats.org/officeDocument/2006/relationships/hyperlink" Target="https://support.rstudio.com/hc/en-us/articles/200484568-Code-Folding-and-Sections" TargetMode="External"/><Relationship Id="rId146" Type="http://schemas.openxmlformats.org/officeDocument/2006/relationships/hyperlink" Target="https://tavareshugo.github.io/data_carpentry_extras/base-r_tidyverse_equivalents/base-r_tidyverse_equivalents.html#reshaping_data" TargetMode="External"/><Relationship Id="rId177" Type="http://schemas.openxmlformats.org/officeDocument/2006/relationships/hyperlink" Target="https://testthat.r-lib.org/" TargetMode="External"/><Relationship Id="rId396" Type="http://schemas.openxmlformats.org/officeDocument/2006/relationships/hyperlink" Target="https://tibble.tidyverse.org/" TargetMode="External"/><Relationship Id="rId148" Type="http://schemas.openxmlformats.org/officeDocument/2006/relationships/hyperlink" Target="https://tidyeval.tidyverse.org/index.html" TargetMode="External"/><Relationship Id="rId393" Type="http://schemas.openxmlformats.org/officeDocument/2006/relationships/hyperlink" Target="https://tidyr.tidyverse.org/" TargetMode="External"/><Relationship Id="rId438" Type="http://schemas.openxmlformats.org/officeDocument/2006/relationships/hyperlink" Target="https://ucb-epi-r.github.io" TargetMode="External"/><Relationship Id="rId302" Type="http://schemas.openxmlformats.org/officeDocument/2006/relationships/hyperlink" Target="https://ucd-serg.github.io/lab-manual/coding-practices.html#file-headers" TargetMode="External"/><Relationship Id="rId305" Type="http://schemas.openxmlformats.org/officeDocument/2006/relationships/hyperlink" Target="https://ucd-serg.github.io/lab-manual/coding-practices.html#function-documentation" TargetMode="External"/><Relationship Id="rId429" Type="http://schemas.openxmlformats.org/officeDocument/2006/relationships/hyperlink" Target="https://ucd-serg.github.io/lab-manual/coding-style.html" TargetMode="External"/><Relationship Id="rId308"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15"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4" Type="http://schemas.openxmlformats.org/officeDocument/2006/relationships/hyperlink" Target="https://usethis.r-lib.org/" TargetMode="External"/><Relationship Id="rId489" Type="http://schemas.openxmlformats.org/officeDocument/2006/relationships/hyperlink" Target="https://www.biorxiv.org/" TargetMode="External"/><Relationship Id="rId149" Type="http://schemas.openxmlformats.org/officeDocument/2006/relationships/hyperlink" Target="https://www.brodrigues.co/blog/2016-07-18-data-frame-columns-as-arguments-to-dplyr-functions/" TargetMode="External"/><Relationship Id="rId348" Type="http://schemas.openxmlformats.org/officeDocument/2006/relationships/hyperlink" Target="https://www.chriswrites.com/how-to-change-file-permissions-using-the-terminal/" TargetMode="External"/><Relationship Id="rId449" Type="http://schemas.openxmlformats.org/officeDocument/2006/relationships/hyperlink" Target="https://www.datacamp.com/courses/introduction-to-git-for-data-science" TargetMode="External"/><Relationship Id="rId491" Type="http://schemas.openxmlformats.org/officeDocument/2006/relationships/hyperlink" Target="https://www.equator-network.org/" TargetMode="External"/><Relationship Id="rId465" Type="http://schemas.openxmlformats.org/officeDocument/2006/relationships/hyperlink" Target="https://www.globalcodeofconduct.org/wp-content/uploads/2018/05/Global-Code-of-Conduct-Brochure.pdf" TargetMode="External"/><Relationship Id="rId285" Type="http://schemas.openxmlformats.org/officeDocument/2006/relationships/hyperlink" Target="https://www.howtogeek.com/118594/how-to-edit-your-system-path-for-easy-command-line-access/" TargetMode="External"/><Relationship Id="rId488" Type="http://schemas.openxmlformats.org/officeDocument/2006/relationships/hyperlink" Target="https://www.medrxiv.org/" TargetMode="External"/><Relationship Id="rId474" Type="http://schemas.openxmlformats.org/officeDocument/2006/relationships/hyperlink" Target="https://www.nature.com/articles/d41586-021-03603-2" TargetMode="External"/><Relationship Id="rId463" Type="http://schemas.openxmlformats.org/officeDocument/2006/relationships/hyperlink" Target="https://www.niaid.nih.gov/grants-contracts/write-grant-application" TargetMode="External"/><Relationship Id="rId204" Type="http://schemas.openxmlformats.org/officeDocument/2006/relationships/hyperlink" Target="https://www.r-bloggers.com/align-assign-rstudio-addin-to-align-assignment-operators/" TargetMode="External"/><Relationship Id="rId153" Type="http://schemas.openxmlformats.org/officeDocument/2006/relationships/hyperlink" Target="https://www.rdocumentation.org/packages/feather/versions/0.3.3" TargetMode="External"/><Relationship Id="rId219" Type="http://schemas.openxmlformats.org/officeDocument/2006/relationships/hyperlink" Target="https://www.rdocumentation.org/packages/lintr/versions/1.0.3" TargetMode="External"/><Relationship Id="rId208" Type="http://schemas.openxmlformats.org/officeDocument/2006/relationships/hyperlink" Target="https://www.rdocumentation.org/packages/styler/versions/1.1.0/topics/style_dir" TargetMode="External"/><Relationship Id="rId440" Type="http://schemas.openxmlformats.org/officeDocument/2006/relationships/hyperlink" Target="https://www.rstudio.com/wp-content/uploads/2015/02/data-wrangling-cheatsheet.pdf" TargetMode="External"/><Relationship Id="rId443" Type="http://schemas.openxmlformats.org/officeDocument/2006/relationships/hyperlink" Target="https://www.rstudio.com/wp-content/uploads/2015/02/rmarkdown-cheatsheet.pdf" TargetMode="External"/><Relationship Id="rId441" Type="http://schemas.openxmlformats.org/officeDocument/2006/relationships/hyperlink" Target="https://www.rstudio.com/wp-content/uploads/2015/03/ggplot2-cheatsheet.pdf" TargetMode="External"/><Relationship Id="rId456" Type="http://schemas.openxmlformats.org/officeDocument/2006/relationships/hyperlink" Target="https://www.sciencedirect.com/science/article/pii/S1471491423000928" TargetMode="External"/><Relationship Id="rId207" Type="http://schemas.openxmlformats.org/officeDocument/2006/relationships/hyperlink" Target="https://www.tidyverse.org/articles/2017/12/styler-1.0.0/" TargetMode="External"/><Relationship Id="rId268" Type="http://schemas.openxmlformats.org/officeDocument/2006/relationships/hyperlink" Target="https://www.tidyverse.org/articles/2017/12/workflow-vs-script/" TargetMode="External"/><Relationship Id="rId472" Type="http://schemas.openxmlformats.org/officeDocument/2006/relationships/hyperlink" Target="https://www.training.nih.gov/career_resources" TargetMode="External"/><Relationship Id="rId475" Type="http://schemas.openxmlformats.org/officeDocument/2006/relationships/hyperlink" Target="https://www.youtube.com/watch?v=1RwJbhkCA58" TargetMode="External"/><Relationship Id="rId457" Type="http://schemas.openxmlformats.org/officeDocument/2006/relationships/hyperlink" Target="https://www.youtube.com/watch?v=1RwJbhkCA58&amp;t=1171s" TargetMode="External"/><Relationship Id="rId523"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7" Type="http://schemas.openxmlformats.org/officeDocument/2006/relationships/hyperlink" Target="https://www.youtube.com/watch?v=nERXS3ssntw" TargetMode="External"/><Relationship Id="rId454"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35"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445" Type="http://schemas.openxmlformats.org/officeDocument/2006/relationships/hyperlink" Target="http://adv-r.had.co.nz/Style.html" TargetMode="External"/><Relationship Id="rId477" Type="http://schemas.openxmlformats.org/officeDocument/2006/relationships/hyperlink" Target="http://colorbrewer2.org/" TargetMode="External"/><Relationship Id="rId514" Type="http://schemas.openxmlformats.org/officeDocument/2006/relationships/hyperlink" Target="http://creativecommons.org/licenses/by-nc/4.0/" TargetMode="External"/><Relationship Id="rId221" Type="http://schemas.openxmlformats.org/officeDocument/2006/relationships/hyperlink" Target="http://r-pkgs.had.co.nz/style.html" TargetMode="External"/><Relationship Id="rId211" Type="http://schemas.openxmlformats.org/officeDocument/2006/relationships/hyperlink" Target="http://styler.r-lib.org/articles/customizing_styler.html" TargetMode="External"/><Relationship Id="rId433"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561" Type="http://schemas.openxmlformats.org/officeDocument/2006/relationships/hyperlink" Target="https://adv-r.hadley.nz/" TargetMode="External"/><Relationship Id="rId154" Type="http://schemas.openxmlformats.org/officeDocument/2006/relationships/hyperlink" Target="https://blog.rstudio.com/2016/03/29/feather/" TargetMode="External"/><Relationship Id="rId118" Type="http://schemas.openxmlformats.org/officeDocument/2006/relationships/hyperlink" Target="https://blog.rstudio.com/2020/12/02/rstudio-v1-4-preview-little-things/" TargetMode="External"/><Relationship Id="rId555" Type="http://schemas.openxmlformats.org/officeDocument/2006/relationships/hyperlink" Target="https://code-review.tidyverse.org/" TargetMode="External"/><Relationship Id="rId402" Type="http://schemas.openxmlformats.org/officeDocument/2006/relationships/hyperlink" Target="https://cran.r-project.org/package=assertthat" TargetMode="External"/><Relationship Id="rId220" Type="http://schemas.openxmlformats.org/officeDocument/2006/relationships/hyperlink" Target="https://cran.r-project.org/web/packages/lintr/readme/README.html#available-linters" TargetMode="External"/><Relationship Id="rId224"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518" Type="http://schemas.openxmlformats.org/officeDocument/2006/relationships/hyperlink" Target="https://datadryad.org/" TargetMode="External"/><Relationship Id="rId567" Type="http://schemas.openxmlformats.org/officeDocument/2006/relationships/hyperlink" Target="https://design.tidyverse.org/" TargetMode="External"/><Relationship Id="rId525" Type="http://schemas.openxmlformats.org/officeDocument/2006/relationships/hyperlink" Target="https://desktop.github.com/" TargetMode="External"/><Relationship Id="rId175" Type="http://schemas.openxmlformats.org/officeDocument/2006/relationships/hyperlink" Target="https://devtools.r-lib.org/" TargetMode="External"/><Relationship Id="rId367" Type="http://schemas.openxmlformats.org/officeDocument/2006/relationships/hyperlink" Target="https://docs.github.com/en/copilot/how-tos/use-copilot-agents/coding-agent" TargetMode="External"/><Relationship Id="rId387" Type="http://schemas.openxmlformats.org/officeDocument/2006/relationships/hyperlink" Target="https://docs.github.com/en/copilot/how-tos/use-copilot-agents/coding-agent/customize-the-agent-environment#preinstalling-tools-or-dependencies-in-copilots-environment" TargetMode="External"/><Relationship Id="rId382" Type="http://schemas.openxmlformats.org/officeDocument/2006/relationships/hyperlink" Target="https://docs.github.com/en/copilot/how-tos/use-copilot-agents/coding-agent/customize-the-agent-firewall" TargetMode="External"/><Relationship Id="rId380" Type="http://schemas.openxmlformats.org/officeDocument/2006/relationships/hyperlink" Target="https://docs.github.com/en/copilot/reference/copilot-allowlist-reference" TargetMode="External"/><Relationship Id="rId312" Type="http://schemas.openxmlformats.org/officeDocument/2006/relationships/hyperlink" Target="https://docs.github.com/en/enterprise/2.13/user/articles/creating-releases" TargetMode="External"/><Relationship Id="rId460" Type="http://schemas.openxmlformats.org/officeDocument/2006/relationships/hyperlink" Target="https://docs.google.com/document/d/1ckgRCcr7FFPyymyMA6Y_-cB_vftOyrrxT28c6gRg0PI/edit" TargetMode="External"/><Relationship Id="rId400" Type="http://schemas.openxmlformats.org/officeDocument/2006/relationships/hyperlink" Target="https://docs.ropensci.org/targets/" TargetMode="External"/><Relationship Id="rId533" Type="http://schemas.openxmlformats.org/officeDocument/2006/relationships/hyperlink" Target="https://doi.org/10.1038/467775a" TargetMode="External"/><Relationship Id="rId537" Type="http://schemas.openxmlformats.org/officeDocument/2006/relationships/hyperlink" Target="https://doi.org/10.1038/526182a" TargetMode="External"/><Relationship Id="rId549" Type="http://schemas.openxmlformats.org/officeDocument/2006/relationships/hyperlink" Target="https://doi.org/10.1038/d41586-019-00067-3" TargetMode="External"/><Relationship Id="rId501" Type="http://schemas.openxmlformats.org/officeDocument/2006/relationships/hyperlink" Target="https://doi.org/10.1038/d41586-019-01431-z" TargetMode="External"/><Relationship Id="rId545" Type="http://schemas.openxmlformats.org/officeDocument/2006/relationships/hyperlink" Target="https://doi.org/10.1038/d41586-019-02918-5" TargetMode="External"/><Relationship Id="rId557" Type="http://schemas.openxmlformats.org/officeDocument/2006/relationships/hyperlink" Target="https://doi.org/10.1038/d41586-021-03603-2" TargetMode="External"/><Relationship Id="rId512" Type="http://schemas.openxmlformats.org/officeDocument/2006/relationships/hyperlink" Target="https://doi.org/10.1038/s41467-020-19160-7" TargetMode="External"/><Relationship Id="rId535" Type="http://schemas.openxmlformats.org/officeDocument/2006/relationships/hyperlink" Target="https://doi.org/10.1038/s41562-016-0021" TargetMode="External"/><Relationship Id="rId543" Type="http://schemas.openxmlformats.org/officeDocument/2006/relationships/hyperlink" Target="https://doi.org/10.1371/journal.pcbi.1003833" TargetMode="External"/><Relationship Id="rId497"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151" Type="http://schemas.openxmlformats.org/officeDocument/2006/relationships/hyperlink" Target="https://dplyr.tidyverse.org/articles/programming.html" TargetMode="External"/><Relationship Id="rId495" Type="http://schemas.openxmlformats.org/officeDocument/2006/relationships/hyperlink" Target="https://en.wikipedia.org/wiki/2001:_A_Space_Odyssey_(film)" TargetMode="External"/><Relationship Id="rId353" Type="http://schemas.openxmlformats.org/officeDocument/2006/relationships/hyperlink" Target="https://en.wikipedia.org/wiki/AI-assisted_software_development" TargetMode="External"/><Relationship Id="rId358" Type="http://schemas.openxmlformats.org/officeDocument/2006/relationships/hyperlink" Target="https://en.wikipedia.org/wiki/AI_agent" TargetMode="External"/><Relationship Id="rId373" Type="http://schemas.openxmlformats.org/officeDocument/2006/relationships/hyperlink" Target="https://en.wikipedia.org/wiki/Agent_(The_Matrix)" TargetMode="External"/><Relationship Id="rId503" Type="http://schemas.openxmlformats.org/officeDocument/2006/relationships/hyperlink" Target="https://en.wikipedia.org/wiki/Battlestar_Galactica_(2004_TV_series)" TargetMode="External"/><Relationship Id="rId506" Type="http://schemas.openxmlformats.org/officeDocument/2006/relationships/hyperlink" Target="https://en.wikipedia.org/wiki/Blade_Runner" TargetMode="External"/><Relationship Id="rId510" Type="http://schemas.openxmlformats.org/officeDocument/2006/relationships/hyperlink" Target="https://en.wikipedia.org/wiki/Ender%27s_Game" TargetMode="External"/><Relationship Id="rId527" Type="http://schemas.openxmlformats.org/officeDocument/2006/relationships/hyperlink" Target="https://en.wikipedia.org/wiki/Organizations_of_the_Dune_universe#Thinking_machines" TargetMode="External"/><Relationship Id="rId551" Type="http://schemas.openxmlformats.org/officeDocument/2006/relationships/hyperlink" Target="https://en.wikipedia.org/wiki/The_Matrix" TargetMode="External"/><Relationship Id="rId553" Type="http://schemas.openxmlformats.org/officeDocument/2006/relationships/hyperlink" Target="https://en.wikipedia.org/wiki/The_Terminator" TargetMode="External"/><Relationship Id="rId559" Type="http://schemas.openxmlformats.org/officeDocument/2006/relationships/hyperlink" Target="https://en.wikipedia.org/wiki/WarGames" TargetMode="External"/><Relationship Id="rId521" Type="http://schemas.openxmlformats.org/officeDocument/2006/relationships/hyperlink" Target="https://engineering-shiny.org/" TargetMode="External"/><Relationship Id="rId398" Type="http://schemas.openxmlformats.org/officeDocument/2006/relationships/hyperlink" Target="https://forcats.tidyverse.org/" TargetMode="External"/><Relationship Id="rId392" Type="http://schemas.openxmlformats.org/officeDocument/2006/relationships/hyperlink" Target="https://ggplot2.tidyverse.org/" TargetMode="External"/><Relationship Id="rId362" Type="http://schemas.openxmlformats.org/officeDocument/2006/relationships/hyperlink" Target="https://github.com/UCD-SERG/lab-manual/issues/42" TargetMode="External"/><Relationship Id="rId363" Type="http://schemas.openxmlformats.org/officeDocument/2006/relationships/hyperlink" Target="https://github.com/UCD-SERG/lab-manual/pull/50" TargetMode="External"/><Relationship Id="rId357" Type="http://schemas.openxmlformats.org/officeDocument/2006/relationships/hyperlink" Target="https://github.com/features/copilot/agents" TargetMode="External"/><Relationship Id="rId386" Type="http://schemas.openxmlformats.org/officeDocument/2006/relationships/hyperlink" Target="https://github.com/features/copilot/plans" TargetMode="External"/><Relationship Id="rId267" Type="http://schemas.openxmlformats.org/officeDocument/2006/relationships/hyperlink" Target="https://github.com/github/gitignore/blob/master/R.gitignore" TargetMode="External"/><Relationship Id="rId132" Type="http://schemas.openxmlformats.org/officeDocument/2006/relationships/hyperlink" Target="https://github.com/jennybc/here_here" TargetMode="External"/><Relationship Id="rId142" Type="http://schemas.openxmlformats.org/officeDocument/2006/relationships/hyperlink" Target="https://github.com/karthik/rdrop2" TargetMode="External"/><Relationship Id="rId122" Type="http://schemas.openxmlformats.org/officeDocument/2006/relationships/hyperlink" Target="https://github.com/kmishra9/Flu-Absenteeism/blob/master/Master's%20Thesis%20-%20Spatial%20Epidemiology%20of%20Influenza/1b%20-%20Map-Management.R" TargetMode="External"/><Relationship Id="rId187"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r-box/boxr" TargetMode="External"/><Relationship Id="rId482" Type="http://schemas.openxmlformats.org/officeDocument/2006/relationships/hyperlink" Target="https://grants.nih.gov" TargetMode="External"/><Relationship Id="rId481" Type="http://schemas.openxmlformats.org/officeDocument/2006/relationships/hyperlink" Target="https://grantwriting.stanford.edu/funding-train/" TargetMode="External"/><Relationship Id="rId462" Type="http://schemas.openxmlformats.org/officeDocument/2006/relationships/hyperlink" Target="https://grantwriting.stanford.edu/funding-train/#ep" TargetMode="External"/><Relationship Id="rId508" Type="http://schemas.openxmlformats.org/officeDocument/2006/relationships/hyperlink" Target="https://happygitwithr.com/" TargetMode="External"/><Relationship Id="rId264" Type="http://schemas.openxmlformats.org/officeDocument/2006/relationships/hyperlink" Target="https://happygitwithr.com/repeated-amend.html" TargetMode="External"/><Relationship Id="rId257" Type="http://schemas.openxmlformats.org/officeDocument/2006/relationships/hyperlink" Target="https://help.github.com/en/github/collaborating-with-issues-and-pull-requests/creating-a-pull-request#creating-the-pull-request" TargetMode="External"/><Relationship Id="rId334" Type="http://schemas.openxmlformats.org/officeDocument/2006/relationships/hyperlink" Target="https://hpc.ucdavis.edu/" TargetMode="External"/><Relationship Id="rId469" Type="http://schemas.openxmlformats.org/officeDocument/2006/relationships/hyperlink" Target="https://jadebc.github.io/lab-manual/" TargetMode="External"/><Relationship Id="rId234" Type="http://schemas.openxmlformats.org/officeDocument/2006/relationships/hyperlink" Target="https://jadebc.github.io/lab-manual/big-data.html" TargetMode="External"/><Relationship Id="rId427" Type="http://schemas.openxmlformats.org/officeDocument/2006/relationships/hyperlink" Target="https://jadebc.github.io/lab-manual/checklists.html" TargetMode="External"/><Relationship Id="rId300"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4"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0" Type="http://schemas.openxmlformats.org/officeDocument/2006/relationships/hyperlink" Target="https://jadebc.github.io/lab-manual/data-masking.html" TargetMode="External"/><Relationship Id="rId251"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294" Type="http://schemas.openxmlformats.org/officeDocument/2006/relationships/hyperlink" Target="https://jadebc.github.io/lab-manual/reproducible-environments.html" TargetMode="External"/><Relationship Id="rId437" Type="http://schemas.openxmlformats.org/officeDocument/2006/relationships/hyperlink" Target="https://jadebc.github.io/lab-manual/resources.html" TargetMode="External"/><Relationship Id="rId333" Type="http://schemas.openxmlformats.org/officeDocument/2006/relationships/hyperlink" Target="https://jadebc.github.io/lab-manual/slurm.html" TargetMode="External"/><Relationship Id="rId271" Type="http://schemas.openxmlformats.org/officeDocument/2006/relationships/hyperlink" Target="https://jadebc.github.io/lab-manual/unix.html" TargetMode="External"/><Relationship Id="rId431" Type="http://schemas.openxmlformats.org/officeDocument/2006/relationships/hyperlink" Target="https://journals.lww.com/epidem/Fulltext/2001/05000/The_Value_of_P.2.aspx" TargetMode="External"/><Relationship Id="rId479" Type="http://schemas.openxmlformats.org/officeDocument/2006/relationships/hyperlink" Target="https://journals.plos.org/ploscompbiol/article?id=10.1371/journal.pcbi.1003833" TargetMode="External"/><Relationship Id="rId516" Type="http://schemas.openxmlformats.org/officeDocument/2006/relationships/hyperlink" Target="https://journals.plos.org/plosone/s/authorship" TargetMode="External"/><Relationship Id="rId39" Type="http://schemas.openxmlformats.org/officeDocument/2006/relationships/hyperlink" Target="https://kb.ucdavis.edu/?id=6485" TargetMode="External"/><Relationship Id="rId450" Type="http://schemas.openxmlformats.org/officeDocument/2006/relationships/hyperlink" Target="https://lab.github.com/githubtraining/introduction-to-github" TargetMode="External"/><Relationship Id="rId453" Type="http://schemas.openxmlformats.org/officeDocument/2006/relationships/hyperlink" Target="https://link.springer.com/book/10.1007/978-3-030-98175-4" TargetMode="External"/><Relationship Id="rId466" Type="http://schemas.openxmlformats.org/officeDocument/2006/relationships/hyperlink" Target="https://link.springer.com/book/9783031537929" TargetMode="External"/><Relationship Id="rId218" Type="http://schemas.openxmlformats.org/officeDocument/2006/relationships/hyperlink" Target="https://lintr.r-lib.org/" TargetMode="External"/><Relationship Id="rId563" Type="http://schemas.openxmlformats.org/officeDocument/2006/relationships/hyperlink" Target="https://mastering-shiny.org/" TargetMode="External"/><Relationship Id="rId478" Type="http://schemas.openxmlformats.org/officeDocument/2006/relationships/hyperlink" Target="https://medialab.github.io/iwanthue/" TargetMode="External"/><Relationship Id="rId434" Type="http://schemas.openxmlformats.org/officeDocument/2006/relationships/hyperlink" Target="https://medialab.github.io/iwanthue/?utm_source=Nature+Briefing&amp;utm_campaign=2c68711076-briefing-dy-20211006&amp;utm_medium=email&amp;utm_term=0_c9dfd39373-2c68711076-44335685" TargetMode="External"/><Relationship Id="rId289" Type="http://schemas.openxmlformats.org/officeDocument/2006/relationships/hyperlink" Target="https://medium.com/@jeongwhanchoi/install-tmux-on-osx-and-basics-commands-for-beginners-be22520fd95e" TargetMode="External"/><Relationship Id="rId458" Type="http://schemas.openxmlformats.org/officeDocument/2006/relationships/hyperlink" Target="https://mitcommlab.mit.edu/be/2023/09/27/toward-an-evenbetterposter-improving-the-betterposter-template/" TargetMode="External"/><Relationship Id="rId471" Type="http://schemas.openxmlformats.org/officeDocument/2006/relationships/hyperlink" Target="https://myidp.sciencecareers.org/" TargetMode="External"/><Relationship Id="rId539" Type="http://schemas.openxmlformats.org/officeDocument/2006/relationships/hyperlink" Target="https://osf.io/" TargetMode="External"/><Relationship Id="rId49" Type="http://schemas.openxmlformats.org/officeDocument/2006/relationships/hyperlink" Target="https://osf.io/tgbxr/" TargetMode="External"/><Relationship Id="rId176" Type="http://schemas.openxmlformats.org/officeDocument/2006/relationships/hyperlink" Target="https://pkgdown.r-lib.org/" TargetMode="External"/><Relationship Id="rId529" Type="http://schemas.openxmlformats.org/officeDocument/2006/relationships/hyperlink" Target="https://plos.org/resource/how-to-store-and-manage-your-data/" TargetMode="External"/><Relationship Id="rId325" Type="http://schemas.openxmlformats.org/officeDocument/2006/relationships/hyperlink" Target="https://proctor-ucsf.github.io/dcc-handbook/datawrangling.html#documenting-datasets" TargetMode="External"/><Relationship Id="rId395" Type="http://schemas.openxmlformats.org/officeDocument/2006/relationships/hyperlink" Target="https://purrr.tidyverse.org/" TargetMode="External"/><Relationship Id="rId407" Type="http://schemas.openxmlformats.org/officeDocument/2006/relationships/hyperlink" Target="https://quarto.org/docs/authoring/cross-references.html" TargetMode="External"/><Relationship Id="rId412" Type="http://schemas.openxmlformats.org/officeDocument/2006/relationships/hyperlink" Target="https://quarto.org/docs/authoring/includes.html" TargetMode="External"/><Relationship Id="rId139" Type="http://schemas.openxmlformats.org/officeDocument/2006/relationships/hyperlink" Target="https://r-box.github.io/boxr/articles/boxr-app-interactive.html#create" TargetMode="External"/><Relationship Id="rId569" Type="http://schemas.openxmlformats.org/officeDocument/2006/relationships/hyperlink" Target="https://r-pkgs.org/" TargetMode="External"/><Relationship Id="rId571" Type="http://schemas.openxmlformats.org/officeDocument/2006/relationships/hyperlink" Target="https://r4ds.hadley.nz/" TargetMode="External"/><Relationship Id="rId401" Type="http://schemas.openxmlformats.org/officeDocument/2006/relationships/hyperlink" Target="https://rdatatable.gitlab.io/data.table/" TargetMode="External"/><Relationship Id="rId394"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326" Type="http://schemas.openxmlformats.org/officeDocument/2006/relationships/hyperlink" Target="https://researchdata.princeton.edu/research-lifecycle-guide/whats-doi-and-what-should-i-know-about-citing-datasets" TargetMode="External"/><Relationship Id="rId110" Type="http://schemas.openxmlformats.org/officeDocument/2006/relationships/hyperlink" Target="https://roxygen2.r-lib.org/" TargetMode="External"/><Relationship Id="rId399" Type="http://schemas.openxmlformats.org/officeDocument/2006/relationships/hyperlink" Target="https://rstudio.github.io/renv/" TargetMode="External"/><Relationship Id="rId145" Type="http://schemas.openxmlformats.org/officeDocument/2006/relationships/hyperlink" Target="https://rviews.rstudio.com/2017/06/08/what-is-the-tidyverse/" TargetMode="External"/><Relationship Id="rId442" Type="http://schemas.openxmlformats.org/officeDocument/2006/relationships/hyperlink" Target="https://s3.amazonaws.com/assets.datacamp.com/blog_assets/datatable_Cheat_Sheet_R.pdf" TargetMode="External"/><Relationship Id="rId499" Type="http://schemas.openxmlformats.org/officeDocument/2006/relationships/hyperlink" Target="https://search.library.ucdavis.edu/permalink/01UCD_INST/9fle3i/alma990000226350403126" TargetMode="External"/><Relationship Id="rId541" Type="http://schemas.openxmlformats.org/officeDocument/2006/relationships/hyperlink" Target="https://sethrobertson.github.io/GitFixUm/fixup.html" TargetMode="External"/><Relationship Id="rId547" Type="http://schemas.openxmlformats.org/officeDocument/2006/relationships/hyperlink" Target="https://slurm.schedmd.com/sbatch.html" TargetMode="External"/><Relationship Id="rId252" Type="http://schemas.openxmlformats.org/officeDocument/2006/relationships/hyperlink" Target="https://sp19.datastructur.es/materials/guides/using-git#b-local-repositories-narrative-introduction" TargetMode="External"/><Relationship Id="rId255" Type="http://schemas.openxmlformats.org/officeDocument/2006/relationships/hyperlink" Target="https://sp19.datastructur.es/materials/guides/using-git#e-git-branching-advanced-git-optional" TargetMode="External"/><Relationship Id="rId125" Type="http://schemas.openxmlformats.org/officeDocument/2006/relationships/hyperlink" Target="https://spin.atomicobject.com/2017/11/01/good-variable-names/" TargetMode="External"/><Relationship Id="rId235" Type="http://schemas.openxmlformats.org/officeDocument/2006/relationships/hyperlink" Target="https://stackoverflow.com/questions/21435339/data-table-vs-dplyr-can-one-do-something-well-the-other-cant-or-does-poorly/27840349#27840349" TargetMode="External"/><Relationship Id="rId150" Type="http://schemas.openxmlformats.org/officeDocument/2006/relationships/hyperlink" Target="https://stackoverflow.com/questions/28125816/r-standard-evaluation-for-join-dplyr" TargetMode="External"/><Relationship Id="rId397" Type="http://schemas.openxmlformats.org/officeDocument/2006/relationships/hyperlink" Target="https://stringr.tidyverse.org/" TargetMode="External"/><Relationship Id="rId565" Type="http://schemas.openxmlformats.org/officeDocument/2006/relationships/hyperlink" Target="https://style.tidyverse.org/" TargetMode="External"/><Relationship Id="rId206" Type="http://schemas.openxmlformats.org/officeDocument/2006/relationships/hyperlink" Target="https://styler.r-lib.org/" TargetMode="External"/><Relationship Id="rId120" Type="http://schemas.openxmlformats.org/officeDocument/2006/relationships/hyperlink" Target="https://support.rstudio.com/hc/en-us/articles/200484568-Code-Folding-and-Sections" TargetMode="External"/><Relationship Id="rId146" Type="http://schemas.openxmlformats.org/officeDocument/2006/relationships/hyperlink" Target="https://tavareshugo.github.io/data_carpentry_extras/base-r_tidyverse_equivalents/base-r_tidyverse_equivalents.html#reshaping_data" TargetMode="External"/><Relationship Id="rId177" Type="http://schemas.openxmlformats.org/officeDocument/2006/relationships/hyperlink" Target="https://testthat.r-lib.org/" TargetMode="External"/><Relationship Id="rId396" Type="http://schemas.openxmlformats.org/officeDocument/2006/relationships/hyperlink" Target="https://tibble.tidyverse.org/" TargetMode="External"/><Relationship Id="rId148" Type="http://schemas.openxmlformats.org/officeDocument/2006/relationships/hyperlink" Target="https://tidyeval.tidyverse.org/index.html" TargetMode="External"/><Relationship Id="rId393" Type="http://schemas.openxmlformats.org/officeDocument/2006/relationships/hyperlink" Target="https://tidyr.tidyverse.org/" TargetMode="External"/><Relationship Id="rId438" Type="http://schemas.openxmlformats.org/officeDocument/2006/relationships/hyperlink" Target="https://ucb-epi-r.github.io" TargetMode="External"/><Relationship Id="rId302" Type="http://schemas.openxmlformats.org/officeDocument/2006/relationships/hyperlink" Target="https://ucd-serg.github.io/lab-manual/coding-practices.html#file-headers" TargetMode="External"/><Relationship Id="rId305" Type="http://schemas.openxmlformats.org/officeDocument/2006/relationships/hyperlink" Target="https://ucd-serg.github.io/lab-manual/coding-practices.html#function-documentation" TargetMode="External"/><Relationship Id="rId429" Type="http://schemas.openxmlformats.org/officeDocument/2006/relationships/hyperlink" Target="https://ucd-serg.github.io/lab-manual/coding-style.html" TargetMode="External"/><Relationship Id="rId308"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15"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4" Type="http://schemas.openxmlformats.org/officeDocument/2006/relationships/hyperlink" Target="https://usethis.r-lib.org/" TargetMode="External"/><Relationship Id="rId489" Type="http://schemas.openxmlformats.org/officeDocument/2006/relationships/hyperlink" Target="https://www.biorxiv.org/" TargetMode="External"/><Relationship Id="rId149" Type="http://schemas.openxmlformats.org/officeDocument/2006/relationships/hyperlink" Target="https://www.brodrigues.co/blog/2016-07-18-data-frame-columns-as-arguments-to-dplyr-functions/" TargetMode="External"/><Relationship Id="rId348" Type="http://schemas.openxmlformats.org/officeDocument/2006/relationships/hyperlink" Target="https://www.chriswrites.com/how-to-change-file-permissions-using-the-terminal/" TargetMode="External"/><Relationship Id="rId449" Type="http://schemas.openxmlformats.org/officeDocument/2006/relationships/hyperlink" Target="https://www.datacamp.com/courses/introduction-to-git-for-data-science" TargetMode="External"/><Relationship Id="rId491" Type="http://schemas.openxmlformats.org/officeDocument/2006/relationships/hyperlink" Target="https://www.equator-network.org/" TargetMode="External"/><Relationship Id="rId465" Type="http://schemas.openxmlformats.org/officeDocument/2006/relationships/hyperlink" Target="https://www.globalcodeofconduct.org/wp-content/uploads/2018/05/Global-Code-of-Conduct-Brochure.pdf" TargetMode="External"/><Relationship Id="rId285" Type="http://schemas.openxmlformats.org/officeDocument/2006/relationships/hyperlink" Target="https://www.howtogeek.com/118594/how-to-edit-your-system-path-for-easy-command-line-access/" TargetMode="External"/><Relationship Id="rId488" Type="http://schemas.openxmlformats.org/officeDocument/2006/relationships/hyperlink" Target="https://www.medrxiv.org/" TargetMode="External"/><Relationship Id="rId474" Type="http://schemas.openxmlformats.org/officeDocument/2006/relationships/hyperlink" Target="https://www.nature.com/articles/d41586-021-03603-2" TargetMode="External"/><Relationship Id="rId463" Type="http://schemas.openxmlformats.org/officeDocument/2006/relationships/hyperlink" Target="https://www.niaid.nih.gov/grants-contracts/write-grant-application" TargetMode="External"/><Relationship Id="rId204" Type="http://schemas.openxmlformats.org/officeDocument/2006/relationships/hyperlink" Target="https://www.r-bloggers.com/align-assign-rstudio-addin-to-align-assignment-operators/" TargetMode="External"/><Relationship Id="rId153" Type="http://schemas.openxmlformats.org/officeDocument/2006/relationships/hyperlink" Target="https://www.rdocumentation.org/packages/feather/versions/0.3.3" TargetMode="External"/><Relationship Id="rId219" Type="http://schemas.openxmlformats.org/officeDocument/2006/relationships/hyperlink" Target="https://www.rdocumentation.org/packages/lintr/versions/1.0.3" TargetMode="External"/><Relationship Id="rId208" Type="http://schemas.openxmlformats.org/officeDocument/2006/relationships/hyperlink" Target="https://www.rdocumentation.org/packages/styler/versions/1.1.0/topics/style_dir" TargetMode="External"/><Relationship Id="rId440" Type="http://schemas.openxmlformats.org/officeDocument/2006/relationships/hyperlink" Target="https://www.rstudio.com/wp-content/uploads/2015/02/data-wrangling-cheatsheet.pdf" TargetMode="External"/><Relationship Id="rId443" Type="http://schemas.openxmlformats.org/officeDocument/2006/relationships/hyperlink" Target="https://www.rstudio.com/wp-content/uploads/2015/02/rmarkdown-cheatsheet.pdf" TargetMode="External"/><Relationship Id="rId441" Type="http://schemas.openxmlformats.org/officeDocument/2006/relationships/hyperlink" Target="https://www.rstudio.com/wp-content/uploads/2015/03/ggplot2-cheatsheet.pdf" TargetMode="External"/><Relationship Id="rId456" Type="http://schemas.openxmlformats.org/officeDocument/2006/relationships/hyperlink" Target="https://www.sciencedirect.com/science/article/pii/S1471491423000928" TargetMode="External"/><Relationship Id="rId207" Type="http://schemas.openxmlformats.org/officeDocument/2006/relationships/hyperlink" Target="https://www.tidyverse.org/articles/2017/12/styler-1.0.0/" TargetMode="External"/><Relationship Id="rId268" Type="http://schemas.openxmlformats.org/officeDocument/2006/relationships/hyperlink" Target="https://www.tidyverse.org/articles/2017/12/workflow-vs-script/" TargetMode="External"/><Relationship Id="rId472" Type="http://schemas.openxmlformats.org/officeDocument/2006/relationships/hyperlink" Target="https://www.training.nih.gov/career_resources" TargetMode="External"/><Relationship Id="rId475" Type="http://schemas.openxmlformats.org/officeDocument/2006/relationships/hyperlink" Target="https://www.youtube.com/watch?v=1RwJbhkCA58" TargetMode="External"/><Relationship Id="rId457" Type="http://schemas.openxmlformats.org/officeDocument/2006/relationships/hyperlink" Target="https://www.youtube.com/watch?v=1RwJbhkCA58&amp;t=1171s" TargetMode="External"/><Relationship Id="rId523"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7" Type="http://schemas.openxmlformats.org/officeDocument/2006/relationships/hyperlink" Target="https://www.youtube.com/watch?v=nERXS3ssntw" TargetMode="External"/><Relationship Id="rId454"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2026-01-12T05:29:15Z</dcterms:created>
  <dcterms:modified xsi:type="dcterms:W3CDTF">2026-01-12T05:29:15Z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