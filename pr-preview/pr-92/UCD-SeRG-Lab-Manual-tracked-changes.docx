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75"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74"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ins w:id="1319" w:author="PR Preview" w:date="2024-01-01T00:00:00Z">
        <w:r>
          <w:t xml:space="preserve">17.4.3 Useful Prompt Formats</w:t>
        </w:r>
      </w:ins>
    </w:p>
    <w:p>
      <w:pPr>
        <w:pStyle w:val="FirstParagraph"/>
      </w:pPr>
      <w:ins w:id="1320" w:author="PR Preview" w:date="2024-01-01T00:00:00Z">
        <w:r>
          <w:t xml:space="preserve">When working with coding agents,</w:t>
        </w:r>
      </w:ins>
      <w:ins w:id="1320" w:author="PR Preview" w:date="2024-01-01T00:00:00Z">
        <w:r>
          <w:t xml:space="preserve"> </w:t>
        </w:r>
      </w:ins>
      <w:ins w:id="1320" w:author="PR Preview" w:date="2024-01-01T00:00:00Z">
        <w:r>
          <w:t xml:space="preserve">using clear and specific prompts helps achieve better results.</w:t>
        </w:r>
      </w:ins>
      <w:ins w:id="1320" w:author="PR Preview" w:date="2024-01-01T00:00:00Z">
        <w:r>
          <w:t xml:space="preserve"> </w:t>
        </w:r>
      </w:ins>
      <w:ins w:id="1320" w:author="PR Preview" w:date="2024-01-01T00:00:00Z">
        <w:r>
          <w:t xml:space="preserve">Here are some useful prompt formats that you can use when requesting assistance from coding agents:</w:t>
        </w:r>
      </w:ins>
    </w:p>
    <w:bookmarkStart w:id="418" w:name="common-task-patterns"/>
    <w:p>
      <w:pPr>
        <w:pStyle w:val="Heading4"/>
      </w:pPr>
      <w:ins w:id="1321" w:author="PR Preview" w:date="2024-01-01T00:00:00Z">
        <w:r>
          <w:t xml:space="preserve">17.4.3.1 Common Task Patterns</w:t>
        </w:r>
      </w:ins>
    </w:p>
    <w:p>
      <w:pPr>
        <w:pStyle w:val="FirstParagraph"/>
      </w:pPr>
      <w:ins w:id="1322" w:author="PR Preview" w:date="2024-01-01T00:00:00Z">
        <w:r>
          <w:rPr>
            <w:b/>
            <w:bCs/>
          </w:rPr>
          <w:t xml:space="preserve">Tidying up code:</w:t>
        </w:r>
      </w:ins>
    </w:p>
    <w:p>
      <w:pPr>
        <w:pStyle w:val="Compact"/>
        <w:numPr>
          <w:ilvl w:val="0"/>
          <w:numId w:val="1125"/>
        </w:numPr>
      </w:pPr>
      <w:ins w:id="1323" w:author="PR Preview" w:date="2024-01-01T00:00:00Z">
        <w:r>
          <w:t xml:space="preserve">“tidy up [file, function, module, whole project]”</w:t>
        </w:r>
      </w:ins>
    </w:p>
    <w:p>
      <w:pPr>
        <w:pStyle w:val="Compact"/>
        <w:numPr>
          <w:ilvl w:val="0"/>
          <w:numId w:val="1125"/>
        </w:numPr>
      </w:pPr>
      <w:ins w:id="1324" w:author="PR Preview" w:date="2024-01-01T00:00:00Z">
        <w:r>
          <w:t xml:space="preserve">Useful for improving code organization, consistency, and readability</w:t>
        </w:r>
      </w:ins>
    </w:p>
    <w:p>
      <w:pPr>
        <w:pStyle w:val="Compact"/>
        <w:numPr>
          <w:ilvl w:val="0"/>
          <w:numId w:val="1125"/>
        </w:numPr>
      </w:pPr>
      <w:ins w:id="1325" w:author="PR Preview" w:date="2024-01-01T00:00:00Z">
        <w:r>
          <w:t xml:space="preserve">Example:</w:t>
        </w:r>
      </w:ins>
      <w:ins w:id="1325" w:author="PR Preview" w:date="2024-01-01T00:00:00Z">
        <w:r>
          <w:t xml:space="preserve"> </w:t>
        </w:r>
      </w:ins>
      <w:ins w:id="1325" w:author="PR Preview" w:date="2024-01-01T00:00:00Z">
        <w:r>
          <w:t xml:space="preserve">“tidy up the data processing module”</w:t>
        </w:r>
      </w:ins>
    </w:p>
    <w:p>
      <w:pPr>
        <w:pStyle w:val="FirstParagraph"/>
      </w:pPr>
      <w:ins w:id="1326" w:author="PR Preview" w:date="2024-01-01T00:00:00Z">
        <w:r>
          <w:rPr>
            <w:b/>
            <w:bCs/>
          </w:rPr>
          <w:t xml:space="preserve">Addressing failing workflows:</w:t>
        </w:r>
      </w:ins>
    </w:p>
    <w:p>
      <w:pPr>
        <w:pStyle w:val="Compact"/>
        <w:numPr>
          <w:ilvl w:val="0"/>
          <w:numId w:val="1126"/>
        </w:numPr>
      </w:pPr>
      <w:ins w:id="1327" w:author="PR Preview" w:date="2024-01-01T00:00:00Z">
        <w:r>
          <w:t xml:space="preserve">“address failing workflows”</w:t>
        </w:r>
      </w:ins>
    </w:p>
    <w:p>
      <w:pPr>
        <w:pStyle w:val="Compact"/>
        <w:numPr>
          <w:ilvl w:val="0"/>
          <w:numId w:val="1126"/>
        </w:numPr>
      </w:pPr>
      <w:ins w:id="1328" w:author="PR Preview" w:date="2024-01-01T00:00:00Z">
        <w:r>
          <w:t xml:space="preserve">Helps fix continuous integration (CI) failures, build errors, or test failures</w:t>
        </w:r>
      </w:ins>
    </w:p>
    <w:p>
      <w:pPr>
        <w:pStyle w:val="Compact"/>
        <w:numPr>
          <w:ilvl w:val="0"/>
          <w:numId w:val="1126"/>
        </w:numPr>
      </w:pPr>
      <w:ins w:id="1329" w:author="PR Preview" w:date="2024-01-01T00:00:00Z">
        <w:r>
          <w:t xml:space="preserve">Example:</w:t>
        </w:r>
      </w:ins>
      <w:ins w:id="1329" w:author="PR Preview" w:date="2024-01-01T00:00:00Z">
        <w:r>
          <w:t xml:space="preserve"> </w:t>
        </w:r>
      </w:ins>
      <w:ins w:id="1329" w:author="PR Preview" w:date="2024-01-01T00:00:00Z">
        <w:r>
          <w:t xml:space="preserve">“address failing workflows in the GitHub Actions pipeline”</w:t>
        </w:r>
      </w:ins>
    </w:p>
    <w:p>
      <w:pPr>
        <w:pStyle w:val="FirstParagraph"/>
      </w:pPr>
      <w:ins w:id="1330" w:author="PR Preview" w:date="2024-01-01T00:00:00Z">
        <w:r>
          <w:rPr>
            <w:b/>
            <w:bCs/>
          </w:rPr>
          <w:t xml:space="preserve">Decomposing code:</w:t>
        </w:r>
      </w:ins>
    </w:p>
    <w:p>
      <w:pPr>
        <w:pStyle w:val="Compact"/>
        <w:numPr>
          <w:ilvl w:val="0"/>
          <w:numId w:val="1127"/>
        </w:numPr>
      </w:pPr>
      <w:ins w:id="1331" w:author="PR Preview" w:date="2024-01-01T00:00:00Z">
        <w:r>
          <w:t xml:space="preserve">“decompose [function, quarto-file, etc]”</w:t>
        </w:r>
      </w:ins>
    </w:p>
    <w:p>
      <w:pPr>
        <w:pStyle w:val="Compact"/>
        <w:numPr>
          <w:ilvl w:val="0"/>
          <w:numId w:val="1127"/>
        </w:numPr>
      </w:pPr>
      <w:ins w:id="1332" w:author="PR Preview" w:date="2024-01-01T00:00:00Z">
        <w:r>
          <w:t xml:space="preserve">Breaks down large or complex code into smaller, more manageable pieces</w:t>
        </w:r>
      </w:ins>
    </w:p>
    <w:p>
      <w:pPr>
        <w:pStyle w:val="Compact"/>
        <w:numPr>
          <w:ilvl w:val="0"/>
          <w:numId w:val="1127"/>
        </w:numPr>
      </w:pPr>
      <w:ins w:id="1333" w:author="PR Preview" w:date="2024-01-01T00:00:00Z">
        <w:r>
          <w:t xml:space="preserve">Example:</w:t>
        </w:r>
      </w:ins>
      <w:ins w:id="1333" w:author="PR Preview" w:date="2024-01-01T00:00:00Z">
        <w:r>
          <w:t xml:space="preserve"> </w:t>
        </w:r>
      </w:ins>
      <w:ins w:id="1333" w:author="PR Preview" w:date="2024-01-01T00:00:00Z">
        <w:r>
          <w:t xml:space="preserve">“decompose this analysis function into separate helper functions”</w:t>
        </w:r>
      </w:ins>
    </w:p>
    <w:p>
      <w:pPr>
        <w:pStyle w:val="FirstParagraph"/>
      </w:pPr>
      <w:ins w:id="1334" w:author="PR Preview" w:date="2024-01-01T00:00:00Z">
        <w:r>
          <w:rPr>
            <w:b/>
            <w:bCs/>
          </w:rPr>
          <w:t xml:space="preserve">Updating content:</w:t>
        </w:r>
      </w:ins>
    </w:p>
    <w:p>
      <w:pPr>
        <w:pStyle w:val="Compact"/>
        <w:numPr>
          <w:ilvl w:val="0"/>
          <w:numId w:val="1128"/>
        </w:numPr>
      </w:pPr>
      <w:ins w:id="1335" w:author="PR Preview" w:date="2024-01-01T00:00:00Z">
        <w:r>
          <w:t xml:space="preserve">“update [links, content, etc]”</w:t>
        </w:r>
      </w:ins>
    </w:p>
    <w:p>
      <w:pPr>
        <w:pStyle w:val="Compact"/>
        <w:numPr>
          <w:ilvl w:val="0"/>
          <w:numId w:val="1128"/>
        </w:numPr>
      </w:pPr>
      <w:ins w:id="1336" w:author="PR Preview" w:date="2024-01-01T00:00:00Z">
        <w:r>
          <w:t xml:space="preserve">Refreshes outdated information, fixes broken links, or modernizes code</w:t>
        </w:r>
      </w:ins>
    </w:p>
    <w:p>
      <w:pPr>
        <w:pStyle w:val="Compact"/>
        <w:numPr>
          <w:ilvl w:val="0"/>
          <w:numId w:val="1128"/>
        </w:numPr>
      </w:pPr>
      <w:ins w:id="1337" w:author="PR Preview" w:date="2024-01-01T00:00:00Z">
        <w:r>
          <w:t xml:space="preserve">Example:</w:t>
        </w:r>
      </w:ins>
      <w:ins w:id="1337" w:author="PR Preview" w:date="2024-01-01T00:00:00Z">
        <w:r>
          <w:t xml:space="preserve"> </w:t>
        </w:r>
      </w:ins>
      <w:ins w:id="1337" w:author="PR Preview" w:date="2024-01-01T00:00:00Z">
        <w:r>
          <w:t xml:space="preserve">“update all package URLs in the documentation”</w:t>
        </w:r>
      </w:ins>
    </w:p>
    <w:p>
      <w:pPr>
        <w:pStyle w:val="FirstParagraph"/>
      </w:pPr>
      <w:ins w:id="1338" w:author="PR Preview" w:date="2024-01-01T00:00:00Z">
        <w:r>
          <w:rPr>
            <w:b/>
            <w:bCs/>
          </w:rPr>
          <w:t xml:space="preserve">Expanding documentation:</w:t>
        </w:r>
      </w:ins>
    </w:p>
    <w:p>
      <w:pPr>
        <w:pStyle w:val="Compact"/>
        <w:numPr>
          <w:ilvl w:val="0"/>
          <w:numId w:val="1129"/>
        </w:numPr>
      </w:pPr>
      <w:ins w:id="1339" w:author="PR Preview" w:date="2024-01-01T00:00:00Z">
        <w:r>
          <w:t xml:space="preserve">“expand [a section in a document]”</w:t>
        </w:r>
      </w:ins>
    </w:p>
    <w:p>
      <w:pPr>
        <w:pStyle w:val="Compact"/>
        <w:numPr>
          <w:ilvl w:val="0"/>
          <w:numId w:val="1129"/>
        </w:numPr>
      </w:pPr>
      <w:ins w:id="1340" w:author="PR Preview" w:date="2024-01-01T00:00:00Z">
        <w:r>
          <w:t xml:space="preserve">Adds more detail, examples, or explanation to existing content</w:t>
        </w:r>
      </w:ins>
    </w:p>
    <w:p>
      <w:pPr>
        <w:pStyle w:val="Compact"/>
        <w:numPr>
          <w:ilvl w:val="0"/>
          <w:numId w:val="1129"/>
        </w:numPr>
      </w:pPr>
      <w:ins w:id="1341" w:author="PR Preview" w:date="2024-01-01T00:00:00Z">
        <w:r>
          <w:t xml:space="preserve">Example:</w:t>
        </w:r>
      </w:ins>
      <w:ins w:id="1341" w:author="PR Preview" w:date="2024-01-01T00:00:00Z">
        <w:r>
          <w:t xml:space="preserve"> </w:t>
        </w:r>
      </w:ins>
      <w:ins w:id="1341" w:author="PR Preview" w:date="2024-01-01T00:00:00Z">
        <w:r>
          <w:t xml:space="preserve">“expand the section on data validation with practical examples”</w:t>
        </w:r>
      </w:ins>
    </w:p>
    <w:p>
      <w:pPr>
        <w:pStyle w:val="FirstParagraph"/>
      </w:pPr>
      <w:ins w:id="1342" w:author="PR Preview" w:date="2024-01-01T00:00:00Z">
        <w:r>
          <w:rPr>
            <w:b/>
            <w:bCs/>
          </w:rPr>
          <w:t xml:space="preserve">Condensing content:</w:t>
        </w:r>
      </w:ins>
    </w:p>
    <w:p>
      <w:pPr>
        <w:pStyle w:val="Compact"/>
        <w:numPr>
          <w:ilvl w:val="0"/>
          <w:numId w:val="1130"/>
        </w:numPr>
      </w:pPr>
      <w:ins w:id="1343" w:author="PR Preview" w:date="2024-01-01T00:00:00Z">
        <w:r>
          <w:t xml:space="preserve">“condense [a section in a document]”</w:t>
        </w:r>
      </w:ins>
    </w:p>
    <w:p>
      <w:pPr>
        <w:pStyle w:val="Compact"/>
        <w:numPr>
          <w:ilvl w:val="0"/>
          <w:numId w:val="1130"/>
        </w:numPr>
      </w:pPr>
      <w:ins w:id="1344" w:author="PR Preview" w:date="2024-01-01T00:00:00Z">
        <w:r>
          <w:t xml:space="preserve">Reduces verbosity while preserving essential information</w:t>
        </w:r>
      </w:ins>
    </w:p>
    <w:p>
      <w:pPr>
        <w:pStyle w:val="Compact"/>
        <w:numPr>
          <w:ilvl w:val="0"/>
          <w:numId w:val="1130"/>
        </w:numPr>
      </w:pPr>
      <w:ins w:id="1345" w:author="PR Preview" w:date="2024-01-01T00:00:00Z">
        <w:r>
          <w:t xml:space="preserve">Example:</w:t>
        </w:r>
      </w:ins>
      <w:ins w:id="1345" w:author="PR Preview" w:date="2024-01-01T00:00:00Z">
        <w:r>
          <w:t xml:space="preserve"> </w:t>
        </w:r>
      </w:ins>
      <w:ins w:id="1345" w:author="PR Preview" w:date="2024-01-01T00:00:00Z">
        <w:r>
          <w:t xml:space="preserve">“condense the installation instructions to be more concise”</w:t>
        </w:r>
      </w:ins>
    </w:p>
    <w:p>
      <w:pPr>
        <w:pStyle w:val="FirstParagraph"/>
      </w:pPr>
      <w:ins w:id="1346" w:author="PR Preview" w:date="2024-01-01T00:00:00Z">
        <w:r>
          <w:rPr>
            <w:b/>
            <w:bCs/>
          </w:rPr>
          <w:t xml:space="preserve">Clarifying content:</w:t>
        </w:r>
      </w:ins>
    </w:p>
    <w:p>
      <w:pPr>
        <w:pStyle w:val="Compact"/>
        <w:numPr>
          <w:ilvl w:val="0"/>
          <w:numId w:val="1131"/>
        </w:numPr>
      </w:pPr>
      <w:ins w:id="1347" w:author="PR Preview" w:date="2024-01-01T00:00:00Z">
        <w:r>
          <w:t xml:space="preserve">“clarify [a section in a document]”</w:t>
        </w:r>
      </w:ins>
    </w:p>
    <w:p>
      <w:pPr>
        <w:pStyle w:val="Compact"/>
        <w:numPr>
          <w:ilvl w:val="0"/>
          <w:numId w:val="1131"/>
        </w:numPr>
      </w:pPr>
      <w:ins w:id="1348" w:author="PR Preview" w:date="2024-01-01T00:00:00Z">
        <w:r>
          <w:t xml:space="preserve">Improves clarity, removes ambiguity, or simplifies complex explanations</w:t>
        </w:r>
      </w:ins>
    </w:p>
    <w:p>
      <w:pPr>
        <w:pStyle w:val="Compact"/>
        <w:numPr>
          <w:ilvl w:val="0"/>
          <w:numId w:val="1131"/>
        </w:numPr>
      </w:pPr>
      <w:ins w:id="1349" w:author="PR Preview" w:date="2024-01-01T00:00:00Z">
        <w:r>
          <w:t xml:space="preserve">Example:</w:t>
        </w:r>
      </w:ins>
      <w:ins w:id="1349" w:author="PR Preview" w:date="2024-01-01T00:00:00Z">
        <w:r>
          <w:t xml:space="preserve"> </w:t>
        </w:r>
      </w:ins>
      <w:ins w:id="1349" w:author="PR Preview" w:date="2024-01-01T00:00:00Z">
        <w:r>
          <w:t xml:space="preserve">“clarify the explanation of the analysis workflow”</w:t>
        </w:r>
      </w:ins>
    </w:p>
    <w:bookmarkEnd w:id="418"/>
    <w:bookmarkStart w:id="419" w:name="tips-for-effective-prompts"/>
    <w:p>
      <w:pPr>
        <w:pStyle w:val="Heading4"/>
      </w:pPr>
      <w:ins w:id="1350" w:author="PR Preview" w:date="2024-01-01T00:00:00Z">
        <w:r>
          <w:t xml:space="preserve">17.4.3.2 Tips for Effective Prompts</w:t>
        </w:r>
      </w:ins>
    </w:p>
    <w:p>
      <w:pPr>
        <w:pStyle w:val="Compact"/>
        <w:numPr>
          <w:ilvl w:val="0"/>
          <w:numId w:val="1132"/>
        </w:numPr>
      </w:pPr>
      <w:ins w:id="1351" w:author="PR Preview" w:date="2024-01-01T00:00:00Z">
        <w:r>
          <w:rPr>
            <w:b/>
            <w:bCs/>
          </w:rPr>
          <w:t xml:space="preserve">Be specific</w:t>
        </w:r>
      </w:ins>
      <w:ins w:id="1351" w:author="PR Preview" w:date="2024-01-01T00:00:00Z">
        <w:r>
          <w:t xml:space="preserve">: Include file names, function names, or specific sections when possible</w:t>
        </w:r>
      </w:ins>
    </w:p>
    <w:p>
      <w:pPr>
        <w:pStyle w:val="Compact"/>
        <w:numPr>
          <w:ilvl w:val="0"/>
          <w:numId w:val="1132"/>
        </w:numPr>
      </w:pPr>
      <w:ins w:id="1352" w:author="PR Preview" w:date="2024-01-01T00:00:00Z">
        <w:r>
          <w:rPr>
            <w:b/>
            <w:bCs/>
          </w:rPr>
          <w:t xml:space="preserve">Provide context</w:t>
        </w:r>
      </w:ins>
      <w:ins w:id="1352" w:author="PR Preview" w:date="2024-01-01T00:00:00Z">
        <w:r>
          <w:t xml:space="preserve">: Explain what you want to achieve and why</w:t>
        </w:r>
      </w:ins>
    </w:p>
    <w:p>
      <w:pPr>
        <w:pStyle w:val="Compact"/>
        <w:numPr>
          <w:ilvl w:val="0"/>
          <w:numId w:val="1132"/>
        </w:numPr>
      </w:pPr>
      <w:ins w:id="1353" w:author="PR Preview" w:date="2024-01-01T00:00:00Z">
        <w:r>
          <w:rPr>
            <w:b/>
            <w:bCs/>
          </w:rPr>
          <w:t xml:space="preserve">Set boundaries</w:t>
        </w:r>
      </w:ins>
      <w:ins w:id="1353" w:author="PR Preview" w:date="2024-01-01T00:00:00Z">
        <w:r>
          <w:t xml:space="preserve">: Specify what should or shouldn’t change</w:t>
        </w:r>
      </w:ins>
    </w:p>
    <w:p>
      <w:pPr>
        <w:pStyle w:val="Compact"/>
        <w:numPr>
          <w:ilvl w:val="0"/>
          <w:numId w:val="1132"/>
        </w:numPr>
      </w:pPr>
      <w:ins w:id="1354" w:author="PR Preview" w:date="2024-01-01T00:00:00Z">
        <w:r>
          <w:rPr>
            <w:b/>
            <w:bCs/>
          </w:rPr>
          <w:t xml:space="preserve">Request validation</w:t>
        </w:r>
      </w:ins>
      <w:ins w:id="1354" w:author="PR Preview" w:date="2024-01-01T00:00:00Z">
        <w:r>
          <w:t xml:space="preserve">: Ask the agent to test or verify its changes when appropriate</w:t>
        </w:r>
      </w:ins>
    </w:p>
    <w:bookmarkEnd w:id="419"/>
    <w:bookmarkEnd w:id="420"/>
    <w:bookmarkStart w:id="426" w:name="benefits-and-hazards"/>
    <w:p>
      <w:pPr>
        <w:pStyle w:val="Heading3"/>
      </w:pPr>
      <w:ins w:id="1355" w:author="PR Preview" w:date="2024-01-01T00:00:00Z">
        <w:r>
          <w:t xml:space="preserve">17.4.4 Benefits and Hazards</w:t>
        </w:r>
      </w:ins>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ins w:id="1372" w:author="PR Preview" w:date="2024-01-01T00:00:00Z">
        <w:r>
          <w:t xml:space="preserve">17.4.4.1 Further reading/viewing</w:t>
        </w:r>
      </w:ins>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ins w:id="1385" w:author="PR Preview" w:date="2024-01-01T00:00:00Z">
        <w:r>
          <w:t xml:space="preserve">17.4.5 Best Practices for Safe and Successful Use</w:t>
        </w:r>
      </w:ins>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ins w:id="1397" w:author="PR Preview" w:date="2024-01-01T00:00:00Z">
        <w:r>
          <w:t xml:space="preserve">17.4.6 Firewall and Network Configuration</w:t>
        </w:r>
      </w:ins>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ins w:id="1399" w:author="PR Preview" w:date="2024-01-01T00:00:00Z">
        <w:r>
          <w:t xml:space="preserve">17.4.6.1 Built-in Agent Firewall</w:t>
        </w:r>
      </w:ins>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ins w:id="1410" w:author="PR Preview" w:date="2024-01-01T00:00:00Z">
        <w:r>
          <w:t xml:space="preserve">17.4.6.2 Customizing Agent Firewall Settings</w:t>
        </w:r>
      </w:ins>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39" w:name="when-to-use-a-coding-agent"/>
    <w:p>
      <w:pPr>
        <w:pStyle w:val="Heading3"/>
      </w:pPr>
      <w:ins w:id="1417" w:author="PR Preview" w:date="2024-01-01T00:00:00Z">
        <w:r>
          <w:t xml:space="preserve">17.4.7 When to use a coding agent</w:t>
        </w:r>
      </w:ins>
    </w:p>
    <w:p>
      <w:pPr>
        <w:pStyle w:val="FirstParagraph"/>
      </w:pPr>
      <w:r>
        <w:t xml:space="preserve">Coding agent sessions are currently</w:t>
      </w:r>
      <w:r>
        <w:rPr>
          <w:rStyle w:val="FootnoteReference"/>
        </w:rPr>
        <w:footnoteReference w:id="43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3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3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workflow,</w:t>
      </w:r>
      <w:r>
        <w:t xml:space="preserve"> </w:t>
      </w:r>
      <w:r>
        <w:t xml:space="preserve">it’s often faster to run</w:t>
      </w:r>
      <w:r>
        <w:t xml:space="preserve"> </w:t>
      </w:r>
      <w:r>
        <w:rPr>
          <w:rStyle w:val="VerbatimChar"/>
        </w:rPr>
        <w:t xml:space="preserve">spelling::update_wordlist()</w:t>
      </w:r>
      <w:r>
        <w:t xml:space="preserve"> </w:t>
      </w:r>
      <w:r>
        <w:t xml:space="preserve">yourself than</w:t>
      </w:r>
      <w:r>
        <w:t xml:space="preserve"> </w:t>
      </w:r>
      <w:r>
        <w:t xml:space="preserve">to have Copilot do it for you.</w:t>
      </w:r>
      <w:r>
        <w:t xml:space="preserve"> </w:t>
      </w:r>
      <w:r>
        <w:t xml:space="preserve">Also, when reviewing Copilot’s PRs, it’s often faster to directly edit the</w:t>
      </w:r>
      <w:r>
        <w:t xml:space="preserve"> </w:t>
      </w:r>
      <w:r>
        <w:t xml:space="preserve">PR branch than to write clear review comments and ask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39"/>
    <w:bookmarkStart w:id="440" w:name="editing-with-.docx-files"/>
    <w:p>
      <w:pPr>
        <w:pStyle w:val="Heading3"/>
      </w:pPr>
      <w:ins w:id="1420" w:author="PR Preview" w:date="2024-01-01T00:00:00Z">
        <w:r>
          <w:t xml:space="preserve">17.4.8 Editing with</w:t>
        </w:r>
      </w:ins>
      <w:ins w:id="1420" w:author="PR Preview" w:date="2024-01-01T00:00:00Z">
        <w:r>
          <w:t xml:space="preserve"> </w:t>
        </w:r>
      </w:ins>
      <w:ins w:id="1420" w:author="PR Preview" w:date="2024-01-01T00:00:00Z">
        <w:r>
          <w:rPr>
            <w:rStyle w:val="VerbatimChar"/>
          </w:rPr>
          <w:t xml:space="preserve">.docx</w:t>
        </w:r>
      </w:ins>
      <w:ins w:id="1420" w:author="PR Preview" w:date="2024-01-01T00:00:00Z">
        <w:r>
          <w:t xml:space="preserve"> </w:t>
        </w:r>
      </w:ins>
      <w:ins w:id="1420" w:author="PR Preview" w:date="2024-01-01T00:00:00Z">
        <w:r>
          <w:t xml:space="preserve">files</w:t>
        </w:r>
      </w:ins>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1"/>
        </w:numPr>
      </w:pPr>
      <w:r>
        <w:t xml:space="preserve">Lab members can export Quarto content to Word format for review</w:t>
      </w:r>
    </w:p>
    <w:p>
      <w:pPr>
        <w:pStyle w:val="Compact"/>
        <w:numPr>
          <w:ilvl w:val="0"/>
          <w:numId w:val="1141"/>
        </w:numPr>
      </w:pPr>
      <w:r>
        <w:t xml:space="preserve">Reviewers can make edits, add tracked changes, and insert comments in Word</w:t>
      </w:r>
    </w:p>
    <w:p>
      <w:pPr>
        <w:pStyle w:val="Compact"/>
        <w:numPr>
          <w:ilvl w:val="0"/>
          <w:numId w:val="114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40"/>
    <w:bookmarkStart w:id="473" w:name="copilot-instructions-for-this-repository"/>
    <w:p>
      <w:pPr>
        <w:pStyle w:val="Heading3"/>
      </w:pPr>
      <w:ins w:id="1430" w:author="PR Preview" w:date="2024-01-01T00:00:00Z">
        <w:r>
          <w:t xml:space="preserve">17.4.9 Copilot Instructions for this Repository</w:t>
        </w:r>
      </w:ins>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3"/>
        </w:numPr>
      </w:pPr>
      <w:r>
        <w:t xml:space="preserve">Markdown and Quarto formatting rules (e.g., blank lines before lists, line breaks in prose)</w:t>
      </w:r>
    </w:p>
    <w:p>
      <w:pPr>
        <w:pStyle w:val="Compact"/>
        <w:numPr>
          <w:ilvl w:val="0"/>
          <w:numId w:val="114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3"/>
        </w:numPr>
      </w:pPr>
      <w:r>
        <w:t xml:space="preserve">File organization patterns (e.g., using Quarto includes for modular content)</w:t>
      </w:r>
    </w:p>
    <w:p>
      <w:pPr>
        <w:pStyle w:val="Compact"/>
        <w:numPr>
          <w:ilvl w:val="0"/>
          <w:numId w:val="1143"/>
        </w:numPr>
      </w:pPr>
      <w:r>
        <w:t xml:space="preserve">How to work with DOCX files for hybrid editing workflows</w:t>
      </w:r>
    </w:p>
    <w:p>
      <w:pPr>
        <w:pStyle w:val="Compact"/>
        <w:numPr>
          <w:ilvl w:val="0"/>
          <w:numId w:val="114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Here is the complete</w:t>
      </w:r>
      <w:r>
        <w:t xml:space="preserve"> </w:t>
      </w:r>
      <w:r>
        <w:rPr>
          <w:rStyle w:val="VerbatimChar"/>
        </w:rPr>
        <w:t xml:space="preserve">copilot-instructions.md</w:t>
      </w:r>
      <w:r>
        <w:t xml:space="preserve"> </w:t>
      </w:r>
      <w:r>
        <w:t xml:space="preserve">file, for easy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1" name="Picture"/>
                  <a:graphic>
                    <a:graphicData uri="http://schemas.openxmlformats.org/drawingml/2006/picture">
                      <pic:pic>
                        <pic:nvPicPr>
                          <pic:cNvPr descr="/opt/quarto/share/formats/docx/note.png" id="44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p>
            <w:r>
              <w:br w:type="page"/>
            </w:r>
          </w:p>
          <w:bookmarkStart w:id="472" w:name="X2a0a2bea1b2d0c4fea50c3597cf9bbff5fb826e"/>
          <w:p>
            <w:pPr>
              <w:pStyle w:val="Heading1"/>
            </w:pPr>
            <w:r>
              <w:t xml:space="preserve">18. Copilot Instructions for UCD-SeRG Lab Manual</w:t>
            </w:r>
          </w:p>
          <w:p>
            <w:pPr>
              <w:pStyle w:val="FirstParagraph"/>
            </w:pPr>
            <w:r>
              <w:t xml:space="preserve">This file contains guidelines for GitHub Copilot and other AI assistants when working with the lab manual.</w:t>
            </w:r>
          </w:p>
          <w:bookmarkStart w:id="459" w:name="markdown-and-quarto-formatting-1"/>
          <w:p>
            <w:pPr>
              <w:pStyle w:val="Heading2"/>
            </w:pPr>
            <w:r>
              <w:t xml:space="preserve">18.1 Markdown and Quarto Formatting</w:t>
            </w:r>
          </w:p>
          <w:bookmarkStart w:id="454" w:name="talking-about-code"/>
          <w:p>
            <w:pPr>
              <w:pStyle w:val="Heading3"/>
            </w:pPr>
            <w:r>
              <w:t xml:space="preserve">18.1.1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p>
          <w:p>
            <w:pPr>
              <w:pStyle w:val="BodyText"/>
            </w:pPr>
            <w:r>
              <w:t xml:space="preserve">When talking about packages in prose,</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p>
          <w:p>
            <w:pPr>
              <w:pStyle w:val="BodyText"/>
            </w:pPr>
            <w:r>
              <w:t xml:space="preserve">Common package URLs:</w:t>
            </w:r>
          </w:p>
          <w:p>
            <w:pPr>
              <w:pStyle w:val="Compact"/>
              <w:numPr>
                <w:ilvl w:val="0"/>
                <w:numId w:val="1144"/>
              </w:numPr>
            </w:pPr>
            <w:hyperlink r:id="rId192">
              <w:r>
                <w:rPr>
                  <w:rStyle w:val="VerbatimChar"/>
                </w:rPr>
                <w:t xml:space="preserve">{dplyr}</w:t>
              </w:r>
            </w:hyperlink>
          </w:p>
          <w:p>
            <w:pPr>
              <w:pStyle w:val="Compact"/>
              <w:numPr>
                <w:ilvl w:val="0"/>
                <w:numId w:val="1144"/>
              </w:numPr>
            </w:pPr>
            <w:hyperlink r:id="rId443">
              <w:r>
                <w:rPr>
                  <w:rStyle w:val="VerbatimChar"/>
                </w:rPr>
                <w:t xml:space="preserve">{ggplot2}</w:t>
              </w:r>
            </w:hyperlink>
          </w:p>
          <w:p>
            <w:pPr>
              <w:pStyle w:val="Compact"/>
              <w:numPr>
                <w:ilvl w:val="0"/>
                <w:numId w:val="1144"/>
              </w:numPr>
            </w:pPr>
            <w:hyperlink r:id="rId444">
              <w:r>
                <w:rPr>
                  <w:rStyle w:val="VerbatimChar"/>
                </w:rPr>
                <w:t xml:space="preserve">{tidyr}</w:t>
              </w:r>
            </w:hyperlink>
          </w:p>
          <w:p>
            <w:pPr>
              <w:pStyle w:val="Compact"/>
              <w:numPr>
                <w:ilvl w:val="0"/>
                <w:numId w:val="1144"/>
              </w:numPr>
            </w:pPr>
            <w:hyperlink r:id="rId445">
              <w:r>
                <w:rPr>
                  <w:rStyle w:val="VerbatimChar"/>
                </w:rPr>
                <w:t xml:space="preserve">{readr}</w:t>
              </w:r>
            </w:hyperlink>
          </w:p>
          <w:p>
            <w:pPr>
              <w:pStyle w:val="Compact"/>
              <w:numPr>
                <w:ilvl w:val="0"/>
                <w:numId w:val="1144"/>
              </w:numPr>
            </w:pPr>
            <w:hyperlink r:id="rId446">
              <w:r>
                <w:rPr>
                  <w:rStyle w:val="VerbatimChar"/>
                </w:rPr>
                <w:t xml:space="preserve">{purrr}</w:t>
              </w:r>
            </w:hyperlink>
          </w:p>
          <w:p>
            <w:pPr>
              <w:pStyle w:val="Compact"/>
              <w:numPr>
                <w:ilvl w:val="0"/>
                <w:numId w:val="1144"/>
              </w:numPr>
            </w:pPr>
            <w:hyperlink r:id="rId447">
              <w:r>
                <w:rPr>
                  <w:rStyle w:val="VerbatimChar"/>
                </w:rPr>
                <w:t xml:space="preserve">{tibble}</w:t>
              </w:r>
            </w:hyperlink>
          </w:p>
          <w:p>
            <w:pPr>
              <w:pStyle w:val="Compact"/>
              <w:numPr>
                <w:ilvl w:val="0"/>
                <w:numId w:val="1144"/>
              </w:numPr>
            </w:pPr>
            <w:hyperlink r:id="rId448">
              <w:r>
                <w:rPr>
                  <w:rStyle w:val="VerbatimChar"/>
                </w:rPr>
                <w:t xml:space="preserve">{stringr}</w:t>
              </w:r>
            </w:hyperlink>
          </w:p>
          <w:p>
            <w:pPr>
              <w:pStyle w:val="Compact"/>
              <w:numPr>
                <w:ilvl w:val="0"/>
                <w:numId w:val="1144"/>
              </w:numPr>
            </w:pPr>
            <w:hyperlink r:id="rId449">
              <w:r>
                <w:rPr>
                  <w:rStyle w:val="VerbatimChar"/>
                </w:rPr>
                <w:t xml:space="preserve">{forcats}</w:t>
              </w:r>
            </w:hyperlink>
          </w:p>
          <w:p>
            <w:pPr>
              <w:pStyle w:val="Compact"/>
              <w:numPr>
                <w:ilvl w:val="0"/>
                <w:numId w:val="1144"/>
              </w:numPr>
            </w:pPr>
            <w:hyperlink r:id="rId206">
              <w:r>
                <w:rPr>
                  <w:rStyle w:val="VerbatimChar"/>
                </w:rPr>
                <w:t xml:space="preserve">{styler}</w:t>
              </w:r>
            </w:hyperlink>
          </w:p>
          <w:p>
            <w:pPr>
              <w:pStyle w:val="Compact"/>
              <w:numPr>
                <w:ilvl w:val="0"/>
                <w:numId w:val="1144"/>
              </w:numPr>
            </w:pPr>
            <w:hyperlink r:id="rId218">
              <w:r>
                <w:rPr>
                  <w:rStyle w:val="VerbatimChar"/>
                </w:rPr>
                <w:t xml:space="preserve">{lintr}</w:t>
              </w:r>
            </w:hyperlink>
          </w:p>
          <w:p>
            <w:pPr>
              <w:pStyle w:val="Compact"/>
              <w:numPr>
                <w:ilvl w:val="0"/>
                <w:numId w:val="1144"/>
              </w:numPr>
            </w:pPr>
            <w:hyperlink r:id="rId110">
              <w:r>
                <w:rPr>
                  <w:rStyle w:val="VerbatimChar"/>
                </w:rPr>
                <w:t xml:space="preserve">{roxygen2}</w:t>
              </w:r>
            </w:hyperlink>
          </w:p>
          <w:p>
            <w:pPr>
              <w:pStyle w:val="Compact"/>
              <w:numPr>
                <w:ilvl w:val="0"/>
                <w:numId w:val="1144"/>
              </w:numPr>
            </w:pPr>
            <w:hyperlink r:id="rId177">
              <w:r>
                <w:rPr>
                  <w:rStyle w:val="VerbatimChar"/>
                </w:rPr>
                <w:t xml:space="preserve">{testthat}</w:t>
              </w:r>
            </w:hyperlink>
          </w:p>
          <w:p>
            <w:pPr>
              <w:pStyle w:val="Compact"/>
              <w:numPr>
                <w:ilvl w:val="0"/>
                <w:numId w:val="1144"/>
              </w:numPr>
            </w:pPr>
            <w:hyperlink r:id="rId174">
              <w:r>
                <w:rPr>
                  <w:rStyle w:val="VerbatimChar"/>
                </w:rPr>
                <w:t xml:space="preserve">{usethis}</w:t>
              </w:r>
            </w:hyperlink>
          </w:p>
          <w:p>
            <w:pPr>
              <w:pStyle w:val="Compact"/>
              <w:numPr>
                <w:ilvl w:val="0"/>
                <w:numId w:val="1144"/>
              </w:numPr>
            </w:pPr>
            <w:hyperlink r:id="rId175">
              <w:r>
                <w:rPr>
                  <w:rStyle w:val="VerbatimChar"/>
                </w:rPr>
                <w:t xml:space="preserve">{devtools}</w:t>
              </w:r>
            </w:hyperlink>
          </w:p>
          <w:p>
            <w:pPr>
              <w:pStyle w:val="Compact"/>
              <w:numPr>
                <w:ilvl w:val="0"/>
                <w:numId w:val="1144"/>
              </w:numPr>
            </w:pPr>
            <w:hyperlink r:id="rId450">
              <w:r>
                <w:rPr>
                  <w:rStyle w:val="VerbatimChar"/>
                </w:rPr>
                <w:t xml:space="preserve">{renv}</w:t>
              </w:r>
            </w:hyperlink>
          </w:p>
          <w:p>
            <w:pPr>
              <w:pStyle w:val="Compact"/>
              <w:numPr>
                <w:ilvl w:val="0"/>
                <w:numId w:val="1144"/>
              </w:numPr>
            </w:pPr>
            <w:hyperlink r:id="rId451">
              <w:r>
                <w:rPr>
                  <w:rStyle w:val="VerbatimChar"/>
                </w:rPr>
                <w:t xml:space="preserve">{targets}</w:t>
              </w:r>
            </w:hyperlink>
          </w:p>
          <w:p>
            <w:pPr>
              <w:pStyle w:val="Compact"/>
              <w:numPr>
                <w:ilvl w:val="0"/>
                <w:numId w:val="1144"/>
              </w:numPr>
            </w:pPr>
            <w:hyperlink r:id="rId452">
              <w:r>
                <w:rPr>
                  <w:rStyle w:val="VerbatimChar"/>
                </w:rPr>
                <w:t xml:space="preserve">{data.table}</w:t>
              </w:r>
            </w:hyperlink>
          </w:p>
          <w:p>
            <w:pPr>
              <w:pStyle w:val="Compact"/>
              <w:numPr>
                <w:ilvl w:val="0"/>
                <w:numId w:val="1144"/>
              </w:numPr>
            </w:pPr>
            <w:hyperlink r:id="rId453">
              <w:r>
                <w:rPr>
                  <w:rStyle w:val="VerbatimChar"/>
                </w:rPr>
                <w:t xml:space="preserve">{assertthat}</w:t>
              </w:r>
            </w:hyperlink>
          </w:p>
          <w:bookmarkEnd w:id="454"/>
          <w:bookmarkStart w:id="455" w:name="blank-lines-before-lists"/>
          <w:p>
            <w:pPr>
              <w:pStyle w:val="Heading3"/>
            </w:pPr>
            <w:r>
              <w:t xml:space="preserve">18.1.2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45"/>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45"/>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5"/>
              </w:numPr>
            </w:pPr>
            <w:r>
              <w:t xml:space="preserve">Lists in all .qmd files throughout the repository</w:t>
            </w:r>
          </w:p>
          <w:bookmarkEnd w:id="455"/>
          <w:bookmarkStart w:id="456" w:name="line-breaks-in-plain-text"/>
          <w:p>
            <w:pPr>
              <w:pStyle w:val="Heading3"/>
            </w:pPr>
            <w:r>
              <w:t xml:space="preserve">18.1.3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46"/>
              </w:numPr>
            </w:pPr>
            <w:r>
              <w:t xml:space="preserve">Improves readability of source .qmd files</w:t>
            </w:r>
          </w:p>
          <w:p>
            <w:pPr>
              <w:pStyle w:val="Compact"/>
              <w:numPr>
                <w:ilvl w:val="0"/>
                <w:numId w:val="1146"/>
              </w:numPr>
            </w:pPr>
            <w:r>
              <w:t xml:space="preserve">Makes git diffs clearer and easier to review</w:t>
            </w:r>
          </w:p>
          <w:p>
            <w:pPr>
              <w:pStyle w:val="Compact"/>
              <w:numPr>
                <w:ilvl w:val="0"/>
                <w:numId w:val="1146"/>
              </w:numPr>
            </w:pPr>
            <w:r>
              <w:t xml:space="preserve">Helps identify specific changes in version control</w:t>
            </w:r>
          </w:p>
          <w:p>
            <w:pPr>
              <w:pStyle w:val="Compact"/>
              <w:numPr>
                <w:ilvl w:val="0"/>
                <w:numId w:val="1146"/>
              </w:numPr>
            </w:pPr>
            <w:r>
              <w:t xml:space="preserve">Prevents horizontal scrolling when editing</w:t>
            </w:r>
          </w:p>
          <w:p>
            <w:pPr>
              <w:pStyle w:val="Compact"/>
              <w:numPr>
                <w:ilvl w:val="0"/>
                <w:numId w:val="1146"/>
              </w:numPr>
            </w:pPr>
            <w:r>
              <w:t xml:space="preserve">Follows semantic line breaks best practice</w:t>
            </w:r>
          </w:p>
          <w:p>
            <w:pPr>
              <w:pStyle w:val="FirstParagraph"/>
            </w:pPr>
            <w:r>
              <w:rPr>
                <w:b/>
                <w:bCs/>
              </w:rPr>
              <w:t xml:space="preserve">Guidelines:</w:t>
            </w:r>
          </w:p>
          <w:p>
            <w:pPr>
              <w:pStyle w:val="Compact"/>
              <w:numPr>
                <w:ilvl w:val="0"/>
                <w:numId w:val="1147"/>
              </w:numPr>
            </w:pPr>
            <w:r>
              <w:t xml:space="preserve">Break after complete sentences (at periods)</w:t>
            </w:r>
          </w:p>
          <w:p>
            <w:pPr>
              <w:pStyle w:val="Compact"/>
              <w:numPr>
                <w:ilvl w:val="0"/>
                <w:numId w:val="1147"/>
              </w:numPr>
            </w:pPr>
            <w:r>
              <w:t xml:space="preserve">Break after long phrases or clauses (at commas or conjunctions)</w:t>
            </w:r>
          </w:p>
          <w:p>
            <w:pPr>
              <w:pStyle w:val="Compact"/>
              <w:numPr>
                <w:ilvl w:val="0"/>
                <w:numId w:val="1147"/>
              </w:numPr>
            </w:pPr>
            <w:r>
              <w:t xml:space="preserve">Break after approximately 60-80 characters when appropriate</w:t>
            </w:r>
          </w:p>
          <w:p>
            <w:pPr>
              <w:pStyle w:val="Compact"/>
              <w:numPr>
                <w:ilvl w:val="0"/>
                <w:numId w:val="1147"/>
              </w:numPr>
            </w:pPr>
            <w:r>
              <w:t xml:space="preserve">Keep related short phrases together on one line</w:t>
            </w:r>
          </w:p>
          <w:p>
            <w:pPr>
              <w:pStyle w:val="Compact"/>
              <w:numPr>
                <w:ilvl w:val="0"/>
                <w:numId w:val="1147"/>
              </w:numPr>
            </w:pPr>
            <w:r>
              <w:t xml:space="preserve">Don’t break in the middle of inline code, links, or formatting</w:t>
            </w:r>
          </w:p>
          <w:bookmarkEnd w:id="456"/>
          <w:bookmarkStart w:id="457" w:name="why-this-matters"/>
          <w:p>
            <w:pPr>
              <w:pStyle w:val="Heading3"/>
            </w:pPr>
            <w:r>
              <w:t xml:space="preserve">18.1.4 Why This Matters</w:t>
            </w:r>
          </w:p>
          <w:p>
            <w:pPr>
              <w:pStyle w:val="Compact"/>
              <w:numPr>
                <w:ilvl w:val="0"/>
                <w:numId w:val="1148"/>
              </w:numPr>
            </w:pPr>
            <w:r>
              <w:t xml:space="preserve">Ensures consistent markdown rendering across different platforms</w:t>
            </w:r>
          </w:p>
          <w:p>
            <w:pPr>
              <w:pStyle w:val="Compact"/>
              <w:numPr>
                <w:ilvl w:val="0"/>
                <w:numId w:val="1148"/>
              </w:numPr>
            </w:pPr>
            <w:r>
              <w:t xml:space="preserve">Improves readability in both source and rendered forms</w:t>
            </w:r>
          </w:p>
          <w:p>
            <w:pPr>
              <w:pStyle w:val="Compact"/>
              <w:numPr>
                <w:ilvl w:val="0"/>
                <w:numId w:val="1148"/>
              </w:numPr>
            </w:pPr>
            <w:r>
              <w:t xml:space="preserve">Prevents rendering issues in Quarto books</w:t>
            </w:r>
          </w:p>
          <w:p>
            <w:pPr>
              <w:pStyle w:val="Compact"/>
              <w:numPr>
                <w:ilvl w:val="0"/>
                <w:numId w:val="1148"/>
              </w:numPr>
            </w:pPr>
            <w:r>
              <w:t xml:space="preserve">Follows markdown best practices</w:t>
            </w:r>
          </w:p>
          <w:bookmarkEnd w:id="457"/>
          <w:bookmarkStart w:id="458" w:name="cross-references-for-figures-and-tables"/>
          <w:p>
            <w:pPr>
              <w:pStyle w:val="Heading3"/>
            </w:pPr>
            <w:r>
              <w:t xml:space="preserve">18.1.5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49"/>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49"/>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49"/>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9"/>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49"/>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49"/>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49"/>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49"/>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49"/>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49"/>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50"/>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0"/>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0"/>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0"/>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1"/>
              </w:numPr>
            </w:pPr>
            <w:r>
              <w:t xml:space="preserve">Automatic numbering of figures, tables, and equations</w:t>
            </w:r>
          </w:p>
          <w:p>
            <w:pPr>
              <w:pStyle w:val="Compact"/>
              <w:numPr>
                <w:ilvl w:val="0"/>
                <w:numId w:val="1151"/>
              </w:numPr>
            </w:pPr>
            <w:r>
              <w:t xml:space="preserve">Automatic updates when content is reordered</w:t>
            </w:r>
          </w:p>
          <w:p>
            <w:pPr>
              <w:pStyle w:val="Compact"/>
              <w:numPr>
                <w:ilvl w:val="0"/>
                <w:numId w:val="1151"/>
              </w:numPr>
            </w:pPr>
            <w:r>
              <w:t xml:space="preserve">Clickable cross-references in HTML and PDF output</w:t>
            </w:r>
          </w:p>
          <w:p>
            <w:pPr>
              <w:pStyle w:val="Compact"/>
              <w:numPr>
                <w:ilvl w:val="0"/>
                <w:numId w:val="1151"/>
              </w:numPr>
            </w:pPr>
            <w:r>
              <w:t xml:space="preserve">Consistent formatting across all output formats</w:t>
            </w:r>
          </w:p>
          <w:p>
            <w:pPr>
              <w:pStyle w:val="Compact"/>
              <w:numPr>
                <w:ilvl w:val="0"/>
                <w:numId w:val="1151"/>
              </w:numPr>
            </w:pPr>
            <w:r>
              <w:t xml:space="preserve">Better accessibility for screen readers</w:t>
            </w:r>
          </w:p>
          <w:bookmarkEnd w:id="458"/>
          <w:bookmarkEnd w:id="459"/>
          <w:bookmarkStart w:id="460" w:name="r-code-style"/>
          <w:p>
            <w:pPr>
              <w:pStyle w:val="Heading2"/>
            </w:pPr>
            <w:r>
              <w:t xml:space="preserve">18.2 R Code Style</w:t>
            </w:r>
          </w:p>
          <w:p>
            <w:pPr>
              <w:pStyle w:val="Compact"/>
              <w:numPr>
                <w:ilvl w:val="0"/>
                <w:numId w:val="1152"/>
              </w:numPr>
            </w:pPr>
            <w:r>
              <w:t xml:space="preserve">Follow the tidyverse style guide: https://style.tidyverse.org</w:t>
            </w:r>
          </w:p>
          <w:p>
            <w:pPr>
              <w:pStyle w:val="Compact"/>
              <w:numPr>
                <w:ilvl w:val="0"/>
                <w:numId w:val="1152"/>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52"/>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52"/>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52"/>
              </w:numPr>
            </w:pPr>
            <w:r>
              <w:t xml:space="preserve">All R projects should use R package structure</w:t>
            </w:r>
          </w:p>
          <w:bookmarkEnd w:id="460"/>
          <w:bookmarkStart w:id="469" w:name="file-organization"/>
          <w:p>
            <w:pPr>
              <w:pStyle w:val="Heading2"/>
            </w:pPr>
            <w:r>
              <w:t xml:space="preserve">18.3 File Organization</w:t>
            </w:r>
          </w:p>
          <w:bookmarkStart w:id="468" w:name="Xdf52e4adf7289fe2a1248ec509e40d9e4ca6068"/>
          <w:p>
            <w:pPr>
              <w:pStyle w:val="Heading3"/>
            </w:pPr>
            <w:r>
              <w:t xml:space="preserve">18.3.1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61" w:name="why-use-includes"/>
          <w:p>
            <w:pPr>
              <w:pStyle w:val="Heading4"/>
            </w:pPr>
            <w:r>
              <w:t xml:space="preserve">18.3.1.1 Why Use Includes?</w:t>
            </w:r>
          </w:p>
          <w:p>
            <w:pPr>
              <w:numPr>
                <w:ilvl w:val="0"/>
                <w:numId w:val="1153"/>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53"/>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53"/>
              </w:numPr>
            </w:pPr>
            <w:r>
              <w:rPr>
                <w:b/>
                <w:bCs/>
              </w:rPr>
              <w:t xml:space="preserve">Modular Maintenance</w:t>
            </w:r>
            <w:r>
              <w:t xml:space="preserve">: Each section lives in its own file, making it easier to:</w:t>
            </w:r>
          </w:p>
          <w:p>
            <w:pPr>
              <w:pStyle w:val="Compact"/>
              <w:numPr>
                <w:ilvl w:val="1"/>
                <w:numId w:val="1154"/>
              </w:numPr>
            </w:pPr>
            <w:r>
              <w:t xml:space="preserve">Find and edit specific content</w:t>
            </w:r>
          </w:p>
          <w:p>
            <w:pPr>
              <w:pStyle w:val="Compact"/>
              <w:numPr>
                <w:ilvl w:val="1"/>
                <w:numId w:val="1154"/>
              </w:numPr>
            </w:pPr>
            <w:r>
              <w:t xml:space="preserve">Reuse sections across chapters if needed</w:t>
            </w:r>
          </w:p>
          <w:p>
            <w:pPr>
              <w:pStyle w:val="Compact"/>
              <w:numPr>
                <w:ilvl w:val="1"/>
                <w:numId w:val="1154"/>
              </w:numPr>
            </w:pPr>
            <w:r>
              <w:t xml:space="preserve">Work on different sections simultaneously without merge conflicts</w:t>
            </w:r>
          </w:p>
          <w:p>
            <w:pPr>
              <w:pStyle w:val="Compact"/>
              <w:numPr>
                <w:ilvl w:val="1"/>
                <w:numId w:val="1154"/>
              </w:numPr>
            </w:pPr>
            <w:r>
              <w:t xml:space="preserve">Test and preview individual sections</w:t>
            </w:r>
          </w:p>
          <w:p>
            <w:pPr>
              <w:numPr>
                <w:ilvl w:val="0"/>
                <w:numId w:val="1153"/>
              </w:numPr>
            </w:pPr>
            <w:r>
              <w:rPr>
                <w:b/>
                <w:bCs/>
              </w:rPr>
              <w:t xml:space="preserve">Clear Structure</w:t>
            </w:r>
            <w:r>
              <w:t xml:space="preserve">: The main chapter file becomes a table of contents showing the organization at a glance.</w:t>
            </w:r>
          </w:p>
          <w:bookmarkEnd w:id="461"/>
          <w:bookmarkStart w:id="462" w:name="structure-pattern"/>
          <w:p>
            <w:pPr>
              <w:pStyle w:val="Heading4"/>
            </w:pPr>
            <w:r>
              <w:t xml:space="preserve">18.3.1.2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55"/>
              </w:numPr>
            </w:pPr>
            <w:r>
              <w:t xml:space="preserve">Contains the chapter title and introduction</w:t>
            </w:r>
          </w:p>
          <w:p>
            <w:pPr>
              <w:pStyle w:val="Compact"/>
              <w:numPr>
                <w:ilvl w:val="0"/>
                <w:numId w:val="1155"/>
              </w:numPr>
            </w:pPr>
            <w:r>
              <w:t xml:space="preserve">Contains section headings (##, ###, etc.)</w:t>
            </w:r>
          </w:p>
          <w:p>
            <w:pPr>
              <w:pStyle w:val="Compact"/>
              <w:numPr>
                <w:ilvl w:val="0"/>
                <w:numId w:val="1155"/>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155"/>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56"/>
              </w:numPr>
            </w:pPr>
            <w:r>
              <w:t xml:space="preserve">Stored in a subdirectory matching the chapter name</w:t>
            </w:r>
          </w:p>
          <w:p>
            <w:pPr>
              <w:pStyle w:val="Compact"/>
              <w:numPr>
                <w:ilvl w:val="0"/>
                <w:numId w:val="1156"/>
              </w:numPr>
            </w:pPr>
            <w:r>
              <w:t xml:space="preserve">Contains only the content for that section (no heading)</w:t>
            </w:r>
          </w:p>
          <w:p>
            <w:pPr>
              <w:pStyle w:val="Compact"/>
              <w:numPr>
                <w:ilvl w:val="0"/>
                <w:numId w:val="1156"/>
              </w:numPr>
            </w:pPr>
            <w:r>
              <w:t xml:space="preserve">The heading stays in the main chapter file</w:t>
            </w:r>
          </w:p>
          <w:p>
            <w:pPr>
              <w:pStyle w:val="Compact"/>
              <w:numPr>
                <w:ilvl w:val="0"/>
                <w:numId w:val="1156"/>
              </w:numPr>
            </w:pPr>
            <w:r>
              <w:t xml:space="preserve">Named descriptively using kebab-case</w:t>
            </w:r>
          </w:p>
          <w:bookmarkEnd w:id="462"/>
          <w:bookmarkStart w:id="463" w:name="required-pattern"/>
          <w:p>
            <w:pPr>
              <w:pStyle w:val="Heading4"/>
            </w:pPr>
            <w:r>
              <w:t xml:space="preserve">18.3.1.3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63"/>
          <w:bookmarkStart w:id="464" w:name="file-naming-conventions"/>
          <w:p>
            <w:pPr>
              <w:pStyle w:val="Heading4"/>
            </w:pPr>
            <w:r>
              <w:t xml:space="preserve">18.3.1.4 File Naming Conventions</w:t>
            </w:r>
          </w:p>
          <w:p>
            <w:pPr>
              <w:pStyle w:val="Compact"/>
              <w:numPr>
                <w:ilvl w:val="0"/>
                <w:numId w:val="1157"/>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57"/>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57"/>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57"/>
              </w:numPr>
            </w:pPr>
            <w:r>
              <w:t xml:space="preserve">Use descriptive names that clearly indicate the content</w:t>
            </w:r>
          </w:p>
          <w:p>
            <w:pPr>
              <w:pStyle w:val="Compact"/>
              <w:numPr>
                <w:ilvl w:val="0"/>
                <w:numId w:val="1157"/>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64"/>
          <w:bookmarkStart w:id="465" w:name="git-history-benefits-example"/>
          <w:p>
            <w:pPr>
              <w:pStyle w:val="Heading4"/>
            </w:pPr>
            <w:r>
              <w:t xml:space="preserve">18.3.1.5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65"/>
          <w:bookmarkStart w:id="466" w:name="when-to-create-a-new-include-file"/>
          <w:p>
            <w:pPr>
              <w:pStyle w:val="Heading4"/>
            </w:pPr>
            <w:r>
              <w:t xml:space="preserve">18.3.1.6 When to Create a New Include File</w:t>
            </w:r>
          </w:p>
          <w:p>
            <w:pPr>
              <w:pStyle w:val="FirstParagraph"/>
            </w:pPr>
            <w:r>
              <w:t xml:space="preserve">Create a new include file when:</w:t>
            </w:r>
          </w:p>
          <w:p>
            <w:pPr>
              <w:pStyle w:val="Compact"/>
              <w:numPr>
                <w:ilvl w:val="0"/>
                <w:numId w:val="1158"/>
              </w:numPr>
            </w:pPr>
            <w:r>
              <w:t xml:space="preserve">Adding a new section to a chapter</w:t>
            </w:r>
          </w:p>
          <w:p>
            <w:pPr>
              <w:pStyle w:val="Compact"/>
              <w:numPr>
                <w:ilvl w:val="0"/>
                <w:numId w:val="1158"/>
              </w:numPr>
            </w:pPr>
            <w:r>
              <w:t xml:space="preserve">A section becomes long enough to benefit from being in its own file (&gt;20-30 lines)</w:t>
            </w:r>
          </w:p>
          <w:p>
            <w:pPr>
              <w:pStyle w:val="Compact"/>
              <w:numPr>
                <w:ilvl w:val="0"/>
                <w:numId w:val="1158"/>
              </w:numPr>
            </w:pPr>
            <w:r>
              <w:t xml:space="preserve">Content might be reused elsewhere</w:t>
            </w:r>
          </w:p>
          <w:p>
            <w:pPr>
              <w:pStyle w:val="Compact"/>
              <w:numPr>
                <w:ilvl w:val="0"/>
                <w:numId w:val="1158"/>
              </w:numPr>
            </w:pPr>
            <w:r>
              <w:t xml:space="preserve">You want to work on a section independently</w:t>
            </w:r>
          </w:p>
          <w:bookmarkEnd w:id="466"/>
          <w:bookmarkStart w:id="467" w:name="migration-strategy"/>
          <w:p>
            <w:pPr>
              <w:pStyle w:val="Heading4"/>
            </w:pPr>
            <w:r>
              <w:t xml:space="preserve">18.3.1.7 Migration Strategy</w:t>
            </w:r>
          </w:p>
          <w:p>
            <w:pPr>
              <w:pStyle w:val="FirstParagraph"/>
            </w:pPr>
            <w:r>
              <w:t xml:space="preserve">When working with chapters that don’t yet use includes:</w:t>
            </w:r>
          </w:p>
          <w:p>
            <w:pPr>
              <w:pStyle w:val="Compact"/>
              <w:numPr>
                <w:ilvl w:val="0"/>
                <w:numId w:val="1159"/>
              </w:numPr>
            </w:pPr>
            <w:r>
              <w:t xml:space="preserve">Create a subdirectory matching the chapter name</w:t>
            </w:r>
          </w:p>
          <w:p>
            <w:pPr>
              <w:pStyle w:val="Compact"/>
              <w:numPr>
                <w:ilvl w:val="0"/>
                <w:numId w:val="1159"/>
              </w:numPr>
            </w:pPr>
            <w:r>
              <w:t xml:space="preserve">Extract each section into its own include file</w:t>
            </w:r>
          </w:p>
          <w:p>
            <w:pPr>
              <w:pStyle w:val="Compact"/>
              <w:numPr>
                <w:ilvl w:val="0"/>
                <w:numId w:val="1159"/>
              </w:numPr>
            </w:pPr>
            <w:r>
              <w:t xml:space="preserve">Update the main chapter file to use includes</w:t>
            </w:r>
          </w:p>
          <w:p>
            <w:pPr>
              <w:pStyle w:val="Compact"/>
              <w:numPr>
                <w:ilvl w:val="0"/>
                <w:numId w:val="1159"/>
              </w:numPr>
            </w:pPr>
            <w:r>
              <w:t xml:space="preserve">Keep headings in the main file</w:t>
            </w:r>
          </w:p>
          <w:p>
            <w:pPr>
              <w:pStyle w:val="Compact"/>
              <w:numPr>
                <w:ilvl w:val="0"/>
                <w:numId w:val="1159"/>
              </w:numPr>
            </w:pPr>
            <w:r>
              <w:t xml:space="preserve">Ensure blank lines before include statements</w:t>
            </w:r>
          </w:p>
          <w:p>
            <w:pPr>
              <w:pStyle w:val="Compact"/>
              <w:numPr>
                <w:ilvl w:val="0"/>
                <w:numId w:val="1159"/>
              </w:numPr>
            </w:pPr>
            <w:r>
              <w:t xml:space="preserve">Test that rendering still works correctly</w:t>
            </w:r>
          </w:p>
          <w:bookmarkEnd w:id="467"/>
          <w:bookmarkEnd w:id="468"/>
          <w:bookmarkEnd w:id="469"/>
          <w:bookmarkStart w:id="470" w:name="working-with-docx-files"/>
          <w:p>
            <w:pPr>
              <w:pStyle w:val="Heading2"/>
            </w:pPr>
            <w:r>
              <w:t xml:space="preserve">18.4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60"/>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60"/>
              </w:numPr>
            </w:pPr>
            <w:r>
              <w:rPr>
                <w:b/>
                <w:bCs/>
              </w:rPr>
              <w:t xml:space="preserve">Review comments</w:t>
            </w:r>
            <w:r>
              <w:t xml:space="preserve">: Look for and address any comments in the DOCX file that may provide context or instructions for edits</w:t>
            </w:r>
          </w:p>
          <w:p>
            <w:pPr>
              <w:pStyle w:val="Compact"/>
              <w:numPr>
                <w:ilvl w:val="0"/>
                <w:numId w:val="1160"/>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60"/>
              </w:numPr>
            </w:pPr>
            <w:r>
              <w:rPr>
                <w:b/>
                <w:bCs/>
              </w:rPr>
              <w:t xml:space="preserve">Preserve formatting</w:t>
            </w:r>
            <w:r>
              <w:t xml:space="preserve">: Ensure that formatting, citations, and cross-references are properly converted to Quarto/markdown syntax</w:t>
            </w:r>
          </w:p>
          <w:p>
            <w:pPr>
              <w:pStyle w:val="Compact"/>
              <w:numPr>
                <w:ilvl w:val="0"/>
                <w:numId w:val="1160"/>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70"/>
          <w:bookmarkStart w:id="471" w:name="additional-guidelines"/>
          <w:p>
            <w:pPr>
              <w:pStyle w:val="Heading2"/>
            </w:pPr>
            <w:r>
              <w:t xml:space="preserve">18.5 Additional Guidelines</w:t>
            </w:r>
          </w:p>
          <w:p>
            <w:pPr>
              <w:pStyle w:val="Compact"/>
              <w:numPr>
                <w:ilvl w:val="0"/>
                <w:numId w:val="1161"/>
              </w:numPr>
            </w:pPr>
            <w:r>
              <w:t xml:space="preserve">Maintain consistency with existing code style</w:t>
            </w:r>
          </w:p>
          <w:p>
            <w:pPr>
              <w:pStyle w:val="Compact"/>
              <w:numPr>
                <w:ilvl w:val="0"/>
                <w:numId w:val="1161"/>
              </w:numPr>
            </w:pPr>
            <w:r>
              <w:t xml:space="preserve">Preserve all existing content when refactoring</w:t>
            </w:r>
          </w:p>
          <w:p>
            <w:pPr>
              <w:pStyle w:val="Compact"/>
              <w:numPr>
                <w:ilvl w:val="0"/>
                <w:numId w:val="1161"/>
              </w:numPr>
            </w:pPr>
            <w:r>
              <w:t xml:space="preserve">Add blank lines before all lists</w:t>
            </w:r>
          </w:p>
          <w:p>
            <w:pPr>
              <w:pStyle w:val="Compact"/>
              <w:numPr>
                <w:ilvl w:val="0"/>
                <w:numId w:val="1161"/>
              </w:numPr>
            </w:pPr>
            <w:r>
              <w:t xml:space="preserve">Follow the lab’s R package development workflow (as described throughout this repo)</w:t>
            </w:r>
          </w:p>
          <w:p/>
        </w:tc>
      </w:tr>
    </w:tbl>
    <w:bookmarkEnd w:id="471"/>
    <w:bookmarkEnd w:id="472"/>
    <w:p>
      <w:r>
        <w:br w:type="page"/>
      </w:r>
    </w:p>
    <w:bookmarkEnd w:id="473"/>
    <w:bookmarkEnd w:id="474"/>
    <w:bookmarkEnd w:id="475"/>
    <w:bookmarkStart w:id="485" w:name="checklists"/>
    <w:p>
      <w:pPr>
        <w:pStyle w:val="Heading1"/>
      </w:pPr>
      <w:r>
        <w:t xml:space="preserve">19. Checklists</w:t>
      </w:r>
    </w:p>
    <w:p>
      <w:pPr>
        <w:pStyle w:val="FirstParagraph"/>
      </w:pPr>
      <w:r>
        <w:t xml:space="preserve">Adapted by UCD-SeRG team from</w:t>
      </w:r>
      <w:r>
        <w:t xml:space="preserve"> </w:t>
      </w:r>
      <w:hyperlink r:id="rId476">
        <w:r>
          <w:rPr>
            <w:rStyle w:val="Hyperlink"/>
          </w:rPr>
          <w:t xml:space="preserve">original by Jade Benjamin-Chung</w:t>
        </w:r>
      </w:hyperlink>
    </w:p>
    <w:bookmarkStart w:id="477" w:name="pre-analysis-plan-checklist"/>
    <w:p>
      <w:pPr>
        <w:pStyle w:val="Heading2"/>
      </w:pPr>
      <w:r>
        <w:t xml:space="preserve">19.1 Pre-analysis plan checklist</w:t>
      </w:r>
    </w:p>
    <w:p>
      <w:pPr>
        <w:pStyle w:val="Compact"/>
        <w:numPr>
          <w:ilvl w:val="0"/>
          <w:numId w:val="1162"/>
        </w:numPr>
      </w:pPr>
      <w:r>
        <w:t xml:space="preserve">Brief background on the study (a condensed version of the introduction section of the paper)</w:t>
      </w:r>
    </w:p>
    <w:p>
      <w:pPr>
        <w:pStyle w:val="Compact"/>
        <w:numPr>
          <w:ilvl w:val="0"/>
          <w:numId w:val="1162"/>
        </w:numPr>
      </w:pPr>
      <w:r>
        <w:t xml:space="preserve">Hypotheses / objectives</w:t>
      </w:r>
    </w:p>
    <w:p>
      <w:pPr>
        <w:pStyle w:val="Compact"/>
        <w:numPr>
          <w:ilvl w:val="0"/>
          <w:numId w:val="1162"/>
        </w:numPr>
      </w:pPr>
      <w:r>
        <w:t xml:space="preserve">Study design</w:t>
      </w:r>
    </w:p>
    <w:p>
      <w:pPr>
        <w:pStyle w:val="Compact"/>
        <w:numPr>
          <w:ilvl w:val="0"/>
          <w:numId w:val="1162"/>
        </w:numPr>
      </w:pPr>
      <w:r>
        <w:t xml:space="preserve">Description of data</w:t>
      </w:r>
    </w:p>
    <w:p>
      <w:pPr>
        <w:pStyle w:val="Compact"/>
        <w:numPr>
          <w:ilvl w:val="0"/>
          <w:numId w:val="1162"/>
        </w:numPr>
      </w:pPr>
      <w:r>
        <w:t xml:space="preserve">Definition of outcomes</w:t>
      </w:r>
    </w:p>
    <w:p>
      <w:pPr>
        <w:pStyle w:val="Compact"/>
        <w:numPr>
          <w:ilvl w:val="0"/>
          <w:numId w:val="1162"/>
        </w:numPr>
      </w:pPr>
      <w:r>
        <w:t xml:space="preserve">Definition of interventions / exposures</w:t>
      </w:r>
    </w:p>
    <w:p>
      <w:pPr>
        <w:pStyle w:val="Compact"/>
        <w:numPr>
          <w:ilvl w:val="0"/>
          <w:numId w:val="1162"/>
        </w:numPr>
      </w:pPr>
      <w:r>
        <w:t xml:space="preserve">Definition of covariates</w:t>
      </w:r>
    </w:p>
    <w:p>
      <w:pPr>
        <w:pStyle w:val="Compact"/>
        <w:numPr>
          <w:ilvl w:val="0"/>
          <w:numId w:val="1162"/>
        </w:numPr>
      </w:pPr>
      <w:r>
        <w:t xml:space="preserve">Statistical power calculation</w:t>
      </w:r>
    </w:p>
    <w:p>
      <w:pPr>
        <w:pStyle w:val="Compact"/>
        <w:numPr>
          <w:ilvl w:val="0"/>
          <w:numId w:val="1162"/>
        </w:numPr>
      </w:pPr>
      <w:r>
        <w:t xml:space="preserve">Statistical model description</w:t>
      </w:r>
    </w:p>
    <w:p>
      <w:pPr>
        <w:pStyle w:val="Compact"/>
        <w:numPr>
          <w:ilvl w:val="0"/>
          <w:numId w:val="1162"/>
        </w:numPr>
      </w:pPr>
      <w:r>
        <w:t xml:space="preserve">Covariate selection / screening</w:t>
      </w:r>
    </w:p>
    <w:p>
      <w:pPr>
        <w:pStyle w:val="Compact"/>
        <w:numPr>
          <w:ilvl w:val="0"/>
          <w:numId w:val="1162"/>
        </w:numPr>
      </w:pPr>
      <w:r>
        <w:t xml:space="preserve">Standard error estimation method</w:t>
      </w:r>
    </w:p>
    <w:p>
      <w:pPr>
        <w:pStyle w:val="Compact"/>
        <w:numPr>
          <w:ilvl w:val="0"/>
          <w:numId w:val="1162"/>
        </w:numPr>
      </w:pPr>
      <w:r>
        <w:t xml:space="preserve">Missing data analysis</w:t>
      </w:r>
    </w:p>
    <w:p>
      <w:pPr>
        <w:pStyle w:val="Compact"/>
        <w:numPr>
          <w:ilvl w:val="0"/>
          <w:numId w:val="1162"/>
        </w:numPr>
      </w:pPr>
      <w:r>
        <w:t xml:space="preserve">Assessment of effect modification / subgroup analyses</w:t>
      </w:r>
    </w:p>
    <w:p>
      <w:pPr>
        <w:pStyle w:val="Compact"/>
        <w:numPr>
          <w:ilvl w:val="0"/>
          <w:numId w:val="1162"/>
        </w:numPr>
      </w:pPr>
      <w:r>
        <w:t xml:space="preserve">Sensitivity analyses</w:t>
      </w:r>
    </w:p>
    <w:p>
      <w:pPr>
        <w:pStyle w:val="Compact"/>
        <w:numPr>
          <w:ilvl w:val="0"/>
          <w:numId w:val="1162"/>
        </w:numPr>
      </w:pPr>
      <w:r>
        <w:t xml:space="preserve">Negative control analyses</w:t>
      </w:r>
    </w:p>
    <w:bookmarkEnd w:id="477"/>
    <w:bookmarkStart w:id="479" w:name="code-checklist"/>
    <w:p>
      <w:pPr>
        <w:pStyle w:val="Heading2"/>
      </w:pPr>
      <w:r>
        <w:t xml:space="preserve">19.2 Code checklist</w:t>
      </w:r>
    </w:p>
    <w:p>
      <w:pPr>
        <w:pStyle w:val="Compact"/>
        <w:numPr>
          <w:ilvl w:val="0"/>
          <w:numId w:val="1163"/>
        </w:numPr>
      </w:pPr>
      <w:r>
        <w:t xml:space="preserve">Does the script run without errors?</w:t>
      </w:r>
    </w:p>
    <w:p>
      <w:pPr>
        <w:pStyle w:val="Compact"/>
        <w:numPr>
          <w:ilvl w:val="0"/>
          <w:numId w:val="1163"/>
        </w:numPr>
      </w:pPr>
      <w:r>
        <w:t xml:space="preserve">Is code self-contained within repo and/or associated Box folder?</w:t>
      </w:r>
    </w:p>
    <w:p>
      <w:pPr>
        <w:pStyle w:val="Compact"/>
        <w:numPr>
          <w:ilvl w:val="0"/>
          <w:numId w:val="1163"/>
        </w:numPr>
      </w:pPr>
      <w:r>
        <w:t xml:space="preserve">Is all commented out code / remarks removed?</w:t>
      </w:r>
    </w:p>
    <w:p>
      <w:pPr>
        <w:pStyle w:val="Compact"/>
        <w:numPr>
          <w:ilvl w:val="0"/>
          <w:numId w:val="1163"/>
        </w:numPr>
      </w:pPr>
      <w:r>
        <w:t xml:space="preserve">Does the header accurately describe the process completed in the script?</w:t>
      </w:r>
    </w:p>
    <w:p>
      <w:pPr>
        <w:pStyle w:val="Compact"/>
        <w:numPr>
          <w:ilvl w:val="0"/>
          <w:numId w:val="1163"/>
        </w:numPr>
      </w:pPr>
      <w:r>
        <w:t xml:space="preserve">Is the script pushed to its github repository?</w:t>
      </w:r>
    </w:p>
    <w:p>
      <w:pPr>
        <w:pStyle w:val="Compact"/>
        <w:numPr>
          <w:ilvl w:val="0"/>
          <w:numId w:val="1163"/>
        </w:numPr>
      </w:pPr>
      <w:r>
        <w:t xml:space="preserve">Does the code adhere to the</w:t>
      </w:r>
      <w:r>
        <w:t xml:space="preserve"> </w:t>
      </w:r>
      <w:hyperlink r:id="rId478">
        <w:r>
          <w:rPr>
            <w:rStyle w:val="Hyperlink"/>
          </w:rPr>
          <w:t xml:space="preserve">coding style guide</w:t>
        </w:r>
      </w:hyperlink>
      <w:r>
        <w:t xml:space="preserve">?</w:t>
      </w:r>
    </w:p>
    <w:p>
      <w:pPr>
        <w:pStyle w:val="Compact"/>
        <w:numPr>
          <w:ilvl w:val="0"/>
          <w:numId w:val="1163"/>
        </w:numPr>
      </w:pPr>
      <w:r>
        <w:t xml:space="preserve">Are all warnings ignorable? Should any warnings be intentionally suppressed or addressed?</w:t>
      </w:r>
    </w:p>
    <w:bookmarkEnd w:id="479"/>
    <w:bookmarkStart w:id="481"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64"/>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64"/>
        </w:numPr>
      </w:pPr>
      <w:r>
        <w:t xml:space="preserve">Are the study results within the manuscript replicable (i.e., if you rerun the code in the study’s repository, the tables and figures will be exactly replicated?)</w:t>
      </w:r>
    </w:p>
    <w:p>
      <w:pPr>
        <w:pStyle w:val="Compact"/>
        <w:numPr>
          <w:ilvl w:val="0"/>
          <w:numId w:val="1164"/>
        </w:numPr>
      </w:pPr>
      <w:r>
        <w:t xml:space="preserve">Is a target journal selected?</w:t>
      </w:r>
    </w:p>
    <w:p>
      <w:pPr>
        <w:pStyle w:val="Compact"/>
        <w:numPr>
          <w:ilvl w:val="0"/>
          <w:numId w:val="1164"/>
        </w:numPr>
      </w:pPr>
      <w:r>
        <w:t xml:space="preserve">Is the title declarative, in other words, does it state the object/findings rather than suggest them?</w:t>
      </w:r>
    </w:p>
    <w:p>
      <w:pPr>
        <w:pStyle w:val="Compact"/>
        <w:numPr>
          <w:ilvl w:val="0"/>
          <w:numId w:val="1164"/>
        </w:numPr>
      </w:pPr>
      <w:r>
        <w:t xml:space="preserve">Is the word count of the manuscript close to the target journal’s allowance?</w:t>
      </w:r>
    </w:p>
    <w:p>
      <w:pPr>
        <w:pStyle w:val="Compact"/>
        <w:numPr>
          <w:ilvl w:val="0"/>
          <w:numId w:val="1164"/>
        </w:numPr>
      </w:pPr>
      <w:r>
        <w:t xml:space="preserve">Does the manuscript adhere to the formatting guide of the target journal?</w:t>
      </w:r>
    </w:p>
    <w:p>
      <w:pPr>
        <w:pStyle w:val="Compact"/>
        <w:numPr>
          <w:ilvl w:val="0"/>
          <w:numId w:val="1164"/>
        </w:numPr>
      </w:pPr>
      <w:r>
        <w:t xml:space="preserve">Does the manuscript use a consistent voice (passive or active – usually active is preferred … pun intended)?</w:t>
      </w:r>
    </w:p>
    <w:p>
      <w:pPr>
        <w:pStyle w:val="Compact"/>
        <w:numPr>
          <w:ilvl w:val="0"/>
          <w:numId w:val="1164"/>
        </w:numPr>
      </w:pPr>
      <w:r>
        <w:t xml:space="preserve">Is each figure and table (including supplementary material) referenced in the main text?</w:t>
      </w:r>
    </w:p>
    <w:p>
      <w:pPr>
        <w:pStyle w:val="Compact"/>
        <w:numPr>
          <w:ilvl w:val="0"/>
          <w:numId w:val="1164"/>
        </w:numPr>
      </w:pPr>
      <w:r>
        <w:t xml:space="preserve">Is there a caption for each figure and table (including supplementary material)?</w:t>
      </w:r>
    </w:p>
    <w:p>
      <w:pPr>
        <w:pStyle w:val="Compact"/>
        <w:numPr>
          <w:ilvl w:val="0"/>
          <w:numId w:val="1164"/>
        </w:numPr>
      </w:pPr>
      <w:r>
        <w:t xml:space="preserve">Are tables/figures and supplementary material numbered in accordance with their appearance in the main text?</w:t>
      </w:r>
    </w:p>
    <w:p>
      <w:pPr>
        <w:pStyle w:val="Compact"/>
        <w:numPr>
          <w:ilvl w:val="0"/>
          <w:numId w:val="1164"/>
        </w:numPr>
      </w:pPr>
      <w:r>
        <w:t xml:space="preserve">Does the text use past tense if it is reporting research findings or future tense if it is a study protocol?</w:t>
      </w:r>
    </w:p>
    <w:p>
      <w:pPr>
        <w:pStyle w:val="Compact"/>
        <w:numPr>
          <w:ilvl w:val="0"/>
          <w:numId w:val="116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64"/>
        </w:numPr>
      </w:pPr>
      <w:r>
        <w:t xml:space="preserve">Does the text use minimal abbreviations, and are all abbreviations defined at first use?</w:t>
      </w:r>
    </w:p>
    <w:p>
      <w:pPr>
        <w:pStyle w:val="Compact"/>
        <w:numPr>
          <w:ilvl w:val="0"/>
          <w:numId w:val="116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6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6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80">
        <w:r>
          <w:rPr>
            <w:rStyle w:val="Hyperlink"/>
          </w:rPr>
          <w:t xml:space="preserve">here</w:t>
        </w:r>
      </w:hyperlink>
      <w:r>
        <w:t xml:space="preserve">)</w:t>
      </w:r>
    </w:p>
    <w:p>
      <w:pPr>
        <w:pStyle w:val="Compact"/>
        <w:numPr>
          <w:ilvl w:val="0"/>
          <w:numId w:val="1164"/>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81"/>
    <w:bookmarkStart w:id="484" w:name="figure-checklist"/>
    <w:p>
      <w:pPr>
        <w:pStyle w:val="Heading2"/>
      </w:pPr>
      <w:r>
        <w:t xml:space="preserve">19.4 Figure checklist</w:t>
      </w:r>
    </w:p>
    <w:p>
      <w:pPr>
        <w:pStyle w:val="Compact"/>
        <w:numPr>
          <w:ilvl w:val="0"/>
          <w:numId w:val="1165"/>
        </w:numPr>
      </w:pPr>
      <w:r>
        <w:t xml:space="preserve">Are the x-axis and y-axis labeled?</w:t>
      </w:r>
    </w:p>
    <w:p>
      <w:pPr>
        <w:pStyle w:val="Compact"/>
        <w:numPr>
          <w:ilvl w:val="0"/>
          <w:numId w:val="1165"/>
        </w:numPr>
      </w:pPr>
      <w:r>
        <w:t xml:space="preserve">If the figure includes panels, is each panel labeled?</w:t>
      </w:r>
    </w:p>
    <w:p>
      <w:pPr>
        <w:pStyle w:val="Compact"/>
        <w:numPr>
          <w:ilvl w:val="0"/>
          <w:numId w:val="1165"/>
        </w:numPr>
      </w:pPr>
      <w:r>
        <w:t xml:space="preserve">Are there sufficient numerical / text labels and breaks on the x-axis and y-axis?</w:t>
      </w:r>
    </w:p>
    <w:p>
      <w:pPr>
        <w:pStyle w:val="Compact"/>
        <w:numPr>
          <w:ilvl w:val="0"/>
          <w:numId w:val="1165"/>
        </w:numPr>
      </w:pPr>
      <w:r>
        <w:t xml:space="preserve">Is the font size appropriate (i.e., large enough to read, not so large that it distracts from the data presented in the figure?)</w:t>
      </w:r>
    </w:p>
    <w:p>
      <w:pPr>
        <w:pStyle w:val="Compact"/>
        <w:numPr>
          <w:ilvl w:val="0"/>
          <w:numId w:val="1165"/>
        </w:numPr>
      </w:pPr>
      <w:r>
        <w:t xml:space="preserve">Are the colors used colorblind friendly? See a colorblind-friendly palette</w:t>
      </w:r>
      <w:r>
        <w:t xml:space="preserve"> </w:t>
      </w:r>
      <w:hyperlink r:id="rId482">
        <w:r>
          <w:rPr>
            <w:rStyle w:val="Hyperlink"/>
          </w:rPr>
          <w:t xml:space="preserve">here</w:t>
        </w:r>
      </w:hyperlink>
      <w:r>
        <w:t xml:space="preserve">, a neat palette generator with colorblind options</w:t>
      </w:r>
      <w:r>
        <w:t xml:space="preserve"> </w:t>
      </w:r>
      <w:hyperlink r:id="rId483">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65"/>
        </w:numPr>
      </w:pPr>
      <w:r>
        <w:t xml:space="preserve">Are colors/shapes/line types defined in a legend?</w:t>
      </w:r>
    </w:p>
    <w:p>
      <w:pPr>
        <w:pStyle w:val="Compact"/>
        <w:numPr>
          <w:ilvl w:val="0"/>
          <w:numId w:val="1165"/>
        </w:numPr>
      </w:pPr>
      <w:r>
        <w:t xml:space="preserve">Are the legends and other labels easy to understand with minimal abbreviations?</w:t>
      </w:r>
    </w:p>
    <w:p>
      <w:pPr>
        <w:pStyle w:val="Compact"/>
        <w:numPr>
          <w:ilvl w:val="0"/>
          <w:numId w:val="1165"/>
        </w:numPr>
      </w:pPr>
      <w:r>
        <w:t xml:space="preserve">If there is overplotting, is transparency used to show overlapping data?</w:t>
      </w:r>
    </w:p>
    <w:p>
      <w:pPr>
        <w:pStyle w:val="Compact"/>
        <w:numPr>
          <w:ilvl w:val="0"/>
          <w:numId w:val="1165"/>
        </w:numPr>
      </w:pPr>
      <w:r>
        <w:t xml:space="preserve">Are 95% confidence intervals or other measures of precision shown, if applicable?</w:t>
      </w:r>
    </w:p>
    <w:p>
      <w:r>
        <w:br w:type="page"/>
      </w:r>
    </w:p>
    <w:bookmarkEnd w:id="484"/>
    <w:bookmarkEnd w:id="485"/>
    <w:bookmarkStart w:id="516" w:name="resources-2"/>
    <w:p>
      <w:pPr>
        <w:pStyle w:val="Heading1"/>
      </w:pPr>
      <w:r>
        <w:t xml:space="preserve">20. Resources</w:t>
      </w:r>
    </w:p>
    <w:p>
      <w:pPr>
        <w:pStyle w:val="FirstParagraph"/>
      </w:pPr>
      <w:r>
        <w:t xml:space="preserve">Adapted by UCD-SeRG team from</w:t>
      </w:r>
      <w:r>
        <w:t xml:space="preserve"> </w:t>
      </w:r>
      <w:hyperlink r:id="rId486">
        <w:r>
          <w:rPr>
            <w:rStyle w:val="Hyperlink"/>
          </w:rPr>
          <w:t xml:space="preserve">original by Jade Benjamin-Chung and Kunal Mishra</w:t>
        </w:r>
      </w:hyperlink>
    </w:p>
    <w:bookmarkStart w:id="497" w:name="resources-for-r"/>
    <w:p>
      <w:pPr>
        <w:pStyle w:val="Heading2"/>
      </w:pPr>
      <w:r>
        <w:t xml:space="preserve">20.1 Resources for R</w:t>
      </w:r>
    </w:p>
    <w:bookmarkStart w:id="488" w:name="books-and-comprehensive-guides"/>
    <w:p>
      <w:pPr>
        <w:pStyle w:val="Heading3"/>
      </w:pPr>
      <w:r>
        <w:t xml:space="preserve">20.1.1 Books and Comprehensive Guides</w:t>
      </w:r>
    </w:p>
    <w:p>
      <w:pPr>
        <w:pStyle w:val="Compact"/>
        <w:numPr>
          <w:ilvl w:val="0"/>
          <w:numId w:val="1166"/>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66"/>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66"/>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6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66"/>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66"/>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66"/>
        </w:numPr>
      </w:pPr>
      <w:hyperlink r:id="rId487">
        <w:r>
          <w:rPr>
            <w:rStyle w:val="Hyperlink"/>
          </w:rPr>
          <w:t xml:space="preserve">Jade’s R-for-epi course</w:t>
        </w:r>
      </w:hyperlink>
    </w:p>
    <w:bookmarkEnd w:id="488"/>
    <w:bookmarkStart w:id="493" w:name="cheat-sheets"/>
    <w:p>
      <w:pPr>
        <w:pStyle w:val="Heading3"/>
      </w:pPr>
      <w:r>
        <w:t xml:space="preserve">20.1.2 Cheat Sheets</w:t>
      </w:r>
    </w:p>
    <w:p>
      <w:pPr>
        <w:pStyle w:val="Compact"/>
        <w:numPr>
          <w:ilvl w:val="0"/>
          <w:numId w:val="1167"/>
        </w:numPr>
      </w:pPr>
      <w:hyperlink r:id="rId489">
        <w:r>
          <w:rPr>
            <w:rStyle w:val="Hyperlink"/>
          </w:rPr>
          <w:t xml:space="preserve">dplyr and tidyr cheat sheet</w:t>
        </w:r>
      </w:hyperlink>
    </w:p>
    <w:p>
      <w:pPr>
        <w:pStyle w:val="Compact"/>
        <w:numPr>
          <w:ilvl w:val="0"/>
          <w:numId w:val="1167"/>
        </w:numPr>
      </w:pPr>
      <w:hyperlink r:id="rId490">
        <w:r>
          <w:rPr>
            <w:rStyle w:val="Hyperlink"/>
          </w:rPr>
          <w:t xml:space="preserve">ggplot cheat sheet</w:t>
        </w:r>
      </w:hyperlink>
    </w:p>
    <w:p>
      <w:pPr>
        <w:pStyle w:val="Compact"/>
        <w:numPr>
          <w:ilvl w:val="0"/>
          <w:numId w:val="1167"/>
        </w:numPr>
      </w:pPr>
      <w:hyperlink r:id="rId491">
        <w:r>
          <w:rPr>
            <w:rStyle w:val="Hyperlink"/>
          </w:rPr>
          <w:t xml:space="preserve">data table cheat sheet</w:t>
        </w:r>
      </w:hyperlink>
    </w:p>
    <w:p>
      <w:pPr>
        <w:pStyle w:val="Compact"/>
        <w:numPr>
          <w:ilvl w:val="0"/>
          <w:numId w:val="1167"/>
        </w:numPr>
      </w:pPr>
      <w:hyperlink r:id="rId492">
        <w:r>
          <w:rPr>
            <w:rStyle w:val="Hyperlink"/>
          </w:rPr>
          <w:t xml:space="preserve">RMarkdown cheat sheet</w:t>
        </w:r>
      </w:hyperlink>
    </w:p>
    <w:bookmarkEnd w:id="493"/>
    <w:bookmarkStart w:id="495" w:name="style-and-best-practices"/>
    <w:p>
      <w:pPr>
        <w:pStyle w:val="Heading3"/>
      </w:pPr>
      <w:r>
        <w:t xml:space="preserve">20.1.3 Style and Best Practices</w:t>
      </w:r>
    </w:p>
    <w:p>
      <w:pPr>
        <w:pStyle w:val="Compact"/>
        <w:numPr>
          <w:ilvl w:val="0"/>
          <w:numId w:val="1168"/>
        </w:numPr>
      </w:pPr>
      <w:hyperlink r:id="rId494">
        <w:r>
          <w:rPr>
            <w:rStyle w:val="Hyperlink"/>
          </w:rPr>
          <w:t xml:space="preserve">Hadley Wickham’s R Style Guide</w:t>
        </w:r>
      </w:hyperlink>
    </w:p>
    <w:bookmarkEnd w:id="495"/>
    <w:bookmarkStart w:id="496" w:name="tidy-evaluation-resources"/>
    <w:p>
      <w:pPr>
        <w:pStyle w:val="Heading3"/>
      </w:pPr>
      <w:r>
        <w:t xml:space="preserve">20.1.4 Tidy Evaluation Resources</w:t>
      </w:r>
    </w:p>
    <w:p>
      <w:pPr>
        <w:pStyle w:val="Compact"/>
        <w:numPr>
          <w:ilvl w:val="0"/>
          <w:numId w:val="1169"/>
        </w:numPr>
      </w:pPr>
      <w:hyperlink r:id="rId147">
        <w:r>
          <w:rPr>
            <w:rStyle w:val="Hyperlink"/>
          </w:rPr>
          <w:t xml:space="preserve">Tidy Eval in 5 Minutes</w:t>
        </w:r>
      </w:hyperlink>
      <w:r>
        <w:t xml:space="preserve"> </w:t>
      </w:r>
      <w:r>
        <w:t xml:space="preserve">(video)</w:t>
      </w:r>
    </w:p>
    <w:p>
      <w:pPr>
        <w:pStyle w:val="Compact"/>
        <w:numPr>
          <w:ilvl w:val="0"/>
          <w:numId w:val="1169"/>
        </w:numPr>
      </w:pPr>
      <w:hyperlink r:id="rId148">
        <w:r>
          <w:rPr>
            <w:rStyle w:val="Hyperlink"/>
          </w:rPr>
          <w:t xml:space="preserve">Tidy Evaluation</w:t>
        </w:r>
      </w:hyperlink>
      <w:r>
        <w:t xml:space="preserve"> </w:t>
      </w:r>
      <w:r>
        <w:t xml:space="preserve">(e-book)</w:t>
      </w:r>
    </w:p>
    <w:p>
      <w:pPr>
        <w:pStyle w:val="Compact"/>
        <w:numPr>
          <w:ilvl w:val="0"/>
          <w:numId w:val="1169"/>
        </w:numPr>
      </w:pPr>
      <w:hyperlink r:id="rId150">
        <w:r>
          <w:rPr>
            <w:rStyle w:val="Hyperlink"/>
          </w:rPr>
          <w:t xml:space="preserve">Data Frame Columns as Arguments to Dplyr Functions</w:t>
        </w:r>
      </w:hyperlink>
      <w:r>
        <w:t xml:space="preserve"> </w:t>
      </w:r>
      <w:r>
        <w:t xml:space="preserve">(blog)</w:t>
      </w:r>
    </w:p>
    <w:p>
      <w:pPr>
        <w:pStyle w:val="Compact"/>
        <w:numPr>
          <w:ilvl w:val="0"/>
          <w:numId w:val="1169"/>
        </w:numPr>
      </w:pPr>
      <w:hyperlink r:id="rId151">
        <w:r>
          <w:rPr>
            <w:rStyle w:val="Hyperlink"/>
          </w:rPr>
          <w:t xml:space="preserve">Standard Evaluation for *_join</w:t>
        </w:r>
      </w:hyperlink>
      <w:r>
        <w:t xml:space="preserve"> </w:t>
      </w:r>
      <w:r>
        <w:t xml:space="preserve">(stackoverflow)</w:t>
      </w:r>
    </w:p>
    <w:p>
      <w:pPr>
        <w:pStyle w:val="Compact"/>
        <w:numPr>
          <w:ilvl w:val="0"/>
          <w:numId w:val="1169"/>
        </w:numPr>
      </w:pPr>
      <w:hyperlink r:id="rId148">
        <w:r>
          <w:rPr>
            <w:rStyle w:val="Hyperlink"/>
          </w:rPr>
          <w:t xml:space="preserve">Programming with dplyr</w:t>
        </w:r>
      </w:hyperlink>
      <w:r>
        <w:t xml:space="preserve"> </w:t>
      </w:r>
      <w:r>
        <w:t xml:space="preserve">(package vignette)</w:t>
      </w:r>
    </w:p>
    <w:bookmarkEnd w:id="496"/>
    <w:bookmarkEnd w:id="497"/>
    <w:bookmarkStart w:id="499" w:name="resources-for-git-github"/>
    <w:p>
      <w:pPr>
        <w:pStyle w:val="Heading2"/>
      </w:pPr>
      <w:r>
        <w:t xml:space="preserve">20.2 Resources for Git &amp; Github</w:t>
      </w:r>
    </w:p>
    <w:p>
      <w:pPr>
        <w:pStyle w:val="Compact"/>
        <w:numPr>
          <w:ilvl w:val="0"/>
          <w:numId w:val="11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70"/>
        </w:numPr>
      </w:pPr>
      <w:hyperlink r:id="rId498">
        <w:r>
          <w:rPr>
            <w:rStyle w:val="Hyperlink"/>
          </w:rPr>
          <w:t xml:space="preserve">GitHub Skills: Introduction to GitHub</w:t>
        </w:r>
      </w:hyperlink>
    </w:p>
    <w:bookmarkEnd w:id="499"/>
    <w:bookmarkStart w:id="500" w:name="scientific-figures"/>
    <w:p>
      <w:pPr>
        <w:pStyle w:val="Heading2"/>
      </w:pPr>
      <w:r>
        <w:t xml:space="preserve">20.3 Scientific figures</w:t>
      </w:r>
    </w:p>
    <w:p>
      <w:pPr>
        <w:pStyle w:val="Compact"/>
        <w:numPr>
          <w:ilvl w:val="0"/>
          <w:numId w:val="1171"/>
        </w:numPr>
      </w:pPr>
      <w:r>
        <w:t xml:space="preserve">Ten Simple Rules for Better Figures</w:t>
      </w:r>
      <w:r>
        <w:t xml:space="preserve"> </w:t>
      </w:r>
      <w:r>
        <w:t xml:space="preserve">(Rougier, Droettboom, and Bourne 2014)</w:t>
      </w:r>
    </w:p>
    <w:bookmarkEnd w:id="500"/>
    <w:bookmarkStart w:id="503" w:name="writing"/>
    <w:p>
      <w:pPr>
        <w:pStyle w:val="Heading2"/>
      </w:pPr>
      <w:r>
        <w:t xml:space="preserve">20.4 Writing</w:t>
      </w:r>
    </w:p>
    <w:p>
      <w:pPr>
        <w:pStyle w:val="Compact"/>
        <w:numPr>
          <w:ilvl w:val="0"/>
          <w:numId w:val="1172"/>
        </w:numPr>
      </w:pPr>
      <w:r>
        <w:t xml:space="preserve">Unpacking the Scientific Toolbox</w:t>
      </w:r>
      <w:r>
        <w:t xml:space="preserve"> </w:t>
      </w:r>
      <w:r>
        <w:t xml:space="preserve">(Silbiger and Stubler 2019)</w:t>
      </w:r>
    </w:p>
    <w:p>
      <w:pPr>
        <w:pStyle w:val="Compact"/>
        <w:numPr>
          <w:ilvl w:val="0"/>
          <w:numId w:val="1172"/>
        </w:numPr>
      </w:pPr>
      <w:r>
        <w:t xml:space="preserve">ICMJE Definition of authorship</w:t>
      </w:r>
      <w:r>
        <w:t xml:space="preserve"> </w:t>
      </w:r>
      <w:r>
        <w:t xml:space="preserve">(International Committee of Medical Journal Editors, n.d.)</w:t>
      </w:r>
    </w:p>
    <w:p>
      <w:pPr>
        <w:pStyle w:val="Compact"/>
        <w:numPr>
          <w:ilvl w:val="0"/>
          <w:numId w:val="1172"/>
        </w:numPr>
      </w:pPr>
      <w:r>
        <w:t xml:space="preserve">Computational science: …why scientific programming does not compute</w:t>
      </w:r>
      <w:r>
        <w:t xml:space="preserve"> </w:t>
      </w:r>
      <w:r>
        <w:t xml:space="preserve">(Merali and Giles 2010)</w:t>
      </w:r>
    </w:p>
    <w:p>
      <w:pPr>
        <w:pStyle w:val="Compact"/>
        <w:numPr>
          <w:ilvl w:val="0"/>
          <w:numId w:val="1172"/>
        </w:numPr>
      </w:pPr>
      <w:hyperlink r:id="rId501">
        <w:r>
          <w:rPr>
            <w:rStyle w:val="Hyperlink"/>
          </w:rPr>
          <w:t xml:space="preserve">The Pathway to Publishing: A Guide to Quantitative Writing in the Health Sciences</w:t>
        </w:r>
      </w:hyperlink>
    </w:p>
    <w:p>
      <w:pPr>
        <w:pStyle w:val="Compact"/>
        <w:numPr>
          <w:ilvl w:val="0"/>
          <w:numId w:val="1172"/>
        </w:numPr>
      </w:pPr>
      <w:hyperlink r:id="rId502">
        <w:r>
          <w:rPr>
            <w:rStyle w:val="Hyperlink"/>
          </w:rPr>
          <w:t xml:space="preserve">Secret, actionable writing tips</w:t>
        </w:r>
      </w:hyperlink>
    </w:p>
    <w:bookmarkEnd w:id="503"/>
    <w:bookmarkStart w:id="507" w:name="presentations"/>
    <w:p>
      <w:pPr>
        <w:pStyle w:val="Heading2"/>
      </w:pPr>
      <w:r>
        <w:t xml:space="preserve">20.5 Presentations</w:t>
      </w:r>
    </w:p>
    <w:p>
      <w:pPr>
        <w:pStyle w:val="Compact"/>
        <w:numPr>
          <w:ilvl w:val="0"/>
          <w:numId w:val="1173"/>
        </w:numPr>
      </w:pPr>
      <w:r>
        <w:t xml:space="preserve">How to tell a compelling story in scientific presentations</w:t>
      </w:r>
      <w:r>
        <w:t xml:space="preserve"> </w:t>
      </w:r>
      <w:r>
        <w:t xml:space="preserve">(Van Noorden 2021)</w:t>
      </w:r>
    </w:p>
    <w:p>
      <w:pPr>
        <w:pStyle w:val="Compact"/>
        <w:numPr>
          <w:ilvl w:val="0"/>
          <w:numId w:val="1173"/>
        </w:numPr>
      </w:pPr>
      <w:hyperlink r:id="rId504">
        <w:r>
          <w:rPr>
            <w:rStyle w:val="Hyperlink"/>
          </w:rPr>
          <w:t xml:space="preserve">How to give a killer narratively-driven scientific talk</w:t>
        </w:r>
      </w:hyperlink>
    </w:p>
    <w:p>
      <w:pPr>
        <w:pStyle w:val="Compact"/>
        <w:numPr>
          <w:ilvl w:val="0"/>
          <w:numId w:val="1173"/>
        </w:numPr>
      </w:pPr>
      <w:hyperlink r:id="rId505">
        <w:r>
          <w:rPr>
            <w:rStyle w:val="Hyperlink"/>
          </w:rPr>
          <w:t xml:space="preserve">How to make a better poster</w:t>
        </w:r>
      </w:hyperlink>
    </w:p>
    <w:p>
      <w:pPr>
        <w:pStyle w:val="Compact"/>
        <w:numPr>
          <w:ilvl w:val="0"/>
          <w:numId w:val="1173"/>
        </w:numPr>
      </w:pPr>
      <w:hyperlink r:id="rId506">
        <w:r>
          <w:rPr>
            <w:rStyle w:val="Hyperlink"/>
          </w:rPr>
          <w:t xml:space="preserve">How to make an even better poster</w:t>
        </w:r>
      </w:hyperlink>
    </w:p>
    <w:bookmarkEnd w:id="507"/>
    <w:bookmarkStart w:id="509" w:name="professional-advice"/>
    <w:p>
      <w:pPr>
        <w:pStyle w:val="Heading2"/>
      </w:pPr>
      <w:r>
        <w:t xml:space="preserve">20.6 Professional advice</w:t>
      </w:r>
    </w:p>
    <w:p>
      <w:pPr>
        <w:pStyle w:val="Compact"/>
        <w:numPr>
          <w:ilvl w:val="0"/>
          <w:numId w:val="1174"/>
        </w:numPr>
      </w:pPr>
      <w:hyperlink r:id="rId508">
        <w:r>
          <w:rPr>
            <w:rStyle w:val="Hyperlink"/>
          </w:rPr>
          <w:t xml:space="preserve">Professional advice, especially for your first job</w:t>
        </w:r>
      </w:hyperlink>
    </w:p>
    <w:bookmarkEnd w:id="509"/>
    <w:bookmarkStart w:id="512" w:name="funding"/>
    <w:p>
      <w:pPr>
        <w:pStyle w:val="Heading2"/>
      </w:pPr>
      <w:r>
        <w:t xml:space="preserve">20.7 Funding</w:t>
      </w:r>
    </w:p>
    <w:p>
      <w:pPr>
        <w:pStyle w:val="Compact"/>
        <w:numPr>
          <w:ilvl w:val="0"/>
          <w:numId w:val="1175"/>
        </w:numPr>
      </w:pPr>
      <w:hyperlink r:id="rId510">
        <w:r>
          <w:rPr>
            <w:rStyle w:val="Hyperlink"/>
          </w:rPr>
          <w:t xml:space="preserve">Building Your Funding Train</w:t>
        </w:r>
      </w:hyperlink>
    </w:p>
    <w:p>
      <w:pPr>
        <w:pStyle w:val="Compact"/>
        <w:numPr>
          <w:ilvl w:val="0"/>
          <w:numId w:val="1175"/>
        </w:numPr>
      </w:pPr>
      <w:hyperlink r:id="rId511">
        <w:r>
          <w:rPr>
            <w:rStyle w:val="Hyperlink"/>
          </w:rPr>
          <w:t xml:space="preserve">NIH Grant Writing Resources</w:t>
        </w:r>
      </w:hyperlink>
    </w:p>
    <w:bookmarkEnd w:id="512"/>
    <w:bookmarkStart w:id="515" w:name="ethics-and-global-health-research"/>
    <w:p>
      <w:pPr>
        <w:pStyle w:val="Heading2"/>
      </w:pPr>
      <w:r>
        <w:t xml:space="preserve">20.8 Ethics and global health research</w:t>
      </w:r>
    </w:p>
    <w:p>
      <w:pPr>
        <w:pStyle w:val="Compact"/>
        <w:numPr>
          <w:ilvl w:val="0"/>
          <w:numId w:val="1176"/>
        </w:numPr>
      </w:pPr>
      <w:hyperlink r:id="rId513">
        <w:r>
          <w:rPr>
            <w:rStyle w:val="Hyperlink"/>
          </w:rPr>
          <w:t xml:space="preserve">Global Code of Conduct For Research in Resource-Poor Settings</w:t>
        </w:r>
      </w:hyperlink>
    </w:p>
    <w:p>
      <w:pPr>
        <w:pStyle w:val="Compact"/>
        <w:numPr>
          <w:ilvl w:val="0"/>
          <w:numId w:val="1176"/>
        </w:numPr>
      </w:pPr>
      <w:r>
        <w:t xml:space="preserve">Addressing power asymmetries in global health</w:t>
      </w:r>
      <w:r>
        <w:t xml:space="preserve"> </w:t>
      </w:r>
      <w:r>
        <w:t xml:space="preserve">(Abimbola et al. 2022)</w:t>
      </w:r>
    </w:p>
    <w:p>
      <w:pPr>
        <w:pStyle w:val="Compact"/>
        <w:numPr>
          <w:ilvl w:val="0"/>
          <w:numId w:val="1176"/>
        </w:numPr>
      </w:pPr>
      <w:hyperlink r:id="rId514">
        <w:r>
          <w:rPr>
            <w:rStyle w:val="Hyperlink"/>
          </w:rPr>
          <w:t xml:space="preserve">Transforming Global Health Partnerships</w:t>
        </w:r>
      </w:hyperlink>
    </w:p>
    <w:p>
      <w:r>
        <w:br w:type="page"/>
      </w:r>
    </w:p>
    <w:bookmarkEnd w:id="515"/>
    <w:bookmarkEnd w:id="516"/>
    <w:bookmarkStart w:id="534" w:name="professional-development"/>
    <w:p>
      <w:pPr>
        <w:pStyle w:val="Heading1"/>
      </w:pPr>
      <w:r>
        <w:t xml:space="preserve">21. Professional Development</w:t>
      </w:r>
    </w:p>
    <w:p>
      <w:pPr>
        <w:pStyle w:val="FirstParagraph"/>
      </w:pPr>
      <w:r>
        <w:t xml:space="preserve">Adapted by UCD-SeRG team from</w:t>
      </w:r>
      <w:r>
        <w:t xml:space="preserve"> </w:t>
      </w:r>
      <w:hyperlink r:id="rId517">
        <w:r>
          <w:rPr>
            <w:rStyle w:val="Hyperlink"/>
          </w:rPr>
          <w:t xml:space="preserve">original by Jade Benjamin-Chung</w:t>
        </w:r>
      </w:hyperlink>
    </w:p>
    <w:bookmarkStart w:id="518"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177"/>
        </w:numPr>
      </w:pPr>
      <w:r>
        <w:t xml:space="preserve">Regular, open communication between mentees and mentors</w:t>
      </w:r>
    </w:p>
    <w:p>
      <w:pPr>
        <w:pStyle w:val="Compact"/>
        <w:numPr>
          <w:ilvl w:val="0"/>
          <w:numId w:val="1177"/>
        </w:numPr>
      </w:pPr>
      <w:r>
        <w:t xml:space="preserve">Mutual respect and trust</w:t>
      </w:r>
    </w:p>
    <w:p>
      <w:pPr>
        <w:pStyle w:val="Compact"/>
        <w:numPr>
          <w:ilvl w:val="0"/>
          <w:numId w:val="1177"/>
        </w:numPr>
      </w:pPr>
      <w:r>
        <w:t xml:space="preserve">Clear expectations and goals</w:t>
      </w:r>
    </w:p>
    <w:p>
      <w:pPr>
        <w:pStyle w:val="Compact"/>
        <w:numPr>
          <w:ilvl w:val="0"/>
          <w:numId w:val="1177"/>
        </w:numPr>
      </w:pPr>
      <w:r>
        <w:t xml:space="preserve">Constructive feedback</w:t>
      </w:r>
    </w:p>
    <w:p>
      <w:pPr>
        <w:pStyle w:val="Compact"/>
        <w:numPr>
          <w:ilvl w:val="0"/>
          <w:numId w:val="1177"/>
        </w:numPr>
      </w:pPr>
      <w:r>
        <w:t xml:space="preserve">Support for both research and career development</w:t>
      </w:r>
    </w:p>
    <w:bookmarkEnd w:id="518"/>
    <w:bookmarkStart w:id="521"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178"/>
        </w:numPr>
      </w:pPr>
      <w:r>
        <w:t xml:space="preserve">Short-term and long-term career goals</w:t>
      </w:r>
    </w:p>
    <w:p>
      <w:pPr>
        <w:pStyle w:val="Compact"/>
        <w:numPr>
          <w:ilvl w:val="0"/>
          <w:numId w:val="1178"/>
        </w:numPr>
      </w:pPr>
      <w:r>
        <w:t xml:space="preserve">Skills to develop</w:t>
      </w:r>
    </w:p>
    <w:p>
      <w:pPr>
        <w:pStyle w:val="Compact"/>
        <w:numPr>
          <w:ilvl w:val="0"/>
          <w:numId w:val="1178"/>
        </w:numPr>
      </w:pPr>
      <w:r>
        <w:t xml:space="preserve">Training needs and opportunities</w:t>
      </w:r>
    </w:p>
    <w:p>
      <w:pPr>
        <w:pStyle w:val="Compact"/>
        <w:numPr>
          <w:ilvl w:val="0"/>
          <w:numId w:val="1178"/>
        </w:numPr>
      </w:pPr>
      <w:r>
        <w:t xml:space="preserve">Timeline and milestones</w:t>
      </w:r>
    </w:p>
    <w:p>
      <w:pPr>
        <w:pStyle w:val="Compact"/>
        <w:numPr>
          <w:ilvl w:val="0"/>
          <w:numId w:val="1178"/>
        </w:numPr>
      </w:pPr>
      <w:r>
        <w:t xml:space="preserve">Progress toward goals</w:t>
      </w:r>
    </w:p>
    <w:p>
      <w:pPr>
        <w:pStyle w:val="FirstParagraph"/>
      </w:pPr>
      <w:r>
        <w:t xml:space="preserve">Update your IDP at least annually and discuss it with your PI. Useful resources:</w:t>
      </w:r>
    </w:p>
    <w:p>
      <w:pPr>
        <w:pStyle w:val="Compact"/>
        <w:numPr>
          <w:ilvl w:val="0"/>
          <w:numId w:val="1179"/>
        </w:numPr>
      </w:pPr>
      <w:hyperlink r:id="rId519">
        <w:r>
          <w:rPr>
            <w:rStyle w:val="Hyperlink"/>
          </w:rPr>
          <w:t xml:space="preserve">myIDP - Individual Development Plan tool</w:t>
        </w:r>
      </w:hyperlink>
    </w:p>
    <w:p>
      <w:pPr>
        <w:pStyle w:val="Compact"/>
        <w:numPr>
          <w:ilvl w:val="0"/>
          <w:numId w:val="1179"/>
        </w:numPr>
      </w:pPr>
      <w:hyperlink r:id="rId520">
        <w:r>
          <w:rPr>
            <w:rStyle w:val="Hyperlink"/>
          </w:rPr>
          <w:t xml:space="preserve">NIH OITE Career Resources</w:t>
        </w:r>
      </w:hyperlink>
    </w:p>
    <w:bookmarkEnd w:id="521"/>
    <w:bookmarkStart w:id="524"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180"/>
        </w:numPr>
      </w:pPr>
      <w:r>
        <w:t xml:space="preserve">Discuss conference opportunities with PIs early</w:t>
      </w:r>
    </w:p>
    <w:p>
      <w:pPr>
        <w:pStyle w:val="Compact"/>
        <w:numPr>
          <w:ilvl w:val="0"/>
          <w:numId w:val="1180"/>
        </w:numPr>
      </w:pPr>
      <w:r>
        <w:t xml:space="preserve">Submit abstracts with PI approval</w:t>
      </w:r>
    </w:p>
    <w:p>
      <w:pPr>
        <w:pStyle w:val="Compact"/>
        <w:numPr>
          <w:ilvl w:val="0"/>
          <w:numId w:val="1180"/>
        </w:numPr>
      </w:pPr>
      <w:r>
        <w:t xml:space="preserve">Practice presentations in lab meeting before the conference</w:t>
      </w:r>
    </w:p>
    <w:p>
      <w:pPr>
        <w:pStyle w:val="Compact"/>
        <w:numPr>
          <w:ilvl w:val="0"/>
          <w:numId w:val="118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81"/>
        </w:numPr>
      </w:pPr>
      <w:hyperlink r:id="rId522">
        <w:r>
          <w:rPr>
            <w:rStyle w:val="Hyperlink"/>
          </w:rPr>
          <w:t xml:space="preserve">How to tell a compelling story in scientific presentations</w:t>
        </w:r>
      </w:hyperlink>
    </w:p>
    <w:p>
      <w:pPr>
        <w:pStyle w:val="Compact"/>
        <w:numPr>
          <w:ilvl w:val="0"/>
          <w:numId w:val="1181"/>
        </w:numPr>
      </w:pPr>
      <w:hyperlink r:id="rId504">
        <w:r>
          <w:rPr>
            <w:rStyle w:val="Hyperlink"/>
          </w:rPr>
          <w:t xml:space="preserve">How to give a killer narratively-driven scientific talk</w:t>
        </w:r>
      </w:hyperlink>
    </w:p>
    <w:p>
      <w:pPr>
        <w:pStyle w:val="Compact"/>
        <w:numPr>
          <w:ilvl w:val="0"/>
          <w:numId w:val="1181"/>
        </w:numPr>
      </w:pPr>
      <w:hyperlink r:id="rId523">
        <w:r>
          <w:rPr>
            <w:rStyle w:val="Hyperlink"/>
          </w:rPr>
          <w:t xml:space="preserve">How to make a better poster</w:t>
        </w:r>
      </w:hyperlink>
    </w:p>
    <w:p>
      <w:pPr>
        <w:pStyle w:val="Compact"/>
        <w:numPr>
          <w:ilvl w:val="0"/>
          <w:numId w:val="1181"/>
        </w:numPr>
      </w:pPr>
      <w:hyperlink r:id="rId506">
        <w:r>
          <w:rPr>
            <w:rStyle w:val="Hyperlink"/>
          </w:rPr>
          <w:t xml:space="preserve">How to make an even better poster</w:t>
        </w:r>
      </w:hyperlink>
    </w:p>
    <w:bookmarkEnd w:id="524"/>
    <w:bookmarkStart w:id="528"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182"/>
        </w:numPr>
      </w:pPr>
      <w:r>
        <w:t xml:space="preserve">Label x-axis and y-axis clearly</w:t>
      </w:r>
    </w:p>
    <w:p>
      <w:pPr>
        <w:pStyle w:val="Compact"/>
        <w:numPr>
          <w:ilvl w:val="0"/>
          <w:numId w:val="1182"/>
        </w:numPr>
      </w:pPr>
      <w:r>
        <w:t xml:space="preserve">Use panel labels when including multiple subplots</w:t>
      </w:r>
    </w:p>
    <w:p>
      <w:pPr>
        <w:pStyle w:val="Compact"/>
        <w:numPr>
          <w:ilvl w:val="0"/>
          <w:numId w:val="1182"/>
        </w:numPr>
      </w:pPr>
      <w:r>
        <w:t xml:space="preserve">Include sufficient tick marks and labels</w:t>
      </w:r>
    </w:p>
    <w:p>
      <w:pPr>
        <w:pStyle w:val="Compact"/>
        <w:numPr>
          <w:ilvl w:val="0"/>
          <w:numId w:val="1182"/>
        </w:numPr>
      </w:pPr>
      <w:r>
        <w:t xml:space="preserve">Use appropriate font sizes (readable but not distracting)</w:t>
      </w:r>
    </w:p>
    <w:p>
      <w:pPr>
        <w:pStyle w:val="Compact"/>
        <w:numPr>
          <w:ilvl w:val="0"/>
          <w:numId w:val="1182"/>
        </w:numPr>
      </w:pPr>
      <w:r>
        <w:t xml:space="preserve">Use colorblind-friendly palettes (see</w:t>
      </w:r>
      <w:r>
        <w:t xml:space="preserve"> </w:t>
      </w:r>
      <w:hyperlink r:id="rId525">
        <w:r>
          <w:rPr>
            <w:rStyle w:val="Hyperlink"/>
          </w:rPr>
          <w:t xml:space="preserve">ColorBrewer</w:t>
        </w:r>
      </w:hyperlink>
      <w:r>
        <w:t xml:space="preserve"> </w:t>
      </w:r>
      <w:r>
        <w:t xml:space="preserve">or</w:t>
      </w:r>
      <w:r>
        <w:t xml:space="preserve"> </w:t>
      </w:r>
      <w:hyperlink r:id="rId526">
        <w:r>
          <w:rPr>
            <w:rStyle w:val="Hyperlink"/>
          </w:rPr>
          <w:t xml:space="preserve">iwanthue</w:t>
        </w:r>
      </w:hyperlink>
      <w:r>
        <w:t xml:space="preserve">)</w:t>
      </w:r>
    </w:p>
    <w:p>
      <w:pPr>
        <w:pStyle w:val="Compact"/>
        <w:numPr>
          <w:ilvl w:val="0"/>
          <w:numId w:val="1182"/>
        </w:numPr>
      </w:pPr>
      <w:r>
        <w:t xml:space="preserve">Define colors, shapes, and line types in legends</w:t>
      </w:r>
    </w:p>
    <w:p>
      <w:pPr>
        <w:pStyle w:val="Compact"/>
        <w:numPr>
          <w:ilvl w:val="0"/>
          <w:numId w:val="1182"/>
        </w:numPr>
      </w:pPr>
      <w:r>
        <w:t xml:space="preserve">Minimize abbreviations in labels and legends</w:t>
      </w:r>
    </w:p>
    <w:p>
      <w:pPr>
        <w:pStyle w:val="Compact"/>
        <w:numPr>
          <w:ilvl w:val="0"/>
          <w:numId w:val="1182"/>
        </w:numPr>
      </w:pPr>
      <w:r>
        <w:t xml:space="preserve">Use transparency to show overlapping data</w:t>
      </w:r>
    </w:p>
    <w:p>
      <w:pPr>
        <w:pStyle w:val="Compact"/>
        <w:numPr>
          <w:ilvl w:val="0"/>
          <w:numId w:val="1182"/>
        </w:numPr>
      </w:pPr>
      <w:r>
        <w:t xml:space="preserve">Show measures of precision (e.g., 95% confidence intervals)</w:t>
      </w:r>
    </w:p>
    <w:p>
      <w:pPr>
        <w:pStyle w:val="FirstParagraph"/>
      </w:pPr>
      <w:r>
        <w:rPr>
          <w:b/>
          <w:bCs/>
        </w:rPr>
        <w:t xml:space="preserve">Resources:</w:t>
      </w:r>
    </w:p>
    <w:p>
      <w:pPr>
        <w:pStyle w:val="Compact"/>
        <w:numPr>
          <w:ilvl w:val="0"/>
          <w:numId w:val="1183"/>
        </w:numPr>
      </w:pPr>
      <w:hyperlink r:id="rId527">
        <w:r>
          <w:rPr>
            <w:rStyle w:val="Hyperlink"/>
          </w:rPr>
          <w:t xml:space="preserve">Ten Simple Rules for Better Figures</w:t>
        </w:r>
      </w:hyperlink>
    </w:p>
    <w:bookmarkEnd w:id="528"/>
    <w:bookmarkStart w:id="531" w:name="grant-writing"/>
    <w:p>
      <w:pPr>
        <w:pStyle w:val="Heading2"/>
      </w:pPr>
      <w:r>
        <w:t xml:space="preserve">21.5 Grant Writing</w:t>
      </w:r>
    </w:p>
    <w:p>
      <w:pPr>
        <w:pStyle w:val="Compact"/>
        <w:numPr>
          <w:ilvl w:val="0"/>
          <w:numId w:val="1184"/>
        </w:numPr>
      </w:pPr>
      <w:r>
        <w:t xml:space="preserve">Graduate students and postdocs are encouraged to apply for fellowships (e.g., NIH F31, NSF GRFP, K awards)</w:t>
      </w:r>
    </w:p>
    <w:p>
      <w:pPr>
        <w:pStyle w:val="Compact"/>
        <w:numPr>
          <w:ilvl w:val="0"/>
          <w:numId w:val="1184"/>
        </w:numPr>
      </w:pPr>
      <w:r>
        <w:t xml:space="preserve">PIs will support fellowship applications with feedback, letters of support, and mentoring</w:t>
      </w:r>
    </w:p>
    <w:p>
      <w:pPr>
        <w:pStyle w:val="Compact"/>
        <w:numPr>
          <w:ilvl w:val="0"/>
          <w:numId w:val="1184"/>
        </w:numPr>
      </w:pPr>
      <w:r>
        <w:t xml:space="preserve">Start planning fellowship applications well in advance of deadlines (typically 3-6 months)</w:t>
      </w:r>
    </w:p>
    <w:p>
      <w:pPr>
        <w:pStyle w:val="Compact"/>
        <w:numPr>
          <w:ilvl w:val="0"/>
          <w:numId w:val="1184"/>
        </w:numPr>
      </w:pPr>
      <w:r>
        <w:t xml:space="preserve">Attend grant writing workshops and seek feedback from multiple sources</w:t>
      </w:r>
    </w:p>
    <w:p>
      <w:pPr>
        <w:pStyle w:val="FirstParagraph"/>
      </w:pPr>
      <w:r>
        <w:rPr>
          <w:b/>
          <w:bCs/>
        </w:rPr>
        <w:t xml:space="preserve">Resources:</w:t>
      </w:r>
    </w:p>
    <w:p>
      <w:pPr>
        <w:pStyle w:val="Compact"/>
        <w:numPr>
          <w:ilvl w:val="0"/>
          <w:numId w:val="1185"/>
        </w:numPr>
      </w:pPr>
      <w:hyperlink r:id="rId529">
        <w:r>
          <w:rPr>
            <w:rStyle w:val="Hyperlink"/>
          </w:rPr>
          <w:t xml:space="preserve">Building Your Funding Train</w:t>
        </w:r>
      </w:hyperlink>
    </w:p>
    <w:p>
      <w:pPr>
        <w:pStyle w:val="Compact"/>
        <w:numPr>
          <w:ilvl w:val="0"/>
          <w:numId w:val="1185"/>
        </w:numPr>
      </w:pPr>
      <w:hyperlink r:id="rId530">
        <w:r>
          <w:rPr>
            <w:rStyle w:val="Hyperlink"/>
          </w:rPr>
          <w:t xml:space="preserve">NIH Funding Opportunities</w:t>
        </w:r>
      </w:hyperlink>
    </w:p>
    <w:p>
      <w:pPr>
        <w:pStyle w:val="Compact"/>
        <w:numPr>
          <w:ilvl w:val="0"/>
          <w:numId w:val="1185"/>
        </w:numPr>
      </w:pPr>
      <w:hyperlink r:id="rId511">
        <w:r>
          <w:rPr>
            <w:rStyle w:val="Hyperlink"/>
          </w:rPr>
          <w:t xml:space="preserve">NIH Grant Writing Resources</w:t>
        </w:r>
      </w:hyperlink>
    </w:p>
    <w:bookmarkEnd w:id="531"/>
    <w:bookmarkStart w:id="532" w:name="teaching-and-outreach"/>
    <w:p>
      <w:pPr>
        <w:pStyle w:val="Heading2"/>
      </w:pPr>
      <w:r>
        <w:t xml:space="preserve">21.6 Teaching and Outreach</w:t>
      </w:r>
    </w:p>
    <w:p>
      <w:pPr>
        <w:pStyle w:val="FirstParagraph"/>
      </w:pPr>
      <w:r>
        <w:t xml:space="preserve">Teaching and outreach are valuable professional development opportunities:</w:t>
      </w:r>
    </w:p>
    <w:p>
      <w:pPr>
        <w:pStyle w:val="Compact"/>
        <w:numPr>
          <w:ilvl w:val="0"/>
          <w:numId w:val="1186"/>
        </w:numPr>
      </w:pPr>
      <w:r>
        <w:t xml:space="preserve">Graduate students are encouraged to gain teaching experience</w:t>
      </w:r>
    </w:p>
    <w:p>
      <w:pPr>
        <w:pStyle w:val="Compact"/>
        <w:numPr>
          <w:ilvl w:val="0"/>
          <w:numId w:val="1186"/>
        </w:numPr>
      </w:pPr>
      <w:r>
        <w:t xml:space="preserve">We support science communication and outreach activities</w:t>
      </w:r>
    </w:p>
    <w:p>
      <w:pPr>
        <w:pStyle w:val="Compact"/>
        <w:numPr>
          <w:ilvl w:val="0"/>
          <w:numId w:val="1186"/>
        </w:numPr>
      </w:pPr>
      <w:r>
        <w:t xml:space="preserve">Discuss opportunities with PIs</w:t>
      </w:r>
    </w:p>
    <w:bookmarkEnd w:id="532"/>
    <w:bookmarkStart w:id="533" w:name="networking"/>
    <w:p>
      <w:pPr>
        <w:pStyle w:val="Heading2"/>
      </w:pPr>
      <w:r>
        <w:t xml:space="preserve">21.7 Networking</w:t>
      </w:r>
    </w:p>
    <w:p>
      <w:pPr>
        <w:pStyle w:val="FirstParagraph"/>
      </w:pPr>
      <w:r>
        <w:t xml:space="preserve">Building a professional network is important for your career:</w:t>
      </w:r>
    </w:p>
    <w:p>
      <w:pPr>
        <w:pStyle w:val="Compact"/>
        <w:numPr>
          <w:ilvl w:val="0"/>
          <w:numId w:val="1187"/>
        </w:numPr>
      </w:pPr>
      <w:r>
        <w:t xml:space="preserve">Attend seminars and departmental events</w:t>
      </w:r>
    </w:p>
    <w:p>
      <w:pPr>
        <w:pStyle w:val="Compact"/>
        <w:numPr>
          <w:ilvl w:val="0"/>
          <w:numId w:val="1187"/>
        </w:numPr>
      </w:pPr>
      <w:r>
        <w:t xml:space="preserve">Connect with researchers in your field</w:t>
      </w:r>
    </w:p>
    <w:p>
      <w:pPr>
        <w:pStyle w:val="Compact"/>
        <w:numPr>
          <w:ilvl w:val="0"/>
          <w:numId w:val="1187"/>
        </w:numPr>
      </w:pPr>
      <w:r>
        <w:t xml:space="preserve">Join professional societies</w:t>
      </w:r>
    </w:p>
    <w:p>
      <w:pPr>
        <w:pStyle w:val="Compact"/>
        <w:numPr>
          <w:ilvl w:val="0"/>
          <w:numId w:val="1187"/>
        </w:numPr>
      </w:pPr>
      <w:r>
        <w:t xml:space="preserve">Use professional social media platforms to share research and engage with the scientific community</w:t>
      </w:r>
    </w:p>
    <w:p>
      <w:r>
        <w:br w:type="page"/>
      </w:r>
    </w:p>
    <w:bookmarkEnd w:id="533"/>
    <w:bookmarkEnd w:id="534"/>
    <w:bookmarkStart w:id="542"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517">
        <w:r>
          <w:rPr>
            <w:rStyle w:val="Hyperlink"/>
          </w:rPr>
          <w:t xml:space="preserve">original by Jade Benjamin-Chung</w:t>
        </w:r>
      </w:hyperlink>
    </w:p>
    <w:bookmarkStart w:id="535"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188"/>
        </w:numPr>
      </w:pPr>
      <w:r>
        <w:rPr>
          <w:b/>
          <w:bCs/>
        </w:rPr>
        <w:t xml:space="preserve">Planning</w:t>
      </w:r>
      <w:r>
        <w:t xml:space="preserve">: Discuss target journals, outline, and timeline with PIs</w:t>
      </w:r>
    </w:p>
    <w:p>
      <w:pPr>
        <w:pStyle w:val="Compact"/>
        <w:numPr>
          <w:ilvl w:val="0"/>
          <w:numId w:val="1188"/>
        </w:numPr>
      </w:pPr>
      <w:r>
        <w:rPr>
          <w:b/>
          <w:bCs/>
        </w:rPr>
        <w:t xml:space="preserve">Drafting</w:t>
      </w:r>
      <w:r>
        <w:t xml:space="preserve">: Lead author prepares initial draft</w:t>
      </w:r>
    </w:p>
    <w:p>
      <w:pPr>
        <w:pStyle w:val="Compact"/>
        <w:numPr>
          <w:ilvl w:val="0"/>
          <w:numId w:val="1188"/>
        </w:numPr>
      </w:pPr>
      <w:r>
        <w:rPr>
          <w:b/>
          <w:bCs/>
        </w:rPr>
        <w:t xml:space="preserve">Internal review</w:t>
      </w:r>
      <w:r>
        <w:t xml:space="preserve">: Co-authors review and provide feedback</w:t>
      </w:r>
    </w:p>
    <w:p>
      <w:pPr>
        <w:pStyle w:val="Compact"/>
        <w:numPr>
          <w:ilvl w:val="0"/>
          <w:numId w:val="1188"/>
        </w:numPr>
      </w:pPr>
      <w:r>
        <w:rPr>
          <w:b/>
          <w:bCs/>
        </w:rPr>
        <w:t xml:space="preserve">Revision</w:t>
      </w:r>
      <w:r>
        <w:t xml:space="preserve">: Lead author incorporates feedback iteratively</w:t>
      </w:r>
    </w:p>
    <w:p>
      <w:pPr>
        <w:pStyle w:val="Compact"/>
        <w:numPr>
          <w:ilvl w:val="0"/>
          <w:numId w:val="1188"/>
        </w:numPr>
      </w:pPr>
      <w:r>
        <w:rPr>
          <w:b/>
          <w:bCs/>
        </w:rPr>
        <w:t xml:space="preserve">PI approval</w:t>
      </w:r>
      <w:r>
        <w:t xml:space="preserve">: Obtain final approval from PIs before submission</w:t>
      </w:r>
    </w:p>
    <w:p>
      <w:pPr>
        <w:pStyle w:val="Compact"/>
        <w:numPr>
          <w:ilvl w:val="0"/>
          <w:numId w:val="1188"/>
        </w:numPr>
      </w:pPr>
      <w:r>
        <w:rPr>
          <w:b/>
          <w:bCs/>
        </w:rPr>
        <w:t xml:space="preserve">Submission</w:t>
      </w:r>
      <w:r>
        <w:t xml:space="preserve">: Submit to journal</w:t>
      </w:r>
    </w:p>
    <w:p>
      <w:pPr>
        <w:pStyle w:val="Compact"/>
        <w:numPr>
          <w:ilvl w:val="0"/>
          <w:numId w:val="1188"/>
        </w:numPr>
      </w:pPr>
      <w:r>
        <w:rPr>
          <w:b/>
          <w:bCs/>
        </w:rPr>
        <w:t xml:space="preserve">Revisions</w:t>
      </w:r>
      <w:r>
        <w:t xml:space="preserve">: Lead author coordinates response to peer reviewers</w:t>
      </w:r>
    </w:p>
    <w:p>
      <w:pPr>
        <w:pStyle w:val="Compact"/>
        <w:numPr>
          <w:ilvl w:val="0"/>
          <w:numId w:val="1188"/>
        </w:numPr>
      </w:pPr>
      <w:r>
        <w:rPr>
          <w:b/>
          <w:bCs/>
        </w:rPr>
        <w:t xml:space="preserve">Publication</w:t>
      </w:r>
      <w:r>
        <w:t xml:space="preserve">: Celebrate and share!</w:t>
      </w:r>
    </w:p>
    <w:bookmarkEnd w:id="535"/>
    <w:bookmarkStart w:id="538" w:name="preprints-and-open-access"/>
    <w:p>
      <w:pPr>
        <w:pStyle w:val="Heading2"/>
      </w:pPr>
      <w:r>
        <w:t xml:space="preserve">22.2 Preprints and Open Access</w:t>
      </w:r>
    </w:p>
    <w:p>
      <w:pPr>
        <w:pStyle w:val="Compact"/>
        <w:numPr>
          <w:ilvl w:val="0"/>
          <w:numId w:val="1189"/>
        </w:numPr>
      </w:pPr>
      <w:r>
        <w:t xml:space="preserve">We encourage posting preprints prior to or during peer review on platforms like</w:t>
      </w:r>
      <w:r>
        <w:t xml:space="preserve"> </w:t>
      </w:r>
      <w:hyperlink r:id="rId536">
        <w:r>
          <w:rPr>
            <w:rStyle w:val="Hyperlink"/>
          </w:rPr>
          <w:t xml:space="preserve">medRxiv</w:t>
        </w:r>
      </w:hyperlink>
      <w:r>
        <w:t xml:space="preserve"> </w:t>
      </w:r>
      <w:r>
        <w:t xml:space="preserve">or</w:t>
      </w:r>
      <w:r>
        <w:t xml:space="preserve"> </w:t>
      </w:r>
      <w:hyperlink r:id="rId537">
        <w:r>
          <w:rPr>
            <w:rStyle w:val="Hyperlink"/>
          </w:rPr>
          <w:t xml:space="preserve">bioRxiv</w:t>
        </w:r>
      </w:hyperlink>
    </w:p>
    <w:p>
      <w:pPr>
        <w:pStyle w:val="Compact"/>
        <w:numPr>
          <w:ilvl w:val="0"/>
          <w:numId w:val="1189"/>
        </w:numPr>
      </w:pPr>
      <w:r>
        <w:t xml:space="preserve">Preprints allow rapid dissemination of findings and can be cited in grant applications</w:t>
      </w:r>
    </w:p>
    <w:p>
      <w:pPr>
        <w:pStyle w:val="Compact"/>
        <w:numPr>
          <w:ilvl w:val="0"/>
          <w:numId w:val="1189"/>
        </w:numPr>
      </w:pPr>
      <w:r>
        <w:t xml:space="preserve">We support publishing in open access journals when possible to maximize accessibility</w:t>
      </w:r>
    </w:p>
    <w:p>
      <w:pPr>
        <w:pStyle w:val="Compact"/>
        <w:numPr>
          <w:ilvl w:val="0"/>
          <w:numId w:val="11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36">
        <w:r>
          <w:rPr>
            <w:rStyle w:val="Hyperlink"/>
          </w:rPr>
          <w:t xml:space="preserve">medRxiv</w:t>
        </w:r>
      </w:hyperlink>
      <w:r>
        <w:t xml:space="preserve">.</w:t>
      </w:r>
    </w:p>
    <w:bookmarkEnd w:id="538"/>
    <w:bookmarkStart w:id="540"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90"/>
        </w:numPr>
      </w:pPr>
      <w:r>
        <w:t xml:space="preserve">CONSORT for randomized trials</w:t>
      </w:r>
    </w:p>
    <w:p>
      <w:pPr>
        <w:pStyle w:val="Compact"/>
        <w:numPr>
          <w:ilvl w:val="0"/>
          <w:numId w:val="1190"/>
        </w:numPr>
      </w:pPr>
      <w:r>
        <w:t xml:space="preserve">STROBE for observational studies</w:t>
      </w:r>
    </w:p>
    <w:p>
      <w:pPr>
        <w:pStyle w:val="Compact"/>
        <w:numPr>
          <w:ilvl w:val="0"/>
          <w:numId w:val="1190"/>
        </w:numPr>
      </w:pPr>
      <w:r>
        <w:t xml:space="preserve">PRISMA for systematic reviews</w:t>
      </w:r>
    </w:p>
    <w:p>
      <w:pPr>
        <w:pStyle w:val="Compact"/>
        <w:numPr>
          <w:ilvl w:val="0"/>
          <w:numId w:val="1190"/>
        </w:numPr>
      </w:pPr>
      <w:r>
        <w:t xml:space="preserve">Others as appropriate (see</w:t>
      </w:r>
      <w:r>
        <w:t xml:space="preserve"> </w:t>
      </w:r>
      <w:hyperlink r:id="rId539">
        <w:r>
          <w:rPr>
            <w:rStyle w:val="Hyperlink"/>
          </w:rPr>
          <w:t xml:space="preserve">EQUATOR Network</w:t>
        </w:r>
      </w:hyperlink>
      <w:r>
        <w:t xml:space="preserve">)</w:t>
      </w:r>
    </w:p>
    <w:bookmarkEnd w:id="540"/>
    <w:bookmarkStart w:id="541" w:name="manuscript-checklist-1"/>
    <w:p>
      <w:pPr>
        <w:pStyle w:val="Heading2"/>
      </w:pPr>
      <w:r>
        <w:t xml:space="preserve">22.4 Manuscript Checklist</w:t>
      </w:r>
    </w:p>
    <w:p>
      <w:pPr>
        <w:pStyle w:val="FirstParagraph"/>
      </w:pPr>
      <w:r>
        <w:t xml:space="preserve">Before submitting a manuscript:</w:t>
      </w:r>
    </w:p>
    <w:p>
      <w:pPr>
        <w:pStyle w:val="Compact"/>
        <w:numPr>
          <w:ilvl w:val="0"/>
          <w:numId w:val="1191"/>
        </w:numPr>
      </w:pPr>
      <w:r>
        <w:t xml:space="preserve">Completed relevant reporting checklist</w:t>
      </w:r>
    </w:p>
    <w:p>
      <w:pPr>
        <w:pStyle w:val="Compact"/>
        <w:numPr>
          <w:ilvl w:val="0"/>
          <w:numId w:val="1192"/>
        </w:numPr>
      </w:pPr>
      <w:r>
        <w:t xml:space="preserve">Results are reproducible (rerunning code replicates tables/figures exactly)</w:t>
      </w:r>
    </w:p>
    <w:p>
      <w:pPr>
        <w:pStyle w:val="Compact"/>
        <w:numPr>
          <w:ilvl w:val="0"/>
          <w:numId w:val="1193"/>
        </w:numPr>
      </w:pPr>
      <w:r>
        <w:t xml:space="preserve">Target journal selected</w:t>
      </w:r>
    </w:p>
    <w:p>
      <w:pPr>
        <w:pStyle w:val="Compact"/>
        <w:numPr>
          <w:ilvl w:val="0"/>
          <w:numId w:val="1194"/>
        </w:numPr>
      </w:pPr>
      <w:r>
        <w:t xml:space="preserve">Title is declarative and states findings clearly</w:t>
      </w:r>
    </w:p>
    <w:p>
      <w:pPr>
        <w:pStyle w:val="Compact"/>
        <w:numPr>
          <w:ilvl w:val="0"/>
          <w:numId w:val="1195"/>
        </w:numPr>
      </w:pPr>
      <w:r>
        <w:t xml:space="preserve">Word count meets journal requirements</w:t>
      </w:r>
    </w:p>
    <w:p>
      <w:pPr>
        <w:pStyle w:val="Compact"/>
        <w:numPr>
          <w:ilvl w:val="0"/>
          <w:numId w:val="1196"/>
        </w:numPr>
      </w:pPr>
      <w:r>
        <w:t xml:space="preserve">Manuscript follows journal formatting guidelines</w:t>
      </w:r>
    </w:p>
    <w:p>
      <w:pPr>
        <w:pStyle w:val="Compact"/>
        <w:numPr>
          <w:ilvl w:val="0"/>
          <w:numId w:val="1197"/>
        </w:numPr>
      </w:pPr>
      <w:r>
        <w:t xml:space="preserve">Consistent voice throughout (typically active voice)</w:t>
      </w:r>
    </w:p>
    <w:p>
      <w:pPr>
        <w:pStyle w:val="Compact"/>
        <w:numPr>
          <w:ilvl w:val="0"/>
          <w:numId w:val="1198"/>
        </w:numPr>
      </w:pPr>
      <w:r>
        <w:t xml:space="preserve">All figures and tables referenced in main text</w:t>
      </w:r>
    </w:p>
    <w:p>
      <w:pPr>
        <w:pStyle w:val="Compact"/>
        <w:numPr>
          <w:ilvl w:val="0"/>
          <w:numId w:val="1199"/>
        </w:numPr>
      </w:pPr>
      <w:r>
        <w:t xml:space="preserve">Captions for all figures and tables</w:t>
      </w:r>
    </w:p>
    <w:p>
      <w:pPr>
        <w:pStyle w:val="Compact"/>
        <w:numPr>
          <w:ilvl w:val="0"/>
          <w:numId w:val="1200"/>
        </w:numPr>
      </w:pPr>
      <w:r>
        <w:t xml:space="preserve">Tables/figures numbered by order of appearance</w:t>
      </w:r>
    </w:p>
    <w:p>
      <w:pPr>
        <w:pStyle w:val="Compact"/>
        <w:numPr>
          <w:ilvl w:val="0"/>
          <w:numId w:val="1201"/>
        </w:numPr>
      </w:pPr>
      <w:r>
        <w:t xml:space="preserve">Abbreviations defined at first use and used sparingly</w:t>
      </w:r>
    </w:p>
    <w:p>
      <w:pPr>
        <w:pStyle w:val="Compact"/>
        <w:numPr>
          <w:ilvl w:val="0"/>
          <w:numId w:val="12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03"/>
        </w:numPr>
      </w:pPr>
      <w:r>
        <w:t xml:space="preserve">Avoid directionless statements (specify direction of associations)</w:t>
      </w:r>
    </w:p>
    <w:p>
      <w:pPr>
        <w:pStyle w:val="Compact"/>
        <w:numPr>
          <w:ilvl w:val="0"/>
          <w:numId w:val="1204"/>
        </w:numPr>
      </w:pPr>
      <w:r>
        <w:t xml:space="preserve">Causal language only when supported by study design</w:t>
      </w:r>
    </w:p>
    <w:p>
      <w:pPr>
        <w:pStyle w:val="Compact"/>
        <w:numPr>
          <w:ilvl w:val="0"/>
          <w:numId w:val="12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206"/>
        </w:numPr>
      </w:pPr>
      <w:r>
        <w:t xml:space="preserve">Author contributions drafted using CRediT Taxonomy</w:t>
      </w:r>
    </w:p>
    <w:p>
      <w:r>
        <w:br w:type="page"/>
      </w:r>
    </w:p>
    <w:bookmarkEnd w:id="541"/>
    <w:bookmarkEnd w:id="542"/>
    <w:bookmarkStart w:id="622" w:name="references"/>
    <w:p>
      <w:pPr>
        <w:pStyle w:val="Heading1"/>
      </w:pPr>
      <w:r>
        <w:t xml:space="preserve">References</w:t>
      </w:r>
    </w:p>
    <w:bookmarkStart w:id="621" w:name="refs"/>
    <w:bookmarkStart w:id="544" w:name="ref-space_odyssey"/>
    <w:p>
      <w:pPr>
        <w:pStyle w:val="Bibliography"/>
      </w:pPr>
      <w:r>
        <w:t xml:space="preserve">“2001: A Space Odyssey.”</w:t>
      </w:r>
      <w:r>
        <w:t xml:space="preserve"> </w:t>
      </w:r>
      <w:r>
        <w:t xml:space="preserve">1968. Film.</w:t>
      </w:r>
      <w:r>
        <w:t xml:space="preserve"> </w:t>
      </w:r>
      <w:hyperlink r:id="rId543">
        <w:r>
          <w:rPr>
            <w:rStyle w:val="Hyperlink"/>
          </w:rPr>
          <w:t xml:space="preserve">https://en.wikipedia.org/wiki/2001:_A_Space_Odyssey_(film)</w:t>
        </w:r>
      </w:hyperlink>
      <w:r>
        <w:t xml:space="preserve">.</w:t>
      </w:r>
    </w:p>
    <w:bookmarkEnd w:id="544"/>
    <w:bookmarkStart w:id="546"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5">
        <w:r>
          <w:rPr>
            <w:rStyle w:val="Hyperlink"/>
          </w:rPr>
          <w:t xml:space="preserve">https://doi.org/10.1371/journal.pgph.0002269</w:t>
        </w:r>
      </w:hyperlink>
      <w:r>
        <w:t xml:space="preserve">.</w:t>
      </w:r>
    </w:p>
    <w:bookmarkEnd w:id="546"/>
    <w:bookmarkStart w:id="54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7">
        <w:r>
          <w:rPr>
            <w:rStyle w:val="Hyperlink"/>
          </w:rPr>
          <w:t xml:space="preserve">https://search.library.ucdavis.edu/permalink/01UCD_INST/9fle3i/alma990000226350403126</w:t>
        </w:r>
      </w:hyperlink>
      <w:r>
        <w:t xml:space="preserve">.</w:t>
      </w:r>
    </w:p>
    <w:bookmarkEnd w:id="548"/>
    <w:bookmarkStart w:id="55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9">
        <w:r>
          <w:rPr>
            <w:rStyle w:val="Hyperlink"/>
          </w:rPr>
          <w:t xml:space="preserve">https://doi.org/10.1038/d41586-019-01431-z</w:t>
        </w:r>
      </w:hyperlink>
      <w:r>
        <w:t xml:space="preserve">.</w:t>
      </w:r>
    </w:p>
    <w:bookmarkEnd w:id="550"/>
    <w:bookmarkStart w:id="552" w:name="ref-battlestar_galactica_2004"/>
    <w:p>
      <w:pPr>
        <w:pStyle w:val="Bibliography"/>
      </w:pPr>
      <w:r>
        <w:t xml:space="preserve">“Battlestar Galactica.”</w:t>
      </w:r>
      <w:r>
        <w:t xml:space="preserve"> </w:t>
      </w:r>
      <w:r>
        <w:t xml:space="preserve">2004. Television Series.</w:t>
      </w:r>
      <w:r>
        <w:t xml:space="preserve"> </w:t>
      </w:r>
      <w:hyperlink r:id="rId551">
        <w:r>
          <w:rPr>
            <w:rStyle w:val="Hyperlink"/>
          </w:rPr>
          <w:t xml:space="preserve">https://en.wikipedia.org/wiki/Battlestar_Galactica_(2004_TV_series)</w:t>
        </w:r>
      </w:hyperlink>
      <w:r>
        <w:t xml:space="preserve">.</w:t>
      </w:r>
    </w:p>
    <w:bookmarkEnd w:id="552"/>
    <w:bookmarkStart w:id="553"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17">
        <w:r>
          <w:rPr>
            <w:rStyle w:val="Hyperlink"/>
          </w:rPr>
          <w:t xml:space="preserve">https://jadebc.github.io/lab-manual/</w:t>
        </w:r>
      </w:hyperlink>
      <w:r>
        <w:t xml:space="preserve">.</w:t>
      </w:r>
    </w:p>
    <w:bookmarkEnd w:id="553"/>
    <w:bookmarkStart w:id="555" w:name="ref-blade_runner"/>
    <w:p>
      <w:pPr>
        <w:pStyle w:val="Bibliography"/>
      </w:pPr>
      <w:r>
        <w:t xml:space="preserve">“Blade Runner.”</w:t>
      </w:r>
      <w:r>
        <w:t xml:space="preserve"> </w:t>
      </w:r>
      <w:r>
        <w:t xml:space="preserve">1982. Film.</w:t>
      </w:r>
      <w:r>
        <w:t xml:space="preserve"> </w:t>
      </w:r>
      <w:hyperlink r:id="rId554">
        <w:r>
          <w:rPr>
            <w:rStyle w:val="Hyperlink"/>
          </w:rPr>
          <w:t xml:space="preserve">https://en.wikipedia.org/wiki/Blade_Runner</w:t>
        </w:r>
      </w:hyperlink>
      <w:r>
        <w:t xml:space="preserve">.</w:t>
      </w:r>
    </w:p>
    <w:bookmarkEnd w:id="555"/>
    <w:bookmarkStart w:id="55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6">
        <w:r>
          <w:rPr>
            <w:rStyle w:val="Hyperlink"/>
          </w:rPr>
          <w:t xml:space="preserve">https://happygitwithr.com/</w:t>
        </w:r>
      </w:hyperlink>
      <w:r>
        <w:t xml:space="preserve">.</w:t>
      </w:r>
    </w:p>
    <w:bookmarkEnd w:id="557"/>
    <w:bookmarkStart w:id="559"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8">
        <w:r>
          <w:rPr>
            <w:rStyle w:val="Hyperlink"/>
          </w:rPr>
          <w:t xml:space="preserve">https://en.wikipedia.org/wiki/Ender%27s_Game</w:t>
        </w:r>
      </w:hyperlink>
      <w:r>
        <w:t xml:space="preserve">.</w:t>
      </w:r>
    </w:p>
    <w:bookmarkEnd w:id="559"/>
    <w:bookmarkStart w:id="56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60">
        <w:r>
          <w:rPr>
            <w:rStyle w:val="Hyperlink"/>
          </w:rPr>
          <w:t xml:space="preserve">https://doi.org/10.1038/s41467-020-19160-7</w:t>
        </w:r>
      </w:hyperlink>
      <w:r>
        <w:t xml:space="preserve">.</w:t>
      </w:r>
    </w:p>
    <w:bookmarkEnd w:id="561"/>
    <w:bookmarkStart w:id="56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62">
        <w:r>
          <w:rPr>
            <w:rStyle w:val="Hyperlink"/>
          </w:rPr>
          <w:t xml:space="preserve">http://creativecommons.org/licenses/by-nc/4.0/</w:t>
        </w:r>
      </w:hyperlink>
      <w:r>
        <w:t xml:space="preserve">.</w:t>
      </w:r>
    </w:p>
    <w:bookmarkEnd w:id="563"/>
    <w:bookmarkStart w:id="565" w:name="ref-credit"/>
    <w:p>
      <w:pPr>
        <w:pStyle w:val="Bibliography"/>
      </w:pPr>
      <w:r>
        <w:t xml:space="preserve">“CRediT: Contributor Roles Taxonomy.”</w:t>
      </w:r>
      <w:r>
        <w:t xml:space="preserve"> </w:t>
      </w:r>
      <w:r>
        <w:t xml:space="preserve">n.d. PLOS ONE.</w:t>
      </w:r>
      <w:r>
        <w:t xml:space="preserve"> </w:t>
      </w:r>
      <w:hyperlink r:id="rId564">
        <w:r>
          <w:rPr>
            <w:rStyle w:val="Hyperlink"/>
          </w:rPr>
          <w:t xml:space="preserve">https://journals.plos.org/plosone/s/authorship</w:t>
        </w:r>
      </w:hyperlink>
      <w:r>
        <w:t xml:space="preserve">.</w:t>
      </w:r>
    </w:p>
    <w:bookmarkEnd w:id="565"/>
    <w:bookmarkStart w:id="567" w:name="ref-dryad"/>
    <w:p>
      <w:pPr>
        <w:pStyle w:val="Bibliography"/>
      </w:pPr>
      <w:r>
        <w:t xml:space="preserve">“Dryad Digital Repository.”</w:t>
      </w:r>
      <w:r>
        <w:t xml:space="preserve"> </w:t>
      </w:r>
      <w:r>
        <w:t xml:space="preserve">n.d. Dryad.</w:t>
      </w:r>
      <w:r>
        <w:t xml:space="preserve"> </w:t>
      </w:r>
      <w:hyperlink r:id="rId566">
        <w:r>
          <w:rPr>
            <w:rStyle w:val="Hyperlink"/>
          </w:rPr>
          <w:t xml:space="preserve">https://datadryad.org/</w:t>
        </w:r>
      </w:hyperlink>
      <w:r>
        <w:t xml:space="preserve">.</w:t>
      </w:r>
    </w:p>
    <w:bookmarkEnd w:id="567"/>
    <w:bookmarkStart w:id="56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39">
        <w:r>
          <w:rPr>
            <w:rStyle w:val="Hyperlink"/>
          </w:rPr>
          <w:t xml:space="preserve">https://www.equator-network.org/</w:t>
        </w:r>
      </w:hyperlink>
      <w:r>
        <w:t xml:space="preserve">.</w:t>
      </w:r>
    </w:p>
    <w:bookmarkEnd w:id="568"/>
    <w:bookmarkStart w:id="57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9">
        <w:r>
          <w:rPr>
            <w:rStyle w:val="Hyperlink"/>
          </w:rPr>
          <w:t xml:space="preserve">https://engineering-shiny.org/</w:t>
        </w:r>
      </w:hyperlink>
      <w:r>
        <w:t xml:space="preserve">.</w:t>
      </w:r>
    </w:p>
    <w:bookmarkEnd w:id="570"/>
    <w:bookmarkStart w:id="572"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71">
        <w:r>
          <w:rPr>
            <w:rStyle w:val="Hyperlink"/>
          </w:rPr>
          <w:t xml:space="preserve">https://www.youtube.com/watch?v=B1BdQcJ2ZYY</w:t>
        </w:r>
      </w:hyperlink>
      <w:r>
        <w:t xml:space="preserve">.</w:t>
      </w:r>
    </w:p>
    <w:bookmarkEnd w:id="572"/>
    <w:bookmarkStart w:id="574" w:name="ref-githubdesktop"/>
    <w:p>
      <w:pPr>
        <w:pStyle w:val="Bibliography"/>
      </w:pPr>
      <w:r>
        <w:t xml:space="preserve">“GitHub Desktop.”</w:t>
      </w:r>
      <w:r>
        <w:t xml:space="preserve"> </w:t>
      </w:r>
      <w:r>
        <w:t xml:space="preserve">n.d. GitHub.</w:t>
      </w:r>
      <w:r>
        <w:t xml:space="preserve"> </w:t>
      </w:r>
      <w:hyperlink r:id="rId573">
        <w:r>
          <w:rPr>
            <w:rStyle w:val="Hyperlink"/>
          </w:rPr>
          <w:t xml:space="preserve">https://desktop.github.com/</w:t>
        </w:r>
      </w:hyperlink>
      <w:r>
        <w:t xml:space="preserve">.</w:t>
      </w:r>
    </w:p>
    <w:bookmarkEnd w:id="574"/>
    <w:bookmarkStart w:id="576" w:name="ref-dune"/>
    <w:p>
      <w:pPr>
        <w:pStyle w:val="Bibliography"/>
      </w:pPr>
      <w:r>
        <w:t xml:space="preserve">Herbert, Frank. 1965.</w:t>
      </w:r>
      <w:r>
        <w:t xml:space="preserve"> </w:t>
      </w:r>
      <w:r>
        <w:t xml:space="preserve">“Dune.”</w:t>
      </w:r>
      <w:r>
        <w:t xml:space="preserve"> </w:t>
      </w:r>
      <w:r>
        <w:t xml:space="preserve">Novel.</w:t>
      </w:r>
      <w:r>
        <w:t xml:space="preserve"> </w:t>
      </w:r>
      <w:hyperlink r:id="rId575">
        <w:r>
          <w:rPr>
            <w:rStyle w:val="Hyperlink"/>
          </w:rPr>
          <w:t xml:space="preserve">https://en.wikipedia.org/wiki/Organizations_of_the_Dune_universe#Thinking_machines</w:t>
        </w:r>
      </w:hyperlink>
      <w:r>
        <w:t xml:space="preserve">.</w:t>
      </w:r>
    </w:p>
    <w:bookmarkEnd w:id="576"/>
    <w:bookmarkStart w:id="578" w:name="ref-plos_data"/>
    <w:p>
      <w:pPr>
        <w:pStyle w:val="Bibliography"/>
      </w:pPr>
      <w:r>
        <w:t xml:space="preserve">“How to Store and Manage Your Data.”</w:t>
      </w:r>
      <w:r>
        <w:t xml:space="preserve"> </w:t>
      </w:r>
      <w:r>
        <w:t xml:space="preserve">n.d. PLOS.</w:t>
      </w:r>
      <w:r>
        <w:t xml:space="preserve"> </w:t>
      </w:r>
      <w:hyperlink r:id="rId577">
        <w:r>
          <w:rPr>
            <w:rStyle w:val="Hyperlink"/>
          </w:rPr>
          <w:t xml:space="preserve">https://plos.org/resource/how-to-store-and-manage-your-data/</w:t>
        </w:r>
      </w:hyperlink>
      <w:r>
        <w:t xml:space="preserve">.</w:t>
      </w:r>
    </w:p>
    <w:bookmarkEnd w:id="578"/>
    <w:bookmarkStart w:id="579"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9"/>
    <w:bookmarkStart w:id="580" w:name="ref-medRxiv"/>
    <w:p>
      <w:pPr>
        <w:pStyle w:val="Bibliography"/>
      </w:pPr>
      <w:r>
        <w:t xml:space="preserve">“medRxiv: The Preprint Server for Health Sciences.”</w:t>
      </w:r>
      <w:r>
        <w:t xml:space="preserve"> </w:t>
      </w:r>
      <w:r>
        <w:t xml:space="preserve">n.d. Cold Spring Harbor Laboratory.</w:t>
      </w:r>
      <w:r>
        <w:t xml:space="preserve"> </w:t>
      </w:r>
      <w:hyperlink r:id="rId536">
        <w:r>
          <w:rPr>
            <w:rStyle w:val="Hyperlink"/>
          </w:rPr>
          <w:t xml:space="preserve">https://www.medrxiv.org/</w:t>
        </w:r>
      </w:hyperlink>
      <w:r>
        <w:t xml:space="preserve">.</w:t>
      </w:r>
    </w:p>
    <w:bookmarkEnd w:id="580"/>
    <w:bookmarkStart w:id="5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81">
        <w:r>
          <w:rPr>
            <w:rStyle w:val="Hyperlink"/>
          </w:rPr>
          <w:t xml:space="preserve">https://doi.org/10.1038/467775a</w:t>
        </w:r>
      </w:hyperlink>
      <w:r>
        <w:t xml:space="preserve">.</w:t>
      </w:r>
    </w:p>
    <w:bookmarkEnd w:id="582"/>
    <w:bookmarkStart w:id="58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3">
        <w:r>
          <w:rPr>
            <w:rStyle w:val="Hyperlink"/>
          </w:rPr>
          <w:t xml:space="preserve">https://doi.org/10.1038/s41562-016-0021</w:t>
        </w:r>
      </w:hyperlink>
      <w:r>
        <w:t xml:space="preserve">.</w:t>
      </w:r>
    </w:p>
    <w:bookmarkEnd w:id="584"/>
    <w:bookmarkStart w:id="5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5">
        <w:r>
          <w:rPr>
            <w:rStyle w:val="Hyperlink"/>
          </w:rPr>
          <w:t xml:space="preserve">https://doi.org/10.1038/526182a</w:t>
        </w:r>
      </w:hyperlink>
      <w:r>
        <w:t xml:space="preserve">.</w:t>
      </w:r>
    </w:p>
    <w:bookmarkEnd w:id="586"/>
    <w:bookmarkStart w:id="588" w:name="ref-osf"/>
    <w:p>
      <w:pPr>
        <w:pStyle w:val="Bibliography"/>
      </w:pPr>
      <w:r>
        <w:t xml:space="preserve">“Open Science Framework.”</w:t>
      </w:r>
      <w:r>
        <w:t xml:space="preserve"> </w:t>
      </w:r>
      <w:r>
        <w:t xml:space="preserve">n.d. Center for Open Science.</w:t>
      </w:r>
      <w:r>
        <w:t xml:space="preserve"> </w:t>
      </w:r>
      <w:hyperlink r:id="rId587">
        <w:r>
          <w:rPr>
            <w:rStyle w:val="Hyperlink"/>
          </w:rPr>
          <w:t xml:space="preserve">https://osf.io/</w:t>
        </w:r>
      </w:hyperlink>
      <w:r>
        <w:t xml:space="preserve">.</w:t>
      </w:r>
    </w:p>
    <w:bookmarkEnd w:id="588"/>
    <w:bookmarkStart w:id="590" w:name="ref-gitfixum"/>
    <w:p>
      <w:pPr>
        <w:pStyle w:val="Bibliography"/>
      </w:pPr>
      <w:r>
        <w:t xml:space="preserve">Robertson, Seth. n.d.</w:t>
      </w:r>
      <w:r>
        <w:t xml:space="preserve"> </w:t>
      </w:r>
      <w:r>
        <w:t xml:space="preserve">“On Undoing, Fixing, or Removing Commits in Git.”</w:t>
      </w:r>
      <w:r>
        <w:t xml:space="preserve"> </w:t>
      </w:r>
      <w:hyperlink r:id="rId589">
        <w:r>
          <w:rPr>
            <w:rStyle w:val="Hyperlink"/>
          </w:rPr>
          <w:t xml:space="preserve">https://sethrobertson.github.io/GitFixUm/fixup.html</w:t>
        </w:r>
      </w:hyperlink>
      <w:r>
        <w:t xml:space="preserve">.</w:t>
      </w:r>
    </w:p>
    <w:bookmarkEnd w:id="590"/>
    <w:bookmarkStart w:id="59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91">
        <w:r>
          <w:rPr>
            <w:rStyle w:val="Hyperlink"/>
          </w:rPr>
          <w:t xml:space="preserve">https://doi.org/10.1371/journal.pcbi.1003833</w:t>
        </w:r>
      </w:hyperlink>
      <w:r>
        <w:t xml:space="preserve">.</w:t>
      </w:r>
    </w:p>
    <w:bookmarkEnd w:id="592"/>
    <w:bookmarkStart w:id="59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3">
        <w:r>
          <w:rPr>
            <w:rStyle w:val="Hyperlink"/>
          </w:rPr>
          <w:t xml:space="preserve">https://doi.org/10.1038/d41586-019-02918-5</w:t>
        </w:r>
      </w:hyperlink>
      <w:r>
        <w:t xml:space="preserve">.</w:t>
      </w:r>
    </w:p>
    <w:bookmarkEnd w:id="594"/>
    <w:bookmarkStart w:id="596" w:name="ref-slurm"/>
    <w:p>
      <w:pPr>
        <w:pStyle w:val="Bibliography"/>
      </w:pPr>
      <w:r>
        <w:t xml:space="preserve">“Slurm Workload Manager: Sbatch Documentation.”</w:t>
      </w:r>
      <w:r>
        <w:t xml:space="preserve"> </w:t>
      </w:r>
      <w:r>
        <w:t xml:space="preserve">n.d. SchedMD.</w:t>
      </w:r>
      <w:r>
        <w:t xml:space="preserve"> </w:t>
      </w:r>
      <w:hyperlink r:id="rId595">
        <w:r>
          <w:rPr>
            <w:rStyle w:val="Hyperlink"/>
          </w:rPr>
          <w:t xml:space="preserve">https://slurm.schedmd.com/sbatch.html</w:t>
        </w:r>
      </w:hyperlink>
      <w:r>
        <w:t xml:space="preserve">.</w:t>
      </w:r>
    </w:p>
    <w:bookmarkEnd w:id="596"/>
    <w:bookmarkStart w:id="59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7">
        <w:r>
          <w:rPr>
            <w:rStyle w:val="Hyperlink"/>
          </w:rPr>
          <w:t xml:space="preserve">https://doi.org/10.1038/d41586-019-00067-3</w:t>
        </w:r>
      </w:hyperlink>
      <w:r>
        <w:t xml:space="preserve">.</w:t>
      </w:r>
    </w:p>
    <w:bookmarkEnd w:id="598"/>
    <w:bookmarkStart w:id="600" w:name="ref-terminator"/>
    <w:p>
      <w:pPr>
        <w:pStyle w:val="Bibliography"/>
      </w:pPr>
      <w:r>
        <w:t xml:space="preserve">“Terminator 3: Rise of the Machines.”</w:t>
      </w:r>
      <w:r>
        <w:t xml:space="preserve"> </w:t>
      </w:r>
      <w:r>
        <w:t xml:space="preserve">2003. Film.</w:t>
      </w:r>
      <w:r>
        <w:t xml:space="preserve"> </w:t>
      </w:r>
      <w:hyperlink r:id="rId599">
        <w:r>
          <w:rPr>
            <w:rStyle w:val="Hyperlink"/>
          </w:rPr>
          <w:t xml:space="preserve">https://en.wikipedia.org/wiki/Terminator_3:_Rise_of_the_Machines</w:t>
        </w:r>
      </w:hyperlink>
      <w:r>
        <w:t xml:space="preserve">.</w:t>
      </w:r>
    </w:p>
    <w:bookmarkEnd w:id="600"/>
    <w:bookmarkStart w:id="602" w:name="ref-matrix"/>
    <w:p>
      <w:pPr>
        <w:pStyle w:val="Bibliography"/>
      </w:pPr>
      <w:r>
        <w:t xml:space="preserve">“The Matrix.”</w:t>
      </w:r>
      <w:r>
        <w:t xml:space="preserve"> </w:t>
      </w:r>
      <w:r>
        <w:t xml:space="preserve">1999. Film.</w:t>
      </w:r>
      <w:r>
        <w:t xml:space="preserve"> </w:t>
      </w:r>
      <w:hyperlink r:id="rId601">
        <w:r>
          <w:rPr>
            <w:rStyle w:val="Hyperlink"/>
          </w:rPr>
          <w:t xml:space="preserve">https://en.wikipedia.org/wiki/The_Matrix</w:t>
        </w:r>
      </w:hyperlink>
      <w:r>
        <w:t xml:space="preserve">.</w:t>
      </w:r>
    </w:p>
    <w:bookmarkEnd w:id="602"/>
    <w:bookmarkStart w:id="60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3">
        <w:r>
          <w:rPr>
            <w:rStyle w:val="Hyperlink"/>
          </w:rPr>
          <w:t xml:space="preserve">https://code-review.tidyverse.org/</w:t>
        </w:r>
      </w:hyperlink>
      <w:r>
        <w:t xml:space="preserve">.</w:t>
      </w:r>
    </w:p>
    <w:bookmarkEnd w:id="604"/>
    <w:bookmarkStart w:id="60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5">
        <w:r>
          <w:rPr>
            <w:rStyle w:val="Hyperlink"/>
          </w:rPr>
          <w:t xml:space="preserve">https://doi.org/10.1038/d41586-021-03603-2</w:t>
        </w:r>
      </w:hyperlink>
      <w:r>
        <w:t xml:space="preserve">.</w:t>
      </w:r>
    </w:p>
    <w:bookmarkEnd w:id="606"/>
    <w:bookmarkStart w:id="608" w:name="ref-wargames"/>
    <w:p>
      <w:pPr>
        <w:pStyle w:val="Bibliography"/>
      </w:pPr>
      <w:r>
        <w:t xml:space="preserve">“WarGames.”</w:t>
      </w:r>
      <w:r>
        <w:t xml:space="preserve"> </w:t>
      </w:r>
      <w:r>
        <w:t xml:space="preserve">1983. Film.</w:t>
      </w:r>
      <w:r>
        <w:t xml:space="preserve"> </w:t>
      </w:r>
      <w:hyperlink r:id="rId607">
        <w:r>
          <w:rPr>
            <w:rStyle w:val="Hyperlink"/>
          </w:rPr>
          <w:t xml:space="preserve">https://en.wikipedia.org/wiki/WarGames</w:t>
        </w:r>
      </w:hyperlink>
      <w:r>
        <w:t xml:space="preserve">.</w:t>
      </w:r>
    </w:p>
    <w:bookmarkEnd w:id="608"/>
    <w:bookmarkStart w:id="61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9">
        <w:r>
          <w:rPr>
            <w:rStyle w:val="Hyperlink"/>
          </w:rPr>
          <w:t xml:space="preserve">https://adv-r.hadley.nz/</w:t>
        </w:r>
      </w:hyperlink>
      <w:r>
        <w:t xml:space="preserve">.</w:t>
      </w:r>
    </w:p>
    <w:bookmarkEnd w:id="610"/>
    <w:bookmarkStart w:id="612" w:name="ref-wickham2021shiny"/>
    <w:p>
      <w:pPr>
        <w:pStyle w:val="Bibliography"/>
      </w:pPr>
      <w:r>
        <w:t xml:space="preserve">———. 2021.</w:t>
      </w:r>
      <w:r>
        <w:t xml:space="preserve"> </w:t>
      </w:r>
      <w:r>
        <w:rPr>
          <w:i/>
          <w:iCs/>
        </w:rPr>
        <w:t xml:space="preserve">Mastering Shiny</w:t>
      </w:r>
      <w:r>
        <w:t xml:space="preserve">. O’Reilly Media.</w:t>
      </w:r>
      <w:r>
        <w:t xml:space="preserve"> </w:t>
      </w:r>
      <w:hyperlink r:id="rId611">
        <w:r>
          <w:rPr>
            <w:rStyle w:val="Hyperlink"/>
          </w:rPr>
          <w:t xml:space="preserve">https://mastering-shiny.org/</w:t>
        </w:r>
      </w:hyperlink>
      <w:r>
        <w:t xml:space="preserve">.</w:t>
      </w:r>
    </w:p>
    <w:bookmarkEnd w:id="612"/>
    <w:bookmarkStart w:id="613"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3"/>
    <w:bookmarkStart w:id="615" w:name="ref-wickham2023tidydesign"/>
    <w:p>
      <w:pPr>
        <w:pStyle w:val="Bibliography"/>
      </w:pPr>
      <w:r>
        <w:t xml:space="preserve">———. 2023b.</w:t>
      </w:r>
      <w:r>
        <w:t xml:space="preserve"> </w:t>
      </w:r>
      <w:r>
        <w:rPr>
          <w:i/>
          <w:iCs/>
        </w:rPr>
        <w:t xml:space="preserve">Tidyverse Design Guide</w:t>
      </w:r>
      <w:r>
        <w:t xml:space="preserve">.</w:t>
      </w:r>
      <w:r>
        <w:t xml:space="preserve"> </w:t>
      </w:r>
      <w:hyperlink r:id="rId614">
        <w:r>
          <w:rPr>
            <w:rStyle w:val="Hyperlink"/>
          </w:rPr>
          <w:t xml:space="preserve">https://design.tidyverse.org/</w:t>
        </w:r>
      </w:hyperlink>
      <w:r>
        <w:t xml:space="preserve">.</w:t>
      </w:r>
    </w:p>
    <w:bookmarkEnd w:id="615"/>
    <w:bookmarkStart w:id="61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6">
        <w:r>
          <w:rPr>
            <w:rStyle w:val="Hyperlink"/>
          </w:rPr>
          <w:t xml:space="preserve">https://r-pkgs.org/</w:t>
        </w:r>
      </w:hyperlink>
      <w:r>
        <w:t xml:space="preserve">.</w:t>
      </w:r>
    </w:p>
    <w:bookmarkEnd w:id="617"/>
    <w:bookmarkStart w:id="61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8">
        <w:r>
          <w:rPr>
            <w:rStyle w:val="Hyperlink"/>
          </w:rPr>
          <w:t xml:space="preserve">https://r4ds.hadley.nz/</w:t>
        </w:r>
      </w:hyperlink>
      <w:r>
        <w:t xml:space="preserve">.</w:t>
      </w:r>
    </w:p>
    <w:bookmarkEnd w:id="619"/>
    <w:bookmarkStart w:id="62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20"/>
    <w:bookmarkEnd w:id="621"/>
    <w:bookmarkEnd w:id="6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3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27" Type="http://schemas.openxmlformats.org/officeDocument/2006/relationships/image" Target="media/rId427.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1" Type="http://schemas.openxmlformats.org/officeDocument/2006/relationships/image" Target="media/rId421.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4" Type="http://schemas.openxmlformats.org/officeDocument/2006/relationships/hyperlink" Target="http://adv-r.had.co.nz/Style.html" TargetMode="External"/><Relationship Id="rId525" Type="http://schemas.openxmlformats.org/officeDocument/2006/relationships/hyperlink" Target="http://colorbrewer2.org/" TargetMode="External"/><Relationship Id="rId562"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8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9"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3" Type="http://schemas.openxmlformats.org/officeDocument/2006/relationships/hyperlink" Target="https://code-review.tidyverse.org/" TargetMode="External"/><Relationship Id="rId453"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6" Type="http://schemas.openxmlformats.org/officeDocument/2006/relationships/hyperlink" Target="https://datadryad.org/" TargetMode="External"/><Relationship Id="rId614" Type="http://schemas.openxmlformats.org/officeDocument/2006/relationships/hyperlink" Target="https://design.tidyverse.org/" TargetMode="External"/><Relationship Id="rId573"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8"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8" Type="http://schemas.openxmlformats.org/officeDocument/2006/relationships/hyperlink" Target="https://docs.google.com/document/d/1ckgRCcr7FFPyymyMA6Y_-cB_vftOyrrxT28c6gRg0PI/edit" TargetMode="External"/><Relationship Id="rId451" Type="http://schemas.openxmlformats.org/officeDocument/2006/relationships/hyperlink" Target="https://docs.ropensci.org/targets/" TargetMode="External"/><Relationship Id="rId581" Type="http://schemas.openxmlformats.org/officeDocument/2006/relationships/hyperlink" Target="https://doi.org/10.1038/467775a" TargetMode="External"/><Relationship Id="rId585" Type="http://schemas.openxmlformats.org/officeDocument/2006/relationships/hyperlink" Target="https://doi.org/10.1038/526182a" TargetMode="External"/><Relationship Id="rId597" Type="http://schemas.openxmlformats.org/officeDocument/2006/relationships/hyperlink" Target="https://doi.org/10.1038/d41586-019-00067-3" TargetMode="External"/><Relationship Id="rId549" Type="http://schemas.openxmlformats.org/officeDocument/2006/relationships/hyperlink" Target="https://doi.org/10.1038/d41586-019-01431-z" TargetMode="External"/><Relationship Id="rId593" Type="http://schemas.openxmlformats.org/officeDocument/2006/relationships/hyperlink" Target="https://doi.org/10.1038/d41586-019-02918-5" TargetMode="External"/><Relationship Id="rId605" Type="http://schemas.openxmlformats.org/officeDocument/2006/relationships/hyperlink" Target="https://doi.org/10.1038/d41586-021-03603-2" TargetMode="External"/><Relationship Id="rId560" Type="http://schemas.openxmlformats.org/officeDocument/2006/relationships/hyperlink" Target="https://doi.org/10.1038/s41467-020-19160-7" TargetMode="External"/><Relationship Id="rId583" Type="http://schemas.openxmlformats.org/officeDocument/2006/relationships/hyperlink" Target="https://doi.org/10.1038/s41562-016-0021" TargetMode="External"/><Relationship Id="rId591" Type="http://schemas.openxmlformats.org/officeDocument/2006/relationships/hyperlink" Target="https://doi.org/10.1371/journal.pcbi.1003833" TargetMode="External"/><Relationship Id="rId545"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43"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51" Type="http://schemas.openxmlformats.org/officeDocument/2006/relationships/hyperlink" Target="https://en.wikipedia.org/wiki/Battlestar_Galactica_(2004_TV_series)" TargetMode="External"/><Relationship Id="rId554" Type="http://schemas.openxmlformats.org/officeDocument/2006/relationships/hyperlink" Target="https://en.wikipedia.org/wiki/Blade_Runner" TargetMode="External"/><Relationship Id="rId558" Type="http://schemas.openxmlformats.org/officeDocument/2006/relationships/hyperlink" Target="https://en.wikipedia.org/wiki/Ender%27s_Game" TargetMode="External"/><Relationship Id="rId575" Type="http://schemas.openxmlformats.org/officeDocument/2006/relationships/hyperlink" Target="https://en.wikipedia.org/wiki/Organizations_of_the_Dune_universe#Thinking_machines" TargetMode="External"/><Relationship Id="rId599" Type="http://schemas.openxmlformats.org/officeDocument/2006/relationships/hyperlink" Target="https://en.wikipedia.org/wiki/Terminator_3:_Rise_of_the_Machines" TargetMode="External"/><Relationship Id="rId601"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7" Type="http://schemas.openxmlformats.org/officeDocument/2006/relationships/hyperlink" Target="https://en.wikipedia.org/wiki/WarGames" TargetMode="External"/><Relationship Id="rId569" Type="http://schemas.openxmlformats.org/officeDocument/2006/relationships/hyperlink" Target="https://engineering-shiny.org/" TargetMode="External"/><Relationship Id="rId449" Type="http://schemas.openxmlformats.org/officeDocument/2006/relationships/hyperlink" Target="https://forcats.tidyverse.org/" TargetMode="External"/><Relationship Id="rId443"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7"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98" Type="http://schemas.openxmlformats.org/officeDocument/2006/relationships/hyperlink" Target="https://github.com/skills/introduction-to-github" TargetMode="External"/><Relationship Id="rId530" Type="http://schemas.openxmlformats.org/officeDocument/2006/relationships/hyperlink" Target="https://grants.nih.gov" TargetMode="External"/><Relationship Id="rId529" Type="http://schemas.openxmlformats.org/officeDocument/2006/relationships/hyperlink" Target="https://grantwriting.stanford.edu/funding-train/" TargetMode="External"/><Relationship Id="rId510" Type="http://schemas.openxmlformats.org/officeDocument/2006/relationships/hyperlink" Target="https://grantwriting.stanford.edu/funding-train/#ep" TargetMode="External"/><Relationship Id="rId556"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7" Type="http://schemas.openxmlformats.org/officeDocument/2006/relationships/hyperlink" Target="https://jadebc.github.io/lab-manual/" TargetMode="External"/><Relationship Id="rId476"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6"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80" Type="http://schemas.openxmlformats.org/officeDocument/2006/relationships/hyperlink" Target="https://journals.lww.com/epidem/Fulltext/2001/05000/The_Value_of_P.2.aspx" TargetMode="External"/><Relationship Id="rId527" Type="http://schemas.openxmlformats.org/officeDocument/2006/relationships/hyperlink" Target="https://journals.plos.org/ploscompbiol/article?id=10.1371/journal.pcbi.1003833" TargetMode="External"/><Relationship Id="rId564" Type="http://schemas.openxmlformats.org/officeDocument/2006/relationships/hyperlink" Target="https://journals.plos.org/plosone/s/authorship" TargetMode="External"/><Relationship Id="rId501" Type="http://schemas.openxmlformats.org/officeDocument/2006/relationships/hyperlink" Target="https://link.springer.com/book/10.1007/978-3-030-98175-4" TargetMode="External"/><Relationship Id="rId514"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11" Type="http://schemas.openxmlformats.org/officeDocument/2006/relationships/hyperlink" Target="https://mastering-shiny.org/" TargetMode="External"/><Relationship Id="rId526" Type="http://schemas.openxmlformats.org/officeDocument/2006/relationships/hyperlink" Target="https://medialab.github.io/iwanthue/" TargetMode="External"/><Relationship Id="rId483"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6" Type="http://schemas.openxmlformats.org/officeDocument/2006/relationships/hyperlink" Target="https://mitcommlab.mit.edu/be/2023/09/27/toward-an-evenbetterposter-improving-the-betterposter-template/" TargetMode="External"/><Relationship Id="rId519" Type="http://schemas.openxmlformats.org/officeDocument/2006/relationships/hyperlink" Target="https://myidp.sciencecareers.org/" TargetMode="External"/><Relationship Id="rId58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7"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6"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6" Type="http://schemas.openxmlformats.org/officeDocument/2006/relationships/hyperlink" Target="https://r-pkgs.org/" TargetMode="External"/><Relationship Id="rId618"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52" Type="http://schemas.openxmlformats.org/officeDocument/2006/relationships/hyperlink" Target="https://rdatatable.gitlab.io/data.table/" TargetMode="External"/><Relationship Id="rId44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50"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91" Type="http://schemas.openxmlformats.org/officeDocument/2006/relationships/hyperlink" Target="https://s3.amazonaws.com/assets.datacamp.com/blog_assets/datatable_Cheat_Sheet_R.pdf" TargetMode="External"/><Relationship Id="rId547"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9" Type="http://schemas.openxmlformats.org/officeDocument/2006/relationships/hyperlink" Target="https://sethrobertson.github.io/GitFixUm/fixup.html" TargetMode="External"/><Relationship Id="rId595"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48"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7" Type="http://schemas.openxmlformats.org/officeDocument/2006/relationships/hyperlink" Target="https://tibble.tidyverse.org/" TargetMode="External"/><Relationship Id="rId444"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87"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8"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7"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39" Type="http://schemas.openxmlformats.org/officeDocument/2006/relationships/hyperlink" Target="https://www.equator-network.org/" TargetMode="External"/><Relationship Id="rId513"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36" Type="http://schemas.openxmlformats.org/officeDocument/2006/relationships/hyperlink" Target="https://www.medrxiv.org/" TargetMode="External"/><Relationship Id="rId522" Type="http://schemas.openxmlformats.org/officeDocument/2006/relationships/hyperlink" Target="https://www.nature.com/articles/d41586-021-03603-2" TargetMode="External"/><Relationship Id="rId511"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9" Type="http://schemas.openxmlformats.org/officeDocument/2006/relationships/hyperlink" Target="https://www.rstudio.com/wp-content/uploads/2015/02/data-wrangling-cheatsheet.pdf" TargetMode="External"/><Relationship Id="rId492" Type="http://schemas.openxmlformats.org/officeDocument/2006/relationships/hyperlink" Target="https://www.rstudio.com/wp-content/uploads/2015/02/rmarkdown-cheatsheet.pdf" TargetMode="External"/><Relationship Id="rId490" Type="http://schemas.openxmlformats.org/officeDocument/2006/relationships/hyperlink" Target="https://www.rstudio.com/wp-content/uploads/2015/03/ggplot2-cheatsheet.pdf" TargetMode="External"/><Relationship Id="rId504" Type="http://schemas.openxmlformats.org/officeDocument/2006/relationships/hyperlink" Target="https://www.sciencedirect.com/science/article/pii/S1471491423000928" TargetMode="External"/><Relationship Id="rId520" Type="http://schemas.openxmlformats.org/officeDocument/2006/relationships/hyperlink" Target="https://www.training.nih.gov/career-services/" TargetMode="External"/><Relationship Id="rId523" Type="http://schemas.openxmlformats.org/officeDocument/2006/relationships/hyperlink" Target="https://www.youtube.com/watch?v=1RwJbhkCA58" TargetMode="External"/><Relationship Id="rId505" Type="http://schemas.openxmlformats.org/officeDocument/2006/relationships/hyperlink" Target="https://www.youtube.com/watch?v=1RwJbhkCA58&amp;t=1171s" TargetMode="External"/><Relationship Id="rId57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2"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94" Type="http://schemas.openxmlformats.org/officeDocument/2006/relationships/hyperlink" Target="http://adv-r.had.co.nz/Style.html" TargetMode="External"/><Relationship Id="rId525" Type="http://schemas.openxmlformats.org/officeDocument/2006/relationships/hyperlink" Target="http://colorbrewer2.org/" TargetMode="External"/><Relationship Id="rId562"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82"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609"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603" Type="http://schemas.openxmlformats.org/officeDocument/2006/relationships/hyperlink" Target="https://code-review.tidyverse.org/" TargetMode="External"/><Relationship Id="rId453" Type="http://schemas.openxmlformats.org/officeDocument/2006/relationships/hyperlink" Target="https://cran.r-project.org/package=assertthat"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66" Type="http://schemas.openxmlformats.org/officeDocument/2006/relationships/hyperlink" Target="https://datadryad.org/" TargetMode="External"/><Relationship Id="rId614" Type="http://schemas.openxmlformats.org/officeDocument/2006/relationships/hyperlink" Target="https://design.tidyverse.org/" TargetMode="External"/><Relationship Id="rId573"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5" Type="http://schemas.openxmlformats.org/officeDocument/2006/relationships/hyperlink" Target="https://docs.github.com/en/copilot/how-tos/use-copilot-agents/coding-agent" TargetMode="External"/><Relationship Id="rId438" Type="http://schemas.openxmlformats.org/officeDocument/2006/relationships/hyperlink" Target="https://docs.github.com/en/copilot/how-tos/use-copilot-agents/coding-agent/customize-the-agent-environment#preinstalling-tools-or-dependencies-in-copilots-environment" TargetMode="External"/><Relationship Id="rId433" Type="http://schemas.openxmlformats.org/officeDocument/2006/relationships/hyperlink" Target="https://docs.github.com/en/copilot/how-tos/use-copilot-agents/coding-agent/customize-the-agent-firewall" TargetMode="External"/><Relationship Id="rId431"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508" Type="http://schemas.openxmlformats.org/officeDocument/2006/relationships/hyperlink" Target="https://docs.google.com/document/d/1ckgRCcr7FFPyymyMA6Y_-cB_vftOyrrxT28c6gRg0PI/edit" TargetMode="External"/><Relationship Id="rId451" Type="http://schemas.openxmlformats.org/officeDocument/2006/relationships/hyperlink" Target="https://docs.ropensci.org/targets/" TargetMode="External"/><Relationship Id="rId581" Type="http://schemas.openxmlformats.org/officeDocument/2006/relationships/hyperlink" Target="https://doi.org/10.1038/467775a" TargetMode="External"/><Relationship Id="rId585" Type="http://schemas.openxmlformats.org/officeDocument/2006/relationships/hyperlink" Target="https://doi.org/10.1038/526182a" TargetMode="External"/><Relationship Id="rId597" Type="http://schemas.openxmlformats.org/officeDocument/2006/relationships/hyperlink" Target="https://doi.org/10.1038/d41586-019-00067-3" TargetMode="External"/><Relationship Id="rId549" Type="http://schemas.openxmlformats.org/officeDocument/2006/relationships/hyperlink" Target="https://doi.org/10.1038/d41586-019-01431-z" TargetMode="External"/><Relationship Id="rId593" Type="http://schemas.openxmlformats.org/officeDocument/2006/relationships/hyperlink" Target="https://doi.org/10.1038/d41586-019-02918-5" TargetMode="External"/><Relationship Id="rId605" Type="http://schemas.openxmlformats.org/officeDocument/2006/relationships/hyperlink" Target="https://doi.org/10.1038/d41586-021-03603-2" TargetMode="External"/><Relationship Id="rId560" Type="http://schemas.openxmlformats.org/officeDocument/2006/relationships/hyperlink" Target="https://doi.org/10.1038/s41467-020-19160-7" TargetMode="External"/><Relationship Id="rId583" Type="http://schemas.openxmlformats.org/officeDocument/2006/relationships/hyperlink" Target="https://doi.org/10.1038/s41562-016-0021" TargetMode="External"/><Relationship Id="rId591" Type="http://schemas.openxmlformats.org/officeDocument/2006/relationships/hyperlink" Target="https://doi.org/10.1371/journal.pcbi.1003833" TargetMode="External"/><Relationship Id="rId545"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43"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4" Type="http://schemas.openxmlformats.org/officeDocument/2006/relationships/hyperlink" Target="https://en.wikipedia.org/wiki/Agent_(The_Matrix)" TargetMode="External"/><Relationship Id="rId551" Type="http://schemas.openxmlformats.org/officeDocument/2006/relationships/hyperlink" Target="https://en.wikipedia.org/wiki/Battlestar_Galactica_(2004_TV_series)" TargetMode="External"/><Relationship Id="rId554" Type="http://schemas.openxmlformats.org/officeDocument/2006/relationships/hyperlink" Target="https://en.wikipedia.org/wiki/Blade_Runner" TargetMode="External"/><Relationship Id="rId558" Type="http://schemas.openxmlformats.org/officeDocument/2006/relationships/hyperlink" Target="https://en.wikipedia.org/wiki/Ender%27s_Game" TargetMode="External"/><Relationship Id="rId575" Type="http://schemas.openxmlformats.org/officeDocument/2006/relationships/hyperlink" Target="https://en.wikipedia.org/wiki/Organizations_of_the_Dune_universe#Thinking_machines" TargetMode="External"/><Relationship Id="rId599" Type="http://schemas.openxmlformats.org/officeDocument/2006/relationships/hyperlink" Target="https://en.wikipedia.org/wiki/Terminator_3:_Rise_of_the_Machines" TargetMode="External"/><Relationship Id="rId601"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607" Type="http://schemas.openxmlformats.org/officeDocument/2006/relationships/hyperlink" Target="https://en.wikipedia.org/wiki/WarGames" TargetMode="External"/><Relationship Id="rId569" Type="http://schemas.openxmlformats.org/officeDocument/2006/relationships/hyperlink" Target="https://engineering-shiny.org/" TargetMode="External"/><Relationship Id="rId449" Type="http://schemas.openxmlformats.org/officeDocument/2006/relationships/hyperlink" Target="https://forcats.tidyverse.org/" TargetMode="External"/><Relationship Id="rId443" Type="http://schemas.openxmlformats.org/officeDocument/2006/relationships/hyperlink" Target="https://ggplot2.tidyverse.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37"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140" Type="http://schemas.openxmlformats.org/officeDocument/2006/relationships/hyperlink" Target="https://github.com/r-box/boxr" TargetMode="External"/><Relationship Id="rId498" Type="http://schemas.openxmlformats.org/officeDocument/2006/relationships/hyperlink" Target="https://github.com/skills/introduction-to-github" TargetMode="External"/><Relationship Id="rId530" Type="http://schemas.openxmlformats.org/officeDocument/2006/relationships/hyperlink" Target="https://grants.nih.gov" TargetMode="External"/><Relationship Id="rId529" Type="http://schemas.openxmlformats.org/officeDocument/2006/relationships/hyperlink" Target="https://grantwriting.stanford.edu/funding-train/" TargetMode="External"/><Relationship Id="rId510" Type="http://schemas.openxmlformats.org/officeDocument/2006/relationships/hyperlink" Target="https://grantwriting.stanford.edu/funding-train/#ep" TargetMode="External"/><Relationship Id="rId556"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517" Type="http://schemas.openxmlformats.org/officeDocument/2006/relationships/hyperlink" Target="https://jadebc.github.io/lab-manual/" TargetMode="External"/><Relationship Id="rId476"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86"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80" Type="http://schemas.openxmlformats.org/officeDocument/2006/relationships/hyperlink" Target="https://journals.lww.com/epidem/Fulltext/2001/05000/The_Value_of_P.2.aspx" TargetMode="External"/><Relationship Id="rId527" Type="http://schemas.openxmlformats.org/officeDocument/2006/relationships/hyperlink" Target="https://journals.plos.org/ploscompbiol/article?id=10.1371/journal.pcbi.1003833" TargetMode="External"/><Relationship Id="rId564" Type="http://schemas.openxmlformats.org/officeDocument/2006/relationships/hyperlink" Target="https://journals.plos.org/plosone/s/authorship" TargetMode="External"/><Relationship Id="rId501" Type="http://schemas.openxmlformats.org/officeDocument/2006/relationships/hyperlink" Target="https://link.springer.com/book/10.1007/978-3-030-98175-4" TargetMode="External"/><Relationship Id="rId514"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611" Type="http://schemas.openxmlformats.org/officeDocument/2006/relationships/hyperlink" Target="https://mastering-shiny.org/" TargetMode="External"/><Relationship Id="rId526" Type="http://schemas.openxmlformats.org/officeDocument/2006/relationships/hyperlink" Target="https://medialab.github.io/iwanthue/" TargetMode="External"/><Relationship Id="rId483"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506" Type="http://schemas.openxmlformats.org/officeDocument/2006/relationships/hyperlink" Target="https://mitcommlab.mit.edu/be/2023/09/27/toward-an-evenbetterposter-improving-the-betterposter-template/" TargetMode="External"/><Relationship Id="rId519" Type="http://schemas.openxmlformats.org/officeDocument/2006/relationships/hyperlink" Target="https://myidp.sciencecareers.org/" TargetMode="External"/><Relationship Id="rId587"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77"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446" Type="http://schemas.openxmlformats.org/officeDocument/2006/relationships/hyperlink" Target="https://purrr.tidyverse.org/"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616" Type="http://schemas.openxmlformats.org/officeDocument/2006/relationships/hyperlink" Target="https://r-pkgs.org/" TargetMode="External"/><Relationship Id="rId618"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452" Type="http://schemas.openxmlformats.org/officeDocument/2006/relationships/hyperlink" Target="https://rdatatable.gitlab.io/data.table/" TargetMode="External"/><Relationship Id="rId445"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450" Type="http://schemas.openxmlformats.org/officeDocument/2006/relationships/hyperlink" Target="https://rstudio.github.io/renv/" TargetMode="External"/><Relationship Id="rId145" Type="http://schemas.openxmlformats.org/officeDocument/2006/relationships/hyperlink" Target="https://rviews.rstudio.com/2017/06/08/what-is-the-tidyverse/" TargetMode="External"/><Relationship Id="rId491" Type="http://schemas.openxmlformats.org/officeDocument/2006/relationships/hyperlink" Target="https://s3.amazonaws.com/assets.datacamp.com/blog_assets/datatable_Cheat_Sheet_R.pdf" TargetMode="External"/><Relationship Id="rId547"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89" Type="http://schemas.openxmlformats.org/officeDocument/2006/relationships/hyperlink" Target="https://sethrobertson.github.io/GitFixUm/fixup.html" TargetMode="External"/><Relationship Id="rId595"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448" Type="http://schemas.openxmlformats.org/officeDocument/2006/relationships/hyperlink" Target="https://stringr.tidyverse.org/"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447" Type="http://schemas.openxmlformats.org/officeDocument/2006/relationships/hyperlink" Target="https://tibble.tidyverse.org/" TargetMode="External"/><Relationship Id="rId444" Type="http://schemas.openxmlformats.org/officeDocument/2006/relationships/hyperlink" Target="https://tidyr.tidyverse.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87" Type="http://schemas.openxmlformats.org/officeDocument/2006/relationships/hyperlink" Target="https://ucb-epi-r.github.io"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78"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37"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39" Type="http://schemas.openxmlformats.org/officeDocument/2006/relationships/hyperlink" Target="https://www.equator-network.org/" TargetMode="External"/><Relationship Id="rId513"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36" Type="http://schemas.openxmlformats.org/officeDocument/2006/relationships/hyperlink" Target="https://www.medrxiv.org/" TargetMode="External"/><Relationship Id="rId522" Type="http://schemas.openxmlformats.org/officeDocument/2006/relationships/hyperlink" Target="https://www.nature.com/articles/d41586-021-03603-2" TargetMode="External"/><Relationship Id="rId511"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89" Type="http://schemas.openxmlformats.org/officeDocument/2006/relationships/hyperlink" Target="https://www.rstudio.com/wp-content/uploads/2015/02/data-wrangling-cheatsheet.pdf" TargetMode="External"/><Relationship Id="rId492" Type="http://schemas.openxmlformats.org/officeDocument/2006/relationships/hyperlink" Target="https://www.rstudio.com/wp-content/uploads/2015/02/rmarkdown-cheatsheet.pdf" TargetMode="External"/><Relationship Id="rId490" Type="http://schemas.openxmlformats.org/officeDocument/2006/relationships/hyperlink" Target="https://www.rstudio.com/wp-content/uploads/2015/03/ggplot2-cheatsheet.pdf" TargetMode="External"/><Relationship Id="rId504" Type="http://schemas.openxmlformats.org/officeDocument/2006/relationships/hyperlink" Target="https://www.sciencedirect.com/science/article/pii/S1471491423000928" TargetMode="External"/><Relationship Id="rId520" Type="http://schemas.openxmlformats.org/officeDocument/2006/relationships/hyperlink" Target="https://www.training.nih.gov/career-services/" TargetMode="External"/><Relationship Id="rId523" Type="http://schemas.openxmlformats.org/officeDocument/2006/relationships/hyperlink" Target="https://www.youtube.com/watch?v=1RwJbhkCA58" TargetMode="External"/><Relationship Id="rId505" Type="http://schemas.openxmlformats.org/officeDocument/2006/relationships/hyperlink" Target="https://www.youtube.com/watch?v=1RwJbhkCA58&amp;t=1171s" TargetMode="External"/><Relationship Id="rId571"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502"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2026-01-12T23:14:53Z</dcterms:created>
  <dcterms:modified xsi:type="dcterms:W3CDTF">2026-01-12T23:14:53Z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