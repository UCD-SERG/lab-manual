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rPr>
          <w:b/>
          <w:bCs/>
        </w:rPr>
        <w:t xml:space="preserve">Demo Note:</w:t>
      </w:r>
      <w:r>
        <w:t xml:space="preserve"> </w:t>
      </w:r>
      <w:r>
        <w:t xml:space="preserve">This minor edit demonstrates the preview highlighting workflow in action.</w:t>
      </w:r>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97" w:name="working-with-ai"/>
    <w:p>
      <w:pPr>
        <w:pStyle w:val="Heading1"/>
      </w:pPr>
      <w:ins w:id="986" w:author="PR Preview" w:date="2024-01-01T00:00:00Z">
        <w:r>
          <w:t xml:space="preserve">16. Working with AI</w:t>
        </w:r>
      </w:ins>
    </w:p>
    <w:p>
      <w:pPr>
        <w:pStyle w:val="FirstParagraph"/>
      </w:pPr>
      <w:hyperlink r:id="rId362">
        <w:r>
          <w:rPr>
            <w:rStyle w:val="Hyperlink"/>
          </w:rPr>
          <w:t xml:space="preserve">AI-powered coding assistants</w:t>
        </w:r>
      </w:hyperlink>
      <w:ins w:id="987" w:author="PR Preview" w:date="2024-01-01T00:00:00Z">
        <w:r>
          <w:t xml:space="preserve"> </w:t>
        </w:r>
      </w:ins>
      <w:ins w:id="987" w:author="PR Preview" w:date="2024-01-01T00:00:00Z">
        <w:r>
          <w:t xml:space="preserve">can dramatically accelerate and improve your work,</w:t>
        </w:r>
      </w:ins>
      <w:ins w:id="987" w:author="PR Preview" w:date="2024-01-01T00:00:00Z">
        <w:r>
          <w:t xml:space="preserve"> </w:t>
        </w:r>
      </w:ins>
      <w:ins w:id="987" w:author="PR Preview" w:date="2024-01-01T00:00:00Z">
        <w:r>
          <w:t xml:space="preserve">but they require careful and responsible use.</w:t>
        </w:r>
      </w:ins>
      <w:ins w:id="987" w:author="PR Preview" w:date="2024-01-01T00:00:00Z">
        <w:r>
          <w:t xml:space="preserve"> </w:t>
        </w:r>
      </w:ins>
      <w:ins w:id="987" w:author="PR Preview" w:date="2024-01-01T00:00:00Z">
        <w:r>
          <w:t xml:space="preserve">Lab members who use AI tools must adhere to the following guidelines:</w:t>
        </w:r>
      </w:ins>
    </w:p>
    <w:bookmarkStart w:id="36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3"/>
    <w:bookmarkStart w:id="36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4"/>
    <w:bookmarkStart w:id="36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5"/>
    <w:bookmarkStart w:id="396" w:name="coding-agents"/>
    <w:p>
      <w:pPr>
        <w:pStyle w:val="Heading2"/>
      </w:pPr>
      <w:r>
        <w:t xml:space="preserve">16.4 Coding Agents</w:t>
      </w:r>
    </w:p>
    <w:p>
      <w:pPr>
        <w:pStyle w:val="FirstParagraph"/>
      </w:pPr>
      <w:ins w:id="1012" w:author="PR Preview" w:date="2024-01-01T00:00:00Z">
        <w:r>
          <w:t xml:space="preserve">We recommend using</w:t>
        </w:r>
      </w:ins>
      <w:ins w:id="1012" w:author="PR Preview" w:date="2024-01-01T00:00:00Z">
        <w:r>
          <w:t xml:space="preserve"> </w:t>
        </w:r>
      </w:ins>
      <w:hyperlink r:id="rId366">
        <w:r>
          <w:rPr>
            <w:rStyle w:val="Hyperlink"/>
            <w:b/>
            <w:bCs/>
          </w:rPr>
          <w:t xml:space="preserve">Coding Agents</w:t>
        </w:r>
      </w:hyperlink>
      <w:ins w:id="1012" w:author="PR Preview" w:date="2024-01-01T00:00:00Z">
        <w:r>
          <w:t xml:space="preserve"> </w:t>
        </w:r>
      </w:ins>
      <w:ins w:id="1012" w:author="PR Preview" w:date="2024-01-01T00:00:00Z">
        <w:r>
          <w:t xml:space="preserve">(</w:t>
        </w:r>
      </w:ins>
      <w:hyperlink r:id="rId367">
        <w:r>
          <w:rPr>
            <w:rStyle w:val="Hyperlink"/>
          </w:rPr>
          <w:t xml:space="preserve">AI agents</w:t>
        </w:r>
      </w:hyperlink>
      <w:ins w:id="1012" w:author="PR Preview" w:date="2024-01-01T00:00:00Z">
        <w:r>
          <w:t xml:space="preserve"> </w:t>
        </w:r>
      </w:ins>
      <w:ins w:id="1012" w:author="PR Preview" w:date="2024-01-01T00:00:00Z">
        <w:r>
          <w:t xml:space="preserve">specialized for coding)</w:t>
        </w:r>
      </w:ins>
      <w:ins w:id="1012" w:author="PR Preview" w:date="2024-01-01T00:00:00Z">
        <w:r>
          <w:t xml:space="preserve"> </w:t>
        </w:r>
      </w:ins>
      <w:ins w:id="1012" w:author="PR Preview" w:date="2024-01-01T00:00:00Z">
        <w:r>
          <w:t xml:space="preserve">for AI-assisted coding.</w:t>
        </w:r>
      </w:ins>
    </w:p>
    <w:bookmarkStart w:id="377" w:name="how-to-work-with-coding-agents"/>
    <w:p>
      <w:pPr>
        <w:pStyle w:val="Heading3"/>
      </w:pPr>
      <w:ins w:id="1013" w:author="PR Preview" w:date="2024-01-01T00:00:00Z">
        <w:r>
          <w:t xml:space="preserve">16.4.1 How to Work with Coding Agents</w:t>
        </w:r>
      </w:ins>
    </w:p>
    <w:p>
      <w:pPr>
        <w:pStyle w:val="FirstParagraph"/>
      </w:pPr>
      <w:ins w:id="1014" w:author="PR Preview" w:date="2024-01-01T00:00:00Z">
        <w:r>
          <w:t xml:space="preserve">GitHub Copilot coding agents can be used in several ways to automate development tasks:</w:t>
        </w:r>
      </w:ins>
    </w:p>
    <w:bookmarkStart w:id="368" w:name="assigning-issues-to-copilot"/>
    <w:p>
      <w:pPr>
        <w:pStyle w:val="Heading4"/>
      </w:pPr>
      <w:ins w:id="1015" w:author="PR Preview" w:date="2024-01-01T00:00:00Z">
        <w:r>
          <w:t xml:space="preserve">16.4.1.1 Assigning Issues to Copilot</w:t>
        </w:r>
      </w:ins>
    </w:p>
    <w:p>
      <w:pPr>
        <w:pStyle w:val="FirstParagraph"/>
      </w:pPr>
      <w:ins w:id="1016" w:author="PR Preview" w:date="2024-01-01T00:00:00Z">
        <w:r>
          <w:t xml:space="preserve">You can assign GitHub Issues directly to</w:t>
        </w:r>
      </w:ins>
      <w:ins w:id="1016" w:author="PR Preview" w:date="2024-01-01T00:00:00Z">
        <w:r>
          <w:t xml:space="preserve"> </w:t>
        </w:r>
      </w:ins>
      <w:ins w:id="1016" w:author="PR Preview" w:date="2024-01-01T00:00:00Z">
        <w:r>
          <w:rPr>
            <w:rStyle w:val="VerbatimChar"/>
          </w:rPr>
          <w:t xml:space="preserve">@copilot</w:t>
        </w:r>
      </w:ins>
      <w:ins w:id="1016" w:author="PR Preview" w:date="2024-01-01T00:00:00Z">
        <w:r>
          <w:t xml:space="preserve"> </w:t>
        </w:r>
      </w:ins>
      <w:ins w:id="1016" w:author="PR Preview" w:date="2024-01-01T00:00:00Z">
        <w:r>
          <w:t xml:space="preserve">just like you would assign to a human collaborator:</w:t>
        </w:r>
      </w:ins>
    </w:p>
    <w:p>
      <w:pPr>
        <w:numPr>
          <w:ilvl w:val="0"/>
          <w:numId w:val="1087"/>
        </w:numPr>
      </w:pPr>
      <w:ins w:id="1017" w:author="PR Preview" w:date="2024-01-01T00:00:00Z">
        <w:r>
          <w:rPr>
            <w:b/>
            <w:bCs/>
          </w:rPr>
          <w:t xml:space="preserve">On GitHub.com</w:t>
        </w:r>
      </w:ins>
      <w:ins w:id="1017" w:author="PR Preview" w:date="2024-01-01T00:00:00Z">
        <w:r>
          <w:t xml:space="preserve">:</w:t>
        </w:r>
      </w:ins>
      <w:ins w:id="1017" w:author="PR Preview" w:date="2024-01-01T00:00:00Z">
        <w:r>
          <w:t xml:space="preserve"> </w:t>
        </w:r>
      </w:ins>
      <w:ins w:id="1017" w:author="PR Preview" w:date="2024-01-01T00:00:00Z">
        <w:r>
          <w:t xml:space="preserve">Navigate to an issue and assign it to Copilot in the assignees section</w:t>
        </w:r>
      </w:ins>
    </w:p>
    <w:p>
      <w:pPr>
        <w:numPr>
          <w:ilvl w:val="0"/>
          <w:numId w:val="1087"/>
        </w:numPr>
      </w:pPr>
      <w:ins w:id="1018" w:author="PR Preview" w:date="2024-01-01T00:00:00Z">
        <w:r>
          <w:rPr>
            <w:b/>
            <w:bCs/>
          </w:rPr>
          <w:t xml:space="preserve">In VS Code</w:t>
        </w:r>
      </w:ins>
      <w:ins w:id="1018" w:author="PR Preview" w:date="2024-01-01T00:00:00Z">
        <w:r>
          <w:t xml:space="preserve">:</w:t>
        </w:r>
      </w:ins>
      <w:ins w:id="1018" w:author="PR Preview" w:date="2024-01-01T00:00:00Z">
        <w:r>
          <w:t xml:space="preserve"> </w:t>
        </w:r>
      </w:ins>
      <w:ins w:id="1018" w:author="PR Preview" w:date="2024-01-01T00:00:00Z">
        <w:r>
          <w:t xml:space="preserve">In the GitHub Pull Requests or Issues view,</w:t>
        </w:r>
      </w:ins>
      <w:ins w:id="1018" w:author="PR Preview" w:date="2024-01-01T00:00:00Z">
        <w:r>
          <w:t xml:space="preserve"> </w:t>
        </w:r>
      </w:ins>
      <w:ins w:id="1018" w:author="PR Preview" w:date="2024-01-01T00:00:00Z">
        <w:r>
          <w:t xml:space="preserve">right-click an issue and select</w:t>
        </w:r>
      </w:ins>
      <w:ins w:id="1018" w:author="PR Preview" w:date="2024-01-01T00:00:00Z">
        <w:r>
          <w:t xml:space="preserve"> </w:t>
        </w:r>
      </w:ins>
      <w:ins w:id="1018" w:author="PR Preview" w:date="2024-01-01T00:00:00Z">
        <w:r>
          <w:t xml:space="preserve">“Assign to Copilot”</w:t>
        </w:r>
      </w:ins>
    </w:p>
    <w:p>
      <w:pPr>
        <w:numPr>
          <w:ilvl w:val="0"/>
          <w:numId w:val="1087"/>
        </w:numPr>
      </w:pPr>
      <w:ins w:id="1019" w:author="PR Preview" w:date="2024-01-01T00:00:00Z">
        <w:r>
          <w:rPr>
            <w:b/>
            <w:bCs/>
          </w:rPr>
          <w:t xml:space="preserve">From Copilot Chat</w:t>
        </w:r>
      </w:ins>
      <w:ins w:id="1019" w:author="PR Preview" w:date="2024-01-01T00:00:00Z">
        <w:r>
          <w:t xml:space="preserve">:</w:t>
        </w:r>
      </w:ins>
      <w:ins w:id="1019" w:author="PR Preview" w:date="2024-01-01T00:00:00Z">
        <w:r>
          <w:t xml:space="preserve"> </w:t>
        </w:r>
      </w:ins>
      <w:ins w:id="1019" w:author="PR Preview" w:date="2024-01-01T00:00:00Z">
        <w:r>
          <w:t xml:space="preserve">Delegate tasks to Copilot directly from the chat interface in supported editors</w:t>
        </w:r>
      </w:ins>
    </w:p>
    <w:bookmarkEnd w:id="368"/>
    <w:bookmarkStart w:id="369" w:name="the-agent-workflow"/>
    <w:p>
      <w:pPr>
        <w:pStyle w:val="Heading4"/>
      </w:pPr>
      <w:ins w:id="1020" w:author="PR Preview" w:date="2024-01-01T00:00:00Z">
        <w:r>
          <w:t xml:space="preserve">16.4.1.2 The Agent Workflow</w:t>
        </w:r>
      </w:ins>
    </w:p>
    <w:p>
      <w:pPr>
        <w:pStyle w:val="FirstParagraph"/>
      </w:pPr>
      <w:ins w:id="1021" w:author="PR Preview" w:date="2024-01-01T00:00:00Z">
        <w:r>
          <w:t xml:space="preserve">Once assigned an issue,</w:t>
        </w:r>
      </w:ins>
      <w:ins w:id="1021" w:author="PR Preview" w:date="2024-01-01T00:00:00Z">
        <w:r>
          <w:t xml:space="preserve"> </w:t>
        </w:r>
      </w:ins>
      <w:ins w:id="1021" w:author="PR Preview" w:date="2024-01-01T00:00:00Z">
        <w:r>
          <w:t xml:space="preserve">the coding agent follows an autonomous workflow:</w:t>
        </w:r>
      </w:ins>
    </w:p>
    <w:p>
      <w:pPr>
        <w:numPr>
          <w:ilvl w:val="0"/>
          <w:numId w:val="1088"/>
        </w:numPr>
      </w:pPr>
      <w:ins w:id="1022" w:author="PR Preview" w:date="2024-01-01T00:00:00Z">
        <w:r>
          <w:rPr>
            <w:b/>
            <w:bCs/>
          </w:rPr>
          <w:t xml:space="preserve">Analysis</w:t>
        </w:r>
      </w:ins>
      <w:ins w:id="1022" w:author="PR Preview" w:date="2024-01-01T00:00:00Z">
        <w:r>
          <w:t xml:space="preserve">:</w:t>
        </w:r>
      </w:ins>
      <w:ins w:id="1022" w:author="PR Preview" w:date="2024-01-01T00:00:00Z">
        <w:r>
          <w:t xml:space="preserve"> </w:t>
        </w:r>
      </w:ins>
      <w:ins w:id="1022" w:author="PR Preview" w:date="2024-01-01T00:00:00Z">
        <w:r>
          <w:t xml:space="preserve">Reviews the issue description,</w:t>
        </w:r>
      </w:ins>
      <w:ins w:id="1022" w:author="PR Preview" w:date="2024-01-01T00:00:00Z">
        <w:r>
          <w:t xml:space="preserve"> </w:t>
        </w:r>
      </w:ins>
      <w:ins w:id="1022" w:author="PR Preview" w:date="2024-01-01T00:00:00Z">
        <w:r>
          <w:t xml:space="preserve">related discussions,</w:t>
        </w:r>
      </w:ins>
      <w:ins w:id="1022" w:author="PR Preview" w:date="2024-01-01T00:00:00Z">
        <w:r>
          <w:t xml:space="preserve"> </w:t>
        </w:r>
      </w:ins>
      <w:ins w:id="1022" w:author="PR Preview" w:date="2024-01-01T00:00:00Z">
        <w:r>
          <w:t xml:space="preserve">repository instructions,</w:t>
        </w:r>
      </w:ins>
      <w:ins w:id="1022" w:author="PR Preview" w:date="2024-01-01T00:00:00Z">
        <w:r>
          <w:t xml:space="preserve"> </w:t>
        </w:r>
      </w:ins>
      <w:ins w:id="1022" w:author="PR Preview" w:date="2024-01-01T00:00:00Z">
        <w:r>
          <w:t xml:space="preserve">and codebase context</w:t>
        </w:r>
      </w:ins>
    </w:p>
    <w:p>
      <w:pPr>
        <w:numPr>
          <w:ilvl w:val="0"/>
          <w:numId w:val="1088"/>
        </w:numPr>
      </w:pPr>
      <w:ins w:id="1023" w:author="PR Preview" w:date="2024-01-01T00:00:00Z">
        <w:r>
          <w:rPr>
            <w:b/>
            <w:bCs/>
          </w:rPr>
          <w:t xml:space="preserve">Planning</w:t>
        </w:r>
      </w:ins>
      <w:ins w:id="1023" w:author="PR Preview" w:date="2024-01-01T00:00:00Z">
        <w:r>
          <w:t xml:space="preserve">:</w:t>
        </w:r>
      </w:ins>
      <w:ins w:id="1023" w:author="PR Preview" w:date="2024-01-01T00:00:00Z">
        <w:r>
          <w:t xml:space="preserve"> </w:t>
        </w:r>
      </w:ins>
      <w:ins w:id="1023" w:author="PR Preview" w:date="2024-01-01T00:00:00Z">
        <w:r>
          <w:t xml:space="preserve">Determines what changes are needed and creates a work plan</w:t>
        </w:r>
      </w:ins>
    </w:p>
    <w:p>
      <w:pPr>
        <w:numPr>
          <w:ilvl w:val="0"/>
          <w:numId w:val="1088"/>
        </w:numPr>
      </w:pPr>
      <w:ins w:id="1024" w:author="PR Preview" w:date="2024-01-01T00:00:00Z">
        <w:r>
          <w:rPr>
            <w:b/>
            <w:bCs/>
          </w:rPr>
          <w:t xml:space="preserve">Development</w:t>
        </w:r>
      </w:ins>
      <w:ins w:id="1024" w:author="PR Preview" w:date="2024-01-01T00:00:00Z">
        <w:r>
          <w:t xml:space="preserve">:</w:t>
        </w:r>
      </w:ins>
      <w:ins w:id="1024" w:author="PR Preview" w:date="2024-01-01T00:00:00Z">
        <w:r>
          <w:t xml:space="preserve"> </w:t>
        </w:r>
      </w:ins>
      <w:ins w:id="1024" w:author="PR Preview" w:date="2024-01-01T00:00:00Z">
        <w:r>
          <w:t xml:space="preserve">Works in an isolated GitHub Actions environment,</w:t>
        </w:r>
      </w:ins>
      <w:ins w:id="1024" w:author="PR Preview" w:date="2024-01-01T00:00:00Z">
        <w:r>
          <w:t xml:space="preserve"> </w:t>
        </w:r>
      </w:ins>
      <w:ins w:id="1024" w:author="PR Preview" w:date="2024-01-01T00:00:00Z">
        <w:r>
          <w:t xml:space="preserve">modifies code,</w:t>
        </w:r>
      </w:ins>
      <w:ins w:id="1024" w:author="PR Preview" w:date="2024-01-01T00:00:00Z">
        <w:r>
          <w:t xml:space="preserve"> </w:t>
        </w:r>
      </w:ins>
      <w:ins w:id="1024" w:author="PR Preview" w:date="2024-01-01T00:00:00Z">
        <w:r>
          <w:t xml:space="preserve">runs tests and linters,</w:t>
        </w:r>
      </w:ins>
      <w:ins w:id="1024" w:author="PR Preview" w:date="2024-01-01T00:00:00Z">
        <w:r>
          <w:t xml:space="preserve"> </w:t>
        </w:r>
      </w:ins>
      <w:ins w:id="1024" w:author="PR Preview" w:date="2024-01-01T00:00:00Z">
        <w:r>
          <w:t xml:space="preserve">and validates changes</w:t>
        </w:r>
      </w:ins>
    </w:p>
    <w:p>
      <w:pPr>
        <w:numPr>
          <w:ilvl w:val="0"/>
          <w:numId w:val="1088"/>
        </w:numPr>
      </w:pPr>
      <w:ins w:id="1025" w:author="PR Preview" w:date="2024-01-01T00:00:00Z">
        <w:r>
          <w:rPr>
            <w:b/>
            <w:bCs/>
          </w:rPr>
          <w:t xml:space="preserve">Pull Request Creation</w:t>
        </w:r>
      </w:ins>
      <w:ins w:id="1025" w:author="PR Preview" w:date="2024-01-01T00:00:00Z">
        <w:r>
          <w:t xml:space="preserve">:</w:t>
        </w:r>
      </w:ins>
      <w:ins w:id="1025" w:author="PR Preview" w:date="2024-01-01T00:00:00Z">
        <w:r>
          <w:t xml:space="preserve"> </w:t>
        </w:r>
      </w:ins>
      <w:ins w:id="1025" w:author="PR Preview" w:date="2024-01-01T00:00:00Z">
        <w:r>
          <w:t xml:space="preserve">Creates a draft pull request with implemented changes,</w:t>
        </w:r>
      </w:ins>
      <w:ins w:id="1025" w:author="PR Preview" w:date="2024-01-01T00:00:00Z">
        <w:r>
          <w:t xml:space="preserve"> </w:t>
        </w:r>
      </w:ins>
      <w:ins w:id="1025" w:author="PR Preview" w:date="2024-01-01T00:00:00Z">
        <w:r>
          <w:t xml:space="preserve">audit logs,</w:t>
        </w:r>
      </w:ins>
      <w:ins w:id="1025" w:author="PR Preview" w:date="2024-01-01T00:00:00Z">
        <w:r>
          <w:t xml:space="preserve"> </w:t>
        </w:r>
      </w:ins>
      <w:ins w:id="1025" w:author="PR Preview" w:date="2024-01-01T00:00:00Z">
        <w:r>
          <w:t xml:space="preserve">and a summary of modifications</w:t>
        </w:r>
      </w:ins>
    </w:p>
    <w:p>
      <w:pPr>
        <w:numPr>
          <w:ilvl w:val="0"/>
          <w:numId w:val="1088"/>
        </w:numPr>
      </w:pPr>
      <w:ins w:id="1026" w:author="PR Preview" w:date="2024-01-01T00:00:00Z">
        <w:r>
          <w:rPr>
            <w:b/>
            <w:bCs/>
          </w:rPr>
          <w:t xml:space="preserve">Review and Iteration</w:t>
        </w:r>
      </w:ins>
      <w:ins w:id="1026" w:author="PR Preview" w:date="2024-01-01T00:00:00Z">
        <w:r>
          <w:t xml:space="preserve">:</w:t>
        </w:r>
      </w:ins>
      <w:ins w:id="1026" w:author="PR Preview" w:date="2024-01-01T00:00:00Z">
        <w:r>
          <w:t xml:space="preserve"> </w:t>
        </w:r>
      </w:ins>
      <w:ins w:id="1026" w:author="PR Preview" w:date="2024-01-01T00:00:00Z">
        <w:r>
          <w:t xml:space="preserve">You review the PR and can request changes;</w:t>
        </w:r>
      </w:ins>
      <w:ins w:id="1026" w:author="PR Preview" w:date="2024-01-01T00:00:00Z">
        <w:r>
          <w:t xml:space="preserve"> </w:t>
        </w:r>
      </w:ins>
      <w:ins w:id="1026" w:author="PR Preview" w:date="2024-01-01T00:00:00Z">
        <w:r>
          <w:t xml:space="preserve">the agent will iterate based on your feedback</w:t>
        </w:r>
      </w:ins>
    </w:p>
    <w:bookmarkEnd w:id="369"/>
    <w:bookmarkStart w:id="372" w:name="example-this-document"/>
    <w:p>
      <w:pPr>
        <w:pStyle w:val="Heading4"/>
      </w:pPr>
      <w:ins w:id="1027" w:author="PR Preview" w:date="2024-01-01T00:00:00Z">
        <w:r>
          <w:t xml:space="preserve">16.4.1.3 Example: This Document</w:t>
        </w:r>
      </w:ins>
    </w:p>
    <w:p>
      <w:pPr>
        <w:pStyle w:val="FirstParagraph"/>
      </w:pPr>
      <w:ins w:id="1028" w:author="PR Preview" w:date="2024-01-01T00:00:00Z">
        <w:r>
          <w:t xml:space="preserve">This very section you’re reading was created through the coding agent workflow:</w:t>
        </w:r>
      </w:ins>
    </w:p>
    <w:p>
      <w:pPr>
        <w:numPr>
          <w:ilvl w:val="0"/>
          <w:numId w:val="1089"/>
        </w:numPr>
      </w:pPr>
      <w:ins w:id="1029" w:author="PR Preview" w:date="2024-01-01T00:00:00Z">
        <w:r>
          <w:rPr>
            <w:b/>
            <w:bCs/>
          </w:rPr>
          <w:t xml:space="preserve">Issue created</w:t>
        </w:r>
      </w:ins>
      <w:ins w:id="1029" w:author="PR Preview" w:date="2024-01-01T00:00:00Z">
        <w:r>
          <w:t xml:space="preserve">:</w:t>
        </w:r>
      </w:ins>
      <w:ins w:id="1029" w:author="PR Preview" w:date="2024-01-01T00:00:00Z">
        <w:r>
          <w:t xml:space="preserve"> </w:t>
        </w:r>
      </w:ins>
      <w:hyperlink r:id="rId370">
        <w:r>
          <w:rPr>
            <w:rStyle w:val="Hyperlink"/>
          </w:rPr>
          <w:t xml:space="preserve">Issue #42</w:t>
        </w:r>
      </w:hyperlink>
      <w:ins w:id="1029" w:author="PR Preview" w:date="2024-01-01T00:00:00Z">
        <w:r>
          <w:t xml:space="preserve"> </w:t>
        </w:r>
      </w:ins>
      <w:ins w:id="1029" w:author="PR Preview" w:date="2024-01-01T00:00:00Z">
        <w:r>
          <w:t xml:space="preserve">requested adding discussion about benefits and hazards of coding agents,</w:t>
        </w:r>
      </w:ins>
      <w:ins w:id="1029" w:author="PR Preview" w:date="2024-01-01T00:00:00Z">
        <w:r>
          <w:t xml:space="preserve"> </w:t>
        </w:r>
      </w:ins>
      <w:ins w:id="1029" w:author="PR Preview" w:date="2024-01-01T00:00:00Z">
        <w:r>
          <w:t xml:space="preserve">including a Matrix film connection and best practices</w:t>
        </w:r>
      </w:ins>
    </w:p>
    <w:p>
      <w:pPr>
        <w:numPr>
          <w:ilvl w:val="0"/>
          <w:numId w:val="1089"/>
        </w:numPr>
      </w:pPr>
      <w:ins w:id="1030" w:author="PR Preview" w:date="2024-01-01T00:00:00Z">
        <w:r>
          <w:rPr>
            <w:b/>
            <w:bCs/>
          </w:rPr>
          <w:t xml:space="preserve">Agent assigned</w:t>
        </w:r>
      </w:ins>
      <w:ins w:id="1030" w:author="PR Preview" w:date="2024-01-01T00:00:00Z">
        <w:r>
          <w:t xml:space="preserve">: The issue was assigned to</w:t>
        </w:r>
      </w:ins>
      <w:ins w:id="1030" w:author="PR Preview" w:date="2024-01-01T00:00:00Z">
        <w:r>
          <w:t xml:space="preserve"> </w:t>
        </w:r>
      </w:ins>
      <w:ins w:id="1030" w:author="PR Preview" w:date="2024-01-01T00:00:00Z">
        <w:r>
          <w:rPr>
            <w:rStyle w:val="VerbatimChar"/>
          </w:rPr>
          <w:t xml:space="preserve">@copilot</w:t>
        </w:r>
      </w:ins>
    </w:p>
    <w:p>
      <w:pPr>
        <w:numPr>
          <w:ilvl w:val="0"/>
          <w:numId w:val="1089"/>
        </w:numPr>
      </w:pPr>
      <w:ins w:id="1031" w:author="PR Preview" w:date="2024-01-01T00:00:00Z">
        <w:r>
          <w:rPr>
            <w:b/>
            <w:bCs/>
          </w:rPr>
          <w:t xml:space="preserve">Work completed</w:t>
        </w:r>
      </w:ins>
      <w:ins w:id="1031" w:author="PR Preview" w:date="2024-01-01T00:00:00Z">
        <w:r>
          <w:t xml:space="preserve">: The agent analyzed the requirements,</w:t>
        </w:r>
      </w:ins>
      <w:ins w:id="1031" w:author="PR Preview" w:date="2024-01-01T00:00:00Z">
        <w:r>
          <w:t xml:space="preserve"> </w:t>
        </w:r>
      </w:ins>
      <w:ins w:id="1031" w:author="PR Preview" w:date="2024-01-01T00:00:00Z">
        <w:r>
          <w:t xml:space="preserve">reviewed the repository structure,</w:t>
        </w:r>
      </w:ins>
      <w:ins w:id="1031" w:author="PR Preview" w:date="2024-01-01T00:00:00Z">
        <w:r>
          <w:t xml:space="preserve"> </w:t>
        </w:r>
      </w:ins>
      <w:ins w:id="1031" w:author="PR Preview" w:date="2024-01-01T00:00:00Z">
        <w:r>
          <w:t xml:space="preserve">and implemented the changes across multiple files</w:t>
        </w:r>
      </w:ins>
    </w:p>
    <w:p>
      <w:pPr>
        <w:numPr>
          <w:ilvl w:val="0"/>
          <w:numId w:val="1089"/>
        </w:numPr>
      </w:pPr>
      <w:ins w:id="1032" w:author="PR Preview" w:date="2024-01-01T00:00:00Z">
        <w:r>
          <w:rPr>
            <w:b/>
            <w:bCs/>
          </w:rPr>
          <w:t xml:space="preserve">Pull request</w:t>
        </w:r>
      </w:ins>
      <w:ins w:id="1032" w:author="PR Preview" w:date="2024-01-01T00:00:00Z">
        <w:r>
          <w:t xml:space="preserve">:</w:t>
        </w:r>
      </w:ins>
      <w:ins w:id="1032" w:author="PR Preview" w:date="2024-01-01T00:00:00Z">
        <w:r>
          <w:t xml:space="preserve"> </w:t>
        </w:r>
      </w:ins>
      <w:hyperlink r:id="rId371">
        <w:r>
          <w:rPr>
            <w:rStyle w:val="Hyperlink"/>
          </w:rPr>
          <w:t xml:space="preserve">PR #50</w:t>
        </w:r>
      </w:hyperlink>
      <w:ins w:id="1032" w:author="PR Preview" w:date="2024-01-01T00:00:00Z">
        <w:r>
          <w:t xml:space="preserve"> </w:t>
        </w:r>
      </w:ins>
      <w:ins w:id="1032" w:author="PR Preview" w:date="2024-01-01T00:00:00Z">
        <w:r>
          <w:t xml:space="preserve">was created with comprehensive content about coding agents,</w:t>
        </w:r>
      </w:ins>
      <w:ins w:id="1032" w:author="PR Preview" w:date="2024-01-01T00:00:00Z">
        <w:r>
          <w:t xml:space="preserve"> </w:t>
        </w:r>
      </w:ins>
      <w:ins w:id="1032" w:author="PR Preview" w:date="2024-01-01T00:00:00Z">
        <w:r>
          <w:t xml:space="preserve">including this</w:t>
        </w:r>
      </w:ins>
      <w:ins w:id="1032" w:author="PR Preview" w:date="2024-01-01T00:00:00Z">
        <w:r>
          <w:t xml:space="preserve"> </w:t>
        </w:r>
      </w:ins>
      <w:ins w:id="1032" w:author="PR Preview" w:date="2024-01-01T00:00:00Z">
        <w:r>
          <w:t xml:space="preserve">“How to Work with Coding Agents”</w:t>
        </w:r>
      </w:ins>
      <w:ins w:id="1032" w:author="PR Preview" w:date="2024-01-01T00:00:00Z">
        <w:r>
          <w:t xml:space="preserve"> </w:t>
        </w:r>
      </w:ins>
      <w:ins w:id="1032" w:author="PR Preview" w:date="2024-01-01T00:00:00Z">
        <w:r>
          <w:t xml:space="preserve">section,</w:t>
        </w:r>
      </w:ins>
      <w:ins w:id="1032" w:author="PR Preview" w:date="2024-01-01T00:00:00Z">
        <w:r>
          <w:t xml:space="preserve"> </w:t>
        </w:r>
      </w:ins>
      <w:ins w:id="1032" w:author="PR Preview" w:date="2024-01-01T00:00:00Z">
        <w:r>
          <w:t xml:space="preserve">benefits and hazards discussion,</w:t>
        </w:r>
      </w:ins>
      <w:ins w:id="1032" w:author="PR Preview" w:date="2024-01-01T00:00:00Z">
        <w:r>
          <w:t xml:space="preserve"> </w:t>
        </w:r>
      </w:ins>
      <w:ins w:id="1032" w:author="PR Preview" w:date="2024-01-01T00:00:00Z">
        <w:r>
          <w:t xml:space="preserve">best practices,</w:t>
        </w:r>
      </w:ins>
      <w:ins w:id="1032" w:author="PR Preview" w:date="2024-01-01T00:00:00Z">
        <w:r>
          <w:t xml:space="preserve"> </w:t>
        </w:r>
      </w:ins>
      <w:ins w:id="1032" w:author="PR Preview" w:date="2024-01-01T00:00:00Z">
        <w:r>
          <w:t xml:space="preserve">and firewall configuration details</w:t>
        </w:r>
      </w:ins>
    </w:p>
    <w:p>
      <w:pPr>
        <w:numPr>
          <w:ilvl w:val="0"/>
          <w:numId w:val="1089"/>
        </w:numPr>
      </w:pPr>
      <w:ins w:id="1033" w:author="PR Preview" w:date="2024-01-01T00:00:00Z">
        <w:r>
          <w:rPr>
            <w:b/>
            <w:bCs/>
          </w:rPr>
          <w:t xml:space="preserve">Iteration</w:t>
        </w:r>
      </w:ins>
      <w:ins w:id="1033" w:author="PR Preview" w:date="2024-01-01T00:00:00Z">
        <w:r>
          <w:t xml:space="preserve">: The PR received feedback comments requesting additional links,</w:t>
        </w:r>
      </w:ins>
      <w:ins w:id="1033" w:author="PR Preview" w:date="2024-01-01T00:00:00Z">
        <w:r>
          <w:t xml:space="preserve"> </w:t>
        </w:r>
      </w:ins>
      <w:ins w:id="1033" w:author="PR Preview" w:date="2024-01-01T00:00:00Z">
        <w:r>
          <w:t xml:space="preserve">improved wording,</w:t>
        </w:r>
      </w:ins>
      <w:ins w:id="1033" w:author="PR Preview" w:date="2024-01-01T00:00:00Z">
        <w:r>
          <w:t xml:space="preserve"> </w:t>
        </w:r>
      </w:ins>
      <w:ins w:id="1033" w:author="PR Preview" w:date="2024-01-01T00:00:00Z">
        <w:r>
          <w:t xml:space="preserve">and this example section—all of which the agent addressed through follow-up commits</w:t>
        </w:r>
      </w:ins>
    </w:p>
    <w:p>
      <w:pPr>
        <w:pStyle w:val="FirstParagraph"/>
      </w:pPr>
      <w:ins w:id="1034" w:author="PR Preview" w:date="2024-01-01T00:00:00Z">
        <w:r>
          <w:t xml:space="preserve">This demonstrates the full lifecycle of working with a coding agent on a real documentation task.</w:t>
        </w:r>
      </w:ins>
    </w:p>
    <w:bookmarkEnd w:id="372"/>
    <w:bookmarkStart w:id="373" w:name="collaborating-with-coding-agents"/>
    <w:p>
      <w:pPr>
        <w:pStyle w:val="Heading4"/>
      </w:pPr>
      <w:ins w:id="1035" w:author="PR Preview" w:date="2024-01-01T00:00:00Z">
        <w:r>
          <w:t xml:space="preserve">16.4.1.4 Collaborating with Coding Agents</w:t>
        </w:r>
      </w:ins>
    </w:p>
    <w:p>
      <w:pPr>
        <w:pStyle w:val="FirstParagraph"/>
      </w:pPr>
      <w:ins w:id="1036" w:author="PR Preview" w:date="2024-01-01T00:00:00Z">
        <w:r>
          <w:t xml:space="preserve">Between iterations of asking coding agents to extend a PR,</w:t>
        </w:r>
      </w:ins>
      <w:ins w:id="1036" w:author="PR Preview" w:date="2024-01-01T00:00:00Z">
        <w:r>
          <w:t xml:space="preserve"> </w:t>
        </w:r>
      </w:ins>
      <w:ins w:id="1036" w:author="PR Preview" w:date="2024-01-01T00:00:00Z">
        <w:r>
          <w:t xml:space="preserve">human collaborators can also push changes directly to the PR branch.</w:t>
        </w:r>
      </w:ins>
      <w:ins w:id="1036" w:author="PR Preview" w:date="2024-01-01T00:00:00Z">
        <w:r>
          <w:t xml:space="preserve"> </w:t>
        </w:r>
      </w:ins>
      <w:ins w:id="1036" w:author="PR Preview" w:date="2024-01-01T00:00:00Z">
        <w:r>
          <w:t xml:space="preserve">This allows for a collaborative workflow where both humans and agents contribute:</w:t>
        </w:r>
      </w:ins>
    </w:p>
    <w:p>
      <w:pPr>
        <w:numPr>
          <w:ilvl w:val="0"/>
          <w:numId w:val="1090"/>
        </w:numPr>
      </w:pPr>
      <w:ins w:id="1037" w:author="PR Preview" w:date="2024-01-01T00:00:00Z">
        <w:r>
          <w:rPr>
            <w:b/>
            <w:bCs/>
          </w:rPr>
          <w:t xml:space="preserve">Human contributions</w:t>
        </w:r>
      </w:ins>
      <w:ins w:id="1037" w:author="PR Preview" w:date="2024-01-01T00:00:00Z">
        <w:r>
          <w:t xml:space="preserve">: You can make quick fixes,</w:t>
        </w:r>
      </w:ins>
      <w:ins w:id="1037" w:author="PR Preview" w:date="2024-01-01T00:00:00Z">
        <w:r>
          <w:t xml:space="preserve"> </w:t>
        </w:r>
      </w:ins>
      <w:ins w:id="1037" w:author="PR Preview" w:date="2024-01-01T00:00:00Z">
        <w:r>
          <w:t xml:space="preserve">add content,</w:t>
        </w:r>
      </w:ins>
      <w:ins w:id="1037" w:author="PR Preview" w:date="2024-01-01T00:00:00Z">
        <w:r>
          <w:t xml:space="preserve"> </w:t>
        </w:r>
      </w:ins>
      <w:ins w:id="1037" w:author="PR Preview" w:date="2024-01-01T00:00:00Z">
        <w:r>
          <w:t xml:space="preserve">or refine the agent’s work by pushing commits to the same branch</w:t>
        </w:r>
      </w:ins>
    </w:p>
    <w:p>
      <w:pPr>
        <w:numPr>
          <w:ilvl w:val="0"/>
          <w:numId w:val="1090"/>
        </w:numPr>
      </w:pPr>
      <w:ins w:id="1038" w:author="PR Preview" w:date="2024-01-01T00:00:00Z">
        <w:r>
          <w:rPr>
            <w:b/>
            <w:bCs/>
          </w:rPr>
          <w:t xml:space="preserve">Agent iterations</w:t>
        </w:r>
      </w:ins>
      <w:ins w:id="1038" w:author="PR Preview" w:date="2024-01-01T00:00:00Z">
        <w:r>
          <w:t xml:space="preserve">: After your changes,</w:t>
        </w:r>
      </w:ins>
      <w:ins w:id="1038" w:author="PR Preview" w:date="2024-01-01T00:00:00Z">
        <w:r>
          <w:t xml:space="preserve"> </w:t>
        </w:r>
      </w:ins>
      <w:ins w:id="1038" w:author="PR Preview" w:date="2024-01-01T00:00:00Z">
        <w:r>
          <w:t xml:space="preserve">you can ask the agent to continue working on additional requirements</w:t>
        </w:r>
      </w:ins>
    </w:p>
    <w:p>
      <w:pPr>
        <w:pStyle w:val="FirstParagraph"/>
      </w:pPr>
      <w:ins w:id="1039" w:author="PR Preview" w:date="2024-01-01T00:00:00Z">
        <w:r>
          <w:rPr>
            <w:b/>
            <w:bCs/>
          </w:rPr>
          <w:t xml:space="preserve">Important</w:t>
        </w:r>
      </w:ins>
      <w:ins w:id="1039" w:author="PR Preview" w:date="2024-01-01T00:00:00Z">
        <w:r>
          <w:t xml:space="preserve">: Try to avoid pushing changes while the coding agent is actively working.</w:t>
        </w:r>
      </w:ins>
      <w:ins w:id="1039" w:author="PR Preview" w:date="2024-01-01T00:00:00Z">
        <w:r>
          <w:t xml:space="preserve"> </w:t>
        </w:r>
      </w:ins>
      <w:ins w:id="1039" w:author="PR Preview" w:date="2024-01-01T00:00:00Z">
        <w:r>
          <w:t xml:space="preserve">Simultaneous edits can produce conflicting diffs that:</w:t>
        </w:r>
      </w:ins>
    </w:p>
    <w:p>
      <w:pPr>
        <w:pStyle w:val="Compact"/>
        <w:numPr>
          <w:ilvl w:val="0"/>
          <w:numId w:val="1091"/>
        </w:numPr>
      </w:pPr>
      <w:ins w:id="1040" w:author="PR Preview" w:date="2024-01-01T00:00:00Z">
        <w:r>
          <w:t xml:space="preserve">Need to be manually resolved</w:t>
        </w:r>
      </w:ins>
    </w:p>
    <w:p>
      <w:pPr>
        <w:pStyle w:val="Compact"/>
        <w:numPr>
          <w:ilvl w:val="0"/>
          <w:numId w:val="1091"/>
        </w:numPr>
      </w:pPr>
      <w:ins w:id="1041" w:author="PR Preview" w:date="2024-01-01T00:00:00Z">
        <w:r>
          <w:t xml:space="preserve">May confuse both human and AI collaborators</w:t>
        </w:r>
      </w:ins>
    </w:p>
    <w:p>
      <w:pPr>
        <w:pStyle w:val="Compact"/>
        <w:numPr>
          <w:ilvl w:val="0"/>
          <w:numId w:val="1091"/>
        </w:numPr>
      </w:pPr>
      <w:ins w:id="1042" w:author="PR Preview" w:date="2024-01-01T00:00:00Z">
        <w:r>
          <w:t xml:space="preserve">Could result in lost work or merge conflicts</w:t>
        </w:r>
      </w:ins>
    </w:p>
    <w:p>
      <w:pPr>
        <w:pStyle w:val="FirstParagraph"/>
      </w:pPr>
      <w:ins w:id="1043" w:author="PR Preview" w:date="2024-01-01T00:00:00Z">
        <w:r>
          <w:rPr>
            <w:b/>
            <w:bCs/>
          </w:rPr>
          <w:t xml:space="preserve">Best practice</w:t>
        </w:r>
      </w:ins>
      <w:ins w:id="1043" w:author="PR Preview" w:date="2024-01-01T00:00:00Z">
        <w:r>
          <w:t xml:space="preserve">: Wait for the agent to complete its current iteration</w:t>
        </w:r>
      </w:ins>
      <w:ins w:id="1043" w:author="PR Preview" w:date="2024-01-01T00:00:00Z">
        <w:r>
          <w:t xml:space="preserve"> </w:t>
        </w:r>
      </w:ins>
      <w:ins w:id="1043" w:author="PR Preview" w:date="2024-01-01T00:00:00Z">
        <w:r>
          <w:t xml:space="preserve">(indicated by the PR being updated)</w:t>
        </w:r>
      </w:ins>
      <w:ins w:id="1043" w:author="PR Preview" w:date="2024-01-01T00:00:00Z">
        <w:r>
          <w:t xml:space="preserve"> </w:t>
        </w:r>
      </w:ins>
      <w:ins w:id="1043" w:author="PR Preview" w:date="2024-01-01T00:00:00Z">
        <w:r>
          <w:t xml:space="preserve">before pushing your own changes to the branch.</w:t>
        </w:r>
      </w:ins>
      <w:ins w:id="1043" w:author="PR Preview" w:date="2024-01-01T00:00:00Z">
        <w:r>
          <w:t xml:space="preserve"> </w:t>
        </w:r>
      </w:ins>
      <w:ins w:id="1043" w:author="PR Preview" w:date="2024-01-01T00:00:00Z">
        <w:r>
          <w:t xml:space="preserve">Then assign new work to the agent for the next iteration.</w:t>
        </w:r>
      </w:ins>
    </w:p>
    <w:bookmarkEnd w:id="373"/>
    <w:bookmarkStart w:id="374" w:name="directly-prompting-for-pull-requests"/>
    <w:p>
      <w:pPr>
        <w:pStyle w:val="Heading4"/>
      </w:pPr>
      <w:ins w:id="1044" w:author="PR Preview" w:date="2024-01-01T00:00:00Z">
        <w:r>
          <w:t xml:space="preserve">16.4.1.5 Directly Prompting for Pull Requests</w:t>
        </w:r>
      </w:ins>
    </w:p>
    <w:p>
      <w:pPr>
        <w:pStyle w:val="FirstParagraph"/>
      </w:pPr>
      <w:ins w:id="1045" w:author="PR Preview" w:date="2024-01-01T00:00:00Z">
        <w:r>
          <w:t xml:space="preserve">You can also prompt Copilot to create pull requests without first creating an issue:</w:t>
        </w:r>
      </w:ins>
    </w:p>
    <w:p>
      <w:pPr>
        <w:pStyle w:val="Compact"/>
        <w:numPr>
          <w:ilvl w:val="0"/>
          <w:numId w:val="1092"/>
        </w:numPr>
      </w:pPr>
      <w:ins w:id="1046" w:author="PR Preview" w:date="2024-01-01T00:00:00Z">
        <w:r>
          <w:t xml:space="preserve">Use Copilot Chat in your editor to describe the changes you want</w:t>
        </w:r>
      </w:ins>
    </w:p>
    <w:p>
      <w:pPr>
        <w:pStyle w:val="Compact"/>
        <w:numPr>
          <w:ilvl w:val="0"/>
          <w:numId w:val="1092"/>
        </w:numPr>
      </w:pPr>
      <w:ins w:id="1047" w:author="PR Preview" w:date="2024-01-01T00:00:00Z">
        <w:r>
          <w:t xml:space="preserve">The agent will analyze your request and create a pull request</w:t>
        </w:r>
      </w:ins>
    </w:p>
    <w:p>
      <w:pPr>
        <w:pStyle w:val="Compact"/>
        <w:numPr>
          <w:ilvl w:val="0"/>
          <w:numId w:val="1092"/>
        </w:numPr>
      </w:pPr>
      <w:ins w:id="1048" w:author="PR Preview" w:date="2024-01-01T00:00:00Z">
        <w:r>
          <w:t xml:space="preserve">This is useful for quick fixes or well-defined tasks</w:t>
        </w:r>
      </w:ins>
    </w:p>
    <w:bookmarkEnd w:id="374"/>
    <w:bookmarkStart w:id="376" w:name="important-safeguards"/>
    <w:p>
      <w:pPr>
        <w:pStyle w:val="Heading4"/>
      </w:pPr>
      <w:ins w:id="1049" w:author="PR Preview" w:date="2024-01-01T00:00:00Z">
        <w:r>
          <w:t xml:space="preserve">16.4.1.6 Important Safeguards</w:t>
        </w:r>
      </w:ins>
    </w:p>
    <w:p>
      <w:pPr>
        <w:pStyle w:val="Compact"/>
        <w:numPr>
          <w:ilvl w:val="0"/>
          <w:numId w:val="1093"/>
        </w:numPr>
      </w:pPr>
      <w:ins w:id="1050" w:author="PR Preview" w:date="2024-01-01T00:00:00Z">
        <w:r>
          <w:rPr>
            <w:b/>
            <w:bCs/>
          </w:rPr>
          <w:t xml:space="preserve">Human approval required</w:t>
        </w:r>
      </w:ins>
      <w:ins w:id="1050" w:author="PR Preview" w:date="2024-01-01T00:00:00Z">
        <w:r>
          <w:t xml:space="preserve">:</w:t>
        </w:r>
      </w:ins>
      <w:ins w:id="1050" w:author="PR Preview" w:date="2024-01-01T00:00:00Z">
        <w:r>
          <w:t xml:space="preserve"> </w:t>
        </w:r>
      </w:ins>
      <w:ins w:id="1050" w:author="PR Preview" w:date="2024-01-01T00:00:00Z">
        <w:r>
          <w:t xml:space="preserve">Coding agents cannot merge their own changes</w:t>
        </w:r>
      </w:ins>
    </w:p>
    <w:p>
      <w:pPr>
        <w:pStyle w:val="Compact"/>
        <w:numPr>
          <w:ilvl w:val="0"/>
          <w:numId w:val="1093"/>
        </w:numPr>
      </w:pPr>
      <w:ins w:id="1051" w:author="PR Preview" w:date="2024-01-01T00:00:00Z">
        <w:r>
          <w:rPr>
            <w:b/>
            <w:bCs/>
          </w:rPr>
          <w:t xml:space="preserve">Branch restrictions</w:t>
        </w:r>
      </w:ins>
      <w:ins w:id="1051" w:author="PR Preview" w:date="2024-01-01T00:00:00Z">
        <w:r>
          <w:t xml:space="preserve">:</w:t>
        </w:r>
      </w:ins>
      <w:ins w:id="1051" w:author="PR Preview" w:date="2024-01-01T00:00:00Z">
        <w:r>
          <w:t xml:space="preserve"> </w:t>
        </w:r>
      </w:ins>
      <w:ins w:id="1051" w:author="PR Preview" w:date="2024-01-01T00:00:00Z">
        <w:r>
          <w:t xml:space="preserve">Agents can only push to their own branches (e.g.,</w:t>
        </w:r>
      </w:ins>
      <w:ins w:id="1051" w:author="PR Preview" w:date="2024-01-01T00:00:00Z">
        <w:r>
          <w:t xml:space="preserve"> </w:t>
        </w:r>
      </w:ins>
      <w:ins w:id="1051" w:author="PR Preview" w:date="2024-01-01T00:00:00Z">
        <w:r>
          <w:rPr>
            <w:rStyle w:val="VerbatimChar"/>
          </w:rPr>
          <w:t xml:space="preserve">copilot/*</w:t>
        </w:r>
      </w:ins>
      <w:ins w:id="1051" w:author="PR Preview" w:date="2024-01-01T00:00:00Z">
        <w:r>
          <w:t xml:space="preserve">)</w:t>
        </w:r>
      </w:ins>
    </w:p>
    <w:p>
      <w:pPr>
        <w:pStyle w:val="Compact"/>
        <w:numPr>
          <w:ilvl w:val="0"/>
          <w:numId w:val="1093"/>
        </w:numPr>
      </w:pPr>
      <w:ins w:id="1052" w:author="PR Preview" w:date="2024-01-01T00:00:00Z">
        <w:r>
          <w:rPr>
            <w:b/>
            <w:bCs/>
          </w:rPr>
          <w:t xml:space="preserve">Full transparency</w:t>
        </w:r>
      </w:ins>
      <w:ins w:id="1052" w:author="PR Preview" w:date="2024-01-01T00:00:00Z">
        <w:r>
          <w:t xml:space="preserve">:</w:t>
        </w:r>
      </w:ins>
      <w:ins w:id="1052" w:author="PR Preview" w:date="2024-01-01T00:00:00Z">
        <w:r>
          <w:t xml:space="preserve"> </w:t>
        </w:r>
      </w:ins>
      <w:ins w:id="1052" w:author="PR Preview" w:date="2024-01-01T00:00:00Z">
        <w:r>
          <w:t xml:space="preserve">All agent actions are logged and visible in the PR</w:t>
        </w:r>
      </w:ins>
    </w:p>
    <w:p>
      <w:pPr>
        <w:pStyle w:val="FirstParagraph"/>
      </w:pPr>
      <w:ins w:id="1053" w:author="PR Preview" w:date="2024-01-01T00:00:00Z">
        <w:r>
          <w:t xml:space="preserve">For detailed instructions,</w:t>
        </w:r>
      </w:ins>
      <w:ins w:id="1053" w:author="PR Preview" w:date="2024-01-01T00:00:00Z">
        <w:r>
          <w:t xml:space="preserve"> </w:t>
        </w:r>
      </w:ins>
      <w:ins w:id="1053" w:author="PR Preview" w:date="2024-01-01T00:00:00Z">
        <w:r>
          <w:t xml:space="preserve">see</w:t>
        </w:r>
      </w:ins>
      <w:ins w:id="1053" w:author="PR Preview" w:date="2024-01-01T00:00:00Z">
        <w:r>
          <w:t xml:space="preserve"> </w:t>
        </w:r>
      </w:ins>
      <w:hyperlink r:id="rId375">
        <w:r>
          <w:rPr>
            <w:rStyle w:val="Hyperlink"/>
          </w:rPr>
          <w:t xml:space="preserve">GitHub Copilot coding agent documentation</w:t>
        </w:r>
      </w:hyperlink>
      <w:ins w:id="1053" w:author="PR Preview" w:date="2024-01-01T00:00:00Z">
        <w:r>
          <w:t xml:space="preserve">.</w:t>
        </w:r>
      </w:ins>
    </w:p>
    <w:bookmarkEnd w:id="376"/>
    <w:bookmarkEnd w:id="377"/>
    <w:bookmarkStart w:id="382" w:name="benefits-and-hazards"/>
    <w:p>
      <w:pPr>
        <w:pStyle w:val="Heading3"/>
      </w:pPr>
      <w:ins w:id="1054" w:author="PR Preview" w:date="2024-01-01T00:00:00Z">
        <w:r>
          <w:t xml:space="preserve">16.4.2 Benefits and Hazards</w:t>
        </w:r>
      </w:ins>
    </w:p>
    <w:p>
      <w:pPr>
        <w:pStyle w:val="FirstParagraph"/>
      </w:pPr>
      <w:ins w:id="1055" w:author="PR Preview" w:date="2024-01-01T00:00:00Z">
        <w:r>
          <w:t xml:space="preserve">Like the</w:t>
        </w:r>
      </w:ins>
      <w:ins w:id="1055" w:author="PR Preview" w:date="2024-01-01T00:00:00Z">
        <w:r>
          <w:t xml:space="preserve"> </w:t>
        </w:r>
      </w:ins>
      <w:hyperlink r:id="rId378">
        <w:r>
          <w:rPr>
            <w:rStyle w:val="Hyperlink"/>
          </w:rPr>
          <w:t xml:space="preserve">Agents in the Matrix films</w:t>
        </w:r>
      </w:hyperlink>
      <w:ins w:id="1055" w:author="PR Preview" w:date="2024-01-01T00:00:00Z">
        <w:r>
          <w:t xml:space="preserve">,</w:t>
        </w:r>
      </w:ins>
      <w:ins w:id="1055" w:author="PR Preview" w:date="2024-01-01T00:00:00Z">
        <w:r>
          <w:t xml:space="preserve"> </w:t>
        </w:r>
      </w:ins>
      <w:ins w:id="1055" w:author="PR Preview" w:date="2024-01-01T00:00:00Z">
        <w:r>
          <w:t xml:space="preserve">coding agents are powerful programs;</w:t>
        </w:r>
      </w:ins>
      <w:ins w:id="1055" w:author="PR Preview" w:date="2024-01-01T00:00:00Z">
        <w:r>
          <w:t xml:space="preserve"> </w:t>
        </w:r>
      </w:ins>
      <w:ins w:id="1055" w:author="PR Preview" w:date="2024-01-01T00:00:00Z">
        <w:r>
          <w:t xml:space="preserve">coding agents can manipulate code,</w:t>
        </w:r>
      </w:ins>
      <w:ins w:id="1055" w:author="PR Preview" w:date="2024-01-01T00:00:00Z">
        <w:r>
          <w:t xml:space="preserve"> </w:t>
        </w:r>
      </w:ins>
      <w:ins w:id="1055" w:author="PR Preview" w:date="2024-01-01T00:00:00Z">
        <w:r>
          <w:t xml:space="preserve">including their own configuration files.</w:t>
        </w:r>
      </w:ins>
      <w:ins w:id="1055" w:author="PR Preview" w:date="2024-01-01T00:00:00Z">
        <w:r>
          <w:t xml:space="preserve"> </w:t>
        </w:r>
      </w:ins>
      <w:ins w:id="1055" w:author="PR Preview" w:date="2024-01-01T00:00:00Z">
        <w:r>
          <w:t xml:space="preserve">They can work on your behalf,</w:t>
        </w:r>
      </w:ins>
      <w:ins w:id="1055" w:author="PR Preview" w:date="2024-01-01T00:00:00Z">
        <w:r>
          <w:t xml:space="preserve"> </w:t>
        </w:r>
      </w:ins>
      <w:ins w:id="1055" w:author="PR Preview" w:date="2024-01-01T00:00:00Z">
        <w:r>
          <w:t xml:space="preserve">but they require careful oversight and control</w:t>
        </w:r>
      </w:ins>
      <w:ins w:id="1055" w:author="PR Preview" w:date="2024-01-01T00:00:00Z">
        <w:r>
          <w:t xml:space="preserve"> </w:t>
        </w:r>
      </w:ins>
      <w:ins w:id="1055" w:author="PR Preview" w:date="2024-01-01T00:00:00Z">
        <w:r>
          <w:t xml:space="preserve">to ensure they serve your interests.</w:t>
        </w:r>
      </w:ins>
    </w:p>
    <w:p>
      <w:pPr>
        <w:pStyle w:val="CaptionedFigure"/>
      </w:pPr>
      <w:ins w:id="1056" w:author="PR Preview" w:date="2024-01-01T00:00:00Z">
        <w:r>
          <w:drawing>
            <wp:inline>
              <wp:extent cx="5334000" cy="2224278"/>
              <wp:effectExtent b="0" l="0" r="0" t="0"/>
              <wp:docPr descr="Agents from the Matrix films: powerful programs that require careful oversight" title="" id="380" name="Picture"/>
              <a:graphic>
                <a:graphicData uri="http://schemas.openxmlformats.org/drawingml/2006/picture">
                  <pic:pic>
                    <pic:nvPicPr>
                      <pic:cNvPr descr="assets/images/matrix-agents.png" id="381" name="Picture"/>
                      <pic:cNvPicPr>
                        <a:picLocks noChangeArrowheads="1" noChangeAspect="1"/>
                      </pic:cNvPicPr>
                    </pic:nvPicPr>
                    <pic:blipFill>
                      <a:blip r:embed="rId379"/>
                      <a:stretch>
                        <a:fillRect/>
                      </a:stretch>
                    </pic:blipFill>
                    <pic:spPr bwMode="auto">
                      <a:xfrm>
                        <a:off x="0" y="0"/>
                        <a:ext cx="5334000" cy="2224278"/>
                      </a:xfrm>
                      <a:prstGeom prst="rect">
                        <a:avLst/>
                      </a:prstGeom>
                      <a:noFill/>
                      <a:ln w="9525">
                        <a:noFill/>
                        <a:headEnd/>
                        <a:tailEnd/>
                      </a:ln>
                    </pic:spPr>
                  </pic:pic>
                </a:graphicData>
              </a:graphic>
            </wp:inline>
          </w:drawing>
        </w:r>
      </w:ins>
    </w:p>
    <w:p>
      <w:pPr>
        <w:pStyle w:val="ImageCaption"/>
      </w:pPr>
      <w:ins w:id="1057" w:author="PR Preview" w:date="2024-01-01T00:00:00Z">
        <w:r>
          <w:t xml:space="preserve">Agents from the Matrix films: powerful programs that require careful oversight</w:t>
        </w:r>
      </w:ins>
    </w:p>
    <w:p>
      <w:pPr>
        <w:pStyle w:val="BodyText"/>
      </w:pPr>
      <w:ins w:id="1058" w:author="PR Preview" w:date="2024-01-01T00:00:00Z">
        <w:r>
          <w:t xml:space="preserve">Coding agents offer several advantages:</w:t>
        </w:r>
      </w:ins>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ins w:id="1061" w:author="PR Preview" w:date="2024-01-01T00:00:00Z">
        <w:r>
          <w:rPr>
            <w:b/>
            <w:bCs/>
          </w:rPr>
          <w:t xml:space="preserve">Integration with version control</w:t>
        </w:r>
      </w:ins>
      <w:ins w:id="1061" w:author="PR Preview" w:date="2024-01-01T00:00:00Z">
        <w:r>
          <w:t xml:space="preserve">: Using coding agents within GitHub ensures that AI-assisted changes are tracked alongside all other code changes</w:t>
        </w:r>
      </w:ins>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ins w:id="2063" w:author="PR Preview" w:date="2024-01-01T00:00:00Z">
        <w:r>
          <w:rPr>
            <w:b/>
            <w:bCs/>
          </w:rPr>
          <w:t xml:space="preserve">Accelerated development</w:t>
        </w:r>
      </w:ins>
      <w:ins w:id="2063" w:author="PR Preview" w:date="2024-01-01T00:00:00Z">
        <w:r>
          <w:t xml:space="preserve">: Coding agents can help you write boilerplate code, refactor existing code, and implement common patterns more quickly</w:t>
        </w:r>
      </w:ins>
    </w:p>
    <w:p>
      <w:pPr>
        <w:pStyle w:val="Compact"/>
        <w:numPr>
          <w:ilvl w:val="0"/>
          <w:numId w:val="1094"/>
        </w:numPr>
      </w:pPr>
      <w:ins w:id="2064" w:author="PR Preview" w:date="2024-01-01T00:00:00Z">
        <w:r>
          <w:rPr>
            <w:b/>
            <w:bCs/>
          </w:rPr>
          <w:t xml:space="preserve">Learning opportunities</w:t>
        </w:r>
      </w:ins>
      <w:ins w:id="2064" w:author="PR Preview" w:date="2024-01-01T00:00:00Z">
        <w:r>
          <w:t xml:space="preserve">: Coding agents can suggest approaches or techniques you may not have considered, helping you expand your coding knowledge</w:t>
        </w:r>
      </w:ins>
    </w:p>
    <w:p>
      <w:pPr>
        <w:pStyle w:val="FirstParagraph"/>
      </w:pPr>
      <w:ins w:id="2065" w:author="PR Preview" w:date="2024-01-01T00:00:00Z">
        <w:r>
          <w:t xml:space="preserve">However, coding agents also come with significant hazards:</w:t>
        </w:r>
      </w:ins>
    </w:p>
    <w:p>
      <w:pPr>
        <w:pStyle w:val="Compact"/>
        <w:numPr>
          <w:ilvl w:val="0"/>
          <w:numId w:val="1095"/>
        </w:numPr>
      </w:pPr>
      <w:ins w:id="2066" w:author="PR Preview" w:date="2024-01-01T00:00:00Z">
        <w:r>
          <w:rPr>
            <w:b/>
            <w:bCs/>
          </w:rPr>
          <w:t xml:space="preserve">Over-reliance</w:t>
        </w:r>
      </w:ins>
      <w:ins w:id="2066" w:author="PR Preview" w:date="2024-01-01T00:00:00Z">
        <w:r>
          <w:t xml:space="preserve">: Depending too heavily on coding agents can atrophy your coding skills and understanding</w:t>
        </w:r>
      </w:ins>
    </w:p>
    <w:p>
      <w:pPr>
        <w:pStyle w:val="Compact"/>
        <w:numPr>
          <w:ilvl w:val="0"/>
          <w:numId w:val="1095"/>
        </w:numPr>
      </w:pPr>
      <w:ins w:id="2067" w:author="PR Preview" w:date="2024-01-01T00:00:00Z">
        <w:r>
          <w:rPr>
            <w:b/>
            <w:bCs/>
          </w:rPr>
          <w:t xml:space="preserve">Subtle bugs</w:t>
        </w:r>
      </w:ins>
      <w:ins w:id="2067" w:author="PR Preview" w:date="2024-01-01T00:00:00Z">
        <w:r>
          <w:t xml:space="preserve">: AI-generated code may contain logic errors that are not immediately obvious</w:t>
        </w:r>
      </w:ins>
    </w:p>
    <w:p>
      <w:pPr>
        <w:pStyle w:val="Compact"/>
        <w:numPr>
          <w:ilvl w:val="0"/>
          <w:numId w:val="1095"/>
        </w:numPr>
      </w:pPr>
      <w:ins w:id="2068" w:author="PR Preview" w:date="2024-01-01T00:00:00Z">
        <w:r>
          <w:rPr>
            <w:b/>
            <w:bCs/>
          </w:rPr>
          <w:t xml:space="preserve">Security vulnerabilities</w:t>
        </w:r>
      </w:ins>
      <w:ins w:id="2068" w:author="PR Preview" w:date="2024-01-01T00:00:00Z">
        <w:r>
          <w:t xml:space="preserve">: Coding agents may introduce insecure patterns or fail to follow security best practices</w:t>
        </w:r>
      </w:ins>
    </w:p>
    <w:p>
      <w:pPr>
        <w:pStyle w:val="Compact"/>
        <w:numPr>
          <w:ilvl w:val="0"/>
          <w:numId w:val="1095"/>
        </w:numPr>
      </w:pPr>
      <w:ins w:id="2069" w:author="PR Preview" w:date="2024-01-01T00:00:00Z">
        <w:r>
          <w:rPr>
            <w:b/>
            <w:bCs/>
          </w:rPr>
          <w:t xml:space="preserve">Inappropriate solutions</w:t>
        </w:r>
      </w:ins>
      <w:ins w:id="2069" w:author="PR Preview" w:date="2024-01-01T00:00:00Z">
        <w:r>
          <w:t xml:space="preserve">: AI may suggest solutions that work but are not optimal for your specific research context or constraints</w:t>
        </w:r>
      </w:ins>
    </w:p>
    <w:p>
      <w:pPr>
        <w:pStyle w:val="Compact"/>
        <w:numPr>
          <w:ilvl w:val="0"/>
          <w:numId w:val="1095"/>
        </w:numPr>
      </w:pPr>
      <w:ins w:id="2070" w:author="PR Preview" w:date="2024-01-01T00:00:00Z">
        <w:r>
          <w:rPr>
            <w:b/>
            <w:bCs/>
          </w:rPr>
          <w:t xml:space="preserve">Hidden biases</w:t>
        </w:r>
      </w:ins>
      <w:ins w:id="2070" w:author="PR Preview" w:date="2024-01-01T00:00:00Z">
        <w:r>
          <w:t xml:space="preserve">: Coding agents may perpetuate coding patterns or approaches that reflect biases in their training data</w:t>
        </w:r>
      </w:ins>
    </w:p>
    <w:p>
      <w:pPr>
        <w:pStyle w:val="Compact"/>
        <w:numPr>
          <w:ilvl w:val="0"/>
          <w:numId w:val="1095"/>
        </w:numPr>
      </w:pPr>
      <w:ins w:id="2071" w:author="PR Preview" w:date="2024-01-01T00:00:00Z">
        <w:r>
          <w:rPr>
            <w:b/>
            <w:bCs/>
          </w:rPr>
          <w:t xml:space="preserve">False confidence</w:t>
        </w:r>
      </w:ins>
      <w:ins w:id="2071" w:author="PR Preview" w:date="2024-01-01T00:00:00Z">
        <w:r>
          <w:t xml:space="preserve">: Well-formatted, professional-looking code from AI can mask underlying problems and reduce critical review</w:t>
        </w:r>
      </w:ins>
    </w:p>
    <w:p>
      <w:pPr>
        <w:pStyle w:val="Compact"/>
        <w:numPr>
          <w:ilvl w:val="0"/>
          <w:numId w:val="1095"/>
        </w:numPr>
      </w:pPr>
      <w:ins w:id="2072" w:author="PR Preview" w:date="2024-01-01T00:00:00Z">
        <w:r>
          <w:rPr>
            <w:b/>
            <w:bCs/>
          </w:rPr>
          <w:t xml:space="preserve">Workflow manipulation risks</w:t>
        </w:r>
      </w:ins>
      <w:ins w:id="2072" w:author="PR Preview" w:date="2024-01-01T00:00:00Z">
        <w:r>
          <w:t xml:space="preserve">: Coding agents that modify CI/CD workflows (</w:t>
        </w:r>
      </w:ins>
      <w:ins w:id="2072" w:author="PR Preview" w:date="2024-01-01T00:00:00Z">
        <w:r>
          <w:rPr>
            <w:rStyle w:val="VerbatimChar"/>
          </w:rPr>
          <w:t xml:space="preserve">.github/workflows/*.yml</w:t>
        </w:r>
      </w:ins>
      <w:ins w:id="2072" w:author="PR Preview" w:date="2024-01-01T00:00:00Z">
        <w:r>
          <w:t xml:space="preserve">) or setup configurations can inadvertently or maliciously compromise repository security, expose secrets, or execute harmful commands</w:t>
        </w:r>
      </w:ins>
    </w:p>
    <w:bookmarkEnd w:id="382"/>
    <w:bookmarkStart w:id="386" w:name="X4df097a63b2e25878cfbc7228b7eb578be2e8c9"/>
    <w:p>
      <w:pPr>
        <w:pStyle w:val="Heading3"/>
      </w:pPr>
      <w:ins w:id="2073" w:author="PR Preview" w:date="2024-01-01T00:00:00Z">
        <w:r>
          <w:t xml:space="preserve">16.4.3 Best Practices for Safe and Successful Use</w:t>
        </w:r>
      </w:ins>
    </w:p>
    <w:p>
      <w:pPr>
        <w:pStyle w:val="FirstParagraph"/>
      </w:pPr>
      <w:ins w:id="2074" w:author="PR Preview" w:date="2024-01-01T00:00:00Z">
        <w:r>
          <w:t xml:space="preserve">To work with coding agents safely and successfully:</w:t>
        </w:r>
      </w:ins>
    </w:p>
    <w:p>
      <w:pPr>
        <w:numPr>
          <w:ilvl w:val="0"/>
          <w:numId w:val="1096"/>
        </w:numPr>
      </w:pPr>
      <w:ins w:id="2075" w:author="PR Preview" w:date="2024-01-01T00:00:00Z">
        <w:r>
          <w:rPr>
            <w:b/>
            <w:bCs/>
          </w:rPr>
          <w:t xml:space="preserve">Maintain active supervision</w:t>
        </w:r>
      </w:ins>
      <w:ins w:id="2075" w:author="PR Preview" w:date="2024-01-01T00:00:00Z">
        <w:r>
          <w:t xml:space="preserve">:</w:t>
        </w:r>
      </w:ins>
      <w:ins w:id="2075" w:author="PR Preview" w:date="2024-01-01T00:00:00Z">
        <w:r>
          <w:t xml:space="preserve"> </w:t>
        </w:r>
      </w:ins>
      <w:ins w:id="2075" w:author="PR Preview" w:date="2024-01-01T00:00:00Z">
        <w:r>
          <w:t xml:space="preserve">Never assume AI-generated code is correct.</w:t>
        </w:r>
      </w:ins>
      <w:ins w:id="2075" w:author="PR Preview" w:date="2024-01-01T00:00:00Z">
        <w:r>
          <w:t xml:space="preserve"> </w:t>
        </w:r>
      </w:ins>
      <w:ins w:id="2075" w:author="PR Preview" w:date="2024-01-01T00:00:00Z">
        <w:r>
          <w:t xml:space="preserve">Review every line critically.</w:t>
        </w:r>
      </w:ins>
    </w:p>
    <w:p>
      <w:pPr>
        <w:numPr>
          <w:ilvl w:val="0"/>
          <w:numId w:val="1096"/>
        </w:numPr>
      </w:pPr>
      <w:ins w:id="2076" w:author="PR Preview" w:date="2024-01-01T00:00:00Z">
        <w:r>
          <w:rPr>
            <w:b/>
            <w:bCs/>
          </w:rPr>
          <w:t xml:space="preserve">Understand before accepting</w:t>
        </w:r>
      </w:ins>
      <w:ins w:id="2076" w:author="PR Preview" w:date="2024-01-01T00:00:00Z">
        <w:r>
          <w:t xml:space="preserve">:</w:t>
        </w:r>
      </w:ins>
      <w:ins w:id="2076" w:author="PR Preview" w:date="2024-01-01T00:00:00Z">
        <w:r>
          <w:t xml:space="preserve"> </w:t>
        </w:r>
      </w:ins>
      <w:ins w:id="2076" w:author="PR Preview" w:date="2024-01-01T00:00:00Z">
        <w:r>
          <w:t xml:space="preserve">If you don’t understand what the code does,</w:t>
        </w:r>
      </w:ins>
      <w:ins w:id="2076" w:author="PR Preview" w:date="2024-01-01T00:00:00Z">
        <w:r>
          <w:t xml:space="preserve"> </w:t>
        </w:r>
      </w:ins>
      <w:ins w:id="2076" w:author="PR Preview" w:date="2024-01-01T00:00:00Z">
        <w:r>
          <w:t xml:space="preserve">don’t use it.</w:t>
        </w:r>
      </w:ins>
      <w:ins w:id="2076" w:author="PR Preview" w:date="2024-01-01T00:00:00Z">
        <w:r>
          <w:t xml:space="preserve"> </w:t>
        </w:r>
      </w:ins>
      <w:ins w:id="2076" w:author="PR Preview" w:date="2024-01-01T00:00:00Z">
        <w:r>
          <w:t xml:space="preserve">Take time to learn or ask a colleague.</w:t>
        </w:r>
      </w:ins>
    </w:p>
    <w:p>
      <w:pPr>
        <w:numPr>
          <w:ilvl w:val="0"/>
          <w:numId w:val="1096"/>
        </w:numPr>
      </w:pPr>
      <w:ins w:id="2077" w:author="PR Preview" w:date="2024-01-01T00:00:00Z">
        <w:r>
          <w:rPr>
            <w:b/>
            <w:bCs/>
          </w:rPr>
          <w:t xml:space="preserve">Test thoroughly</w:t>
        </w:r>
      </w:ins>
      <w:ins w:id="2077" w:author="PR Preview" w:date="2024-01-01T00:00:00Z">
        <w:r>
          <w:t xml:space="preserve">:</w:t>
        </w:r>
      </w:ins>
      <w:ins w:id="2077" w:author="PR Preview" w:date="2024-01-01T00:00:00Z">
        <w:r>
          <w:t xml:space="preserve"> </w:t>
        </w:r>
      </w:ins>
      <w:ins w:id="2077" w:author="PR Preview" w:date="2024-01-01T00:00:00Z">
        <w:r>
          <w:t xml:space="preserve">AI-generated code must be tested as rigorously as code you write yourself.</w:t>
        </w:r>
      </w:ins>
      <w:ins w:id="2077" w:author="PR Preview" w:date="2024-01-01T00:00:00Z">
        <w:r>
          <w:t xml:space="preserve"> </w:t>
        </w:r>
      </w:ins>
      <w:ins w:id="2077" w:author="PR Preview" w:date="2024-01-01T00:00:00Z">
        <w:r>
          <w:t xml:space="preserve">Don’t skip testing because</w:t>
        </w:r>
      </w:ins>
      <w:ins w:id="2077" w:author="PR Preview" w:date="2024-01-01T00:00:00Z">
        <w:r>
          <w:t xml:space="preserve"> </w:t>
        </w:r>
      </w:ins>
      <w:ins w:id="2077" w:author="PR Preview" w:date="2024-01-01T00:00:00Z">
        <w:r>
          <w:t xml:space="preserve">“the AI wrote it.”</w:t>
        </w:r>
      </w:ins>
    </w:p>
    <w:p>
      <w:pPr>
        <w:numPr>
          <w:ilvl w:val="0"/>
          <w:numId w:val="1096"/>
        </w:numPr>
      </w:pPr>
      <w:ins w:id="2078" w:author="PR Preview" w:date="2024-01-01T00:00:00Z">
        <w:r>
          <w:rPr>
            <w:b/>
            <w:bCs/>
          </w:rPr>
          <w:t xml:space="preserve">Start small</w:t>
        </w:r>
      </w:ins>
      <w:ins w:id="2078" w:author="PR Preview" w:date="2024-01-01T00:00:00Z">
        <w:r>
          <w:t xml:space="preserve">:</w:t>
        </w:r>
      </w:ins>
      <w:ins w:id="2078" w:author="PR Preview" w:date="2024-01-01T00:00:00Z">
        <w:r>
          <w:t xml:space="preserve"> </w:t>
        </w:r>
      </w:ins>
      <w:ins w:id="2078" w:author="PR Preview" w:date="2024-01-01T00:00:00Z">
        <w:r>
          <w:t xml:space="preserve">Begin with small,</w:t>
        </w:r>
      </w:ins>
      <w:ins w:id="2078" w:author="PR Preview" w:date="2024-01-01T00:00:00Z">
        <w:r>
          <w:t xml:space="preserve"> </w:t>
        </w:r>
      </w:ins>
      <w:ins w:id="2078" w:author="PR Preview" w:date="2024-01-01T00:00:00Z">
        <w:r>
          <w:t xml:space="preserve">well-defined tasks to build confidence and understanding</w:t>
        </w:r>
      </w:ins>
      <w:ins w:id="2078" w:author="PR Preview" w:date="2024-01-01T00:00:00Z">
        <w:r>
          <w:t xml:space="preserve"> </w:t>
        </w:r>
      </w:ins>
      <w:ins w:id="2078" w:author="PR Preview" w:date="2024-01-01T00:00:00Z">
        <w:r>
          <w:t xml:space="preserve">of the agent’s capabilities and limitations.</w:t>
        </w:r>
      </w:ins>
    </w:p>
    <w:p>
      <w:pPr>
        <w:numPr>
          <w:ilvl w:val="0"/>
          <w:numId w:val="1096"/>
        </w:numPr>
      </w:pPr>
      <w:ins w:id="2079" w:author="PR Preview" w:date="2024-01-01T00:00:00Z">
        <w:r>
          <w:rPr>
            <w:b/>
            <w:bCs/>
          </w:rPr>
          <w:t xml:space="preserve">Verify logic and assumptions</w:t>
        </w:r>
      </w:ins>
      <w:ins w:id="2079" w:author="PR Preview" w:date="2024-01-01T00:00:00Z">
        <w:r>
          <w:t xml:space="preserve">:</w:t>
        </w:r>
      </w:ins>
      <w:ins w:id="2079" w:author="PR Preview" w:date="2024-01-01T00:00:00Z">
        <w:r>
          <w:t xml:space="preserve"> </w:t>
        </w:r>
      </w:ins>
      <w:ins w:id="2079" w:author="PR Preview" w:date="2024-01-01T00:00:00Z">
        <w:r>
          <w:t xml:space="preserve">Check that the AI hasn’t made incorrect assumptions</w:t>
        </w:r>
      </w:ins>
      <w:ins w:id="2079" w:author="PR Preview" w:date="2024-01-01T00:00:00Z">
        <w:r>
          <w:t xml:space="preserve"> </w:t>
        </w:r>
      </w:ins>
      <w:ins w:id="2079" w:author="PR Preview" w:date="2024-01-01T00:00:00Z">
        <w:r>
          <w:t xml:space="preserve">about your data,</w:t>
        </w:r>
      </w:ins>
      <w:ins w:id="2079" w:author="PR Preview" w:date="2024-01-01T00:00:00Z">
        <w:r>
          <w:t xml:space="preserve"> </w:t>
        </w:r>
      </w:ins>
      <w:ins w:id="2079" w:author="PR Preview" w:date="2024-01-01T00:00:00Z">
        <w:r>
          <w:t xml:space="preserve">requirements,</w:t>
        </w:r>
      </w:ins>
      <w:ins w:id="2079" w:author="PR Preview" w:date="2024-01-01T00:00:00Z">
        <w:r>
          <w:t xml:space="preserve"> </w:t>
        </w:r>
      </w:ins>
      <w:ins w:id="2079" w:author="PR Preview" w:date="2024-01-01T00:00:00Z">
        <w:r>
          <w:t xml:space="preserve">or scientific context.</w:t>
        </w:r>
      </w:ins>
    </w:p>
    <w:p>
      <w:pPr>
        <w:numPr>
          <w:ilvl w:val="0"/>
          <w:numId w:val="1096"/>
        </w:numPr>
      </w:pPr>
      <w:ins w:id="2080" w:author="PR Preview" w:date="2024-01-01T00:00:00Z">
        <w:r>
          <w:rPr>
            <w:b/>
            <w:bCs/>
          </w:rPr>
          <w:t xml:space="preserve">Review for security</w:t>
        </w:r>
      </w:ins>
      <w:ins w:id="2080" w:author="PR Preview" w:date="2024-01-01T00:00:00Z">
        <w:r>
          <w:t xml:space="preserve">:</w:t>
        </w:r>
      </w:ins>
      <w:ins w:id="2080" w:author="PR Preview" w:date="2024-01-01T00:00:00Z">
        <w:r>
          <w:t xml:space="preserve"> </w:t>
        </w:r>
      </w:ins>
      <w:ins w:id="2080" w:author="PR Preview" w:date="2024-01-01T00:00:00Z">
        <w:r>
          <w:t xml:space="preserve">Explicitly check for security issues,</w:t>
        </w:r>
      </w:ins>
      <w:ins w:id="2080" w:author="PR Preview" w:date="2024-01-01T00:00:00Z">
        <w:r>
          <w:t xml:space="preserve"> </w:t>
        </w:r>
      </w:ins>
      <w:ins w:id="2080" w:author="PR Preview" w:date="2024-01-01T00:00:00Z">
        <w:r>
          <w:t xml:space="preserve">especially when handling sensitive data or user input.</w:t>
        </w:r>
      </w:ins>
    </w:p>
    <w:p>
      <w:pPr>
        <w:numPr>
          <w:ilvl w:val="0"/>
          <w:numId w:val="1096"/>
        </w:numPr>
      </w:pPr>
      <w:ins w:id="2081" w:author="PR Preview" w:date="2024-01-01T00:00:00Z">
        <w:r>
          <w:rPr>
            <w:b/>
            <w:bCs/>
          </w:rPr>
          <w:t xml:space="preserve">Iterate and refine</w:t>
        </w:r>
      </w:ins>
      <w:ins w:id="2081" w:author="PR Preview" w:date="2024-01-01T00:00:00Z">
        <w:r>
          <w:t xml:space="preserve">:</w:t>
        </w:r>
      </w:ins>
      <w:ins w:id="2081" w:author="PR Preview" w:date="2024-01-01T00:00:00Z">
        <w:r>
          <w:t xml:space="preserve"> </w:t>
        </w:r>
      </w:ins>
      <w:ins w:id="2081" w:author="PR Preview" w:date="2024-01-01T00:00:00Z">
        <w:r>
          <w:t xml:space="preserve">Use coding agents as a starting point,</w:t>
        </w:r>
      </w:ins>
      <w:ins w:id="2081" w:author="PR Preview" w:date="2024-01-01T00:00:00Z">
        <w:r>
          <w:t xml:space="preserve"> </w:t>
        </w:r>
      </w:ins>
      <w:ins w:id="2081" w:author="PR Preview" w:date="2024-01-01T00:00:00Z">
        <w:r>
          <w:t xml:space="preserve">not an endpoint.</w:t>
        </w:r>
      </w:ins>
      <w:ins w:id="2081" w:author="PR Preview" w:date="2024-01-01T00:00:00Z">
        <w:r>
          <w:t xml:space="preserve"> </w:t>
        </w:r>
      </w:ins>
      <w:ins w:id="2081" w:author="PR Preview" w:date="2024-01-01T00:00:00Z">
        <w:r>
          <w:t xml:space="preserve">Refine and improve the generated code.</w:t>
        </w:r>
      </w:ins>
    </w:p>
    <w:p>
      <w:pPr>
        <w:numPr>
          <w:ilvl w:val="0"/>
          <w:numId w:val="1096"/>
        </w:numPr>
      </w:pPr>
      <w:ins w:id="2082" w:author="PR Preview" w:date="2024-01-01T00:00:00Z">
        <w:r>
          <w:rPr>
            <w:b/>
            <w:bCs/>
          </w:rPr>
          <w:t xml:space="preserve">Maintain coding practice</w:t>
        </w:r>
      </w:ins>
      <w:ins w:id="2082" w:author="PR Preview" w:date="2024-01-01T00:00:00Z">
        <w:r>
          <w:t xml:space="preserve">:</w:t>
        </w:r>
      </w:ins>
      <w:ins w:id="2082" w:author="PR Preview" w:date="2024-01-01T00:00:00Z">
        <w:r>
          <w:t xml:space="preserve"> </w:t>
        </w:r>
      </w:ins>
      <w:ins w:id="2082" w:author="PR Preview" w:date="2024-01-01T00:00:00Z">
        <w:r>
          <w:t xml:space="preserve">Regularly write code yourself to maintain and develop your skills.</w:t>
        </w:r>
      </w:ins>
      <w:ins w:id="2082" w:author="PR Preview" w:date="2024-01-01T00:00:00Z">
        <w:r>
          <w:t xml:space="preserve"> </w:t>
        </w:r>
      </w:ins>
      <w:ins w:id="2082" w:author="PR Preview" w:date="2024-01-01T00:00:00Z">
        <w:r>
          <w:t xml:space="preserve">Don’t let the agent do everything.</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opt/quarto/share/formats/docx/warning.png" id="385" name="Picture"/>
                          <pic:cNvPicPr>
                            <a:picLocks noChangeArrowheads="1" noChangeAspect="1"/>
                          </pic:cNvPicPr>
                        </pic:nvPicPr>
                        <pic:blipFill>
                          <a:blip r:embed="rId3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6"/>
    <w:bookmarkStart w:id="391" w:name="firewall-and-network-configuration"/>
    <w:p>
      <w:pPr>
        <w:pStyle w:val="Heading3"/>
      </w:pPr>
      <w:ins w:id="1085" w:author="PR Preview" w:date="2024-01-01T00:00:00Z">
        <w:r>
          <w:t xml:space="preserve">16.4.4 Firewall and Network Configuration</w:t>
        </w:r>
      </w:ins>
    </w:p>
    <w:p>
      <w:pPr>
        <w:pStyle w:val="FirstParagraph"/>
      </w:pPr>
      <w:ins w:id="1086" w:author="PR Preview" w:date="2024-01-01T00:00:00Z">
        <w:r>
          <w:t xml:space="preserve">Coding agents require specific network access to function properly.</w:t>
        </w:r>
      </w:ins>
      <w:ins w:id="1086" w:author="PR Preview" w:date="2024-01-01T00:00:00Z">
        <w:r>
          <w:t xml:space="preserve"> </w:t>
        </w:r>
      </w:ins>
      <w:ins w:id="1086" w:author="PR Preview" w:date="2024-01-01T00:00:00Z">
        <w:r>
          <w:t xml:space="preserve">If a coding agent is running behind a corporate firewall or on a restricted network,</w:t>
        </w:r>
      </w:ins>
      <w:ins w:id="1086" w:author="PR Preview" w:date="2024-01-01T00:00:00Z">
        <w:r>
          <w:t xml:space="preserve"> </w:t>
        </w:r>
      </w:ins>
      <w:ins w:id="1086" w:author="PR Preview" w:date="2024-01-01T00:00:00Z">
        <w:r>
          <w:t xml:space="preserve">you may need to configure allowlists to enable coding agent functionality.</w:t>
        </w:r>
      </w:ins>
    </w:p>
    <w:bookmarkStart w:id="388" w:name="built-in-agent-firewall"/>
    <w:p>
      <w:pPr>
        <w:pStyle w:val="Heading4"/>
      </w:pPr>
      <w:ins w:id="1087" w:author="PR Preview" w:date="2024-01-01T00:00:00Z">
        <w:r>
          <w:t xml:space="preserve">16.4.4.1 Built-in Agent Firewall</w:t>
        </w:r>
      </w:ins>
    </w:p>
    <w:p>
      <w:pPr>
        <w:pStyle w:val="FirstParagraph"/>
      </w:pPr>
      <w:ins w:id="1088" w:author="PR Preview" w:date="2024-01-01T00:00:00Z">
        <w:r>
          <w:t xml:space="preserve">Coding agents run in a GitHub Actions environment</w:t>
        </w:r>
      </w:ins>
      <w:ins w:id="1088" w:author="PR Preview" w:date="2024-01-01T00:00:00Z">
        <w:r>
          <w:t xml:space="preserve"> </w:t>
        </w:r>
      </w:ins>
      <w:ins w:id="1088" w:author="PR Preview" w:date="2024-01-01T00:00:00Z">
        <w:r>
          <w:t xml:space="preserve">with a built-in firewall that limits internet access by default.</w:t>
        </w:r>
      </w:ins>
      <w:ins w:id="1088" w:author="PR Preview" w:date="2024-01-01T00:00:00Z">
        <w:r>
          <w:t xml:space="preserve"> </w:t>
        </w:r>
      </w:ins>
      <w:ins w:id="1088" w:author="PR Preview" w:date="2024-01-01T00:00:00Z">
        <w:r>
          <w:t xml:space="preserve">This firewall helps protect against:</w:t>
        </w:r>
      </w:ins>
    </w:p>
    <w:p>
      <w:pPr>
        <w:pStyle w:val="Compact"/>
        <w:numPr>
          <w:ilvl w:val="0"/>
          <w:numId w:val="1098"/>
        </w:numPr>
      </w:pPr>
      <w:ins w:id="1089" w:author="PR Preview" w:date="2024-01-01T00:00:00Z">
        <w:r>
          <w:t xml:space="preserve">Data exfiltration</w:t>
        </w:r>
      </w:ins>
    </w:p>
    <w:p>
      <w:pPr>
        <w:pStyle w:val="Compact"/>
        <w:numPr>
          <w:ilvl w:val="0"/>
          <w:numId w:val="1098"/>
        </w:numPr>
      </w:pPr>
      <w:ins w:id="1090" w:author="PR Preview" w:date="2024-01-01T00:00:00Z">
        <w:r>
          <w:t xml:space="preserve">Accidental leaks of sensitive information</w:t>
        </w:r>
      </w:ins>
    </w:p>
    <w:p>
      <w:pPr>
        <w:pStyle w:val="Compact"/>
        <w:numPr>
          <w:ilvl w:val="0"/>
          <w:numId w:val="1098"/>
        </w:numPr>
      </w:pPr>
      <w:ins w:id="1091" w:author="PR Preview" w:date="2024-01-01T00:00:00Z">
        <w:r>
          <w:t xml:space="preserve">Execution of malicious instructions</w:t>
        </w:r>
      </w:ins>
    </w:p>
    <w:p>
      <w:pPr>
        <w:pStyle w:val="FirstParagraph"/>
      </w:pPr>
      <w:ins w:id="1092" w:author="PR Preview" w:date="2024-01-01T00:00:00Z">
        <w:r>
          <w:t xml:space="preserve">By default, the agent’s firewall allows access to:</w:t>
        </w:r>
      </w:ins>
    </w:p>
    <w:p>
      <w:pPr>
        <w:pStyle w:val="Compact"/>
        <w:numPr>
          <w:ilvl w:val="0"/>
          <w:numId w:val="1099"/>
        </w:numPr>
      </w:pPr>
      <w:ins w:id="1093" w:author="PR Preview" w:date="2024-01-01T00:00:00Z">
        <w:r>
          <w:t xml:space="preserve">Common OS package repositories (Debian, Ubuntu, Red Hat, etc.)</w:t>
        </w:r>
      </w:ins>
    </w:p>
    <w:p>
      <w:pPr>
        <w:pStyle w:val="Compact"/>
        <w:numPr>
          <w:ilvl w:val="0"/>
          <w:numId w:val="1099"/>
        </w:numPr>
      </w:pPr>
      <w:ins w:id="1094" w:author="PR Preview" w:date="2024-01-01T00:00:00Z">
        <w:r>
          <w:t xml:space="preserve">Popular container registries (Docker Hub, Azure Container Registry, AWS ECR, etc.)</w:t>
        </w:r>
      </w:ins>
    </w:p>
    <w:p>
      <w:pPr>
        <w:pStyle w:val="Compact"/>
        <w:numPr>
          <w:ilvl w:val="0"/>
          <w:numId w:val="1099"/>
        </w:numPr>
      </w:pPr>
      <w:ins w:id="1095" w:author="PR Preview" w:date="2024-01-01T00:00:00Z">
        <w:r>
          <w:t xml:space="preserve">Language-specific package registries (npm, PyPI, Maven, RubyGems, etc.)</w:t>
        </w:r>
      </w:ins>
    </w:p>
    <w:p>
      <w:pPr>
        <w:pStyle w:val="Compact"/>
        <w:numPr>
          <w:ilvl w:val="0"/>
          <w:numId w:val="1099"/>
        </w:numPr>
      </w:pPr>
      <w:ins w:id="1096" w:author="PR Preview" w:date="2024-01-01T00:00:00Z">
        <w:r>
          <w:t xml:space="preserve">Common certificate authorities for SSL validation</w:t>
        </w:r>
      </w:ins>
    </w:p>
    <w:p>
      <w:pPr>
        <w:pStyle w:val="FirstParagraph"/>
      </w:pPr>
      <w:ins w:id="1097" w:author="PR Preview" w:date="2024-01-01T00:00:00Z">
        <w:r>
          <w:t xml:space="preserve">For the complete list of allowed hosts,</w:t>
        </w:r>
      </w:ins>
      <w:ins w:id="1097" w:author="PR Preview" w:date="2024-01-01T00:00:00Z">
        <w:r>
          <w:t xml:space="preserve"> </w:t>
        </w:r>
      </w:ins>
      <w:ins w:id="1097" w:author="PR Preview" w:date="2024-01-01T00:00:00Z">
        <w:r>
          <w:t xml:space="preserve">see the</w:t>
        </w:r>
      </w:ins>
      <w:ins w:id="1097" w:author="PR Preview" w:date="2024-01-01T00:00:00Z">
        <w:r>
          <w:t xml:space="preserve"> </w:t>
        </w:r>
      </w:ins>
      <w:hyperlink r:id="rId387">
        <w:r>
          <w:rPr>
            <w:rStyle w:val="Hyperlink"/>
          </w:rPr>
          <w:t xml:space="preserve">Copilot allowlist reference</w:t>
        </w:r>
      </w:hyperlink>
      <w:ins w:id="1097" w:author="PR Preview" w:date="2024-01-01T00:00:00Z">
        <w:r>
          <w:t xml:space="preserve">.</w:t>
        </w:r>
      </w:ins>
    </w:p>
    <w:bookmarkEnd w:id="388"/>
    <w:bookmarkStart w:id="390" w:name="customizing-agent-firewall-settings"/>
    <w:p>
      <w:pPr>
        <w:pStyle w:val="Heading4"/>
      </w:pPr>
      <w:ins w:id="1098" w:author="PR Preview" w:date="2024-01-01T00:00:00Z">
        <w:r>
          <w:t xml:space="preserve">16.4.4.2 Customizing Agent Firewall Settings</w:t>
        </w:r>
      </w:ins>
    </w:p>
    <w:p>
      <w:pPr>
        <w:pStyle w:val="FirstParagraph"/>
      </w:pPr>
      <w:ins w:id="1099" w:author="PR Preview" w:date="2024-01-01T00:00:00Z">
        <w:r>
          <w:t xml:space="preserve">In your repository’s</w:t>
        </w:r>
      </w:ins>
      <w:ins w:id="1099" w:author="PR Preview" w:date="2024-01-01T00:00:00Z">
        <w:r>
          <w:t xml:space="preserve"> </w:t>
        </w:r>
      </w:ins>
      <w:ins w:id="1099" w:author="PR Preview" w:date="2024-01-01T00:00:00Z">
        <w:r>
          <w:t xml:space="preserve">“Coding agent”</w:t>
        </w:r>
      </w:ins>
      <w:ins w:id="1099" w:author="PR Preview" w:date="2024-01-01T00:00:00Z">
        <w:r>
          <w:t xml:space="preserve"> </w:t>
        </w:r>
      </w:ins>
      <w:ins w:id="1099" w:author="PR Preview" w:date="2024-01-01T00:00:00Z">
        <w:r>
          <w:t xml:space="preserve">settings page,</w:t>
        </w:r>
      </w:ins>
      <w:ins w:id="1099" w:author="PR Preview" w:date="2024-01-01T00:00:00Z">
        <w:r>
          <w:t xml:space="preserve"> </w:t>
        </w:r>
      </w:ins>
      <w:ins w:id="1099" w:author="PR Preview" w:date="2024-01-01T00:00:00Z">
        <w:r>
          <w:t xml:space="preserve">you can:</w:t>
        </w:r>
      </w:ins>
    </w:p>
    <w:p>
      <w:pPr>
        <w:pStyle w:val="Compact"/>
        <w:numPr>
          <w:ilvl w:val="0"/>
          <w:numId w:val="1100"/>
        </w:numPr>
      </w:pPr>
      <w:ins w:id="1100" w:author="PR Preview" w:date="2024-01-01T00:00:00Z">
        <w:r>
          <w:t xml:space="preserve">Add custom hosts to the allowlist (for internal dependencies or additional registries)</w:t>
        </w:r>
      </w:ins>
    </w:p>
    <w:p>
      <w:pPr>
        <w:pStyle w:val="Compact"/>
        <w:numPr>
          <w:ilvl w:val="0"/>
          <w:numId w:val="1100"/>
        </w:numPr>
      </w:pPr>
      <w:ins w:id="1101" w:author="PR Preview" w:date="2024-01-01T00:00:00Z">
        <w:r>
          <w:t xml:space="preserve">Opt out of the default recommended allowlist for stricter security</w:t>
        </w:r>
      </w:ins>
    </w:p>
    <w:p>
      <w:pPr>
        <w:pStyle w:val="Compact"/>
        <w:numPr>
          <w:ilvl w:val="0"/>
          <w:numId w:val="1100"/>
        </w:numPr>
      </w:pPr>
      <w:ins w:id="1102" w:author="PR Preview" w:date="2024-01-01T00:00:00Z">
        <w:r>
          <w:t xml:space="preserve">Disable the firewall entirely (not recommended)</w:t>
        </w:r>
      </w:ins>
    </w:p>
    <w:p>
      <w:pPr>
        <w:pStyle w:val="FirstParagraph"/>
      </w:pPr>
      <w:ins w:id="1103" w:author="PR Preview" w:date="2024-01-01T00:00:00Z">
        <w:r>
          <w:t xml:space="preserve">If a coding agent’s request is blocked by the firewall,</w:t>
        </w:r>
      </w:ins>
      <w:ins w:id="1103" w:author="PR Preview" w:date="2024-01-01T00:00:00Z">
        <w:r>
          <w:t xml:space="preserve"> </w:t>
        </w:r>
      </w:ins>
      <w:ins w:id="1103" w:author="PR Preview" w:date="2024-01-01T00:00:00Z">
        <w:r>
          <w:t xml:space="preserve">a warning will be added to the pull request or comment,</w:t>
        </w:r>
      </w:ins>
      <w:ins w:id="1103" w:author="PR Preview" w:date="2024-01-01T00:00:00Z">
        <w:r>
          <w:t xml:space="preserve"> </w:t>
        </w:r>
      </w:ins>
      <w:ins w:id="1103" w:author="PR Preview" w:date="2024-01-01T00:00:00Z">
        <w:r>
          <w:t xml:space="preserve">detailing the blocked address and the command that triggered it.</w:t>
        </w:r>
      </w:ins>
    </w:p>
    <w:p>
      <w:pPr>
        <w:pStyle w:val="BodyText"/>
      </w:pPr>
      <w:ins w:id="1104" w:author="PR Preview" w:date="2024-01-01T00:00:00Z">
        <w:r>
          <w:t xml:space="preserve">For more information,</w:t>
        </w:r>
      </w:ins>
      <w:ins w:id="1104" w:author="PR Preview" w:date="2024-01-01T00:00:00Z">
        <w:r>
          <w:t xml:space="preserve"> </w:t>
        </w:r>
      </w:ins>
      <w:ins w:id="1104" w:author="PR Preview" w:date="2024-01-01T00:00:00Z">
        <w:r>
          <w:t xml:space="preserve">see</w:t>
        </w:r>
      </w:ins>
      <w:ins w:id="1104" w:author="PR Preview" w:date="2024-01-01T00:00:00Z">
        <w:r>
          <w:t xml:space="preserve"> </w:t>
        </w:r>
      </w:ins>
      <w:hyperlink r:id="rId389">
        <w:r>
          <w:rPr>
            <w:rStyle w:val="Hyperlink"/>
          </w:rPr>
          <w:t xml:space="preserve">Customizing or disabling the firewall for GitHub Copilot coding agent</w:t>
        </w:r>
      </w:hyperlink>
      <w:ins w:id="1104" w:author="PR Preview" w:date="2024-01-01T00:00:00Z">
        <w:r>
          <w:t xml:space="preserve">.</w:t>
        </w:r>
      </w:ins>
    </w:p>
    <w:bookmarkEnd w:id="390"/>
    <w:bookmarkEnd w:id="391"/>
    <w:bookmarkStart w:id="395" w:name="when-to-use-a-coding-agent"/>
    <w:p>
      <w:pPr>
        <w:pStyle w:val="Heading3"/>
      </w:pPr>
      <w:ins w:id="1105" w:author="PR Preview" w:date="2024-01-01T00:00:00Z">
        <w:r>
          <w:t xml:space="preserve">16.4.5 When to use a coding agent</w:t>
        </w:r>
      </w:ins>
    </w:p>
    <w:p>
      <w:pPr>
        <w:pStyle w:val="FirstParagraph"/>
      </w:pPr>
      <w:r>
        <w:t xml:space="preserve">Coding agent sessions are currently</w:t>
      </w:r>
      <w:r>
        <w:rPr>
          <w:rStyle w:val="FootnoteReference"/>
        </w:rPr>
        <w:footnoteReference w:id="392"/>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3">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4">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5"/>
    <w:bookmarkEnd w:id="396"/>
    <w:bookmarkEnd w:id="397"/>
    <w:bookmarkStart w:id="410" w:name="checklists"/>
    <w:p>
      <w:pPr>
        <w:pStyle w:val="Heading1"/>
      </w:pPr>
      <w:r>
        <w:t xml:space="preserve">17. Checklists</w:t>
      </w:r>
    </w:p>
    <w:p>
      <w:pPr>
        <w:pStyle w:val="FirstParagraph"/>
      </w:pPr>
      <w:r>
        <w:t xml:space="preserve">Adapted by UCD-SeRG team from</w:t>
      </w:r>
      <w:r>
        <w:t xml:space="preserve"> </w:t>
      </w:r>
      <w:hyperlink r:id="rId398">
        <w:r>
          <w:rPr>
            <w:rStyle w:val="Hyperlink"/>
          </w:rPr>
          <w:t xml:space="preserve">original by Jade Benjamin-Chung</w:t>
        </w:r>
      </w:hyperlink>
    </w:p>
    <w:bookmarkStart w:id="399" w:name="pre-analysis-plan-checklist"/>
    <w:p>
      <w:pPr>
        <w:pStyle w:val="Heading2"/>
      </w:pPr>
      <w:r>
        <w:t xml:space="preserve">17.1 Pre-analysis plan checklist</w:t>
      </w:r>
    </w:p>
    <w:p>
      <w:pPr>
        <w:pStyle w:val="Compact"/>
        <w:numPr>
          <w:ilvl w:val="0"/>
          <w:numId w:val="1101"/>
        </w:numPr>
      </w:pPr>
      <w:r>
        <w:t xml:space="preserve">Brief background on the study (a condensed version of the introduction section of the paper)</w:t>
      </w:r>
    </w:p>
    <w:p>
      <w:pPr>
        <w:pStyle w:val="Compact"/>
        <w:numPr>
          <w:ilvl w:val="0"/>
          <w:numId w:val="1101"/>
        </w:numPr>
      </w:pPr>
      <w:r>
        <w:t xml:space="preserve">Hypotheses / objectives</w:t>
      </w:r>
    </w:p>
    <w:p>
      <w:pPr>
        <w:pStyle w:val="Compact"/>
        <w:numPr>
          <w:ilvl w:val="0"/>
          <w:numId w:val="1101"/>
        </w:numPr>
      </w:pPr>
      <w:r>
        <w:t xml:space="preserve">Study design</w:t>
      </w:r>
    </w:p>
    <w:p>
      <w:pPr>
        <w:pStyle w:val="Compact"/>
        <w:numPr>
          <w:ilvl w:val="0"/>
          <w:numId w:val="1101"/>
        </w:numPr>
      </w:pPr>
      <w:r>
        <w:t xml:space="preserve">Description of data</w:t>
      </w:r>
    </w:p>
    <w:p>
      <w:pPr>
        <w:pStyle w:val="Compact"/>
        <w:numPr>
          <w:ilvl w:val="0"/>
          <w:numId w:val="1101"/>
        </w:numPr>
      </w:pPr>
      <w:r>
        <w:t xml:space="preserve">Definition of outcomes</w:t>
      </w:r>
    </w:p>
    <w:p>
      <w:pPr>
        <w:pStyle w:val="Compact"/>
        <w:numPr>
          <w:ilvl w:val="0"/>
          <w:numId w:val="1101"/>
        </w:numPr>
      </w:pPr>
      <w:r>
        <w:t xml:space="preserve">Definition of interventions / exposures</w:t>
      </w:r>
    </w:p>
    <w:p>
      <w:pPr>
        <w:pStyle w:val="Compact"/>
        <w:numPr>
          <w:ilvl w:val="0"/>
          <w:numId w:val="1101"/>
        </w:numPr>
      </w:pPr>
      <w:r>
        <w:t xml:space="preserve">Definition of covariates</w:t>
      </w:r>
    </w:p>
    <w:p>
      <w:pPr>
        <w:pStyle w:val="Compact"/>
        <w:numPr>
          <w:ilvl w:val="0"/>
          <w:numId w:val="1101"/>
        </w:numPr>
      </w:pPr>
      <w:r>
        <w:t xml:space="preserve">Statistical power calculation</w:t>
      </w:r>
    </w:p>
    <w:p>
      <w:pPr>
        <w:pStyle w:val="Compact"/>
        <w:numPr>
          <w:ilvl w:val="0"/>
          <w:numId w:val="1101"/>
        </w:numPr>
      </w:pPr>
      <w:r>
        <w:t xml:space="preserve">Statistical model description</w:t>
      </w:r>
    </w:p>
    <w:p>
      <w:pPr>
        <w:pStyle w:val="Compact"/>
        <w:numPr>
          <w:ilvl w:val="0"/>
          <w:numId w:val="1101"/>
        </w:numPr>
      </w:pPr>
      <w:r>
        <w:t xml:space="preserve">Covariate selection / screening</w:t>
      </w:r>
    </w:p>
    <w:p>
      <w:pPr>
        <w:pStyle w:val="Compact"/>
        <w:numPr>
          <w:ilvl w:val="0"/>
          <w:numId w:val="1101"/>
        </w:numPr>
      </w:pPr>
      <w:r>
        <w:t xml:space="preserve">Standard error estimation method</w:t>
      </w:r>
    </w:p>
    <w:p>
      <w:pPr>
        <w:pStyle w:val="Compact"/>
        <w:numPr>
          <w:ilvl w:val="0"/>
          <w:numId w:val="1101"/>
        </w:numPr>
      </w:pPr>
      <w:r>
        <w:t xml:space="preserve">Missing data analysis</w:t>
      </w:r>
    </w:p>
    <w:p>
      <w:pPr>
        <w:pStyle w:val="Compact"/>
        <w:numPr>
          <w:ilvl w:val="0"/>
          <w:numId w:val="1101"/>
        </w:numPr>
      </w:pPr>
      <w:r>
        <w:t xml:space="preserve">Assessment of effect modification / subgroup analyses</w:t>
      </w:r>
    </w:p>
    <w:p>
      <w:pPr>
        <w:pStyle w:val="Compact"/>
        <w:numPr>
          <w:ilvl w:val="0"/>
          <w:numId w:val="1101"/>
        </w:numPr>
      </w:pPr>
      <w:r>
        <w:t xml:space="preserve">Sensitivity analyses</w:t>
      </w:r>
    </w:p>
    <w:p>
      <w:pPr>
        <w:pStyle w:val="Compact"/>
        <w:numPr>
          <w:ilvl w:val="0"/>
          <w:numId w:val="1101"/>
        </w:numPr>
      </w:pPr>
      <w:r>
        <w:t xml:space="preserve">Negative control analyses</w:t>
      </w:r>
    </w:p>
    <w:bookmarkEnd w:id="399"/>
    <w:bookmarkStart w:id="401" w:name="code-checklist"/>
    <w:p>
      <w:pPr>
        <w:pStyle w:val="Heading2"/>
      </w:pPr>
      <w:r>
        <w:t xml:space="preserve">17.2 Code checklist</w:t>
      </w:r>
    </w:p>
    <w:p>
      <w:pPr>
        <w:pStyle w:val="Compact"/>
        <w:numPr>
          <w:ilvl w:val="0"/>
          <w:numId w:val="1102"/>
        </w:numPr>
      </w:pPr>
      <w:r>
        <w:t xml:space="preserve">Does the script run without errors?</w:t>
      </w:r>
    </w:p>
    <w:p>
      <w:pPr>
        <w:pStyle w:val="Compact"/>
        <w:numPr>
          <w:ilvl w:val="0"/>
          <w:numId w:val="1102"/>
        </w:numPr>
      </w:pPr>
      <w:r>
        <w:t xml:space="preserve">Is code self-contained within repo and/or associated Box folder?</w:t>
      </w:r>
    </w:p>
    <w:p>
      <w:pPr>
        <w:pStyle w:val="Compact"/>
        <w:numPr>
          <w:ilvl w:val="0"/>
          <w:numId w:val="1102"/>
        </w:numPr>
      </w:pPr>
      <w:r>
        <w:t xml:space="preserve">Is all commented out code / remarks removed?</w:t>
      </w:r>
    </w:p>
    <w:p>
      <w:pPr>
        <w:pStyle w:val="Compact"/>
        <w:numPr>
          <w:ilvl w:val="0"/>
          <w:numId w:val="1102"/>
        </w:numPr>
      </w:pPr>
      <w:r>
        <w:t xml:space="preserve">Does the header accurately describe the process completed in the script?</w:t>
      </w:r>
    </w:p>
    <w:p>
      <w:pPr>
        <w:pStyle w:val="Compact"/>
        <w:numPr>
          <w:ilvl w:val="0"/>
          <w:numId w:val="1102"/>
        </w:numPr>
      </w:pPr>
      <w:r>
        <w:t xml:space="preserve">Is the script pushed to its github repository?</w:t>
      </w:r>
    </w:p>
    <w:p>
      <w:pPr>
        <w:pStyle w:val="Compact"/>
        <w:numPr>
          <w:ilvl w:val="0"/>
          <w:numId w:val="1102"/>
        </w:numPr>
      </w:pPr>
      <w:r>
        <w:t xml:space="preserve">Does the code adhere to the</w:t>
      </w:r>
      <w:r>
        <w:t xml:space="preserve"> </w:t>
      </w:r>
      <w:hyperlink r:id="rId400">
        <w:r>
          <w:rPr>
            <w:rStyle w:val="Hyperlink"/>
          </w:rPr>
          <w:t xml:space="preserve">coding style guide</w:t>
        </w:r>
      </w:hyperlink>
      <w:r>
        <w:t xml:space="preserve">?</w:t>
      </w:r>
    </w:p>
    <w:p>
      <w:pPr>
        <w:pStyle w:val="Compact"/>
        <w:numPr>
          <w:ilvl w:val="0"/>
          <w:numId w:val="1102"/>
        </w:numPr>
      </w:pPr>
      <w:r>
        <w:t xml:space="preserve">Are all warnings ignorable? Should any warnings be intentionally suppressed or addressed?</w:t>
      </w:r>
    </w:p>
    <w:bookmarkEnd w:id="401"/>
    <w:bookmarkStart w:id="405"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402">
        <w:r>
          <w:rPr>
            <w:rStyle w:val="Hyperlink"/>
            <w:i/>
            <w:iCs/>
          </w:rPr>
          <w:t xml:space="preserve">this article</w:t>
        </w:r>
      </w:hyperlink>
      <w:r>
        <w:rPr>
          <w:i/>
          <w:iCs/>
        </w:rPr>
        <w:t xml:space="preserve">.</w:t>
      </w:r>
    </w:p>
    <w:p>
      <w:pPr>
        <w:pStyle w:val="Compact"/>
        <w:numPr>
          <w:ilvl w:val="0"/>
          <w:numId w:val="1103"/>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03"/>
        </w:numPr>
      </w:pPr>
      <w:r>
        <w:t xml:space="preserve">Are the study results within the manuscript replicable (i.e., if you rerun the code in the study’s repository, the tables and figures will be exactly replicated?)</w:t>
      </w:r>
    </w:p>
    <w:p>
      <w:pPr>
        <w:pStyle w:val="Compact"/>
        <w:numPr>
          <w:ilvl w:val="0"/>
          <w:numId w:val="1103"/>
        </w:numPr>
      </w:pPr>
      <w:r>
        <w:t xml:space="preserve">Is a target journal selected?</w:t>
      </w:r>
    </w:p>
    <w:p>
      <w:pPr>
        <w:pStyle w:val="Compact"/>
        <w:numPr>
          <w:ilvl w:val="0"/>
          <w:numId w:val="1103"/>
        </w:numPr>
      </w:pPr>
      <w:r>
        <w:t xml:space="preserve">Is the title declarative, in other words, does it state the object/findings rather than suggest them?</w:t>
      </w:r>
    </w:p>
    <w:p>
      <w:pPr>
        <w:pStyle w:val="Compact"/>
        <w:numPr>
          <w:ilvl w:val="0"/>
          <w:numId w:val="1103"/>
        </w:numPr>
      </w:pPr>
      <w:r>
        <w:t xml:space="preserve">Is the word count of the manuscript close to the target journal’s allowance?</w:t>
      </w:r>
    </w:p>
    <w:p>
      <w:pPr>
        <w:pStyle w:val="Compact"/>
        <w:numPr>
          <w:ilvl w:val="0"/>
          <w:numId w:val="1103"/>
        </w:numPr>
      </w:pPr>
      <w:r>
        <w:t xml:space="preserve">Does the manuscript adhere to the formatting guide of the target journal?</w:t>
      </w:r>
    </w:p>
    <w:p>
      <w:pPr>
        <w:pStyle w:val="Compact"/>
        <w:numPr>
          <w:ilvl w:val="0"/>
          <w:numId w:val="1103"/>
        </w:numPr>
      </w:pPr>
      <w:r>
        <w:t xml:space="preserve">Does the manuscript use a consistent voice (passive or active – usually active is preferred … pun intended)?</w:t>
      </w:r>
    </w:p>
    <w:p>
      <w:pPr>
        <w:pStyle w:val="Compact"/>
        <w:numPr>
          <w:ilvl w:val="0"/>
          <w:numId w:val="1103"/>
        </w:numPr>
      </w:pPr>
      <w:r>
        <w:t xml:space="preserve">Is each figure and table (including supplementary material) referenced in the main text?</w:t>
      </w:r>
    </w:p>
    <w:p>
      <w:pPr>
        <w:pStyle w:val="Compact"/>
        <w:numPr>
          <w:ilvl w:val="0"/>
          <w:numId w:val="1103"/>
        </w:numPr>
      </w:pPr>
      <w:r>
        <w:t xml:space="preserve">Is there a caption for each figure and table (including supplementary material)?</w:t>
      </w:r>
    </w:p>
    <w:p>
      <w:pPr>
        <w:pStyle w:val="Compact"/>
        <w:numPr>
          <w:ilvl w:val="0"/>
          <w:numId w:val="1103"/>
        </w:numPr>
      </w:pPr>
      <w:r>
        <w:t xml:space="preserve">Are tables/figures and supplementary material numbered in accordance with their appearance in the main text?</w:t>
      </w:r>
    </w:p>
    <w:p>
      <w:pPr>
        <w:pStyle w:val="Compact"/>
        <w:numPr>
          <w:ilvl w:val="0"/>
          <w:numId w:val="1103"/>
        </w:numPr>
      </w:pPr>
      <w:r>
        <w:t xml:space="preserve">Does the text use past tense if it is reporting research findings or future tense if it is a study protocol?</w:t>
      </w:r>
    </w:p>
    <w:p>
      <w:pPr>
        <w:pStyle w:val="Compact"/>
        <w:numPr>
          <w:ilvl w:val="0"/>
          <w:numId w:val="110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03"/>
        </w:numPr>
      </w:pPr>
      <w:r>
        <w:t xml:space="preserve">Does the text use minimal abbreviations, and are all abbreviations defined at first use?</w:t>
      </w:r>
    </w:p>
    <w:p>
      <w:pPr>
        <w:pStyle w:val="Compact"/>
        <w:numPr>
          <w:ilvl w:val="0"/>
          <w:numId w:val="110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0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0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03">
        <w:r>
          <w:rPr>
            <w:rStyle w:val="Hyperlink"/>
          </w:rPr>
          <w:t xml:space="preserve">here</w:t>
        </w:r>
      </w:hyperlink>
      <w:r>
        <w:t xml:space="preserve">)</w:t>
      </w:r>
    </w:p>
    <w:p>
      <w:pPr>
        <w:pStyle w:val="Compact"/>
        <w:numPr>
          <w:ilvl w:val="0"/>
          <w:numId w:val="1103"/>
        </w:numPr>
      </w:pPr>
      <w:r>
        <w:t xml:space="preserve">Have you drafted author contributions? Do they follow the</w:t>
      </w:r>
      <w:r>
        <w:t xml:space="preserve"> </w:t>
      </w:r>
      <w:hyperlink r:id="rId404">
        <w:r>
          <w:rPr>
            <w:rStyle w:val="Hyperlink"/>
          </w:rPr>
          <w:t xml:space="preserve">CRediT Taxonomy</w:t>
        </w:r>
      </w:hyperlink>
      <w:r>
        <w:t xml:space="preserve"> </w:t>
      </w:r>
      <w:r>
        <w:t xml:space="preserve">for author contributions?</w:t>
      </w:r>
    </w:p>
    <w:bookmarkEnd w:id="405"/>
    <w:bookmarkStart w:id="409" w:name="figure-checklist"/>
    <w:p>
      <w:pPr>
        <w:pStyle w:val="Heading2"/>
      </w:pPr>
      <w:r>
        <w:t xml:space="preserve">17.4 Figure checklist</w:t>
      </w:r>
    </w:p>
    <w:p>
      <w:pPr>
        <w:pStyle w:val="Compact"/>
        <w:numPr>
          <w:ilvl w:val="0"/>
          <w:numId w:val="1104"/>
        </w:numPr>
      </w:pPr>
      <w:r>
        <w:t xml:space="preserve">Are the x-axis and y-axis labeled?</w:t>
      </w:r>
    </w:p>
    <w:p>
      <w:pPr>
        <w:pStyle w:val="Compact"/>
        <w:numPr>
          <w:ilvl w:val="0"/>
          <w:numId w:val="1104"/>
        </w:numPr>
      </w:pPr>
      <w:r>
        <w:t xml:space="preserve">If the figure includes panels, is each panel labeled?</w:t>
      </w:r>
    </w:p>
    <w:p>
      <w:pPr>
        <w:pStyle w:val="Compact"/>
        <w:numPr>
          <w:ilvl w:val="0"/>
          <w:numId w:val="1104"/>
        </w:numPr>
      </w:pPr>
      <w:r>
        <w:t xml:space="preserve">Are there sufficient numerical / text labels and breaks on the x-axis and y-axis?</w:t>
      </w:r>
    </w:p>
    <w:p>
      <w:pPr>
        <w:pStyle w:val="Compact"/>
        <w:numPr>
          <w:ilvl w:val="0"/>
          <w:numId w:val="1104"/>
        </w:numPr>
      </w:pPr>
      <w:r>
        <w:t xml:space="preserve">Is the font size appropriate (i.e., large enough to read, not so large that it distracts from the data presented in the figure?)</w:t>
      </w:r>
    </w:p>
    <w:p>
      <w:pPr>
        <w:pStyle w:val="Compact"/>
        <w:numPr>
          <w:ilvl w:val="0"/>
          <w:numId w:val="1104"/>
        </w:numPr>
      </w:pPr>
      <w:r>
        <w:t xml:space="preserve">Are the colors used colorblind friendly? See a colorblind-friendly palette</w:t>
      </w:r>
      <w:r>
        <w:t xml:space="preserve"> </w:t>
      </w:r>
      <w:hyperlink r:id="rId406">
        <w:r>
          <w:rPr>
            <w:rStyle w:val="Hyperlink"/>
          </w:rPr>
          <w:t xml:space="preserve">here</w:t>
        </w:r>
      </w:hyperlink>
      <w:r>
        <w:t xml:space="preserve">, a neat palette generator with colorblind options</w:t>
      </w:r>
      <w:r>
        <w:t xml:space="preserve"> </w:t>
      </w:r>
      <w:hyperlink r:id="rId407">
        <w:r>
          <w:rPr>
            <w:rStyle w:val="Hyperlink"/>
          </w:rPr>
          <w:t xml:space="preserve">here</w:t>
        </w:r>
      </w:hyperlink>
      <w:r>
        <w:t xml:space="preserve">, and an article on why this matters</w:t>
      </w:r>
      <w:r>
        <w:t xml:space="preserve"> </w:t>
      </w:r>
      <w:hyperlink r:id="rId408">
        <w:r>
          <w:rPr>
            <w:rStyle w:val="Hyperlink"/>
          </w:rPr>
          <w:t xml:space="preserve">here</w:t>
        </w:r>
      </w:hyperlink>
    </w:p>
    <w:p>
      <w:pPr>
        <w:pStyle w:val="Compact"/>
        <w:numPr>
          <w:ilvl w:val="0"/>
          <w:numId w:val="1104"/>
        </w:numPr>
      </w:pPr>
      <w:r>
        <w:t xml:space="preserve">Are colors/shapes/line types defined in a legend?</w:t>
      </w:r>
    </w:p>
    <w:p>
      <w:pPr>
        <w:pStyle w:val="Compact"/>
        <w:numPr>
          <w:ilvl w:val="0"/>
          <w:numId w:val="1104"/>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4"/>
        </w:numPr>
      </w:pPr>
      <w:r>
        <w:t xml:space="preserve">Are 95% confidence intervals or other measures of precision shown, if applicable?</w:t>
      </w:r>
    </w:p>
    <w:bookmarkEnd w:id="409"/>
    <w:bookmarkEnd w:id="410"/>
    <w:bookmarkStart w:id="447" w:name="resources"/>
    <w:p>
      <w:pPr>
        <w:pStyle w:val="Heading1"/>
      </w:pPr>
      <w:r>
        <w:t xml:space="preserve">18. Resources</w:t>
      </w:r>
    </w:p>
    <w:p>
      <w:pPr>
        <w:pStyle w:val="FirstParagraph"/>
      </w:pPr>
      <w:r>
        <w:t xml:space="preserve">Adapted by UCD-SeRG team from</w:t>
      </w:r>
      <w:r>
        <w:t xml:space="preserve"> </w:t>
      </w:r>
      <w:hyperlink r:id="rId411">
        <w:r>
          <w:rPr>
            <w:rStyle w:val="Hyperlink"/>
          </w:rPr>
          <w:t xml:space="preserve">original by Jade Benjamin-Chung and Kunal Mishra</w:t>
        </w:r>
      </w:hyperlink>
    </w:p>
    <w:bookmarkStart w:id="422" w:name="resources-for-r"/>
    <w:p>
      <w:pPr>
        <w:pStyle w:val="Heading2"/>
      </w:pPr>
      <w:r>
        <w:t xml:space="preserve">18.1 Resources for R</w:t>
      </w:r>
    </w:p>
    <w:bookmarkStart w:id="413" w:name="books-and-comprehensive-guides"/>
    <w:p>
      <w:pPr>
        <w:pStyle w:val="Heading3"/>
      </w:pPr>
      <w:r>
        <w:t xml:space="preserve">18.1.1 Books and Comprehensive Guides</w:t>
      </w:r>
    </w:p>
    <w:p>
      <w:pPr>
        <w:pStyle w:val="Compact"/>
        <w:numPr>
          <w:ilvl w:val="0"/>
          <w:numId w:val="1105"/>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05"/>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105"/>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105"/>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05"/>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05"/>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105"/>
        </w:numPr>
      </w:pPr>
      <w:hyperlink r:id="rId412">
        <w:r>
          <w:rPr>
            <w:rStyle w:val="Hyperlink"/>
          </w:rPr>
          <w:t xml:space="preserve">Jade’s R-for-epi course</w:t>
        </w:r>
      </w:hyperlink>
    </w:p>
    <w:bookmarkEnd w:id="413"/>
    <w:bookmarkStart w:id="418" w:name="cheat-sheets"/>
    <w:p>
      <w:pPr>
        <w:pStyle w:val="Heading3"/>
      </w:pPr>
      <w:r>
        <w:t xml:space="preserve">18.1.2 Cheat Sheets</w:t>
      </w:r>
    </w:p>
    <w:p>
      <w:pPr>
        <w:pStyle w:val="Compact"/>
        <w:numPr>
          <w:ilvl w:val="0"/>
          <w:numId w:val="1106"/>
        </w:numPr>
      </w:pPr>
      <w:hyperlink r:id="rId414">
        <w:r>
          <w:rPr>
            <w:rStyle w:val="Hyperlink"/>
          </w:rPr>
          <w:t xml:space="preserve">dplyr and tidyr cheat sheet</w:t>
        </w:r>
      </w:hyperlink>
    </w:p>
    <w:p>
      <w:pPr>
        <w:pStyle w:val="Compact"/>
        <w:numPr>
          <w:ilvl w:val="0"/>
          <w:numId w:val="1106"/>
        </w:numPr>
      </w:pPr>
      <w:hyperlink r:id="rId415">
        <w:r>
          <w:rPr>
            <w:rStyle w:val="Hyperlink"/>
          </w:rPr>
          <w:t xml:space="preserve">ggplot cheat sheet</w:t>
        </w:r>
      </w:hyperlink>
    </w:p>
    <w:p>
      <w:pPr>
        <w:pStyle w:val="Compact"/>
        <w:numPr>
          <w:ilvl w:val="0"/>
          <w:numId w:val="1106"/>
        </w:numPr>
      </w:pPr>
      <w:hyperlink r:id="rId416">
        <w:r>
          <w:rPr>
            <w:rStyle w:val="Hyperlink"/>
          </w:rPr>
          <w:t xml:space="preserve">data table cheat sheet</w:t>
        </w:r>
      </w:hyperlink>
    </w:p>
    <w:p>
      <w:pPr>
        <w:pStyle w:val="Compact"/>
        <w:numPr>
          <w:ilvl w:val="0"/>
          <w:numId w:val="1106"/>
        </w:numPr>
      </w:pPr>
      <w:hyperlink r:id="rId417">
        <w:r>
          <w:rPr>
            <w:rStyle w:val="Hyperlink"/>
          </w:rPr>
          <w:t xml:space="preserve">RMarkdown cheat sheet</w:t>
        </w:r>
      </w:hyperlink>
    </w:p>
    <w:bookmarkEnd w:id="418"/>
    <w:bookmarkStart w:id="420" w:name="style-and-best-practices"/>
    <w:p>
      <w:pPr>
        <w:pStyle w:val="Heading3"/>
      </w:pPr>
      <w:r>
        <w:t xml:space="preserve">18.1.3 Style and Best Practices</w:t>
      </w:r>
    </w:p>
    <w:p>
      <w:pPr>
        <w:pStyle w:val="Compact"/>
        <w:numPr>
          <w:ilvl w:val="0"/>
          <w:numId w:val="1107"/>
        </w:numPr>
      </w:pPr>
      <w:hyperlink r:id="rId419">
        <w:r>
          <w:rPr>
            <w:rStyle w:val="Hyperlink"/>
          </w:rPr>
          <w:t xml:space="preserve">Hadley Wickham’s R Style Guide</w:t>
        </w:r>
      </w:hyperlink>
    </w:p>
    <w:bookmarkEnd w:id="420"/>
    <w:bookmarkStart w:id="421" w:name="tidy-evaluation-resources"/>
    <w:p>
      <w:pPr>
        <w:pStyle w:val="Heading3"/>
      </w:pPr>
      <w:r>
        <w:t xml:space="preserve">18.1.4 Tidy Evaluation Resources</w:t>
      </w:r>
    </w:p>
    <w:p>
      <w:pPr>
        <w:pStyle w:val="Compact"/>
        <w:numPr>
          <w:ilvl w:val="0"/>
          <w:numId w:val="1108"/>
        </w:numPr>
      </w:pPr>
      <w:hyperlink r:id="rId156">
        <w:r>
          <w:rPr>
            <w:rStyle w:val="Hyperlink"/>
          </w:rPr>
          <w:t xml:space="preserve">Tidy Eval in 5 Minutes</w:t>
        </w:r>
      </w:hyperlink>
      <w:r>
        <w:t xml:space="preserve"> </w:t>
      </w:r>
      <w:r>
        <w:t xml:space="preserve">(video)</w:t>
      </w:r>
    </w:p>
    <w:p>
      <w:pPr>
        <w:pStyle w:val="Compact"/>
        <w:numPr>
          <w:ilvl w:val="0"/>
          <w:numId w:val="1108"/>
        </w:numPr>
      </w:pPr>
      <w:hyperlink r:id="rId157">
        <w:r>
          <w:rPr>
            <w:rStyle w:val="Hyperlink"/>
          </w:rPr>
          <w:t xml:space="preserve">Tidy Evaluation</w:t>
        </w:r>
      </w:hyperlink>
      <w:r>
        <w:t xml:space="preserve"> </w:t>
      </w:r>
      <w:r>
        <w:t xml:space="preserve">(e-book)</w:t>
      </w:r>
    </w:p>
    <w:p>
      <w:pPr>
        <w:pStyle w:val="Compact"/>
        <w:numPr>
          <w:ilvl w:val="0"/>
          <w:numId w:val="1108"/>
        </w:numPr>
      </w:pPr>
      <w:hyperlink r:id="rId158">
        <w:r>
          <w:rPr>
            <w:rStyle w:val="Hyperlink"/>
          </w:rPr>
          <w:t xml:space="preserve">Data Frame Columns as Arguments to Dplyr Functions</w:t>
        </w:r>
      </w:hyperlink>
      <w:r>
        <w:t xml:space="preserve"> </w:t>
      </w:r>
      <w:r>
        <w:t xml:space="preserve">(blog)</w:t>
      </w:r>
    </w:p>
    <w:p>
      <w:pPr>
        <w:pStyle w:val="Compact"/>
        <w:numPr>
          <w:ilvl w:val="0"/>
          <w:numId w:val="1108"/>
        </w:numPr>
      </w:pPr>
      <w:hyperlink r:id="rId159">
        <w:r>
          <w:rPr>
            <w:rStyle w:val="Hyperlink"/>
          </w:rPr>
          <w:t xml:space="preserve">Standard Evaluation for *_join</w:t>
        </w:r>
      </w:hyperlink>
      <w:r>
        <w:t xml:space="preserve"> </w:t>
      </w:r>
      <w:r>
        <w:t xml:space="preserve">(stackoverflow)</w:t>
      </w:r>
    </w:p>
    <w:p>
      <w:pPr>
        <w:pStyle w:val="Compact"/>
        <w:numPr>
          <w:ilvl w:val="0"/>
          <w:numId w:val="1108"/>
        </w:numPr>
      </w:pPr>
      <w:hyperlink r:id="rId160">
        <w:r>
          <w:rPr>
            <w:rStyle w:val="Hyperlink"/>
          </w:rPr>
          <w:t xml:space="preserve">Programming with dplyr</w:t>
        </w:r>
      </w:hyperlink>
      <w:r>
        <w:t xml:space="preserve"> </w:t>
      </w:r>
      <w:r>
        <w:t xml:space="preserve">(package vignette)</w:t>
      </w:r>
    </w:p>
    <w:bookmarkEnd w:id="421"/>
    <w:bookmarkEnd w:id="422"/>
    <w:bookmarkStart w:id="425" w:name="resources-for-git-github"/>
    <w:p>
      <w:pPr>
        <w:pStyle w:val="Heading2"/>
      </w:pPr>
      <w:r>
        <w:t xml:space="preserve">18.2 Resources for Git &amp; Github</w:t>
      </w:r>
    </w:p>
    <w:p>
      <w:pPr>
        <w:pStyle w:val="Compact"/>
        <w:numPr>
          <w:ilvl w:val="0"/>
          <w:numId w:val="1109"/>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09"/>
        </w:numPr>
      </w:pPr>
      <w:hyperlink r:id="rId423">
        <w:r>
          <w:rPr>
            <w:rStyle w:val="Hyperlink"/>
          </w:rPr>
          <w:t xml:space="preserve">Data Camp introduction to Git</w:t>
        </w:r>
      </w:hyperlink>
    </w:p>
    <w:p>
      <w:pPr>
        <w:pStyle w:val="Compact"/>
        <w:numPr>
          <w:ilvl w:val="0"/>
          <w:numId w:val="1109"/>
        </w:numPr>
      </w:pPr>
      <w:hyperlink r:id="rId424">
        <w:r>
          <w:rPr>
            <w:rStyle w:val="Hyperlink"/>
          </w:rPr>
          <w:t xml:space="preserve">Introduction to Github</w:t>
        </w:r>
      </w:hyperlink>
    </w:p>
    <w:bookmarkEnd w:id="425"/>
    <w:bookmarkStart w:id="427" w:name="scientific-figures"/>
    <w:p>
      <w:pPr>
        <w:pStyle w:val="Heading2"/>
      </w:pPr>
      <w:r>
        <w:t xml:space="preserve">18.3 Scientific figures</w:t>
      </w:r>
    </w:p>
    <w:p>
      <w:pPr>
        <w:pStyle w:val="Compact"/>
        <w:numPr>
          <w:ilvl w:val="0"/>
          <w:numId w:val="1110"/>
        </w:numPr>
      </w:pPr>
      <w:hyperlink r:id="rId426">
        <w:r>
          <w:rPr>
            <w:rStyle w:val="Hyperlink"/>
          </w:rPr>
          <w:t xml:space="preserve">Ten Simple Rules for Better Figures</w:t>
        </w:r>
      </w:hyperlink>
    </w:p>
    <w:bookmarkEnd w:id="427"/>
    <w:bookmarkStart w:id="432" w:name="writing"/>
    <w:p>
      <w:pPr>
        <w:pStyle w:val="Heading2"/>
      </w:pPr>
      <w:r>
        <w:t xml:space="preserve">18.4 Writing</w:t>
      </w:r>
    </w:p>
    <w:p>
      <w:pPr>
        <w:pStyle w:val="Compact"/>
        <w:numPr>
          <w:ilvl w:val="0"/>
          <w:numId w:val="1111"/>
        </w:numPr>
      </w:pPr>
      <w:hyperlink r:id="rId428">
        <w:r>
          <w:rPr>
            <w:rStyle w:val="Hyperlink"/>
          </w:rPr>
          <w:t xml:space="preserve">Tips on how to write a great science paper</w:t>
        </w:r>
      </w:hyperlink>
    </w:p>
    <w:p>
      <w:pPr>
        <w:pStyle w:val="Compact"/>
        <w:numPr>
          <w:ilvl w:val="0"/>
          <w:numId w:val="1111"/>
        </w:numPr>
      </w:pPr>
      <w:hyperlink r:id="rId31">
        <w:r>
          <w:rPr>
            <w:rStyle w:val="Hyperlink"/>
          </w:rPr>
          <w:t xml:space="preserve">ICMJE Definition of authorship</w:t>
        </w:r>
      </w:hyperlink>
    </w:p>
    <w:p>
      <w:pPr>
        <w:pStyle w:val="Compact"/>
        <w:numPr>
          <w:ilvl w:val="0"/>
          <w:numId w:val="1111"/>
        </w:numPr>
      </w:pPr>
      <w:hyperlink r:id="rId429">
        <w:r>
          <w:rPr>
            <w:rStyle w:val="Hyperlink"/>
          </w:rPr>
          <w:t xml:space="preserve">Nature article on elements of style for scientific writing</w:t>
        </w:r>
      </w:hyperlink>
    </w:p>
    <w:p>
      <w:pPr>
        <w:pStyle w:val="Compact"/>
        <w:numPr>
          <w:ilvl w:val="0"/>
          <w:numId w:val="1111"/>
        </w:numPr>
      </w:pPr>
      <w:hyperlink r:id="rId430">
        <w:r>
          <w:rPr>
            <w:rStyle w:val="Hyperlink"/>
          </w:rPr>
          <w:t xml:space="preserve">The Pathway to Publishing: A Guide to Quantitative Writing in the Health Sciences</w:t>
        </w:r>
      </w:hyperlink>
    </w:p>
    <w:p>
      <w:pPr>
        <w:pStyle w:val="Compact"/>
        <w:numPr>
          <w:ilvl w:val="0"/>
          <w:numId w:val="1111"/>
        </w:numPr>
      </w:pPr>
      <w:hyperlink r:id="rId431">
        <w:r>
          <w:rPr>
            <w:rStyle w:val="Hyperlink"/>
          </w:rPr>
          <w:t xml:space="preserve">Secret, actionable writing tips</w:t>
        </w:r>
      </w:hyperlink>
    </w:p>
    <w:bookmarkEnd w:id="432"/>
    <w:bookmarkStart w:id="437" w:name="presentations"/>
    <w:p>
      <w:pPr>
        <w:pStyle w:val="Heading2"/>
      </w:pPr>
      <w:r>
        <w:t xml:space="preserve">18.5 Presentations</w:t>
      </w:r>
    </w:p>
    <w:p>
      <w:pPr>
        <w:pStyle w:val="Compact"/>
        <w:numPr>
          <w:ilvl w:val="0"/>
          <w:numId w:val="1112"/>
        </w:numPr>
      </w:pPr>
      <w:hyperlink r:id="rId433">
        <w:r>
          <w:rPr>
            <w:rStyle w:val="Hyperlink"/>
          </w:rPr>
          <w:t xml:space="preserve">How to tell a compelling story in scientific presentations</w:t>
        </w:r>
      </w:hyperlink>
    </w:p>
    <w:p>
      <w:pPr>
        <w:pStyle w:val="Compact"/>
        <w:numPr>
          <w:ilvl w:val="0"/>
          <w:numId w:val="1112"/>
        </w:numPr>
      </w:pPr>
      <w:hyperlink r:id="rId434">
        <w:r>
          <w:rPr>
            <w:rStyle w:val="Hyperlink"/>
          </w:rPr>
          <w:t xml:space="preserve">How to give a killer narratively-driven scientific talk</w:t>
        </w:r>
      </w:hyperlink>
    </w:p>
    <w:p>
      <w:pPr>
        <w:pStyle w:val="Compact"/>
        <w:numPr>
          <w:ilvl w:val="0"/>
          <w:numId w:val="1112"/>
        </w:numPr>
      </w:pPr>
      <w:hyperlink r:id="rId435">
        <w:r>
          <w:rPr>
            <w:rStyle w:val="Hyperlink"/>
          </w:rPr>
          <w:t xml:space="preserve">How to make a better poster</w:t>
        </w:r>
      </w:hyperlink>
    </w:p>
    <w:p>
      <w:pPr>
        <w:pStyle w:val="Compact"/>
        <w:numPr>
          <w:ilvl w:val="0"/>
          <w:numId w:val="1112"/>
        </w:numPr>
      </w:pPr>
      <w:hyperlink r:id="rId436">
        <w:r>
          <w:rPr>
            <w:rStyle w:val="Hyperlink"/>
          </w:rPr>
          <w:t xml:space="preserve">How to make an even better poster</w:t>
        </w:r>
      </w:hyperlink>
    </w:p>
    <w:bookmarkEnd w:id="437"/>
    <w:bookmarkStart w:id="439" w:name="professional-advice"/>
    <w:p>
      <w:pPr>
        <w:pStyle w:val="Heading2"/>
      </w:pPr>
      <w:r>
        <w:t xml:space="preserve">18.6 Professional advice</w:t>
      </w:r>
    </w:p>
    <w:p>
      <w:pPr>
        <w:pStyle w:val="Compact"/>
        <w:numPr>
          <w:ilvl w:val="0"/>
          <w:numId w:val="1113"/>
        </w:numPr>
      </w:pPr>
      <w:hyperlink r:id="rId438">
        <w:r>
          <w:rPr>
            <w:rStyle w:val="Hyperlink"/>
          </w:rPr>
          <w:t xml:space="preserve">Professional advice, especially for your first job</w:t>
        </w:r>
      </w:hyperlink>
    </w:p>
    <w:bookmarkEnd w:id="439"/>
    <w:bookmarkStart w:id="442" w:name="funding"/>
    <w:p>
      <w:pPr>
        <w:pStyle w:val="Heading2"/>
      </w:pPr>
      <w:r>
        <w:t xml:space="preserve">18.7 Funding</w:t>
      </w:r>
    </w:p>
    <w:p>
      <w:pPr>
        <w:pStyle w:val="Compact"/>
        <w:numPr>
          <w:ilvl w:val="0"/>
          <w:numId w:val="1114"/>
        </w:numPr>
      </w:pPr>
      <w:hyperlink r:id="rId440">
        <w:r>
          <w:rPr>
            <w:rStyle w:val="Hyperlink"/>
          </w:rPr>
          <w:t xml:space="preserve">Building Your Funding Train</w:t>
        </w:r>
      </w:hyperlink>
    </w:p>
    <w:p>
      <w:pPr>
        <w:pStyle w:val="Compact"/>
        <w:numPr>
          <w:ilvl w:val="0"/>
          <w:numId w:val="1114"/>
        </w:numPr>
      </w:pPr>
      <w:hyperlink r:id="rId441">
        <w:r>
          <w:rPr>
            <w:rStyle w:val="Hyperlink"/>
          </w:rPr>
          <w:t xml:space="preserve">NIH Grant Writing Resources</w:t>
        </w:r>
      </w:hyperlink>
    </w:p>
    <w:bookmarkEnd w:id="442"/>
    <w:bookmarkStart w:id="446" w:name="ethics-and-global-health-research"/>
    <w:p>
      <w:pPr>
        <w:pStyle w:val="Heading2"/>
      </w:pPr>
      <w:r>
        <w:t xml:space="preserve">18.8 Ethics and global health research</w:t>
      </w:r>
    </w:p>
    <w:p>
      <w:pPr>
        <w:pStyle w:val="Compact"/>
        <w:numPr>
          <w:ilvl w:val="0"/>
          <w:numId w:val="1115"/>
        </w:numPr>
      </w:pPr>
      <w:hyperlink r:id="rId443">
        <w:r>
          <w:rPr>
            <w:rStyle w:val="Hyperlink"/>
          </w:rPr>
          <w:t xml:space="preserve">Global Code of Conduct For Research in Resource-Poor Settings</w:t>
        </w:r>
      </w:hyperlink>
    </w:p>
    <w:p>
      <w:pPr>
        <w:pStyle w:val="Compact"/>
        <w:numPr>
          <w:ilvl w:val="0"/>
          <w:numId w:val="1115"/>
        </w:numPr>
      </w:pPr>
      <w:hyperlink r:id="rId444">
        <w:r>
          <w:rPr>
            <w:rStyle w:val="Hyperlink"/>
          </w:rPr>
          <w:t xml:space="preserve">Who is a global health expert? Advice for aspiring global health experts</w:t>
        </w:r>
      </w:hyperlink>
    </w:p>
    <w:p>
      <w:pPr>
        <w:pStyle w:val="Compact"/>
        <w:numPr>
          <w:ilvl w:val="0"/>
          <w:numId w:val="1115"/>
        </w:numPr>
      </w:pPr>
      <w:hyperlink r:id="rId445">
        <w:r>
          <w:rPr>
            <w:rStyle w:val="Hyperlink"/>
          </w:rPr>
          <w:t xml:space="preserve">Transforming Global Health Partnerships</w:t>
        </w:r>
      </w:hyperlink>
    </w:p>
    <w:bookmarkEnd w:id="446"/>
    <w:bookmarkEnd w:id="4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2">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9" Type="http://schemas.openxmlformats.org/officeDocument/2006/relationships/image" Target="media/rId119.png"/><Relationship Id="rId228" Type="http://schemas.openxmlformats.org/officeDocument/2006/relationships/image" Target="media/rId228.png"/><Relationship Id="rId383" Type="http://schemas.openxmlformats.org/officeDocument/2006/relationships/image" Target="media/rId383.png"/><Relationship Id="rId251" Type="http://schemas.openxmlformats.org/officeDocument/2006/relationships/image" Target="media/rId251.png"/><Relationship Id="rId281" Type="http://schemas.openxmlformats.org/officeDocument/2006/relationships/image" Target="media/rId281.jpg"/><Relationship Id="rId285" Type="http://schemas.openxmlformats.org/officeDocument/2006/relationships/image" Target="media/rId285.png"/><Relationship Id="rId379" Type="http://schemas.openxmlformats.org/officeDocument/2006/relationships/image" Target="media/rId379.png"/><Relationship Id="rId46" Type="http://schemas.openxmlformats.org/officeDocument/2006/relationships/hyperlink" Target="" TargetMode="External"/><Relationship Id="rId34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19"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06"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5" Type="http://schemas.openxmlformats.org/officeDocument/2006/relationships/hyperlink" Target="https://cran.r-project.org/web/packages/lintr/readme/README.html#project-configuration" TargetMode="External"/><Relationship Id="rId322" Type="http://schemas.openxmlformats.org/officeDocument/2006/relationships/hyperlink" Target="https://datadryad.org/" TargetMode="External"/><Relationship Id="rId184" Type="http://schemas.openxmlformats.org/officeDocument/2006/relationships/hyperlink" Target="https://design.tidyverse.org/" TargetMode="External"/><Relationship Id="rId264"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5" Type="http://schemas.openxmlformats.org/officeDocument/2006/relationships/hyperlink" Target="https://docs.github.com/en/copilot/how-tos/use-copilot-agents/coding-agent" TargetMode="External"/><Relationship Id="rId394" Type="http://schemas.openxmlformats.org/officeDocument/2006/relationships/hyperlink" Target="https://docs.github.com/en/copilot/how-tos/use-copilot-agents/coding-agent/customize-the-agent-environment#preinstalling-tools-or-dependencies-in-copilots-environment" TargetMode="External"/><Relationship Id="rId389" Type="http://schemas.openxmlformats.org/officeDocument/2006/relationships/hyperlink" Target="https://docs.github.com/en/copilot/how-tos/use-copilot-agents/coding-agent/customize-the-agent-firewall" TargetMode="External"/><Relationship Id="rId387" Type="http://schemas.openxmlformats.org/officeDocument/2006/relationships/hyperlink" Target="https://docs.github.com/en/copilot/reference/copilot-allowlist-reference" TargetMode="External"/><Relationship Id="rId317" Type="http://schemas.openxmlformats.org/officeDocument/2006/relationships/hyperlink" Target="https://docs.github.com/en/enterprise/2.13/user/articles/creating-releases" TargetMode="External"/><Relationship Id="rId438"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2" Type="http://schemas.openxmlformats.org/officeDocument/2006/relationships/hyperlink" Target="https://en.wikipedia.org/wiki/AI-assisted_software_development" TargetMode="External"/><Relationship Id="rId367" Type="http://schemas.openxmlformats.org/officeDocument/2006/relationships/hyperlink" Target="https://en.wikipedia.org/wiki/AI_agent" TargetMode="External"/><Relationship Id="rId378"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0" Type="http://schemas.openxmlformats.org/officeDocument/2006/relationships/hyperlink" Target="https://github.com/UCD-SERG/lab-manual/issues/42" TargetMode="External"/><Relationship Id="rId371" Type="http://schemas.openxmlformats.org/officeDocument/2006/relationships/hyperlink" Target="https://github.com/UCD-SERG/lab-manual/pull/50" TargetMode="External"/><Relationship Id="rId366" Type="http://schemas.openxmlformats.org/officeDocument/2006/relationships/hyperlink" Target="https://github.com/features/copilot/agents" TargetMode="External"/><Relationship Id="rId393" Type="http://schemas.openxmlformats.org/officeDocument/2006/relationships/hyperlink" Target="https://github.com/features/copilot/plans" TargetMode="External"/><Relationship Id="rId276"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0"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3" Type="http://schemas.openxmlformats.org/officeDocument/2006/relationships/hyperlink" Target="https://happygitwithr.com/repeated-amend.html" TargetMode="External"/><Relationship Id="rId268" Type="http://schemas.openxmlformats.org/officeDocument/2006/relationships/hyperlink" Target="https://help.github.com/en/github/collaborating-with-issues-and-pull-requests/creating-a-pull-request#creating-the-pull-request" TargetMode="External"/><Relationship Id="rId342" Type="http://schemas.openxmlformats.org/officeDocument/2006/relationships/hyperlink" Target="https://hpc.ucdavis.edu/" TargetMode="External"/><Relationship Id="rId244" Type="http://schemas.openxmlformats.org/officeDocument/2006/relationships/hyperlink" Target="https://jadebc.github.io/lab-manual/big-data.html" TargetMode="External"/><Relationship Id="rId398" Type="http://schemas.openxmlformats.org/officeDocument/2006/relationships/hyperlink" Target="https://jadebc.github.io/lab-manual/checklists.html" TargetMode="External"/><Relationship Id="rId30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0" Type="http://schemas.openxmlformats.org/officeDocument/2006/relationships/hyperlink" Target="https://jadebc.github.io/lab-manual/data-masking.html" TargetMode="External"/><Relationship Id="rId260"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299" Type="http://schemas.openxmlformats.org/officeDocument/2006/relationships/hyperlink" Target="https://jadebc.github.io/lab-manual/reproducible-environments.html" TargetMode="External"/><Relationship Id="rId411" Type="http://schemas.openxmlformats.org/officeDocument/2006/relationships/hyperlink" Target="https://jadebc.github.io/lab-manual/resources.html" TargetMode="External"/><Relationship Id="rId341" Type="http://schemas.openxmlformats.org/officeDocument/2006/relationships/hyperlink" Target="https://jadebc.github.io/lab-manual/slurm.html" TargetMode="External"/><Relationship Id="rId280" Type="http://schemas.openxmlformats.org/officeDocument/2006/relationships/hyperlink" Target="https://jadebc.github.io/lab-manual/unix.html" TargetMode="External"/><Relationship Id="rId403" Type="http://schemas.openxmlformats.org/officeDocument/2006/relationships/hyperlink" Target="https://journals.lww.com/epidem/Fulltext/2001/05000/The_Value_of_P.2.aspx" TargetMode="External"/><Relationship Id="rId444" Type="http://schemas.openxmlformats.org/officeDocument/2006/relationships/hyperlink" Target="https://journals.plos.org/globalpublichealth/article?id=10.1371/journal.pgph.0002269" TargetMode="External"/><Relationship Id="rId426" Type="http://schemas.openxmlformats.org/officeDocument/2006/relationships/hyperlink" Target="https://journals.plos.org/ploscompbiol/article?id=10.1371/journal.pcbi.1003833" TargetMode="External"/><Relationship Id="rId404"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4" Type="http://schemas.openxmlformats.org/officeDocument/2006/relationships/hyperlink" Target="https://lab.github.com/githubtraining/introduction-to-github" TargetMode="External"/><Relationship Id="rId430" Type="http://schemas.openxmlformats.org/officeDocument/2006/relationships/hyperlink" Target="https://link.springer.com/book/10.1007/978-3-030-98175-4" TargetMode="External"/><Relationship Id="rId445"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07" Type="http://schemas.openxmlformats.org/officeDocument/2006/relationships/hyperlink" Target="https://medialab.github.io/iwanthue/?utm_source=Nature+Briefing&amp;utm_campaign=2c68711076-briefing-dy-20211006&amp;utm_medium=email&amp;utm_term=0_c9dfd39373-2c68711076-44335685" TargetMode="External"/><Relationship Id="rId294" Type="http://schemas.openxmlformats.org/officeDocument/2006/relationships/hyperlink" Target="https://medium.com/@jeongwhanchoi/install-tmux-on-osx-and-basics-commands-for-beginners-be22520fd95e" TargetMode="External"/><Relationship Id="rId436" Type="http://schemas.openxmlformats.org/officeDocument/2006/relationships/hyperlink" Target="https://mitcommlab.mit.edu/be/2023/09/27/toward-an-evenbetterposter-improving-the-betterposter-template/" TargetMode="External"/><Relationship Id="rId321"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38" Type="http://schemas.openxmlformats.org/officeDocument/2006/relationships/hyperlink" Target="https://plos.org/resource/how-to-store-and-manage-your-data/#data-management-plan" TargetMode="External"/><Relationship Id="rId332"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3"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16" Type="http://schemas.openxmlformats.org/officeDocument/2006/relationships/hyperlink" Target="https://s3.amazonaws.com/assets.datacamp.com/blog_assets/datatable_Cheat_Sheet_R.pdf" TargetMode="External"/><Relationship Id="rId262" Type="http://schemas.openxmlformats.org/officeDocument/2006/relationships/hyperlink" Target="https://sethrobertson.github.io/GitFixUm/fixup.html" TargetMode="External"/><Relationship Id="rId359" Type="http://schemas.openxmlformats.org/officeDocument/2006/relationships/hyperlink" Target="https://slurm.schedmd.com/sbatch.html" TargetMode="External"/><Relationship Id="rId261" Type="http://schemas.openxmlformats.org/officeDocument/2006/relationships/hyperlink" Target="https://sp19.datastructur.es/materials/guides/using-git#b-local-repositories-narrative-introduction" TargetMode="External"/><Relationship Id="rId266"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5"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1"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2" Type="http://schemas.openxmlformats.org/officeDocument/2006/relationships/hyperlink" Target="https://ucb-epi-r.github.io" TargetMode="External"/><Relationship Id="rId307" Type="http://schemas.openxmlformats.org/officeDocument/2006/relationships/hyperlink" Target="https://ucd-serg.github.io/lab-manual/05-coding-practices.html#file-headers" TargetMode="External"/><Relationship Id="rId310" Type="http://schemas.openxmlformats.org/officeDocument/2006/relationships/hyperlink" Target="https://ucd-serg.github.io/lab-manual/05-coding-practices.html#function-documentation" TargetMode="External"/><Relationship Id="rId400" Type="http://schemas.openxmlformats.org/officeDocument/2006/relationships/hyperlink" Target="https://ucd-serg.github.io/lab-manual/06-coding-style.html" TargetMode="External"/><Relationship Id="rId313"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56" Type="http://schemas.openxmlformats.org/officeDocument/2006/relationships/hyperlink" Target="https://www.chriswrites.com/how-to-change-file-permissions-using-the-terminal/" TargetMode="External"/><Relationship Id="rId423"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3" Type="http://schemas.openxmlformats.org/officeDocument/2006/relationships/hyperlink" Target="https://www.globalcodeofconduct.org/wp-content/uploads/2018/05/Global-Code-of-Conduct-Brochure.pdf" TargetMode="External"/><Relationship Id="rId29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2" Type="http://schemas.openxmlformats.org/officeDocument/2006/relationships/hyperlink" Target="https://www.nature.com/articles/d41586-019-01431-z" TargetMode="External"/><Relationship Id="rId428" Type="http://schemas.openxmlformats.org/officeDocument/2006/relationships/hyperlink" Target="https://www.nature.com/articles/d41586-019-02918-5" TargetMode="External"/><Relationship Id="rId408" Type="http://schemas.openxmlformats.org/officeDocument/2006/relationships/hyperlink" Target="https://www.nature.com/articles/d41586-021-02696-z" TargetMode="External"/><Relationship Id="rId433" Type="http://schemas.openxmlformats.org/officeDocument/2006/relationships/hyperlink" Target="https://www.nature.com/articles/d41586-021-03603-2" TargetMode="External"/><Relationship Id="rId429" Type="http://schemas.openxmlformats.org/officeDocument/2006/relationships/hyperlink" Target="https://www.nature.com/articles/nphys724" TargetMode="External"/><Relationship Id="rId441"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4" Type="http://schemas.openxmlformats.org/officeDocument/2006/relationships/hyperlink" Target="https://www.rstudio.com/wp-content/uploads/2015/02/data-wrangling-cheatsheet.pdf" TargetMode="External"/><Relationship Id="rId417" Type="http://schemas.openxmlformats.org/officeDocument/2006/relationships/hyperlink" Target="https://www.rstudio.com/wp-content/uploads/2015/02/rmarkdown-cheatsheet.pdf" TargetMode="External"/><Relationship Id="rId415" Type="http://schemas.openxmlformats.org/officeDocument/2006/relationships/hyperlink" Target="https://www.rstudio.com/wp-content/uploads/2015/03/ggplot2-cheatsheet.pdf" TargetMode="External"/><Relationship Id="rId434"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77" Type="http://schemas.openxmlformats.org/officeDocument/2006/relationships/hyperlink" Target="https://www.tidyverse.org/articles/2017/12/workflow-vs-script/" TargetMode="External"/><Relationship Id="rId435"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1"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4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19"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4" Type="http://schemas.openxmlformats.org/officeDocument/2006/relationships/hyperlink" Target="http://r-pkgs.had.co.nz/style.html" TargetMode="External"/><Relationship Id="rId225" Type="http://schemas.openxmlformats.org/officeDocument/2006/relationships/hyperlink" Target="http://styler.r-lib.org/articles/customizing_styler.html" TargetMode="External"/><Relationship Id="rId406"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1" Type="http://schemas.openxmlformats.org/officeDocument/2006/relationships/hyperlink" Target="https://adv-r.hadley.nz/" TargetMode="External"/><Relationship Id="rId163" Type="http://schemas.openxmlformats.org/officeDocument/2006/relationships/hyperlink" Target="https://blog.rstudio.com/2016/03/29/feather/" TargetMode="External"/><Relationship Id="rId118" Type="http://schemas.openxmlformats.org/officeDocument/2006/relationships/hyperlink" Target="https://blog.rstudio.com/2018/10/23/rstudio-1-2-preview-plumber-integration/" TargetMode="External"/><Relationship Id="rId12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3" Type="http://schemas.openxmlformats.org/officeDocument/2006/relationships/hyperlink" Target="https://cran.r-project.org/web/packages/lintr/readme/README.html#available-linters" TargetMode="External"/><Relationship Id="rId235" Type="http://schemas.openxmlformats.org/officeDocument/2006/relationships/hyperlink" Target="https://cran.r-project.org/web/packages/lintr/readme/README.html#project-configuration" TargetMode="External"/><Relationship Id="rId322" Type="http://schemas.openxmlformats.org/officeDocument/2006/relationships/hyperlink" Target="https://datadryad.org/" TargetMode="External"/><Relationship Id="rId184" Type="http://schemas.openxmlformats.org/officeDocument/2006/relationships/hyperlink" Target="https://design.tidyverse.org/" TargetMode="External"/><Relationship Id="rId264" Type="http://schemas.openxmlformats.org/officeDocument/2006/relationships/hyperlink" Target="https://desktop.github.com/" TargetMode="External"/><Relationship Id="rId186" Type="http://schemas.openxmlformats.org/officeDocument/2006/relationships/hyperlink" Target="https://devtools.r-lib.org/" TargetMode="External"/><Relationship Id="rId375" Type="http://schemas.openxmlformats.org/officeDocument/2006/relationships/hyperlink" Target="https://docs.github.com/en/copilot/how-tos/use-copilot-agents/coding-agent" TargetMode="External"/><Relationship Id="rId394" Type="http://schemas.openxmlformats.org/officeDocument/2006/relationships/hyperlink" Target="https://docs.github.com/en/copilot/how-tos/use-copilot-agents/coding-agent/customize-the-agent-environment#preinstalling-tools-or-dependencies-in-copilots-environment" TargetMode="External"/><Relationship Id="rId389" Type="http://schemas.openxmlformats.org/officeDocument/2006/relationships/hyperlink" Target="https://docs.github.com/en/copilot/how-tos/use-copilot-agents/coding-agent/customize-the-agent-firewall" TargetMode="External"/><Relationship Id="rId387" Type="http://schemas.openxmlformats.org/officeDocument/2006/relationships/hyperlink" Target="https://docs.github.com/en/copilot/reference/copilot-allowlist-reference" TargetMode="External"/><Relationship Id="rId317" Type="http://schemas.openxmlformats.org/officeDocument/2006/relationships/hyperlink" Target="https://docs.github.com/en/enterprise/2.13/user/articles/creating-releases" TargetMode="External"/><Relationship Id="rId438" Type="http://schemas.openxmlformats.org/officeDocument/2006/relationships/hyperlink" Target="https://docs.google.com/document/d/1ckgRCcr7FFPyymyMA6Y_-cB_vftOyrrxT28c6gRg0PI/edit" TargetMode="External"/><Relationship Id="rId160" Type="http://schemas.openxmlformats.org/officeDocument/2006/relationships/hyperlink" Target="https://dplyr.tidyverse.org/articles/programming.html" TargetMode="External"/><Relationship Id="rId362" Type="http://schemas.openxmlformats.org/officeDocument/2006/relationships/hyperlink" Target="https://en.wikipedia.org/wiki/AI-assisted_software_development" TargetMode="External"/><Relationship Id="rId367" Type="http://schemas.openxmlformats.org/officeDocument/2006/relationships/hyperlink" Target="https://en.wikipedia.org/wiki/AI_agent" TargetMode="External"/><Relationship Id="rId378" Type="http://schemas.openxmlformats.org/officeDocument/2006/relationships/hyperlink" Target="https://en.wikipedia.org/wiki/Agent_(The_Matrix)" TargetMode="External"/><Relationship Id="rId194" Type="http://schemas.openxmlformats.org/officeDocument/2006/relationships/hyperlink" Target="https://engineering-shiny.org/" TargetMode="External"/><Relationship Id="rId370" Type="http://schemas.openxmlformats.org/officeDocument/2006/relationships/hyperlink" Target="https://github.com/UCD-SERG/lab-manual/issues/42" TargetMode="External"/><Relationship Id="rId371" Type="http://schemas.openxmlformats.org/officeDocument/2006/relationships/hyperlink" Target="https://github.com/UCD-SERG/lab-manual/pull/50" TargetMode="External"/><Relationship Id="rId366" Type="http://schemas.openxmlformats.org/officeDocument/2006/relationships/hyperlink" Target="https://github.com/features/copilot/agents" TargetMode="External"/><Relationship Id="rId393" Type="http://schemas.openxmlformats.org/officeDocument/2006/relationships/hyperlink" Target="https://github.com/features/copilot/plans" TargetMode="External"/><Relationship Id="rId276"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40" Type="http://schemas.openxmlformats.org/officeDocument/2006/relationships/hyperlink" Target="https://github.com/jennybc/here_here" TargetMode="External"/><Relationship Id="rId150" Type="http://schemas.openxmlformats.org/officeDocument/2006/relationships/hyperlink" Target="https://github.com/karthik/rdrop2" TargetMode="External"/><Relationship Id="rId130" Type="http://schemas.openxmlformats.org/officeDocument/2006/relationships/hyperlink" Target="https://github.com/kmishra9/Flu-Absenteeism/blob/master/Master's%20Thesis%20-%20Spatial%20Epidemiology%20of%20Influenza/1b%20-%20Map-Management.R" TargetMode="External"/><Relationship Id="rId203" Type="http://schemas.openxmlformats.org/officeDocument/2006/relationships/hyperlink" Target="https://github.com/kmishra9/Flu-Absenteeism/blob/master/Master's%20Thesis%20-%20Spatial%20Epidemiology%20of%20Influenza/2a%20-%20Statistical-Inputs.R" TargetMode="External"/><Relationship Id="rId148" Type="http://schemas.openxmlformats.org/officeDocument/2006/relationships/hyperlink" Target="https://github.com/r-box/boxr" TargetMode="External"/><Relationship Id="rId440" Type="http://schemas.openxmlformats.org/officeDocument/2006/relationships/hyperlink" Target="https://grantwriting.stanford.edu/funding-train/#ep" TargetMode="External"/><Relationship Id="rId196" Type="http://schemas.openxmlformats.org/officeDocument/2006/relationships/hyperlink" Target="https://happygitwithr.com/" TargetMode="External"/><Relationship Id="rId273" Type="http://schemas.openxmlformats.org/officeDocument/2006/relationships/hyperlink" Target="https://happygitwithr.com/repeated-amend.html" TargetMode="External"/><Relationship Id="rId268" Type="http://schemas.openxmlformats.org/officeDocument/2006/relationships/hyperlink" Target="https://help.github.com/en/github/collaborating-with-issues-and-pull-requests/creating-a-pull-request#creating-the-pull-request" TargetMode="External"/><Relationship Id="rId342" Type="http://schemas.openxmlformats.org/officeDocument/2006/relationships/hyperlink" Target="https://hpc.ucdavis.edu/" TargetMode="External"/><Relationship Id="rId244" Type="http://schemas.openxmlformats.org/officeDocument/2006/relationships/hyperlink" Target="https://jadebc.github.io/lab-manual/big-data.html" TargetMode="External"/><Relationship Id="rId398" Type="http://schemas.openxmlformats.org/officeDocument/2006/relationships/hyperlink" Target="https://jadebc.github.io/lab-manual/checklists.html" TargetMode="External"/><Relationship Id="rId30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200"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0" Type="http://schemas.openxmlformats.org/officeDocument/2006/relationships/hyperlink" Target="https://jadebc.github.io/lab-manual/data-masking.html" TargetMode="External"/><Relationship Id="rId260"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299" Type="http://schemas.openxmlformats.org/officeDocument/2006/relationships/hyperlink" Target="https://jadebc.github.io/lab-manual/reproducible-environments.html" TargetMode="External"/><Relationship Id="rId411" Type="http://schemas.openxmlformats.org/officeDocument/2006/relationships/hyperlink" Target="https://jadebc.github.io/lab-manual/resources.html" TargetMode="External"/><Relationship Id="rId341" Type="http://schemas.openxmlformats.org/officeDocument/2006/relationships/hyperlink" Target="https://jadebc.github.io/lab-manual/slurm.html" TargetMode="External"/><Relationship Id="rId280" Type="http://schemas.openxmlformats.org/officeDocument/2006/relationships/hyperlink" Target="https://jadebc.github.io/lab-manual/unix.html" TargetMode="External"/><Relationship Id="rId403" Type="http://schemas.openxmlformats.org/officeDocument/2006/relationships/hyperlink" Target="https://journals.lww.com/epidem/Fulltext/2001/05000/The_Value_of_P.2.aspx" TargetMode="External"/><Relationship Id="rId444" Type="http://schemas.openxmlformats.org/officeDocument/2006/relationships/hyperlink" Target="https://journals.plos.org/globalpublichealth/article?id=10.1371/journal.pgph.0002269" TargetMode="External"/><Relationship Id="rId426" Type="http://schemas.openxmlformats.org/officeDocument/2006/relationships/hyperlink" Target="https://journals.plos.org/ploscompbiol/article?id=10.1371/journal.pcbi.1003833" TargetMode="External"/><Relationship Id="rId404"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24" Type="http://schemas.openxmlformats.org/officeDocument/2006/relationships/hyperlink" Target="https://lab.github.com/githubtraining/introduction-to-github" TargetMode="External"/><Relationship Id="rId430" Type="http://schemas.openxmlformats.org/officeDocument/2006/relationships/hyperlink" Target="https://link.springer.com/book/10.1007/978-3-030-98175-4" TargetMode="External"/><Relationship Id="rId445" Type="http://schemas.openxmlformats.org/officeDocument/2006/relationships/hyperlink" Target="https://link.springer.com/book/9783031537929" TargetMode="External"/><Relationship Id="rId193" Type="http://schemas.openxmlformats.org/officeDocument/2006/relationships/hyperlink" Target="https://mastering-shiny.org/" TargetMode="External"/><Relationship Id="rId407" Type="http://schemas.openxmlformats.org/officeDocument/2006/relationships/hyperlink" Target="https://medialab.github.io/iwanthue/?utm_source=Nature+Briefing&amp;utm_campaign=2c68711076-briefing-dy-20211006&amp;utm_medium=email&amp;utm_term=0_c9dfd39373-2c68711076-44335685" TargetMode="External"/><Relationship Id="rId294" Type="http://schemas.openxmlformats.org/officeDocument/2006/relationships/hyperlink" Target="https://medium.com/@jeongwhanchoi/install-tmux-on-osx-and-basics-commands-for-beginners-be22520fd95e" TargetMode="External"/><Relationship Id="rId436" Type="http://schemas.openxmlformats.org/officeDocument/2006/relationships/hyperlink" Target="https://mitcommlab.mit.edu/be/2023/09/27/toward-an-evenbetterposter-improving-the-betterposter-template/" TargetMode="External"/><Relationship Id="rId321" Type="http://schemas.openxmlformats.org/officeDocument/2006/relationships/hyperlink" Target="https://osf.io" TargetMode="External"/><Relationship Id="rId53" Type="http://schemas.openxmlformats.org/officeDocument/2006/relationships/hyperlink" Target="https://osf.io/tgbxr/" TargetMode="External"/><Relationship Id="rId187" Type="http://schemas.openxmlformats.org/officeDocument/2006/relationships/hyperlink" Target="https://pkgdown.r-lib.org/" TargetMode="External"/><Relationship Id="rId338" Type="http://schemas.openxmlformats.org/officeDocument/2006/relationships/hyperlink" Target="https://plos.org/resource/how-to-store-and-manage-your-data/#data-management-plan" TargetMode="External"/><Relationship Id="rId332" Type="http://schemas.openxmlformats.org/officeDocument/2006/relationships/hyperlink" Target="https://proctor-ucsf.github.io/dcc-handbook/datawrangling.html#documenting-datasets" TargetMode="External"/><Relationship Id="rId147" Type="http://schemas.openxmlformats.org/officeDocument/2006/relationships/hyperlink" Target="https://r-box.github.io/boxr/articles/boxr-app-interactive.html#create" TargetMode="External"/><Relationship Id="rId183" Type="http://schemas.openxmlformats.org/officeDocument/2006/relationships/hyperlink" Target="https://r-pkgs.org/" TargetMode="External"/><Relationship Id="rId154" Type="http://schemas.openxmlformats.org/officeDocument/2006/relationships/hyperlink" Target="https://r4ds.had.co.nz/" TargetMode="External"/><Relationship Id="rId190"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33" Type="http://schemas.openxmlformats.org/officeDocument/2006/relationships/hyperlink" Target="https://researchdata.princeton.edu/research-lifecycle-guide/whats-doi-and-what-should-i-know-about-citing-datasets" TargetMode="External"/><Relationship Id="rId153" Type="http://schemas.openxmlformats.org/officeDocument/2006/relationships/hyperlink" Target="https://rviews.rstudio.com/2017/06/08/what-is-the-tidyverse/" TargetMode="External"/><Relationship Id="rId416" Type="http://schemas.openxmlformats.org/officeDocument/2006/relationships/hyperlink" Target="https://s3.amazonaws.com/assets.datacamp.com/blog_assets/datatable_Cheat_Sheet_R.pdf" TargetMode="External"/><Relationship Id="rId262" Type="http://schemas.openxmlformats.org/officeDocument/2006/relationships/hyperlink" Target="https://sethrobertson.github.io/GitFixUm/fixup.html" TargetMode="External"/><Relationship Id="rId359" Type="http://schemas.openxmlformats.org/officeDocument/2006/relationships/hyperlink" Target="https://slurm.schedmd.com/sbatch.html" TargetMode="External"/><Relationship Id="rId261" Type="http://schemas.openxmlformats.org/officeDocument/2006/relationships/hyperlink" Target="https://sp19.datastructur.es/materials/guides/using-git#b-local-repositories-narrative-introduction" TargetMode="External"/><Relationship Id="rId266" Type="http://schemas.openxmlformats.org/officeDocument/2006/relationships/hyperlink" Target="https://sp19.datastructur.es/materials/guides/using-git#e-git-branching-advanced-git-optional" TargetMode="External"/><Relationship Id="rId133" Type="http://schemas.openxmlformats.org/officeDocument/2006/relationships/hyperlink" Target="https://spin.atomicobject.com/2017/11/01/good-variable-names/" TargetMode="External"/><Relationship Id="rId245" Type="http://schemas.openxmlformats.org/officeDocument/2006/relationships/hyperlink" Target="https://stackoverflow.com/questions/21435339/data-table-vs-dplyr-can-one-do-something-well-the-other-cant-or-does-poorly/27840349#27840349" TargetMode="External"/><Relationship Id="rId159" Type="http://schemas.openxmlformats.org/officeDocument/2006/relationships/hyperlink" Target="https://stackoverflow.com/questions/28125816/r-standard-evaluation-for-join-dplyr" TargetMode="External"/><Relationship Id="rId241" Type="http://schemas.openxmlformats.org/officeDocument/2006/relationships/hyperlink" Target="https://style.tidyverse.org/" TargetMode="External"/><Relationship Id="rId128" Type="http://schemas.openxmlformats.org/officeDocument/2006/relationships/hyperlink" Target="https://support.rstudio.com/hc/en-us/articles/200484568-Code-Folding-and-Sections" TargetMode="External"/><Relationship Id="rId155" Type="http://schemas.openxmlformats.org/officeDocument/2006/relationships/hyperlink" Target="https://tavareshugo.github.io/data_carpentry_extras/base-r_tidyverse_equivalents/base-r_tidyverse_equivalents.html#reshaping_data" TargetMode="External"/><Relationship Id="rId188" Type="http://schemas.openxmlformats.org/officeDocument/2006/relationships/hyperlink" Target="https://testthat.r-lib.org/" TargetMode="External"/><Relationship Id="rId157" Type="http://schemas.openxmlformats.org/officeDocument/2006/relationships/hyperlink" Target="https://tidyeval.tidyverse.org/index.html" TargetMode="External"/><Relationship Id="rId412" Type="http://schemas.openxmlformats.org/officeDocument/2006/relationships/hyperlink" Target="https://ucb-epi-r.github.io" TargetMode="External"/><Relationship Id="rId307" Type="http://schemas.openxmlformats.org/officeDocument/2006/relationships/hyperlink" Target="https://ucd-serg.github.io/lab-manual/05-coding-practices.html#file-headers" TargetMode="External"/><Relationship Id="rId310" Type="http://schemas.openxmlformats.org/officeDocument/2006/relationships/hyperlink" Target="https://ucd-serg.github.io/lab-manual/05-coding-practices.html#function-documentation" TargetMode="External"/><Relationship Id="rId400" Type="http://schemas.openxmlformats.org/officeDocument/2006/relationships/hyperlink" Target="https://ucd-serg.github.io/lab-manual/06-coding-style.html" TargetMode="External"/><Relationship Id="rId313" Type="http://schemas.openxmlformats.org/officeDocument/2006/relationships/hyperlink" Target="https://ucd-serg.github.io/lab-manual/10-unix.html#example-code-for-runfilesavelogs" TargetMode="External"/><Relationship Id="rId20" Type="http://schemas.openxmlformats.org/officeDocument/2006/relationships/hyperlink" Target="https://ucdserg.ucdavis.edu" TargetMode="External"/><Relationship Id="rId32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5" Type="http://schemas.openxmlformats.org/officeDocument/2006/relationships/hyperlink" Target="https://usethis.r-lib.org/" TargetMode="External"/><Relationship Id="rId158" Type="http://schemas.openxmlformats.org/officeDocument/2006/relationships/hyperlink" Target="https://www.brodrigues.co/blog/2016-07-18-data-frame-columns-as-arguments-to-dplyr-functions/" TargetMode="External"/><Relationship Id="rId356" Type="http://schemas.openxmlformats.org/officeDocument/2006/relationships/hyperlink" Target="https://www.chriswrites.com/how-to-change-file-permissions-using-the-terminal/" TargetMode="External"/><Relationship Id="rId423"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43" Type="http://schemas.openxmlformats.org/officeDocument/2006/relationships/hyperlink" Target="https://www.globalcodeofconduct.org/wp-content/uploads/2018/05/Global-Code-of-Conduct-Brochure.pdf" TargetMode="External"/><Relationship Id="rId29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02" Type="http://schemas.openxmlformats.org/officeDocument/2006/relationships/hyperlink" Target="https://www.nature.com/articles/d41586-019-01431-z" TargetMode="External"/><Relationship Id="rId428" Type="http://schemas.openxmlformats.org/officeDocument/2006/relationships/hyperlink" Target="https://www.nature.com/articles/d41586-019-02918-5" TargetMode="External"/><Relationship Id="rId408" Type="http://schemas.openxmlformats.org/officeDocument/2006/relationships/hyperlink" Target="https://www.nature.com/articles/d41586-021-02696-z" TargetMode="External"/><Relationship Id="rId433" Type="http://schemas.openxmlformats.org/officeDocument/2006/relationships/hyperlink" Target="https://www.nature.com/articles/d41586-021-03603-2" TargetMode="External"/><Relationship Id="rId429" Type="http://schemas.openxmlformats.org/officeDocument/2006/relationships/hyperlink" Target="https://www.nature.com/articles/nphys724" TargetMode="External"/><Relationship Id="rId441" Type="http://schemas.openxmlformats.org/officeDocument/2006/relationships/hyperlink" Target="https://www.niaid.nih.gov/grants-contracts/write-grant-application" TargetMode="External"/><Relationship Id="rId117" Type="http://schemas.openxmlformats.org/officeDocument/2006/relationships/hyperlink" Target="https://www.oracle.com/technetwork/java/javase/documentation/index-137868.html#format" TargetMode="External"/><Relationship Id="rId219" Type="http://schemas.openxmlformats.org/officeDocument/2006/relationships/hyperlink" Target="https://www.r-bloggers.com/align-assign-rstudio-addin-to-align-assignment-operators/" TargetMode="External"/><Relationship Id="rId162" Type="http://schemas.openxmlformats.org/officeDocument/2006/relationships/hyperlink" Target="https://www.rdocumentation.org/packages/feather/versions/0.3.3" TargetMode="External"/><Relationship Id="rId232" Type="http://schemas.openxmlformats.org/officeDocument/2006/relationships/hyperlink" Target="https://www.rdocumentation.org/packages/lintr/versions/1.0.3" TargetMode="External"/><Relationship Id="rId222" Type="http://schemas.openxmlformats.org/officeDocument/2006/relationships/hyperlink" Target="https://www.rdocumentation.org/packages/styler/versions/1.1.0/topics/style_dir" TargetMode="External"/><Relationship Id="rId414" Type="http://schemas.openxmlformats.org/officeDocument/2006/relationships/hyperlink" Target="https://www.rstudio.com/wp-content/uploads/2015/02/data-wrangling-cheatsheet.pdf" TargetMode="External"/><Relationship Id="rId417" Type="http://schemas.openxmlformats.org/officeDocument/2006/relationships/hyperlink" Target="https://www.rstudio.com/wp-content/uploads/2015/02/rmarkdown-cheatsheet.pdf" TargetMode="External"/><Relationship Id="rId415" Type="http://schemas.openxmlformats.org/officeDocument/2006/relationships/hyperlink" Target="https://www.rstudio.com/wp-content/uploads/2015/03/ggplot2-cheatsheet.pdf" TargetMode="External"/><Relationship Id="rId434" Type="http://schemas.openxmlformats.org/officeDocument/2006/relationships/hyperlink" Target="https://www.sciencedirect.com/science/article/pii/S1471491423000928" TargetMode="External"/><Relationship Id="rId221" Type="http://schemas.openxmlformats.org/officeDocument/2006/relationships/hyperlink" Target="https://www.tidyverse.org/articles/2017/12/styler-1.0.0/" TargetMode="External"/><Relationship Id="rId277" Type="http://schemas.openxmlformats.org/officeDocument/2006/relationships/hyperlink" Target="https://www.tidyverse.org/articles/2017/12/workflow-vs-script/" TargetMode="External"/><Relationship Id="rId435" Type="http://schemas.openxmlformats.org/officeDocument/2006/relationships/hyperlink" Target="https://www.youtube.com/watch?v=1RwJbhkCA58&amp;t=1171s" TargetMode="External"/><Relationship Id="rId56" Type="http://schemas.openxmlformats.org/officeDocument/2006/relationships/hyperlink" Target="https://www.youtube.com/watch?v=WoYkY9MkbRE" TargetMode="External"/><Relationship Id="rId156" Type="http://schemas.openxmlformats.org/officeDocument/2006/relationships/hyperlink" Target="https://www.youtube.com/watch?v=nERXS3ssntw" TargetMode="External"/><Relationship Id="rId431"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2026-01-11T09:19:07Z</dcterms:created>
  <dcterms:modified xsi:type="dcterms:W3CDTF">2026-01-11T09:19:07Z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