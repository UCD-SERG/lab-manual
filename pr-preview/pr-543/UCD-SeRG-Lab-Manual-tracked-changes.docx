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ins w:id="1" w:author="PR Preview" w:date="2024-01-01T00:00:00Z">
        <w:r>
          <w:t xml:space="preserve">Last updated: 2026-09-15</w:t>
        </w:r>
      </w:ins>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61"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6" w:name="Xe289aeea971506b7a80a2ab33a89f7337d82c7c"/>
    <w:p>
      <w:pPr>
        <w:pStyle w:val="Heading2"/>
      </w:pPr>
      <w:r>
        <w:t xml:space="preserve">4.7 Use reporting checklists with manuscripts</w:t>
      </w:r>
    </w:p>
    <w:p>
      <w:pPr>
        <w:pStyle w:val="FirstParagraph"/>
      </w:pPr>
      <w:r>
        <w:t xml:space="preserve">Using reporting checklists helps ensure</w:t>
      </w:r>
      <w:r>
        <w:t xml:space="preserve"> </w:t>
      </w:r>
      <w:r>
        <w:t xml:space="preserve">that peer-reviewed articles contain the information needed</w:t>
      </w:r>
      <w:r>
        <w:t xml:space="preserve"> </w:t>
      </w:r>
      <w:r>
        <w:t xml:space="preserve">for readers to assess the validity of your work</w:t>
      </w:r>
      <w:r>
        <w:t xml:space="preserve"> </w:t>
      </w:r>
      <w:r>
        <w:t xml:space="preserve">and/or attempt to reproduce it.</w:t>
      </w:r>
      <w:r>
        <w:t xml:space="preserve"> </w:t>
      </w:r>
      <w:r>
        <w:t xml:space="preserve">A collection of reporting checklists is available</w:t>
      </w:r>
      <w:r>
        <w:t xml:space="preserve"> </w:t>
      </w:r>
      <w:r>
        <w:t xml:space="preserve">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r>
        <w:t xml:space="preserve"> </w:t>
      </w:r>
      <w:r>
        <w:t xml:space="preserve">Commonly used checklists in our lab include:</w:t>
      </w:r>
    </w:p>
    <w:p>
      <w:pPr>
        <w:pStyle w:val="Compact"/>
        <w:numPr>
          <w:ilvl w:val="0"/>
          <w:numId w:val="1025"/>
        </w:numPr>
      </w:pPr>
      <w:hyperlink r:id="rId53">
        <w:r>
          <w:rPr>
            <w:rStyle w:val="Hyperlink"/>
          </w:rPr>
          <w:t xml:space="preserve">CONSORT</w:t>
        </w:r>
      </w:hyperlink>
      <w:r>
        <w:t xml:space="preserve"> </w:t>
      </w:r>
      <w:r>
        <w:t xml:space="preserve">(Consolidated Standards of Reporting Trials)</w:t>
      </w:r>
      <w:r>
        <w:t xml:space="preserve"> </w:t>
      </w:r>
      <w:r>
        <w:t xml:space="preserve">for randomized trials</w:t>
      </w:r>
    </w:p>
    <w:p>
      <w:pPr>
        <w:pStyle w:val="Compact"/>
        <w:numPr>
          <w:ilvl w:val="0"/>
          <w:numId w:val="1025"/>
        </w:numPr>
      </w:pPr>
      <w:hyperlink r:id="rId54">
        <w:r>
          <w:rPr>
            <w:rStyle w:val="Hyperlink"/>
          </w:rPr>
          <w:t xml:space="preserve">STROBE</w:t>
        </w:r>
      </w:hyperlink>
      <w:r>
        <w:t xml:space="preserve"> </w:t>
      </w:r>
      <w:r>
        <w:t xml:space="preserve">(Strengthening the Reporting of Observational Studies in Epidemiology)</w:t>
      </w:r>
      <w:r>
        <w:t xml:space="preserve"> </w:t>
      </w:r>
      <w:r>
        <w:t xml:space="preserve">for observational studies</w:t>
      </w:r>
    </w:p>
    <w:p>
      <w:pPr>
        <w:pStyle w:val="Compact"/>
        <w:numPr>
          <w:ilvl w:val="0"/>
          <w:numId w:val="1025"/>
        </w:numPr>
      </w:pPr>
      <w:hyperlink r:id="rId55">
        <w:r>
          <w:rPr>
            <w:rStyle w:val="Hyperlink"/>
          </w:rPr>
          <w:t xml:space="preserve">STARD</w:t>
        </w:r>
      </w:hyperlink>
      <w:r>
        <w:t xml:space="preserve"> </w:t>
      </w:r>
      <w:r>
        <w:t xml:space="preserve">(Standards for Reporting Diagnostic Accuracy Studies)</w:t>
      </w:r>
      <w:r>
        <w:t xml:space="preserve"> </w:t>
      </w:r>
      <w:r>
        <w:t xml:space="preserve">for diagnostic accuracy studies</w:t>
      </w:r>
    </w:p>
    <w:p>
      <w:pPr>
        <w:pStyle w:val="FirstParagraph"/>
      </w:pPr>
      <w:r>
        <w:t xml:space="preserve">Please ensure that your manuscript follows these reporting guidelines</w:t>
      </w:r>
      <w:r>
        <w:t xml:space="preserve"> </w:t>
      </w:r>
      <w:r>
        <w:t xml:space="preserve">before sending it for review.</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86"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5"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62">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4"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6"/>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6"/>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3">
        <w:r>
          <w:rPr>
            <w:rStyle w:val="Hyperlink"/>
          </w:rPr>
          <w:t xml:space="preserve">Premium/Ultimate tier</w:t>
        </w:r>
      </w:hyperlink>
      <w:r>
        <w:t xml:space="preserve"> </w:t>
      </w:r>
      <w:r>
        <w:t xml:space="preserve">only, so they are unavailable in CE.</w:t>
      </w:r>
    </w:p>
    <w:p>
      <w:pPr>
        <w:pStyle w:val="Compact"/>
        <w:numPr>
          <w:ilvl w:val="0"/>
          <w:numId w:val="1026"/>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4"/>
    <w:bookmarkEnd w:id="65"/>
    <w:bookmarkStart w:id="75"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5.2.1 Why Use R Package Structure?</w:t>
      </w:r>
    </w:p>
    <w:p>
      <w:pPr>
        <w:pStyle w:val="Compact"/>
        <w:numPr>
          <w:ilvl w:val="0"/>
          <w:numId w:val="1027"/>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7"/>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7"/>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7"/>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7"/>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7"/>
        </w:numPr>
      </w:pPr>
      <w:r>
        <w:rPr>
          <w:b/>
          <w:bCs/>
        </w:rPr>
        <w:t xml:space="preserve">Reproducibility</w:t>
      </w:r>
      <w:r>
        <w:t xml:space="preserve">: Package structure makes it easy to share and reproduce analyses</w:t>
      </w:r>
    </w:p>
    <w:p>
      <w:pPr>
        <w:pStyle w:val="Compact"/>
        <w:numPr>
          <w:ilvl w:val="0"/>
          <w:numId w:val="1027"/>
        </w:numPr>
      </w:pPr>
      <w:r>
        <w:rPr>
          <w:b/>
          <w:bCs/>
        </w:rPr>
        <w:t xml:space="preserve">Reusable functions</w:t>
      </w:r>
      <w:r>
        <w:t xml:space="preserve">: Decompose complex analyses into well-documented, testable functions</w:t>
      </w:r>
    </w:p>
    <w:p>
      <w:pPr>
        <w:pStyle w:val="Compact"/>
        <w:numPr>
          <w:ilvl w:val="0"/>
          <w:numId w:val="1027"/>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5.2.3 Where to Place Analysis Files</w:t>
      </w:r>
    </w:p>
    <w:bookmarkStart w:id="68"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8"/>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8"/>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8"/>
        </w:numPr>
      </w:pPr>
      <w:r>
        <w:rPr>
          <w:b/>
          <w:bCs/>
        </w:rPr>
        <w:t xml:space="preserve">Graphics-heavy content</w:t>
      </w:r>
      <w:r>
        <w:t xml:space="preserve">: When including many or large graphics would make the package too large for CRAN</w:t>
      </w:r>
    </w:p>
    <w:p>
      <w:pPr>
        <w:pStyle w:val="Compact"/>
        <w:numPr>
          <w:ilvl w:val="0"/>
          <w:numId w:val="1028"/>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8"/>
    <w:bookmarkStart w:id="69"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9"/>
        </w:numPr>
      </w:pPr>
      <w:r>
        <w:t xml:space="preserve">Use publicly available data</w:t>
      </w:r>
    </w:p>
    <w:p>
      <w:pPr>
        <w:pStyle w:val="Compact"/>
        <w:numPr>
          <w:ilvl w:val="0"/>
          <w:numId w:val="1029"/>
        </w:numPr>
      </w:pPr>
      <w:r>
        <w:t xml:space="preserve">Should be accessible to all package users</w:t>
      </w:r>
    </w:p>
    <w:p>
      <w:pPr>
        <w:pStyle w:val="Compact"/>
        <w:numPr>
          <w:ilvl w:val="0"/>
          <w:numId w:val="1029"/>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30"/>
        </w:numPr>
      </w:pPr>
      <w:r>
        <w:t xml:space="preserve">Extended case studies</w:t>
      </w:r>
    </w:p>
    <w:p>
      <w:pPr>
        <w:pStyle w:val="Compact"/>
        <w:numPr>
          <w:ilvl w:val="0"/>
          <w:numId w:val="1030"/>
        </w:numPr>
      </w:pPr>
      <w:r>
        <w:t xml:space="preserve">Blog-style posts</w:t>
      </w:r>
    </w:p>
    <w:p>
      <w:pPr>
        <w:pStyle w:val="Compact"/>
        <w:numPr>
          <w:ilvl w:val="0"/>
          <w:numId w:val="1030"/>
        </w:numPr>
      </w:pPr>
      <w:r>
        <w:t xml:space="preserve">Supplementary analyses</w:t>
      </w:r>
    </w:p>
    <w:p>
      <w:pPr>
        <w:pStyle w:val="Compact"/>
        <w:numPr>
          <w:ilvl w:val="0"/>
          <w:numId w:val="1030"/>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1"/>
        </w:numPr>
      </w:pPr>
      <w:r>
        <w:t xml:space="preserve">Analyses with restricted data are included in version control alongside your code</w:t>
      </w:r>
    </w:p>
    <w:p>
      <w:pPr>
        <w:pStyle w:val="Compact"/>
        <w:numPr>
          <w:ilvl w:val="0"/>
          <w:numId w:val="1031"/>
        </w:numPr>
      </w:pPr>
      <w:r>
        <w:t xml:space="preserve">They’re clearly separated from public documentation</w:t>
      </w:r>
    </w:p>
    <w:p>
      <w:pPr>
        <w:pStyle w:val="Compact"/>
        <w:numPr>
          <w:ilvl w:val="0"/>
          <w:numId w:val="1031"/>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1"/>
        </w:numPr>
      </w:pPr>
      <w:r>
        <w:t xml:space="preserve">Collaborators with data access can still run these analyses</w:t>
      </w:r>
    </w:p>
    <w:p>
      <w:pPr>
        <w:pStyle w:val="Compact"/>
        <w:numPr>
          <w:ilvl w:val="0"/>
          <w:numId w:val="1031"/>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2"/>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3"/>
        </w:numPr>
      </w:pPr>
      <w:r>
        <w:t xml:space="preserve">What data is required</w:t>
      </w:r>
    </w:p>
    <w:p>
      <w:pPr>
        <w:pStyle w:val="Compact"/>
        <w:numPr>
          <w:ilvl w:val="1"/>
          <w:numId w:val="1033"/>
        </w:numPr>
      </w:pPr>
      <w:r>
        <w:t xml:space="preserve">Where to obtain it (if permissible)</w:t>
      </w:r>
    </w:p>
    <w:p>
      <w:pPr>
        <w:pStyle w:val="Compact"/>
        <w:numPr>
          <w:ilvl w:val="1"/>
          <w:numId w:val="1033"/>
        </w:numPr>
      </w:pPr>
      <w:r>
        <w:t xml:space="preserve">Data access restrictions</w:t>
      </w:r>
    </w:p>
    <w:p>
      <w:pPr>
        <w:pStyle w:val="Compact"/>
        <w:numPr>
          <w:ilvl w:val="1"/>
          <w:numId w:val="1033"/>
        </w:numPr>
      </w:pPr>
      <w:r>
        <w:t xml:space="preserve">How to set up data paths</w:t>
      </w:r>
    </w:p>
    <w:p>
      <w:pPr>
        <w:pStyle w:val="Compact"/>
        <w:numPr>
          <w:ilvl w:val="0"/>
          <w:numId w:val="1032"/>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4"/>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5"/>
        </w:numPr>
      </w:pPr>
      <w:r>
        <w:t xml:space="preserve">Simulated data that mimics the structure</w:t>
      </w:r>
    </w:p>
    <w:p>
      <w:pPr>
        <w:pStyle w:val="Compact"/>
        <w:numPr>
          <w:ilvl w:val="1"/>
          <w:numId w:val="1035"/>
        </w:numPr>
      </w:pPr>
      <w:r>
        <w:t xml:space="preserve">Publicly available datasets</w:t>
      </w:r>
    </w:p>
    <w:p>
      <w:pPr>
        <w:pStyle w:val="Compact"/>
        <w:numPr>
          <w:ilvl w:val="1"/>
          <w:numId w:val="1035"/>
        </w:numPr>
      </w:pPr>
      <w:r>
        <w:t xml:space="preserve">Aggregated/de-identified summaries</w:t>
      </w:r>
    </w:p>
    <w:p>
      <w:pPr>
        <w:pStyle w:val="Compact"/>
        <w:numPr>
          <w:ilvl w:val="0"/>
          <w:numId w:val="1034"/>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6"/>
        </w:numPr>
      </w:pPr>
      <w:r>
        <w:t xml:space="preserve">Be clean, readable narratives of your analysis</w:t>
      </w:r>
    </w:p>
    <w:p>
      <w:pPr>
        <w:pStyle w:val="Compact"/>
        <w:numPr>
          <w:ilvl w:val="0"/>
          <w:numId w:val="1036"/>
        </w:numPr>
      </w:pPr>
      <w:r>
        <w:t xml:space="preserve">Call well-documented functions from your package</w:t>
      </w:r>
    </w:p>
    <w:p>
      <w:pPr>
        <w:pStyle w:val="Compact"/>
        <w:numPr>
          <w:ilvl w:val="0"/>
          <w:numId w:val="1036"/>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6"/>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Start w:id="85" w:name="sec-repostatus"/>
    <w:p>
      <w:pPr>
        <w:pStyle w:val="Heading2"/>
      </w:pPr>
      <w:r>
        <w:t xml:space="preserve">5.5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81">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82" w:name="standard-repository-statuses"/>
    <w:p>
      <w:pPr>
        <w:pStyle w:val="Heading3"/>
      </w:pPr>
      <w:r>
        <w:t xml:space="preserve">5.5.1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37"/>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37"/>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37"/>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37"/>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37"/>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37"/>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37"/>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37"/>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82"/>
    <w:bookmarkStart w:id="83" w:name="adding-a-status-badge"/>
    <w:p>
      <w:pPr>
        <w:pStyle w:val="Heading3"/>
      </w:pPr>
      <w:r>
        <w:t xml:space="preserve">5.5.2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83"/>
    <w:bookmarkStart w:id="84" w:name="lifecycle-management"/>
    <w:p>
      <w:pPr>
        <w:pStyle w:val="Heading3"/>
      </w:pPr>
      <w:r>
        <w:t xml:space="preserve">5.5.3 Lifecycle management</w:t>
      </w:r>
    </w:p>
    <w:p>
      <w:pPr>
        <w:pStyle w:val="FirstParagraph"/>
      </w:pPr>
      <w:r>
        <w:t xml:space="preserve">Update the status badge as your project evolves through its lifecycle:</w:t>
      </w:r>
    </w:p>
    <w:p>
      <w:pPr>
        <w:pStyle w:val="Compact"/>
        <w:numPr>
          <w:ilvl w:val="0"/>
          <w:numId w:val="1038"/>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38"/>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38"/>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p>
      <w:r>
        <w:br w:type="page"/>
      </w:r>
    </w:p>
    <w:bookmarkEnd w:id="84"/>
    <w:bookmarkEnd w:id="85"/>
    <w:bookmarkEnd w:id="86"/>
    <w:bookmarkStart w:id="412" w:name="sec-r-coding-practices"/>
    <w:p>
      <w:pPr>
        <w:pStyle w:val="Heading1"/>
      </w:pPr>
      <w:r>
        <w:t xml:space="preserve">6. R Coding Practices</w:t>
      </w:r>
    </w:p>
    <w:bookmarkStart w:id="87"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9"/>
        </w:numPr>
      </w:pPr>
      <w:r>
        <w:rPr>
          <w:b/>
          <w:bCs/>
        </w:rPr>
        <w:t xml:space="preserve">Ensure reproducibility</w:t>
      </w:r>
      <w:r>
        <w:t xml:space="preserve">: Others (including your future self) can recreate your analysis</w:t>
      </w:r>
    </w:p>
    <w:p>
      <w:pPr>
        <w:pStyle w:val="Compact"/>
        <w:numPr>
          <w:ilvl w:val="0"/>
          <w:numId w:val="1039"/>
        </w:numPr>
      </w:pPr>
      <w:r>
        <w:rPr>
          <w:b/>
          <w:bCs/>
        </w:rPr>
        <w:t xml:space="preserve">Prevent errors</w:t>
      </w:r>
      <w:r>
        <w:t xml:space="preserve">: Systematic approaches reduce the risk of mistakes</w:t>
      </w:r>
    </w:p>
    <w:p>
      <w:pPr>
        <w:pStyle w:val="Compact"/>
        <w:numPr>
          <w:ilvl w:val="0"/>
          <w:numId w:val="1039"/>
        </w:numPr>
      </w:pPr>
      <w:r>
        <w:rPr>
          <w:b/>
          <w:bCs/>
        </w:rPr>
        <w:t xml:space="preserve">Enable collaboration</w:t>
      </w:r>
      <w:r>
        <w:t xml:space="preserve">: Consistent practices allow team members to work together efficiently</w:t>
      </w:r>
    </w:p>
    <w:p>
      <w:pPr>
        <w:pStyle w:val="Compact"/>
        <w:numPr>
          <w:ilvl w:val="0"/>
          <w:numId w:val="1039"/>
        </w:numPr>
      </w:pPr>
      <w:r>
        <w:rPr>
          <w:b/>
          <w:bCs/>
        </w:rPr>
        <w:t xml:space="preserve">Maintain data integrity</w:t>
      </w:r>
      <w:r>
        <w:t xml:space="preserve">: Proper handling prevents data corruption and loss</w:t>
      </w:r>
    </w:p>
    <w:p>
      <w:pPr>
        <w:pStyle w:val="Compact"/>
        <w:numPr>
          <w:ilvl w:val="0"/>
          <w:numId w:val="1039"/>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7"/>
    <w:bookmarkStart w:id="92"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8">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40"/>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40"/>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40"/>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40"/>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40"/>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9">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90">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91">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92"/>
    <w:bookmarkStart w:id="110"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93"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93"/>
    <w:bookmarkStart w:id="97"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95" name="Picture"/>
                  <a:graphic>
                    <a:graphicData uri="http://schemas.openxmlformats.org/drawingml/2006/picture">
                      <pic:pic>
                        <pic:nvPicPr>
                          <pic:cNvPr descr="/opt/quarto/share/formats/docx/tip.png" id="96"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97"/>
    <w:bookmarkStart w:id="98"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8"/>
    <w:bookmarkStart w:id="109" w:name="alternatives-to-pkgdown"/>
    <w:p>
      <w:pPr>
        <w:pStyle w:val="Heading3"/>
      </w:pPr>
      <w:r>
        <w:t xml:space="preserve">6.3.4 Alternatives to pkgdown</w:t>
      </w:r>
    </w:p>
    <w:p>
      <w:pPr>
        <w:pStyle w:val="FirstParagraph"/>
      </w:pPr>
      <w:r>
        <w:t xml:space="preserve">While</w:t>
      </w:r>
      <w:r>
        <w:t xml:space="preserve"> </w:t>
      </w:r>
      <w:hyperlink r:id="rId99">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102" w:name="altdoc"/>
    <w:p>
      <w:pPr>
        <w:pStyle w:val="Heading4"/>
      </w:pPr>
      <w:r>
        <w:t xml:space="preserve">6.3.4.1 altdoc</w:t>
      </w:r>
    </w:p>
    <w:p>
      <w:pPr>
        <w:pStyle w:val="FirstParagraph"/>
      </w:pPr>
      <w:hyperlink r:id="rId100">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41"/>
        </w:numPr>
      </w:pPr>
      <w:r>
        <w:t xml:space="preserve">Supports multiple documentation frameworks (Quarto, Docsify, MkDocs, Docute)</w:t>
      </w:r>
    </w:p>
    <w:p>
      <w:pPr>
        <w:pStyle w:val="Compact"/>
        <w:numPr>
          <w:ilvl w:val="0"/>
          <w:numId w:val="1041"/>
        </w:numPr>
      </w:pPr>
      <w:r>
        <w:t xml:space="preserve">Renders Quarto and R Markdown vignettes to HTML websites</w:t>
      </w:r>
    </w:p>
    <w:p>
      <w:pPr>
        <w:pStyle w:val="Compact"/>
        <w:numPr>
          <w:ilvl w:val="0"/>
          <w:numId w:val="1041"/>
        </w:numPr>
      </w:pPr>
      <w:r>
        <w:t xml:space="preserve">When using Quarto as the framework, vignettes can be authored to support multiple output formats (HTML, PDF, DOCX, reveal.js presentations), and Quarto can include download links for alternative formats on the HTML site (</w:t>
      </w:r>
      <w:hyperlink r:id="rId101">
        <w:r>
          <w:rPr>
            <w:rStyle w:val="Hyperlink"/>
          </w:rPr>
          <w:t xml:space="preserve">see Quarto documentation on multiple formats</w:t>
        </w:r>
      </w:hyperlink>
      <w:r>
        <w:t xml:space="preserve">)</w:t>
      </w:r>
    </w:p>
    <w:p>
      <w:pPr>
        <w:pStyle w:val="Compact"/>
        <w:numPr>
          <w:ilvl w:val="0"/>
          <w:numId w:val="1041"/>
        </w:numPr>
      </w:pPr>
      <w:r>
        <w:t xml:space="preserve">Handles function reference pages, README, NEWS, and other standard documentation</w:t>
      </w:r>
    </w:p>
    <w:p>
      <w:pPr>
        <w:pStyle w:val="Compact"/>
        <w:numPr>
          <w:ilvl w:val="0"/>
          <w:numId w:val="1041"/>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42"/>
        </w:numPr>
      </w:pPr>
      <w:r>
        <w:t xml:space="preserve">You want to use Quarto’s modern publishing system for your documentation website</w:t>
      </w:r>
    </w:p>
    <w:p>
      <w:pPr>
        <w:pStyle w:val="Compact"/>
        <w:numPr>
          <w:ilvl w:val="0"/>
          <w:numId w:val="1042"/>
        </w:numPr>
      </w:pPr>
      <w:r>
        <w:t xml:space="preserve">You need vignettes that can be downloaded in multiple formats (when authored with Quarto’s multi-format support)</w:t>
      </w:r>
    </w:p>
    <w:p>
      <w:pPr>
        <w:pStyle w:val="Compact"/>
        <w:numPr>
          <w:ilvl w:val="0"/>
          <w:numId w:val="1042"/>
        </w:numPr>
      </w:pPr>
      <w:r>
        <w:t xml:space="preserve">You prefer a different documentation framework than pkgdown’s Bootstrap-based approach (Docsify, MkDocs, or Docute)</w:t>
      </w:r>
    </w:p>
    <w:p>
      <w:pPr>
        <w:pStyle w:val="Compact"/>
        <w:numPr>
          <w:ilvl w:val="0"/>
          <w:numId w:val="1042"/>
        </w:numPr>
      </w:pPr>
      <w:r>
        <w:t xml:space="preserve">You need more flexibility in site design and structure</w:t>
      </w:r>
    </w:p>
    <w:bookmarkEnd w:id="102"/>
    <w:bookmarkStart w:id="104" w:name="pkgsite"/>
    <w:p>
      <w:pPr>
        <w:pStyle w:val="Heading4"/>
      </w:pPr>
      <w:r>
        <w:t xml:space="preserve">6.3.4.2 pkgsite</w:t>
      </w:r>
    </w:p>
    <w:p>
      <w:pPr>
        <w:pStyle w:val="FirstParagraph"/>
      </w:pPr>
      <w:hyperlink r:id="rId103">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3"/>
        </w:numPr>
      </w:pPr>
      <w:r>
        <w:t xml:space="preserve">Minimal CSS framework (no Bootstrap)</w:t>
      </w:r>
    </w:p>
    <w:p>
      <w:pPr>
        <w:pStyle w:val="Compact"/>
        <w:numPr>
          <w:ilvl w:val="0"/>
          <w:numId w:val="1043"/>
        </w:numPr>
      </w:pPr>
      <w:r>
        <w:t xml:space="preserve">Simple, clean design that is easy to customize</w:t>
      </w:r>
    </w:p>
    <w:p>
      <w:pPr>
        <w:pStyle w:val="Compact"/>
        <w:numPr>
          <w:ilvl w:val="0"/>
          <w:numId w:val="1043"/>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3"/>
        </w:numPr>
      </w:pPr>
      <w:r>
        <w:t xml:space="preserve">Lightweight and fast</w:t>
      </w:r>
    </w:p>
    <w:p>
      <w:pPr>
        <w:pStyle w:val="Compact"/>
        <w:numPr>
          <w:ilvl w:val="0"/>
          <w:numId w:val="1043"/>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4"/>
        </w:numPr>
      </w:pPr>
      <w:r>
        <w:t xml:space="preserve">You want a minimal, lightweight documentation site</w:t>
      </w:r>
    </w:p>
    <w:p>
      <w:pPr>
        <w:pStyle w:val="Compact"/>
        <w:numPr>
          <w:ilvl w:val="0"/>
          <w:numId w:val="1044"/>
        </w:numPr>
      </w:pPr>
      <w:r>
        <w:t xml:space="preserve">You prefer to customize CSS styling from scratch</w:t>
      </w:r>
    </w:p>
    <w:p>
      <w:pPr>
        <w:pStyle w:val="Compact"/>
        <w:numPr>
          <w:ilvl w:val="0"/>
          <w:numId w:val="1044"/>
        </w:numPr>
      </w:pPr>
      <w:r>
        <w:t xml:space="preserve">You don’t need the extensive features of pkgdown</w:t>
      </w:r>
    </w:p>
    <w:p>
      <w:pPr>
        <w:pStyle w:val="Compact"/>
        <w:numPr>
          <w:ilvl w:val="0"/>
          <w:numId w:val="1044"/>
        </w:numPr>
      </w:pPr>
      <w:r>
        <w:t xml:space="preserve">You want faster build times for simple packages</w:t>
      </w:r>
    </w:p>
    <w:bookmarkEnd w:id="104"/>
    <w:bookmarkStart w:id="107"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105">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5"/>
        </w:numPr>
      </w:pPr>
      <w:hyperlink r:id="rId106">
        <w:r>
          <w:rPr>
            <w:rStyle w:val="Hyperlink"/>
          </w:rPr>
          <w:t xml:space="preserve">Quarto discussion on pkgdown alternative</w:t>
        </w:r>
      </w:hyperlink>
    </w:p>
    <w:p>
      <w:pPr>
        <w:pStyle w:val="Compact"/>
        <w:numPr>
          <w:ilvl w:val="0"/>
          <w:numId w:val="1045"/>
        </w:numPr>
      </w:pPr>
      <w:r>
        <w:t xml:space="preserve">pkgdown itself now supports Quarto vignettes (as of version 2.1.0)</w:t>
      </w:r>
    </w:p>
    <w:p>
      <w:pPr>
        <w:pStyle w:val="FirstParagraph"/>
      </w:pPr>
      <w:r>
        <w:rPr>
          <w:b/>
          <w:bCs/>
        </w:rPr>
        <w:t xml:space="preserve">When to consider Quarto:</w:t>
      </w:r>
    </w:p>
    <w:p>
      <w:pPr>
        <w:pStyle w:val="Compact"/>
        <w:numPr>
          <w:ilvl w:val="0"/>
          <w:numId w:val="1046"/>
        </w:numPr>
      </w:pPr>
      <w:r>
        <w:t xml:space="preserve">You want complete control over site structure and design</w:t>
      </w:r>
    </w:p>
    <w:p>
      <w:pPr>
        <w:pStyle w:val="Compact"/>
        <w:numPr>
          <w:ilvl w:val="0"/>
          <w:numId w:val="1046"/>
        </w:numPr>
      </w:pPr>
      <w:r>
        <w:t xml:space="preserve">You’re already using Quarto for other documentation</w:t>
      </w:r>
    </w:p>
    <w:p>
      <w:pPr>
        <w:pStyle w:val="Compact"/>
        <w:numPr>
          <w:ilvl w:val="0"/>
          <w:numId w:val="1046"/>
        </w:numPr>
      </w:pPr>
      <w:r>
        <w:t xml:space="preserve">You need advanced publishing features beyond what pkgdown offers</w:t>
      </w:r>
    </w:p>
    <w:p>
      <w:pPr>
        <w:pStyle w:val="Compact"/>
        <w:numPr>
          <w:ilvl w:val="0"/>
          <w:numId w:val="1046"/>
        </w:numPr>
      </w:pPr>
      <w:r>
        <w:t xml:space="preserve">You’re comfortable writing custom scripts for function reference extraction</w:t>
      </w:r>
    </w:p>
    <w:bookmarkEnd w:id="107"/>
    <w:bookmarkStart w:id="108"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8"/>
    <w:bookmarkEnd w:id="109"/>
    <w:bookmarkEnd w:id="110"/>
    <w:bookmarkStart w:id="123" w:name="sec-r-workflow"/>
    <w:p>
      <w:pPr>
        <w:pStyle w:val="Heading2"/>
      </w:pPr>
      <w:r>
        <w:t xml:space="preserve">6.4 Complete Package Development Workflow</w:t>
      </w:r>
    </w:p>
    <w:p>
      <w:pPr>
        <w:pStyle w:val="FirstParagraph"/>
      </w:pPr>
      <w:r>
        <w:t xml:space="preserve">Here’s the typical workflow for developing an R package in our lab:</w:t>
      </w:r>
    </w:p>
    <w:bookmarkStart w:id="115"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7"/>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8"/>
        </w:numPr>
      </w:pPr>
      <w:r>
        <w:t xml:space="preserve">Repository:</w:t>
      </w:r>
      <w:r>
        <w:t xml:space="preserve"> </w:t>
      </w:r>
      <w:hyperlink r:id="rId62">
        <w:r>
          <w:rPr>
            <w:rStyle w:val="Hyperlink"/>
          </w:rPr>
          <w:t xml:space="preserve">https://github.com/UCD-SERG/rpt</w:t>
        </w:r>
      </w:hyperlink>
    </w:p>
    <w:p>
      <w:pPr>
        <w:pStyle w:val="Compact"/>
        <w:numPr>
          <w:ilvl w:val="1"/>
          <w:numId w:val="1048"/>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8"/>
        </w:numPr>
      </w:pPr>
      <w:r>
        <w:t xml:space="preserve">Clone your new repository and start developing</w:t>
      </w:r>
    </w:p>
    <w:p>
      <w:pPr>
        <w:pStyle w:val="FirstParagraph"/>
      </w:pPr>
      <w:r>
        <w:t xml:space="preserve">The template includes pre-configured:</w:t>
      </w:r>
    </w:p>
    <w:p>
      <w:pPr>
        <w:pStyle w:val="Compact"/>
        <w:numPr>
          <w:ilvl w:val="0"/>
          <w:numId w:val="1049"/>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9"/>
        </w:numPr>
      </w:pPr>
      <w:r>
        <w:t xml:space="preserve">Development tools setup (</w:t>
      </w:r>
      <w:hyperlink r:id="rId111">
        <w:r>
          <w:rPr>
            <w:rStyle w:val="VerbatimChar"/>
          </w:rPr>
          <w:t xml:space="preserve">{usethis}</w:t>
        </w:r>
      </w:hyperlink>
      <w:r>
        <w:t xml:space="preserve">,</w:t>
      </w:r>
      <w:r>
        <w:t xml:space="preserve"> </w:t>
      </w:r>
      <w:hyperlink r:id="rId112">
        <w:r>
          <w:rPr>
            <w:rStyle w:val="VerbatimChar"/>
          </w:rPr>
          <w:t xml:space="preserve">{devtools}</w:t>
        </w:r>
      </w:hyperlink>
      <w:r>
        <w:t xml:space="preserve">,</w:t>
      </w:r>
      <w:r>
        <w:t xml:space="preserve"> </w:t>
      </w:r>
      <w:hyperlink r:id="rId113">
        <w:r>
          <w:rPr>
            <w:rStyle w:val="VerbatimChar"/>
          </w:rPr>
          <w:t xml:space="preserve">{roxygen2}</w:t>
        </w:r>
      </w:hyperlink>
      <w:r>
        <w:t xml:space="preserve">)</w:t>
      </w:r>
    </w:p>
    <w:p>
      <w:pPr>
        <w:pStyle w:val="Compact"/>
        <w:numPr>
          <w:ilvl w:val="0"/>
          <w:numId w:val="1049"/>
        </w:numPr>
      </w:pPr>
      <w:r>
        <w:t xml:space="preserve">Testing infrastructure (</w:t>
      </w:r>
      <w:hyperlink r:id="rId114">
        <w:r>
          <w:rPr>
            <w:rStyle w:val="VerbatimChar"/>
          </w:rPr>
          <w:t xml:space="preserve">{testthat}</w:t>
        </w:r>
      </w:hyperlink>
      <w:r>
        <w:t xml:space="preserve">)</w:t>
      </w:r>
    </w:p>
    <w:p>
      <w:pPr>
        <w:pStyle w:val="Compact"/>
        <w:numPr>
          <w:ilvl w:val="0"/>
          <w:numId w:val="1049"/>
        </w:numPr>
      </w:pPr>
      <w:r>
        <w:t xml:space="preserve">Code styling and linting configurations</w:t>
      </w:r>
    </w:p>
    <w:p>
      <w:pPr>
        <w:pStyle w:val="Compact"/>
        <w:numPr>
          <w:ilvl w:val="0"/>
          <w:numId w:val="1049"/>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15"/>
    <w:bookmarkStart w:id="116"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16"/>
    <w:bookmarkStart w:id="117"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17"/>
    <w:bookmarkStart w:id="118"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8"/>
    <w:bookmarkStart w:id="119"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9"/>
    <w:bookmarkStart w:id="120"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20"/>
    <w:bookmarkStart w:id="121"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21"/>
    <w:bookmarkStart w:id="122"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22"/>
    <w:bookmarkEnd w:id="123"/>
    <w:bookmarkStart w:id="125"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0"/>
        </w:numPr>
      </w:pPr>
      <w:r>
        <w:t xml:space="preserve">describe the work completed in the script in a comment header</w:t>
      </w:r>
    </w:p>
    <w:p>
      <w:pPr>
        <w:pStyle w:val="Compact"/>
        <w:numPr>
          <w:ilvl w:val="0"/>
          <w:numId w:val="1050"/>
        </w:numPr>
      </w:pPr>
      <w:r>
        <w:t xml:space="preserve">source your configuration file (</w:t>
      </w:r>
      <w:r>
        <w:rPr>
          <w:rStyle w:val="VerbatimChar"/>
        </w:rPr>
        <w:t xml:space="preserve">0-config.R</w:t>
      </w:r>
      <w:r>
        <w:t xml:space="preserve">)</w:t>
      </w:r>
    </w:p>
    <w:p>
      <w:pPr>
        <w:pStyle w:val="Compact"/>
        <w:numPr>
          <w:ilvl w:val="0"/>
          <w:numId w:val="1050"/>
        </w:numPr>
      </w:pPr>
      <w:r>
        <w:t xml:space="preserve">load all your data</w:t>
      </w:r>
    </w:p>
    <w:p>
      <w:pPr>
        <w:pStyle w:val="Compact"/>
        <w:numPr>
          <w:ilvl w:val="0"/>
          <w:numId w:val="1050"/>
        </w:numPr>
      </w:pPr>
      <w:r>
        <w:t xml:space="preserve">do all your analysis/computation</w:t>
      </w:r>
    </w:p>
    <w:p>
      <w:pPr>
        <w:pStyle w:val="Compact"/>
        <w:numPr>
          <w:ilvl w:val="0"/>
          <w:numId w:val="1050"/>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25"/>
    <w:bookmarkStart w:id="135"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26"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26"/>
    <w:bookmarkStart w:id="129"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51"/>
        </w:numPr>
      </w:pPr>
      <w:r>
        <w:t xml:space="preserve">Testing complex data structures (data frames, lists, model outputs)</w:t>
      </w:r>
    </w:p>
    <w:p>
      <w:pPr>
        <w:pStyle w:val="Compact"/>
        <w:numPr>
          <w:ilvl w:val="0"/>
          <w:numId w:val="1051"/>
        </w:numPr>
      </w:pPr>
      <w:r>
        <w:t xml:space="preserve">Validating statistical results where exact values may vary slightly</w:t>
      </w:r>
    </w:p>
    <w:p>
      <w:pPr>
        <w:pStyle w:val="Compact"/>
        <w:numPr>
          <w:ilvl w:val="0"/>
          <w:numId w:val="1051"/>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9">
        <w:r>
          <w:rPr>
            <w:rStyle w:val="VerbatimChar"/>
          </w:rPr>
          <w:t xml:space="preserve">{snapr}</w:t>
        </w:r>
      </w:hyperlink>
      <w:r>
        <w:t xml:space="preserve"> </w:t>
      </w:r>
      <w:r>
        <w:t xml:space="preserve">package</w:t>
      </w:r>
      <w:r>
        <w:t xml:space="preserve"> </w:t>
      </w:r>
      <w:r>
        <w:t xml:space="preserve">(on</w:t>
      </w:r>
      <w:r>
        <w:t xml:space="preserve"> </w:t>
      </w:r>
      <w:hyperlink r:id="rId127">
        <w:r>
          <w:rPr>
            <w:rStyle w:val="Hyperlink"/>
          </w:rPr>
          <w:t xml:space="preserve">CRAN</w:t>
        </w:r>
      </w:hyperlink>
      <w:r>
        <w:t xml:space="preserve">)</w:t>
      </w:r>
      <w:r>
        <w:t xml:space="preserve"> </w:t>
      </w:r>
      <w:r>
        <w:t xml:space="preserve">adds convenience wrappers on top of</w:t>
      </w:r>
      <w:r>
        <w:t xml:space="preserve"> </w:t>
      </w:r>
      <w:hyperlink r:id="rId114">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8">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9"/>
    <w:bookmarkStart w:id="130"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52"/>
        </w:numPr>
      </w:pPr>
      <w:r>
        <w:t xml:space="preserve">Testing simple scalar outputs</w:t>
      </w:r>
    </w:p>
    <w:p>
      <w:pPr>
        <w:pStyle w:val="Compact"/>
        <w:numPr>
          <w:ilvl w:val="0"/>
          <w:numId w:val="1052"/>
        </w:numPr>
      </w:pPr>
      <w:r>
        <w:t xml:space="preserve">Validating specific numeric thresholds</w:t>
      </w:r>
    </w:p>
    <w:p>
      <w:pPr>
        <w:pStyle w:val="Compact"/>
        <w:numPr>
          <w:ilvl w:val="0"/>
          <w:numId w:val="1052"/>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30"/>
    <w:bookmarkStart w:id="133"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31"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31"/>
          <w:p/>
        </w:tc>
      </w:tr>
    </w:tbl>
    <w:p>
      <w:pPr>
        <w:pStyle w:val="BodyText"/>
      </w:pPr>
      <w:r>
        <w:t xml:space="preserve">Each style has a characteristic failure mode to guard against:</w:t>
      </w:r>
    </w:p>
    <w:p>
      <w:pPr>
        <w:pStyle w:val="Compact"/>
        <w:numPr>
          <w:ilvl w:val="0"/>
          <w:numId w:val="1053"/>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3"/>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3"/>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3"/>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32">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33"/>
    <w:bookmarkStart w:id="134" w:name="sec-testing-best-practices"/>
    <w:p>
      <w:pPr>
        <w:pStyle w:val="Heading3"/>
      </w:pPr>
      <w:r>
        <w:t xml:space="preserve">6.6.5 Testing Best Practices</w:t>
      </w:r>
    </w:p>
    <w:p>
      <w:pPr>
        <w:pStyle w:val="Compact"/>
        <w:numPr>
          <w:ilvl w:val="0"/>
          <w:numId w:val="105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4"/>
        </w:numPr>
      </w:pPr>
      <w:r>
        <w:rPr>
          <w:b/>
          <w:bCs/>
        </w:rPr>
        <w:t xml:space="preserve">Use small test cases</w:t>
      </w:r>
      <w:r>
        <w:t xml:space="preserve">: Keep tests fast</w:t>
      </w:r>
    </w:p>
    <w:p>
      <w:pPr>
        <w:pStyle w:val="Compact"/>
        <w:numPr>
          <w:ilvl w:val="0"/>
          <w:numId w:val="1054"/>
        </w:numPr>
      </w:pPr>
      <w:r>
        <w:rPr>
          <w:b/>
          <w:bCs/>
        </w:rPr>
        <w:t xml:space="preserve">Test edge cases</w:t>
      </w:r>
      <w:r>
        <w:t xml:space="preserve">: Missing values, empty inputs, boundary conditions</w:t>
      </w:r>
    </w:p>
    <w:p>
      <w:pPr>
        <w:pStyle w:val="Compact"/>
        <w:numPr>
          <w:ilvl w:val="0"/>
          <w:numId w:val="1054"/>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14">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34"/>
    <w:bookmarkEnd w:id="135"/>
    <w:bookmarkStart w:id="138" w:name="sec-tdd"/>
    <w:p>
      <w:pPr>
        <w:pStyle w:val="Heading2"/>
      </w:pPr>
      <w:r>
        <w:t xml:space="preserve">6.7 Test-Driven Development</w:t>
      </w:r>
    </w:p>
    <w:p>
      <w:pPr>
        <w:pStyle w:val="FirstParagraph"/>
      </w:pPr>
      <w:hyperlink r:id="rId136">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5"/>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5"/>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5"/>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6"/>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6"/>
        </w:numPr>
      </w:pPr>
      <w:r>
        <w:t xml:space="preserve">Every unit of behavior ends up covered by construction,</w:t>
      </w:r>
      <w:r>
        <w:t xml:space="preserve"> </w:t>
      </w:r>
      <w:r>
        <w:t xml:space="preserve">so later changes get regression protection for free.</w:t>
      </w:r>
    </w:p>
    <w:p>
      <w:pPr>
        <w:pStyle w:val="Compact"/>
        <w:numPr>
          <w:ilvl w:val="0"/>
          <w:numId w:val="1056"/>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7"/>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14">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37">
        <w:r>
          <w:rPr>
            <w:rStyle w:val="Hyperlink"/>
          </w:rPr>
          <w:t xml:space="preserve">R Packages, ch. </w:t>
        </w:r>
        <w:r>
          <w:rPr>
            <w:rStyle w:val="Hyperlink"/>
          </w:rPr>
          <w:t xml:space="preserve">“Testing basics”</w:t>
        </w:r>
      </w:hyperlink>
      <w:r>
        <w:t xml:space="preserve">).</w:t>
      </w:r>
    </w:p>
    <w:bookmarkEnd w:id="138"/>
    <w:bookmarkStart w:id="158"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0" name="Picture"/>
                  <a:graphic>
                    <a:graphicData uri="http://schemas.openxmlformats.org/drawingml/2006/picture">
                      <pic:pic>
                        <pic:nvPicPr>
                          <pic:cNvPr descr="/opt/quarto/share/formats/docx/note.png" id="14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42">
              <w:r>
                <w:rPr>
                  <w:rStyle w:val="Hyperlink"/>
                </w:rPr>
                <w:t xml:space="preserve">Measuring Performance</w:t>
              </w:r>
            </w:hyperlink>
            <w:r>
              <w:t xml:space="preserve"> </w:t>
            </w:r>
            <w:r>
              <w:t xml:space="preserve">and</w:t>
            </w:r>
            <w:r>
              <w:t xml:space="preserve"> </w:t>
            </w:r>
            <w:hyperlink r:id="rId14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44">
              <w:r>
                <w:rPr>
                  <w:rStyle w:val="VerbatimChar"/>
                </w:rPr>
                <w:t xml:space="preserve">{bench}</w:t>
              </w:r>
            </w:hyperlink>
            <w:r>
              <w:t xml:space="preserve"> </w:t>
            </w:r>
            <w:r>
              <w:t xml:space="preserve">and</w:t>
            </w:r>
            <w:r>
              <w:t xml:space="preserve"> </w:t>
            </w:r>
            <w:hyperlink r:id="rId14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46" w:name="when-to-benchmark"/>
    <w:p>
      <w:pPr>
        <w:pStyle w:val="Heading3"/>
      </w:pPr>
      <w:r>
        <w:t xml:space="preserve">6.8.1 When to Benchmark</w:t>
      </w:r>
    </w:p>
    <w:p>
      <w:pPr>
        <w:pStyle w:val="FirstParagraph"/>
      </w:pPr>
      <w:r>
        <w:t xml:space="preserve">Benchmark when:</w:t>
      </w:r>
    </w:p>
    <w:p>
      <w:pPr>
        <w:pStyle w:val="Compact"/>
        <w:numPr>
          <w:ilvl w:val="0"/>
          <w:numId w:val="1058"/>
        </w:numPr>
      </w:pPr>
      <w:r>
        <w:rPr>
          <w:b/>
          <w:bCs/>
        </w:rPr>
        <w:t xml:space="preserve">Choosing between implementations</w:t>
      </w:r>
      <w:r>
        <w:t xml:space="preserve">: Compare different approaches to the same problem</w:t>
      </w:r>
    </w:p>
    <w:p>
      <w:pPr>
        <w:pStyle w:val="Compact"/>
        <w:numPr>
          <w:ilvl w:val="0"/>
          <w:numId w:val="1058"/>
        </w:numPr>
      </w:pPr>
      <w:r>
        <w:rPr>
          <w:b/>
          <w:bCs/>
        </w:rPr>
        <w:t xml:space="preserve">Optimizing critical paths</w:t>
      </w:r>
      <w:r>
        <w:t xml:space="preserve">: Identify and improve performance bottlenecks</w:t>
      </w:r>
    </w:p>
    <w:p>
      <w:pPr>
        <w:pStyle w:val="Compact"/>
        <w:numPr>
          <w:ilvl w:val="0"/>
          <w:numId w:val="1058"/>
        </w:numPr>
      </w:pPr>
      <w:r>
        <w:rPr>
          <w:b/>
          <w:bCs/>
        </w:rPr>
        <w:t xml:space="preserve">Preventing regressions</w:t>
      </w:r>
      <w:r>
        <w:t xml:space="preserve">: Ensure new code doesn’t slow down existing functionality</w:t>
      </w:r>
    </w:p>
    <w:p>
      <w:pPr>
        <w:pStyle w:val="Compact"/>
        <w:numPr>
          <w:ilvl w:val="0"/>
          <w:numId w:val="1058"/>
        </w:numPr>
      </w:pPr>
      <w:r>
        <w:rPr>
          <w:b/>
          <w:bCs/>
        </w:rPr>
        <w:t xml:space="preserve">Processing large datasets</w:t>
      </w:r>
      <w:r>
        <w:t xml:space="preserve">: Verify scalability for biostatistics/epidemiology workflows</w:t>
      </w:r>
    </w:p>
    <w:p>
      <w:pPr>
        <w:pStyle w:val="Compact"/>
        <w:numPr>
          <w:ilvl w:val="0"/>
          <w:numId w:val="105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46"/>
    <w:bookmarkStart w:id="147"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47"/>
    <w:bookmarkStart w:id="148" w:name="using-bench-for-performance-comparisons"/>
    <w:p>
      <w:pPr>
        <w:pStyle w:val="Heading3"/>
      </w:pPr>
      <w:r>
        <w:t xml:space="preserve">6.8.3 Using bench for Performance Comparisons</w:t>
      </w:r>
    </w:p>
    <w:p>
      <w:pPr>
        <w:pStyle w:val="FirstParagraph"/>
      </w:pPr>
      <w:hyperlink r:id="rId14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9"/>
        </w:numPr>
      </w:pPr>
      <w:r>
        <w:rPr>
          <w:b/>
          <w:bCs/>
        </w:rPr>
        <w:t xml:space="preserve">Accurate timing</w:t>
      </w:r>
      <w:r>
        <w:t xml:space="preserve">: Accounts for overhead and runs multiple iterations</w:t>
      </w:r>
    </w:p>
    <w:p>
      <w:pPr>
        <w:pStyle w:val="Compact"/>
        <w:numPr>
          <w:ilvl w:val="0"/>
          <w:numId w:val="1059"/>
        </w:numPr>
      </w:pPr>
      <w:r>
        <w:rPr>
          <w:b/>
          <w:bCs/>
        </w:rPr>
        <w:t xml:space="preserve">Memory tracking</w:t>
      </w:r>
      <w:r>
        <w:t xml:space="preserve">: Shows memory allocation for each approach</w:t>
      </w:r>
    </w:p>
    <w:p>
      <w:pPr>
        <w:pStyle w:val="Compact"/>
        <w:numPr>
          <w:ilvl w:val="0"/>
          <w:numId w:val="1059"/>
        </w:numPr>
      </w:pPr>
      <w:r>
        <w:rPr>
          <w:b/>
          <w:bCs/>
        </w:rPr>
        <w:t xml:space="preserve">Garbage collection</w:t>
      </w:r>
      <w:r>
        <w:t xml:space="preserve">: Reports GC frequency</w:t>
      </w:r>
    </w:p>
    <w:p>
      <w:pPr>
        <w:pStyle w:val="Compact"/>
        <w:numPr>
          <w:ilvl w:val="0"/>
          <w:numId w:val="105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8"/>
    <w:bookmarkStart w:id="149" w:name="X7ff0b0b5fd28daf32f6723699e3d921f714a0e8"/>
    <w:p>
      <w:pPr>
        <w:pStyle w:val="Heading3"/>
      </w:pPr>
      <w:r>
        <w:t xml:space="preserve">6.8.4 Using profvis for Memory and CPU Profiling</w:t>
      </w:r>
    </w:p>
    <w:p>
      <w:pPr>
        <w:pStyle w:val="FirstParagraph"/>
      </w:pPr>
      <w:hyperlink r:id="rId14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60"/>
        </w:numPr>
      </w:pPr>
      <w:r>
        <w:rPr>
          <w:b/>
          <w:bCs/>
        </w:rPr>
        <w:t xml:space="preserve">Flame graph</w:t>
      </w:r>
      <w:r>
        <w:t xml:space="preserve">: Visual representation of time spent in each function</w:t>
      </w:r>
    </w:p>
    <w:p>
      <w:pPr>
        <w:pStyle w:val="Compact"/>
        <w:numPr>
          <w:ilvl w:val="0"/>
          <w:numId w:val="1060"/>
        </w:numPr>
      </w:pPr>
      <w:r>
        <w:rPr>
          <w:b/>
          <w:bCs/>
        </w:rPr>
        <w:t xml:space="preserve">Data view</w:t>
      </w:r>
      <w:r>
        <w:t xml:space="preserve">: Line-by-line time and memory usage</w:t>
      </w:r>
    </w:p>
    <w:p>
      <w:pPr>
        <w:pStyle w:val="Compact"/>
        <w:numPr>
          <w:ilvl w:val="0"/>
          <w:numId w:val="106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61"/>
        </w:numPr>
      </w:pPr>
      <w:r>
        <w:rPr>
          <w:b/>
          <w:bCs/>
        </w:rPr>
        <w:t xml:space="preserve">Wide bars</w:t>
      </w:r>
      <w:r>
        <w:t xml:space="preserve">: Functions taking substantial time</w:t>
      </w:r>
    </w:p>
    <w:p>
      <w:pPr>
        <w:pStyle w:val="Compact"/>
        <w:numPr>
          <w:ilvl w:val="0"/>
          <w:numId w:val="1061"/>
        </w:numPr>
      </w:pPr>
      <w:r>
        <w:rPr>
          <w:b/>
          <w:bCs/>
        </w:rPr>
        <w:t xml:space="preserve">Tall stacks</w:t>
      </w:r>
      <w:r>
        <w:t xml:space="preserve">: Deep call chains (potential for simplification)</w:t>
      </w:r>
    </w:p>
    <w:p>
      <w:pPr>
        <w:pStyle w:val="Compact"/>
        <w:numPr>
          <w:ilvl w:val="0"/>
          <w:numId w:val="106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62"/>
        </w:numPr>
      </w:pPr>
      <w:r>
        <w:t xml:space="preserve">Repeated subsetting operations -&gt; Use data.table or pre-filter</w:t>
      </w:r>
    </w:p>
    <w:p>
      <w:pPr>
        <w:pStyle w:val="Compact"/>
        <w:numPr>
          <w:ilvl w:val="0"/>
          <w:numId w:val="1062"/>
        </w:numPr>
      </w:pPr>
      <w:r>
        <w:t xml:space="preserve">Growing objects in loops -&gt; Pre-allocate vectors</w:t>
      </w:r>
    </w:p>
    <w:p>
      <w:pPr>
        <w:pStyle w:val="Compact"/>
        <w:numPr>
          <w:ilvl w:val="0"/>
          <w:numId w:val="1062"/>
        </w:numPr>
      </w:pPr>
      <w:r>
        <w:t xml:space="preserve">Complex joins on large datasets -&gt; Index properly or use data.table</w:t>
      </w:r>
    </w:p>
    <w:p>
      <w:pPr>
        <w:pStyle w:val="Compact"/>
        <w:numPr>
          <w:ilvl w:val="0"/>
          <w:numId w:val="1062"/>
        </w:numPr>
      </w:pPr>
      <w:r>
        <w:t xml:space="preserve">Unnecessary copies -&gt; Use reference semantics where appropriate</w:t>
      </w:r>
    </w:p>
    <w:bookmarkEnd w:id="149"/>
    <w:bookmarkStart w:id="150"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50"/>
    <w:bookmarkStart w:id="153"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3"/>
        </w:numPr>
      </w:pPr>
      <w:r>
        <w:rPr>
          <w:b/>
          <w:bCs/>
        </w:rPr>
        <w:t xml:space="preserve">Variability</w:t>
      </w:r>
      <w:r>
        <w:t xml:space="preserve">: CI runners have variable performance; use thresholds (e.g., &gt;10% regression)</w:t>
      </w:r>
    </w:p>
    <w:p>
      <w:pPr>
        <w:pStyle w:val="Compact"/>
        <w:numPr>
          <w:ilvl w:val="0"/>
          <w:numId w:val="1063"/>
        </w:numPr>
      </w:pPr>
      <w:r>
        <w:rPr>
          <w:b/>
          <w:bCs/>
        </w:rPr>
        <w:t xml:space="preserve">Baseline storage</w:t>
      </w:r>
      <w:r>
        <w:t xml:space="preserve">: Commit baseline results or use GitHub Actions artifacts</w:t>
      </w:r>
    </w:p>
    <w:p>
      <w:pPr>
        <w:pStyle w:val="Compact"/>
        <w:numPr>
          <w:ilvl w:val="0"/>
          <w:numId w:val="1063"/>
        </w:numPr>
      </w:pPr>
      <w:r>
        <w:rPr>
          <w:b/>
          <w:bCs/>
        </w:rPr>
        <w:t xml:space="preserve">Selective running</w:t>
      </w:r>
      <w:r>
        <w:t xml:space="preserve">: Only benchmark on specific branches or when performance-critical files change</w:t>
      </w:r>
    </w:p>
    <w:p>
      <w:pPr>
        <w:pStyle w:val="Compact"/>
        <w:numPr>
          <w:ilvl w:val="0"/>
          <w:numId w:val="106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3"/>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52">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53"/>
    <w:bookmarkStart w:id="154"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4"/>
        </w:numPr>
      </w:pPr>
      <w:r>
        <w:t xml:space="preserve">Functions with documented performance requirements</w:t>
      </w:r>
    </w:p>
    <w:p>
      <w:pPr>
        <w:pStyle w:val="Compact"/>
        <w:numPr>
          <w:ilvl w:val="0"/>
          <w:numId w:val="1064"/>
        </w:numPr>
      </w:pPr>
      <w:r>
        <w:t xml:space="preserve">Critical paths that must stay fast</w:t>
      </w:r>
    </w:p>
    <w:p>
      <w:pPr>
        <w:pStyle w:val="Compact"/>
        <w:numPr>
          <w:ilvl w:val="0"/>
          <w:numId w:val="1064"/>
        </w:numPr>
      </w:pPr>
      <w:r>
        <w:t xml:space="preserve">Code that processes large datasets</w:t>
      </w:r>
    </w:p>
    <w:p>
      <w:pPr>
        <w:pStyle w:val="FirstParagraph"/>
      </w:pPr>
      <w:r>
        <w:rPr>
          <w:b/>
          <w:bCs/>
        </w:rPr>
        <w:t xml:space="preserve">When not to use performance tests:</w:t>
      </w:r>
    </w:p>
    <w:p>
      <w:pPr>
        <w:pStyle w:val="Compact"/>
        <w:numPr>
          <w:ilvl w:val="0"/>
          <w:numId w:val="1065"/>
        </w:numPr>
      </w:pPr>
      <w:r>
        <w:t xml:space="preserve">Functions without specific performance needs</w:t>
      </w:r>
    </w:p>
    <w:p>
      <w:pPr>
        <w:pStyle w:val="Compact"/>
        <w:numPr>
          <w:ilvl w:val="0"/>
          <w:numId w:val="1065"/>
        </w:numPr>
      </w:pPr>
      <w:r>
        <w:t xml:space="preserve">Tests that would be flaky due to system variability</w:t>
      </w:r>
    </w:p>
    <w:p>
      <w:pPr>
        <w:pStyle w:val="Compact"/>
        <w:numPr>
          <w:ilvl w:val="0"/>
          <w:numId w:val="106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14">
        <w:r>
          <w:rPr>
            <w:rStyle w:val="VerbatimChar"/>
          </w:rPr>
          <w:t xml:space="preserve">{testthat}</w:t>
        </w:r>
      </w:hyperlink>
      <w:r>
        <w:t xml:space="preserve">.</w:t>
      </w:r>
    </w:p>
    <w:bookmarkEnd w:id="154"/>
    <w:bookmarkStart w:id="155"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6"/>
        </w:numPr>
      </w:pPr>
      <w:r>
        <w:t xml:space="preserve">Runs frequently</w:t>
      </w:r>
    </w:p>
    <w:p>
      <w:pPr>
        <w:pStyle w:val="Compact"/>
        <w:numPr>
          <w:ilvl w:val="0"/>
          <w:numId w:val="1066"/>
        </w:numPr>
      </w:pPr>
      <w:r>
        <w:t xml:space="preserve">Processes large datasets</w:t>
      </w:r>
    </w:p>
    <w:p>
      <w:pPr>
        <w:pStyle w:val="Compact"/>
        <w:numPr>
          <w:ilvl w:val="0"/>
          <w:numId w:val="1066"/>
        </w:numPr>
      </w:pPr>
      <w:r>
        <w:t xml:space="preserve">Is called in loops or simulations</w:t>
      </w:r>
    </w:p>
    <w:p>
      <w:pPr>
        <w:pStyle w:val="Compact"/>
        <w:numPr>
          <w:ilvl w:val="0"/>
          <w:numId w:val="106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55"/>
    <w:bookmarkStart w:id="157" w:name="additional-resources"/>
    <w:p>
      <w:pPr>
        <w:pStyle w:val="Heading3"/>
      </w:pPr>
      <w:r>
        <w:t xml:space="preserve">6.8.9 Additional Resources</w:t>
      </w:r>
    </w:p>
    <w:p>
      <w:pPr>
        <w:pStyle w:val="Compact"/>
        <w:numPr>
          <w:ilvl w:val="0"/>
          <w:numId w:val="1067"/>
        </w:numPr>
      </w:pPr>
      <w:hyperlink r:id="rId144">
        <w:r>
          <w:rPr>
            <w:rStyle w:val="VerbatimChar"/>
          </w:rPr>
          <w:t xml:space="preserve">{bench}</w:t>
        </w:r>
      </w:hyperlink>
      <w:r>
        <w:t xml:space="preserve"> </w:t>
      </w:r>
      <w:r>
        <w:t xml:space="preserve">- Accurate benchmarking</w:t>
      </w:r>
    </w:p>
    <w:p>
      <w:pPr>
        <w:pStyle w:val="Compact"/>
        <w:numPr>
          <w:ilvl w:val="0"/>
          <w:numId w:val="1067"/>
        </w:numPr>
      </w:pPr>
      <w:hyperlink r:id="rId145">
        <w:r>
          <w:rPr>
            <w:rStyle w:val="VerbatimChar"/>
          </w:rPr>
          <w:t xml:space="preserve">{profvis}</w:t>
        </w:r>
      </w:hyperlink>
      <w:r>
        <w:t xml:space="preserve"> </w:t>
      </w:r>
      <w:r>
        <w:t xml:space="preserve">- Interactive profiling</w:t>
      </w:r>
    </w:p>
    <w:p>
      <w:pPr>
        <w:pStyle w:val="Compact"/>
        <w:numPr>
          <w:ilvl w:val="0"/>
          <w:numId w:val="1067"/>
        </w:numPr>
      </w:pPr>
      <w:hyperlink r:id="rId156">
        <w:r>
          <w:rPr>
            <w:rStyle w:val="VerbatimChar"/>
          </w:rPr>
          <w:t xml:space="preserve">{memoise}</w:t>
        </w:r>
      </w:hyperlink>
      <w:ins w:id="584" w:author="PR Preview" w:date="2024-01-01T00:00:00Z">
        <w:r>
          <w:t xml:space="preserve"> </w:t>
        </w:r>
      </w:ins>
      <w:ins w:id="584" w:author="PR Preview" w:date="2024-01-01T00:00:00Z">
        <w:r>
          <w:t xml:space="preserve">- Function-call caching to eliminate repeated bottlenecks (</w:t>
        </w:r>
      </w:ins>
      <w:hyperlink w:anchor="sec-memoise">
        <w:r>
          <w:rPr>
            <w:rStyle w:val="Hyperlink"/>
          </w:rPr>
          <w:t xml:space="preserve">Section 6.37.2</w:t>
        </w:r>
      </w:hyperlink>
      <w:ins w:id="584" w:author="PR Preview" w:date="2024-01-01T00:00:00Z">
        <w:r>
          <w:t xml:space="preserve">)</w:t>
        </w:r>
      </w:ins>
    </w:p>
    <w:p>
      <w:pPr>
        <w:pStyle w:val="Compact"/>
        <w:numPr>
          <w:ilvl w:val="0"/>
          <w:numId w:val="1067"/>
        </w:numPr>
      </w:pPr>
      <w:hyperlink r:id="rId142">
        <w:r>
          <w:rPr>
            <w:rStyle w:val="Hyperlink"/>
          </w:rPr>
          <w:t xml:space="preserve">Measuring Performance</w:t>
        </w:r>
      </w:hyperlink>
      <w:r>
        <w:t xml:space="preserve"> </w:t>
      </w:r>
      <w:r>
        <w:t xml:space="preserve">chapter in Advanced R</w:t>
      </w:r>
    </w:p>
    <w:p>
      <w:pPr>
        <w:pStyle w:val="Compact"/>
        <w:numPr>
          <w:ilvl w:val="0"/>
          <w:numId w:val="1067"/>
        </w:numPr>
      </w:pPr>
      <w:hyperlink r:id="rId143">
        <w:r>
          <w:rPr>
            <w:rStyle w:val="Hyperlink"/>
          </w:rPr>
          <w:t xml:space="preserve">Improving Performance</w:t>
        </w:r>
      </w:hyperlink>
      <w:r>
        <w:t xml:space="preserve"> </w:t>
      </w:r>
      <w:r>
        <w:t xml:space="preserve">chapter in Advanced R</w:t>
      </w:r>
    </w:p>
    <w:p>
      <w:pPr>
        <w:pStyle w:val="Compact"/>
        <w:numPr>
          <w:ilvl w:val="0"/>
          <w:numId w:val="1067"/>
        </w:numPr>
      </w:pPr>
      <w:hyperlink r:id="rId152">
        <w:r>
          <w:rPr>
            <w:rStyle w:val="VerbatimChar"/>
          </w:rPr>
          <w:t xml:space="preserve">{touchstone}</w:t>
        </w:r>
      </w:hyperlink>
      <w:r>
        <w:t xml:space="preserve"> </w:t>
      </w:r>
      <w:r>
        <w:t xml:space="preserve">- CI benchmarking with PR comments</w:t>
      </w:r>
    </w:p>
    <w:bookmarkEnd w:id="157"/>
    <w:bookmarkEnd w:id="158"/>
    <w:bookmarkStart w:id="166"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9"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9"/>
    <w:bookmarkStart w:id="160"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60"/>
    <w:bookmarkStart w:id="163"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61">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61">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62">
        <w:r>
          <w:rPr>
            <w:rStyle w:val="VerbatimChar"/>
          </w:rPr>
          <w:t xml:space="preserve">{furrr}</w:t>
        </w:r>
      </w:hyperlink>
      <w:r>
        <w:t xml:space="preserve">.</w:t>
      </w:r>
    </w:p>
    <w:bookmarkEnd w:id="163"/>
    <w:bookmarkStart w:id="164"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64"/>
    <w:bookmarkStart w:id="165"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65"/>
    <w:bookmarkEnd w:id="166"/>
    <w:bookmarkStart w:id="169" w:name="sec-data-io"/>
    <w:p>
      <w:pPr>
        <w:pStyle w:val="Heading2"/>
      </w:pPr>
      <w:r>
        <w:t xml:space="preserve">6.10 Reading and Saving Data</w:t>
      </w:r>
    </w:p>
    <w:bookmarkStart w:id="167"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67"/>
    <w:bookmarkStart w:id="168"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68"/>
    <w:bookmarkEnd w:id="169"/>
    <w:bookmarkStart w:id="183" w:name="sec-r-version-control"/>
    <w:p>
      <w:pPr>
        <w:pStyle w:val="Heading2"/>
      </w:pPr>
      <w:r>
        <w:t xml:space="preserve">6.11 Version Control and Collaboration</w:t>
      </w:r>
    </w:p>
    <w:bookmarkStart w:id="173" w:name="sec-git-branches-and-tags"/>
    <w:p>
      <w:pPr>
        <w:pStyle w:val="Heading3"/>
      </w:pPr>
      <w:r>
        <w:t xml:space="preserve">6.11.1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69"/>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69"/>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170">
        <w:r>
          <w:rPr>
            <w:rStyle w:val="Hyperlink"/>
          </w:rPr>
          <w:t xml:space="preserve">Git Branching in a Nutshell</w:t>
        </w:r>
      </w:hyperlink>
      <w:r>
        <w:t xml:space="preserve"> </w:t>
      </w:r>
      <w:r>
        <w:t xml:space="preserve">and</w:t>
      </w:r>
      <w:r>
        <w:t xml:space="preserve"> </w:t>
      </w:r>
      <w:hyperlink r:id="rId171">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72" w:name="practical-branch-and-tag-commands"/>
    <w:p>
      <w:pPr>
        <w:pStyle w:val="Heading4"/>
      </w:pPr>
      <w:r>
        <w:t xml:space="preserve">6.11.1.1 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72"/>
    <w:bookmarkEnd w:id="173"/>
    <w:bookmarkStart w:id="178" w:name="version-numbers"/>
    <w:p>
      <w:pPr>
        <w:pStyle w:val="Heading3"/>
      </w:pPr>
      <w:r>
        <w:t xml:space="preserve">6.11.2 Version Numbers</w:t>
      </w:r>
    </w:p>
    <w:p>
      <w:pPr>
        <w:pStyle w:val="FirstParagraph"/>
      </w:pPr>
      <w:r>
        <w:t xml:space="preserve">Follow semantic versioning (MAJOR.MINOR.PATCH):</w:t>
      </w:r>
    </w:p>
    <w:p>
      <w:pPr>
        <w:pStyle w:val="Compact"/>
        <w:numPr>
          <w:ilvl w:val="0"/>
          <w:numId w:val="1070"/>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70"/>
        </w:numPr>
      </w:pPr>
      <w:r>
        <w:t xml:space="preserve">First release:</w:t>
      </w:r>
      <w:r>
        <w:t xml:space="preserve"> </w:t>
      </w:r>
      <w:r>
        <w:rPr>
          <w:rStyle w:val="VerbatimChar"/>
        </w:rPr>
        <w:t xml:space="preserve">0.1.0</w:t>
      </w:r>
    </w:p>
    <w:p>
      <w:pPr>
        <w:pStyle w:val="Compact"/>
        <w:numPr>
          <w:ilvl w:val="0"/>
          <w:numId w:val="1070"/>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70"/>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70"/>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75" name="Picture"/>
                  <a:graphic>
                    <a:graphicData uri="http://schemas.openxmlformats.org/drawingml/2006/picture">
                      <pic:pic>
                        <pic:nvPicPr>
                          <pic:cNvPr descr="/opt/quarto/share/formats/docx/important.png" id="176"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77">
        <w:r>
          <w:rPr>
            <w:rStyle w:val="Hyperlink"/>
          </w:rPr>
          <w:t xml:space="preserve">R Packages - Version numbers</w:t>
        </w:r>
      </w:hyperlink>
      <w:r>
        <w:t xml:space="preserve"> </w:t>
      </w:r>
      <w:r>
        <w:t xml:space="preserve">for full guidelines.</w:t>
      </w:r>
    </w:p>
    <w:bookmarkEnd w:id="178"/>
    <w:bookmarkStart w:id="180" w:name="news-file"/>
    <w:p>
      <w:pPr>
        <w:pStyle w:val="Heading3"/>
      </w:pPr>
      <w:r>
        <w:t xml:space="preserve">6.11.3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71"/>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71"/>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79">
        <w:r>
          <w:rPr>
            <w:rStyle w:val="Hyperlink"/>
          </w:rPr>
          <w:t xml:space="preserve">R Packages - NEWS.md</w:t>
        </w:r>
      </w:hyperlink>
      <w:r>
        <w:t xml:space="preserve"> </w:t>
      </w:r>
      <w:r>
        <w:t xml:space="preserve">for full conventions.</w:t>
      </w:r>
    </w:p>
    <w:bookmarkEnd w:id="180"/>
    <w:bookmarkStart w:id="182" w:name="readme.rmd-and-readme.md"/>
    <w:p>
      <w:pPr>
        <w:pStyle w:val="Heading3"/>
      </w:pPr>
      <w:r>
        <w:t xml:space="preserve">6.11.4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81">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12">
        <w:r>
          <w:rPr>
            <w:rStyle w:val="VerbatimChar"/>
          </w:rPr>
          <w:t xml:space="preserve">{devtools}</w:t>
        </w:r>
      </w:hyperlink>
      <w:r>
        <w:t xml:space="preserve"> </w:t>
      </w:r>
      <w:r>
        <w:t xml:space="preserve">is not available.</w:t>
      </w:r>
    </w:p>
    <w:bookmarkEnd w:id="182"/>
    <w:bookmarkEnd w:id="183"/>
    <w:bookmarkStart w:id="184"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72"/>
        </w:numPr>
      </w:pPr>
      <w:r>
        <w:t xml:space="preserve">All functions have complete roxygen2 documentation</w:t>
      </w:r>
    </w:p>
    <w:p>
      <w:pPr>
        <w:pStyle w:val="Compact"/>
        <w:numPr>
          <w:ilvl w:val="0"/>
          <w:numId w:val="1073"/>
        </w:numPr>
      </w:pPr>
      <w:r>
        <w:t xml:space="preserve">All functions have corresponding tests</w:t>
      </w:r>
    </w:p>
    <w:p>
      <w:pPr>
        <w:pStyle w:val="Compact"/>
        <w:numPr>
          <w:ilvl w:val="0"/>
          <w:numId w:val="1074"/>
        </w:numPr>
      </w:pPr>
      <w:r>
        <w:rPr>
          <w:rStyle w:val="VerbatimChar"/>
        </w:rPr>
        <w:t xml:space="preserve">devtools::document()</w:t>
      </w:r>
      <w:r>
        <w:t xml:space="preserve"> </w:t>
      </w:r>
      <w:r>
        <w:t xml:space="preserve">has been run</w:t>
      </w:r>
    </w:p>
    <w:p>
      <w:pPr>
        <w:pStyle w:val="Compact"/>
        <w:numPr>
          <w:ilvl w:val="0"/>
          <w:numId w:val="1075"/>
        </w:numPr>
      </w:pPr>
      <w:r>
        <w:rPr>
          <w:rStyle w:val="VerbatimChar"/>
        </w:rPr>
        <w:t xml:space="preserve">devtools::test()</w:t>
      </w:r>
      <w:r>
        <w:t xml:space="preserve"> </w:t>
      </w:r>
      <w:r>
        <w:t xml:space="preserve">passes with no failures</w:t>
      </w:r>
    </w:p>
    <w:p>
      <w:pPr>
        <w:pStyle w:val="Compact"/>
        <w:numPr>
          <w:ilvl w:val="0"/>
          <w:numId w:val="1076"/>
        </w:numPr>
      </w:pPr>
      <w:r>
        <w:rPr>
          <w:rStyle w:val="VerbatimChar"/>
        </w:rPr>
        <w:t xml:space="preserve">devtools::check()</w:t>
      </w:r>
      <w:r>
        <w:t xml:space="preserve"> </w:t>
      </w:r>
      <w:r>
        <w:t xml:space="preserve">passes with no errors, warnings, or notes</w:t>
      </w:r>
    </w:p>
    <w:p>
      <w:pPr>
        <w:pStyle w:val="Compact"/>
        <w:numPr>
          <w:ilvl w:val="0"/>
          <w:numId w:val="1077"/>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8"/>
        </w:numPr>
      </w:pPr>
      <w:r>
        <w:rPr>
          <w:rStyle w:val="VerbatimChar"/>
        </w:rPr>
        <w:t xml:space="preserve">spelling::spell_check_package()</w:t>
      </w:r>
      <w:r>
        <w:t xml:space="preserve"> </w:t>
      </w:r>
      <w:r>
        <w:t xml:space="preserve">passes</w:t>
      </w:r>
    </w:p>
    <w:p>
      <w:pPr>
        <w:pStyle w:val="Compact"/>
        <w:numPr>
          <w:ilvl w:val="0"/>
          <w:numId w:val="1079"/>
        </w:numPr>
      </w:pPr>
      <w:r>
        <w:t xml:space="preserve">Version number has been incremented</w:t>
      </w:r>
    </w:p>
    <w:p>
      <w:pPr>
        <w:pStyle w:val="Compact"/>
        <w:numPr>
          <w:ilvl w:val="0"/>
          <w:numId w:val="1080"/>
        </w:numPr>
      </w:pPr>
      <w:r>
        <w:rPr>
          <w:rStyle w:val="VerbatimChar"/>
        </w:rPr>
        <w:t xml:space="preserve">NEWS.md</w:t>
      </w:r>
      <w:r>
        <w:t xml:space="preserve"> </w:t>
      </w:r>
      <w:r>
        <w:t xml:space="preserve">has been updated with changes</w:t>
      </w:r>
    </w:p>
    <w:p>
      <w:pPr>
        <w:pStyle w:val="Compact"/>
        <w:numPr>
          <w:ilvl w:val="0"/>
          <w:numId w:val="1081"/>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82"/>
        </w:numPr>
      </w:pPr>
      <w:r>
        <w:rPr>
          <w:rStyle w:val="VerbatimChar"/>
        </w:rPr>
        <w:t xml:space="preserve">pkgdown::build_site()</w:t>
      </w:r>
      <w:r>
        <w:t xml:space="preserve"> </w:t>
      </w:r>
      <w:r>
        <w:t xml:space="preserve">builds successfully</w:t>
      </w:r>
    </w:p>
    <w:p>
      <w:pPr>
        <w:pStyle w:val="Compact"/>
        <w:numPr>
          <w:ilvl w:val="0"/>
          <w:numId w:val="1083"/>
        </w:numPr>
      </w:pPr>
      <w:r>
        <w:t xml:space="preserve">All changes committed and pushed to GitHub</w:t>
      </w:r>
    </w:p>
    <w:p>
      <w:pPr>
        <w:pStyle w:val="Compact"/>
        <w:numPr>
          <w:ilvl w:val="0"/>
          <w:numId w:val="1084"/>
        </w:numPr>
      </w:pPr>
      <w:r>
        <w:t xml:space="preserve">Copilot review completed iteratively until no valuable suggestions remain (typically 1-3 iterations, with all comments addressed or dismissed)</w:t>
      </w:r>
    </w:p>
    <w:bookmarkEnd w:id="184"/>
    <w:bookmarkStart w:id="191" w:name="sec-auto-styling"/>
    <w:p>
      <w:pPr>
        <w:pStyle w:val="Heading2"/>
      </w:pPr>
      <w:r>
        <w:t xml:space="preserve">6.13 Automated Code Styling</w:t>
      </w:r>
    </w:p>
    <w:bookmarkStart w:id="185"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85"/>
    <w:bookmarkStart w:id="186"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86"/>
    <w:bookmarkStart w:id="187"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5"/>
        </w:numPr>
      </w:pPr>
      <w:r>
        <w:t xml:space="preserve">Unused variables</w:t>
      </w:r>
    </w:p>
    <w:p>
      <w:pPr>
        <w:pStyle w:val="Compact"/>
        <w:numPr>
          <w:ilvl w:val="0"/>
          <w:numId w:val="1085"/>
        </w:numPr>
      </w:pPr>
      <w:r>
        <w:t xml:space="preserve">Improper whitespace</w:t>
      </w:r>
    </w:p>
    <w:p>
      <w:pPr>
        <w:pStyle w:val="Compact"/>
        <w:numPr>
          <w:ilvl w:val="0"/>
          <w:numId w:val="1085"/>
        </w:numPr>
      </w:pPr>
      <w:r>
        <w:t xml:space="preserve">Line length issues</w:t>
      </w:r>
    </w:p>
    <w:p>
      <w:pPr>
        <w:pStyle w:val="Compact"/>
        <w:numPr>
          <w:ilvl w:val="0"/>
          <w:numId w:val="1085"/>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87"/>
    <w:bookmarkStart w:id="190" w:name="jarl-fast-rust-powered-linter"/>
    <w:p>
      <w:pPr>
        <w:pStyle w:val="Heading3"/>
      </w:pPr>
      <w:r>
        <w:t xml:space="preserve">6.13.4 jarl (Fast Rust-Powered Linter)</w:t>
      </w:r>
    </w:p>
    <w:p>
      <w:pPr>
        <w:pStyle w:val="FirstParagraph"/>
      </w:pPr>
      <w:hyperlink r:id="rId188">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89">
        <w:r>
          <w:rPr>
            <w:rStyle w:val="Hyperlink"/>
          </w:rPr>
          <w:t xml:space="preserve">Automated Tools</w:t>
        </w:r>
      </w:hyperlink>
      <w:r>
        <w:t xml:space="preserve">.</w:t>
      </w:r>
    </w:p>
    <w:bookmarkEnd w:id="190"/>
    <w:bookmarkEnd w:id="191"/>
    <w:bookmarkStart w:id="214" w:name="sec-documenting-code"/>
    <w:p>
      <w:pPr>
        <w:pStyle w:val="Heading2"/>
      </w:pPr>
      <w:r>
        <w:t xml:space="preserve">6.14 Documenting your code</w:t>
      </w:r>
    </w:p>
    <w:bookmarkStart w:id="192"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3">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3">
        <w:r>
          <w:rPr>
            <w:rStyle w:val="Hyperlink"/>
          </w:rPr>
          <w:t xml:space="preserve">https://roxygen2.r-lib.org/</w:t>
        </w:r>
      </w:hyperlink>
      <w:r>
        <w:t xml:space="preserve">.</w:t>
      </w:r>
    </w:p>
    <w:bookmarkEnd w:id="192"/>
    <w:bookmarkStart w:id="195"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6"/>
        </w:numPr>
      </w:pPr>
      <w:r>
        <w:t xml:space="preserve">You’re creating a wrapper function that calls another function</w:t>
      </w:r>
    </w:p>
    <w:p>
      <w:pPr>
        <w:pStyle w:val="Compact"/>
        <w:numPr>
          <w:ilvl w:val="0"/>
          <w:numId w:val="1086"/>
        </w:numPr>
      </w:pPr>
      <w:r>
        <w:t xml:space="preserve">You want to allow users to pass additional arguments to an internal function</w:t>
      </w:r>
    </w:p>
    <w:p>
      <w:pPr>
        <w:pStyle w:val="Compact"/>
        <w:numPr>
          <w:ilvl w:val="0"/>
          <w:numId w:val="1086"/>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7"/>
        </w:numPr>
      </w:pPr>
      <w:r>
        <w:t xml:space="preserve">Automatically imports parameter documentation from</w:t>
      </w:r>
      <w:r>
        <w:t xml:space="preserve"> </w:t>
      </w:r>
      <w:r>
        <w:rPr>
          <w:rStyle w:val="VerbatimChar"/>
        </w:rPr>
        <w:t xml:space="preserve">ggplot2::geom_point()</w:t>
      </w:r>
    </w:p>
    <w:p>
      <w:pPr>
        <w:pStyle w:val="Compact"/>
        <w:numPr>
          <w:ilvl w:val="0"/>
          <w:numId w:val="1087"/>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7"/>
        </w:numPr>
      </w:pPr>
      <w:r>
        <w:t xml:space="preserve">Keeps documentation synchronized if the underlying function changes</w:t>
      </w:r>
    </w:p>
    <w:p>
      <w:pPr>
        <w:pStyle w:val="Compact"/>
        <w:numPr>
          <w:ilvl w:val="0"/>
          <w:numId w:val="1087"/>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8"/>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8"/>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8"/>
        </w:numPr>
      </w:pPr>
      <w:r>
        <w:rPr>
          <w:b/>
          <w:bCs/>
        </w:rPr>
        <w:t xml:space="preserve">Validate unexpected arguments</w:t>
      </w:r>
      <w:r>
        <w:t xml:space="preserve">: Consider using the</w:t>
      </w:r>
      <w:r>
        <w:t xml:space="preserve"> </w:t>
      </w:r>
      <w:hyperlink r:id="rId193">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8"/>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94">
        <w:r>
          <w:rPr>
            <w:rStyle w:val="Hyperlink"/>
          </w:rPr>
          <w:t xml:space="preserve">roxygen2 documentation on inheriting parameters</w:t>
        </w:r>
      </w:hyperlink>
      <w:r>
        <w:t xml:space="preserve">.</w:t>
      </w:r>
    </w:p>
    <w:bookmarkEnd w:id="195"/>
    <w:bookmarkStart w:id="203"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96"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96"/>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97">
        <w:r>
          <w:rPr>
            <w:rStyle w:val="Hyperlink"/>
          </w:rPr>
          <w:t xml:space="preserve">roxygen2 documentation</w:t>
        </w:r>
      </w:hyperlink>
      <w:r>
        <w:t xml:space="preserve"> </w:t>
      </w:r>
      <w:r>
        <w:t xml:space="preserve">and</w:t>
      </w:r>
      <w:r>
        <w:t xml:space="preserve"> </w:t>
      </w:r>
      <w:hyperlink r:id="rId198">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203"/>
    <w:bookmarkStart w:id="204"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204"/>
    <w:bookmarkStart w:id="206" w:name="sections-and-subsections"/>
    <w:p>
      <w:pPr>
        <w:pStyle w:val="Heading3"/>
      </w:pPr>
      <w:r>
        <w:t xml:space="preserve">6.14.5 Sections and subsections</w:t>
      </w:r>
    </w:p>
    <w:p>
      <w:pPr>
        <w:pStyle w:val="FirstParagraph"/>
      </w:pPr>
      <w:r>
        <w:t xml:space="preserve">Rstudio (</w:t>
      </w:r>
      <w:hyperlink r:id="rId205">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206"/>
    <w:bookmarkStart w:id="208" w:name="code-folding"/>
    <w:p>
      <w:pPr>
        <w:pStyle w:val="Heading3"/>
      </w:pPr>
      <w:r>
        <w:t xml:space="preserve">6.14.6 Code folding</w:t>
      </w:r>
    </w:p>
    <w:p>
      <w:pPr>
        <w:pStyle w:val="FirstParagraph"/>
      </w:pPr>
      <w:r>
        <w:t xml:space="preserve">Consider using RStudio’s</w:t>
      </w:r>
      <w:r>
        <w:t xml:space="preserve"> </w:t>
      </w:r>
      <w:hyperlink r:id="rId207">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208"/>
    <w:bookmarkStart w:id="210"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210"/>
    <w:bookmarkStart w:id="213"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211">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212">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13"/>
    <w:bookmarkEnd w:id="214"/>
    <w:bookmarkStart w:id="221"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15"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15"/>
    <w:bookmarkStart w:id="217" w:name="sec-adr-format"/>
    <w:p>
      <w:pPr>
        <w:pStyle w:val="Heading3"/>
      </w:pPr>
      <w:r>
        <w:t xml:space="preserve">6.15.2 Recommended format</w:t>
      </w:r>
    </w:p>
    <w:p>
      <w:pPr>
        <w:pStyle w:val="FirstParagraph"/>
      </w:pPr>
      <w:r>
        <w:t xml:space="preserve">Use the four-part template from</w:t>
      </w:r>
      <w:r>
        <w:t xml:space="preserve"> </w:t>
      </w:r>
      <w:hyperlink r:id="rId216">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9"/>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9"/>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9"/>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9"/>
        </w:numPr>
      </w:pPr>
      <w:r>
        <w:rPr>
          <w:b/>
          <w:bCs/>
        </w:rPr>
        <w:t xml:space="preserve">Consequences</w:t>
      </w:r>
      <w:r>
        <w:t xml:space="preserve">: what becomes easier, what becomes harder,</w:t>
      </w:r>
      <w:r>
        <w:t xml:space="preserve"> </w:t>
      </w:r>
      <w:r>
        <w:t xml:space="preserve">and what future work the decision commits you to.</w:t>
      </w:r>
    </w:p>
    <w:bookmarkEnd w:id="217"/>
    <w:bookmarkStart w:id="218"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18"/>
    <w:bookmarkStart w:id="219"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19"/>
    <w:bookmarkStart w:id="220"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20"/>
    <w:bookmarkEnd w:id="221"/>
    <w:bookmarkStart w:id="227"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90"/>
        </w:numPr>
      </w:pPr>
      <w:r>
        <w:t xml:space="preserve">For more help, check out</w:t>
      </w:r>
      <w:r>
        <w:t xml:space="preserve"> </w:t>
      </w:r>
      <w:hyperlink r:id="rId222">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9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7.17</w:t>
        </w:r>
      </w:hyperlink>
      <w:r>
        <w:t xml:space="preserve">.</w:t>
      </w:r>
    </w:p>
    <w:bookmarkEnd w:id="227"/>
    <w:bookmarkStart w:id="228"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28"/>
    <w:bookmarkStart w:id="229"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92"/>
        </w:numPr>
      </w:pPr>
      <w:r>
        <w:t xml:space="preserve">Breaking a big problem into smaller subproblems that are easier to reason about</w:t>
      </w:r>
    </w:p>
    <w:p>
      <w:pPr>
        <w:pStyle w:val="Compact"/>
        <w:numPr>
          <w:ilvl w:val="0"/>
          <w:numId w:val="1092"/>
        </w:numPr>
      </w:pPr>
      <w:r>
        <w:t xml:space="preserve">Making code easier to read, review, and test</w:t>
      </w:r>
    </w:p>
    <w:p>
      <w:pPr>
        <w:pStyle w:val="Compact"/>
        <w:numPr>
          <w:ilvl w:val="0"/>
          <w:numId w:val="1092"/>
        </w:numPr>
      </w:pPr>
      <w:r>
        <w:t xml:space="preserve">Pushing low-level complexity</w:t>
      </w:r>
      <w:r>
        <w:t xml:space="preserve"> </w:t>
      </w:r>
      <w:r>
        <w:t xml:space="preserve">“downward”</w:t>
      </w:r>
      <w:r>
        <w:t xml:space="preserve"> </w:t>
      </w:r>
      <w:r>
        <w:t xml:space="preserve">into helper functions so the main workflow stays clear</w:t>
      </w:r>
    </w:p>
    <w:bookmarkEnd w:id="229"/>
    <w:bookmarkStart w:id="230"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93"/>
        </w:numPr>
      </w:pPr>
      <w:r>
        <w:t xml:space="preserve">A function is doing multiple jobs (validation, transformation, modeling, and formatting)</w:t>
      </w:r>
    </w:p>
    <w:p>
      <w:pPr>
        <w:pStyle w:val="Compact"/>
        <w:numPr>
          <w:ilvl w:val="0"/>
          <w:numId w:val="1093"/>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93"/>
        </w:numPr>
      </w:pPr>
      <w:r>
        <w:t xml:space="preserve">You need comments to explain every few lines just to follow the logic</w:t>
      </w:r>
    </w:p>
    <w:p>
      <w:pPr>
        <w:pStyle w:val="Compact"/>
        <w:numPr>
          <w:ilvl w:val="0"/>
          <w:numId w:val="1093"/>
        </w:numPr>
      </w:pPr>
      <w:r>
        <w:t xml:space="preserve">You are repeating the same block in multiple places</w:t>
      </w:r>
    </w:p>
    <w:p>
      <w:pPr>
        <w:pStyle w:val="Compact"/>
        <w:numPr>
          <w:ilvl w:val="0"/>
          <w:numId w:val="1093"/>
        </w:numPr>
      </w:pPr>
      <w:r>
        <w:t xml:space="preserve">You want to test one part of a workflow independently of the rest</w:t>
      </w:r>
    </w:p>
    <w:p>
      <w:pPr>
        <w:pStyle w:val="Compact"/>
        <w:numPr>
          <w:ilvl w:val="0"/>
          <w:numId w:val="1093"/>
        </w:numPr>
      </w:pPr>
      <w:r>
        <w:t xml:space="preserve">The current function is hard to scan because implementation details hide the main idea</w:t>
      </w:r>
    </w:p>
    <w:bookmarkEnd w:id="230"/>
    <w:bookmarkStart w:id="231"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4"/>
        </w:numPr>
      </w:pPr>
      <w:r>
        <w:t xml:space="preserve">Write down the top-level steps in plain language.</w:t>
      </w:r>
    </w:p>
    <w:p>
      <w:pPr>
        <w:pStyle w:val="Compact"/>
        <w:numPr>
          <w:ilvl w:val="0"/>
          <w:numId w:val="1094"/>
        </w:numPr>
      </w:pPr>
      <w:r>
        <w:t xml:space="preserve">Extract one step at a time into a helper function.</w:t>
      </w:r>
    </w:p>
    <w:p>
      <w:pPr>
        <w:pStyle w:val="Compact"/>
        <w:numPr>
          <w:ilvl w:val="0"/>
          <w:numId w:val="1094"/>
        </w:numPr>
      </w:pPr>
      <w:r>
        <w:t xml:space="preserve">Give each helper a single, specific contract (inputs, outputs, and assumptions).</w:t>
      </w:r>
    </w:p>
    <w:p>
      <w:pPr>
        <w:pStyle w:val="Compact"/>
        <w:numPr>
          <w:ilvl w:val="0"/>
          <w:numId w:val="1094"/>
        </w:numPr>
      </w:pPr>
      <w:r>
        <w:t xml:space="preserve">Keep the orchestration function short, so it reads like a workflow outline.</w:t>
      </w:r>
    </w:p>
    <w:p>
      <w:pPr>
        <w:pStyle w:val="Compact"/>
        <w:numPr>
          <w:ilvl w:val="0"/>
          <w:numId w:val="1094"/>
        </w:numPr>
      </w:pPr>
      <w:r>
        <w:t xml:space="preserve">Add or update tests around each helper and the top-level function.</w:t>
      </w:r>
    </w:p>
    <w:bookmarkEnd w:id="231"/>
    <w:bookmarkStart w:id="232" w:name="sec-decompose-validation"/>
    <w:p>
      <w:pPr>
        <w:pStyle w:val="Heading2"/>
      </w:pPr>
      <w:ins w:id="786" w:author="PR Preview" w:date="2024-01-01T00:00:00Z">
        <w:r>
          <w:t xml:space="preserve">6.21 Decomposing validation blocks</w:t>
        </w:r>
      </w:ins>
    </w:p>
    <w:p>
      <w:pPr>
        <w:pStyle w:val="FirstParagraph"/>
      </w:pPr>
      <w:ins w:id="787" w:author="PR Preview" w:date="2024-01-01T00:00:00Z">
        <w:r>
          <w:t xml:space="preserve">A common case for decomposition is a function</w:t>
        </w:r>
      </w:ins>
      <w:ins w:id="787" w:author="PR Preview" w:date="2024-01-01T00:00:00Z">
        <w:r>
          <w:t xml:space="preserve"> </w:t>
        </w:r>
      </w:ins>
      <w:ins w:id="787" w:author="PR Preview" w:date="2024-01-01T00:00:00Z">
        <w:r>
          <w:t xml:space="preserve">that opens with a long sequence of input-validation checks.</w:t>
        </w:r>
      </w:ins>
      <w:ins w:id="787" w:author="PR Preview" w:date="2024-01-01T00:00:00Z">
        <w:r>
          <w:t xml:space="preserve"> </w:t>
        </w:r>
      </w:ins>
      <w:ins w:id="787" w:author="PR Preview" w:date="2024-01-01T00:00:00Z">
        <w:r>
          <w:t xml:space="preserve">When the same validation pattern repeats for multiple inputs,</w:t>
        </w:r>
      </w:ins>
      <w:ins w:id="787" w:author="PR Preview" w:date="2024-01-01T00:00:00Z">
        <w:r>
          <w:t xml:space="preserve"> </w:t>
        </w:r>
      </w:ins>
      <w:ins w:id="787" w:author="PR Preview" w:date="2024-01-01T00:00:00Z">
        <w:r>
          <w:t xml:space="preserve">extract it into a helper:</w:t>
        </w:r>
      </w:ins>
    </w:p>
    <w:p>
      <w:pPr>
        <w:pStyle w:val="SourceCode"/>
      </w:pPr>
      <w:ins w:id="788" w:author="PR Preview" w:date="2024-01-01T00:00:00Z">
        <w:r>
          <w:rPr>
            <w:rStyle w:val="CommentTok"/>
          </w:rPr>
          <w:t xml:space="preserve"># Before: repeated validation blocks inline</w:t>
        </w:r>
      </w:ins>
      <w:ins w:id="788" w:author="PR Preview" w:date="2024-01-01T00:00:00Z">
        <w:r>
          <w:br/>
        </w:r>
      </w:ins>
      <w:ins w:id="788" w:author="PR Preview" w:date="2024-01-01T00:00:00Z">
        <w:r>
          <w:rPr>
            <w:rStyle w:val="NormalTok"/>
          </w:rPr>
          <w:t xml:space="preserve">build_analysis_cache </w:t>
        </w:r>
      </w:ins>
      <w:ins w:id="788" w:author="PR Preview" w:date="2024-01-01T00:00:00Z">
        <w:r>
          <w:rPr>
            <w:rStyle w:val="OtherTok"/>
          </w:rPr>
          <w:t xml:space="preserve">&lt;-</w:t>
        </w:r>
      </w:ins>
      <w:ins w:id="788" w:author="PR Preview" w:date="2024-01-01T00:00:00Z">
        <w:r>
          <w:rPr>
            <w:rStyle w:val="NormalTok"/>
          </w:rPr>
          <w:t xml:space="preserve"> </w:t>
        </w:r>
      </w:ins>
      <w:ins w:id="788" w:author="PR Preview" w:date="2024-01-01T00:00:00Z">
        <w:r>
          <w:rPr>
            <w:rStyle w:val="ControlFlowTok"/>
          </w:rPr>
          <w:t xml:space="preserve">function</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rebuild_signal, signal_files, signal_dir,</w:t>
        </w:r>
      </w:ins>
      <w:ins w:id="788" w:author="PR Preview" w:date="2024-01-01T00:00:00Z">
        <w:r>
          <w:br/>
        </w:r>
      </w:ins>
      <w:ins w:id="788" w:author="PR Preview" w:date="2024-01-01T00:00:00Z">
        <w:r>
          <w:rPr>
            <w:rStyle w:val="NormalTok"/>
          </w:rPr>
          <w:t xml:space="preserve">    rebuild_finance, finance_files, finance_dir,</w:t>
        </w:r>
      </w:ins>
      <w:ins w:id="788" w:author="PR Preview" w:date="2024-01-01T00:00:00Z">
        <w:r>
          <w:br/>
        </w:r>
      </w:ins>
      <w:ins w:id="788" w:author="PR Preview" w:date="2024-01-01T00:00:00Z">
        <w:r>
          <w:rPr>
            <w:rStyle w:val="NormalTok"/>
          </w:rPr>
          <w:t xml:space="preserve">    ...) {</w:t>
        </w:r>
      </w:ins>
      <w:ins w:id="788" w:author="PR Preview" w:date="2024-01-01T00:00:00Z">
        <w:r>
          <w:br/>
        </w:r>
      </w:ins>
      <w:ins w:id="788" w:author="PR Preview" w:date="2024-01-01T00:00:00Z">
        <w:r>
          <w:rPr>
            <w:rStyle w:val="NormalTok"/>
          </w:rPr>
          <w:t xml:space="preserve">  </w:t>
        </w:r>
      </w:ins>
      <w:ins w:id="788" w:author="PR Preview" w:date="2024-01-01T00:00:00Z">
        <w:r>
          <w:rPr>
            <w:rStyle w:val="ControlFlowTok"/>
          </w:rPr>
          <w:t xml:space="preserve">if</w:t>
        </w:r>
      </w:ins>
      <w:ins w:id="788" w:author="PR Preview" w:date="2024-01-01T00:00:00Z">
        <w:r>
          <w:rPr>
            <w:rStyle w:val="NormalTok"/>
          </w:rPr>
          <w:t xml:space="preserve"> (rebuild_signal </w:t>
        </w:r>
      </w:ins>
      <w:ins w:id="788" w:author="PR Preview" w:date="2024-01-01T00:00:00Z">
        <w:r>
          <w:rPr>
            <w:rStyle w:val="SpecialCharTok"/>
          </w:rPr>
          <w:t xml:space="preserve">&amp;&amp;</w:t>
        </w:r>
      </w:ins>
      <w:ins w:id="788" w:author="PR Preview" w:date="2024-01-01T00:00:00Z">
        <w:r>
          <w:rPr>
            <w:rStyle w:val="NormalTok"/>
          </w:rPr>
          <w:t xml:space="preserve"> </w:t>
        </w:r>
      </w:ins>
      <w:ins w:id="788" w:author="PR Preview" w:date="2024-01-01T00:00:00Z">
        <w:r>
          <w:rPr>
            <w:rStyle w:val="FunctionTok"/>
          </w:rPr>
          <w:t xml:space="preserve">length</w:t>
        </w:r>
      </w:ins>
      <w:ins w:id="788" w:author="PR Preview" w:date="2024-01-01T00:00:00Z">
        <w:r>
          <w:rPr>
            <w:rStyle w:val="NormalTok"/>
          </w:rPr>
          <w:t xml:space="preserve">(signal_files) </w:t>
        </w:r>
      </w:ins>
      <w:ins w:id="788" w:author="PR Preview" w:date="2024-01-01T00:00:00Z">
        <w:r>
          <w:rPr>
            <w:rStyle w:val="SpecialCharTok"/>
          </w:rPr>
          <w:t xml:space="preserve">==</w:t>
        </w:r>
      </w:ins>
      <w:ins w:id="788" w:author="PR Preview" w:date="2024-01-01T00:00:00Z">
        <w:r>
          <w:rPr>
            <w:rStyle w:val="NormalTok"/>
          </w:rPr>
          <w:t xml:space="preserve"> </w:t>
        </w:r>
      </w:ins>
      <w:ins w:id="788" w:author="PR Preview" w:date="2024-01-01T00:00:00Z">
        <w:r>
          <w:rPr>
            <w:rStyle w:val="DecValTok"/>
          </w:rPr>
          <w:t xml:space="preserve">0</w:t>
        </w:r>
      </w:ins>
      <w:ins w:id="788" w:author="PR Preview" w:date="2024-01-01T00:00:00Z">
        <w:r>
          <w:rPr>
            <w:rStyle w:val="NormalTok"/>
          </w:rPr>
          <w:t xml:space="preserve">L) {</w:t>
        </w:r>
      </w:ins>
      <w:ins w:id="788" w:author="PR Preview" w:date="2024-01-01T00:00:00Z">
        <w:r>
          <w:br/>
        </w:r>
      </w:ins>
      <w:ins w:id="788" w:author="PR Preview" w:date="2024-01-01T00:00:00Z">
        <w:r>
          <w:rPr>
            <w:rStyle w:val="NormalTok"/>
          </w:rPr>
          <w:t xml:space="preserve">    cli</w:t>
        </w:r>
      </w:ins>
      <w:ins w:id="788" w:author="PR Preview" w:date="2024-01-01T00:00:00Z">
        <w:r>
          <w:rPr>
            <w:rStyle w:val="SpecialCharTok"/>
          </w:rPr>
          <w:t xml:space="preserve">::</w:t>
        </w:r>
      </w:ins>
      <w:ins w:id="788" w:author="PR Preview" w:date="2024-01-01T00:00:00Z">
        <w:r>
          <w:rPr>
            <w:rStyle w:val="FunctionTok"/>
          </w:rPr>
          <w:t xml:space="preserve">cli_abort</w:t>
        </w:r>
      </w:ins>
      <w:ins w:id="788" w:author="PR Preview" w:date="2024-01-01T00:00:00Z">
        <w:r>
          <w:rPr>
            <w:rStyle w:val="NormalTok"/>
          </w:rPr>
          <w:t xml:space="preserve">(</w:t>
        </w:r>
      </w:ins>
      <w:ins w:id="788" w:author="PR Preview" w:date="2024-01-01T00:00:00Z">
        <w:r>
          <w:rPr>
            <w:rStyle w:val="FunctionTok"/>
          </w:rPr>
          <w:t xml:space="preserve">c</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"Cannot rebuild Signal source data."</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"x"</w:t>
        </w:r>
      </w:ins>
      <w:ins w:id="788" w:author="PR Preview" w:date="2024-01-01T00:00:00Z">
        <w:r>
          <w:rPr>
            <w:rStyle w:val="NormalTok"/>
          </w:rPr>
          <w:t xml:space="preserve"> </w:t>
        </w:r>
      </w:ins>
      <w:ins w:id="788" w:author="PR Preview" w:date="2024-01-01T00:00:00Z">
        <w:r>
          <w:rPr>
            <w:rStyle w:val="OtherTok"/>
          </w:rPr>
          <w:t xml:space="preserve">=</w:t>
        </w:r>
      </w:ins>
      <w:ins w:id="788" w:author="PR Preview" w:date="2024-01-01T00:00:00Z">
        <w:r>
          <w:rPr>
            <w:rStyle w:val="NormalTok"/>
          </w:rPr>
          <w:t xml:space="preserve"> </w:t>
        </w:r>
      </w:ins>
      <w:ins w:id="788" w:author="PR Preview" w:date="2024-01-01T00:00:00Z">
        <w:r>
          <w:rPr>
            <w:rStyle w:val="StringTok"/>
          </w:rPr>
          <w:t xml:space="preserve">"No raw files found in {.path {signal_dir}}."</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"i"</w:t>
        </w:r>
      </w:ins>
      <w:ins w:id="788" w:author="PR Preview" w:date="2024-01-01T00:00:00Z">
        <w:r>
          <w:rPr>
            <w:rStyle w:val="NormalTok"/>
          </w:rPr>
          <w:t xml:space="preserve"> </w:t>
        </w:r>
      </w:ins>
      <w:ins w:id="788" w:author="PR Preview" w:date="2024-01-01T00:00:00Z">
        <w:r>
          <w:rPr>
            <w:rStyle w:val="OtherTok"/>
          </w:rPr>
          <w:t xml:space="preserve">=</w:t>
        </w:r>
      </w:ins>
      <w:ins w:id="788" w:author="PR Preview" w:date="2024-01-01T00:00:00Z">
        <w:r>
          <w:rPr>
            <w:rStyle w:val="NormalTok"/>
          </w:rPr>
          <w:t xml:space="preserve"> </w:t>
        </w:r>
      </w:ins>
      <w:ins w:id="788" w:author="PR Preview" w:date="2024-01-01T00:00:00Z">
        <w:r>
          <w:rPr>
            <w:rStyle w:val="StringTok"/>
          </w:rPr>
          <w:t xml:space="preserve">"Use {.val auto} to reuse an existing RDS."</w:t>
        </w:r>
      </w:ins>
      <w:ins w:id="788" w:author="PR Preview" w:date="2024-01-01T00:00:00Z">
        <w:r>
          <w:br/>
        </w:r>
      </w:ins>
      <w:ins w:id="788" w:author="PR Preview" w:date="2024-01-01T00:00:00Z">
        <w:r>
          <w:rPr>
            <w:rStyle w:val="NormalTok"/>
          </w:rPr>
          <w:t xml:space="preserve">    ))</w:t>
        </w:r>
      </w:ins>
      <w:ins w:id="788" w:author="PR Preview" w:date="2024-01-01T00:00:00Z">
        <w:r>
          <w:br/>
        </w:r>
      </w:ins>
      <w:ins w:id="788" w:author="PR Preview" w:date="2024-01-01T00:00:00Z">
        <w:r>
          <w:rPr>
            <w:rStyle w:val="NormalTok"/>
          </w:rPr>
          <w:t xml:space="preserve">  }</w:t>
        </w:r>
      </w:ins>
      <w:ins w:id="788" w:author="PR Preview" w:date="2024-01-01T00:00:00Z">
        <w:r>
          <w:br/>
        </w:r>
      </w:ins>
      <w:ins w:id="788" w:author="PR Preview" w:date="2024-01-01T00:00:00Z">
        <w:r>
          <w:rPr>
            <w:rStyle w:val="NormalTok"/>
          </w:rPr>
          <w:t xml:space="preserve">  </w:t>
        </w:r>
      </w:ins>
      <w:ins w:id="788" w:author="PR Preview" w:date="2024-01-01T00:00:00Z">
        <w:r>
          <w:rPr>
            <w:rStyle w:val="ControlFlowTok"/>
          </w:rPr>
          <w:t xml:space="preserve">if</w:t>
        </w:r>
      </w:ins>
      <w:ins w:id="788" w:author="PR Preview" w:date="2024-01-01T00:00:00Z">
        <w:r>
          <w:rPr>
            <w:rStyle w:val="NormalTok"/>
          </w:rPr>
          <w:t xml:space="preserve"> (rebuild_finance </w:t>
        </w:r>
      </w:ins>
      <w:ins w:id="788" w:author="PR Preview" w:date="2024-01-01T00:00:00Z">
        <w:r>
          <w:rPr>
            <w:rStyle w:val="SpecialCharTok"/>
          </w:rPr>
          <w:t xml:space="preserve">&amp;&amp;</w:t>
        </w:r>
      </w:ins>
      <w:ins w:id="788" w:author="PR Preview" w:date="2024-01-01T00:00:00Z">
        <w:r>
          <w:rPr>
            <w:rStyle w:val="NormalTok"/>
          </w:rPr>
          <w:t xml:space="preserve"> </w:t>
        </w:r>
      </w:ins>
      <w:ins w:id="788" w:author="PR Preview" w:date="2024-01-01T00:00:00Z">
        <w:r>
          <w:rPr>
            <w:rStyle w:val="FunctionTok"/>
          </w:rPr>
          <w:t xml:space="preserve">length</w:t>
        </w:r>
      </w:ins>
      <w:ins w:id="788" w:author="PR Preview" w:date="2024-01-01T00:00:00Z">
        <w:r>
          <w:rPr>
            <w:rStyle w:val="NormalTok"/>
          </w:rPr>
          <w:t xml:space="preserve">(finance_files) </w:t>
        </w:r>
      </w:ins>
      <w:ins w:id="788" w:author="PR Preview" w:date="2024-01-01T00:00:00Z">
        <w:r>
          <w:rPr>
            <w:rStyle w:val="SpecialCharTok"/>
          </w:rPr>
          <w:t xml:space="preserve">==</w:t>
        </w:r>
      </w:ins>
      <w:ins w:id="788" w:author="PR Preview" w:date="2024-01-01T00:00:00Z">
        <w:r>
          <w:rPr>
            <w:rStyle w:val="NormalTok"/>
          </w:rPr>
          <w:t xml:space="preserve"> </w:t>
        </w:r>
      </w:ins>
      <w:ins w:id="788" w:author="PR Preview" w:date="2024-01-01T00:00:00Z">
        <w:r>
          <w:rPr>
            <w:rStyle w:val="DecValTok"/>
          </w:rPr>
          <w:t xml:space="preserve">0</w:t>
        </w:r>
      </w:ins>
      <w:ins w:id="788" w:author="PR Preview" w:date="2024-01-01T00:00:00Z">
        <w:r>
          <w:rPr>
            <w:rStyle w:val="NormalTok"/>
          </w:rPr>
          <w:t xml:space="preserve">L) {</w:t>
        </w:r>
      </w:ins>
      <w:ins w:id="788" w:author="PR Preview" w:date="2024-01-01T00:00:00Z">
        <w:r>
          <w:br/>
        </w:r>
      </w:ins>
      <w:ins w:id="788" w:author="PR Preview" w:date="2024-01-01T00:00:00Z">
        <w:r>
          <w:rPr>
            <w:rStyle w:val="NormalTok"/>
          </w:rPr>
          <w:t xml:space="preserve">    cli</w:t>
        </w:r>
      </w:ins>
      <w:ins w:id="788" w:author="PR Preview" w:date="2024-01-01T00:00:00Z">
        <w:r>
          <w:rPr>
            <w:rStyle w:val="SpecialCharTok"/>
          </w:rPr>
          <w:t xml:space="preserve">::</w:t>
        </w:r>
      </w:ins>
      <w:ins w:id="788" w:author="PR Preview" w:date="2024-01-01T00:00:00Z">
        <w:r>
          <w:rPr>
            <w:rStyle w:val="FunctionTok"/>
          </w:rPr>
          <w:t xml:space="preserve">cli_abort</w:t>
        </w:r>
      </w:ins>
      <w:ins w:id="788" w:author="PR Preview" w:date="2024-01-01T00:00:00Z">
        <w:r>
          <w:rPr>
            <w:rStyle w:val="NormalTok"/>
          </w:rPr>
          <w:t xml:space="preserve">(</w:t>
        </w:r>
      </w:ins>
      <w:ins w:id="788" w:author="PR Preview" w:date="2024-01-01T00:00:00Z">
        <w:r>
          <w:rPr>
            <w:rStyle w:val="FunctionTok"/>
          </w:rPr>
          <w:t xml:space="preserve">c</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"Cannot rebuild finance source data."</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"x"</w:t>
        </w:r>
      </w:ins>
      <w:ins w:id="788" w:author="PR Preview" w:date="2024-01-01T00:00:00Z">
        <w:r>
          <w:rPr>
            <w:rStyle w:val="NormalTok"/>
          </w:rPr>
          <w:t xml:space="preserve"> </w:t>
        </w:r>
      </w:ins>
      <w:ins w:id="788" w:author="PR Preview" w:date="2024-01-01T00:00:00Z">
        <w:r>
          <w:rPr>
            <w:rStyle w:val="OtherTok"/>
          </w:rPr>
          <w:t xml:space="preserve">=</w:t>
        </w:r>
      </w:ins>
      <w:ins w:id="788" w:author="PR Preview" w:date="2024-01-01T00:00:00Z">
        <w:r>
          <w:rPr>
            <w:rStyle w:val="NormalTok"/>
          </w:rPr>
          <w:t xml:space="preserve"> </w:t>
        </w:r>
      </w:ins>
      <w:ins w:id="788" w:author="PR Preview" w:date="2024-01-01T00:00:00Z">
        <w:r>
          <w:rPr>
            <w:rStyle w:val="StringTok"/>
          </w:rPr>
          <w:t xml:space="preserve">"No raw files found in {.path {finance_dir}}."</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"i"</w:t>
        </w:r>
      </w:ins>
      <w:ins w:id="788" w:author="PR Preview" w:date="2024-01-01T00:00:00Z">
        <w:r>
          <w:rPr>
            <w:rStyle w:val="NormalTok"/>
          </w:rPr>
          <w:t xml:space="preserve"> </w:t>
        </w:r>
      </w:ins>
      <w:ins w:id="788" w:author="PR Preview" w:date="2024-01-01T00:00:00Z">
        <w:r>
          <w:rPr>
            <w:rStyle w:val="OtherTok"/>
          </w:rPr>
          <w:t xml:space="preserve">=</w:t>
        </w:r>
      </w:ins>
      <w:ins w:id="788" w:author="PR Preview" w:date="2024-01-01T00:00:00Z">
        <w:r>
          <w:rPr>
            <w:rStyle w:val="NormalTok"/>
          </w:rPr>
          <w:t xml:space="preserve"> </w:t>
        </w:r>
      </w:ins>
      <w:ins w:id="788" w:author="PR Preview" w:date="2024-01-01T00:00:00Z">
        <w:r>
          <w:rPr>
            <w:rStyle w:val="StringTok"/>
          </w:rPr>
          <w:t xml:space="preserve">"Use {.val auto} to reuse an existing RDS."</w:t>
        </w:r>
      </w:ins>
      <w:ins w:id="788" w:author="PR Preview" w:date="2024-01-01T00:00:00Z">
        <w:r>
          <w:br/>
        </w:r>
      </w:ins>
      <w:ins w:id="788" w:author="PR Preview" w:date="2024-01-01T00:00:00Z">
        <w:r>
          <w:rPr>
            <w:rStyle w:val="NormalTok"/>
          </w:rPr>
          <w:t xml:space="preserve">    ))</w:t>
        </w:r>
      </w:ins>
      <w:ins w:id="788" w:author="PR Preview" w:date="2024-01-01T00:00:00Z">
        <w:r>
          <w:br/>
        </w:r>
      </w:ins>
      <w:ins w:id="788" w:author="PR Preview" w:date="2024-01-01T00:00:00Z">
        <w:r>
          <w:rPr>
            <w:rStyle w:val="NormalTok"/>
          </w:rPr>
          <w:t xml:space="preserve">  }</w:t>
        </w:r>
      </w:ins>
      <w:ins w:id="788" w:author="PR Preview" w:date="2024-01-01T00:00:00Z">
        <w:r>
          <w:br/>
        </w:r>
      </w:ins>
      <w:ins w:id="788" w:author="PR Preview" w:date="2024-01-01T00:00:00Z">
        <w:r>
          <w:rPr>
            <w:rStyle w:val="NormalTok"/>
          </w:rPr>
          <w:t xml:space="preserve">  </w:t>
        </w:r>
      </w:ins>
      <w:ins w:id="788" w:author="PR Preview" w:date="2024-01-01T00:00:00Z">
        <w:r>
          <w:rPr>
            <w:rStyle w:val="CommentTok"/>
          </w:rPr>
          <w:t xml:space="preserve"># ... same pattern for mapping, then more for cached-RDS checks ...</w:t>
        </w:r>
      </w:ins>
      <w:ins w:id="788" w:author="PR Preview" w:date="2024-01-01T00:00:00Z">
        <w:r>
          <w:br/>
        </w:r>
      </w:ins>
      <w:ins w:id="788" w:author="PR Preview" w:date="2024-01-01T00:00:00Z">
        <w:r>
          <w:rPr>
            <w:rStyle w:val="NormalTok"/>
          </w:rPr>
          <w:t xml:space="preserve">}</w:t>
        </w:r>
      </w:ins>
      <w:ins w:id="788" w:author="PR Preview" w:date="2024-01-01T00:00:00Z">
        <w:r>
          <w:br/>
        </w:r>
      </w:ins>
      <w:ins w:id="788" w:author="PR Preview" w:date="2024-01-01T00:00:00Z">
        <w:r>
          <w:br/>
        </w:r>
      </w:ins>
      <w:ins w:id="788" w:author="PR Preview" w:date="2024-01-01T00:00:00Z">
        <w:r>
          <w:rPr>
            <w:rStyle w:val="CommentTok"/>
          </w:rPr>
          <w:t xml:space="preserve"># After: extract the repeated pattern into a helper</w:t>
        </w:r>
      </w:ins>
      <w:ins w:id="788" w:author="PR Preview" w:date="2024-01-01T00:00:00Z">
        <w:r>
          <w:br/>
        </w:r>
      </w:ins>
      <w:ins w:id="788" w:author="PR Preview" w:date="2024-01-01T00:00:00Z">
        <w:r>
          <w:rPr>
            <w:rStyle w:val="NormalTok"/>
          </w:rPr>
          <w:t xml:space="preserve">validate_source_rebuild </w:t>
        </w:r>
      </w:ins>
      <w:ins w:id="788" w:author="PR Preview" w:date="2024-01-01T00:00:00Z">
        <w:r>
          <w:rPr>
            <w:rStyle w:val="OtherTok"/>
          </w:rPr>
          <w:t xml:space="preserve">&lt;-</w:t>
        </w:r>
      </w:ins>
      <w:ins w:id="788" w:author="PR Preview" w:date="2024-01-01T00:00:00Z">
        <w:r>
          <w:rPr>
            <w:rStyle w:val="NormalTok"/>
          </w:rPr>
          <w:t xml:space="preserve"> </w:t>
        </w:r>
      </w:ins>
      <w:ins w:id="788" w:author="PR Preview" w:date="2024-01-01T00:00:00Z">
        <w:r>
          <w:rPr>
            <w:rStyle w:val="ControlFlowTok"/>
          </w:rPr>
          <w:t xml:space="preserve">function</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rebuild,</w:t>
        </w:r>
      </w:ins>
      <w:ins w:id="788" w:author="PR Preview" w:date="2024-01-01T00:00:00Z">
        <w:r>
          <w:br/>
        </w:r>
      </w:ins>
      <w:ins w:id="788" w:author="PR Preview" w:date="2024-01-01T00:00:00Z">
        <w:r>
          <w:rPr>
            <w:rStyle w:val="NormalTok"/>
          </w:rPr>
          <w:t xml:space="preserve">    source_files,</w:t>
        </w:r>
      </w:ins>
      <w:ins w:id="788" w:author="PR Preview" w:date="2024-01-01T00:00:00Z">
        <w:r>
          <w:br/>
        </w:r>
      </w:ins>
      <w:ins w:id="788" w:author="PR Preview" w:date="2024-01-01T00:00:00Z">
        <w:r>
          <w:rPr>
            <w:rStyle w:val="NormalTok"/>
          </w:rPr>
          <w:t xml:space="preserve">    label,</w:t>
        </w:r>
      </w:ins>
      <w:ins w:id="788" w:author="PR Preview" w:date="2024-01-01T00:00:00Z">
        <w:r>
          <w:br/>
        </w:r>
      </w:ins>
      <w:ins w:id="788" w:author="PR Preview" w:date="2024-01-01T00:00:00Z">
        <w:r>
          <w:rPr>
            <w:rStyle w:val="NormalTok"/>
          </w:rPr>
          <w:t xml:space="preserve">    search_path,</w:t>
        </w:r>
      </w:ins>
      <w:ins w:id="788" w:author="PR Preview" w:date="2024-01-01T00:00:00Z">
        <w:r>
          <w:br/>
        </w:r>
      </w:ins>
      <w:ins w:id="788" w:author="PR Preview" w:date="2024-01-01T00:00:00Z">
        <w:r>
          <w:rPr>
            <w:rStyle w:val="NormalTok"/>
          </w:rPr>
          <w:t xml:space="preserve">    </w:t>
        </w:r>
      </w:ins>
      <w:ins w:id="788" w:author="PR Preview" w:date="2024-01-01T00:00:00Z">
        <w:r>
          <w:rPr>
            <w:rStyle w:val="AttributeTok"/>
          </w:rPr>
          <w:t xml:space="preserve">call =</w:t>
        </w:r>
      </w:ins>
      <w:ins w:id="788" w:author="PR Preview" w:date="2024-01-01T00:00:00Z">
        <w:r>
          <w:rPr>
            <w:rStyle w:val="NormalTok"/>
          </w:rPr>
          <w:t xml:space="preserve"> rlang</w:t>
        </w:r>
      </w:ins>
      <w:ins w:id="788" w:author="PR Preview" w:date="2024-01-01T00:00:00Z">
        <w:r>
          <w:rPr>
            <w:rStyle w:val="SpecialCharTok"/>
          </w:rPr>
          <w:t xml:space="preserve">::</w:t>
        </w:r>
      </w:ins>
      <w:ins w:id="788" w:author="PR Preview" w:date="2024-01-01T00:00:00Z">
        <w:r>
          <w:rPr>
            <w:rStyle w:val="FunctionTok"/>
          </w:rPr>
          <w:t xml:space="preserve">caller_env</w:t>
        </w:r>
      </w:ins>
      <w:ins w:id="788" w:author="PR Preview" w:date="2024-01-01T00:00:00Z">
        <w:r>
          <w:rPr>
            <w:rStyle w:val="NormalTok"/>
          </w:rPr>
          <w:t xml:space="preserve">()) {</w:t>
        </w:r>
      </w:ins>
      <w:ins w:id="788" w:author="PR Preview" w:date="2024-01-01T00:00:00Z">
        <w:r>
          <w:br/>
        </w:r>
      </w:ins>
      <w:ins w:id="788" w:author="PR Preview" w:date="2024-01-01T00:00:00Z">
        <w:r>
          <w:rPr>
            <w:rStyle w:val="NormalTok"/>
          </w:rPr>
          <w:t xml:space="preserve">  </w:t>
        </w:r>
      </w:ins>
      <w:ins w:id="788" w:author="PR Preview" w:date="2024-01-01T00:00:00Z">
        <w:r>
          <w:rPr>
            <w:rStyle w:val="ControlFlowTok"/>
          </w:rPr>
          <w:t xml:space="preserve">if</w:t>
        </w:r>
      </w:ins>
      <w:ins w:id="788" w:author="PR Preview" w:date="2024-01-01T00:00:00Z">
        <w:r>
          <w:rPr>
            <w:rStyle w:val="NormalTok"/>
          </w:rPr>
          <w:t xml:space="preserve"> (</w:t>
        </w:r>
      </w:ins>
      <w:ins w:id="788" w:author="PR Preview" w:date="2024-01-01T00:00:00Z">
        <w:r>
          <w:rPr>
            <w:rStyle w:val="SpecialCharTok"/>
          </w:rPr>
          <w:t xml:space="preserve">!</w:t>
        </w:r>
      </w:ins>
      <w:ins w:id="788" w:author="PR Preview" w:date="2024-01-01T00:00:00Z">
        <w:r>
          <w:rPr>
            <w:rStyle w:val="NormalTok"/>
          </w:rPr>
          <w:t xml:space="preserve">rebuild </w:t>
        </w:r>
      </w:ins>
      <w:ins w:id="788" w:author="PR Preview" w:date="2024-01-01T00:00:00Z">
        <w:r>
          <w:rPr>
            <w:rStyle w:val="SpecialCharTok"/>
          </w:rPr>
          <w:t xml:space="preserve">||</w:t>
        </w:r>
      </w:ins>
      <w:ins w:id="788" w:author="PR Preview" w:date="2024-01-01T00:00:00Z">
        <w:r>
          <w:rPr>
            <w:rStyle w:val="NormalTok"/>
          </w:rPr>
          <w:t xml:space="preserve"> </w:t>
        </w:r>
      </w:ins>
      <w:ins w:id="788" w:author="PR Preview" w:date="2024-01-01T00:00:00Z">
        <w:r>
          <w:rPr>
            <w:rStyle w:val="FunctionTok"/>
          </w:rPr>
          <w:t xml:space="preserve">length</w:t>
        </w:r>
      </w:ins>
      <w:ins w:id="788" w:author="PR Preview" w:date="2024-01-01T00:00:00Z">
        <w:r>
          <w:rPr>
            <w:rStyle w:val="NormalTok"/>
          </w:rPr>
          <w:t xml:space="preserve">(source_files) </w:t>
        </w:r>
      </w:ins>
      <w:ins w:id="788" w:author="PR Preview" w:date="2024-01-01T00:00:00Z">
        <w:r>
          <w:rPr>
            <w:rStyle w:val="SpecialCharTok"/>
          </w:rPr>
          <w:t xml:space="preserve">&gt;</w:t>
        </w:r>
      </w:ins>
      <w:ins w:id="788" w:author="PR Preview" w:date="2024-01-01T00:00:00Z">
        <w:r>
          <w:rPr>
            <w:rStyle w:val="NormalTok"/>
          </w:rPr>
          <w:t xml:space="preserve"> </w:t>
        </w:r>
      </w:ins>
      <w:ins w:id="788" w:author="PR Preview" w:date="2024-01-01T00:00:00Z">
        <w:r>
          <w:rPr>
            <w:rStyle w:val="DecValTok"/>
          </w:rPr>
          <w:t xml:space="preserve">0</w:t>
        </w:r>
      </w:ins>
      <w:ins w:id="788" w:author="PR Preview" w:date="2024-01-01T00:00:00Z">
        <w:r>
          <w:rPr>
            <w:rStyle w:val="NormalTok"/>
          </w:rPr>
          <w:t xml:space="preserve">L) </w:t>
        </w:r>
      </w:ins>
      <w:ins w:id="788" w:author="PR Preview" w:date="2024-01-01T00:00:00Z">
        <w:r>
          <w:rPr>
            <w:rStyle w:val="FunctionTok"/>
          </w:rPr>
          <w:t xml:space="preserve">return</w:t>
        </w:r>
      </w:ins>
      <w:ins w:id="788" w:author="PR Preview" w:date="2024-01-01T00:00:00Z">
        <w:r>
          <w:rPr>
            <w:rStyle w:val="NormalTok"/>
          </w:rPr>
          <w:t xml:space="preserve">(</w:t>
        </w:r>
      </w:ins>
      <w:ins w:id="788" w:author="PR Preview" w:date="2024-01-01T00:00:00Z">
        <w:r>
          <w:rPr>
            <w:rStyle w:val="FunctionTok"/>
          </w:rPr>
          <w:t xml:space="preserve">invisible</w:t>
        </w:r>
      </w:ins>
      <w:ins w:id="788" w:author="PR Preview" w:date="2024-01-01T00:00:00Z">
        <w:r>
          <w:rPr>
            <w:rStyle w:val="NormalTok"/>
          </w:rPr>
          <w:t xml:space="preserve">(</w:t>
        </w:r>
      </w:ins>
      <w:ins w:id="788" w:author="PR Preview" w:date="2024-01-01T00:00:00Z">
        <w:r>
          <w:rPr>
            <w:rStyle w:val="ConstantTok"/>
          </w:rPr>
          <w:t xml:space="preserve">NULL</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cli</w:t>
        </w:r>
      </w:ins>
      <w:ins w:id="788" w:author="PR Preview" w:date="2024-01-01T00:00:00Z">
        <w:r>
          <w:rPr>
            <w:rStyle w:val="SpecialCharTok"/>
          </w:rPr>
          <w:t xml:space="preserve">::</w:t>
        </w:r>
      </w:ins>
      <w:ins w:id="788" w:author="PR Preview" w:date="2024-01-01T00:00:00Z">
        <w:r>
          <w:rPr>
            <w:rStyle w:val="FunctionTok"/>
          </w:rPr>
          <w:t xml:space="preserve">cli_abort</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FunctionTok"/>
          </w:rPr>
          <w:t xml:space="preserve">c</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"Cannot rebuild {label} source data."</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"x"</w:t>
        </w:r>
      </w:ins>
      <w:ins w:id="788" w:author="PR Preview" w:date="2024-01-01T00:00:00Z">
        <w:r>
          <w:rPr>
            <w:rStyle w:val="NormalTok"/>
          </w:rPr>
          <w:t xml:space="preserve"> </w:t>
        </w:r>
      </w:ins>
      <w:ins w:id="788" w:author="PR Preview" w:date="2024-01-01T00:00:00Z">
        <w:r>
          <w:rPr>
            <w:rStyle w:val="OtherTok"/>
          </w:rPr>
          <w:t xml:space="preserve">=</w:t>
        </w:r>
      </w:ins>
      <w:ins w:id="788" w:author="PR Preview" w:date="2024-01-01T00:00:00Z">
        <w:r>
          <w:rPr>
            <w:rStyle w:val="NormalTok"/>
          </w:rPr>
          <w:t xml:space="preserve"> </w:t>
        </w:r>
      </w:ins>
      <w:ins w:id="788" w:author="PR Preview" w:date="2024-01-01T00:00:00Z">
        <w:r>
          <w:rPr>
            <w:rStyle w:val="StringTok"/>
          </w:rPr>
          <w:t xml:space="preserve">"No raw {label} files were found in {.path {search_path}}."</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w:t>
        </w:r>
      </w:ins>
      <w:ins w:id="788" w:author="PR Preview" w:date="2024-01-01T00:00:00Z">
        <w:r>
          <w:rPr>
            <w:rStyle w:val="StringTok"/>
          </w:rPr>
          <w:t xml:space="preserve">"i"</w:t>
        </w:r>
      </w:ins>
      <w:ins w:id="788" w:author="PR Preview" w:date="2024-01-01T00:00:00Z">
        <w:r>
          <w:rPr>
            <w:rStyle w:val="NormalTok"/>
          </w:rPr>
          <w:t xml:space="preserve"> </w:t>
        </w:r>
      </w:ins>
      <w:ins w:id="788" w:author="PR Preview" w:date="2024-01-01T00:00:00Z">
        <w:r>
          <w:rPr>
            <w:rStyle w:val="OtherTok"/>
          </w:rPr>
          <w:t xml:space="preserve">=</w:t>
        </w:r>
      </w:ins>
      <w:ins w:id="788" w:author="PR Preview" w:date="2024-01-01T00:00:00Z">
        <w:r>
          <w:rPr>
            <w:rStyle w:val="NormalTok"/>
          </w:rPr>
          <w:t xml:space="preserve"> </w:t>
        </w:r>
      </w:ins>
      <w:ins w:id="788" w:author="PR Preview" w:date="2024-01-01T00:00:00Z">
        <w:r>
          <w:rPr>
            <w:rStyle w:val="StringTok"/>
          </w:rPr>
          <w:t xml:space="preserve">"Use {.val auto} to reuse an existing source RDS."</w:t>
        </w:r>
      </w:ins>
      <w:ins w:id="788" w:author="PR Preview" w:date="2024-01-01T00:00:00Z">
        <w:r>
          <w:br/>
        </w:r>
      </w:ins>
      <w:ins w:id="788" w:author="PR Preview" w:date="2024-01-01T00:00:00Z">
        <w:r>
          <w:rPr>
            <w:rStyle w:val="NormalTok"/>
          </w:rPr>
          <w:t xml:space="preserve">    ),</w:t>
        </w:r>
      </w:ins>
      <w:ins w:id="788" w:author="PR Preview" w:date="2024-01-01T00:00:00Z">
        <w:r>
          <w:br/>
        </w:r>
      </w:ins>
      <w:ins w:id="788" w:author="PR Preview" w:date="2024-01-01T00:00:00Z">
        <w:r>
          <w:rPr>
            <w:rStyle w:val="NormalTok"/>
          </w:rPr>
          <w:t xml:space="preserve">    </w:t>
        </w:r>
      </w:ins>
      <w:ins w:id="788" w:author="PR Preview" w:date="2024-01-01T00:00:00Z">
        <w:r>
          <w:rPr>
            <w:rStyle w:val="AttributeTok"/>
          </w:rPr>
          <w:t xml:space="preserve">call =</w:t>
        </w:r>
      </w:ins>
      <w:ins w:id="788" w:author="PR Preview" w:date="2024-01-01T00:00:00Z">
        <w:r>
          <w:rPr>
            <w:rStyle w:val="NormalTok"/>
          </w:rPr>
          <w:t xml:space="preserve"> call</w:t>
        </w:r>
      </w:ins>
      <w:ins w:id="788" w:author="PR Preview" w:date="2024-01-01T00:00:00Z">
        <w:r>
          <w:br/>
        </w:r>
      </w:ins>
      <w:ins w:id="788" w:author="PR Preview" w:date="2024-01-01T00:00:00Z">
        <w:r>
          <w:rPr>
            <w:rStyle w:val="NormalTok"/>
          </w:rPr>
          <w:t xml:space="preserve">  )</w:t>
        </w:r>
      </w:ins>
      <w:ins w:id="788" w:author="PR Preview" w:date="2024-01-01T00:00:00Z">
        <w:r>
          <w:br/>
        </w:r>
      </w:ins>
      <w:ins w:id="788" w:author="PR Preview" w:date="2024-01-01T00:00:00Z">
        <w:r>
          <w:rPr>
            <w:rStyle w:val="NormalTok"/>
          </w:rPr>
          <w:t xml:space="preserve">}</w:t>
        </w:r>
      </w:ins>
      <w:ins w:id="788" w:author="PR Preview" w:date="2024-01-01T00:00:00Z">
        <w:r>
          <w:br/>
        </w:r>
      </w:ins>
      <w:ins w:id="788" w:author="PR Preview" w:date="2024-01-01T00:00:00Z">
        <w:r>
          <w:br/>
        </w:r>
      </w:ins>
      <w:ins w:id="788" w:author="PR Preview" w:date="2024-01-01T00:00:00Z">
        <w:r>
          <w:rPr>
            <w:rStyle w:val="NormalTok"/>
          </w:rPr>
          <w:t xml:space="preserve">build_analysis_cache </w:t>
        </w:r>
      </w:ins>
      <w:ins w:id="788" w:author="PR Preview" w:date="2024-01-01T00:00:00Z">
        <w:r>
          <w:rPr>
            <w:rStyle w:val="OtherTok"/>
          </w:rPr>
          <w:t xml:space="preserve">&lt;-</w:t>
        </w:r>
      </w:ins>
      <w:ins w:id="788" w:author="PR Preview" w:date="2024-01-01T00:00:00Z">
        <w:r>
          <w:rPr>
            <w:rStyle w:val="NormalTok"/>
          </w:rPr>
          <w:t xml:space="preserve"> </w:t>
        </w:r>
      </w:ins>
      <w:ins w:id="788" w:author="PR Preview" w:date="2024-01-01T00:00:00Z">
        <w:r>
          <w:rPr>
            <w:rStyle w:val="ControlFlowTok"/>
          </w:rPr>
          <w:t xml:space="preserve">function</w:t>
        </w:r>
      </w:ins>
      <w:ins w:id="788" w:author="PR Preview" w:date="2024-01-01T00:00:00Z">
        <w:r>
          <w:rPr>
            <w:rStyle w:val="NormalTok"/>
          </w:rPr>
          <w:t xml:space="preserve">(</w:t>
        </w:r>
      </w:ins>
      <w:ins w:id="788" w:author="PR Preview" w:date="2024-01-01T00:00:00Z">
        <w:r>
          <w:br/>
        </w:r>
      </w:ins>
      <w:ins w:id="788" w:author="PR Preview" w:date="2024-01-01T00:00:00Z">
        <w:r>
          <w:rPr>
            <w:rStyle w:val="NormalTok"/>
          </w:rPr>
          <w:t xml:space="preserve">    rebuild_signal, signal_files, signal_dir,</w:t>
        </w:r>
      </w:ins>
      <w:ins w:id="788" w:author="PR Preview" w:date="2024-01-01T00:00:00Z">
        <w:r>
          <w:br/>
        </w:r>
      </w:ins>
      <w:ins w:id="788" w:author="PR Preview" w:date="2024-01-01T00:00:00Z">
        <w:r>
          <w:rPr>
            <w:rStyle w:val="NormalTok"/>
          </w:rPr>
          <w:t xml:space="preserve">    rebuild_finance, finance_files, finance_dir,</w:t>
        </w:r>
      </w:ins>
      <w:ins w:id="788" w:author="PR Preview" w:date="2024-01-01T00:00:00Z">
        <w:r>
          <w:br/>
        </w:r>
      </w:ins>
      <w:ins w:id="788" w:author="PR Preview" w:date="2024-01-01T00:00:00Z">
        <w:r>
          <w:rPr>
            <w:rStyle w:val="NormalTok"/>
          </w:rPr>
          <w:t xml:space="preserve">    rebuild_mapping, mapping_files, s_drive_path,</w:t>
        </w:r>
      </w:ins>
      <w:ins w:id="788" w:author="PR Preview" w:date="2024-01-01T00:00:00Z">
        <w:r>
          <w:br/>
        </w:r>
      </w:ins>
      <w:ins w:id="788" w:author="PR Preview" w:date="2024-01-01T00:00:00Z">
        <w:r>
          <w:rPr>
            <w:rStyle w:val="NormalTok"/>
          </w:rPr>
          <w:t xml:space="preserve">    ...) {</w:t>
        </w:r>
      </w:ins>
      <w:ins w:id="788" w:author="PR Preview" w:date="2024-01-01T00:00:00Z">
        <w:r>
          <w:br/>
        </w:r>
      </w:ins>
      <w:ins w:id="788" w:author="PR Preview" w:date="2024-01-01T00:00:00Z">
        <w:r>
          <w:rPr>
            <w:rStyle w:val="NormalTok"/>
          </w:rPr>
          <w:t xml:space="preserve">  </w:t>
        </w:r>
      </w:ins>
      <w:ins w:id="788" w:author="PR Preview" w:date="2024-01-01T00:00:00Z">
        <w:r>
          <w:rPr>
            <w:rStyle w:val="FunctionTok"/>
          </w:rPr>
          <w:t xml:space="preserve">validate_source_rebuild</w:t>
        </w:r>
      </w:ins>
      <w:ins w:id="788" w:author="PR Preview" w:date="2024-01-01T00:00:00Z">
        <w:r>
          <w:rPr>
            <w:rStyle w:val="NormalTok"/>
          </w:rPr>
          <w:t xml:space="preserve">(rebuild_signal, signal_files, </w:t>
        </w:r>
      </w:ins>
      <w:ins w:id="788" w:author="PR Preview" w:date="2024-01-01T00:00:00Z">
        <w:r>
          <w:rPr>
            <w:rStyle w:val="StringTok"/>
          </w:rPr>
          <w:t xml:space="preserve">"Signal"</w:t>
        </w:r>
      </w:ins>
      <w:ins w:id="788" w:author="PR Preview" w:date="2024-01-01T00:00:00Z">
        <w:r>
          <w:rPr>
            <w:rStyle w:val="NormalTok"/>
          </w:rPr>
          <w:t xml:space="preserve">, signal_dir)</w:t>
        </w:r>
      </w:ins>
      <w:ins w:id="788" w:author="PR Preview" w:date="2024-01-01T00:00:00Z">
        <w:r>
          <w:br/>
        </w:r>
      </w:ins>
      <w:ins w:id="788" w:author="PR Preview" w:date="2024-01-01T00:00:00Z">
        <w:r>
          <w:rPr>
            <w:rStyle w:val="NormalTok"/>
          </w:rPr>
          <w:t xml:space="preserve">  </w:t>
        </w:r>
      </w:ins>
      <w:ins w:id="788" w:author="PR Preview" w:date="2024-01-01T00:00:00Z">
        <w:r>
          <w:rPr>
            <w:rStyle w:val="FunctionTok"/>
          </w:rPr>
          <w:t xml:space="preserve">validate_source_rebuild</w:t>
        </w:r>
      </w:ins>
      <w:ins w:id="788" w:author="PR Preview" w:date="2024-01-01T00:00:00Z">
        <w:r>
          <w:rPr>
            <w:rStyle w:val="NormalTok"/>
          </w:rPr>
          <w:t xml:space="preserve">(rebuild_finance, finance_files, </w:t>
        </w:r>
      </w:ins>
      <w:ins w:id="788" w:author="PR Preview" w:date="2024-01-01T00:00:00Z">
        <w:r>
          <w:rPr>
            <w:rStyle w:val="StringTok"/>
          </w:rPr>
          <w:t xml:space="preserve">"finance"</w:t>
        </w:r>
      </w:ins>
      <w:ins w:id="788" w:author="PR Preview" w:date="2024-01-01T00:00:00Z">
        <w:r>
          <w:rPr>
            <w:rStyle w:val="NormalTok"/>
          </w:rPr>
          <w:t xml:space="preserve">, finance_dir)</w:t>
        </w:r>
      </w:ins>
      <w:ins w:id="788" w:author="PR Preview" w:date="2024-01-01T00:00:00Z">
        <w:r>
          <w:br/>
        </w:r>
      </w:ins>
      <w:ins w:id="788" w:author="PR Preview" w:date="2024-01-01T00:00:00Z">
        <w:r>
          <w:rPr>
            <w:rStyle w:val="NormalTok"/>
          </w:rPr>
          <w:t xml:space="preserve">  </w:t>
        </w:r>
      </w:ins>
      <w:ins w:id="788" w:author="PR Preview" w:date="2024-01-01T00:00:00Z">
        <w:r>
          <w:rPr>
            <w:rStyle w:val="FunctionTok"/>
          </w:rPr>
          <w:t xml:space="preserve">validate_source_rebuild</w:t>
        </w:r>
      </w:ins>
      <w:ins w:id="788" w:author="PR Preview" w:date="2024-01-01T00:00:00Z">
        <w:r>
          <w:rPr>
            <w:rStyle w:val="NormalTok"/>
          </w:rPr>
          <w:t xml:space="preserve">(rebuild_mapping, mapping_files, </w:t>
        </w:r>
      </w:ins>
      <w:ins w:id="788" w:author="PR Preview" w:date="2024-01-01T00:00:00Z">
        <w:r>
          <w:rPr>
            <w:rStyle w:val="StringTok"/>
          </w:rPr>
          <w:t xml:space="preserve">"mapping"</w:t>
        </w:r>
      </w:ins>
      <w:ins w:id="788" w:author="PR Preview" w:date="2024-01-01T00:00:00Z">
        <w:r>
          <w:rPr>
            <w:rStyle w:val="NormalTok"/>
          </w:rPr>
          <w:t xml:space="preserve">, s_drive_path)</w:t>
        </w:r>
      </w:ins>
      <w:ins w:id="788" w:author="PR Preview" w:date="2024-01-01T00:00:00Z">
        <w:r>
          <w:br/>
        </w:r>
      </w:ins>
      <w:ins w:id="788" w:author="PR Preview" w:date="2024-01-01T00:00:00Z">
        <w:r>
          <w:rPr>
            <w:rStyle w:val="NormalTok"/>
          </w:rPr>
          <w:t xml:space="preserve">  </w:t>
        </w:r>
      </w:ins>
      <w:ins w:id="788" w:author="PR Preview" w:date="2024-01-01T00:00:00Z">
        <w:r>
          <w:rPr>
            <w:rStyle w:val="CommentTok"/>
          </w:rPr>
          <w:t xml:space="preserve"># ... main logic is now immediately visible</w:t>
        </w:r>
      </w:ins>
      <w:ins w:id="788" w:author="PR Preview" w:date="2024-01-01T00:00:00Z">
        <w:r>
          <w:br/>
        </w:r>
      </w:ins>
      <w:ins w:id="788" w:author="PR Preview" w:date="2024-01-01T00:00:00Z">
        <w:r>
          <w:rPr>
            <w:rStyle w:val="NormalTok"/>
          </w:rPr>
          <w:t xml:space="preserve">}</w:t>
        </w:r>
      </w:ins>
    </w:p>
    <w:p>
      <w:pPr>
        <w:pStyle w:val="FirstParagraph"/>
      </w:pPr>
      <w:ins w:id="789" w:author="PR Preview" w:date="2024-01-01T00:00:00Z">
        <w:r>
          <w:t xml:space="preserve">Benefits of this pattern:</w:t>
        </w:r>
      </w:ins>
    </w:p>
    <w:p>
      <w:pPr>
        <w:pStyle w:val="Compact"/>
        <w:numPr>
          <w:ilvl w:val="0"/>
          <w:numId w:val="1095"/>
        </w:numPr>
      </w:pPr>
      <w:ins w:id="790" w:author="PR Preview" w:date="2024-01-01T00:00:00Z">
        <w:r>
          <w:t xml:space="preserve">The main function reads as a workflow outline</w:t>
        </w:r>
      </w:ins>
      <w:ins w:id="790" w:author="PR Preview" w:date="2024-01-01T00:00:00Z">
        <w:r>
          <w:t xml:space="preserve"> </w:t>
        </w:r>
      </w:ins>
      <w:ins w:id="790" w:author="PR Preview" w:date="2024-01-01T00:00:00Z">
        <w:r>
          <w:t xml:space="preserve">rather than a wall of</w:t>
        </w:r>
      </w:ins>
      <w:ins w:id="790" w:author="PR Preview" w:date="2024-01-01T00:00:00Z">
        <w:r>
          <w:t xml:space="preserve"> </w:t>
        </w:r>
      </w:ins>
      <w:ins w:id="790" w:author="PR Preview" w:date="2024-01-01T00:00:00Z">
        <w:r>
          <w:rPr>
            <w:rStyle w:val="VerbatimChar"/>
          </w:rPr>
          <w:t xml:space="preserve">if</w:t>
        </w:r>
      </w:ins>
      <w:ins w:id="790" w:author="PR Preview" w:date="2024-01-01T00:00:00Z">
        <w:r>
          <w:t xml:space="preserve">/</w:t>
        </w:r>
      </w:ins>
      <w:ins w:id="790" w:author="PR Preview" w:date="2024-01-01T00:00:00Z">
        <w:r>
          <w:rPr>
            <w:rStyle w:val="VerbatimChar"/>
          </w:rPr>
          <w:t xml:space="preserve">cli_abort</w:t>
        </w:r>
      </w:ins>
      <w:ins w:id="790" w:author="PR Preview" w:date="2024-01-01T00:00:00Z">
        <w:r>
          <w:t xml:space="preserve"> </w:t>
        </w:r>
      </w:ins>
      <w:ins w:id="790" w:author="PR Preview" w:date="2024-01-01T00:00:00Z">
        <w:r>
          <w:t xml:space="preserve">blocks.</w:t>
        </w:r>
      </w:ins>
    </w:p>
    <w:p>
      <w:pPr>
        <w:pStyle w:val="Compact"/>
        <w:numPr>
          <w:ilvl w:val="0"/>
          <w:numId w:val="1095"/>
        </w:numPr>
      </w:pPr>
      <w:ins w:id="791" w:author="PR Preview" w:date="2024-01-01T00:00:00Z">
        <w:r>
          <w:t xml:space="preserve">Each validation rule is defined once and tested once.</w:t>
        </w:r>
      </w:ins>
    </w:p>
    <w:p>
      <w:pPr>
        <w:pStyle w:val="Compact"/>
        <w:numPr>
          <w:ilvl w:val="0"/>
          <w:numId w:val="1095"/>
        </w:numPr>
      </w:pPr>
      <w:ins w:id="792" w:author="PR Preview" w:date="2024-01-01T00:00:00Z">
        <w:r>
          <w:t xml:space="preserve">Adding a new data source requires one new call, not a copy-pasted block.</w:t>
        </w:r>
      </w:ins>
    </w:p>
    <w:p>
      <w:pPr>
        <w:pStyle w:val="Compact"/>
        <w:numPr>
          <w:ilvl w:val="0"/>
          <w:numId w:val="1095"/>
        </w:numPr>
      </w:pPr>
      <w:ins w:id="793" w:author="PR Preview" w:date="2024-01-01T00:00:00Z">
        <w:r>
          <w:t xml:space="preserve">Error message formatting stays consistent across all sources.</w:t>
        </w:r>
      </w:ins>
    </w:p>
    <w:p>
      <w:pPr>
        <w:pStyle w:val="FirstParagraph"/>
      </w:pPr>
      <w:ins w:id="794" w:author="PR Preview" w:date="2024-01-01T00:00:00Z">
        <w:r>
          <w:t xml:space="preserve">Place each extracted helper in its own file</w:t>
        </w:r>
      </w:ins>
      <w:ins w:id="794" w:author="PR Preview" w:date="2024-01-01T00:00:00Z">
        <w:r>
          <w:t xml:space="preserve"> </w:t>
        </w:r>
      </w:ins>
      <w:ins w:id="794" w:author="PR Preview" w:date="2024-01-01T00:00:00Z">
        <w:r>
          <w:t xml:space="preserve">(</w:t>
        </w:r>
      </w:ins>
      <w:hyperlink w:anchor="sec-one-function-per-file">
        <w:r>
          <w:rPr>
            <w:rStyle w:val="Hyperlink"/>
          </w:rPr>
          <w:t xml:space="preserve">Section 6.24</w:t>
        </w:r>
      </w:hyperlink>
      <w:ins w:id="794" w:author="PR Preview" w:date="2024-01-01T00:00:00Z">
        <w:r>
          <w:t xml:space="preserve">),</w:t>
        </w:r>
      </w:ins>
      <w:ins w:id="794" w:author="PR Preview" w:date="2024-01-01T00:00:00Z">
        <w:r>
          <w:t xml:space="preserve"> </w:t>
        </w:r>
      </w:ins>
      <w:ins w:id="794" w:author="PR Preview" w:date="2024-01-01T00:00:00Z">
        <w:r>
          <w:t xml:space="preserve">not above or below the caller in the same file.</w:t>
        </w:r>
      </w:ins>
    </w:p>
    <w:bookmarkEnd w:id="232"/>
    <w:bookmarkStart w:id="235" w:name="examples-borrowed-from-lab-package-prs"/>
    <w:p>
      <w:pPr>
        <w:pStyle w:val="Heading2"/>
      </w:pPr>
      <w:ins w:id="795" w:author="PR Preview" w:date="2024-01-01T00:00:00Z">
        <w:r>
          <w:t xml:space="preserve">6.22 Examples borrowed from lab package PRs</w:t>
        </w:r>
      </w:ins>
    </w:p>
    <w:p>
      <w:pPr>
        <w:pStyle w:val="FirstParagraph"/>
      </w:pPr>
      <w:r>
        <w:t xml:space="preserve">In</w:t>
      </w:r>
      <w:r>
        <w:t xml:space="preserve"> </w:t>
      </w:r>
      <w:hyperlink r:id="rId23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3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35"/>
    <w:bookmarkStart w:id="239" w:name="related-references"/>
    <w:p>
      <w:pPr>
        <w:pStyle w:val="Heading2"/>
      </w:pPr>
      <w:ins w:id="798" w:author="PR Preview" w:date="2024-01-01T00:00:00Z">
        <w:r>
          <w:t xml:space="preserve">6.23 Related references</w:t>
        </w:r>
      </w:ins>
    </w:p>
    <w:p>
      <w:pPr>
        <w:pStyle w:val="FirstParagraph"/>
      </w:pPr>
      <w:r>
        <w:t xml:space="preserve">For background and related ideas,</w:t>
      </w:r>
      <w:r>
        <w:t xml:space="preserve"> </w:t>
      </w:r>
      <w:r>
        <w:t xml:space="preserve">see</w:t>
      </w:r>
      <w:r>
        <w:t xml:space="preserve"> </w:t>
      </w:r>
      <w:hyperlink r:id="rId236">
        <w:r>
          <w:rPr>
            <w:rStyle w:val="Hyperlink"/>
          </w:rPr>
          <w:t xml:space="preserve">Decomposition (computer science)</w:t>
        </w:r>
      </w:hyperlink>
      <w:r>
        <w:t xml:space="preserve">,</w:t>
      </w:r>
      <w:r>
        <w:t xml:space="preserve"> </w:t>
      </w:r>
      <w:hyperlink r:id="rId237">
        <w:r>
          <w:rPr>
            <w:rStyle w:val="Hyperlink"/>
          </w:rPr>
          <w:t xml:space="preserve">Code refactoring</w:t>
        </w:r>
      </w:hyperlink>
      <w:r>
        <w:t xml:space="preserve">,</w:t>
      </w:r>
      <w:r>
        <w:t xml:space="preserve"> </w:t>
      </w:r>
      <w:r>
        <w:t xml:space="preserve">and</w:t>
      </w:r>
      <w:r>
        <w:t xml:space="preserve"> </w:t>
      </w:r>
      <w:hyperlink r:id="rId238">
        <w:r>
          <w:rPr>
            <w:rStyle w:val="Hyperlink"/>
          </w:rPr>
          <w:t xml:space="preserve">Functional decomposition</w:t>
        </w:r>
      </w:hyperlink>
      <w:r>
        <w:t xml:space="preserve">.</w:t>
      </w:r>
    </w:p>
    <w:bookmarkEnd w:id="239"/>
    <w:bookmarkStart w:id="244" w:name="sec-one-function-per-file"/>
    <w:p>
      <w:pPr>
        <w:pStyle w:val="Heading2"/>
      </w:pPr>
      <w:ins w:id="800" w:author="PR Preview" w:date="2024-01-01T00:00:00Z">
        <w:r>
          <w:t xml:space="preserve">6.24 One function per file</w:t>
        </w:r>
      </w:ins>
    </w:p>
    <w:p>
      <w:pPr>
        <w:pStyle w:val="FirstParagraph"/>
      </w:pPr>
      <w:ins w:id="801" w:author="PR Preview" w:date="2024-01-01T00:00:00Z">
        <w:r>
          <w:t xml:space="preserve">Give each function its own file</w:t>
        </w:r>
      </w:ins>
      <w:ins w:id="801" w:author="PR Preview" w:date="2024-01-01T00:00:00Z">
        <w:r>
          <w:t xml:space="preserve"> </w:t>
        </w:r>
      </w:ins>
      <w:ins w:id="801" w:author="PR Preview" w:date="2024-01-01T00:00:00Z">
        <w:r>
          <w:t xml:space="preserve">rather than bundling multiple functions into one file.</w:t>
        </w:r>
      </w:ins>
      <w:ins w:id="801" w:author="PR Preview" w:date="2024-01-01T00:00:00Z">
        <w:r>
          <w:t xml:space="preserve"> </w:t>
        </w:r>
      </w:ins>
      <w:ins w:id="801" w:author="PR Preview" w:date="2024-01-01T00:00:00Z">
        <w:r>
          <w:t xml:space="preserve">This applies to exported functions, internal helpers,</w:t>
        </w:r>
      </w:ins>
      <w:ins w:id="801" w:author="PR Preview" w:date="2024-01-01T00:00:00Z">
        <w:r>
          <w:t xml:space="preserve"> </w:t>
        </w:r>
      </w:ins>
      <w:ins w:id="801" w:author="PR Preview" w:date="2024-01-01T00:00:00Z">
        <w:r>
          <w:t xml:space="preserve">and test helpers alike —</w:t>
        </w:r>
      </w:ins>
      <w:ins w:id="801" w:author="PR Preview" w:date="2024-01-01T00:00:00Z">
        <w:r>
          <w:t xml:space="preserve"> </w:t>
        </w:r>
      </w:ins>
      <w:ins w:id="801" w:author="PR Preview" w:date="2024-01-01T00:00:00Z">
        <w:r>
          <w:t xml:space="preserve">the only exception is a trivial two-line wrapper</w:t>
        </w:r>
      </w:ins>
      <w:ins w:id="801" w:author="PR Preview" w:date="2024-01-01T00:00:00Z">
        <w:r>
          <w:t xml:space="preserve"> </w:t>
        </w:r>
      </w:ins>
      <w:ins w:id="801" w:author="PR Preview" w:date="2024-01-01T00:00:00Z">
        <w:r>
          <w:t xml:space="preserve">that is inseparable from its caller.</w:t>
        </w:r>
      </w:ins>
    </w:p>
    <w:bookmarkStart w:id="240" w:name="r-packages"/>
    <w:p>
      <w:pPr>
        <w:pStyle w:val="Heading3"/>
      </w:pPr>
      <w:ins w:id="802" w:author="PR Preview" w:date="2024-01-01T00:00:00Z">
        <w:r>
          <w:t xml:space="preserve">6.24.1 R packages</w:t>
        </w:r>
      </w:ins>
    </w:p>
    <w:p>
      <w:pPr>
        <w:pStyle w:val="FirstParagraph"/>
      </w:pPr>
      <w:ins w:id="803" w:author="PR Preview" w:date="2024-01-01T00:00:00Z">
        <w:r>
          <w:t xml:space="preserve">Under</w:t>
        </w:r>
      </w:ins>
      <w:ins w:id="803" w:author="PR Preview" w:date="2024-01-01T00:00:00Z">
        <w:r>
          <w:t xml:space="preserve"> </w:t>
        </w:r>
      </w:ins>
      <w:ins w:id="803" w:author="PR Preview" w:date="2024-01-01T00:00:00Z">
        <w:r>
          <w:rPr>
            <w:rStyle w:val="VerbatimChar"/>
          </w:rPr>
          <w:t xml:space="preserve">R/</w:t>
        </w:r>
      </w:ins>
      <w:ins w:id="803" w:author="PR Preview" w:date="2024-01-01T00:00:00Z">
        <w:r>
          <w:t xml:space="preserve">, name the file after the function it contains:</w:t>
        </w:r>
      </w:ins>
      <w:ins w:id="803" w:author="PR Preview" w:date="2024-01-01T00:00:00Z">
        <w:r>
          <w:t xml:space="preserve"> </w:t>
        </w:r>
      </w:ins>
      <w:ins w:id="803" w:author="PR Preview" w:date="2024-01-01T00:00:00Z">
        <w:r>
          <w:rPr>
            <w:rStyle w:val="VerbatimChar"/>
          </w:rPr>
          <w:t xml:space="preserve">simulate_data()</w:t>
        </w:r>
      </w:ins>
      <w:ins w:id="803" w:author="PR Preview" w:date="2024-01-01T00:00:00Z">
        <w:r>
          <w:t xml:space="preserve"> </w:t>
        </w:r>
      </w:ins>
      <w:ins w:id="803" w:author="PR Preview" w:date="2024-01-01T00:00:00Z">
        <w:r>
          <w:t xml:space="preserve">lives in</w:t>
        </w:r>
      </w:ins>
      <w:ins w:id="803" w:author="PR Preview" w:date="2024-01-01T00:00:00Z">
        <w:r>
          <w:t xml:space="preserve"> </w:t>
        </w:r>
      </w:ins>
      <w:ins w:id="803" w:author="PR Preview" w:date="2024-01-01T00:00:00Z">
        <w:r>
          <w:rPr>
            <w:rStyle w:val="VerbatimChar"/>
          </w:rPr>
          <w:t xml:space="preserve">R/simulate_data.R</w:t>
        </w:r>
      </w:ins>
      <w:ins w:id="803" w:author="PR Preview" w:date="2024-01-01T00:00:00Z">
        <w:r>
          <w:t xml:space="preserve">.</w:t>
        </w:r>
      </w:ins>
      <w:ins w:id="803" w:author="PR Preview" w:date="2024-01-01T00:00:00Z">
        <w:r>
          <w:t xml:space="preserve"> </w:t>
        </w:r>
      </w:ins>
      <w:ins w:id="803" w:author="PR Preview" w:date="2024-01-01T00:00:00Z">
        <w:r>
          <w:t xml:space="preserve">A private helper that is more than a two-liner</w:t>
        </w:r>
      </w:ins>
      <w:ins w:id="803" w:author="PR Preview" w:date="2024-01-01T00:00:00Z">
        <w:r>
          <w:t xml:space="preserve"> </w:t>
        </w:r>
      </w:ins>
      <w:ins w:id="803" w:author="PR Preview" w:date="2024-01-01T00:00:00Z">
        <w:r>
          <w:t xml:space="preserve">still gets its own file, named after the helper,</w:t>
        </w:r>
      </w:ins>
      <w:ins w:id="803" w:author="PR Preview" w:date="2024-01-01T00:00:00Z">
        <w:r>
          <w:t xml:space="preserve"> </w:t>
        </w:r>
      </w:ins>
      <w:ins w:id="803" w:author="PR Preview" w:date="2024-01-01T00:00:00Z">
        <w:r>
          <w:t xml:space="preserve">even if only one caller uses it.</w:t>
        </w:r>
      </w:ins>
    </w:p>
    <w:bookmarkEnd w:id="240"/>
    <w:bookmarkStart w:id="241" w:name="why"/>
    <w:p>
      <w:pPr>
        <w:pStyle w:val="Heading3"/>
      </w:pPr>
      <w:ins w:id="804" w:author="PR Preview" w:date="2024-01-01T00:00:00Z">
        <w:r>
          <w:t xml:space="preserve">6.24.2 Why</w:t>
        </w:r>
      </w:ins>
    </w:p>
    <w:p>
      <w:pPr>
        <w:pStyle w:val="FirstParagraph"/>
      </w:pPr>
      <w:ins w:id="805" w:author="PR Preview" w:date="2024-01-01T00:00:00Z">
        <w:r>
          <w:t xml:space="preserve">A file with one function is easier to find,</w:t>
        </w:r>
      </w:ins>
      <w:ins w:id="805" w:author="PR Preview" w:date="2024-01-01T00:00:00Z">
        <w:r>
          <w:t xml:space="preserve"> </w:t>
        </w:r>
      </w:ins>
      <w:ins w:id="805" w:author="PR Preview" w:date="2024-01-01T00:00:00Z">
        <w:r>
          <w:t xml:space="preserve">easier to diff</w:t>
        </w:r>
      </w:ins>
      <w:ins w:id="805" w:author="PR Preview" w:date="2024-01-01T00:00:00Z">
        <w:r>
          <w:t xml:space="preserve"> </w:t>
        </w:r>
      </w:ins>
      <w:ins w:id="805" w:author="PR Preview" w:date="2024-01-01T00:00:00Z">
        <w:r>
          <w:t xml:space="preserve">(a change to one function does not sit inside</w:t>
        </w:r>
      </w:ins>
      <w:ins w:id="805" w:author="PR Preview" w:date="2024-01-01T00:00:00Z">
        <w:r>
          <w:t xml:space="preserve"> </w:t>
        </w:r>
      </w:ins>
      <w:ins w:id="805" w:author="PR Preview" w:date="2024-01-01T00:00:00Z">
        <w:r>
          <w:t xml:space="preserve">an unrelated grep hit for a different one),</w:t>
        </w:r>
      </w:ins>
      <w:ins w:id="805" w:author="PR Preview" w:date="2024-01-01T00:00:00Z">
        <w:r>
          <w:t xml:space="preserve"> </w:t>
        </w:r>
      </w:ins>
      <w:ins w:id="805" w:author="PR Preview" w:date="2024-01-01T00:00:00Z">
        <w:r>
          <w:t xml:space="preserve">and matches how</w:t>
        </w:r>
      </w:ins>
      <w:ins w:id="805" w:author="PR Preview" w:date="2024-01-01T00:00:00Z">
        <w:r>
          <w:t xml:space="preserve"> </w:t>
        </w:r>
      </w:ins>
      <w:ins w:id="805" w:author="PR Preview" w:date="2024-01-01T00:00:00Z">
        <w:r>
          <w:rPr>
            <w:rStyle w:val="VerbatimChar"/>
          </w:rPr>
          <w:t xml:space="preserve">git blame</w:t>
        </w:r>
      </w:ins>
      <w:ins w:id="805" w:author="PR Preview" w:date="2024-01-01T00:00:00Z">
        <w:r>
          <w:t xml:space="preserve"> </w:t>
        </w:r>
      </w:ins>
      <w:ins w:id="805" w:author="PR Preview" w:date="2024-01-01T00:00:00Z">
        <w:r>
          <w:t xml:space="preserve">and code-review tools</w:t>
        </w:r>
      </w:ins>
      <w:ins w:id="805" w:author="PR Preview" w:date="2024-01-01T00:00:00Z">
        <w:r>
          <w:t xml:space="preserve"> </w:t>
        </w:r>
      </w:ins>
      <w:ins w:id="805" w:author="PR Preview" w:date="2024-01-01T00:00:00Z">
        <w:r>
          <w:t xml:space="preserve">attribute changes.</w:t>
        </w:r>
      </w:ins>
      <w:ins w:id="805" w:author="PR Preview" w:date="2024-01-01T00:00:00Z">
        <w:r>
          <w:t xml:space="preserve"> </w:t>
        </w:r>
      </w:ins>
      <w:ins w:id="805" w:author="PR Preview" w:date="2024-01-01T00:00:00Z">
        <w:r>
          <w:t xml:space="preserve">Bundling unrelated functions into one file —</w:t>
        </w:r>
      </w:ins>
      <w:ins w:id="805" w:author="PR Preview" w:date="2024-01-01T00:00:00Z">
        <w:r>
          <w:t xml:space="preserve"> </w:t>
        </w:r>
      </w:ins>
      <w:ins w:id="805" w:author="PR Preview" w:date="2024-01-01T00:00:00Z">
        <w:r>
          <w:t xml:space="preserve">because they were added in the same PR,</w:t>
        </w:r>
      </w:ins>
      <w:ins w:id="805" w:author="PR Preview" w:date="2024-01-01T00:00:00Z">
        <w:r>
          <w:t xml:space="preserve"> </w:t>
        </w:r>
      </w:ins>
      <w:ins w:id="805" w:author="PR Preview" w:date="2024-01-01T00:00:00Z">
        <w:r>
          <w:t xml:space="preserve">or because an existing file happened to be open —</w:t>
        </w:r>
      </w:ins>
      <w:ins w:id="805" w:author="PR Preview" w:date="2024-01-01T00:00:00Z">
        <w:r>
          <w:t xml:space="preserve"> </w:t>
        </w:r>
      </w:ins>
      <w:ins w:id="805" w:author="PR Preview" w:date="2024-01-01T00:00:00Z">
        <w:r>
          <w:t xml:space="preserve">accumulates unrelated concerns over time.</w:t>
        </w:r>
      </w:ins>
    </w:p>
    <w:bookmarkEnd w:id="241"/>
    <w:bookmarkStart w:id="242" w:name="X82cb167292354e6d55f501d979db1106686a1af"/>
    <w:p>
      <w:pPr>
        <w:pStyle w:val="Heading3"/>
      </w:pPr>
      <w:ins w:id="806" w:author="PR Preview" w:date="2024-01-01T00:00:00Z">
        <w:r>
          <w:t xml:space="preserve">6.24.3 Adding to an existing multi-function file</w:t>
        </w:r>
      </w:ins>
    </w:p>
    <w:p>
      <w:pPr>
        <w:pStyle w:val="FirstParagraph"/>
      </w:pPr>
      <w:ins w:id="807" w:author="PR Preview" w:date="2024-01-01T00:00:00Z">
        <w:r>
          <w:t xml:space="preserve">When adding a function to a file that already holds others</w:t>
        </w:r>
      </w:ins>
      <w:ins w:id="807" w:author="PR Preview" w:date="2024-01-01T00:00:00Z">
        <w:r>
          <w:t xml:space="preserve"> </w:t>
        </w:r>
      </w:ins>
      <w:ins w:id="807" w:author="PR Preview" w:date="2024-01-01T00:00:00Z">
        <w:r>
          <w:t xml:space="preserve">(common in older code that predates this convention),</w:t>
        </w:r>
      </w:ins>
      <w:ins w:id="807" w:author="PR Preview" w:date="2024-01-01T00:00:00Z">
        <w:r>
          <w:t xml:space="preserve"> </w:t>
        </w:r>
      </w:ins>
      <w:ins w:id="807" w:author="PR Preview" w:date="2024-01-01T00:00:00Z">
        <w:r>
          <w:t xml:space="preserve">put the</w:t>
        </w:r>
      </w:ins>
      <w:ins w:id="807" w:author="PR Preview" w:date="2024-01-01T00:00:00Z">
        <w:r>
          <w:t xml:space="preserve"> </w:t>
        </w:r>
      </w:ins>
      <w:ins w:id="807" w:author="PR Preview" w:date="2024-01-01T00:00:00Z">
        <w:r>
          <w:rPr>
            <w:b/>
            <w:bCs/>
          </w:rPr>
          <w:t xml:space="preserve">new</w:t>
        </w:r>
      </w:ins>
      <w:ins w:id="807" w:author="PR Preview" w:date="2024-01-01T00:00:00Z">
        <w:r>
          <w:t xml:space="preserve"> </w:t>
        </w:r>
      </w:ins>
      <w:ins w:id="807" w:author="PR Preview" w:date="2024-01-01T00:00:00Z">
        <w:r>
          <w:t xml:space="preserve">function in its own file</w:t>
        </w:r>
      </w:ins>
      <w:ins w:id="807" w:author="PR Preview" w:date="2024-01-01T00:00:00Z">
        <w:r>
          <w:t xml:space="preserve"> </w:t>
        </w:r>
      </w:ins>
      <w:ins w:id="807" w:author="PR Preview" w:date="2024-01-01T00:00:00Z">
        <w:r>
          <w:t xml:space="preserve">so at least new code follows the convention going forward.</w:t>
        </w:r>
      </w:ins>
      <w:ins w:id="807" w:author="PR Preview" w:date="2024-01-01T00:00:00Z">
        <w:r>
          <w:t xml:space="preserve"> </w:t>
        </w:r>
      </w:ins>
      <w:ins w:id="807" w:author="PR Preview" w:date="2024-01-01T00:00:00Z">
        <w:r>
          <w:t xml:space="preserve">Splitting every pre-existing function out</w:t>
        </w:r>
      </w:ins>
      <w:ins w:id="807" w:author="PR Preview" w:date="2024-01-01T00:00:00Z">
        <w:r>
          <w:t xml:space="preserve"> </w:t>
        </w:r>
      </w:ins>
      <w:ins w:id="807" w:author="PR Preview" w:date="2024-01-01T00:00:00Z">
        <w:r>
          <w:t xml:space="preserve">is a separate, larger refactor.</w:t>
        </w:r>
      </w:ins>
    </w:p>
    <w:bookmarkEnd w:id="242"/>
    <w:bookmarkStart w:id="243" w:name="relationship-to-function-decomposition"/>
    <w:p>
      <w:pPr>
        <w:pStyle w:val="Heading3"/>
      </w:pPr>
      <w:ins w:id="808" w:author="PR Preview" w:date="2024-01-01T00:00:00Z">
        <w:r>
          <w:t xml:space="preserve">6.24.4 Relationship to function decomposition</w:t>
        </w:r>
      </w:ins>
    </w:p>
    <w:p>
      <w:pPr>
        <w:pStyle w:val="FirstParagraph"/>
      </w:pPr>
      <w:ins w:id="809" w:author="PR Preview" w:date="2024-01-01T00:00:00Z">
        <w:r>
          <w:t xml:space="preserve">When decomposing a large function</w:t>
        </w:r>
      </w:ins>
      <w:ins w:id="809" w:author="PR Preview" w:date="2024-01-01T00:00:00Z">
        <w:r>
          <w:t xml:space="preserve"> </w:t>
        </w:r>
      </w:ins>
      <w:ins w:id="809" w:author="PR Preview" w:date="2024-01-01T00:00:00Z">
        <w:r>
          <w:t xml:space="preserve">(1),</w:t>
        </w:r>
      </w:ins>
      <w:ins w:id="809" w:author="PR Preview" w:date="2024-01-01T00:00:00Z">
        <w:r>
          <w:t xml:space="preserve"> </w:t>
        </w:r>
      </w:ins>
      <w:ins w:id="809" w:author="PR Preview" w:date="2024-01-01T00:00:00Z">
        <w:r>
          <w:t xml:space="preserve">place each extracted helper in its own file</w:t>
        </w:r>
      </w:ins>
      <w:ins w:id="809" w:author="PR Preview" w:date="2024-01-01T00:00:00Z">
        <w:r>
          <w:t xml:space="preserve"> </w:t>
        </w:r>
      </w:ins>
      <w:ins w:id="809" w:author="PR Preview" w:date="2024-01-01T00:00:00Z">
        <w:r>
          <w:t xml:space="preserve">rather than above or below the caller in the same file.</w:t>
        </w:r>
      </w:ins>
      <w:ins w:id="809" w:author="PR Preview" w:date="2024-01-01T00:00:00Z">
        <w:r>
          <w:t xml:space="preserve"> </w:t>
        </w:r>
      </w:ins>
      <w:ins w:id="809" w:author="PR Preview" w:date="2024-01-01T00:00:00Z">
        <w:r>
          <w:t xml:space="preserve">The caller file then contains only the orchestration function,</w:t>
        </w:r>
      </w:ins>
      <w:ins w:id="809" w:author="PR Preview" w:date="2024-01-01T00:00:00Z">
        <w:r>
          <w:t xml:space="preserve"> </w:t>
        </w:r>
      </w:ins>
      <w:ins w:id="809" w:author="PR Preview" w:date="2024-01-01T00:00:00Z">
        <w:r>
          <w:t xml:space="preserve">and each helper is independently findable and testable.</w:t>
        </w:r>
      </w:ins>
    </w:p>
    <w:bookmarkEnd w:id="243"/>
    <w:bookmarkEnd w:id="244"/>
    <w:bookmarkStart w:id="250" w:name="sec-function-length-limits"/>
    <w:p>
      <w:pPr>
        <w:pStyle w:val="Heading2"/>
      </w:pPr>
      <w:ins w:id="810" w:author="PR Preview" w:date="2024-01-01T00:00:00Z">
        <w:r>
          <w:t xml:space="preserve">6.25 Function length limits</w:t>
        </w:r>
      </w:ins>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6"/>
        </w:numPr>
      </w:pPr>
      <w:hyperlink r:id="rId245">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6"/>
        </w:numPr>
      </w:pPr>
      <w:hyperlink r:id="rId246">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6"/>
        </w:numPr>
      </w:pPr>
      <w:hyperlink r:id="rId247">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48">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6"/>
        </w:numPr>
      </w:pPr>
      <w:hyperlink r:id="rId249">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7"/>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7"/>
        </w:numPr>
      </w:pPr>
      <w:r>
        <w:t xml:space="preserve">Prefer single-purpose functions with clear names and contracts.</w:t>
      </w:r>
    </w:p>
    <w:p>
      <w:pPr>
        <w:pStyle w:val="Compact"/>
        <w:numPr>
          <w:ilvl w:val="0"/>
          <w:numId w:val="1097"/>
        </w:numPr>
      </w:pPr>
      <w:r>
        <w:t xml:space="preserve">Watch decision complexity (branching and nesting), not only length.</w:t>
      </w:r>
    </w:p>
    <w:p>
      <w:pPr>
        <w:pStyle w:val="Compact"/>
        <w:numPr>
          <w:ilvl w:val="0"/>
          <w:numId w:val="1097"/>
        </w:numPr>
      </w:pPr>
      <w:r>
        <w:t xml:space="preserve">Decompose when the top-level story is hard to follow or hard to test.</w:t>
      </w:r>
    </w:p>
    <w:bookmarkEnd w:id="250"/>
    <w:bookmarkStart w:id="253" w:name="sec-kiss"/>
    <w:p>
      <w:pPr>
        <w:pStyle w:val="Heading2"/>
      </w:pPr>
      <w:ins w:id="822" w:author="PR Preview" w:date="2024-01-01T00:00:00Z">
        <w:r>
          <w:t xml:space="preserve">6.26 Keep It Short and Simple (KISS)</w:t>
        </w:r>
      </w:ins>
    </w:p>
    <w:p>
      <w:pPr>
        <w:pStyle w:val="FirstParagraph"/>
      </w:pPr>
      <w:r>
        <w:t xml:space="preserve">The</w:t>
      </w:r>
      <w:r>
        <w:t xml:space="preserve"> </w:t>
      </w:r>
      <w:hyperlink r:id="rId251">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8"/>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8"/>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8"/>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8"/>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52">
        <w:r>
          <w:rPr>
            <w:rStyle w:val="Hyperlink"/>
          </w:rPr>
          <w:t xml:space="preserve">avoiding deep nesting</w:t>
        </w:r>
      </w:hyperlink>
      <w:r>
        <w:t xml:space="preserve">,</w:t>
      </w:r>
      <w:r>
        <w:t xml:space="preserve"> </w:t>
      </w:r>
      <w:r>
        <w:t xml:space="preserve">are concrete applications of this principle.</w:t>
      </w:r>
    </w:p>
    <w:bookmarkEnd w:id="253"/>
    <w:bookmarkStart w:id="254" w:name="sec-decompose-qmd-chunks"/>
    <w:p>
      <w:pPr>
        <w:pStyle w:val="Heading2"/>
      </w:pPr>
      <w:ins w:id="831" w:author="PR Preview" w:date="2024-01-01T00:00:00Z">
        <w:r>
          <w:t xml:space="preserve">6.27 Decomposing Code Chunks in Quarto Documents</w:t>
        </w:r>
      </w:ins>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ins w:id="833" w:author="PR Preview" w:date="2024-01-01T00:00:00Z">
        <w:r>
          <w:t xml:space="preserve">When a chunk grows into substantial logic —</w:t>
        </w:r>
      </w:ins>
      <w:ins w:id="833" w:author="PR Preview" w:date="2024-01-01T00:00:00Z">
        <w:r>
          <w:t xml:space="preserve"> </w:t>
        </w:r>
      </w:ins>
      <w:ins w:id="833" w:author="PR Preview" w:date="2024-01-01T00:00:00Z">
        <w:r>
          <w:t xml:space="preserve">a multi-step data manipulation,</w:t>
        </w:r>
      </w:ins>
      <w:ins w:id="833" w:author="PR Preview" w:date="2024-01-01T00:00:00Z">
        <w:r>
          <w:t xml:space="preserve"> </w:t>
        </w:r>
      </w:ins>
      <w:ins w:id="833" w:author="PR Preview" w:date="2024-01-01T00:00:00Z">
        <w:r>
          <w:t xml:space="preserve">a function defined inline,</w:t>
        </w:r>
      </w:ins>
      <w:ins w:id="833" w:author="PR Preview" w:date="2024-01-01T00:00:00Z">
        <w:r>
          <w:t xml:space="preserve"> </w:t>
        </w:r>
      </w:ins>
      <w:ins w:id="833" w:author="PR Preview" w:date="2024-01-01T00:00:00Z">
        <w:r>
          <w:t xml:space="preserve">a non-trivial transformation,</w:t>
        </w:r>
      </w:ins>
      <w:ins w:id="833" w:author="PR Preview" w:date="2024-01-01T00:00:00Z">
        <w:r>
          <w:t xml:space="preserve"> </w:t>
        </w:r>
      </w:ins>
      <w:ins w:id="833" w:author="PR Preview" w:date="2024-01-01T00:00:00Z">
        <w:r>
          <w:t xml:space="preserve">or the same block copied across chunks —</w:t>
        </w:r>
      </w:ins>
      <w:ins w:id="833" w:author="PR Preview" w:date="2024-01-01T00:00:00Z">
        <w:r>
          <w:t xml:space="preserve"> </w:t>
        </w:r>
      </w:ins>
      <w:ins w:id="833" w:author="PR Preview" w:date="2024-01-01T00:00:00Z">
        <w:r>
          <w:t xml:space="preserve">extract that logic into a function and have the chunk call it.</w:t>
        </w:r>
      </w:ins>
      <w:ins w:id="833" w:author="PR Preview" w:date="2024-01-01T00:00:00Z">
        <w:r>
          <w:t xml:space="preserve"> </w:t>
        </w:r>
      </w:ins>
      <w:ins w:id="833" w:author="PR Preview" w:date="2024-01-01T00:00:00Z">
        <w:r>
          <w:t xml:space="preserve">Following the function-decomposition (1),</w:t>
        </w:r>
      </w:ins>
      <w:ins w:id="833" w:author="PR Preview" w:date="2024-01-01T00:00:00Z">
        <w:r>
          <w:t xml:space="preserve"> </w:t>
        </w:r>
      </w:ins>
      <w:ins w:id="833" w:author="PR Preview" w:date="2024-01-01T00:00:00Z">
        <w:r>
          <w:t xml:space="preserve">one-function-per-file (</w:t>
        </w:r>
      </w:ins>
      <w:hyperlink w:anchor="sec-one-function-per-file">
        <w:r>
          <w:rPr>
            <w:rStyle w:val="Hyperlink"/>
          </w:rPr>
          <w:t xml:space="preserve">Section 6.24</w:t>
        </w:r>
      </w:hyperlink>
      <w:ins w:id="833" w:author="PR Preview" w:date="2024-01-01T00:00:00Z">
        <w:r>
          <w:t xml:space="preserve">),</w:t>
        </w:r>
      </w:ins>
      <w:ins w:id="833" w:author="PR Preview" w:date="2024-01-01T00:00:00Z">
        <w:r>
          <w:t xml:space="preserve"> </w:t>
        </w:r>
      </w:ins>
      <w:ins w:id="833" w:author="PR Preview" w:date="2024-01-01T00:00:00Z">
        <w:r>
          <w:t xml:space="preserve">and length-limit (</w:t>
        </w:r>
      </w:ins>
      <w:hyperlink w:anchor="sec-function-length-limits">
        <w:r>
          <w:rPr>
            <w:rStyle w:val="Hyperlink"/>
          </w:rPr>
          <w:t xml:space="preserve">Section 6.25</w:t>
        </w:r>
      </w:hyperlink>
      <w:ins w:id="833" w:author="PR Preview" w:date="2024-01-01T00:00:00Z">
        <w:r>
          <w:t xml:space="preserve">) principles,</w:t>
        </w:r>
      </w:ins>
      <w:ins w:id="833" w:author="PR Preview" w:date="2024-01-01T00:00:00Z">
        <w:r>
          <w:t xml:space="preserve"> </w:t>
        </w:r>
      </w:ins>
      <w:ins w:id="833" w:author="PR Preview" w:date="2024-01-01T00:00:00Z">
        <w:r>
          <w:t xml:space="preserve">give the function its own file under</w:t>
        </w:r>
      </w:ins>
      <w:ins w:id="833" w:author="PR Preview" w:date="2024-01-01T00:00:00Z">
        <w:r>
          <w:t xml:space="preserve"> </w:t>
        </w:r>
      </w:ins>
      <w:ins w:id="833" w:author="PR Preview" w:date="2024-01-01T00:00:00Z">
        <w:r>
          <w:rPr>
            <w:rStyle w:val="VerbatimChar"/>
          </w:rPr>
          <w:t xml:space="preserve">R/</w:t>
        </w:r>
      </w:ins>
      <w:ins w:id="833" w:author="PR Preview" w:date="2024-01-01T00:00:00Z">
        <w:r>
          <w:t xml:space="preserve">,</w:t>
        </w:r>
      </w:ins>
      <w:ins w:id="833" w:author="PR Preview" w:date="2024-01-01T00:00:00Z">
        <w:r>
          <w:t xml:space="preserve"> </w:t>
        </w:r>
      </w:ins>
      <w:ins w:id="833" w:author="PR Preview" w:date="2024-01-01T00:00:00Z">
        <w:r>
          <w:t xml:space="preserve">with full</w:t>
        </w:r>
      </w:ins>
      <w:ins w:id="833" w:author="PR Preview" w:date="2024-01-01T00:00:00Z">
        <w:r>
          <w:t xml:space="preserve"> </w:t>
        </w:r>
      </w:ins>
      <w:hyperlink r:id="rId113">
        <w:r>
          <w:rPr>
            <w:rStyle w:val="VerbatimChar"/>
          </w:rPr>
          <w:t xml:space="preserve">{roxygen2}</w:t>
        </w:r>
      </w:hyperlink>
      <w:ins w:id="833" w:author="PR Preview" w:date="2024-01-01T00:00:00Z">
        <w:r>
          <w:t xml:space="preserve"> </w:t>
        </w:r>
      </w:ins>
      <w:ins w:id="833" w:author="PR Preview" w:date="2024-01-01T00:00:00Z">
        <w:r>
          <w:t xml:space="preserve">documentation,</w:t>
        </w:r>
      </w:ins>
      <w:ins w:id="833" w:author="PR Preview" w:date="2024-01-01T00:00:00Z">
        <w:r>
          <w:t xml:space="preserve"> </w:t>
        </w:r>
      </w:ins>
      <w:ins w:id="833" w:author="PR Preview" w:date="2024-01-01T00:00:00Z">
        <w:r>
          <w:t xml:space="preserve">the same way any other package function is written.</w:t>
        </w:r>
      </w:ins>
      <w:ins w:id="833" w:author="PR Preview" w:date="2024-01-01T00:00:00Z">
        <w:r>
          <w:t xml:space="preserve"> </w:t>
        </w:r>
      </w:ins>
      <w:ins w:id="833" w:author="PR Preview" w:date="2024-01-01T00:00:00Z">
        <w:r>
          <w:t xml:space="preserve">The chunk then shrinks to a call</w:t>
        </w:r>
      </w:ins>
      <w:ins w:id="833" w:author="PR Preview" w:date="2024-01-01T00:00:00Z">
        <w:r>
          <w:t xml:space="preserve"> </w:t>
        </w:r>
      </w:ins>
      <w:ins w:id="833" w:author="PR Preview" w:date="2024-01-01T00:00:00Z">
        <w:r>
          <w:t xml:space="preserve">plus whatever narrative or display wraps it.</w:t>
        </w:r>
      </w:ins>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54"/>
    <w:bookmarkStart w:id="256" w:name="sec-here-package-practices"/>
    <w:p>
      <w:pPr>
        <w:pStyle w:val="Heading2"/>
      </w:pPr>
      <w:ins w:id="836" w:author="PR Preview" w:date="2024-01-01T00:00:00Z">
        <w:r>
          <w:t xml:space="preserve">6.28 The here package</w:t>
        </w:r>
      </w:ins>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5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7.16</w:t>
        </w:r>
      </w:hyperlink>
      <w:r>
        <w:rPr>
          <w:i/>
          <w:iCs/>
        </w:rPr>
        <w:t xml:space="preserve"> </w:t>
      </w:r>
      <w:r>
        <w:rPr>
          <w:i/>
          <w:iCs/>
        </w:rPr>
        <w:t xml:space="preserve">for code style guidelines on using the here package.</w:t>
      </w:r>
    </w:p>
    <w:bookmarkEnd w:id="256"/>
    <w:bookmarkStart w:id="261" w:name="readingsaving-data"/>
    <w:p>
      <w:pPr>
        <w:pStyle w:val="Heading2"/>
      </w:pPr>
      <w:ins w:id="839" w:author="PR Preview" w:date="2024-01-01T00:00:00Z">
        <w:r>
          <w:t xml:space="preserve">6.29 Reading/Saving Data</w:t>
        </w:r>
      </w:ins>
    </w:p>
    <w:bookmarkStart w:id="259" w:name="rds-vs-.rdata-files"/>
    <w:p>
      <w:pPr>
        <w:pStyle w:val="Heading3"/>
      </w:pPr>
      <w:ins w:id="840" w:author="PR Preview" w:date="2024-01-01T00:00:00Z">
        <w:r>
          <w:t xml:space="preserve">6.29.1</w:t>
        </w:r>
      </w:ins>
      <w:ins w:id="840" w:author="PR Preview" w:date="2024-01-01T00:00:00Z">
        <w:r>
          <w:t xml:space="preserve"> </w:t>
        </w:r>
      </w:ins>
      <w:ins w:id="840" w:author="PR Preview" w:date="2024-01-01T00:00:00Z">
        <w:r>
          <w:rPr>
            <w:rStyle w:val="VerbatimChar"/>
          </w:rPr>
          <w:t xml:space="preserve">.RDS</w:t>
        </w:r>
      </w:ins>
      <w:ins w:id="840" w:author="PR Preview" w:date="2024-01-01T00:00:00Z">
        <w:r>
          <w:t xml:space="preserve"> </w:t>
        </w:r>
      </w:ins>
      <w:ins w:id="840" w:author="PR Preview" w:date="2024-01-01T00:00:00Z">
        <w:r>
          <w:t xml:space="preserve">vs</w:t>
        </w:r>
      </w:ins>
      <w:ins w:id="840" w:author="PR Preview" w:date="2024-01-01T00:00:00Z">
        <w:r>
          <w:t xml:space="preserve"> </w:t>
        </w:r>
      </w:ins>
      <w:ins w:id="840" w:author="PR Preview" w:date="2024-01-01T00:00:00Z">
        <w:r>
          <w:rPr>
            <w:rStyle w:val="VerbatimChar"/>
          </w:rPr>
          <w:t xml:space="preserve">.RData</w:t>
        </w:r>
      </w:ins>
      <w:ins w:id="840" w:author="PR Preview" w:date="2024-01-01T00:00:00Z">
        <w:r>
          <w:t xml:space="preserve"> </w:t>
        </w:r>
      </w:ins>
      <w:ins w:id="840" w:author="PR Preview" w:date="2024-01-01T00:00:00Z">
        <w:r>
          <w:t xml:space="preserve">Files</w:t>
        </w:r>
      </w:ins>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opt/quarto/share/formats/docx/note.png" id="25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59"/>
    <w:bookmarkStart w:id="260" w:name="csvs"/>
    <w:p>
      <w:pPr>
        <w:pStyle w:val="Heading3"/>
      </w:pPr>
      <w:ins w:id="842" w:author="PR Preview" w:date="2024-01-01T00:00:00Z">
        <w:r>
          <w:t xml:space="preserve">6.29.2 CSVs</w:t>
        </w:r>
      </w:ins>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60"/>
    <w:bookmarkEnd w:id="261"/>
    <w:bookmarkStart w:id="267" w:name="integrating-box-and-dropbox"/>
    <w:p>
      <w:pPr>
        <w:pStyle w:val="Heading2"/>
      </w:pPr>
      <w:ins w:id="844" w:author="PR Preview" w:date="2024-01-01T00:00:00Z">
        <w:r>
          <w:t xml:space="preserve">6.30 Integrating Box and Dropbox</w:t>
        </w:r>
      </w:ins>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64" w:name="box"/>
    <w:p>
      <w:pPr>
        <w:pStyle w:val="Heading3"/>
      </w:pPr>
      <w:ins w:id="848" w:author="PR Preview" w:date="2024-01-01T00:00:00Z">
        <w:r>
          <w:t xml:space="preserve">6.30.1 Box</w:t>
        </w:r>
      </w:ins>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6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63">
        <w:r>
          <w:rPr>
            <w:rStyle w:val="Hyperlink"/>
          </w:rPr>
          <w:t xml:space="preserve">here</w:t>
        </w:r>
      </w:hyperlink>
      <w:r>
        <w:t xml:space="preserve">.</w:t>
      </w:r>
    </w:p>
    <w:bookmarkEnd w:id="264"/>
    <w:bookmarkStart w:id="266" w:name="dropbox"/>
    <w:p>
      <w:pPr>
        <w:pStyle w:val="Heading3"/>
      </w:pPr>
      <w:ins w:id="851" w:author="PR Preview" w:date="2024-01-01T00:00:00Z">
        <w:r>
          <w:t xml:space="preserve">6.30.2 Dropbox</w:t>
        </w:r>
      </w:ins>
    </w:p>
    <w:p>
      <w:pPr>
        <w:pStyle w:val="FirstParagraph"/>
      </w:pPr>
      <w:r>
        <w:t xml:space="preserve">Follow the instructions at</w:t>
      </w:r>
      <w:r>
        <w:t xml:space="preserve"> </w:t>
      </w:r>
      <w:hyperlink r:id="rId26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66"/>
    <w:bookmarkEnd w:id="267"/>
    <w:bookmarkStart w:id="269" w:name="sec-r-lib-packages"/>
    <w:p>
      <w:pPr>
        <w:pStyle w:val="Heading2"/>
      </w:pPr>
      <w:ins w:id="855" w:author="PR Preview" w:date="2024-01-01T00:00:00Z">
        <w:r>
          <w:t xml:space="preserve">6.31 r-lib Packages</w:t>
        </w:r>
      </w:ins>
    </w:p>
    <w:p>
      <w:pPr>
        <w:pStyle w:val="FirstParagraph"/>
      </w:pPr>
      <w:r>
        <w:t xml:space="preserve">The</w:t>
      </w:r>
      <w:r>
        <w:t xml:space="preserve"> </w:t>
      </w:r>
      <w:hyperlink r:id="rId268">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69"/>
    <w:bookmarkStart w:id="292" w:name="package-development"/>
    <w:p>
      <w:pPr>
        <w:pStyle w:val="Heading2"/>
      </w:pPr>
      <w:ins w:id="857" w:author="PR Preview" w:date="2024-01-01T00:00:00Z">
        <w:r>
          <w:t xml:space="preserve">6.32 Package Development</w:t>
        </w:r>
      </w:ins>
    </w:p>
    <w:bookmarkStart w:id="270" w:name="sec-usethis"/>
    <w:p>
      <w:pPr>
        <w:pStyle w:val="Heading3"/>
      </w:pPr>
      <w:ins w:id="858" w:author="PR Preview" w:date="2024-01-01T00:00:00Z">
        <w:r>
          <w:t xml:space="preserve">6.32.1</w:t>
        </w:r>
      </w:ins>
      <w:ins w:id="858" w:author="PR Preview" w:date="2024-01-01T00:00:00Z">
        <w:r>
          <w:t xml:space="preserve"> </w:t>
        </w:r>
      </w:ins>
      <w:hyperlink r:id="rId111">
        <w:r>
          <w:rPr>
            <w:rStyle w:val="VerbatimChar"/>
          </w:rPr>
          <w:t xml:space="preserve">{usethis}</w:t>
        </w:r>
      </w:hyperlink>
    </w:p>
    <w:p>
      <w:pPr>
        <w:pStyle w:val="FirstParagraph"/>
      </w:pPr>
      <w:hyperlink r:id="rId111">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70"/>
    <w:bookmarkStart w:id="271" w:name="sec-devtools"/>
    <w:p>
      <w:pPr>
        <w:pStyle w:val="Heading3"/>
      </w:pPr>
      <w:ins w:id="860" w:author="PR Preview" w:date="2024-01-01T00:00:00Z">
        <w:r>
          <w:t xml:space="preserve">6.32.2</w:t>
        </w:r>
      </w:ins>
      <w:ins w:id="860" w:author="PR Preview" w:date="2024-01-01T00:00:00Z">
        <w:r>
          <w:t xml:space="preserve"> </w:t>
        </w:r>
      </w:ins>
      <w:hyperlink r:id="rId112">
        <w:r>
          <w:rPr>
            <w:rStyle w:val="VerbatimChar"/>
          </w:rPr>
          <w:t xml:space="preserve">{devtools}</w:t>
        </w:r>
      </w:hyperlink>
    </w:p>
    <w:p>
      <w:pPr>
        <w:pStyle w:val="FirstParagraph"/>
      </w:pPr>
      <w:hyperlink r:id="rId112">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71"/>
    <w:bookmarkStart w:id="272" w:name="sec-roxygen2"/>
    <w:p>
      <w:pPr>
        <w:pStyle w:val="Heading3"/>
      </w:pPr>
      <w:ins w:id="862" w:author="PR Preview" w:date="2024-01-01T00:00:00Z">
        <w:r>
          <w:t xml:space="preserve">6.32.3</w:t>
        </w:r>
      </w:ins>
      <w:ins w:id="862" w:author="PR Preview" w:date="2024-01-01T00:00:00Z">
        <w:r>
          <w:t xml:space="preserve"> </w:t>
        </w:r>
      </w:ins>
      <w:hyperlink r:id="rId113">
        <w:r>
          <w:rPr>
            <w:rStyle w:val="VerbatimChar"/>
          </w:rPr>
          <w:t xml:space="preserve">{roxygen2}</w:t>
        </w:r>
      </w:hyperlink>
    </w:p>
    <w:p>
      <w:pPr>
        <w:pStyle w:val="FirstParagraph"/>
      </w:pPr>
      <w:hyperlink r:id="rId113">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72"/>
    <w:bookmarkStart w:id="273" w:name="sec-pkgdown"/>
    <w:p>
      <w:pPr>
        <w:pStyle w:val="Heading3"/>
      </w:pPr>
      <w:ins w:id="864" w:author="PR Preview" w:date="2024-01-01T00:00:00Z">
        <w:r>
          <w:t xml:space="preserve">6.32.4</w:t>
        </w:r>
      </w:ins>
      <w:ins w:id="864" w:author="PR Preview" w:date="2024-01-01T00:00:00Z">
        <w:r>
          <w:t xml:space="preserve"> </w:t>
        </w:r>
      </w:ins>
      <w:hyperlink r:id="rId99">
        <w:r>
          <w:rPr>
            <w:rStyle w:val="VerbatimChar"/>
          </w:rPr>
          <w:t xml:space="preserve">{pkgdown}</w:t>
        </w:r>
      </w:hyperlink>
    </w:p>
    <w:p>
      <w:pPr>
        <w:pStyle w:val="FirstParagraph"/>
      </w:pPr>
      <w:hyperlink r:id="rId99">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73"/>
    <w:bookmarkStart w:id="275" w:name="sec-pkgload"/>
    <w:p>
      <w:pPr>
        <w:pStyle w:val="Heading3"/>
      </w:pPr>
      <w:ins w:id="866" w:author="PR Preview" w:date="2024-01-01T00:00:00Z">
        <w:r>
          <w:t xml:space="preserve">6.32.5</w:t>
        </w:r>
      </w:ins>
      <w:ins w:id="866" w:author="PR Preview" w:date="2024-01-01T00:00:00Z">
        <w:r>
          <w:t xml:space="preserve"> </w:t>
        </w:r>
      </w:ins>
      <w:hyperlink r:id="rId274">
        <w:r>
          <w:rPr>
            <w:rStyle w:val="VerbatimChar"/>
          </w:rPr>
          <w:t xml:space="preserve">{pkgload}</w:t>
        </w:r>
      </w:hyperlink>
    </w:p>
    <w:p>
      <w:pPr>
        <w:pStyle w:val="FirstParagraph"/>
      </w:pPr>
      <w:hyperlink r:id="rId274">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75"/>
    <w:bookmarkStart w:id="277" w:name="sec-pkgbuild"/>
    <w:p>
      <w:pPr>
        <w:pStyle w:val="Heading3"/>
      </w:pPr>
      <w:ins w:id="868" w:author="PR Preview" w:date="2024-01-01T00:00:00Z">
        <w:r>
          <w:t xml:space="preserve">6.32.6</w:t>
        </w:r>
      </w:ins>
      <w:ins w:id="868" w:author="PR Preview" w:date="2024-01-01T00:00:00Z">
        <w:r>
          <w:t xml:space="preserve"> </w:t>
        </w:r>
      </w:ins>
      <w:hyperlink r:id="rId276">
        <w:r>
          <w:rPr>
            <w:rStyle w:val="VerbatimChar"/>
          </w:rPr>
          <w:t xml:space="preserve">{pkgbuild}</w:t>
        </w:r>
      </w:hyperlink>
    </w:p>
    <w:p>
      <w:pPr>
        <w:pStyle w:val="FirstParagraph"/>
      </w:pPr>
      <w:hyperlink r:id="rId276">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77"/>
    <w:bookmarkStart w:id="279" w:name="sec-rcmdcheck"/>
    <w:p>
      <w:pPr>
        <w:pStyle w:val="Heading3"/>
      </w:pPr>
      <w:ins w:id="870" w:author="PR Preview" w:date="2024-01-01T00:00:00Z">
        <w:r>
          <w:t xml:space="preserve">6.32.7</w:t>
        </w:r>
      </w:ins>
      <w:ins w:id="870" w:author="PR Preview" w:date="2024-01-01T00:00:00Z">
        <w:r>
          <w:t xml:space="preserve"> </w:t>
        </w:r>
      </w:ins>
      <w:hyperlink r:id="rId278">
        <w:r>
          <w:rPr>
            <w:rStyle w:val="VerbatimChar"/>
          </w:rPr>
          <w:t xml:space="preserve">{rcmdcheck}</w:t>
        </w:r>
      </w:hyperlink>
    </w:p>
    <w:p>
      <w:pPr>
        <w:pStyle w:val="FirstParagraph"/>
      </w:pPr>
      <w:hyperlink r:id="rId278">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79"/>
    <w:bookmarkStart w:id="281" w:name="sec-remotes"/>
    <w:p>
      <w:pPr>
        <w:pStyle w:val="Heading3"/>
      </w:pPr>
      <w:ins w:id="872" w:author="PR Preview" w:date="2024-01-01T00:00:00Z">
        <w:r>
          <w:t xml:space="preserve">6.32.8</w:t>
        </w:r>
      </w:ins>
      <w:ins w:id="872" w:author="PR Preview" w:date="2024-01-01T00:00:00Z">
        <w:r>
          <w:t xml:space="preserve"> </w:t>
        </w:r>
      </w:ins>
      <w:hyperlink r:id="rId280">
        <w:r>
          <w:rPr>
            <w:rStyle w:val="VerbatimChar"/>
          </w:rPr>
          <w:t xml:space="preserve">{remotes}</w:t>
        </w:r>
      </w:hyperlink>
    </w:p>
    <w:p>
      <w:pPr>
        <w:pStyle w:val="FirstParagraph"/>
      </w:pPr>
      <w:hyperlink r:id="rId280">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81"/>
    <w:bookmarkStart w:id="283" w:name="sec-pak"/>
    <w:p>
      <w:pPr>
        <w:pStyle w:val="Heading3"/>
      </w:pPr>
      <w:ins w:id="874" w:author="PR Preview" w:date="2024-01-01T00:00:00Z">
        <w:r>
          <w:t xml:space="preserve">6.32.9</w:t>
        </w:r>
      </w:ins>
      <w:ins w:id="874" w:author="PR Preview" w:date="2024-01-01T00:00:00Z">
        <w:r>
          <w:t xml:space="preserve"> </w:t>
        </w:r>
      </w:ins>
      <w:hyperlink r:id="rId282">
        <w:r>
          <w:rPr>
            <w:rStyle w:val="VerbatimChar"/>
          </w:rPr>
          <w:t xml:space="preserve">{pak}</w:t>
        </w:r>
      </w:hyperlink>
    </w:p>
    <w:p>
      <w:pPr>
        <w:pStyle w:val="FirstParagraph"/>
      </w:pPr>
      <w:hyperlink r:id="rId282">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83"/>
    <w:bookmarkStart w:id="285" w:name="sec-revdepcheck"/>
    <w:p>
      <w:pPr>
        <w:pStyle w:val="Heading3"/>
      </w:pPr>
      <w:ins w:id="876" w:author="PR Preview" w:date="2024-01-01T00:00:00Z">
        <w:r>
          <w:t xml:space="preserve">6.32.10</w:t>
        </w:r>
      </w:ins>
      <w:ins w:id="876" w:author="PR Preview" w:date="2024-01-01T00:00:00Z">
        <w:r>
          <w:t xml:space="preserve"> </w:t>
        </w:r>
      </w:ins>
      <w:hyperlink r:id="rId284">
        <w:r>
          <w:rPr>
            <w:rStyle w:val="VerbatimChar"/>
          </w:rPr>
          <w:t xml:space="preserve">{revdepcheck}</w:t>
        </w:r>
      </w:hyperlink>
    </w:p>
    <w:p>
      <w:pPr>
        <w:pStyle w:val="FirstParagraph"/>
      </w:pPr>
      <w:hyperlink r:id="rId284">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85"/>
    <w:bookmarkStart w:id="287" w:name="sec-desc"/>
    <w:p>
      <w:pPr>
        <w:pStyle w:val="Heading3"/>
      </w:pPr>
      <w:ins w:id="878" w:author="PR Preview" w:date="2024-01-01T00:00:00Z">
        <w:r>
          <w:t xml:space="preserve">6.32.11</w:t>
        </w:r>
      </w:ins>
      <w:ins w:id="878" w:author="PR Preview" w:date="2024-01-01T00:00:00Z">
        <w:r>
          <w:t xml:space="preserve"> </w:t>
        </w:r>
      </w:ins>
      <w:hyperlink r:id="rId286">
        <w:r>
          <w:rPr>
            <w:rStyle w:val="VerbatimChar"/>
          </w:rPr>
          <w:t xml:space="preserve">{desc}</w:t>
        </w:r>
      </w:hyperlink>
    </w:p>
    <w:p>
      <w:pPr>
        <w:pStyle w:val="FirstParagraph"/>
      </w:pPr>
      <w:hyperlink r:id="rId286">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87"/>
    <w:bookmarkStart w:id="289" w:name="sec-pkgcache"/>
    <w:p>
      <w:pPr>
        <w:pStyle w:val="Heading3"/>
      </w:pPr>
      <w:ins w:id="880" w:author="PR Preview" w:date="2024-01-01T00:00:00Z">
        <w:r>
          <w:t xml:space="preserve">6.32.12</w:t>
        </w:r>
      </w:ins>
      <w:ins w:id="880" w:author="PR Preview" w:date="2024-01-01T00:00:00Z">
        <w:r>
          <w:t xml:space="preserve"> </w:t>
        </w:r>
      </w:ins>
      <w:hyperlink r:id="rId288">
        <w:r>
          <w:rPr>
            <w:rStyle w:val="VerbatimChar"/>
          </w:rPr>
          <w:t xml:space="preserve">{pkgcache}</w:t>
        </w:r>
      </w:hyperlink>
    </w:p>
    <w:p>
      <w:pPr>
        <w:pStyle w:val="FirstParagraph"/>
      </w:pPr>
      <w:hyperlink r:id="rId288">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89"/>
    <w:bookmarkStart w:id="291" w:name="sec-lifecycle"/>
    <w:p>
      <w:pPr>
        <w:pStyle w:val="Heading3"/>
      </w:pPr>
      <w:ins w:id="882" w:author="PR Preview" w:date="2024-01-01T00:00:00Z">
        <w:r>
          <w:t xml:space="preserve">6.32.13</w:t>
        </w:r>
      </w:ins>
      <w:ins w:id="882" w:author="PR Preview" w:date="2024-01-01T00:00:00Z">
        <w:r>
          <w:t xml:space="preserve"> </w:t>
        </w:r>
      </w:ins>
      <w:hyperlink r:id="rId290">
        <w:r>
          <w:rPr>
            <w:rStyle w:val="VerbatimChar"/>
          </w:rPr>
          <w:t xml:space="preserve">{lifecycle}</w:t>
        </w:r>
      </w:hyperlink>
    </w:p>
    <w:p>
      <w:pPr>
        <w:pStyle w:val="FirstParagraph"/>
      </w:pPr>
      <w:hyperlink r:id="rId290">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91"/>
    <w:bookmarkEnd w:id="292"/>
    <w:bookmarkStart w:id="300" w:name="testing-and-quality"/>
    <w:p>
      <w:pPr>
        <w:pStyle w:val="Heading2"/>
      </w:pPr>
      <w:ins w:id="884" w:author="PR Preview" w:date="2024-01-01T00:00:00Z">
        <w:r>
          <w:t xml:space="preserve">6.33 Testing and Quality</w:t>
        </w:r>
      </w:ins>
    </w:p>
    <w:bookmarkStart w:id="293" w:name="sec-testthat"/>
    <w:p>
      <w:pPr>
        <w:pStyle w:val="Heading3"/>
      </w:pPr>
      <w:ins w:id="885" w:author="PR Preview" w:date="2024-01-01T00:00:00Z">
        <w:r>
          <w:t xml:space="preserve">6.33.1</w:t>
        </w:r>
      </w:ins>
      <w:ins w:id="885" w:author="PR Preview" w:date="2024-01-01T00:00:00Z">
        <w:r>
          <w:t xml:space="preserve"> </w:t>
        </w:r>
      </w:ins>
      <w:hyperlink r:id="rId114">
        <w:r>
          <w:rPr>
            <w:rStyle w:val="VerbatimChar"/>
          </w:rPr>
          <w:t xml:space="preserve">{testthat}</w:t>
        </w:r>
      </w:hyperlink>
    </w:p>
    <w:p>
      <w:pPr>
        <w:pStyle w:val="FirstParagraph"/>
      </w:pPr>
      <w:hyperlink r:id="rId114">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93"/>
    <w:bookmarkStart w:id="295" w:name="sec-covr"/>
    <w:p>
      <w:pPr>
        <w:pStyle w:val="Heading3"/>
      </w:pPr>
      <w:ins w:id="887" w:author="PR Preview" w:date="2024-01-01T00:00:00Z">
        <w:r>
          <w:t xml:space="preserve">6.33.2</w:t>
        </w:r>
      </w:ins>
      <w:ins w:id="887" w:author="PR Preview" w:date="2024-01-01T00:00:00Z">
        <w:r>
          <w:t xml:space="preserve"> </w:t>
        </w:r>
      </w:ins>
      <w:hyperlink r:id="rId294">
        <w:r>
          <w:rPr>
            <w:rStyle w:val="VerbatimChar"/>
          </w:rPr>
          <w:t xml:space="preserve">{covr}</w:t>
        </w:r>
      </w:hyperlink>
    </w:p>
    <w:p>
      <w:pPr>
        <w:pStyle w:val="FirstParagraph"/>
      </w:pPr>
      <w:hyperlink r:id="rId294">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95"/>
    <w:bookmarkStart w:id="297" w:name="sec-waldo"/>
    <w:p>
      <w:pPr>
        <w:pStyle w:val="Heading3"/>
      </w:pPr>
      <w:ins w:id="889" w:author="PR Preview" w:date="2024-01-01T00:00:00Z">
        <w:r>
          <w:t xml:space="preserve">6.33.3</w:t>
        </w:r>
      </w:ins>
      <w:ins w:id="889" w:author="PR Preview" w:date="2024-01-01T00:00:00Z">
        <w:r>
          <w:t xml:space="preserve"> </w:t>
        </w:r>
      </w:ins>
      <w:hyperlink r:id="rId296">
        <w:r>
          <w:rPr>
            <w:rStyle w:val="VerbatimChar"/>
          </w:rPr>
          <w:t xml:space="preserve">{waldo}</w:t>
        </w:r>
      </w:hyperlink>
    </w:p>
    <w:p>
      <w:pPr>
        <w:pStyle w:val="FirstParagraph"/>
      </w:pPr>
      <w:hyperlink r:id="rId296">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97"/>
    <w:bookmarkStart w:id="299" w:name="sec-lintr"/>
    <w:p>
      <w:pPr>
        <w:pStyle w:val="Heading3"/>
      </w:pPr>
      <w:ins w:id="891" w:author="PR Preview" w:date="2024-01-01T00:00:00Z">
        <w:r>
          <w:t xml:space="preserve">6.33.4</w:t>
        </w:r>
      </w:ins>
      <w:ins w:id="891" w:author="PR Preview" w:date="2024-01-01T00:00:00Z">
        <w:r>
          <w:t xml:space="preserve"> </w:t>
        </w:r>
      </w:ins>
      <w:hyperlink r:id="rId298">
        <w:r>
          <w:rPr>
            <w:rStyle w:val="VerbatimChar"/>
          </w:rPr>
          <w:t xml:space="preserve">{lintr}</w:t>
        </w:r>
      </w:hyperlink>
    </w:p>
    <w:p>
      <w:pPr>
        <w:pStyle w:val="FirstParagraph"/>
      </w:pPr>
      <w:hyperlink r:id="rId298">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99"/>
    <w:bookmarkEnd w:id="300"/>
    <w:bookmarkStart w:id="313" w:name="core-language-and-infrastructure"/>
    <w:p>
      <w:pPr>
        <w:pStyle w:val="Heading2"/>
      </w:pPr>
      <w:ins w:id="893" w:author="PR Preview" w:date="2024-01-01T00:00:00Z">
        <w:r>
          <w:t xml:space="preserve">6.34 Core Language and Infrastructure</w:t>
        </w:r>
      </w:ins>
    </w:p>
    <w:bookmarkStart w:id="302" w:name="sec-rlang"/>
    <w:p>
      <w:pPr>
        <w:pStyle w:val="Heading3"/>
      </w:pPr>
      <w:ins w:id="894" w:author="PR Preview" w:date="2024-01-01T00:00:00Z">
        <w:r>
          <w:t xml:space="preserve">6.34.1</w:t>
        </w:r>
      </w:ins>
      <w:ins w:id="894" w:author="PR Preview" w:date="2024-01-01T00:00:00Z">
        <w:r>
          <w:t xml:space="preserve"> </w:t>
        </w:r>
      </w:ins>
      <w:hyperlink r:id="rId301">
        <w:r>
          <w:rPr>
            <w:rStyle w:val="VerbatimChar"/>
          </w:rPr>
          <w:t xml:space="preserve">{rlang}</w:t>
        </w:r>
      </w:hyperlink>
    </w:p>
    <w:p>
      <w:pPr>
        <w:pStyle w:val="FirstParagraph"/>
      </w:pPr>
      <w:hyperlink r:id="rId301">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302"/>
    <w:bookmarkStart w:id="304" w:name="sec-vctrs"/>
    <w:p>
      <w:pPr>
        <w:pStyle w:val="Heading3"/>
      </w:pPr>
      <w:ins w:id="896" w:author="PR Preview" w:date="2024-01-01T00:00:00Z">
        <w:r>
          <w:t xml:space="preserve">6.34.2</w:t>
        </w:r>
      </w:ins>
      <w:ins w:id="896" w:author="PR Preview" w:date="2024-01-01T00:00:00Z">
        <w:r>
          <w:t xml:space="preserve"> </w:t>
        </w:r>
      </w:ins>
      <w:hyperlink r:id="rId303">
        <w:r>
          <w:rPr>
            <w:rStyle w:val="VerbatimChar"/>
          </w:rPr>
          <w:t xml:space="preserve">{vctrs}</w:t>
        </w:r>
      </w:hyperlink>
    </w:p>
    <w:p>
      <w:pPr>
        <w:pStyle w:val="FirstParagraph"/>
      </w:pPr>
      <w:hyperlink r:id="rId303">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304"/>
    <w:bookmarkStart w:id="306" w:name="sec-withr"/>
    <w:p>
      <w:pPr>
        <w:pStyle w:val="Heading3"/>
      </w:pPr>
      <w:ins w:id="898" w:author="PR Preview" w:date="2024-01-01T00:00:00Z">
        <w:r>
          <w:t xml:space="preserve">6.34.3</w:t>
        </w:r>
      </w:ins>
      <w:ins w:id="898" w:author="PR Preview" w:date="2024-01-01T00:00:00Z">
        <w:r>
          <w:t xml:space="preserve"> </w:t>
        </w:r>
      </w:ins>
      <w:hyperlink r:id="rId305">
        <w:r>
          <w:rPr>
            <w:rStyle w:val="VerbatimChar"/>
          </w:rPr>
          <w:t xml:space="preserve">{withr}</w:t>
        </w:r>
      </w:hyperlink>
    </w:p>
    <w:p>
      <w:pPr>
        <w:pStyle w:val="FirstParagraph"/>
      </w:pPr>
      <w:hyperlink r:id="rId305">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306"/>
    <w:bookmarkStart w:id="308" w:name="sec-cli"/>
    <w:p>
      <w:pPr>
        <w:pStyle w:val="Heading3"/>
      </w:pPr>
      <w:ins w:id="900" w:author="PR Preview" w:date="2024-01-01T00:00:00Z">
        <w:r>
          <w:t xml:space="preserve">6.34.4</w:t>
        </w:r>
      </w:ins>
      <w:ins w:id="900" w:author="PR Preview" w:date="2024-01-01T00:00:00Z">
        <w:r>
          <w:t xml:space="preserve"> </w:t>
        </w:r>
      </w:ins>
      <w:hyperlink r:id="rId307">
        <w:r>
          <w:rPr>
            <w:rStyle w:val="VerbatimChar"/>
          </w:rPr>
          <w:t xml:space="preserve">{cli}</w:t>
        </w:r>
      </w:hyperlink>
    </w:p>
    <w:p>
      <w:pPr>
        <w:pStyle w:val="FirstParagraph"/>
      </w:pPr>
      <w:hyperlink r:id="rId307">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308"/>
    <w:bookmarkStart w:id="310" w:name="sec-R6"/>
    <w:p>
      <w:pPr>
        <w:pStyle w:val="Heading3"/>
      </w:pPr>
      <w:ins w:id="902" w:author="PR Preview" w:date="2024-01-01T00:00:00Z">
        <w:r>
          <w:t xml:space="preserve">6.34.5</w:t>
        </w:r>
      </w:ins>
      <w:ins w:id="902" w:author="PR Preview" w:date="2024-01-01T00:00:00Z">
        <w:r>
          <w:t xml:space="preserve"> </w:t>
        </w:r>
      </w:ins>
      <w:hyperlink r:id="rId309">
        <w:r>
          <w:rPr>
            <w:rStyle w:val="VerbatimChar"/>
          </w:rPr>
          <w:t xml:space="preserve">{R6}</w:t>
        </w:r>
      </w:hyperlink>
    </w:p>
    <w:p>
      <w:pPr>
        <w:pStyle w:val="FirstParagraph"/>
      </w:pPr>
      <w:hyperlink r:id="rId309">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310"/>
    <w:bookmarkStart w:id="312" w:name="sec-cpp11"/>
    <w:p>
      <w:pPr>
        <w:pStyle w:val="Heading3"/>
      </w:pPr>
      <w:ins w:id="904" w:author="PR Preview" w:date="2024-01-01T00:00:00Z">
        <w:r>
          <w:t xml:space="preserve">6.34.6</w:t>
        </w:r>
      </w:ins>
      <w:ins w:id="904" w:author="PR Preview" w:date="2024-01-01T00:00:00Z">
        <w:r>
          <w:t xml:space="preserve"> </w:t>
        </w:r>
      </w:ins>
      <w:hyperlink r:id="rId311">
        <w:r>
          <w:rPr>
            <w:rStyle w:val="VerbatimChar"/>
          </w:rPr>
          <w:t xml:space="preserve">{cpp11}</w:t>
        </w:r>
      </w:hyperlink>
    </w:p>
    <w:p>
      <w:pPr>
        <w:pStyle w:val="FirstParagraph"/>
      </w:pPr>
      <w:hyperlink r:id="rId311">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312"/>
    <w:bookmarkEnd w:id="313"/>
    <w:bookmarkStart w:id="322" w:name="system-and-process"/>
    <w:p>
      <w:pPr>
        <w:pStyle w:val="Heading2"/>
      </w:pPr>
      <w:ins w:id="906" w:author="PR Preview" w:date="2024-01-01T00:00:00Z">
        <w:r>
          <w:t xml:space="preserve">6.35 System and Process</w:t>
        </w:r>
      </w:ins>
    </w:p>
    <w:bookmarkStart w:id="315" w:name="sec-fs"/>
    <w:p>
      <w:pPr>
        <w:pStyle w:val="Heading3"/>
      </w:pPr>
      <w:ins w:id="907" w:author="PR Preview" w:date="2024-01-01T00:00:00Z">
        <w:r>
          <w:t xml:space="preserve">6.35.1</w:t>
        </w:r>
      </w:ins>
      <w:ins w:id="907" w:author="PR Preview" w:date="2024-01-01T00:00:00Z">
        <w:r>
          <w:t xml:space="preserve"> </w:t>
        </w:r>
      </w:ins>
      <w:hyperlink r:id="rId314">
        <w:r>
          <w:rPr>
            <w:rStyle w:val="VerbatimChar"/>
          </w:rPr>
          <w:t xml:space="preserve">{fs}</w:t>
        </w:r>
      </w:hyperlink>
    </w:p>
    <w:p>
      <w:pPr>
        <w:pStyle w:val="FirstParagraph"/>
      </w:pPr>
      <w:hyperlink r:id="rId314">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315"/>
    <w:bookmarkStart w:id="317" w:name="sec-processx"/>
    <w:p>
      <w:pPr>
        <w:pStyle w:val="Heading3"/>
      </w:pPr>
      <w:ins w:id="909" w:author="PR Preview" w:date="2024-01-01T00:00:00Z">
        <w:r>
          <w:t xml:space="preserve">6.35.2</w:t>
        </w:r>
      </w:ins>
      <w:ins w:id="909" w:author="PR Preview" w:date="2024-01-01T00:00:00Z">
        <w:r>
          <w:t xml:space="preserve"> </w:t>
        </w:r>
      </w:ins>
      <w:hyperlink r:id="rId316">
        <w:r>
          <w:rPr>
            <w:rStyle w:val="VerbatimChar"/>
          </w:rPr>
          <w:t xml:space="preserve">{processx}</w:t>
        </w:r>
      </w:hyperlink>
    </w:p>
    <w:p>
      <w:pPr>
        <w:pStyle w:val="FirstParagraph"/>
      </w:pPr>
      <w:hyperlink r:id="rId316">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317"/>
    <w:bookmarkStart w:id="319" w:name="sec-callr"/>
    <w:p>
      <w:pPr>
        <w:pStyle w:val="Heading3"/>
      </w:pPr>
      <w:ins w:id="911" w:author="PR Preview" w:date="2024-01-01T00:00:00Z">
        <w:r>
          <w:t xml:space="preserve">6.35.3</w:t>
        </w:r>
      </w:ins>
      <w:ins w:id="911" w:author="PR Preview" w:date="2024-01-01T00:00:00Z">
        <w:r>
          <w:t xml:space="preserve"> </w:t>
        </w:r>
      </w:ins>
      <w:hyperlink r:id="rId318">
        <w:r>
          <w:rPr>
            <w:rStyle w:val="VerbatimChar"/>
          </w:rPr>
          <w:t xml:space="preserve">{callr}</w:t>
        </w:r>
      </w:hyperlink>
    </w:p>
    <w:p>
      <w:pPr>
        <w:pStyle w:val="FirstParagraph"/>
      </w:pPr>
      <w:hyperlink r:id="rId318">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19"/>
    <w:bookmarkStart w:id="321" w:name="sec-ps"/>
    <w:p>
      <w:pPr>
        <w:pStyle w:val="Heading3"/>
      </w:pPr>
      <w:ins w:id="913" w:author="PR Preview" w:date="2024-01-01T00:00:00Z">
        <w:r>
          <w:t xml:space="preserve">6.35.4</w:t>
        </w:r>
      </w:ins>
      <w:ins w:id="913" w:author="PR Preview" w:date="2024-01-01T00:00:00Z">
        <w:r>
          <w:t xml:space="preserve"> </w:t>
        </w:r>
      </w:ins>
      <w:hyperlink r:id="rId320">
        <w:r>
          <w:rPr>
            <w:rStyle w:val="VerbatimChar"/>
          </w:rPr>
          <w:t xml:space="preserve">{ps}</w:t>
        </w:r>
      </w:hyperlink>
    </w:p>
    <w:p>
      <w:pPr>
        <w:pStyle w:val="FirstParagraph"/>
      </w:pPr>
      <w:hyperlink r:id="rId320">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21"/>
    <w:bookmarkEnd w:id="322"/>
    <w:bookmarkStart w:id="331" w:name="http-and-web"/>
    <w:p>
      <w:pPr>
        <w:pStyle w:val="Heading2"/>
      </w:pPr>
      <w:ins w:id="915" w:author="PR Preview" w:date="2024-01-01T00:00:00Z">
        <w:r>
          <w:t xml:space="preserve">6.36 HTTP and Web</w:t>
        </w:r>
      </w:ins>
    </w:p>
    <w:bookmarkStart w:id="324" w:name="sec-httr2"/>
    <w:p>
      <w:pPr>
        <w:pStyle w:val="Heading3"/>
      </w:pPr>
      <w:ins w:id="916" w:author="PR Preview" w:date="2024-01-01T00:00:00Z">
        <w:r>
          <w:t xml:space="preserve">6.36.1</w:t>
        </w:r>
      </w:ins>
      <w:ins w:id="916" w:author="PR Preview" w:date="2024-01-01T00:00:00Z">
        <w:r>
          <w:t xml:space="preserve"> </w:t>
        </w:r>
      </w:ins>
      <w:hyperlink r:id="rId323">
        <w:r>
          <w:rPr>
            <w:rStyle w:val="VerbatimChar"/>
          </w:rPr>
          <w:t xml:space="preserve">{httr2}</w:t>
        </w:r>
      </w:hyperlink>
    </w:p>
    <w:p>
      <w:pPr>
        <w:pStyle w:val="FirstParagraph"/>
      </w:pPr>
      <w:hyperlink r:id="rId323">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24"/>
    <w:bookmarkStart w:id="326" w:name="sec-httr"/>
    <w:p>
      <w:pPr>
        <w:pStyle w:val="Heading3"/>
      </w:pPr>
      <w:ins w:id="918" w:author="PR Preview" w:date="2024-01-01T00:00:00Z">
        <w:r>
          <w:t xml:space="preserve">6.36.2</w:t>
        </w:r>
      </w:ins>
      <w:ins w:id="918" w:author="PR Preview" w:date="2024-01-01T00:00:00Z">
        <w:r>
          <w:t xml:space="preserve"> </w:t>
        </w:r>
      </w:ins>
      <w:hyperlink r:id="rId325">
        <w:r>
          <w:rPr>
            <w:rStyle w:val="VerbatimChar"/>
          </w:rPr>
          <w:t xml:space="preserve">{httr}</w:t>
        </w:r>
      </w:hyperlink>
    </w:p>
    <w:p>
      <w:pPr>
        <w:pStyle w:val="FirstParagraph"/>
      </w:pPr>
      <w:hyperlink r:id="rId325">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26"/>
    <w:bookmarkStart w:id="328" w:name="sec-gh"/>
    <w:p>
      <w:pPr>
        <w:pStyle w:val="Heading3"/>
      </w:pPr>
      <w:ins w:id="920" w:author="PR Preview" w:date="2024-01-01T00:00:00Z">
        <w:r>
          <w:t xml:space="preserve">6.36.3</w:t>
        </w:r>
      </w:ins>
      <w:ins w:id="920" w:author="PR Preview" w:date="2024-01-01T00:00:00Z">
        <w:r>
          <w:t xml:space="preserve"> </w:t>
        </w:r>
      </w:ins>
      <w:hyperlink r:id="rId327">
        <w:r>
          <w:rPr>
            <w:rStyle w:val="VerbatimChar"/>
          </w:rPr>
          <w:t xml:space="preserve">{gh}</w:t>
        </w:r>
      </w:hyperlink>
    </w:p>
    <w:p>
      <w:pPr>
        <w:pStyle w:val="FirstParagraph"/>
      </w:pPr>
      <w:hyperlink r:id="rId327">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28"/>
    <w:bookmarkStart w:id="330" w:name="sec-gargle"/>
    <w:p>
      <w:pPr>
        <w:pStyle w:val="Heading3"/>
      </w:pPr>
      <w:ins w:id="922" w:author="PR Preview" w:date="2024-01-01T00:00:00Z">
        <w:r>
          <w:t xml:space="preserve">6.36.4</w:t>
        </w:r>
      </w:ins>
      <w:ins w:id="922" w:author="PR Preview" w:date="2024-01-01T00:00:00Z">
        <w:r>
          <w:t xml:space="preserve"> </w:t>
        </w:r>
      </w:ins>
      <w:hyperlink r:id="rId329">
        <w:r>
          <w:rPr>
            <w:rStyle w:val="VerbatimChar"/>
          </w:rPr>
          <w:t xml:space="preserve">{gargle}</w:t>
        </w:r>
      </w:hyperlink>
    </w:p>
    <w:p>
      <w:pPr>
        <w:pStyle w:val="FirstParagraph"/>
      </w:pPr>
      <w:hyperlink r:id="rId329">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30"/>
    <w:bookmarkEnd w:id="331"/>
    <w:bookmarkStart w:id="353" w:name="utilities"/>
    <w:p>
      <w:pPr>
        <w:pStyle w:val="Heading2"/>
      </w:pPr>
      <w:ins w:id="924" w:author="PR Preview" w:date="2024-01-01T00:00:00Z">
        <w:r>
          <w:t xml:space="preserve">6.37 Utilities</w:t>
        </w:r>
      </w:ins>
    </w:p>
    <w:bookmarkStart w:id="333" w:name="sec-here-pkg"/>
    <w:p>
      <w:pPr>
        <w:pStyle w:val="Heading3"/>
      </w:pPr>
      <w:ins w:id="925" w:author="PR Preview" w:date="2024-01-01T00:00:00Z">
        <w:r>
          <w:t xml:space="preserve">6.37.1</w:t>
        </w:r>
      </w:ins>
      <w:ins w:id="925" w:author="PR Preview" w:date="2024-01-01T00:00:00Z">
        <w:r>
          <w:t xml:space="preserve"> </w:t>
        </w:r>
      </w:ins>
      <w:hyperlink r:id="rId332">
        <w:r>
          <w:rPr>
            <w:rStyle w:val="VerbatimChar"/>
          </w:rPr>
          <w:t xml:space="preserve">{here}</w:t>
        </w:r>
      </w:hyperlink>
    </w:p>
    <w:p>
      <w:pPr>
        <w:pStyle w:val="FirstParagraph"/>
      </w:pPr>
      <w:hyperlink r:id="rId332">
        <w:r>
          <w:rPr>
            <w:rStyle w:val="VerbatimChar"/>
          </w:rPr>
          <w:t xml:space="preserve">{here}</w:t>
        </w:r>
      </w:hyperlink>
      <w:ins w:id="926" w:author="PR Preview" w:date="2024-01-01T00:00:00Z">
        <w:r>
          <w:t xml:space="preserve"> </w:t>
        </w:r>
      </w:ins>
      <w:ins w:id="926" w:author="PR Preview" w:date="2024-01-01T00:00:00Z">
        <w:r>
          <w:t xml:space="preserve">builds file paths relative to the project root,</w:t>
        </w:r>
      </w:ins>
      <w:ins w:id="926" w:author="PR Preview" w:date="2024-01-01T00:00:00Z">
        <w:r>
          <w:t xml:space="preserve"> </w:t>
        </w:r>
      </w:ins>
      <w:ins w:id="926" w:author="PR Preview" w:date="2024-01-01T00:00:00Z">
        <w:r>
          <w:t xml:space="preserve">so scripts work regardless of the current working directory.</w:t>
        </w:r>
      </w:ins>
      <w:ins w:id="926" w:author="PR Preview" w:date="2024-01-01T00:00:00Z">
        <w:r>
          <w:t xml:space="preserve"> </w:t>
        </w:r>
      </w:ins>
      <w:ins w:id="926" w:author="PR Preview" w:date="2024-01-01T00:00:00Z">
        <w:r>
          <w:t xml:space="preserve">This manual requires</w:t>
        </w:r>
      </w:ins>
      <w:ins w:id="926" w:author="PR Preview" w:date="2024-01-01T00:00:00Z">
        <w:r>
          <w:t xml:space="preserve"> </w:t>
        </w:r>
      </w:ins>
      <w:ins w:id="926" w:author="PR Preview" w:date="2024-01-01T00:00:00Z">
        <w:r>
          <w:rPr>
            <w:rStyle w:val="VerbatimChar"/>
          </w:rPr>
          <w:t xml:space="preserve">{here}</w:t>
        </w:r>
      </w:ins>
      <w:ins w:id="926" w:author="PR Preview" w:date="2024-01-01T00:00:00Z">
        <w:r>
          <w:t xml:space="preserve"> </w:t>
        </w:r>
      </w:ins>
      <w:ins w:id="926" w:author="PR Preview" w:date="2024-01-01T00:00:00Z">
        <w:r>
          <w:t xml:space="preserve">for file paths (see</w:t>
        </w:r>
      </w:ins>
      <w:ins w:id="926" w:author="PR Preview" w:date="2024-01-01T00:00:00Z">
        <w:r>
          <w:t xml:space="preserve"> </w:t>
        </w:r>
      </w:ins>
      <w:hyperlink w:anchor="sec-here-package-practices">
        <w:r>
          <w:rPr>
            <w:rStyle w:val="Hyperlink"/>
          </w:rPr>
          <w:t xml:space="preserve">Section 6.28</w:t>
        </w:r>
      </w:hyperlink>
      <w:ins w:id="926" w:author="PR Preview" w:date="2024-01-01T00:00:00Z">
        <w:r>
          <w:t xml:space="preserve">).</w:t>
        </w:r>
      </w:ins>
    </w:p>
    <w:bookmarkEnd w:id="333"/>
    <w:bookmarkStart w:id="334" w:name="sec-memoise"/>
    <w:p>
      <w:pPr>
        <w:pStyle w:val="Heading3"/>
      </w:pPr>
      <w:ins w:id="927" w:author="PR Preview" w:date="2024-01-01T00:00:00Z">
        <w:r>
          <w:t xml:space="preserve">6.37.2</w:t>
        </w:r>
      </w:ins>
      <w:ins w:id="927" w:author="PR Preview" w:date="2024-01-01T00:00:00Z">
        <w:r>
          <w:t xml:space="preserve"> </w:t>
        </w:r>
      </w:ins>
      <w:hyperlink r:id="rId156">
        <w:r>
          <w:rPr>
            <w:rStyle w:val="VerbatimChar"/>
          </w:rPr>
          <w:t xml:space="preserve">{memoise}</w:t>
        </w:r>
      </w:hyperlink>
    </w:p>
    <w:p>
      <w:pPr>
        <w:pStyle w:val="FirstParagraph"/>
      </w:pPr>
      <w:hyperlink r:id="rId156">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334"/>
    <w:bookmarkStart w:id="337" w:name="sec-scales"/>
    <w:p>
      <w:pPr>
        <w:pStyle w:val="Heading3"/>
      </w:pPr>
      <w:ins w:id="929" w:author="PR Preview" w:date="2024-01-01T00:00:00Z">
        <w:r>
          <w:t xml:space="preserve">6.37.3</w:t>
        </w:r>
      </w:ins>
      <w:ins w:id="929" w:author="PR Preview" w:date="2024-01-01T00:00:00Z">
        <w:r>
          <w:t xml:space="preserve"> </w:t>
        </w:r>
      </w:ins>
      <w:hyperlink r:id="rId335">
        <w:r>
          <w:rPr>
            <w:rStyle w:val="VerbatimChar"/>
          </w:rPr>
          <w:t xml:space="preserve">{scales}</w:t>
        </w:r>
      </w:hyperlink>
    </w:p>
    <w:p>
      <w:pPr>
        <w:pStyle w:val="FirstParagraph"/>
      </w:pPr>
      <w:hyperlink r:id="rId335">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36">
        <w:r>
          <w:rPr>
            <w:rStyle w:val="VerbatimChar"/>
          </w:rPr>
          <w:t xml:space="preserve">{ggplot2}</w:t>
        </w:r>
      </w:hyperlink>
      <w:r>
        <w:t xml:space="preserve">.</w:t>
      </w:r>
    </w:p>
    <w:bookmarkEnd w:id="337"/>
    <w:bookmarkStart w:id="339" w:name="sec-sessioninfo"/>
    <w:p>
      <w:pPr>
        <w:pStyle w:val="Heading3"/>
      </w:pPr>
      <w:ins w:id="931" w:author="PR Preview" w:date="2024-01-01T00:00:00Z">
        <w:r>
          <w:t xml:space="preserve">6.37.4</w:t>
        </w:r>
      </w:ins>
      <w:ins w:id="931" w:author="PR Preview" w:date="2024-01-01T00:00:00Z">
        <w:r>
          <w:t xml:space="preserve"> </w:t>
        </w:r>
      </w:ins>
      <w:hyperlink r:id="rId338">
        <w:r>
          <w:rPr>
            <w:rStyle w:val="VerbatimChar"/>
          </w:rPr>
          <w:t xml:space="preserve">{sessioninfo}</w:t>
        </w:r>
      </w:hyperlink>
    </w:p>
    <w:p>
      <w:pPr>
        <w:pStyle w:val="FirstParagraph"/>
      </w:pPr>
      <w:hyperlink r:id="rId338">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39"/>
    <w:bookmarkStart w:id="341" w:name="sec-downlit"/>
    <w:p>
      <w:pPr>
        <w:pStyle w:val="Heading3"/>
      </w:pPr>
      <w:ins w:id="933" w:author="PR Preview" w:date="2024-01-01T00:00:00Z">
        <w:r>
          <w:t xml:space="preserve">6.37.5</w:t>
        </w:r>
      </w:ins>
      <w:ins w:id="933" w:author="PR Preview" w:date="2024-01-01T00:00:00Z">
        <w:r>
          <w:t xml:space="preserve"> </w:t>
        </w:r>
      </w:ins>
      <w:hyperlink r:id="rId340">
        <w:r>
          <w:rPr>
            <w:rStyle w:val="VerbatimChar"/>
          </w:rPr>
          <w:t xml:space="preserve">{downlit}</w:t>
        </w:r>
      </w:hyperlink>
    </w:p>
    <w:p>
      <w:pPr>
        <w:pStyle w:val="FirstParagraph"/>
      </w:pPr>
      <w:hyperlink r:id="rId340">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41"/>
    <w:bookmarkStart w:id="343" w:name="sec-prettyunits"/>
    <w:p>
      <w:pPr>
        <w:pStyle w:val="Heading3"/>
      </w:pPr>
      <w:ins w:id="935" w:author="PR Preview" w:date="2024-01-01T00:00:00Z">
        <w:r>
          <w:t xml:space="preserve">6.37.6</w:t>
        </w:r>
      </w:ins>
      <w:ins w:id="935" w:author="PR Preview" w:date="2024-01-01T00:00:00Z">
        <w:r>
          <w:t xml:space="preserve"> </w:t>
        </w:r>
      </w:ins>
      <w:hyperlink r:id="rId342">
        <w:r>
          <w:rPr>
            <w:rStyle w:val="VerbatimChar"/>
          </w:rPr>
          <w:t xml:space="preserve">{prettyunits}</w:t>
        </w:r>
      </w:hyperlink>
    </w:p>
    <w:p>
      <w:pPr>
        <w:pStyle w:val="FirstParagraph"/>
      </w:pPr>
      <w:hyperlink r:id="rId342">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43"/>
    <w:bookmarkStart w:id="345" w:name="sec-lobstr"/>
    <w:p>
      <w:pPr>
        <w:pStyle w:val="Heading3"/>
      </w:pPr>
      <w:ins w:id="937" w:author="PR Preview" w:date="2024-01-01T00:00:00Z">
        <w:r>
          <w:t xml:space="preserve">6.37.7</w:t>
        </w:r>
      </w:ins>
      <w:ins w:id="937" w:author="PR Preview" w:date="2024-01-01T00:00:00Z">
        <w:r>
          <w:t xml:space="preserve"> </w:t>
        </w:r>
      </w:ins>
      <w:hyperlink r:id="rId344">
        <w:r>
          <w:rPr>
            <w:rStyle w:val="VerbatimChar"/>
          </w:rPr>
          <w:t xml:space="preserve">{lobstr}</w:t>
        </w:r>
      </w:hyperlink>
    </w:p>
    <w:p>
      <w:pPr>
        <w:pStyle w:val="FirstParagraph"/>
      </w:pPr>
      <w:hyperlink r:id="rId344">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45"/>
    <w:bookmarkStart w:id="347" w:name="sec-crayon"/>
    <w:p>
      <w:pPr>
        <w:pStyle w:val="Heading3"/>
      </w:pPr>
      <w:ins w:id="939" w:author="PR Preview" w:date="2024-01-01T00:00:00Z">
        <w:r>
          <w:t xml:space="preserve">6.37.8</w:t>
        </w:r>
      </w:ins>
      <w:ins w:id="939" w:author="PR Preview" w:date="2024-01-01T00:00:00Z">
        <w:r>
          <w:t xml:space="preserve"> </w:t>
        </w:r>
      </w:ins>
      <w:hyperlink r:id="rId346">
        <w:r>
          <w:rPr>
            <w:rStyle w:val="VerbatimChar"/>
          </w:rPr>
          <w:t xml:space="preserve">{crayon}</w:t>
        </w:r>
      </w:hyperlink>
    </w:p>
    <w:p>
      <w:pPr>
        <w:pStyle w:val="FirstParagraph"/>
      </w:pPr>
      <w:hyperlink r:id="rId346">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47"/>
    <w:bookmarkStart w:id="349" w:name="sec-styler"/>
    <w:p>
      <w:pPr>
        <w:pStyle w:val="Heading3"/>
      </w:pPr>
      <w:ins w:id="941" w:author="PR Preview" w:date="2024-01-01T00:00:00Z">
        <w:r>
          <w:t xml:space="preserve">6.37.9</w:t>
        </w:r>
      </w:ins>
      <w:ins w:id="941" w:author="PR Preview" w:date="2024-01-01T00:00:00Z">
        <w:r>
          <w:t xml:space="preserve"> </w:t>
        </w:r>
      </w:ins>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49"/>
    <w:bookmarkStart w:id="352" w:name="sec-rex"/>
    <w:p>
      <w:pPr>
        <w:pStyle w:val="Heading3"/>
      </w:pPr>
      <w:ins w:id="943" w:author="PR Preview" w:date="2024-01-01T00:00:00Z">
        <w:r>
          <w:t xml:space="preserve">6.37.10</w:t>
        </w:r>
      </w:ins>
      <w:ins w:id="943" w:author="PR Preview" w:date="2024-01-01T00:00:00Z">
        <w:r>
          <w:t xml:space="preserve"> </w:t>
        </w:r>
      </w:ins>
      <w:hyperlink r:id="rId350">
        <w:r>
          <w:rPr>
            <w:rStyle w:val="VerbatimChar"/>
          </w:rPr>
          <w:t xml:space="preserve">{rex}</w:t>
        </w:r>
      </w:hyperlink>
    </w:p>
    <w:p>
      <w:pPr>
        <w:pStyle w:val="FirstParagraph"/>
      </w:pPr>
      <w:hyperlink r:id="rId350">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9"/>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9"/>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9"/>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51">
        <w:r>
          <w:rPr>
            <w:rStyle w:val="VerbatimChar"/>
          </w:rPr>
          <w:t xml:space="preserve">{stringr}</w:t>
        </w:r>
      </w:hyperlink>
      <w:r>
        <w:t xml:space="preserve"> </w:t>
      </w:r>
      <w:r>
        <w:t xml:space="preserve">functions.</w:t>
      </w:r>
    </w:p>
    <w:bookmarkEnd w:id="352"/>
    <w:bookmarkEnd w:id="353"/>
    <w:bookmarkStart w:id="356" w:name="github-actions"/>
    <w:p>
      <w:pPr>
        <w:pStyle w:val="Heading2"/>
      </w:pPr>
      <w:ins w:id="949" w:author="PR Preview" w:date="2024-01-01T00:00:00Z">
        <w:r>
          <w:t xml:space="preserve">6.38 GitHub Actions</w:t>
        </w:r>
      </w:ins>
    </w:p>
    <w:bookmarkStart w:id="355" w:name="sec-r-lib-actions"/>
    <w:p>
      <w:pPr>
        <w:pStyle w:val="Heading3"/>
      </w:pPr>
      <w:ins w:id="950" w:author="PR Preview" w:date="2024-01-01T00:00:00Z">
        <w:r>
          <w:t xml:space="preserve">6.38.1</w:t>
        </w:r>
      </w:ins>
      <w:ins w:id="950" w:author="PR Preview" w:date="2024-01-01T00:00:00Z">
        <w:r>
          <w:t xml:space="preserve"> </w:t>
        </w:r>
      </w:ins>
      <w:hyperlink r:id="rId354">
        <w:r>
          <w:rPr>
            <w:rStyle w:val="Hyperlink"/>
          </w:rPr>
          <w:t xml:space="preserve">actions</w:t>
        </w:r>
      </w:hyperlink>
    </w:p>
    <w:p>
      <w:pPr>
        <w:pStyle w:val="FirstParagraph"/>
      </w:pPr>
      <w:r>
        <w:t xml:space="preserve">The</w:t>
      </w:r>
      <w:r>
        <w:t xml:space="preserve"> </w:t>
      </w:r>
      <w:hyperlink r:id="rId354">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100"/>
        </w:numPr>
      </w:pPr>
      <w:r>
        <w:rPr>
          <w:rStyle w:val="VerbatimChar"/>
        </w:rPr>
        <w:t xml:space="preserve">r-lib/actions/setup-r</w:t>
      </w:r>
      <w:r>
        <w:t xml:space="preserve"> </w:t>
      </w:r>
      <w:r>
        <w:t xml:space="preserve">— installs R</w:t>
      </w:r>
    </w:p>
    <w:p>
      <w:pPr>
        <w:pStyle w:val="Compact"/>
        <w:numPr>
          <w:ilvl w:val="0"/>
          <w:numId w:val="1100"/>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100"/>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100"/>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55"/>
    <w:bookmarkEnd w:id="356"/>
    <w:bookmarkStart w:id="359" w:name="sec-tidyverse"/>
    <w:p>
      <w:pPr>
        <w:pStyle w:val="Heading2"/>
      </w:pPr>
      <w:ins w:id="957" w:author="PR Preview" w:date="2024-01-01T00:00:00Z">
        <w:r>
          <w:t xml:space="preserve">6.39 Tidyverse</w:t>
        </w:r>
      </w:ins>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57">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58">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59"/>
    <w:bookmarkStart w:id="378" w:name="core-tidyverse-packages"/>
    <w:p>
      <w:pPr>
        <w:pStyle w:val="Heading2"/>
      </w:pPr>
      <w:ins w:id="960" w:author="PR Preview" w:date="2024-01-01T00:00:00Z">
        <w:r>
          <w:t xml:space="preserve">6.40 Core Tidyverse Packages</w:t>
        </w:r>
      </w:ins>
    </w:p>
    <w:p>
      <w:pPr>
        <w:pStyle w:val="FirstParagraph"/>
      </w:pPr>
      <w:r>
        <w:t xml:space="preserve">The</w:t>
      </w:r>
      <w:r>
        <w:t xml:space="preserve"> </w:t>
      </w:r>
      <w:hyperlink r:id="rId360">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61" w:name="sec-ggplot2"/>
    <w:p>
      <w:pPr>
        <w:pStyle w:val="Heading3"/>
      </w:pPr>
      <w:ins w:id="962" w:author="PR Preview" w:date="2024-01-01T00:00:00Z">
        <w:r>
          <w:t xml:space="preserve">6.40.1</w:t>
        </w:r>
      </w:ins>
      <w:ins w:id="962" w:author="PR Preview" w:date="2024-01-01T00:00:00Z">
        <w:r>
          <w:t xml:space="preserve"> </w:t>
        </w:r>
      </w:ins>
      <w:hyperlink r:id="rId336">
        <w:r>
          <w:rPr>
            <w:rStyle w:val="Hyperlink"/>
          </w:rPr>
          <w:t xml:space="preserve">ggplot2</w:t>
        </w:r>
      </w:hyperlink>
    </w:p>
    <w:p>
      <w:pPr>
        <w:pStyle w:val="FirstParagraph"/>
      </w:pPr>
      <w:hyperlink r:id="rId336">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61"/>
    <w:bookmarkStart w:id="363" w:name="sec-dplyr"/>
    <w:p>
      <w:pPr>
        <w:pStyle w:val="Heading3"/>
      </w:pPr>
      <w:ins w:id="964" w:author="PR Preview" w:date="2024-01-01T00:00:00Z">
        <w:r>
          <w:t xml:space="preserve">6.40.2</w:t>
        </w:r>
      </w:ins>
      <w:ins w:id="964" w:author="PR Preview" w:date="2024-01-01T00:00:00Z">
        <w:r>
          <w:t xml:space="preserve"> </w:t>
        </w:r>
      </w:ins>
      <w:hyperlink r:id="rId362">
        <w:r>
          <w:rPr>
            <w:rStyle w:val="Hyperlink"/>
          </w:rPr>
          <w:t xml:space="preserve">dplyr</w:t>
        </w:r>
      </w:hyperlink>
    </w:p>
    <w:p>
      <w:pPr>
        <w:pStyle w:val="FirstParagraph"/>
      </w:pPr>
      <w:hyperlink r:id="rId362">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63"/>
    <w:bookmarkStart w:id="366" w:name="sec-tidyr"/>
    <w:p>
      <w:pPr>
        <w:pStyle w:val="Heading3"/>
      </w:pPr>
      <w:ins w:id="966" w:author="PR Preview" w:date="2024-01-01T00:00:00Z">
        <w:r>
          <w:t xml:space="preserve">6.40.3</w:t>
        </w:r>
      </w:ins>
      <w:ins w:id="966" w:author="PR Preview" w:date="2024-01-01T00:00:00Z">
        <w:r>
          <w:t xml:space="preserve"> </w:t>
        </w:r>
      </w:ins>
      <w:hyperlink r:id="rId364">
        <w:r>
          <w:rPr>
            <w:rStyle w:val="Hyperlink"/>
          </w:rPr>
          <w:t xml:space="preserve">tidyr</w:t>
        </w:r>
      </w:hyperlink>
    </w:p>
    <w:p>
      <w:pPr>
        <w:pStyle w:val="FirstParagraph"/>
      </w:pPr>
      <w:hyperlink r:id="rId364">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65" w:name="when-to-use-dplyr-vs-tidyr"/>
    <w:p>
      <w:pPr>
        <w:pStyle w:val="Heading4"/>
      </w:pPr>
      <w:ins w:id="968" w:author="PR Preview" w:date="2024-01-01T00:00:00Z">
        <w:r>
          <w:t xml:space="preserve">6.40.3.1 When to use dplyr vs tidyr</w:t>
        </w:r>
      </w:ins>
    </w:p>
    <w:p>
      <w:pPr>
        <w:pStyle w:val="FirstParagraph"/>
      </w:pPr>
      <w:r>
        <w:t xml:space="preserve">While both</w:t>
      </w:r>
      <w:r>
        <w:t xml:space="preserve"> </w:t>
      </w:r>
      <w:hyperlink r:id="rId362">
        <w:r>
          <w:rPr>
            <w:rStyle w:val="VerbatimChar"/>
          </w:rPr>
          <w:t xml:space="preserve">{dplyr}</w:t>
        </w:r>
      </w:hyperlink>
      <w:r>
        <w:t xml:space="preserve"> </w:t>
      </w:r>
      <w:r>
        <w:t xml:space="preserve">and</w:t>
      </w:r>
      <w:r>
        <w:t xml:space="preserve"> </w:t>
      </w:r>
      <w:hyperlink r:id="rId364">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101"/>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101"/>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65"/>
    <w:bookmarkEnd w:id="366"/>
    <w:bookmarkStart w:id="368" w:name="sec-readr"/>
    <w:p>
      <w:pPr>
        <w:pStyle w:val="Heading3"/>
      </w:pPr>
      <w:ins w:id="973" w:author="PR Preview" w:date="2024-01-01T00:00:00Z">
        <w:r>
          <w:t xml:space="preserve">6.40.4</w:t>
        </w:r>
      </w:ins>
      <w:ins w:id="973" w:author="PR Preview" w:date="2024-01-01T00:00:00Z">
        <w:r>
          <w:t xml:space="preserve"> </w:t>
        </w:r>
      </w:ins>
      <w:hyperlink r:id="rId367">
        <w:r>
          <w:rPr>
            <w:rStyle w:val="Hyperlink"/>
          </w:rPr>
          <w:t xml:space="preserve">readr</w:t>
        </w:r>
      </w:hyperlink>
    </w:p>
    <w:p>
      <w:pPr>
        <w:pStyle w:val="FirstParagraph"/>
      </w:pPr>
      <w:hyperlink r:id="rId367">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68"/>
    <w:bookmarkStart w:id="370" w:name="sec-purrr"/>
    <w:p>
      <w:pPr>
        <w:pStyle w:val="Heading3"/>
      </w:pPr>
      <w:ins w:id="975" w:author="PR Preview" w:date="2024-01-01T00:00:00Z">
        <w:r>
          <w:t xml:space="preserve">6.40.5</w:t>
        </w:r>
      </w:ins>
      <w:ins w:id="975" w:author="PR Preview" w:date="2024-01-01T00:00:00Z">
        <w:r>
          <w:t xml:space="preserve"> </w:t>
        </w:r>
      </w:ins>
      <w:hyperlink r:id="rId161">
        <w:r>
          <w:rPr>
            <w:rStyle w:val="Hyperlink"/>
          </w:rPr>
          <w:t xml:space="preserve">purrr</w:t>
        </w:r>
      </w:hyperlink>
    </w:p>
    <w:p>
      <w:pPr>
        <w:pStyle w:val="FirstParagraph"/>
      </w:pPr>
      <w:hyperlink r:id="rId161">
        <w:r>
          <w:rPr>
            <w:rStyle w:val="VerbatimChar"/>
          </w:rPr>
          <w:t xml:space="preserve">{purrr}</w:t>
        </w:r>
      </w:hyperlink>
      <w:r>
        <w:t xml:space="preserve"> </w:t>
      </w:r>
      <w:r>
        <w:t xml:space="preserve">enhances R’s</w:t>
      </w:r>
      <w:r>
        <w:t xml:space="preserve"> </w:t>
      </w:r>
      <w:hyperlink r:id="rId369">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70"/>
    <w:bookmarkStart w:id="372" w:name="sec-tibble"/>
    <w:p>
      <w:pPr>
        <w:pStyle w:val="Heading3"/>
      </w:pPr>
      <w:ins w:id="977" w:author="PR Preview" w:date="2024-01-01T00:00:00Z">
        <w:r>
          <w:t xml:space="preserve">6.40.6</w:t>
        </w:r>
      </w:ins>
      <w:ins w:id="977" w:author="PR Preview" w:date="2024-01-01T00:00:00Z">
        <w:r>
          <w:t xml:space="preserve"> </w:t>
        </w:r>
      </w:ins>
      <w:hyperlink r:id="rId371">
        <w:r>
          <w:rPr>
            <w:rStyle w:val="Hyperlink"/>
          </w:rPr>
          <w:t xml:space="preserve">tibble</w:t>
        </w:r>
      </w:hyperlink>
    </w:p>
    <w:p>
      <w:pPr>
        <w:pStyle w:val="FirstParagraph"/>
      </w:pPr>
      <w:hyperlink r:id="rId371">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72"/>
    <w:bookmarkStart w:id="373" w:name="sec-stringr"/>
    <w:p>
      <w:pPr>
        <w:pStyle w:val="Heading3"/>
      </w:pPr>
      <w:ins w:id="979" w:author="PR Preview" w:date="2024-01-01T00:00:00Z">
        <w:r>
          <w:t xml:space="preserve">6.40.7</w:t>
        </w:r>
      </w:ins>
      <w:ins w:id="979" w:author="PR Preview" w:date="2024-01-01T00:00:00Z">
        <w:r>
          <w:t xml:space="preserve"> </w:t>
        </w:r>
      </w:ins>
      <w:hyperlink r:id="rId351">
        <w:r>
          <w:rPr>
            <w:rStyle w:val="Hyperlink"/>
          </w:rPr>
          <w:t xml:space="preserve">stringr</w:t>
        </w:r>
      </w:hyperlink>
    </w:p>
    <w:p>
      <w:pPr>
        <w:pStyle w:val="FirstParagraph"/>
      </w:pPr>
      <w:hyperlink r:id="rId35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73"/>
    <w:bookmarkStart w:id="375" w:name="sec-forcats"/>
    <w:p>
      <w:pPr>
        <w:pStyle w:val="Heading3"/>
      </w:pPr>
      <w:ins w:id="981" w:author="PR Preview" w:date="2024-01-01T00:00:00Z">
        <w:r>
          <w:t xml:space="preserve">6.40.8</w:t>
        </w:r>
      </w:ins>
      <w:ins w:id="981" w:author="PR Preview" w:date="2024-01-01T00:00:00Z">
        <w:r>
          <w:t xml:space="preserve"> </w:t>
        </w:r>
      </w:ins>
      <w:hyperlink r:id="rId374">
        <w:r>
          <w:rPr>
            <w:rStyle w:val="Hyperlink"/>
          </w:rPr>
          <w:t xml:space="preserve">forcats</w:t>
        </w:r>
      </w:hyperlink>
    </w:p>
    <w:p>
      <w:pPr>
        <w:pStyle w:val="FirstParagraph"/>
      </w:pPr>
      <w:hyperlink r:id="rId374">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75"/>
    <w:bookmarkStart w:id="377" w:name="sec-lubridate"/>
    <w:p>
      <w:pPr>
        <w:pStyle w:val="Heading3"/>
      </w:pPr>
      <w:ins w:id="983" w:author="PR Preview" w:date="2024-01-01T00:00:00Z">
        <w:r>
          <w:t xml:space="preserve">6.40.9</w:t>
        </w:r>
      </w:ins>
      <w:ins w:id="983" w:author="PR Preview" w:date="2024-01-01T00:00:00Z">
        <w:r>
          <w:t xml:space="preserve"> </w:t>
        </w:r>
      </w:ins>
      <w:hyperlink r:id="rId376">
        <w:r>
          <w:rPr>
            <w:rStyle w:val="Hyperlink"/>
          </w:rPr>
          <w:t xml:space="preserve">lubridate</w:t>
        </w:r>
      </w:hyperlink>
    </w:p>
    <w:p>
      <w:pPr>
        <w:pStyle w:val="FirstParagraph"/>
      </w:pPr>
      <w:hyperlink r:id="rId376">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77"/>
    <w:bookmarkEnd w:id="378"/>
    <w:bookmarkStart w:id="380" w:name="base-r-to-tidyverse-translation"/>
    <w:p>
      <w:pPr>
        <w:pStyle w:val="Heading2"/>
      </w:pPr>
      <w:ins w:id="985" w:author="PR Preview" w:date="2024-01-01T00:00:00Z">
        <w:r>
          <w:t xml:space="preserve">6.41 Base R to Tidyverse Translation</w:t>
        </w:r>
      </w:ins>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79">
        <w:r>
          <w:rPr>
            <w:rStyle w:val="Hyperlink"/>
          </w:rPr>
          <w:t xml:space="preserve">this document</w:t>
        </w:r>
      </w:hyperlink>
      <w:r>
        <w:t xml:space="preserve">.</w:t>
      </w:r>
    </w:p>
    <w:bookmarkEnd w:id="380"/>
    <w:bookmarkStart w:id="387" w:name="programming-with-tidyverse"/>
    <w:p>
      <w:pPr>
        <w:pStyle w:val="Heading2"/>
      </w:pPr>
      <w:ins w:id="988" w:author="PR Preview" w:date="2024-01-01T00:00:00Z">
        <w:r>
          <w:t xml:space="preserve">6.42 Programming with Tidyverse</w:t>
        </w:r>
      </w:ins>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102"/>
        </w:numPr>
      </w:pPr>
      <w:hyperlink r:id="rId381">
        <w:r>
          <w:rPr>
            <w:rStyle w:val="Hyperlink"/>
          </w:rPr>
          <w:t xml:space="preserve">Programming with dplyr</w:t>
        </w:r>
      </w:hyperlink>
      <w:r>
        <w:t xml:space="preserve"> </w:t>
      </w:r>
      <w:r>
        <w:t xml:space="preserve">(package vignette)</w:t>
      </w:r>
    </w:p>
    <w:p>
      <w:pPr>
        <w:pStyle w:val="Compact"/>
        <w:numPr>
          <w:ilvl w:val="0"/>
          <w:numId w:val="1102"/>
        </w:numPr>
      </w:pPr>
      <w:hyperlink r:id="rId382">
        <w:r>
          <w:rPr>
            <w:rStyle w:val="Hyperlink"/>
          </w:rPr>
          <w:t xml:space="preserve">Using dplyr in packages</w:t>
        </w:r>
      </w:hyperlink>
      <w:r>
        <w:t xml:space="preserve"> </w:t>
      </w:r>
      <w:r>
        <w:t xml:space="preserve">(package vignette)</w:t>
      </w:r>
    </w:p>
    <w:p>
      <w:pPr>
        <w:pStyle w:val="Compact"/>
        <w:numPr>
          <w:ilvl w:val="0"/>
          <w:numId w:val="1102"/>
        </w:numPr>
      </w:pPr>
      <w:hyperlink r:id="rId383">
        <w:r>
          <w:rPr>
            <w:rStyle w:val="Hyperlink"/>
          </w:rPr>
          <w:t xml:space="preserve">Tidy Eval in 5 Minutes</w:t>
        </w:r>
      </w:hyperlink>
      <w:r>
        <w:t xml:space="preserve"> </w:t>
      </w:r>
      <w:r>
        <w:t xml:space="preserve">(video)</w:t>
      </w:r>
    </w:p>
    <w:p>
      <w:pPr>
        <w:pStyle w:val="Compact"/>
        <w:numPr>
          <w:ilvl w:val="0"/>
          <w:numId w:val="1102"/>
        </w:numPr>
      </w:pPr>
      <w:hyperlink r:id="rId381">
        <w:r>
          <w:rPr>
            <w:rStyle w:val="Hyperlink"/>
          </w:rPr>
          <w:t xml:space="preserve">Tidy Evaluation</w:t>
        </w:r>
      </w:hyperlink>
      <w:r>
        <w:t xml:space="preserve"> </w:t>
      </w:r>
      <w:r>
        <w:t xml:space="preserve">(e-book)</w:t>
      </w:r>
    </w:p>
    <w:p>
      <w:pPr>
        <w:pStyle w:val="Compact"/>
        <w:numPr>
          <w:ilvl w:val="0"/>
          <w:numId w:val="1102"/>
        </w:numPr>
      </w:pPr>
      <w:hyperlink r:id="rId384">
        <w:r>
          <w:rPr>
            <w:rStyle w:val="Hyperlink"/>
          </w:rPr>
          <w:t xml:space="preserve">Evaluation</w:t>
        </w:r>
      </w:hyperlink>
      <w:r>
        <w:t xml:space="preserve"> </w:t>
      </w:r>
      <w:r>
        <w:t xml:space="preserve">(advanced details)</w:t>
      </w:r>
    </w:p>
    <w:p>
      <w:pPr>
        <w:pStyle w:val="Compact"/>
        <w:numPr>
          <w:ilvl w:val="0"/>
          <w:numId w:val="1102"/>
        </w:numPr>
      </w:pPr>
      <w:hyperlink r:id="rId385">
        <w:r>
          <w:rPr>
            <w:rStyle w:val="Hyperlink"/>
          </w:rPr>
          <w:t xml:space="preserve">Data Frame Columns as Arguments to Dplyr Functions</w:t>
        </w:r>
      </w:hyperlink>
      <w:r>
        <w:t xml:space="preserve"> </w:t>
      </w:r>
      <w:r>
        <w:t xml:space="preserve">(blog)</w:t>
      </w:r>
    </w:p>
    <w:p>
      <w:pPr>
        <w:pStyle w:val="Compact"/>
        <w:numPr>
          <w:ilvl w:val="0"/>
          <w:numId w:val="1102"/>
        </w:numPr>
      </w:pPr>
      <w:hyperlink r:id="rId386">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7.15</w:t>
        </w:r>
      </w:hyperlink>
    </w:p>
    <w:bookmarkEnd w:id="387"/>
    <w:bookmarkStart w:id="390" w:name="coding-with-r-and-python"/>
    <w:p>
      <w:pPr>
        <w:pStyle w:val="Heading2"/>
      </w:pPr>
      <w:ins w:id="998" w:author="PR Preview" w:date="2024-01-01T00:00:00Z">
        <w:r>
          <w:t xml:space="preserve">6.43 Coding with R and Python</w:t>
        </w:r>
      </w:ins>
    </w:p>
    <w:p>
      <w:pPr>
        <w:pStyle w:val="FirstParagraph"/>
      </w:pPr>
      <w:r>
        <w:t xml:space="preserve">If you’re using both R and Python, you may wish to check out the</w:t>
      </w:r>
      <w:r>
        <w:t xml:space="preserve"> </w:t>
      </w:r>
      <w:hyperlink r:id="rId388">
        <w:r>
          <w:rPr>
            <w:rStyle w:val="Hyperlink"/>
          </w:rPr>
          <w:t xml:space="preserve">Feather package</w:t>
        </w:r>
      </w:hyperlink>
      <w:r>
        <w:t xml:space="preserve"> </w:t>
      </w:r>
      <w:r>
        <w:t xml:space="preserve">for exchanging data between the two languages</w:t>
      </w:r>
      <w:r>
        <w:t xml:space="preserve"> </w:t>
      </w:r>
      <w:hyperlink r:id="rId389">
        <w:r>
          <w:rPr>
            <w:rStyle w:val="Hyperlink"/>
          </w:rPr>
          <w:t xml:space="preserve">extremely quickly</w:t>
        </w:r>
      </w:hyperlink>
      <w:r>
        <w:t xml:space="preserve">.</w:t>
      </w:r>
    </w:p>
    <w:bookmarkEnd w:id="390"/>
    <w:bookmarkStart w:id="396" w:name="X4707fc3d29ccc8f46e4e422d4c06c560a63a17f"/>
    <w:p>
      <w:pPr>
        <w:pStyle w:val="Heading2"/>
      </w:pPr>
      <w:ins w:id="1000" w:author="PR Preview" w:date="2024-01-01T00:00:00Z">
        <w:r>
          <w:t xml:space="preserve">6.44 Repeating analyses with different variations</w:t>
        </w:r>
      </w:ins>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91" w:name="lapply-and-sapply-1"/>
    <w:p>
      <w:pPr>
        <w:pStyle w:val="Heading3"/>
      </w:pPr>
      <w:ins w:id="1003" w:author="PR Preview" w:date="2024-01-01T00:00:00Z">
        <w:r>
          <w:t xml:space="preserve">6.44.1</w:t>
        </w:r>
      </w:ins>
      <w:ins w:id="1003" w:author="PR Preview" w:date="2024-01-01T00:00:00Z">
        <w:r>
          <w:t xml:space="preserve"> </w:t>
        </w:r>
      </w:ins>
      <w:ins w:id="1003" w:author="PR Preview" w:date="2024-01-01T00:00:00Z">
        <w:r>
          <w:rPr>
            <w:rStyle w:val="VerbatimChar"/>
          </w:rPr>
          <w:t xml:space="preserve">lapply()</w:t>
        </w:r>
      </w:ins>
      <w:ins w:id="1003" w:author="PR Preview" w:date="2024-01-01T00:00:00Z">
        <w:r>
          <w:t xml:space="preserve"> </w:t>
        </w:r>
      </w:ins>
      <w:ins w:id="1003" w:author="PR Preview" w:date="2024-01-01T00:00:00Z">
        <w:r>
          <w:t xml:space="preserve">and</w:t>
        </w:r>
      </w:ins>
      <w:ins w:id="1003" w:author="PR Preview" w:date="2024-01-01T00:00:00Z">
        <w:r>
          <w:t xml:space="preserve"> </w:t>
        </w:r>
      </w:ins>
      <w:ins w:id="1003" w:author="PR Preview" w:date="2024-01-01T00:00:00Z">
        <w:r>
          <w:rPr>
            <w:rStyle w:val="VerbatimChar"/>
          </w:rPr>
          <w:t xml:space="preserve">sapply()</w:t>
        </w:r>
      </w:ins>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91"/>
    <w:bookmarkStart w:id="392" w:name="mapply-and-pmap"/>
    <w:p>
      <w:pPr>
        <w:pStyle w:val="Heading3"/>
      </w:pPr>
      <w:ins w:id="1007" w:author="PR Preview" w:date="2024-01-01T00:00:00Z">
        <w:r>
          <w:t xml:space="preserve">6.44.2</w:t>
        </w:r>
      </w:ins>
      <w:ins w:id="1007" w:author="PR Preview" w:date="2024-01-01T00:00:00Z">
        <w:r>
          <w:t xml:space="preserve"> </w:t>
        </w:r>
      </w:ins>
      <w:ins w:id="1007" w:author="PR Preview" w:date="2024-01-01T00:00:00Z">
        <w:r>
          <w:rPr>
            <w:rStyle w:val="VerbatimChar"/>
          </w:rPr>
          <w:t xml:space="preserve">mapply()</w:t>
        </w:r>
      </w:ins>
      <w:ins w:id="1007" w:author="PR Preview" w:date="2024-01-01T00:00:00Z">
        <w:r>
          <w:t xml:space="preserve"> </w:t>
        </w:r>
      </w:ins>
      <w:ins w:id="1007" w:author="PR Preview" w:date="2024-01-01T00:00:00Z">
        <w:r>
          <w:t xml:space="preserve">and</w:t>
        </w:r>
      </w:ins>
      <w:ins w:id="1007" w:author="PR Preview" w:date="2024-01-01T00:00:00Z">
        <w:r>
          <w:t xml:space="preserve"> </w:t>
        </w:r>
      </w:ins>
      <w:ins w:id="1007" w:author="PR Preview" w:date="2024-01-01T00:00:00Z">
        <w:r>
          <w:rPr>
            <w:rStyle w:val="VerbatimChar"/>
          </w:rPr>
          <w:t xml:space="preserve">pmap()</w:t>
        </w:r>
      </w:ins>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92"/>
    <w:bookmarkStart w:id="395" w:name="Xf551672fa8f1190aa44df63554b00ab4edf5974"/>
    <w:p>
      <w:pPr>
        <w:pStyle w:val="Heading3"/>
      </w:pPr>
      <w:ins w:id="1019" w:author="PR Preview" w:date="2024-01-01T00:00:00Z">
        <w:r>
          <w:t xml:space="preserve">6.44.3 Parallel processing with</w:t>
        </w:r>
      </w:ins>
      <w:ins w:id="1019" w:author="PR Preview" w:date="2024-01-01T00:00:00Z">
        <w:r>
          <w:t xml:space="preserve"> </w:t>
        </w:r>
      </w:ins>
      <w:ins w:id="1019" w:author="PR Preview" w:date="2024-01-01T00:00:00Z">
        <w:r>
          <w:rPr>
            <w:rStyle w:val="VerbatimChar"/>
          </w:rPr>
          <w:t xml:space="preserve">parallel</w:t>
        </w:r>
      </w:ins>
      <w:ins w:id="1019" w:author="PR Preview" w:date="2024-01-01T00:00:00Z">
        <w:r>
          <w:t xml:space="preserve"> </w:t>
        </w:r>
      </w:ins>
      <w:ins w:id="1019" w:author="PR Preview" w:date="2024-01-01T00:00:00Z">
        <w:r>
          <w:t xml:space="preserve">and</w:t>
        </w:r>
      </w:ins>
      <w:ins w:id="1019" w:author="PR Preview" w:date="2024-01-01T00:00:00Z">
        <w:r>
          <w:t xml:space="preserve"> </w:t>
        </w:r>
      </w:ins>
      <w:ins w:id="1019" w:author="PR Preview" w:date="2024-01-01T00:00:00Z">
        <w:r>
          <w:rPr>
            <w:rStyle w:val="VerbatimChar"/>
          </w:rPr>
          <w:t xml:space="preserve">future</w:t>
        </w:r>
      </w:ins>
      <w:ins w:id="1019" w:author="PR Preview" w:date="2024-01-01T00:00:00Z">
        <w:r>
          <w:t xml:space="preserve"> </w:t>
        </w:r>
      </w:ins>
      <w:ins w:id="1019" w:author="PR Preview" w:date="2024-01-01T00:00:00Z">
        <w:r>
          <w:t xml:space="preserve">packages</w:t>
        </w:r>
      </w:ins>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93" w:name="parlapply"/>
    <w:p>
      <w:pPr>
        <w:pStyle w:val="Heading4"/>
      </w:pPr>
      <w:ins w:id="1023" w:author="PR Preview" w:date="2024-01-01T00:00:00Z">
        <w:r>
          <w:t xml:space="preserve">6.44.3.1</w:t>
        </w:r>
      </w:ins>
      <w:ins w:id="1023" w:author="PR Preview" w:date="2024-01-01T00:00:00Z">
        <w:r>
          <w:t xml:space="preserve"> </w:t>
        </w:r>
      </w:ins>
      <w:ins w:id="1023" w:author="PR Preview" w:date="2024-01-01T00:00:00Z">
        <w:r>
          <w:rPr>
            <w:rStyle w:val="VerbatimChar"/>
          </w:rPr>
          <w:t xml:space="preserve">parLapply()</w:t>
        </w:r>
      </w:ins>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93"/>
    <w:bookmarkStart w:id="394" w:name="future.lapply"/>
    <w:p>
      <w:pPr>
        <w:pStyle w:val="Heading4"/>
      </w:pPr>
      <w:ins w:id="1029" w:author="PR Preview" w:date="2024-01-01T00:00:00Z">
        <w:r>
          <w:t xml:space="preserve">6.44.3.2</w:t>
        </w:r>
      </w:ins>
      <w:ins w:id="1029" w:author="PR Preview" w:date="2024-01-01T00:00:00Z">
        <w:r>
          <w:t xml:space="preserve"> </w:t>
        </w:r>
      </w:ins>
      <w:ins w:id="1029" w:author="PR Preview" w:date="2024-01-01T00:00:00Z">
        <w:r>
          <w:rPr>
            <w:rStyle w:val="VerbatimChar"/>
          </w:rPr>
          <w:t xml:space="preserve">future.lapply()</w:t>
        </w:r>
      </w:ins>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94"/>
    <w:bookmarkEnd w:id="395"/>
    <w:bookmarkEnd w:id="396"/>
    <w:bookmarkStart w:id="402" w:name="sec-reviewing-code"/>
    <w:p>
      <w:pPr>
        <w:pStyle w:val="Heading2"/>
      </w:pPr>
      <w:ins w:id="1033" w:author="PR Preview" w:date="2024-01-01T00:00:00Z">
        <w:r>
          <w:t xml:space="preserve">6.45 Reviewing Code</w:t>
        </w:r>
      </w:ins>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97" w:name="sec-why-review-code"/>
    <w:p>
      <w:pPr>
        <w:pStyle w:val="Heading3"/>
      </w:pPr>
      <w:ins w:id="1035" w:author="PR Preview" w:date="2024-01-01T00:00:00Z">
        <w:r>
          <w:t xml:space="preserve">6.45.1 Why We Review Code</w:t>
        </w:r>
      </w:ins>
    </w:p>
    <w:p>
      <w:pPr>
        <w:pStyle w:val="FirstParagraph"/>
      </w:pPr>
      <w:r>
        <w:t xml:space="preserve">Code review serves several vital purposes:</w:t>
      </w:r>
    </w:p>
    <w:p>
      <w:pPr>
        <w:pStyle w:val="Compact"/>
        <w:numPr>
          <w:ilvl w:val="0"/>
          <w:numId w:val="1103"/>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103"/>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103"/>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103"/>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97"/>
    <w:bookmarkStart w:id="399" w:name="sec-what-to-look-for"/>
    <w:p>
      <w:pPr>
        <w:pStyle w:val="Heading3"/>
      </w:pPr>
      <w:ins w:id="1041" w:author="PR Preview" w:date="2024-01-01T00:00:00Z">
        <w:r>
          <w:t xml:space="preserve">6.45.2 What Reviewers Look For</w:t>
        </w:r>
      </w:ins>
    </w:p>
    <w:p>
      <w:pPr>
        <w:pStyle w:val="FirstParagraph"/>
      </w:pPr>
      <w:r>
        <w:t xml:space="preserve">When reviewing a colleague’s code, evaluate these key dimensions:</w:t>
      </w:r>
    </w:p>
    <w:p>
      <w:pPr>
        <w:pStyle w:val="Compact"/>
        <w:numPr>
          <w:ilvl w:val="0"/>
          <w:numId w:val="1104"/>
        </w:numPr>
      </w:pPr>
      <w:r>
        <w:rPr>
          <w:b/>
          <w:bCs/>
        </w:rPr>
        <w:t xml:space="preserve">Reproducibility</w:t>
      </w:r>
      <w:r>
        <w:t xml:space="preserve">:</w:t>
      </w:r>
    </w:p>
    <w:p>
      <w:pPr>
        <w:pStyle w:val="Compact"/>
        <w:numPr>
          <w:ilvl w:val="1"/>
          <w:numId w:val="1105"/>
        </w:numPr>
      </w:pPr>
      <w:r>
        <w:t xml:space="preserve">Does the script run cleanly from start to finish in a fresh R session?</w:t>
      </w:r>
    </w:p>
    <w:p>
      <w:pPr>
        <w:pStyle w:val="Compact"/>
        <w:numPr>
          <w:ilvl w:val="1"/>
          <w:numId w:val="1105"/>
        </w:numPr>
      </w:pPr>
      <w:r>
        <w:t xml:space="preserve">Are package dependencies managed reproducibly via</w:t>
      </w:r>
      <w:r>
        <w:t xml:space="preserve"> </w:t>
      </w:r>
      <w:hyperlink r:id="rId398">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5"/>
        </w:numPr>
      </w:pPr>
      <w:ins w:id="1046" w:author="PR Preview" w:date="2024-01-01T00:00:00Z">
        <w:r>
          <w:t xml:space="preserve">Are file paths relative and constructed with</w:t>
        </w:r>
      </w:ins>
      <w:ins w:id="1046" w:author="PR Preview" w:date="2024-01-01T00:00:00Z">
        <w:r>
          <w:t xml:space="preserve"> </w:t>
        </w:r>
      </w:ins>
      <w:hyperlink r:id="rId332">
        <w:r>
          <w:rPr>
            <w:rStyle w:val="VerbatimChar"/>
          </w:rPr>
          <w:t xml:space="preserve">{here}</w:t>
        </w:r>
      </w:hyperlink>
      <w:ins w:id="1046" w:author="PR Preview" w:date="2024-01-01T00:00:00Z">
        <w:r>
          <w:t xml:space="preserve"> </w:t>
        </w:r>
      </w:ins>
      <w:ins w:id="1046" w:author="PR Preview" w:date="2024-01-01T00:00:00Z">
        <w:r>
          <w:t xml:space="preserve">(see</w:t>
        </w:r>
      </w:ins>
      <w:ins w:id="1046" w:author="PR Preview" w:date="2024-01-01T00:00:00Z">
        <w:r>
          <w:t xml:space="preserve"> </w:t>
        </w:r>
      </w:ins>
      <w:hyperlink w:anchor="sec-here-package-practices">
        <w:r>
          <w:rPr>
            <w:rStyle w:val="Hyperlink"/>
          </w:rPr>
          <w:t xml:space="preserve">Section 6.28</w:t>
        </w:r>
      </w:hyperlink>
      <w:ins w:id="1046" w:author="PR Preview" w:date="2024-01-01T00:00:00Z">
        <w:r>
          <w:t xml:space="preserve">),</w:t>
        </w:r>
      </w:ins>
      <w:ins w:id="1046" w:author="PR Preview" w:date="2024-01-01T00:00:00Z">
        <w:r>
          <w:t xml:space="preserve"> </w:t>
        </w:r>
      </w:ins>
      <w:ins w:id="1046" w:author="PR Preview" w:date="2024-01-01T00:00:00Z">
        <w:r>
          <w:t xml:space="preserve">avoiding machine-specific absolute paths?</w:t>
        </w:r>
      </w:ins>
    </w:p>
    <w:p>
      <w:pPr>
        <w:pStyle w:val="Compact"/>
        <w:numPr>
          <w:ilvl w:val="0"/>
          <w:numId w:val="1104"/>
        </w:numPr>
      </w:pPr>
      <w:r>
        <w:rPr>
          <w:b/>
          <w:bCs/>
        </w:rPr>
        <w:t xml:space="preserve">Code correctness and data integrity</w:t>
      </w:r>
      <w:r>
        <w:t xml:space="preserve">:</w:t>
      </w:r>
    </w:p>
    <w:p>
      <w:pPr>
        <w:pStyle w:val="Compact"/>
        <w:numPr>
          <w:ilvl w:val="1"/>
          <w:numId w:val="1106"/>
        </w:numPr>
      </w:pPr>
      <w:r>
        <w:t xml:space="preserve">Are data transformations and filtering steps logical and documented?</w:t>
      </w:r>
    </w:p>
    <w:p>
      <w:pPr>
        <w:pStyle w:val="Compact"/>
        <w:numPr>
          <w:ilvl w:val="1"/>
          <w:numId w:val="1106"/>
        </w:numPr>
      </w:pPr>
      <w:r>
        <w:t xml:space="preserve">Are missing values (</w:t>
      </w:r>
      <w:r>
        <w:rPr>
          <w:rStyle w:val="VerbatimChar"/>
        </w:rPr>
        <w:t xml:space="preserve">NA</w:t>
      </w:r>
      <w:r>
        <w:t xml:space="preserve">), edge cases, and empty groupings handled appropriately?</w:t>
      </w:r>
    </w:p>
    <w:p>
      <w:pPr>
        <w:pStyle w:val="Compact"/>
        <w:numPr>
          <w:ilvl w:val="1"/>
          <w:numId w:val="1106"/>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104"/>
        </w:numPr>
      </w:pPr>
      <w:r>
        <w:rPr>
          <w:b/>
          <w:bCs/>
        </w:rPr>
        <w:t xml:space="preserve">Style and structure</w:t>
      </w:r>
      <w:r>
        <w:t xml:space="preserve">:</w:t>
      </w:r>
    </w:p>
    <w:p>
      <w:pPr>
        <w:pStyle w:val="Compact"/>
        <w:numPr>
          <w:ilvl w:val="1"/>
          <w:numId w:val="1107"/>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7"/>
        </w:numPr>
      </w:pPr>
      <w:r>
        <w:t xml:space="preserve">Are long chunks broken into focused functions (see 1)?</w:t>
      </w:r>
    </w:p>
    <w:p>
      <w:pPr>
        <w:pStyle w:val="Compact"/>
        <w:numPr>
          <w:ilvl w:val="1"/>
          <w:numId w:val="1107"/>
        </w:numPr>
      </w:pPr>
      <w:r>
        <w:t xml:space="preserve">Are variable and function names self-describing (see</w:t>
      </w:r>
      <w:r>
        <w:t xml:space="preserve"> </w:t>
      </w:r>
      <w:hyperlink w:anchor="sec-object-naming">
        <w:r>
          <w:rPr>
            <w:rStyle w:val="Hyperlink"/>
          </w:rPr>
          <w:t xml:space="preserve">Section 7.17</w:t>
        </w:r>
      </w:hyperlink>
      <w:r>
        <w:t xml:space="preserve">)?</w:t>
      </w:r>
    </w:p>
    <w:p>
      <w:pPr>
        <w:pStyle w:val="Compact"/>
        <w:numPr>
          <w:ilvl w:val="0"/>
          <w:numId w:val="1104"/>
        </w:numPr>
      </w:pPr>
      <w:r>
        <w:rPr>
          <w:b/>
          <w:bCs/>
        </w:rPr>
        <w:t xml:space="preserve">Documentation</w:t>
      </w:r>
      <w:r>
        <w:t xml:space="preserve">:</w:t>
      </w:r>
    </w:p>
    <w:p>
      <w:pPr>
        <w:pStyle w:val="Compact"/>
        <w:numPr>
          <w:ilvl w:val="1"/>
          <w:numId w:val="1108"/>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8"/>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99"/>
    <w:bookmarkStart w:id="400" w:name="sec-constructive-feedback"/>
    <w:p>
      <w:pPr>
        <w:pStyle w:val="Heading3"/>
      </w:pPr>
      <w:ins w:id="1058" w:author="PR Preview" w:date="2024-01-01T00:00:00Z">
        <w:r>
          <w:t xml:space="preserve">6.45.3 How to Give Constructive Feedback</w:t>
        </w:r>
      </w:ins>
    </w:p>
    <w:p>
      <w:pPr>
        <w:pStyle w:val="FirstParagraph"/>
      </w:pPr>
      <w:r>
        <w:t xml:space="preserve">Effective code review builds a supportive, high-trust research culture:</w:t>
      </w:r>
    </w:p>
    <w:p>
      <w:pPr>
        <w:pStyle w:val="Compact"/>
        <w:numPr>
          <w:ilvl w:val="0"/>
          <w:numId w:val="1109"/>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9"/>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9"/>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9"/>
        </w:numPr>
      </w:pPr>
      <w:r>
        <w:rPr>
          <w:b/>
          <w:bCs/>
        </w:rPr>
        <w:t xml:space="preserve">Ask clarifying questions</w:t>
      </w:r>
      <w:r>
        <w:t xml:space="preserve">: When logic is unclear,</w:t>
      </w:r>
      <w:r>
        <w:t xml:space="preserve"> </w:t>
      </w:r>
      <w:r>
        <w:t xml:space="preserve">ask the author to explain their intent before proposing a rewrite.</w:t>
      </w:r>
    </w:p>
    <w:bookmarkEnd w:id="400"/>
    <w:bookmarkStart w:id="401" w:name="sec-when-to-approve"/>
    <w:p>
      <w:pPr>
        <w:pStyle w:val="Heading3"/>
      </w:pPr>
      <w:ins w:id="1064" w:author="PR Preview" w:date="2024-01-01T00:00:00Z">
        <w:r>
          <w:t xml:space="preserve">6.45.4 When to Approve</w:t>
        </w:r>
      </w:ins>
    </w:p>
    <w:p>
      <w:pPr>
        <w:pStyle w:val="FirstParagraph"/>
      </w:pPr>
      <w:r>
        <w:t xml:space="preserve">Approve a pull request when:</w:t>
      </w:r>
    </w:p>
    <w:p>
      <w:pPr>
        <w:pStyle w:val="Compact"/>
        <w:numPr>
          <w:ilvl w:val="0"/>
          <w:numId w:val="1110"/>
        </w:numPr>
      </w:pPr>
      <w:r>
        <w:t xml:space="preserve">All automated CI checks and workflows pass cleanly.</w:t>
      </w:r>
    </w:p>
    <w:p>
      <w:pPr>
        <w:pStyle w:val="Compact"/>
        <w:numPr>
          <w:ilvl w:val="0"/>
          <w:numId w:val="1110"/>
        </w:numPr>
      </w:pPr>
      <w:r>
        <w:t xml:space="preserve">The code runs end-to-end and produces expected outputs.</w:t>
      </w:r>
    </w:p>
    <w:p>
      <w:pPr>
        <w:pStyle w:val="Compact"/>
        <w:numPr>
          <w:ilvl w:val="0"/>
          <w:numId w:val="1110"/>
        </w:numPr>
      </w:pPr>
      <w:r>
        <w:t xml:space="preserve">All blocking review findings have been resolved or explicitly deferred to a tracked follow-up issue.</w:t>
      </w:r>
    </w:p>
    <w:p>
      <w:pPr>
        <w:pStyle w:val="Compact"/>
        <w:numPr>
          <w:ilvl w:val="0"/>
          <w:numId w:val="1110"/>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401"/>
    <w:bookmarkEnd w:id="402"/>
    <w:bookmarkStart w:id="405" w:name="sec-getting-help-with-code"/>
    <w:p>
      <w:pPr>
        <w:pStyle w:val="Heading2"/>
      </w:pPr>
      <w:ins w:id="1070" w:author="PR Preview" w:date="2024-01-01T00:00:00Z">
        <w:r>
          <w:t xml:space="preserve">6.46 Getting Help with Code</w:t>
        </w:r>
      </w:ins>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11"/>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11"/>
        </w:numPr>
      </w:pPr>
      <w:r>
        <w:t xml:space="preserve">Is</w:t>
      </w:r>
      <w:r>
        <w:t xml:space="preserve"> </w:t>
      </w:r>
      <w:r>
        <w:rPr>
          <w:b/>
          <w:bCs/>
        </w:rPr>
        <w:t xml:space="preserve">minimal</w:t>
      </w:r>
      <w:r>
        <w:t xml:space="preserve">: Strips away everything not directly related to your problem</w:t>
      </w:r>
    </w:p>
    <w:p>
      <w:pPr>
        <w:pStyle w:val="Compact"/>
        <w:numPr>
          <w:ilvl w:val="0"/>
          <w:numId w:val="1111"/>
        </w:numPr>
      </w:pPr>
      <w:r>
        <w:t xml:space="preserve">Uses small, simple example data (often built-in datasets)</w:t>
      </w:r>
    </w:p>
    <w:p>
      <w:pPr>
        <w:pStyle w:val="FirstParagraph"/>
      </w:pPr>
      <w:r>
        <w:rPr>
          <w:b/>
          <w:bCs/>
        </w:rPr>
        <w:t xml:space="preserve">Why create a reprex:</w:t>
      </w:r>
    </w:p>
    <w:p>
      <w:pPr>
        <w:pStyle w:val="Compact"/>
        <w:numPr>
          <w:ilvl w:val="0"/>
          <w:numId w:val="1112"/>
        </w:numPr>
      </w:pPr>
      <w:r>
        <w:t xml:space="preserve">80% of the time, creating a reprex helps you discover the solution yourself</w:t>
      </w:r>
    </w:p>
    <w:p>
      <w:pPr>
        <w:pStyle w:val="Compact"/>
        <w:numPr>
          <w:ilvl w:val="0"/>
          <w:numId w:val="1112"/>
        </w:numPr>
      </w:pPr>
      <w:r>
        <w:t xml:space="preserve">20% of the time, you’ll have a clear example that makes it easy for others to help you</w:t>
      </w:r>
    </w:p>
    <w:p>
      <w:pPr>
        <w:pStyle w:val="Compact"/>
        <w:numPr>
          <w:ilvl w:val="0"/>
          <w:numId w:val="1112"/>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13"/>
        </w:numPr>
      </w:pPr>
      <w:hyperlink r:id="rId403">
        <w:r>
          <w:rPr>
            <w:rStyle w:val="VerbatimChar"/>
          </w:rPr>
          <w:t xml:space="preserve">{reprex}</w:t>
        </w:r>
      </w:hyperlink>
      <w:r>
        <w:t xml:space="preserve"> </w:t>
      </w:r>
      <w:r>
        <w:t xml:space="preserve">package: Automates creation of reproducible examples</w:t>
      </w:r>
    </w:p>
    <w:p>
      <w:pPr>
        <w:pStyle w:val="Compact"/>
        <w:numPr>
          <w:ilvl w:val="0"/>
          <w:numId w:val="1113"/>
        </w:numPr>
      </w:pPr>
      <w:hyperlink r:id="rId40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405"/>
    <w:bookmarkStart w:id="411" w:name="sec-r-resources"/>
    <w:p>
      <w:pPr>
        <w:pStyle w:val="Heading2"/>
      </w:pPr>
      <w:ins w:id="1083" w:author="PR Preview" w:date="2024-01-01T00:00:00Z">
        <w:r>
          <w:t xml:space="preserve">6.47 Additional Resources</w:t>
        </w:r>
      </w:ins>
    </w:p>
    <w:bookmarkStart w:id="406" w:name="r-package-development"/>
    <w:p>
      <w:pPr>
        <w:pStyle w:val="Heading3"/>
      </w:pPr>
      <w:ins w:id="1084" w:author="PR Preview" w:date="2024-01-01T00:00:00Z">
        <w:r>
          <w:t xml:space="preserve">6.47.1 R Package Development</w:t>
        </w:r>
      </w:ins>
    </w:p>
    <w:p>
      <w:pPr>
        <w:pStyle w:val="Compact"/>
        <w:numPr>
          <w:ilvl w:val="0"/>
          <w:numId w:val="111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1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14"/>
        </w:numPr>
      </w:pPr>
      <w:hyperlink r:id="rId111">
        <w:r>
          <w:rPr>
            <w:rStyle w:val="Hyperlink"/>
          </w:rPr>
          <w:t xml:space="preserve">usethis documentation</w:t>
        </w:r>
      </w:hyperlink>
      <w:r>
        <w:t xml:space="preserve"> </w:t>
      </w:r>
      <w:r>
        <w:t xml:space="preserve">- workflow automation for R projects</w:t>
      </w:r>
    </w:p>
    <w:p>
      <w:pPr>
        <w:pStyle w:val="Compact"/>
        <w:numPr>
          <w:ilvl w:val="0"/>
          <w:numId w:val="1114"/>
        </w:numPr>
      </w:pPr>
      <w:hyperlink r:id="rId112">
        <w:r>
          <w:rPr>
            <w:rStyle w:val="Hyperlink"/>
          </w:rPr>
          <w:t xml:space="preserve">devtools documentation</w:t>
        </w:r>
      </w:hyperlink>
      <w:r>
        <w:t xml:space="preserve"> </w:t>
      </w:r>
      <w:r>
        <w:t xml:space="preserve">- essential development tools</w:t>
      </w:r>
    </w:p>
    <w:p>
      <w:pPr>
        <w:pStyle w:val="Compact"/>
        <w:numPr>
          <w:ilvl w:val="0"/>
          <w:numId w:val="1114"/>
        </w:numPr>
      </w:pPr>
      <w:hyperlink r:id="rId99">
        <w:r>
          <w:rPr>
            <w:rStyle w:val="Hyperlink"/>
          </w:rPr>
          <w:t xml:space="preserve">pkgdown documentation</w:t>
        </w:r>
      </w:hyperlink>
      <w:r>
        <w:t xml:space="preserve"> </w:t>
      </w:r>
      <w:r>
        <w:t xml:space="preserve">- create package websites</w:t>
      </w:r>
    </w:p>
    <w:p>
      <w:pPr>
        <w:pStyle w:val="Compact"/>
        <w:numPr>
          <w:ilvl w:val="0"/>
          <w:numId w:val="1114"/>
        </w:numPr>
      </w:pPr>
      <w:hyperlink r:id="rId114">
        <w:r>
          <w:rPr>
            <w:rStyle w:val="Hyperlink"/>
          </w:rPr>
          <w:t xml:space="preserve">testthat documentation</w:t>
        </w:r>
      </w:hyperlink>
      <w:r>
        <w:t xml:space="preserve"> </w:t>
      </w:r>
      <w:r>
        <w:t xml:space="preserve">- unit testing framework</w:t>
      </w:r>
    </w:p>
    <w:bookmarkEnd w:id="406"/>
    <w:bookmarkStart w:id="407" w:name="general-r-programming"/>
    <w:p>
      <w:pPr>
        <w:pStyle w:val="Heading3"/>
      </w:pPr>
      <w:ins w:id="1091" w:author="PR Preview" w:date="2024-01-01T00:00:00Z">
        <w:r>
          <w:t xml:space="preserve">6.47.2 General R Programming</w:t>
        </w:r>
      </w:ins>
    </w:p>
    <w:p>
      <w:pPr>
        <w:pStyle w:val="Compact"/>
        <w:numPr>
          <w:ilvl w:val="0"/>
          <w:numId w:val="1115"/>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5"/>
        </w:numPr>
      </w:pPr>
      <w:r>
        <w:t xml:space="preserve">Advanced R</w:t>
      </w:r>
      <w:r>
        <w:t xml:space="preserve"> </w:t>
      </w:r>
      <w:r>
        <w:t xml:space="preserve">(Wickham 2019)</w:t>
      </w:r>
      <w:r>
        <w:t xml:space="preserve"> </w:t>
      </w:r>
      <w:r>
        <w:t xml:space="preserve">- deep dive into R programming and internals</w:t>
      </w:r>
    </w:p>
    <w:bookmarkEnd w:id="407"/>
    <w:bookmarkStart w:id="408" w:name="shiny-development"/>
    <w:p>
      <w:pPr>
        <w:pStyle w:val="Heading3"/>
      </w:pPr>
      <w:ins w:id="1094" w:author="PR Preview" w:date="2024-01-01T00:00:00Z">
        <w:r>
          <w:t xml:space="preserve">6.47.3 Shiny Development</w:t>
        </w:r>
      </w:ins>
    </w:p>
    <w:p>
      <w:pPr>
        <w:pStyle w:val="Compact"/>
        <w:numPr>
          <w:ilvl w:val="0"/>
          <w:numId w:val="111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6"/>
        </w:numPr>
      </w:pPr>
      <w:r>
        <w:t xml:space="preserve">Engineering Production-Grade Shiny Apps</w:t>
      </w:r>
      <w:r>
        <w:t xml:space="preserve"> </w:t>
      </w:r>
      <w:r>
        <w:t xml:space="preserve">(Fay et al. 2021)</w:t>
      </w:r>
      <w:r>
        <w:t xml:space="preserve"> </w:t>
      </w:r>
      <w:r>
        <w:t xml:space="preserve">- best practices for production Shiny applications</w:t>
      </w:r>
    </w:p>
    <w:bookmarkEnd w:id="408"/>
    <w:bookmarkStart w:id="410" w:name="git-and-version-control"/>
    <w:p>
      <w:pPr>
        <w:pStyle w:val="Heading3"/>
      </w:pPr>
      <w:ins w:id="1097" w:author="PR Preview" w:date="2024-01-01T00:00:00Z">
        <w:r>
          <w:t xml:space="preserve">6.47.4 Git and Version Control</w:t>
        </w:r>
      </w:ins>
    </w:p>
    <w:p>
      <w:pPr>
        <w:pStyle w:val="Compact"/>
        <w:numPr>
          <w:ilvl w:val="0"/>
          <w:numId w:val="111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7"/>
        </w:numPr>
      </w:pPr>
      <w:hyperlink r:id="rId409">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410"/>
    <w:bookmarkEnd w:id="411"/>
    <w:bookmarkEnd w:id="412"/>
    <w:bookmarkStart w:id="508" w:name="sec-r-code-style"/>
    <w:p>
      <w:pPr>
        <w:pStyle w:val="Heading1"/>
      </w:pPr>
      <w:r>
        <w:t xml:space="preserve">7. R Code Style</w:t>
      </w:r>
    </w:p>
    <w:p>
      <w:pPr>
        <w:pStyle w:val="FirstParagraph"/>
      </w:pPr>
      <w:r>
        <w:t xml:space="preserve">Follow these code style guidelines for all R code:</w:t>
      </w:r>
    </w:p>
    <w:bookmarkStart w:id="417" w:name="general-principles"/>
    <w:p>
      <w:pPr>
        <w:pStyle w:val="Heading2"/>
      </w:pPr>
      <w:r>
        <w:t xml:space="preserve">7.1 General Principles</w:t>
      </w:r>
    </w:p>
    <w:p>
      <w:pPr>
        <w:pStyle w:val="FirstParagraph"/>
      </w:pPr>
      <w:r>
        <w:t xml:space="preserve">Our lab follows the</w:t>
      </w:r>
      <w:r>
        <w:t xml:space="preserve"> </w:t>
      </w:r>
      <w:hyperlink r:id="rId413">
        <w:r>
          <w:rPr>
            <w:rStyle w:val="Hyperlink"/>
          </w:rPr>
          <w:t xml:space="preserve">Google R Style Guide</w:t>
        </w:r>
      </w:hyperlink>
      <w:r>
        <w:t xml:space="preserve">,</w:t>
      </w:r>
      <w:r>
        <w:t xml:space="preserve"> </w:t>
      </w:r>
      <w:r>
        <w:t xml:space="preserve">which in turn mostly follows the</w:t>
      </w:r>
      <w:r>
        <w:t xml:space="preserve"> </w:t>
      </w:r>
      <w:hyperlink r:id="rId414">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8"/>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8"/>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8"/>
        </w:numPr>
      </w:pPr>
      <w:r>
        <w:rPr>
          <w:b/>
          <w:bCs/>
        </w:rPr>
        <w:t xml:space="preserve">Write tidy code</w:t>
      </w:r>
      <w:r>
        <w:t xml:space="preserve">: Keep code clean, readable, and well-organized</w:t>
      </w:r>
    </w:p>
    <w:p>
      <w:pPr>
        <w:numPr>
          <w:ilvl w:val="0"/>
          <w:numId w:val="1118"/>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8"/>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415">
        <w:r>
          <w:rPr>
            <w:rStyle w:val="Hyperlink"/>
          </w:rPr>
          <w:t xml:space="preserve">tidyverse design principles</w:t>
        </w:r>
      </w:hyperlink>
      <w:r>
        <w:t xml:space="preserve"> </w:t>
      </w:r>
      <w:r>
        <w:t xml:space="preserve">for more details.</w:t>
      </w:r>
    </w:p>
    <w:p>
      <w:pPr>
        <w:numPr>
          <w:ilvl w:val="0"/>
          <w:numId w:val="111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416">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7.18</w:t>
        </w:r>
      </w:hyperlink>
      <w:r>
        <w:t xml:space="preserve"> </w:t>
      </w:r>
      <w:r>
        <w:t xml:space="preserve">for details on automated style checking.</w:t>
      </w:r>
    </w:p>
    <w:bookmarkEnd w:id="417"/>
    <w:bookmarkStart w:id="423"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18" w:name="meaningful-names"/>
    <w:p>
      <w:pPr>
        <w:pStyle w:val="Heading3"/>
      </w:pPr>
      <w:r>
        <w:t xml:space="preserve">7.2.1 Meaningful Names</w:t>
      </w:r>
    </w:p>
    <w:p>
      <w:pPr>
        <w:pStyle w:val="Compact"/>
        <w:numPr>
          <w:ilvl w:val="0"/>
          <w:numId w:val="1119"/>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9"/>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9"/>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9"/>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18"/>
    <w:bookmarkStart w:id="419" w:name="functions"/>
    <w:p>
      <w:pPr>
        <w:pStyle w:val="Heading3"/>
      </w:pPr>
      <w:r>
        <w:t xml:space="preserve">7.2.2 Functions</w:t>
      </w:r>
    </w:p>
    <w:p>
      <w:pPr>
        <w:pStyle w:val="Compact"/>
        <w:numPr>
          <w:ilvl w:val="0"/>
          <w:numId w:val="1120"/>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20"/>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20"/>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20"/>
        </w:numPr>
      </w:pPr>
      <w:r>
        <w:rPr>
          <w:b/>
          <w:bCs/>
        </w:rPr>
        <w:t xml:space="preserve">Avoid side effects</w:t>
      </w:r>
      <w:r>
        <w:t xml:space="preserve">:</w:t>
      </w:r>
      <w:r>
        <w:t xml:space="preserve"> </w:t>
      </w:r>
      <w:r>
        <w:t xml:space="preserve">Functions should return values predictably without unexpectedly mutating global state.</w:t>
      </w:r>
    </w:p>
    <w:bookmarkEnd w:id="419"/>
    <w:bookmarkStart w:id="420" w:name="comments"/>
    <w:p>
      <w:pPr>
        <w:pStyle w:val="Heading3"/>
      </w:pPr>
      <w:r>
        <w:t xml:space="preserve">7.2.3 Comments</w:t>
      </w:r>
    </w:p>
    <w:p>
      <w:pPr>
        <w:pStyle w:val="Compact"/>
        <w:numPr>
          <w:ilvl w:val="0"/>
          <w:numId w:val="1121"/>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21"/>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20"/>
    <w:bookmarkStart w:id="421" w:name="the-boy-scout-rule"/>
    <w:p>
      <w:pPr>
        <w:pStyle w:val="Heading3"/>
      </w:pPr>
      <w:r>
        <w:t xml:space="preserve">7.2.4 The Boy Scout Rule</w:t>
      </w:r>
    </w:p>
    <w:p>
      <w:pPr>
        <w:pStyle w:val="Compact"/>
        <w:numPr>
          <w:ilvl w:val="0"/>
          <w:numId w:val="1122"/>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21"/>
    <w:bookmarkStart w:id="422" w:name="dont-repeat-yourself-dry"/>
    <w:p>
      <w:pPr>
        <w:pStyle w:val="Heading3"/>
      </w:pPr>
      <w:r>
        <w:t xml:space="preserve">7.2.5 Don’t Repeat Yourself (DRY)</w:t>
      </w:r>
    </w:p>
    <w:p>
      <w:pPr>
        <w:pStyle w:val="Compact"/>
        <w:numPr>
          <w:ilvl w:val="0"/>
          <w:numId w:val="1123"/>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7.14</w:t>
        </w:r>
      </w:hyperlink>
      <w:r>
        <w:t xml:space="preserve">).</w:t>
      </w:r>
    </w:p>
    <w:bookmarkEnd w:id="422"/>
    <w:bookmarkEnd w:id="423"/>
    <w:bookmarkStart w:id="426"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25" w:name="explicit-return-statements"/>
    <w:p>
      <w:pPr>
        <w:pStyle w:val="Heading3"/>
      </w:pPr>
      <w:r>
        <w:t xml:space="preserve">7.3.1 Explicit Return Statements</w:t>
      </w:r>
    </w:p>
    <w:p>
      <w:pPr>
        <w:pStyle w:val="FirstParagraph"/>
      </w:pPr>
      <w:r>
        <w:t xml:space="preserve">Following the</w:t>
      </w:r>
      <w:r>
        <w:t xml:space="preserve"> </w:t>
      </w:r>
      <w:hyperlink r:id="rId424">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25"/>
    <w:bookmarkEnd w:id="426"/>
    <w:bookmarkStart w:id="435" w:name="sec-assertions-input-validation"/>
    <w:p>
      <w:pPr>
        <w:pStyle w:val="Heading2"/>
      </w:pPr>
      <w:r>
        <w:t xml:space="preserve">7.4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427" w:name="base-r-stopifnot"/>
    <w:p>
      <w:pPr>
        <w:pStyle w:val="Heading3"/>
      </w:pPr>
      <w:r>
        <w:t xml:space="preserve">7.4.1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4"/>
        </w:numPr>
      </w:pPr>
      <w:r>
        <w:rPr>
          <w:b/>
          <w:bCs/>
        </w:rPr>
        <w:t xml:space="preserve">Pros</w:t>
      </w:r>
      <w:r>
        <w:t xml:space="preserve">: Zero dependencies; built into every R installation.</w:t>
      </w:r>
    </w:p>
    <w:p>
      <w:pPr>
        <w:pStyle w:val="Compact"/>
        <w:numPr>
          <w:ilvl w:val="0"/>
          <w:numId w:val="1124"/>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427"/>
    <w:bookmarkStart w:id="430" w:name="X61299030cb8ff94ada56d4bdbd93b8d1b32c6e5"/>
    <w:p>
      <w:pPr>
        <w:pStyle w:val="Heading3"/>
      </w:pPr>
      <w:r>
        <w:t xml:space="preserve">7.4.2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428">
        <w:r>
          <w:rPr>
            <w:rStyle w:val="VerbatimChar"/>
          </w:rPr>
          <w:t xml:space="preserve">{checkmate}</w:t>
        </w:r>
      </w:hyperlink>
      <w:r>
        <w:t xml:space="preserve"> </w:t>
      </w:r>
      <w:r>
        <w:t xml:space="preserve">package</w:t>
      </w:r>
      <w:r>
        <w:t xml:space="preserve"> </w:t>
      </w:r>
      <w:r>
        <w:t xml:space="preserve">(on</w:t>
      </w:r>
      <w:r>
        <w:t xml:space="preserve"> </w:t>
      </w:r>
      <w:hyperlink r:id="rId429">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5"/>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125"/>
        </w:numPr>
      </w:pPr>
      <w:r>
        <w:rPr>
          <w:b/>
          <w:bCs/>
        </w:rPr>
        <w:t xml:space="preserve">Cons</w:t>
      </w:r>
      <w:r>
        <w:t xml:space="preserve">: Adds a package dependency.</w:t>
      </w:r>
    </w:p>
    <w:bookmarkEnd w:id="430"/>
    <w:bookmarkStart w:id="431" w:name="X457f54817b75c878d21e6b46cc6bdb759c8b265"/>
    <w:p>
      <w:pPr>
        <w:pStyle w:val="Heading3"/>
      </w:pPr>
      <w:r>
        <w:t xml:space="preserve">7.4.3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307">
        <w:r>
          <w:rPr>
            <w:rStyle w:val="VerbatimChar"/>
          </w:rPr>
          <w:t xml:space="preserve">{cli}</w:t>
        </w:r>
      </w:hyperlink>
      <w:r>
        <w:t xml:space="preserve"> </w:t>
      </w:r>
      <w:r>
        <w:t xml:space="preserve">and</w:t>
      </w:r>
      <w:r>
        <w:t xml:space="preserve"> </w:t>
      </w:r>
      <w:hyperlink r:id="rId301">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126"/>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126"/>
        </w:numPr>
      </w:pPr>
      <w:r>
        <w:rPr>
          <w:b/>
          <w:bCs/>
        </w:rPr>
        <w:t xml:space="preserve">Cons</w:t>
      </w:r>
      <w:r>
        <w:t xml:space="preserve">: Requires writing manual validation branches rather than one-line assertion calls.</w:t>
      </w:r>
    </w:p>
    <w:bookmarkEnd w:id="431"/>
    <w:bookmarkStart w:id="432" w:name="decomposing-validation-into-helpers"/>
    <w:p>
      <w:pPr>
        <w:pStyle w:val="Heading3"/>
      </w:pPr>
      <w:ins w:id="1157" w:author="PR Preview" w:date="2024-01-01T00:00:00Z">
        <w:r>
          <w:t xml:space="preserve">7.4.4 Decomposing validation into helpers</w:t>
        </w:r>
      </w:ins>
    </w:p>
    <w:p>
      <w:pPr>
        <w:pStyle w:val="FirstParagraph"/>
      </w:pPr>
      <w:ins w:id="1158" w:author="PR Preview" w:date="2024-01-01T00:00:00Z">
        <w:r>
          <w:t xml:space="preserve">When a function validates multiple inputs with the same pattern,</w:t>
        </w:r>
      </w:ins>
      <w:ins w:id="1158" w:author="PR Preview" w:date="2024-01-01T00:00:00Z">
        <w:r>
          <w:t xml:space="preserve"> </w:t>
        </w:r>
      </w:ins>
      <w:ins w:id="1158" w:author="PR Preview" w:date="2024-01-01T00:00:00Z">
        <w:r>
          <w:t xml:space="preserve">extract the repeated checks into a helper function</w:t>
        </w:r>
      </w:ins>
      <w:ins w:id="1158" w:author="PR Preview" w:date="2024-01-01T00:00:00Z">
        <w:r>
          <w:t xml:space="preserve"> </w:t>
        </w:r>
      </w:ins>
      <w:ins w:id="1158" w:author="PR Preview" w:date="2024-01-01T00:00:00Z">
        <w:r>
          <w:t xml:space="preserve">rather than repeating the</w:t>
        </w:r>
      </w:ins>
      <w:ins w:id="1158" w:author="PR Preview" w:date="2024-01-01T00:00:00Z">
        <w:r>
          <w:t xml:space="preserve"> </w:t>
        </w:r>
      </w:ins>
      <w:ins w:id="1158" w:author="PR Preview" w:date="2024-01-01T00:00:00Z">
        <w:r>
          <w:rPr>
            <w:rStyle w:val="VerbatimChar"/>
          </w:rPr>
          <w:t xml:space="preserve">if</w:t>
        </w:r>
      </w:ins>
      <w:ins w:id="1158" w:author="PR Preview" w:date="2024-01-01T00:00:00Z">
        <w:r>
          <w:t xml:space="preserve">/</w:t>
        </w:r>
      </w:ins>
      <w:ins w:id="1158" w:author="PR Preview" w:date="2024-01-01T00:00:00Z">
        <w:r>
          <w:rPr>
            <w:rStyle w:val="VerbatimChar"/>
          </w:rPr>
          <w:t xml:space="preserve">cli_abort</w:t>
        </w:r>
      </w:ins>
      <w:ins w:id="1158" w:author="PR Preview" w:date="2024-01-01T00:00:00Z">
        <w:r>
          <w:t xml:space="preserve"> </w:t>
        </w:r>
      </w:ins>
      <w:ins w:id="1158" w:author="PR Preview" w:date="2024-01-01T00:00:00Z">
        <w:r>
          <w:t xml:space="preserve">block for each input.</w:t>
        </w:r>
      </w:ins>
      <w:ins w:id="1158" w:author="PR Preview" w:date="2024-01-01T00:00:00Z">
        <w:r>
          <w:t xml:space="preserve"> </w:t>
        </w:r>
      </w:ins>
      <w:ins w:id="1158" w:author="PR Preview" w:date="2024-01-01T00:00:00Z">
        <w:r>
          <w:t xml:space="preserve">See</w:t>
        </w:r>
      </w:ins>
      <w:ins w:id="1158" w:author="PR Preview" w:date="2024-01-01T00:00:00Z">
        <w:r>
          <w:t xml:space="preserve"> </w:t>
        </w:r>
      </w:ins>
      <w:hyperlink w:anchor="sec-decompose-validation">
        <w:r>
          <w:rPr>
            <w:rStyle w:val="Hyperlink"/>
          </w:rPr>
          <w:t xml:space="preserve">Section 6.21</w:t>
        </w:r>
      </w:hyperlink>
      <w:ins w:id="1158" w:author="PR Preview" w:date="2024-01-01T00:00:00Z">
        <w:r>
          <w:t xml:space="preserve"> </w:t>
        </w:r>
      </w:ins>
      <w:ins w:id="1158" w:author="PR Preview" w:date="2024-01-01T00:00:00Z">
        <w:r>
          <w:t xml:space="preserve">for a worked example.</w:t>
        </w:r>
      </w:ins>
    </w:p>
    <w:bookmarkEnd w:id="432"/>
    <w:bookmarkStart w:id="434" w:name="note-on-assertthat"/>
    <w:p>
      <w:pPr>
        <w:pStyle w:val="Heading3"/>
      </w:pPr>
      <w:ins w:id="1159" w:author="PR Preview" w:date="2024-01-01T00:00:00Z">
        <w:r>
          <w:t xml:space="preserve">7.4.5 Note on</w:t>
        </w:r>
      </w:ins>
      <w:ins w:id="1159" w:author="PR Preview" w:date="2024-01-01T00:00:00Z">
        <w:r>
          <w:t xml:space="preserve"> </w:t>
        </w:r>
      </w:ins>
      <w:ins w:id="1159" w:author="PR Preview" w:date="2024-01-01T00:00:00Z">
        <w:r>
          <w:rPr>
            <w:rStyle w:val="VerbatimChar"/>
          </w:rPr>
          <w:t xml:space="preserve">{assertthat}</w:t>
        </w:r>
      </w:ins>
    </w:p>
    <w:p>
      <w:pPr>
        <w:pStyle w:val="FirstParagraph"/>
      </w:pPr>
      <w:r>
        <w:t xml:space="preserve">The</w:t>
      </w:r>
      <w:r>
        <w:t xml:space="preserve"> </w:t>
      </w:r>
      <w:hyperlink r:id="rId433">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428">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307">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434"/>
    <w:bookmarkEnd w:id="435"/>
    <w:bookmarkStart w:id="439" w:name="sec-avoid-nesting"/>
    <w:p>
      <w:pPr>
        <w:pStyle w:val="Heading2"/>
      </w:pPr>
      <w:r>
        <w:t xml:space="preserve">7.5 Avoiding Deep Nesting</w:t>
      </w:r>
    </w:p>
    <w:p>
      <w:pPr>
        <w:pStyle w:val="FirstParagraph"/>
      </w:pPr>
      <w:r>
        <w:t xml:space="preserve">When writing code, avoid nested function calls and nested function definitions where feasible:</w:t>
      </w:r>
    </w:p>
    <w:p>
      <w:pPr>
        <w:pStyle w:val="Compact"/>
        <w:numPr>
          <w:ilvl w:val="0"/>
          <w:numId w:val="1127"/>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27"/>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37" w:name="Xe498262ae6be61f401e18dbcc7cafd360e15ce1"/>
    <w:p>
      <w:pPr>
        <w:pStyle w:val="Heading3"/>
      </w:pPr>
      <w:r>
        <w:t xml:space="preserve">7.5.1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36">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37"/>
    <w:bookmarkStart w:id="438" w:name="lambdas-in-map-and-apply-family-calls"/>
    <w:p>
      <w:pPr>
        <w:pStyle w:val="Heading3"/>
      </w:pPr>
      <w:r>
        <w:t xml:space="preserve">7.5.2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38"/>
    <w:bookmarkEnd w:id="439"/>
    <w:bookmarkStart w:id="440" w:name="sec-prefer-packaged-functions"/>
    <w:p>
      <w:pPr>
        <w:pStyle w:val="Heading2"/>
      </w:pPr>
      <w:r>
        <w:t xml:space="preserve">7.6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8"/>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8"/>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9"/>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9"/>
        </w:numPr>
      </w:pPr>
      <w:r>
        <w:rPr>
          <w:b/>
          <w:bCs/>
        </w:rPr>
        <w:t xml:space="preserve">Don’t:</w:t>
      </w:r>
      <w:r>
        <w:t xml:space="preserve"> </w:t>
      </w:r>
      <w:r>
        <w:t xml:space="preserve">verify a self-imposed constraint and report that as having justified the hand-rolled version.</w:t>
      </w:r>
    </w:p>
    <w:bookmarkEnd w:id="440"/>
    <w:bookmarkStart w:id="442"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41">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42"/>
    <w:bookmarkStart w:id="447"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30"/>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30"/>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30"/>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45" w:name="X6cd99ac23357f519341a53b23e138c646ea1c45"/>
    <w:p>
      <w:pPr>
        <w:pStyle w:val="Heading3"/>
      </w:pPr>
      <w:r>
        <w:t xml:space="preserve">7.8.1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31"/>
        </w:numPr>
      </w:pPr>
      <w:r>
        <w:rPr>
          <w:b/>
          <w:bCs/>
        </w:rPr>
        <w:t xml:space="preserve">Do:</w:t>
      </w:r>
      <w:r>
        <w:t xml:space="preserve"> </w:t>
      </w:r>
      <w:r>
        <w:t xml:space="preserve">replace a figure the filesystem or an API enumerates with the command that derives it.</w:t>
      </w:r>
    </w:p>
    <w:p>
      <w:pPr>
        <w:pStyle w:val="Compact"/>
        <w:numPr>
          <w:ilvl w:val="0"/>
          <w:numId w:val="1131"/>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43" w:name="X45da8616c13d9849c5079b09e6f10b14b1e8a62"/>
    <w:p>
      <w:pPr>
        <w:pStyle w:val="Heading4"/>
      </w:pPr>
      <w:r>
        <w:t xml:space="preserve">7.8.1.1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32"/>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32"/>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33"/>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33"/>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34"/>
        </w:numPr>
      </w:pPr>
      <w:r>
        <w:rPr>
          <w:b/>
          <w:bCs/>
        </w:rPr>
        <w:t xml:space="preserve">Do:</w:t>
      </w:r>
      <w:r>
        <w:t xml:space="preserve"> </w:t>
      </w:r>
      <w:r>
        <w:t xml:space="preserve">re-read the sentence introducing a block whenever a review finding changes what is in that block.</w:t>
      </w:r>
    </w:p>
    <w:p>
      <w:pPr>
        <w:pStyle w:val="Compact"/>
        <w:numPr>
          <w:ilvl w:val="0"/>
          <w:numId w:val="1134"/>
        </w:numPr>
      </w:pPr>
      <w:r>
        <w:rPr>
          <w:b/>
          <w:bCs/>
        </w:rPr>
        <w:t xml:space="preserve">Do:</w:t>
      </w:r>
      <w:r>
        <w:t xml:space="preserve"> </w:t>
      </w:r>
      <w:r>
        <w:t xml:space="preserve">delete a count the neighbouring block already states, and re-derive by command any count you keep.</w:t>
      </w:r>
    </w:p>
    <w:p>
      <w:pPr>
        <w:pStyle w:val="Compact"/>
        <w:numPr>
          <w:ilvl w:val="0"/>
          <w:numId w:val="1134"/>
        </w:numPr>
      </w:pPr>
      <w:r>
        <w:rPr>
          <w:b/>
          <w:bCs/>
        </w:rPr>
        <w:t xml:space="preserve">Don’t:</w:t>
      </w:r>
      <w:r>
        <w:t xml:space="preserve"> </w:t>
      </w:r>
      <w:r>
        <w:t xml:space="preserve">treat a fix to the block as complete because the finding named only the block.</w:t>
      </w:r>
    </w:p>
    <w:p>
      <w:pPr>
        <w:pStyle w:val="Compact"/>
        <w:numPr>
          <w:ilvl w:val="0"/>
          <w:numId w:val="1134"/>
        </w:numPr>
      </w:pPr>
      <w:r>
        <w:rPr>
          <w:b/>
          <w:bCs/>
        </w:rPr>
        <w:t xml:space="preserve">Don’t:</w:t>
      </w:r>
      <w:r>
        <w:t xml:space="preserve"> </w:t>
      </w:r>
      <w:r>
        <w:t xml:space="preserve">read adjacency as protection — the nearest duplicate is the one your own edit falsifies first.</w:t>
      </w:r>
    </w:p>
    <w:bookmarkEnd w:id="443"/>
    <w:bookmarkStart w:id="444" w:name="X72c8559fef7141ca39114dc26401b510adc0c7e"/>
    <w:p>
      <w:pPr>
        <w:pStyle w:val="Heading4"/>
      </w:pPr>
      <w:r>
        <w:t xml:space="preserve">7.8.1.2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35"/>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35"/>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35"/>
        </w:numPr>
      </w:pPr>
      <w:r>
        <w:rPr>
          <w:b/>
          <w:bCs/>
        </w:rPr>
        <w:t xml:space="preserve">Don’t:</w:t>
      </w:r>
      <w:r>
        <w:t xml:space="preserve"> </w:t>
      </w:r>
      <w:r>
        <w:t xml:space="preserve">assume a qualitative lead-in is safe because it carries no number that could go stale.</w:t>
      </w:r>
    </w:p>
    <w:bookmarkEnd w:id="444"/>
    <w:bookmarkEnd w:id="445"/>
    <w:bookmarkStart w:id="446" w:name="X4e174cb9149f2b2e14b36b2edf87964fcbfdad4"/>
    <w:p>
      <w:pPr>
        <w:pStyle w:val="Heading3"/>
      </w:pPr>
      <w:r>
        <w:t xml:space="preserve">7.8.2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36"/>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36"/>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36"/>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37"/>
        </w:numPr>
      </w:pPr>
      <w:r>
        <w:rPr>
          <w:b/>
          <w:bCs/>
        </w:rPr>
        <w:t xml:space="preserve">Do:</w:t>
      </w:r>
      <w:r>
        <w:t xml:space="preserve"> </w:t>
      </w:r>
      <w:r>
        <w:t xml:space="preserve">parameterize the occurrences that instruct, and leave the ones that record.</w:t>
      </w:r>
    </w:p>
    <w:p>
      <w:pPr>
        <w:pStyle w:val="Compact"/>
        <w:numPr>
          <w:ilvl w:val="0"/>
          <w:numId w:val="1137"/>
        </w:numPr>
      </w:pPr>
      <w:r>
        <w:rPr>
          <w:b/>
          <w:bCs/>
        </w:rPr>
        <w:t xml:space="preserve">Do:</w:t>
      </w:r>
      <w:r>
        <w:t xml:space="preserve"> </w:t>
      </w:r>
      <w:r>
        <w:t xml:space="preserve">decide per occurrence in a file that carries both, reading each one’s surrounding sentence.</w:t>
      </w:r>
    </w:p>
    <w:p>
      <w:pPr>
        <w:pStyle w:val="Compact"/>
        <w:numPr>
          <w:ilvl w:val="0"/>
          <w:numId w:val="1137"/>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37"/>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46"/>
    <w:bookmarkEnd w:id="447"/>
    <w:bookmarkStart w:id="448" w:name="sec-construct-inputs"/>
    <w:p>
      <w:pPr>
        <w:pStyle w:val="Heading2"/>
      </w:pPr>
      <w:r>
        <w:t xml:space="preserve">7.9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7.5</w:t>
        </w:r>
      </w:hyperlink>
      <w:r>
        <w:t xml:space="preserve">:</w:t>
      </w:r>
      <w:r>
        <w:t xml:space="preserve"> </w:t>
      </w:r>
      <w:r>
        <w:t xml:space="preserve">prefer named steps you can read and check over one dense expression.</w:t>
      </w:r>
    </w:p>
    <w:bookmarkEnd w:id="448"/>
    <w:bookmarkStart w:id="451" w:name="sec-comments"/>
    <w:p>
      <w:pPr>
        <w:pStyle w:val="Heading2"/>
      </w:pPr>
      <w:r>
        <w:t xml:space="preserve">7.10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8"/>
        </w:numPr>
      </w:pPr>
      <w:r>
        <w:t xml:space="preserve">source your config =&gt;</w:t>
      </w:r>
    </w:p>
    <w:p>
      <w:pPr>
        <w:pStyle w:val="Compact"/>
        <w:numPr>
          <w:ilvl w:val="0"/>
          <w:numId w:val="1138"/>
        </w:numPr>
      </w:pPr>
      <w:r>
        <w:t xml:space="preserve">load all your data =&gt;</w:t>
      </w:r>
    </w:p>
    <w:p>
      <w:pPr>
        <w:pStyle w:val="Compact"/>
        <w:numPr>
          <w:ilvl w:val="0"/>
          <w:numId w:val="1138"/>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2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9" name="Picture"/>
                  <a:graphic>
                    <a:graphicData uri="http://schemas.openxmlformats.org/drawingml/2006/picture">
                      <pic:pic>
                        <pic:nvPicPr>
                          <pic:cNvPr descr="/opt/quarto/share/formats/docx/note.png" id="45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209">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51"/>
    <w:bookmarkStart w:id="456" w:name="line-breaks-and-formatting"/>
    <w:p>
      <w:pPr>
        <w:pStyle w:val="Heading2"/>
      </w:pPr>
      <w:r>
        <w:t xml:space="preserve">7.11 Line Breaks and Formatting</w:t>
      </w:r>
    </w:p>
    <w:bookmarkStart w:id="452" w:name="blank-lines-before-lists"/>
    <w:p>
      <w:pPr>
        <w:pStyle w:val="Heading3"/>
      </w:pPr>
      <w:r>
        <w:t xml:space="preserve">7.11.1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52"/>
    <w:bookmarkStart w:id="454" w:name="sec-semantic-line-breaks"/>
    <w:p>
      <w:pPr>
        <w:pStyle w:val="Heading3"/>
      </w:pPr>
      <w:r>
        <w:t xml:space="preserve">7.11.2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9"/>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9"/>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53">
        <w:r>
          <w:rPr>
            <w:rStyle w:val="Hyperlink"/>
          </w:rPr>
          <w:t xml:space="preserve">semantic line breaks</w:t>
        </w:r>
      </w:hyperlink>
      <w:r>
        <w:t xml:space="preserve">.</w:t>
      </w:r>
    </w:p>
    <w:p>
      <w:pPr>
        <w:pStyle w:val="BodyText"/>
      </w:pPr>
      <w:r>
        <w:rPr>
          <w:b/>
          <w:bCs/>
        </w:rPr>
        <w:t xml:space="preserve">Guidelines:</w:t>
      </w:r>
    </w:p>
    <w:p>
      <w:pPr>
        <w:pStyle w:val="Compact"/>
        <w:numPr>
          <w:ilvl w:val="0"/>
          <w:numId w:val="1140"/>
        </w:numPr>
      </w:pPr>
      <w:r>
        <w:t xml:space="preserve">Break after complete sentences (at periods)</w:t>
      </w:r>
    </w:p>
    <w:p>
      <w:pPr>
        <w:pStyle w:val="Compact"/>
        <w:numPr>
          <w:ilvl w:val="0"/>
          <w:numId w:val="1140"/>
        </w:numPr>
      </w:pPr>
      <w:r>
        <w:t xml:space="preserve">Break after long phrases or clauses (at commas or conjunctions)</w:t>
      </w:r>
    </w:p>
    <w:p>
      <w:pPr>
        <w:pStyle w:val="Compact"/>
        <w:numPr>
          <w:ilvl w:val="0"/>
          <w:numId w:val="1140"/>
        </w:numPr>
      </w:pPr>
      <w:r>
        <w:t xml:space="preserve">Aim for lines under 80 characters</w:t>
      </w:r>
    </w:p>
    <w:p>
      <w:pPr>
        <w:pStyle w:val="Compact"/>
        <w:numPr>
          <w:ilvl w:val="0"/>
          <w:numId w:val="1140"/>
        </w:numPr>
      </w:pPr>
      <w:r>
        <w:t xml:space="preserve">Keep related short phrases together on one line</w:t>
      </w:r>
    </w:p>
    <w:p>
      <w:pPr>
        <w:pStyle w:val="Compact"/>
        <w:numPr>
          <w:ilvl w:val="0"/>
          <w:numId w:val="1140"/>
        </w:numPr>
      </w:pPr>
      <w:r>
        <w:t xml:space="preserve">Do not break in the middle of inline code, links, or formatting</w:t>
      </w:r>
    </w:p>
    <w:bookmarkEnd w:id="454"/>
    <w:bookmarkStart w:id="455" w:name="line-breaks-in-code"/>
    <w:p>
      <w:pPr>
        <w:pStyle w:val="Heading3"/>
      </w:pPr>
      <w:r>
        <w:t xml:space="preserve">7.11.3 Line Breaks in Code</w:t>
      </w:r>
    </w:p>
    <w:p>
      <w:pPr>
        <w:pStyle w:val="Compact"/>
        <w:numPr>
          <w:ilvl w:val="0"/>
          <w:numId w:val="1141"/>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55"/>
    <w:bookmarkEnd w:id="456"/>
    <w:bookmarkStart w:id="458" w:name="markdown-and-quarto-formatting"/>
    <w:p>
      <w:pPr>
        <w:pStyle w:val="Heading2"/>
      </w:pPr>
      <w:r>
        <w:t xml:space="preserve">7.12 Markdown and Quarto Formatting</w:t>
      </w:r>
    </w:p>
    <w:bookmarkStart w:id="457" w:name="writing-about-code-in-quarto-documents"/>
    <w:p>
      <w:pPr>
        <w:pStyle w:val="Heading3"/>
      </w:pPr>
      <w:r>
        <w:t xml:space="preserve">7.12.1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62">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57"/>
    <w:bookmarkEnd w:id="458"/>
    <w:bookmarkStart w:id="460" w:name="messaging-and-user-communication"/>
    <w:p>
      <w:pPr>
        <w:pStyle w:val="Heading2"/>
      </w:pPr>
      <w:r>
        <w:t xml:space="preserve">7.13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42"/>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42"/>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42"/>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59" w:name="sec-cli-styling-progress-outcomes"/>
    <w:p>
      <w:pPr>
        <w:pStyle w:val="Heading3"/>
      </w:pPr>
      <w:r>
        <w:t xml:space="preserve">7.13.1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43"/>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43"/>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59"/>
    <w:bookmarkEnd w:id="460"/>
    <w:bookmarkStart w:id="462" w:name="sec-package-code-practices"/>
    <w:p>
      <w:pPr>
        <w:pStyle w:val="Heading2"/>
      </w:pPr>
      <w:r>
        <w:t xml:space="preserve">7.14 Package Code Practices</w:t>
      </w:r>
    </w:p>
    <w:p>
      <w:pPr>
        <w:pStyle w:val="Compact"/>
        <w:numPr>
          <w:ilvl w:val="0"/>
          <w:numId w:val="114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4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4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45"/>
        </w:numPr>
      </w:pPr>
      <w:r>
        <w:rPr>
          <w:rStyle w:val="VerbatimChar"/>
        </w:rPr>
        <w:t xml:space="preserve">withr::local_package()</w:t>
      </w:r>
      <w:r>
        <w:t xml:space="preserve"> </w:t>
      </w:r>
      <w:r>
        <w:t xml:space="preserve">for temporary package loading in tests</w:t>
      </w:r>
    </w:p>
    <w:p>
      <w:pPr>
        <w:pStyle w:val="Compact"/>
        <w:numPr>
          <w:ilvl w:val="0"/>
          <w:numId w:val="1144"/>
        </w:numPr>
      </w:pPr>
      <w:r>
        <w:t xml:space="preserve">This keeps the global search path clean and makes dependencies explicit.</w:t>
      </w:r>
      <w:r>
        <w:t xml:space="preserve"> </w:t>
      </w:r>
      <w:r>
        <w:t xml:space="preserve">See</w:t>
      </w:r>
      <w:r>
        <w:t xml:space="preserve"> </w:t>
      </w:r>
      <w:hyperlink r:id="rId461">
        <w:r>
          <w:rPr>
            <w:rStyle w:val="Hyperlink"/>
          </w:rPr>
          <w:t xml:space="preserve">R Packages - The R landscape</w:t>
        </w:r>
      </w:hyperlink>
      <w:r>
        <w:t xml:space="preserve"> </w:t>
      </w:r>
      <w:r>
        <w:t xml:space="preserve">for more details.</w:t>
      </w:r>
    </w:p>
    <w:p>
      <w:pPr>
        <w:pStyle w:val="Compact"/>
        <w:numPr>
          <w:ilvl w:val="0"/>
          <w:numId w:val="114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44"/>
        </w:numPr>
      </w:pPr>
      <w:r>
        <w:rPr>
          <w:b/>
          <w:bCs/>
        </w:rPr>
        <w:t xml:space="preserve">Avoid code duplication</w:t>
      </w:r>
      <w:r>
        <w:t xml:space="preserve">: Extract repeated logic into helper functions</w:t>
      </w:r>
    </w:p>
    <w:bookmarkEnd w:id="462"/>
    <w:bookmarkStart w:id="463" w:name="sec-tidyverse-replacements"/>
    <w:p>
      <w:pPr>
        <w:pStyle w:val="Heading2"/>
      </w:pPr>
      <w:r>
        <w:t xml:space="preserve">7.15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ins w:id="1324" w:author="PR Preview" w:date="2024-01-01T00:00:00Z">
        <w:r>
          <w:t xml:space="preserve">See also</w:t>
        </w:r>
      </w:ins>
      <w:ins w:id="1324" w:author="PR Preview" w:date="2024-01-01T00:00:00Z">
        <w:r>
          <w:t xml:space="preserve"> </w:t>
        </w:r>
      </w:ins>
      <w:hyperlink w:anchor="sec-tidyverse">
        <w:r>
          <w:rPr>
            <w:rStyle w:val="Hyperlink"/>
          </w:rPr>
          <w:t xml:space="preserve">Section 6.39</w:t>
        </w:r>
      </w:hyperlink>
      <w:ins w:id="1324" w:author="PR Preview" w:date="2024-01-01T00:00:00Z">
        <w:r>
          <w:t xml:space="preserve">.</w:t>
        </w:r>
      </w:ins>
    </w:p>
    <w:bookmarkEnd w:id="463"/>
    <w:bookmarkStart w:id="465" w:name="sec-here-package-style"/>
    <w:p>
      <w:pPr>
        <w:pStyle w:val="Heading2"/>
      </w:pPr>
      <w:r>
        <w:t xml:space="preserve">7.16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55">
        <w:r>
          <w:rPr>
            <w:rStyle w:val="Hyperlink"/>
          </w:rPr>
          <w:t xml:space="preserve">here package vignette</w:t>
        </w:r>
      </w:hyperlink>
      <w:r>
        <w:t xml:space="preserve">.</w:t>
      </w:r>
    </w:p>
    <w:bookmarkStart w:id="464" w:name="sec-here-subpath"/>
    <w:p>
      <w:pPr>
        <w:pStyle w:val="Heading3"/>
      </w:pPr>
      <w:ins w:id="1330" w:author="PR Preview" w:date="2024-01-01T00:00:00Z">
        <w:r>
          <w:t xml:space="preserve">7.16.1 Pass subpath components directly to</w:t>
        </w:r>
      </w:ins>
      <w:ins w:id="1330" w:author="PR Preview" w:date="2024-01-01T00:00:00Z">
        <w:r>
          <w:t xml:space="preserve"> </w:t>
        </w:r>
      </w:ins>
      <w:ins w:id="1330" w:author="PR Preview" w:date="2024-01-01T00:00:00Z">
        <w:r>
          <w:rPr>
            <w:rStyle w:val="VerbatimChar"/>
          </w:rPr>
          <w:t xml:space="preserve">here()</w:t>
        </w:r>
      </w:ins>
    </w:p>
    <w:p>
      <w:pPr>
        <w:pStyle w:val="FirstParagraph"/>
      </w:pPr>
      <w:ins w:id="1331" w:author="PR Preview" w:date="2024-01-01T00:00:00Z">
        <w:r>
          <w:rPr>
            <w:rStyle w:val="VerbatimChar"/>
          </w:rPr>
          <w:t xml:space="preserve">here::here()</w:t>
        </w:r>
      </w:ins>
      <w:ins w:id="1331" w:author="PR Preview" w:date="2024-01-01T00:00:00Z">
        <w:r>
          <w:t xml:space="preserve"> </w:t>
        </w:r>
      </w:ins>
      <w:ins w:id="1331" w:author="PR Preview" w:date="2024-01-01T00:00:00Z">
        <w:r>
          <w:t xml:space="preserve">already accepts path components as arguments</w:t>
        </w:r>
      </w:ins>
      <w:ins w:id="1331" w:author="PR Preview" w:date="2024-01-01T00:00:00Z">
        <w:r>
          <w:t xml:space="preserve"> </w:t>
        </w:r>
      </w:ins>
      <w:ins w:id="1331" w:author="PR Preview" w:date="2024-01-01T00:00:00Z">
        <w:r>
          <w:t xml:space="preserve">and joins them with the project root.</w:t>
        </w:r>
      </w:ins>
      <w:ins w:id="1331" w:author="PR Preview" w:date="2024-01-01T00:00:00Z">
        <w:r>
          <w:t xml:space="preserve"> </w:t>
        </w:r>
      </w:ins>
      <w:ins w:id="1331" w:author="PR Preview" w:date="2024-01-01T00:00:00Z">
        <w:r>
          <w:t xml:space="preserve">Do not wrap</w:t>
        </w:r>
      </w:ins>
      <w:ins w:id="1331" w:author="PR Preview" w:date="2024-01-01T00:00:00Z">
        <w:r>
          <w:t xml:space="preserve"> </w:t>
        </w:r>
      </w:ins>
      <w:ins w:id="1331" w:author="PR Preview" w:date="2024-01-01T00:00:00Z">
        <w:r>
          <w:rPr>
            <w:rStyle w:val="VerbatimChar"/>
          </w:rPr>
          <w:t xml:space="preserve">here::here()</w:t>
        </w:r>
      </w:ins>
      <w:ins w:id="1331" w:author="PR Preview" w:date="2024-01-01T00:00:00Z">
        <w:r>
          <w:t xml:space="preserve"> </w:t>
        </w:r>
      </w:ins>
      <w:ins w:id="1331" w:author="PR Preview" w:date="2024-01-01T00:00:00Z">
        <w:r>
          <w:t xml:space="preserve">in</w:t>
        </w:r>
      </w:ins>
      <w:ins w:id="1331" w:author="PR Preview" w:date="2024-01-01T00:00:00Z">
        <w:r>
          <w:t xml:space="preserve"> </w:t>
        </w:r>
      </w:ins>
      <w:ins w:id="1331" w:author="PR Preview" w:date="2024-01-01T00:00:00Z">
        <w:r>
          <w:rPr>
            <w:rStyle w:val="VerbatimChar"/>
          </w:rPr>
          <w:t xml:space="preserve">file.path()</w:t>
        </w:r>
      </w:ins>
      <w:ins w:id="1331" w:author="PR Preview" w:date="2024-01-01T00:00:00Z">
        <w:r>
          <w:t xml:space="preserve"> </w:t>
        </w:r>
      </w:ins>
      <w:ins w:id="1331" w:author="PR Preview" w:date="2024-01-01T00:00:00Z">
        <w:r>
          <w:t xml:space="preserve">or</w:t>
        </w:r>
      </w:ins>
      <w:ins w:id="1331" w:author="PR Preview" w:date="2024-01-01T00:00:00Z">
        <w:r>
          <w:t xml:space="preserve"> </w:t>
        </w:r>
      </w:ins>
      <w:ins w:id="1331" w:author="PR Preview" w:date="2024-01-01T00:00:00Z">
        <w:r>
          <w:rPr>
            <w:rStyle w:val="VerbatimChar"/>
          </w:rPr>
          <w:t xml:space="preserve">fs::path()</w:t>
        </w:r>
      </w:ins>
      <w:ins w:id="1331" w:author="PR Preview" w:date="2024-01-01T00:00:00Z">
        <w:r>
          <w:t xml:space="preserve">:</w:t>
        </w:r>
      </w:ins>
    </w:p>
    <w:p>
      <w:pPr>
        <w:pStyle w:val="SourceCode"/>
      </w:pPr>
      <w:ins w:id="1332" w:author="PR Preview" w:date="2024-01-01T00:00:00Z">
        <w:r>
          <w:rPr>
            <w:rStyle w:val="CommentTok"/>
          </w:rPr>
          <w:t xml:space="preserve"># Good: pass subpath components directly</w:t>
        </w:r>
      </w:ins>
      <w:ins w:id="1332" w:author="PR Preview" w:date="2024-01-01T00:00:00Z">
        <w:r>
          <w:br/>
        </w:r>
      </w:ins>
      <w:ins w:id="1332" w:author="PR Preview" w:date="2024-01-01T00:00:00Z">
        <w:r>
          <w:rPr>
            <w:rStyle w:val="NormalTok"/>
          </w:rPr>
          <w:t xml:space="preserve">rds_path </w:t>
        </w:r>
      </w:ins>
      <w:ins w:id="1332" w:author="PR Preview" w:date="2024-01-01T00:00:00Z">
        <w:r>
          <w:rPr>
            <w:rStyle w:val="OtherTok"/>
          </w:rPr>
          <w:t xml:space="preserve">&lt;-</w:t>
        </w:r>
      </w:ins>
      <w:ins w:id="1332" w:author="PR Preview" w:date="2024-01-01T00:00:00Z">
        <w:r>
          <w:rPr>
            <w:rStyle w:val="NormalTok"/>
          </w:rPr>
          <w:t xml:space="preserve"> here</w:t>
        </w:r>
      </w:ins>
      <w:ins w:id="1332" w:author="PR Preview" w:date="2024-01-01T00:00:00Z">
        <w:r>
          <w:rPr>
            <w:rStyle w:val="SpecialCharTok"/>
          </w:rPr>
          <w:t xml:space="preserve">::</w:t>
        </w:r>
      </w:ins>
      <w:ins w:id="1332" w:author="PR Preview" w:date="2024-01-01T00:00:00Z">
        <w:r>
          <w:rPr>
            <w:rStyle w:val="FunctionTok"/>
          </w:rPr>
          <w:t xml:space="preserve">here</w:t>
        </w:r>
      </w:ins>
      <w:ins w:id="1332" w:author="PR Preview" w:date="2024-01-01T00:00:00Z">
        <w:r>
          <w:rPr>
            <w:rStyle w:val="NormalTok"/>
          </w:rPr>
          <w:t xml:space="preserve">(</w:t>
        </w:r>
      </w:ins>
      <w:ins w:id="1332" w:author="PR Preview" w:date="2024-01-01T00:00:00Z">
        <w:r>
          <w:rPr>
            <w:rStyle w:val="StringTok"/>
          </w:rPr>
          <w:t xml:space="preserve">"inst"</w:t>
        </w:r>
      </w:ins>
      <w:ins w:id="1332" w:author="PR Preview" w:date="2024-01-01T00:00:00Z">
        <w:r>
          <w:rPr>
            <w:rStyle w:val="NormalTok"/>
          </w:rPr>
          <w:t xml:space="preserve">, </w:t>
        </w:r>
      </w:ins>
      <w:ins w:id="1332" w:author="PR Preview" w:date="2024-01-01T00:00:00Z">
        <w:r>
          <w:rPr>
            <w:rStyle w:val="StringTok"/>
          </w:rPr>
          <w:t xml:space="preserve">"extdata"</w:t>
        </w:r>
      </w:ins>
      <w:ins w:id="1332" w:author="PR Preview" w:date="2024-01-01T00:00:00Z">
        <w:r>
          <w:rPr>
            <w:rStyle w:val="NormalTok"/>
          </w:rPr>
          <w:t xml:space="preserve">, </w:t>
        </w:r>
      </w:ins>
      <w:ins w:id="1332" w:author="PR Preview" w:date="2024-01-01T00:00:00Z">
        <w:r>
          <w:rPr>
            <w:rStyle w:val="StringTok"/>
          </w:rPr>
          <w:t xml:space="preserve">"mapping.rds"</w:t>
        </w:r>
      </w:ins>
      <w:ins w:id="1332" w:author="PR Preview" w:date="2024-01-01T00:00:00Z">
        <w:r>
          <w:rPr>
            <w:rStyle w:val="NormalTok"/>
          </w:rPr>
          <w:t xml:space="preserve">)</w:t>
        </w:r>
      </w:ins>
      <w:ins w:id="1332" w:author="PR Preview" w:date="2024-01-01T00:00:00Z">
        <w:r>
          <w:br/>
        </w:r>
      </w:ins>
      <w:ins w:id="1332" w:author="PR Preview" w:date="2024-01-01T00:00:00Z">
        <w:r>
          <w:br/>
        </w:r>
      </w:ins>
      <w:ins w:id="1332" w:author="PR Preview" w:date="2024-01-01T00:00:00Z">
        <w:r>
          <w:rPr>
            <w:rStyle w:val="CommentTok"/>
          </w:rPr>
          <w:t xml:space="preserve"># Bad: redundant wrapping adds noise and defeats the purpose</w:t>
        </w:r>
      </w:ins>
      <w:ins w:id="1332" w:author="PR Preview" w:date="2024-01-01T00:00:00Z">
        <w:r>
          <w:br/>
        </w:r>
      </w:ins>
      <w:ins w:id="1332" w:author="PR Preview" w:date="2024-01-01T00:00:00Z">
        <w:r>
          <w:rPr>
            <w:rStyle w:val="NormalTok"/>
          </w:rPr>
          <w:t xml:space="preserve">rds_path </w:t>
        </w:r>
      </w:ins>
      <w:ins w:id="1332" w:author="PR Preview" w:date="2024-01-01T00:00:00Z">
        <w:r>
          <w:rPr>
            <w:rStyle w:val="OtherTok"/>
          </w:rPr>
          <w:t xml:space="preserve">&lt;-</w:t>
        </w:r>
      </w:ins>
      <w:ins w:id="1332" w:author="PR Preview" w:date="2024-01-01T00:00:00Z">
        <w:r>
          <w:rPr>
            <w:rStyle w:val="NormalTok"/>
          </w:rPr>
          <w:t xml:space="preserve"> </w:t>
        </w:r>
      </w:ins>
      <w:ins w:id="1332" w:author="PR Preview" w:date="2024-01-01T00:00:00Z">
        <w:r>
          <w:rPr>
            <w:rStyle w:val="FunctionTok"/>
          </w:rPr>
          <w:t xml:space="preserve">file.path</w:t>
        </w:r>
      </w:ins>
      <w:ins w:id="1332" w:author="PR Preview" w:date="2024-01-01T00:00:00Z">
        <w:r>
          <w:rPr>
            <w:rStyle w:val="NormalTok"/>
          </w:rPr>
          <w:t xml:space="preserve">(here</w:t>
        </w:r>
      </w:ins>
      <w:ins w:id="1332" w:author="PR Preview" w:date="2024-01-01T00:00:00Z">
        <w:r>
          <w:rPr>
            <w:rStyle w:val="SpecialCharTok"/>
          </w:rPr>
          <w:t xml:space="preserve">::</w:t>
        </w:r>
      </w:ins>
      <w:ins w:id="1332" w:author="PR Preview" w:date="2024-01-01T00:00:00Z">
        <w:r>
          <w:rPr>
            <w:rStyle w:val="FunctionTok"/>
          </w:rPr>
          <w:t xml:space="preserve">here</w:t>
        </w:r>
      </w:ins>
      <w:ins w:id="1332" w:author="PR Preview" w:date="2024-01-01T00:00:00Z">
        <w:r>
          <w:rPr>
            <w:rStyle w:val="NormalTok"/>
          </w:rPr>
          <w:t xml:space="preserve">(), </w:t>
        </w:r>
      </w:ins>
      <w:ins w:id="1332" w:author="PR Preview" w:date="2024-01-01T00:00:00Z">
        <w:r>
          <w:rPr>
            <w:rStyle w:val="StringTok"/>
          </w:rPr>
          <w:t xml:space="preserve">"inst"</w:t>
        </w:r>
      </w:ins>
      <w:ins w:id="1332" w:author="PR Preview" w:date="2024-01-01T00:00:00Z">
        <w:r>
          <w:rPr>
            <w:rStyle w:val="NormalTok"/>
          </w:rPr>
          <w:t xml:space="preserve">, </w:t>
        </w:r>
      </w:ins>
      <w:ins w:id="1332" w:author="PR Preview" w:date="2024-01-01T00:00:00Z">
        <w:r>
          <w:rPr>
            <w:rStyle w:val="StringTok"/>
          </w:rPr>
          <w:t xml:space="preserve">"extdata"</w:t>
        </w:r>
      </w:ins>
      <w:ins w:id="1332" w:author="PR Preview" w:date="2024-01-01T00:00:00Z">
        <w:r>
          <w:rPr>
            <w:rStyle w:val="NormalTok"/>
          </w:rPr>
          <w:t xml:space="preserve">, </w:t>
        </w:r>
      </w:ins>
      <w:ins w:id="1332" w:author="PR Preview" w:date="2024-01-01T00:00:00Z">
        <w:r>
          <w:rPr>
            <w:rStyle w:val="StringTok"/>
          </w:rPr>
          <w:t xml:space="preserve">"mapping.rds"</w:t>
        </w:r>
      </w:ins>
      <w:ins w:id="1332" w:author="PR Preview" w:date="2024-01-01T00:00:00Z">
        <w:r>
          <w:rPr>
            <w:rStyle w:val="NormalTok"/>
          </w:rPr>
          <w:t xml:space="preserve">)</w:t>
        </w:r>
      </w:ins>
      <w:ins w:id="1332" w:author="PR Preview" w:date="2024-01-01T00:00:00Z">
        <w:r>
          <w:br/>
        </w:r>
      </w:ins>
      <w:ins w:id="1332" w:author="PR Preview" w:date="2024-01-01T00:00:00Z">
        <w:r>
          <w:rPr>
            <w:rStyle w:val="NormalTok"/>
          </w:rPr>
          <w:t xml:space="preserve">rds_path </w:t>
        </w:r>
      </w:ins>
      <w:ins w:id="1332" w:author="PR Preview" w:date="2024-01-01T00:00:00Z">
        <w:r>
          <w:rPr>
            <w:rStyle w:val="OtherTok"/>
          </w:rPr>
          <w:t xml:space="preserve">&lt;-</w:t>
        </w:r>
      </w:ins>
      <w:ins w:id="1332" w:author="PR Preview" w:date="2024-01-01T00:00:00Z">
        <w:r>
          <w:rPr>
            <w:rStyle w:val="NormalTok"/>
          </w:rPr>
          <w:t xml:space="preserve"> fs</w:t>
        </w:r>
      </w:ins>
      <w:ins w:id="1332" w:author="PR Preview" w:date="2024-01-01T00:00:00Z">
        <w:r>
          <w:rPr>
            <w:rStyle w:val="SpecialCharTok"/>
          </w:rPr>
          <w:t xml:space="preserve">::</w:t>
        </w:r>
      </w:ins>
      <w:ins w:id="1332" w:author="PR Preview" w:date="2024-01-01T00:00:00Z">
        <w:r>
          <w:rPr>
            <w:rStyle w:val="FunctionTok"/>
          </w:rPr>
          <w:t xml:space="preserve">path</w:t>
        </w:r>
      </w:ins>
      <w:ins w:id="1332" w:author="PR Preview" w:date="2024-01-01T00:00:00Z">
        <w:r>
          <w:rPr>
            <w:rStyle w:val="NormalTok"/>
          </w:rPr>
          <w:t xml:space="preserve">(here</w:t>
        </w:r>
      </w:ins>
      <w:ins w:id="1332" w:author="PR Preview" w:date="2024-01-01T00:00:00Z">
        <w:r>
          <w:rPr>
            <w:rStyle w:val="SpecialCharTok"/>
          </w:rPr>
          <w:t xml:space="preserve">::</w:t>
        </w:r>
      </w:ins>
      <w:ins w:id="1332" w:author="PR Preview" w:date="2024-01-01T00:00:00Z">
        <w:r>
          <w:rPr>
            <w:rStyle w:val="FunctionTok"/>
          </w:rPr>
          <w:t xml:space="preserve">here</w:t>
        </w:r>
      </w:ins>
      <w:ins w:id="1332" w:author="PR Preview" w:date="2024-01-01T00:00:00Z">
        <w:r>
          <w:rPr>
            <w:rStyle w:val="NormalTok"/>
          </w:rPr>
          <w:t xml:space="preserve">(), </w:t>
        </w:r>
      </w:ins>
      <w:ins w:id="1332" w:author="PR Preview" w:date="2024-01-01T00:00:00Z">
        <w:r>
          <w:rPr>
            <w:rStyle w:val="StringTok"/>
          </w:rPr>
          <w:t xml:space="preserve">"inst"</w:t>
        </w:r>
      </w:ins>
      <w:ins w:id="1332" w:author="PR Preview" w:date="2024-01-01T00:00:00Z">
        <w:r>
          <w:rPr>
            <w:rStyle w:val="NormalTok"/>
          </w:rPr>
          <w:t xml:space="preserve">, </w:t>
        </w:r>
      </w:ins>
      <w:ins w:id="1332" w:author="PR Preview" w:date="2024-01-01T00:00:00Z">
        <w:r>
          <w:rPr>
            <w:rStyle w:val="StringTok"/>
          </w:rPr>
          <w:t xml:space="preserve">"extdata"</w:t>
        </w:r>
      </w:ins>
      <w:ins w:id="1332" w:author="PR Preview" w:date="2024-01-01T00:00:00Z">
        <w:r>
          <w:rPr>
            <w:rStyle w:val="NormalTok"/>
          </w:rPr>
          <w:t xml:space="preserve">, </w:t>
        </w:r>
      </w:ins>
      <w:ins w:id="1332" w:author="PR Preview" w:date="2024-01-01T00:00:00Z">
        <w:r>
          <w:rPr>
            <w:rStyle w:val="StringTok"/>
          </w:rPr>
          <w:t xml:space="preserve">"mapping.rds"</w:t>
        </w:r>
      </w:ins>
      <w:ins w:id="1332" w:author="PR Preview" w:date="2024-01-01T00:00:00Z">
        <w:r>
          <w:rPr>
            <w:rStyle w:val="NormalTok"/>
          </w:rPr>
          <w:t xml:space="preserve">)</w:t>
        </w:r>
      </w:ins>
    </w:p>
    <w:p>
      <w:pPr>
        <w:pStyle w:val="FirstParagraph"/>
      </w:pPr>
      <w:ins w:id="1333" w:author="PR Preview" w:date="2024-01-01T00:00:00Z">
        <w:r>
          <w:t xml:space="preserve">The wrapped form is functionally equivalent</w:t>
        </w:r>
      </w:ins>
      <w:ins w:id="1333" w:author="PR Preview" w:date="2024-01-01T00:00:00Z">
        <w:r>
          <w:t xml:space="preserve"> </w:t>
        </w:r>
      </w:ins>
      <w:ins w:id="1333" w:author="PR Preview" w:date="2024-01-01T00:00:00Z">
        <w:r>
          <w:t xml:space="preserve">but harder to read and obscures the intent.</w:t>
        </w:r>
      </w:ins>
      <w:ins w:id="1333" w:author="PR Preview" w:date="2024-01-01T00:00:00Z">
        <w:r>
          <w:t xml:space="preserve"> </w:t>
        </w:r>
      </w:ins>
      <w:ins w:id="1333" w:author="PR Preview" w:date="2024-01-01T00:00:00Z">
        <w:r>
          <w:rPr>
            <w:rStyle w:val="VerbatimChar"/>
          </w:rPr>
          <w:t xml:space="preserve">here()</w:t>
        </w:r>
      </w:ins>
      <w:ins w:id="1333" w:author="PR Preview" w:date="2024-01-01T00:00:00Z">
        <w:r>
          <w:t xml:space="preserve"> </w:t>
        </w:r>
      </w:ins>
      <w:ins w:id="1333" w:author="PR Preview" w:date="2024-01-01T00:00:00Z">
        <w:r>
          <w:t xml:space="preserve">was designed to replace</w:t>
        </w:r>
      </w:ins>
      <w:ins w:id="1333" w:author="PR Preview" w:date="2024-01-01T00:00:00Z">
        <w:r>
          <w:t xml:space="preserve"> </w:t>
        </w:r>
      </w:ins>
      <w:ins w:id="1333" w:author="PR Preview" w:date="2024-01-01T00:00:00Z">
        <w:r>
          <w:rPr>
            <w:rStyle w:val="VerbatimChar"/>
          </w:rPr>
          <w:t xml:space="preserve">file.path()</w:t>
        </w:r>
      </w:ins>
      <w:ins w:id="1333" w:author="PR Preview" w:date="2024-01-01T00:00:00Z">
        <w:r>
          <w:t xml:space="preserve"> </w:t>
        </w:r>
      </w:ins>
      <w:ins w:id="1333" w:author="PR Preview" w:date="2024-01-01T00:00:00Z">
        <w:r>
          <w:t xml:space="preserve">for project-relative paths,</w:t>
        </w:r>
      </w:ins>
      <w:ins w:id="1333" w:author="PR Preview" w:date="2024-01-01T00:00:00Z">
        <w:r>
          <w:t xml:space="preserve"> </w:t>
        </w:r>
      </w:ins>
      <w:ins w:id="1333" w:author="PR Preview" w:date="2024-01-01T00:00:00Z">
        <w:r>
          <w:t xml:space="preserve">so let it do its job.</w:t>
        </w:r>
      </w:ins>
    </w:p>
    <w:p>
      <w:pPr>
        <w:pStyle w:val="BodyText"/>
      </w:pPr>
      <w:ins w:id="1334" w:author="PR Preview" w:date="2024-01-01T00:00:00Z">
        <w:r>
          <w:rPr>
            <w:i/>
            <w:iCs/>
          </w:rPr>
          <w:t xml:space="preserve">See also</w:t>
        </w:r>
      </w:ins>
      <w:ins w:id="1334" w:author="PR Preview" w:date="2024-01-01T00:00:00Z">
        <w:r>
          <w:rPr>
            <w:i/>
            <w:iCs/>
          </w:rPr>
          <w:t xml:space="preserve"> </w:t>
        </w:r>
      </w:ins>
      <w:hyperlink w:anchor="sec-here-package-practices">
        <w:r>
          <w:rPr>
            <w:rStyle w:val="Hyperlink"/>
            <w:i/>
            <w:iCs/>
          </w:rPr>
          <w:t xml:space="preserve">Section 6.28</w:t>
        </w:r>
      </w:hyperlink>
      <w:ins w:id="1334" w:author="PR Preview" w:date="2024-01-01T00:00:00Z">
        <w:r>
          <w:rPr>
            <w:i/>
            <w:iCs/>
          </w:rPr>
          <w:t xml:space="preserve"> </w:t>
        </w:r>
      </w:ins>
      <w:ins w:id="1334" w:author="PR Preview" w:date="2024-01-01T00:00:00Z">
        <w:r>
          <w:rPr>
            <w:i/>
            <w:iCs/>
          </w:rPr>
          <w:t xml:space="preserve">for detailed explanation of the here package.</w:t>
        </w:r>
      </w:ins>
    </w:p>
    <w:bookmarkEnd w:id="464"/>
    <w:bookmarkEnd w:id="465"/>
    <w:bookmarkStart w:id="470" w:name="sec-object-naming"/>
    <w:p>
      <w:pPr>
        <w:pStyle w:val="Heading2"/>
      </w:pPr>
      <w:r>
        <w:t xml:space="preserve">7.17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4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4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opt/quarto/share/formats/docx/note.png" id="46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8" name="Picture"/>
                  <a:graphic>
                    <a:graphicData uri="http://schemas.openxmlformats.org/drawingml/2006/picture">
                      <pic:pic>
                        <pic:nvPicPr>
                          <pic:cNvPr descr="/opt/quarto/share/formats/docx/note.png" id="46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22">
        <w:r>
          <w:rPr>
            <w:rStyle w:val="Hyperlink"/>
          </w:rPr>
          <w:t xml:space="preserve">Be Expressive: How to Give Your Variables Better Names</w:t>
        </w:r>
      </w:hyperlink>
    </w:p>
    <w:bookmarkEnd w:id="470"/>
    <w:bookmarkStart w:id="506" w:name="sec-style-auto-style"/>
    <w:p>
      <w:pPr>
        <w:pStyle w:val="Heading2"/>
      </w:pPr>
      <w:r>
        <w:t xml:space="preserve">7.18 Automated Tools for Style and Project Workflow</w:t>
      </w:r>
    </w:p>
    <w:bookmarkStart w:id="490" w:name="styling"/>
    <w:p>
      <w:pPr>
        <w:pStyle w:val="Heading3"/>
      </w:pPr>
      <w:r>
        <w:t xml:space="preserve">7.18.1 Styling</w:t>
      </w:r>
    </w:p>
    <w:bookmarkStart w:id="472" w:name="rstudio-shortcuts"/>
    <w:p>
      <w:pPr>
        <w:pStyle w:val="Heading4"/>
      </w:pPr>
      <w:r>
        <w:t xml:space="preserve">7.18.1.1 RStudio shortcuts</w:t>
      </w:r>
    </w:p>
    <w:p>
      <w:pPr>
        <w:numPr>
          <w:ilvl w:val="0"/>
          <w:numId w:val="114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47"/>
        </w:numPr>
      </w:pPr>
      <w:r>
        <w:rPr>
          <w:b/>
          <w:bCs/>
        </w:rPr>
        <w:t xml:space="preserve">Assignment Aligner</w:t>
      </w:r>
      <w:r>
        <w:t xml:space="preserve"> </w:t>
      </w:r>
      <w:r>
        <w:t xml:space="preserve">- A</w:t>
      </w:r>
      <w:r>
        <w:t xml:space="preserve"> </w:t>
      </w:r>
      <w:hyperlink r:id="rId47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72"/>
    <w:bookmarkStart w:id="482" w:name="styler"/>
    <w:p>
      <w:pPr>
        <w:pStyle w:val="Heading4"/>
      </w:pPr>
      <w:r>
        <w:t xml:space="preserve">7.18.1.2</w:t>
      </w:r>
      <w:r>
        <w:t xml:space="preserve"> </w:t>
      </w:r>
      <w:hyperlink r:id="rId348">
        <w:r>
          <w:rPr>
            <w:rStyle w:val="VerbatimChar"/>
          </w:rPr>
          <w:t xml:space="preserve">{styler}</w:t>
        </w:r>
      </w:hyperlink>
    </w:p>
    <w:p>
      <w:pPr>
        <w:pStyle w:val="FirstParagraph"/>
      </w:pPr>
      <w:hyperlink r:id="rId348">
        <w:r>
          <w:rPr>
            <w:rStyle w:val="VerbatimChar"/>
          </w:rPr>
          <w:t xml:space="preserve">{styler}</w:t>
        </w:r>
      </w:hyperlink>
      <w:r>
        <w:t xml:space="preserve"> </w:t>
      </w:r>
      <w:r>
        <w:t xml:space="preserve">is another</w:t>
      </w:r>
      <w:r>
        <w:t xml:space="preserve"> </w:t>
      </w:r>
      <w:hyperlink r:id="rId47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7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5" name="Picture"/>
                  <a:graphic>
                    <a:graphicData uri="http://schemas.openxmlformats.org/drawingml/2006/picture">
                      <pic:pic>
                        <pic:nvPicPr>
                          <pic:cNvPr descr="/opt/quarto/share/formats/docx/note.png" id="476"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48">
              <w:r>
                <w:rPr>
                  <w:rStyle w:val="VerbatimChar"/>
                </w:rPr>
                <w:t xml:space="preserve">{styler}</w:t>
              </w:r>
            </w:hyperlink>
            <w:r>
              <w:t xml:space="preserve"> </w:t>
            </w:r>
            <w:hyperlink r:id="rId47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note.png" id="479"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48">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82"/>
    <w:bookmarkStart w:id="489" w:name="lintr"/>
    <w:p>
      <w:pPr>
        <w:pStyle w:val="Heading4"/>
      </w:pPr>
      <w:r>
        <w:t xml:space="preserve">7.18.1.3</w:t>
      </w:r>
      <w:r>
        <w:t xml:space="preserve"> </w:t>
      </w:r>
      <w:hyperlink r:id="rId298">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98">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83">
        <w:r>
          <w:rPr>
            <w:rStyle w:val="Hyperlink"/>
          </w:rPr>
          <w:t xml:space="preserve">in this link</w:t>
        </w:r>
      </w:hyperlink>
      <w:r>
        <w:t xml:space="preserve">,</w:t>
      </w:r>
      <w:r>
        <w:t xml:space="preserve"> </w:t>
      </w:r>
      <w:r>
        <w:t xml:space="preserve">and most guidelines are based on the</w:t>
      </w:r>
      <w:r>
        <w:t xml:space="preserve"> </w:t>
      </w:r>
      <w:hyperlink r:id="rId41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4" name="Picture"/>
                  <a:graphic>
                    <a:graphicData uri="http://schemas.openxmlformats.org/drawingml/2006/picture">
                      <pic:pic>
                        <pic:nvPicPr>
                          <pic:cNvPr descr="/opt/quarto/share/formats/docx/note.png" id="485"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8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7" name="Picture"/>
                  <a:graphic>
                    <a:graphicData uri="http://schemas.openxmlformats.org/drawingml/2006/picture">
                      <pic:pic>
                        <pic:nvPicPr>
                          <pic:cNvPr descr="/opt/quarto/share/formats/docx/note.png" id="488"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89"/>
    <w:bookmarkEnd w:id="490"/>
    <w:bookmarkStart w:id="493" w:name="using-lintr"/>
    <w:p>
      <w:pPr>
        <w:pStyle w:val="Heading3"/>
      </w:pPr>
      <w:r>
        <w:t xml:space="preserve">7.18.2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91" name="Picture"/>
                  <a:graphic>
                    <a:graphicData uri="http://schemas.openxmlformats.org/drawingml/2006/picture">
                      <pic:pic>
                        <pic:nvPicPr>
                          <pic:cNvPr descr="/opt/quarto/share/formats/docx/tip.png" id="492" name="Picture"/>
                          <pic:cNvPicPr>
                            <a:picLocks noChangeArrowheads="1" noChangeAspect="1"/>
                          </pic:cNvPicPr>
                        </pic:nvPicPr>
                        <pic:blipFill>
                          <a:blip r:embed="rId9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8"/>
              </w:numPr>
            </w:pPr>
            <w:r>
              <w:t xml:space="preserve">Unused variables</w:t>
            </w:r>
          </w:p>
          <w:p>
            <w:pPr>
              <w:pStyle w:val="Compact"/>
              <w:numPr>
                <w:ilvl w:val="0"/>
                <w:numId w:val="1148"/>
              </w:numPr>
            </w:pPr>
            <w:r>
              <w:t xml:space="preserve">Improper whitespace</w:t>
            </w:r>
          </w:p>
          <w:p>
            <w:pPr>
              <w:pStyle w:val="Compact"/>
              <w:numPr>
                <w:ilvl w:val="0"/>
                <w:numId w:val="1148"/>
              </w:numPr>
            </w:pPr>
            <w:r>
              <w:t xml:space="preserve">Line length issues</w:t>
            </w:r>
          </w:p>
          <w:p>
            <w:pPr>
              <w:pStyle w:val="Compact"/>
              <w:numPr>
                <w:ilvl w:val="0"/>
                <w:numId w:val="114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90">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93"/>
    <w:bookmarkStart w:id="503" w:name="our-labs-lintr-configuration"/>
    <w:p>
      <w:pPr>
        <w:pStyle w:val="Heading3"/>
      </w:pPr>
      <w:r>
        <w:t xml:space="preserve">7.18.3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416">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5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24">
        <w:r>
          <w:rPr>
            <w:rStyle w:val="Hyperlink"/>
          </w:rPr>
          <w:t xml:space="preserve">Google R Style Guide</w:t>
        </w:r>
      </w:hyperlink>
      <w:r>
        <w:t xml:space="preserve">.</w:t>
      </w:r>
    </w:p>
    <w:p>
      <w:pPr>
        <w:pStyle w:val="Compact"/>
        <w:numPr>
          <w:ilvl w:val="0"/>
          <w:numId w:val="115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51"/>
        </w:numPr>
      </w:pPr>
      <w:r>
        <w:rPr>
          <w:rStyle w:val="VerbatimChar"/>
        </w:rPr>
        <w:t xml:space="preserve">data-raw/</w:t>
      </w:r>
      <w:r>
        <w:t xml:space="preserve">: Pipe consistency and undesirable function rules relaxed (exploratory scripts)</w:t>
      </w:r>
    </w:p>
    <w:p>
      <w:pPr>
        <w:pStyle w:val="Compact"/>
        <w:numPr>
          <w:ilvl w:val="0"/>
          <w:numId w:val="115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51"/>
        </w:numPr>
      </w:pPr>
      <w:r>
        <w:rPr>
          <w:rStyle w:val="VerbatimChar"/>
        </w:rPr>
        <w:t xml:space="preserve">inst/examples/</w:t>
      </w:r>
      <w:r>
        <w:t xml:space="preserve">: Undesirable function rules relaxed</w:t>
      </w:r>
    </w:p>
    <w:p>
      <w:pPr>
        <w:pStyle w:val="Compact"/>
        <w:numPr>
          <w:ilvl w:val="0"/>
          <w:numId w:val="1151"/>
        </w:numPr>
      </w:pPr>
      <w:r>
        <w:rPr>
          <w:rStyle w:val="VerbatimChar"/>
        </w:rPr>
        <w:t xml:space="preserve">tests/testthat.R</w:t>
      </w:r>
      <w:r>
        <w:t xml:space="preserve">: Undesirable function rules relaxed</w:t>
      </w:r>
    </w:p>
    <w:bookmarkStart w:id="502" w:name="jarl"/>
    <w:p>
      <w:pPr>
        <w:pStyle w:val="Heading4"/>
      </w:pPr>
      <w:r>
        <w:t xml:space="preserve">7.18.3.1</w:t>
      </w:r>
      <w:r>
        <w:t xml:space="preserve"> </w:t>
      </w:r>
      <w:hyperlink r:id="rId188">
        <w:r>
          <w:rPr>
            <w:rStyle w:val="VerbatimChar"/>
          </w:rPr>
          <w:t xml:space="preserve">{jarl}</w:t>
        </w:r>
      </w:hyperlink>
    </w:p>
    <w:p>
      <w:pPr>
        <w:pStyle w:val="FirstParagraph"/>
      </w:pPr>
      <w:hyperlink r:id="rId188">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96" w:name="key-features"/>
    <w:p>
      <w:pPr>
        <w:pStyle w:val="Heading5"/>
      </w:pPr>
      <w:r>
        <w:t xml:space="preserve">7.18.3.1.1 Key Features</w:t>
      </w:r>
    </w:p>
    <w:p>
      <w:pPr>
        <w:pStyle w:val="Compact"/>
        <w:numPr>
          <w:ilvl w:val="0"/>
          <w:numId w:val="1152"/>
        </w:numPr>
      </w:pPr>
      <w:r>
        <w:rPr>
          <w:b/>
          <w:bCs/>
        </w:rPr>
        <w:t xml:space="preserve">Fast execution:</w:t>
      </w:r>
      <w:r>
        <w:t xml:space="preserve"> </w:t>
      </w:r>
      <w:r>
        <w:t xml:space="preserve">Written in Rust to deliver near-instant linting feedback.</w:t>
      </w:r>
    </w:p>
    <w:p>
      <w:pPr>
        <w:pStyle w:val="Compact"/>
        <w:numPr>
          <w:ilvl w:val="0"/>
          <w:numId w:val="1152"/>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52"/>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94">
        <w:r>
          <w:rPr>
            <w:rStyle w:val="Hyperlink"/>
          </w:rPr>
          <w:t xml:space="preserve">editor integrations</w:t>
        </w:r>
      </w:hyperlink>
      <w:r>
        <w:t xml:space="preserve">.</w:t>
      </w:r>
    </w:p>
    <w:p>
      <w:pPr>
        <w:pStyle w:val="Compact"/>
        <w:numPr>
          <w:ilvl w:val="0"/>
          <w:numId w:val="1152"/>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52"/>
        </w:numPr>
      </w:pPr>
      <w:r>
        <w:rPr>
          <w:b/>
          <w:bCs/>
        </w:rPr>
        <w:t xml:space="preserve">Project configuration:</w:t>
      </w:r>
      <w:r>
        <w:t xml:space="preserve"> </w:t>
      </w:r>
      <w:r>
        <w:t xml:space="preserve">Configured using a</w:t>
      </w:r>
      <w:r>
        <w:t xml:space="preserve"> </w:t>
      </w:r>
      <w:hyperlink r:id="rId495">
        <w:r>
          <w:rPr>
            <w:rStyle w:val="VerbatimChar"/>
          </w:rPr>
          <w:t xml:space="preserve">jarl.toml</w:t>
        </w:r>
      </w:hyperlink>
      <w:r>
        <w:t xml:space="preserve"> </w:t>
      </w:r>
      <w:r>
        <w:t xml:space="preserve">file in the project root.</w:t>
      </w:r>
    </w:p>
    <w:bookmarkEnd w:id="496"/>
    <w:bookmarkStart w:id="498" w:name="basic-usage"/>
    <w:p>
      <w:pPr>
        <w:pStyle w:val="Heading5"/>
      </w:pPr>
      <w:r>
        <w:t xml:space="preserve">7.18.3.1.2 Basic Usage</w:t>
      </w:r>
    </w:p>
    <w:p>
      <w:pPr>
        <w:pStyle w:val="FirstParagraph"/>
      </w:pPr>
      <w:r>
        <w:t xml:space="preserve">Run the standalone CLI (see the</w:t>
      </w:r>
      <w:r>
        <w:t xml:space="preserve"> </w:t>
      </w:r>
      <w:hyperlink r:id="rId497">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98"/>
    <w:bookmarkStart w:id="501" w:name="comparison-with-lintr"/>
    <w:p>
      <w:pPr>
        <w:pStyle w:val="Heading5"/>
      </w:pPr>
      <w:r>
        <w:t xml:space="preserve">7.18.3.1.3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90">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98">
              <w:r>
                <w:rPr>
                  <w:rStyle w:val="VerbatimChar"/>
                </w:rPr>
                <w:t xml:space="preserve">{lintr}</w:t>
              </w:r>
            </w:hyperlink>
            <w:r>
              <w:t xml:space="preserve"> </w:t>
            </w:r>
            <w:r>
              <w:t xml:space="preserve">with our custom</w:t>
            </w:r>
            <w:r>
              <w:t xml:space="preserve"> </w:t>
            </w:r>
            <w:hyperlink r:id="rId416">
              <w:r>
                <w:rPr>
                  <w:rStyle w:val="VerbatimChar"/>
                </w:rPr>
                <w:t xml:space="preserve">.lintr.R</w:t>
              </w:r>
            </w:hyperlink>
            <w:r>
              <w:t xml:space="preserve"> </w:t>
            </w:r>
            <w:r>
              <w:t xml:space="preserve">configuration and</w:t>
            </w:r>
            <w:r>
              <w:t xml:space="preserve"> </w:t>
            </w:r>
            <w:hyperlink r:id="rId90">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501"/>
    <w:bookmarkEnd w:id="502"/>
    <w:bookmarkEnd w:id="503"/>
    <w:bookmarkStart w:id="505" w:name="X20514c3690be0e3afe0e3453b36bf4daf01ce44"/>
    <w:p>
      <w:pPr>
        <w:pStyle w:val="Heading3"/>
      </w:pPr>
      <w:r>
        <w:t xml:space="preserve">7.18.4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98">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504">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505"/>
    <w:bookmarkEnd w:id="506"/>
    <w:bookmarkStart w:id="507" w:name="sec-r-resources-style"/>
    <w:p>
      <w:pPr>
        <w:pStyle w:val="Heading2"/>
      </w:pPr>
      <w:r>
        <w:t xml:space="preserve">7.19 Additional Resources</w:t>
      </w:r>
    </w:p>
    <w:p>
      <w:pPr>
        <w:pStyle w:val="Compact"/>
        <w:numPr>
          <w:ilvl w:val="0"/>
          <w:numId w:val="115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507"/>
    <w:bookmarkEnd w:id="508"/>
    <w:bookmarkStart w:id="513" w:name="big-data"/>
    <w:p>
      <w:pPr>
        <w:pStyle w:val="Heading1"/>
      </w:pPr>
      <w:r>
        <w:t xml:space="preserve">8. Big data</w:t>
      </w:r>
    </w:p>
    <w:bookmarkStart w:id="51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50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510"/>
    <w:bookmarkStart w:id="51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511"/>
    <w:bookmarkStart w:id="51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54"/>
        </w:numPr>
      </w:pPr>
      <w:r>
        <w:rPr>
          <w:b/>
          <w:bCs/>
        </w:rPr>
        <w:t xml:space="preserve">Uncheck</w:t>
      </w:r>
      <w:r>
        <w:t xml:space="preserve"> </w:t>
      </w:r>
      <w:r>
        <w:t xml:space="preserve">Restore RData into workspace at startup</w:t>
      </w:r>
    </w:p>
    <w:p>
      <w:pPr>
        <w:pStyle w:val="Compact"/>
        <w:numPr>
          <w:ilvl w:val="0"/>
          <w:numId w:val="115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5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512"/>
    <w:bookmarkEnd w:id="513"/>
    <w:bookmarkStart w:id="530"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52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51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517" w:name="fig-data-masking"/>
          <w:p>
            <w:pPr>
              <w:pStyle w:val="Compact"/>
              <w:jc w:val="center"/>
            </w:pPr>
            <w:r>
              <w:drawing>
                <wp:inline>
                  <wp:extent cx="2667000" cy="1103368"/>
                  <wp:effectExtent b="0" l="0" r="0" t="0"/>
                  <wp:docPr descr="" title="" id="515" name="Picture"/>
                  <a:graphic>
                    <a:graphicData uri="http://schemas.openxmlformats.org/drawingml/2006/picture">
                      <pic:pic>
                        <pic:nvPicPr>
                          <pic:cNvPr descr="assets/images/data-masking.PNG" id="516" name="Picture"/>
                          <pic:cNvPicPr>
                            <a:picLocks noChangeArrowheads="1" noChangeAspect="1"/>
                          </pic:cNvPicPr>
                        </pic:nvPicPr>
                        <pic:blipFill>
                          <a:blip r:embed="rId51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51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518"/>
    <w:bookmarkStart w:id="51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519"/>
    <w:bookmarkEnd w:id="520"/>
    <w:bookmarkStart w:id="527" w:name="sec-data-masking-vs-tidy-selection"/>
    <w:p>
      <w:pPr>
        <w:pStyle w:val="Heading2"/>
      </w:pPr>
      <w:r>
        <w:t xml:space="preserve">9.2 Data masking vs. tidy selection</w:t>
      </w:r>
    </w:p>
    <w:p>
      <w:pPr>
        <w:pStyle w:val="FirstParagraph"/>
      </w:pPr>
      <w:r>
        <w:t xml:space="preserve">Many</w:t>
      </w:r>
      <w:r>
        <w:t xml:space="preserve"> </w:t>
      </w:r>
      <w:hyperlink r:id="rId360">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5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62">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36">
        <w:r>
          <w:rPr>
            <w:rStyle w:val="VerbatimChar"/>
          </w:rPr>
          <w:t xml:space="preserve">{ggplot2}</w:t>
        </w:r>
      </w:hyperlink>
      <w:r>
        <w:t xml:space="preserve">.</w:t>
      </w:r>
    </w:p>
    <w:p>
      <w:pPr>
        <w:pStyle w:val="Compact"/>
        <w:numPr>
          <w:ilvl w:val="0"/>
          <w:numId w:val="115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64">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52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52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526"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522">
        <w:r>
          <w:rPr>
            <w:rStyle w:val="VerbatimChar"/>
          </w:rPr>
          <w:t xml:space="preserve">{tidyselect}</w:t>
        </w:r>
      </w:hyperlink>
      <w:r>
        <w:t xml:space="preserve"> </w:t>
      </w:r>
      <w:r>
        <w:t xml:space="preserve">1.2.0</w:t>
      </w:r>
      <w:r>
        <w:t xml:space="preserve"> </w:t>
      </w:r>
      <w:r>
        <w:t xml:space="preserve">(</w:t>
      </w:r>
      <w:hyperlink r:id="rId52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90">
        <w:r>
          <w:rPr>
            <w:rStyle w:val="VerbatimChar"/>
          </w:rPr>
          <w:t xml:space="preserve">{lifecycle}</w:t>
        </w:r>
      </w:hyperlink>
      <w:r>
        <w:t xml:space="preserve">.</w:t>
      </w:r>
      <w:r>
        <w:t xml:space="preserve"> </w:t>
      </w:r>
      <w:r>
        <w:t xml:space="preserve">Per the</w:t>
      </w:r>
      <w:r>
        <w:t xml:space="preserve"> </w:t>
      </w:r>
      <w:hyperlink r:id="rId5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14">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525">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526"/>
    <w:bookmarkEnd w:id="527"/>
    <w:bookmarkStart w:id="529"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28"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28"/>
    <w:bookmarkEnd w:id="529"/>
    <w:bookmarkEnd w:id="530"/>
    <w:bookmarkStart w:id="619" w:name="sec-quarto"/>
    <w:p>
      <w:pPr>
        <w:pStyle w:val="Heading1"/>
      </w:pPr>
      <w:r>
        <w:t xml:space="preserve">10. Quarto</w:t>
      </w:r>
    </w:p>
    <w:bookmarkStart w:id="538" w:name="introduction"/>
    <w:p>
      <w:pPr>
        <w:pStyle w:val="Heading2"/>
      </w:pPr>
      <w:r>
        <w:t xml:space="preserve">10.1 Introduction</w:t>
      </w:r>
    </w:p>
    <w:p>
      <w:pPr>
        <w:pStyle w:val="FirstParagraph"/>
      </w:pPr>
      <w:hyperlink r:id="rId53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5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5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5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32"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32"/>
    <w:bookmarkStart w:id="53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33"/>
    <w:bookmarkStart w:id="537" w:name="getting-started"/>
    <w:p>
      <w:pPr>
        <w:pStyle w:val="Heading3"/>
      </w:pPr>
      <w:r>
        <w:t xml:space="preserve">10.1.3 Getting Started</w:t>
      </w:r>
    </w:p>
    <w:p>
      <w:pPr>
        <w:pStyle w:val="FirstParagraph"/>
      </w:pPr>
      <w:r>
        <w:t xml:space="preserve">To get started with Quarto:</w:t>
      </w:r>
    </w:p>
    <w:p>
      <w:pPr>
        <w:numPr>
          <w:ilvl w:val="0"/>
          <w:numId w:val="115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34">
        <w:r>
          <w:rPr>
            <w:rStyle w:val="Hyperlink"/>
          </w:rPr>
          <w:t xml:space="preserve">https://quarto.org/docs/get-started/</w:t>
        </w:r>
      </w:hyperlink>
    </w:p>
    <w:p>
      <w:pPr>
        <w:numPr>
          <w:ilvl w:val="0"/>
          <w:numId w:val="1158"/>
        </w:numPr>
      </w:pPr>
      <w:r>
        <w:rPr>
          <w:b/>
          <w:bCs/>
        </w:rPr>
        <w:t xml:space="preserve">Documentation:</w:t>
      </w:r>
      <w:r>
        <w:t xml:space="preserve"> </w:t>
      </w:r>
      <w:r>
        <w:t xml:space="preserve">The official Quarto documentation is available at</w:t>
      </w:r>
      <w:r>
        <w:t xml:space="preserve"> </w:t>
      </w:r>
      <w:hyperlink r:id="rId535">
        <w:r>
          <w:rPr>
            <w:rStyle w:val="Hyperlink"/>
          </w:rPr>
          <w:t xml:space="preserve">https://quarto.org/docs/guide/</w:t>
        </w:r>
      </w:hyperlink>
    </w:p>
    <w:p>
      <w:pPr>
        <w:numPr>
          <w:ilvl w:val="0"/>
          <w:numId w:val="115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36">
        <w:r>
          <w:rPr>
            <w:rStyle w:val="Hyperlink"/>
          </w:rPr>
          <w:t xml:space="preserve">Quarto chapter in R for Data Science</w:t>
        </w:r>
      </w:hyperlink>
      <w:r>
        <w:t xml:space="preserve"> </w:t>
      </w:r>
      <w:r>
        <w:t xml:space="preserve">(Wickham et al. 2023)</w:t>
      </w:r>
    </w:p>
    <w:bookmarkEnd w:id="537"/>
    <w:bookmarkEnd w:id="538"/>
    <w:bookmarkStart w:id="546"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3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39"/>
    <w:bookmarkStart w:id="54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4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41"/>
    <w:bookmarkStart w:id="54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60"/>
        </w:numPr>
      </w:pPr>
      <w:r>
        <w:t xml:space="preserve">Click</w:t>
      </w:r>
      <w:r>
        <w:t xml:space="preserve"> </w:t>
      </w:r>
      <w:r>
        <w:rPr>
          <w:b/>
          <w:bCs/>
        </w:rPr>
        <w:t xml:space="preserve">“Render”</w:t>
      </w:r>
      <w:r>
        <w:t xml:space="preserve"> </w:t>
      </w:r>
      <w:r>
        <w:t xml:space="preserve">in RStudio, or</w:t>
      </w:r>
    </w:p>
    <w:p>
      <w:pPr>
        <w:pStyle w:val="Compact"/>
        <w:numPr>
          <w:ilvl w:val="0"/>
          <w:numId w:val="1160"/>
        </w:numPr>
      </w:pPr>
      <w:r>
        <w:t xml:space="preserve">Press</w:t>
      </w:r>
      <w:r>
        <w:t xml:space="preserve"> </w:t>
      </w:r>
      <w:r>
        <w:rPr>
          <w:b/>
          <w:bCs/>
        </w:rPr>
        <w:t xml:space="preserve">Cmd/Ctrl + Shift + K</w:t>
      </w:r>
      <w:r>
        <w:t xml:space="preserve">, or</w:t>
      </w:r>
    </w:p>
    <w:p>
      <w:pPr>
        <w:pStyle w:val="Compact"/>
        <w:numPr>
          <w:ilvl w:val="0"/>
          <w:numId w:val="116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6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42"/>
    <w:bookmarkStart w:id="54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6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61"/>
        </w:numPr>
      </w:pPr>
      <w:r>
        <w:t xml:space="preserve">The</w:t>
      </w:r>
      <w:r>
        <w:t xml:space="preserve"> </w:t>
      </w:r>
      <w:r>
        <w:rPr>
          <w:b/>
          <w:bCs/>
        </w:rPr>
        <w:t xml:space="preserve">“Insert”</w:t>
      </w:r>
      <w:r>
        <w:t xml:space="preserve"> </w:t>
      </w:r>
      <w:r>
        <w:t xml:space="preserve">button icon in the editor toolbar</w:t>
      </w:r>
    </w:p>
    <w:p>
      <w:pPr>
        <w:pStyle w:val="Compact"/>
        <w:numPr>
          <w:ilvl w:val="0"/>
          <w:numId w:val="116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62"/>
        </w:numPr>
      </w:pPr>
      <w:r>
        <w:rPr>
          <w:rStyle w:val="VerbatimChar"/>
        </w:rPr>
        <w:t xml:space="preserve">#| label:</w:t>
      </w:r>
      <w:r>
        <w:t xml:space="preserve"> </w:t>
      </w:r>
      <w:r>
        <w:t xml:space="preserve">- give the chunk a name</w:t>
      </w:r>
    </w:p>
    <w:p>
      <w:pPr>
        <w:pStyle w:val="Compact"/>
        <w:numPr>
          <w:ilvl w:val="0"/>
          <w:numId w:val="1162"/>
        </w:numPr>
      </w:pPr>
      <w:r>
        <w:rPr>
          <w:rStyle w:val="VerbatimChar"/>
        </w:rPr>
        <w:t xml:space="preserve">#| echo: false</w:t>
      </w:r>
      <w:r>
        <w:t xml:space="preserve"> </w:t>
      </w:r>
      <w:r>
        <w:t xml:space="preserve">- hide the code but show the output</w:t>
      </w:r>
    </w:p>
    <w:p>
      <w:pPr>
        <w:pStyle w:val="Compact"/>
        <w:numPr>
          <w:ilvl w:val="0"/>
          <w:numId w:val="116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62"/>
        </w:numPr>
      </w:pPr>
      <w:r>
        <w:rPr>
          <w:rStyle w:val="VerbatimChar"/>
        </w:rPr>
        <w:t xml:space="preserve">#| eval: false</w:t>
      </w:r>
      <w:r>
        <w:t xml:space="preserve"> </w:t>
      </w:r>
      <w:r>
        <w:t xml:space="preserve">- show the code but don’t run it</w:t>
      </w:r>
    </w:p>
    <w:p>
      <w:pPr>
        <w:pStyle w:val="Compact"/>
        <w:numPr>
          <w:ilvl w:val="0"/>
          <w:numId w:val="1162"/>
        </w:numPr>
      </w:pPr>
      <w:r>
        <w:rPr>
          <w:rStyle w:val="VerbatimChar"/>
        </w:rPr>
        <w:t xml:space="preserve">#| include: false</w:t>
      </w:r>
      <w:r>
        <w:t xml:space="preserve"> </w:t>
      </w:r>
      <w:r>
        <w:t xml:space="preserve">- run the code but hide both code and output</w:t>
      </w:r>
    </w:p>
    <w:p>
      <w:pPr>
        <w:pStyle w:val="Compact"/>
        <w:numPr>
          <w:ilvl w:val="0"/>
          <w:numId w:val="1162"/>
        </w:numPr>
      </w:pPr>
      <w:r>
        <w:rPr>
          <w:rStyle w:val="VerbatimChar"/>
        </w:rPr>
        <w:t xml:space="preserve">#| warning: false</w:t>
      </w:r>
      <w:r>
        <w:t xml:space="preserve"> </w:t>
      </w:r>
      <w:r>
        <w:t xml:space="preserve">- hide warnings</w:t>
      </w:r>
    </w:p>
    <w:p>
      <w:pPr>
        <w:pStyle w:val="Compact"/>
        <w:numPr>
          <w:ilvl w:val="0"/>
          <w:numId w:val="116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43"/>
    <w:bookmarkStart w:id="544"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6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6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6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6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64"/>
        </w:numPr>
      </w:pPr>
      <w:r>
        <w:t xml:space="preserve">Adjust figure dimensions for different page sizes</w:t>
      </w:r>
    </w:p>
    <w:p>
      <w:pPr>
        <w:pStyle w:val="Compact"/>
        <w:numPr>
          <w:ilvl w:val="0"/>
          <w:numId w:val="1164"/>
        </w:numPr>
      </w:pPr>
      <w:r>
        <w:t xml:space="preserve">Use different table formatting for different outputs</w:t>
      </w:r>
    </w:p>
    <w:p>
      <w:pPr>
        <w:pStyle w:val="Compact"/>
        <w:numPr>
          <w:ilvl w:val="0"/>
          <w:numId w:val="1164"/>
        </w:numPr>
      </w:pPr>
      <w:r>
        <w:t xml:space="preserve">Include or exclude content based on output format</w:t>
      </w:r>
    </w:p>
    <w:p>
      <w:pPr>
        <w:pStyle w:val="Compact"/>
        <w:numPr>
          <w:ilvl w:val="0"/>
          <w:numId w:val="1164"/>
        </w:numPr>
      </w:pPr>
      <w:r>
        <w:t xml:space="preserve">Set format-specific styling or options</w:t>
      </w:r>
    </w:p>
    <w:bookmarkEnd w:id="544"/>
    <w:bookmarkStart w:id="545"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6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6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6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6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6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6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65"/>
        </w:numPr>
      </w:pPr>
      <w:r>
        <w:rPr>
          <w:rStyle w:val="VerbatimChar"/>
        </w:rPr>
        <w:t xml:space="preserve">[link text](url)</w:t>
      </w:r>
      <w:r>
        <w:t xml:space="preserve"> </w:t>
      </w:r>
      <w:r>
        <w:t xml:space="preserve">creates hyperlinks</w:t>
      </w:r>
    </w:p>
    <w:p>
      <w:pPr>
        <w:pStyle w:val="Compact"/>
        <w:numPr>
          <w:ilvl w:val="0"/>
          <w:numId w:val="116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36">
        <w:r>
          <w:rPr>
            <w:rStyle w:val="Hyperlink"/>
          </w:rPr>
          <w:t xml:space="preserve">Quarto chapter in R for Data Science</w:t>
        </w:r>
      </w:hyperlink>
      <w:r>
        <w:t xml:space="preserve"> </w:t>
      </w:r>
      <w:r>
        <w:t xml:space="preserve">(Wickham et al. 2023)</w:t>
      </w:r>
      <w:r>
        <w:t xml:space="preserve">.</w:t>
      </w:r>
    </w:p>
    <w:bookmarkEnd w:id="545"/>
    <w:bookmarkEnd w:id="546"/>
    <w:bookmarkStart w:id="559"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50"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6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67"/>
        </w:numPr>
      </w:pPr>
      <w:r>
        <w:t xml:space="preserve">Repository:</w:t>
      </w:r>
      <w:r>
        <w:t xml:space="preserve"> </w:t>
      </w:r>
      <w:hyperlink r:id="rId547">
        <w:r>
          <w:rPr>
            <w:rStyle w:val="Hyperlink"/>
          </w:rPr>
          <w:t xml:space="preserve">https://github.com/UCD-SERG/qbt</w:t>
        </w:r>
      </w:hyperlink>
    </w:p>
    <w:p>
      <w:pPr>
        <w:pStyle w:val="Compact"/>
        <w:numPr>
          <w:ilvl w:val="1"/>
          <w:numId w:val="116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67"/>
        </w:numPr>
      </w:pPr>
      <w:r>
        <w:t xml:space="preserve">Clone your new repository and start editing</w:t>
      </w:r>
    </w:p>
    <w:p>
      <w:pPr>
        <w:pStyle w:val="Compact"/>
        <w:numPr>
          <w:ilvl w:val="1"/>
          <w:numId w:val="1167"/>
        </w:numPr>
      </w:pPr>
      <w:r>
        <w:t xml:space="preserve">Includes GitHub Actions for automatic deployment to GitHub Pages</w:t>
      </w:r>
    </w:p>
    <w:p>
      <w:pPr>
        <w:pStyle w:val="Compact"/>
        <w:numPr>
          <w:ilvl w:val="0"/>
          <w:numId w:val="1166"/>
        </w:numPr>
      </w:pPr>
      <w:r>
        <w:rPr>
          <w:b/>
          <w:bCs/>
        </w:rPr>
        <w:t xml:space="preserve">Coatless Tutorials Quarto Book Template</w:t>
      </w:r>
      <w:r>
        <w:t xml:space="preserve"> </w:t>
      </w:r>
      <w:r>
        <w:t xml:space="preserve">- Another template with helpful examples:</w:t>
      </w:r>
    </w:p>
    <w:p>
      <w:pPr>
        <w:pStyle w:val="Compact"/>
        <w:numPr>
          <w:ilvl w:val="1"/>
          <w:numId w:val="1168"/>
        </w:numPr>
      </w:pPr>
      <w:r>
        <w:t xml:space="preserve">Repository:</w:t>
      </w:r>
      <w:r>
        <w:t xml:space="preserve"> </w:t>
      </w:r>
      <w:hyperlink r:id="rId548">
        <w:r>
          <w:rPr>
            <w:rStyle w:val="Hyperlink"/>
          </w:rPr>
          <w:t xml:space="preserve">https://github.com/coatless-tutorials/quarto-book-template</w:t>
        </w:r>
      </w:hyperlink>
    </w:p>
    <w:p>
      <w:pPr>
        <w:pStyle w:val="Compact"/>
        <w:numPr>
          <w:ilvl w:val="1"/>
          <w:numId w:val="1168"/>
        </w:numPr>
      </w:pPr>
      <w:r>
        <w:t xml:space="preserve">Includes examples of common Quarto book features</w:t>
      </w:r>
    </w:p>
    <w:p>
      <w:pPr>
        <w:pStyle w:val="Compact"/>
        <w:numPr>
          <w:ilvl w:val="0"/>
          <w:numId w:val="1166"/>
        </w:numPr>
      </w:pPr>
      <w:r>
        <w:rPr>
          <w:b/>
          <w:bCs/>
        </w:rPr>
        <w:t xml:space="preserve">DataLab Quarto Template</w:t>
      </w:r>
      <w:r>
        <w:t xml:space="preserve"> </w:t>
      </w:r>
      <w:r>
        <w:t xml:space="preserve">- Template from the UC Davis DataLab and Davis R Users Group:</w:t>
      </w:r>
    </w:p>
    <w:p>
      <w:pPr>
        <w:pStyle w:val="Compact"/>
        <w:numPr>
          <w:ilvl w:val="1"/>
          <w:numId w:val="1169"/>
        </w:numPr>
      </w:pPr>
      <w:r>
        <w:t xml:space="preserve">Repository:</w:t>
      </w:r>
      <w:r>
        <w:t xml:space="preserve"> </w:t>
      </w:r>
      <w:hyperlink r:id="rId549">
        <w:r>
          <w:rPr>
            <w:rStyle w:val="Hyperlink"/>
          </w:rPr>
          <w:t xml:space="preserve">https://github.com/d-rug/datalab_template_quarto</w:t>
        </w:r>
      </w:hyperlink>
    </w:p>
    <w:p>
      <w:pPr>
        <w:pStyle w:val="Compact"/>
        <w:numPr>
          <w:ilvl w:val="1"/>
          <w:numId w:val="116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70"/>
        </w:numPr>
      </w:pPr>
      <w:r>
        <w:rPr>
          <w:rStyle w:val="VerbatimChar"/>
        </w:rPr>
        <w:t xml:space="preserve">_quarto.yml</w:t>
      </w:r>
      <w:r>
        <w:t xml:space="preserve"> </w:t>
      </w:r>
      <w:r>
        <w:t xml:space="preserve">- configuration file for your book</w:t>
      </w:r>
    </w:p>
    <w:p>
      <w:pPr>
        <w:pStyle w:val="Compact"/>
        <w:numPr>
          <w:ilvl w:val="0"/>
          <w:numId w:val="1170"/>
        </w:numPr>
      </w:pPr>
      <w:r>
        <w:rPr>
          <w:rStyle w:val="VerbatimChar"/>
        </w:rPr>
        <w:t xml:space="preserve">index.qmd</w:t>
      </w:r>
      <w:r>
        <w:t xml:space="preserve"> </w:t>
      </w:r>
      <w:r>
        <w:t xml:space="preserve">- the home page / preface</w:t>
      </w:r>
    </w:p>
    <w:p>
      <w:pPr>
        <w:pStyle w:val="Compact"/>
        <w:numPr>
          <w:ilvl w:val="0"/>
          <w:numId w:val="1170"/>
        </w:numPr>
      </w:pPr>
      <w:r>
        <w:t xml:space="preserve">Sample chapter files</w:t>
      </w:r>
    </w:p>
    <w:p>
      <w:pPr>
        <w:pStyle w:val="Compact"/>
        <w:numPr>
          <w:ilvl w:val="0"/>
          <w:numId w:val="1170"/>
        </w:numPr>
      </w:pPr>
      <w:r>
        <w:rPr>
          <w:rStyle w:val="VerbatimChar"/>
        </w:rPr>
        <w:t xml:space="preserve">references.qmd</w:t>
      </w:r>
      <w:r>
        <w:t xml:space="preserve"> </w:t>
      </w:r>
      <w:r>
        <w:t xml:space="preserve">- bibliography/references page</w:t>
      </w:r>
    </w:p>
    <w:bookmarkEnd w:id="550"/>
    <w:bookmarkStart w:id="551"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51"/>
    <w:bookmarkStart w:id="552"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71"/>
        </w:numPr>
      </w:pPr>
      <w:r>
        <w:t xml:space="preserve">Book metadata (title, author, date)</w:t>
      </w:r>
    </w:p>
    <w:p>
      <w:pPr>
        <w:pStyle w:val="Compact"/>
        <w:numPr>
          <w:ilvl w:val="0"/>
          <w:numId w:val="1171"/>
        </w:numPr>
      </w:pPr>
      <w:r>
        <w:t xml:space="preserve">Chapter order</w:t>
      </w:r>
    </w:p>
    <w:p>
      <w:pPr>
        <w:pStyle w:val="Compact"/>
        <w:numPr>
          <w:ilvl w:val="0"/>
          <w:numId w:val="1171"/>
        </w:numPr>
      </w:pPr>
      <w:r>
        <w:t xml:space="preserve">Output formats (HTML, PDF, ePub, etc.)</w:t>
      </w:r>
    </w:p>
    <w:p>
      <w:pPr>
        <w:pStyle w:val="Compact"/>
        <w:numPr>
          <w:ilvl w:val="0"/>
          <w:numId w:val="1171"/>
        </w:numPr>
      </w:pPr>
      <w:r>
        <w:t xml:space="preserve">Styling and theme</w:t>
      </w:r>
    </w:p>
    <w:p>
      <w:pPr>
        <w:pStyle w:val="Compact"/>
        <w:numPr>
          <w:ilvl w:val="0"/>
          <w:numId w:val="117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52"/>
    <w:bookmarkStart w:id="553"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53"/>
    <w:bookmarkStart w:id="555"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54">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55"/>
    <w:bookmarkStart w:id="558" w:name="resources"/>
    <w:p>
      <w:pPr>
        <w:pStyle w:val="Heading3"/>
      </w:pPr>
      <w:r>
        <w:t xml:space="preserve">10.3.6 Resources</w:t>
      </w:r>
    </w:p>
    <w:p>
      <w:pPr>
        <w:pStyle w:val="Compact"/>
        <w:numPr>
          <w:ilvl w:val="0"/>
          <w:numId w:val="1172"/>
        </w:numPr>
      </w:pPr>
      <w:hyperlink r:id="rId556">
        <w:r>
          <w:rPr>
            <w:rStyle w:val="Hyperlink"/>
          </w:rPr>
          <w:t xml:space="preserve">Quarto Books Guide</w:t>
        </w:r>
      </w:hyperlink>
      <w:r>
        <w:t xml:space="preserve"> </w:t>
      </w:r>
      <w:r>
        <w:t xml:space="preserve">- comprehensive documentation for Quarto books</w:t>
      </w:r>
    </w:p>
    <w:p>
      <w:pPr>
        <w:pStyle w:val="Compact"/>
        <w:numPr>
          <w:ilvl w:val="0"/>
          <w:numId w:val="1172"/>
        </w:numPr>
      </w:pPr>
      <w:hyperlink r:id="rId557">
        <w:r>
          <w:rPr>
            <w:rStyle w:val="Hyperlink"/>
          </w:rPr>
          <w:t xml:space="preserve">Quarto Publishing Guide</w:t>
        </w:r>
      </w:hyperlink>
      <w:r>
        <w:t xml:space="preserve"> </w:t>
      </w:r>
      <w:r>
        <w:t xml:space="preserve">- how to publish your book online</w:t>
      </w:r>
    </w:p>
    <w:p>
      <w:pPr>
        <w:pStyle w:val="Compact"/>
        <w:numPr>
          <w:ilvl w:val="0"/>
          <w:numId w:val="1172"/>
        </w:numPr>
      </w:pPr>
      <w:hyperlink r:id="rId536">
        <w:r>
          <w:rPr>
            <w:rStyle w:val="Hyperlink"/>
          </w:rPr>
          <w:t xml:space="preserve">R4DS Quarto chapter</w:t>
        </w:r>
      </w:hyperlink>
      <w:r>
        <w:t xml:space="preserve"> </w:t>
      </w:r>
      <w:r>
        <w:t xml:space="preserve">(Wickham et al. 2023)</w:t>
      </w:r>
      <w:r>
        <w:t xml:space="preserve"> </w:t>
      </w:r>
      <w:r>
        <w:t xml:space="preserve">- excellent introduction to Quarto</w:t>
      </w:r>
    </w:p>
    <w:bookmarkEnd w:id="558"/>
    <w:bookmarkEnd w:id="559"/>
    <w:bookmarkStart w:id="566" w:name="sec-quarto-dashboards"/>
    <w:p>
      <w:pPr>
        <w:pStyle w:val="Heading2"/>
      </w:pPr>
      <w:r>
        <w:t xml:space="preserve">10.4 Dashboards</w:t>
      </w:r>
    </w:p>
    <w:p>
      <w:pPr>
        <w:pStyle w:val="FirstParagraph"/>
      </w:pPr>
      <w:hyperlink r:id="rId560">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61">
        <w:r>
          <w:rPr>
            <w:rStyle w:val="VerbatimChar"/>
          </w:rPr>
          <w:t xml:space="preserve">{plotly}</w:t>
        </w:r>
      </w:hyperlink>
      <w:r>
        <w:t xml:space="preserve">,</w:t>
      </w:r>
      <w:r>
        <w:t xml:space="preserve"> </w:t>
      </w:r>
      <w:hyperlink r:id="rId562">
        <w:r>
          <w:rPr>
            <w:rStyle w:val="VerbatimChar"/>
          </w:rPr>
          <w:t xml:space="preserve">{leaflet}</w:t>
        </w:r>
      </w:hyperlink>
      <w:r>
        <w:t xml:space="preserve">,</w:t>
      </w:r>
      <w:r>
        <w:t xml:space="preserve"> </w:t>
      </w:r>
      <w:hyperlink r:id="rId563">
        <w:r>
          <w:rPr>
            <w:rStyle w:val="VerbatimChar"/>
          </w:rPr>
          <w:t xml:space="preserve">{htmlwidgets}</w:t>
        </w:r>
      </w:hyperlink>
      <w:r>
        <w:t xml:space="preserve">)</w:t>
      </w:r>
      <w:r>
        <w:t xml:space="preserve"> </w:t>
      </w:r>
      <w:r>
        <w:t xml:space="preserve">and static graphics (</w:t>
      </w:r>
      <w:hyperlink r:id="rId336">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64">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65">
        <w:r>
          <w:rPr>
            <w:rStyle w:val="Hyperlink"/>
          </w:rPr>
          <w:t xml:space="preserve">dashboard examples gallery</w:t>
        </w:r>
      </w:hyperlink>
      <w:r>
        <w:t xml:space="preserve"> </w:t>
      </w:r>
      <w:r>
        <w:t xml:space="preserve">for layouts to copy from.</w:t>
      </w:r>
    </w:p>
    <w:bookmarkEnd w:id="566"/>
    <w:bookmarkStart w:id="575"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67"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73"/>
        </w:numPr>
      </w:pPr>
      <w:r>
        <w:rPr>
          <w:rStyle w:val="VerbatimChar"/>
        </w:rPr>
        <w:t xml:space="preserve">_quarto.yml</w:t>
      </w:r>
      <w:r>
        <w:t xml:space="preserve"> </w:t>
      </w:r>
      <w:r>
        <w:t xml:space="preserve">- default book configuration</w:t>
      </w:r>
    </w:p>
    <w:p>
      <w:pPr>
        <w:pStyle w:val="Compact"/>
        <w:numPr>
          <w:ilvl w:val="0"/>
          <w:numId w:val="1173"/>
        </w:numPr>
      </w:pPr>
      <w:r>
        <w:rPr>
          <w:rStyle w:val="VerbatimChar"/>
        </w:rPr>
        <w:t xml:space="preserve">_quarto-revealjs.yml</w:t>
      </w:r>
      <w:r>
        <w:t xml:space="preserve"> </w:t>
      </w:r>
      <w:r>
        <w:t xml:space="preserve">- configuration for rendering chapters as slide decks</w:t>
      </w:r>
    </w:p>
    <w:p>
      <w:pPr>
        <w:pStyle w:val="Compact"/>
        <w:numPr>
          <w:ilvl w:val="0"/>
          <w:numId w:val="1173"/>
        </w:numPr>
      </w:pPr>
      <w:r>
        <w:rPr>
          <w:rStyle w:val="VerbatimChar"/>
        </w:rPr>
        <w:t xml:space="preserve">_quarto-print.yml</w:t>
      </w:r>
      <w:r>
        <w:t xml:space="preserve"> </w:t>
      </w:r>
      <w:r>
        <w:t xml:space="preserve">- configuration optimized for PDF printing</w:t>
      </w:r>
    </w:p>
    <w:bookmarkEnd w:id="567"/>
    <w:bookmarkStart w:id="569"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68">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69"/>
    <w:bookmarkStart w:id="570" w:name="creating-a-profile"/>
    <w:p>
      <w:pPr>
        <w:pStyle w:val="Heading3"/>
      </w:pPr>
      <w:r>
        <w:t xml:space="preserve">10.5.3 Creating a Profile</w:t>
      </w:r>
    </w:p>
    <w:p>
      <w:pPr>
        <w:pStyle w:val="FirstParagraph"/>
      </w:pPr>
      <w:r>
        <w:t xml:space="preserve">To create a profile:</w:t>
      </w:r>
    </w:p>
    <w:p>
      <w:pPr>
        <w:pStyle w:val="Compact"/>
        <w:numPr>
          <w:ilvl w:val="0"/>
          <w:numId w:val="1174"/>
        </w:numPr>
      </w:pPr>
      <w:r>
        <w:t xml:space="preserve">Create a new YAML file named</w:t>
      </w:r>
      <w:r>
        <w:t xml:space="preserve"> </w:t>
      </w:r>
      <w:r>
        <w:rPr>
          <w:rStyle w:val="VerbatimChar"/>
        </w:rPr>
        <w:t xml:space="preserve">_quarto-{profile-name}.yml</w:t>
      </w:r>
    </w:p>
    <w:p>
      <w:pPr>
        <w:pStyle w:val="Compact"/>
        <w:numPr>
          <w:ilvl w:val="0"/>
          <w:numId w:val="1174"/>
        </w:numPr>
      </w:pPr>
      <w:r>
        <w:t xml:space="preserve">Include only the configuration options that differ from your default</w:t>
      </w:r>
      <w:r>
        <w:t xml:space="preserve"> </w:t>
      </w:r>
      <w:r>
        <w:rPr>
          <w:rStyle w:val="VerbatimChar"/>
        </w:rPr>
        <w:t xml:space="preserve">_quarto.yml</w:t>
      </w:r>
    </w:p>
    <w:p>
      <w:pPr>
        <w:pStyle w:val="Compact"/>
        <w:numPr>
          <w:ilvl w:val="0"/>
          <w:numId w:val="117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70"/>
    <w:bookmarkStart w:id="571"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68">
        <w:r>
          <w:rPr>
            <w:rStyle w:val="Hyperlink"/>
          </w:rPr>
          <w:t xml:space="preserve">RME course</w:t>
        </w:r>
      </w:hyperlink>
      <w:r>
        <w:t xml:space="preserve">.</w:t>
      </w:r>
    </w:p>
    <w:bookmarkEnd w:id="571"/>
    <w:bookmarkStart w:id="574" w:name="resources-1"/>
    <w:p>
      <w:pPr>
        <w:pStyle w:val="Heading3"/>
      </w:pPr>
      <w:r>
        <w:t xml:space="preserve">10.5.5 Resources</w:t>
      </w:r>
    </w:p>
    <w:p>
      <w:pPr>
        <w:pStyle w:val="Compact"/>
        <w:numPr>
          <w:ilvl w:val="0"/>
          <w:numId w:val="1175"/>
        </w:numPr>
      </w:pPr>
      <w:hyperlink r:id="rId572">
        <w:r>
          <w:rPr>
            <w:rStyle w:val="Hyperlink"/>
          </w:rPr>
          <w:t xml:space="preserve">Quarto Profiles Documentation</w:t>
        </w:r>
      </w:hyperlink>
    </w:p>
    <w:p>
      <w:pPr>
        <w:pStyle w:val="Compact"/>
        <w:numPr>
          <w:ilvl w:val="0"/>
          <w:numId w:val="1175"/>
        </w:numPr>
      </w:pPr>
      <w:hyperlink r:id="rId568">
        <w:r>
          <w:rPr>
            <w:rStyle w:val="Hyperlink"/>
          </w:rPr>
          <w:t xml:space="preserve">RME Example</w:t>
        </w:r>
      </w:hyperlink>
      <w:r>
        <w:t xml:space="preserve"> </w:t>
      </w:r>
      <w:r>
        <w:t xml:space="preserve">- see the source at</w:t>
      </w:r>
      <w:r>
        <w:t xml:space="preserve"> </w:t>
      </w:r>
      <w:hyperlink r:id="rId573">
        <w:r>
          <w:rPr>
            <w:rStyle w:val="Hyperlink"/>
          </w:rPr>
          <w:t xml:space="preserve">https://github.com/d-morrison/rme</w:t>
        </w:r>
      </w:hyperlink>
      <w:r>
        <w:t xml:space="preserve"> </w:t>
      </w:r>
      <w:r>
        <w:t xml:space="preserve">for a working example</w:t>
      </w:r>
    </w:p>
    <w:bookmarkEnd w:id="574"/>
    <w:bookmarkEnd w:id="575"/>
    <w:bookmarkStart w:id="582" w:name="advanced-features"/>
    <w:p>
      <w:pPr>
        <w:pStyle w:val="Heading2"/>
      </w:pPr>
      <w:r>
        <w:t xml:space="preserve">10.6 Advanced Features</w:t>
      </w:r>
    </w:p>
    <w:bookmarkStart w:id="577"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7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7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7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7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7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7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7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7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7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7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8"/>
        </w:numPr>
      </w:pPr>
      <w:r>
        <w:t xml:space="preserve">Automatic numbering of figures, tables, and equations</w:t>
      </w:r>
    </w:p>
    <w:p>
      <w:pPr>
        <w:pStyle w:val="Compact"/>
        <w:numPr>
          <w:ilvl w:val="0"/>
          <w:numId w:val="1178"/>
        </w:numPr>
      </w:pPr>
      <w:r>
        <w:t xml:space="preserve">Automatic updates when content is reordered</w:t>
      </w:r>
    </w:p>
    <w:p>
      <w:pPr>
        <w:pStyle w:val="Compact"/>
        <w:numPr>
          <w:ilvl w:val="0"/>
          <w:numId w:val="1178"/>
        </w:numPr>
      </w:pPr>
      <w:r>
        <w:t xml:space="preserve">Clickable cross-references in HTML and PDF output</w:t>
      </w:r>
    </w:p>
    <w:p>
      <w:pPr>
        <w:pStyle w:val="Compact"/>
        <w:numPr>
          <w:ilvl w:val="0"/>
          <w:numId w:val="1178"/>
        </w:numPr>
      </w:pPr>
      <w:r>
        <w:t xml:space="preserve">Consistent formatting across all output formats</w:t>
      </w:r>
    </w:p>
    <w:p>
      <w:pPr>
        <w:pStyle w:val="Compact"/>
        <w:numPr>
          <w:ilvl w:val="0"/>
          <w:numId w:val="117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76">
        <w:r>
          <w:rPr>
            <w:rStyle w:val="Hyperlink"/>
          </w:rPr>
          <w:t xml:space="preserve">Quarto Cross-References documentation</w:t>
        </w:r>
      </w:hyperlink>
      <w:r>
        <w:t xml:space="preserve">.</w:t>
      </w:r>
    </w:p>
    <w:bookmarkEnd w:id="577"/>
    <w:bookmarkStart w:id="579"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9"/>
        </w:numPr>
      </w:pPr>
      <w:r>
        <w:rPr>
          <w:b/>
          <w:bCs/>
        </w:rPr>
        <w:t xml:space="preserve">Easier Code Review:</w:t>
      </w:r>
      <w:r>
        <w:t xml:space="preserve"> </w:t>
      </w:r>
      <w:r>
        <w:t xml:space="preserve">Reviewers can see exactly what changed—either the organization (main file) or the content (include file).</w:t>
      </w:r>
    </w:p>
    <w:p>
      <w:pPr>
        <w:numPr>
          <w:ilvl w:val="0"/>
          <w:numId w:val="117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80"/>
        </w:numPr>
      </w:pPr>
      <w:r>
        <w:t xml:space="preserve">Stored in a subdirectory matching the chapter name</w:t>
      </w:r>
    </w:p>
    <w:p>
      <w:pPr>
        <w:pStyle w:val="Compact"/>
        <w:numPr>
          <w:ilvl w:val="0"/>
          <w:numId w:val="1180"/>
        </w:numPr>
      </w:pPr>
      <w:r>
        <w:t xml:space="preserve">Contains only the content for that section (no heading)</w:t>
      </w:r>
    </w:p>
    <w:p>
      <w:pPr>
        <w:pStyle w:val="Compact"/>
        <w:numPr>
          <w:ilvl w:val="0"/>
          <w:numId w:val="1180"/>
        </w:numPr>
      </w:pPr>
      <w:r>
        <w:t xml:space="preserve">The heading stays in the main chapter file</w:t>
      </w:r>
    </w:p>
    <w:p>
      <w:pPr>
        <w:pStyle w:val="Compact"/>
        <w:numPr>
          <w:ilvl w:val="0"/>
          <w:numId w:val="118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78">
        <w:r>
          <w:rPr>
            <w:rStyle w:val="Hyperlink"/>
          </w:rPr>
          <w:t xml:space="preserve">Quarto Includes documentation</w:t>
        </w:r>
      </w:hyperlink>
      <w:r>
        <w:t xml:space="preserve">.</w:t>
      </w:r>
    </w:p>
    <w:bookmarkEnd w:id="579"/>
    <w:bookmarkStart w:id="581"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80">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81"/>
        </w:numPr>
      </w:pPr>
      <w:r>
        <w:t xml:space="preserve">Embed external scripts directly without copy-pasting</w:t>
      </w:r>
    </w:p>
    <w:p>
      <w:pPr>
        <w:pStyle w:val="Compact"/>
        <w:numPr>
          <w:ilvl w:val="0"/>
          <w:numId w:val="1181"/>
        </w:numPr>
      </w:pPr>
      <w:r>
        <w:t xml:space="preserve">Slice specific line ranges (e.g.,</w:t>
      </w:r>
      <w:r>
        <w:t xml:space="preserve"> </w:t>
      </w:r>
      <w:r>
        <w:rPr>
          <w:rStyle w:val="VerbatimChar"/>
        </w:rPr>
        <w:t xml:space="preserve">start-line=10 end-line=25</w:t>
      </w:r>
      <w:r>
        <w:t xml:space="preserve">)</w:t>
      </w:r>
    </w:p>
    <w:p>
      <w:pPr>
        <w:pStyle w:val="Compact"/>
        <w:numPr>
          <w:ilvl w:val="0"/>
          <w:numId w:val="1181"/>
        </w:numPr>
      </w:pPr>
      <w:r>
        <w:t xml:space="preserve">Include labeled snippets (e.g.,</w:t>
      </w:r>
      <w:r>
        <w:t xml:space="preserve"> </w:t>
      </w:r>
      <w:r>
        <w:rPr>
          <w:rStyle w:val="VerbatimChar"/>
        </w:rPr>
        <w:t xml:space="preserve">snippet="main"</w:t>
      </w:r>
      <w:r>
        <w:t xml:space="preserve">)</w:t>
      </w:r>
    </w:p>
    <w:p>
      <w:pPr>
        <w:pStyle w:val="Compact"/>
        <w:numPr>
          <w:ilvl w:val="0"/>
          <w:numId w:val="1181"/>
        </w:numPr>
      </w:pPr>
      <w:r>
        <w:t xml:space="preserve">Keep documentation in sync with working standalone script files</w:t>
      </w:r>
    </w:p>
    <w:bookmarkEnd w:id="581"/>
    <w:bookmarkEnd w:id="582"/>
    <w:bookmarkStart w:id="60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8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83"/>
    <w:bookmarkStart w:id="58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8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82"/>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82"/>
        </w:numPr>
      </w:pPr>
      <w:r>
        <w:rPr>
          <w:b/>
          <w:bCs/>
        </w:rPr>
        <w:t xml:space="preserve">Complete rendering failures:</w:t>
      </w:r>
      <w:r>
        <w:t xml:space="preserve"> </w:t>
      </w:r>
      <w:r>
        <w:t xml:space="preserve">The rendering process may fail entirely with errors</w:t>
      </w:r>
    </w:p>
    <w:p>
      <w:pPr>
        <w:pStyle w:val="Compact"/>
        <w:numPr>
          <w:ilvl w:val="0"/>
          <w:numId w:val="1182"/>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84"/>
    <w:bookmarkStart w:id="58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83"/>
        </w:numPr>
      </w:pPr>
      <w:r>
        <w:rPr>
          <w:b/>
          <w:bCs/>
        </w:rPr>
        <w:t xml:space="preserve">Small or blurry images:</w:t>
      </w:r>
      <w:r>
        <w:t xml:space="preserve"> </w:t>
      </w:r>
      <w:r>
        <w:t xml:space="preserve">Diagrams appear rasterized at low resolution</w:t>
      </w:r>
    </w:p>
    <w:p>
      <w:pPr>
        <w:pStyle w:val="Compact"/>
        <w:numPr>
          <w:ilvl w:val="0"/>
          <w:numId w:val="1183"/>
        </w:numPr>
      </w:pPr>
      <w:r>
        <w:rPr>
          <w:b/>
          <w:bCs/>
        </w:rPr>
        <w:t xml:space="preserve">Incorrect sizing:</w:t>
      </w:r>
      <w:r>
        <w:t xml:space="preserve"> </w:t>
      </w:r>
      <w:r>
        <w:t xml:space="preserve">Diagrams may not respect sizing options specified in the document</w:t>
      </w:r>
    </w:p>
    <w:bookmarkEnd w:id="585"/>
    <w:bookmarkEnd w:id="586"/>
    <w:bookmarkStart w:id="59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8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84"/>
        </w:numPr>
      </w:pPr>
      <w:r>
        <w:t xml:space="preserve">First render your mermaid diagrams to HTML</w:t>
      </w:r>
    </w:p>
    <w:p>
      <w:pPr>
        <w:pStyle w:val="Compact"/>
        <w:numPr>
          <w:ilvl w:val="0"/>
          <w:numId w:val="1184"/>
        </w:numPr>
      </w:pPr>
      <w:r>
        <w:t xml:space="preserve">Export them as PNG or SVG images manually using:</w:t>
      </w:r>
    </w:p>
    <w:p>
      <w:pPr>
        <w:pStyle w:val="Compact"/>
        <w:numPr>
          <w:ilvl w:val="1"/>
          <w:numId w:val="1185"/>
        </w:numPr>
      </w:pPr>
      <w:r>
        <w:t xml:space="preserve">Browser developer tools (save rendered diagram)</w:t>
      </w:r>
    </w:p>
    <w:p>
      <w:pPr>
        <w:pStyle w:val="Compact"/>
        <w:numPr>
          <w:ilvl w:val="1"/>
          <w:numId w:val="1185"/>
        </w:numPr>
      </w:pPr>
      <w:r>
        <w:t xml:space="preserve">Online mermaid editors (e.g.,</w:t>
      </w:r>
      <w:r>
        <w:t xml:space="preserve"> </w:t>
      </w:r>
      <w:hyperlink r:id="rId587">
        <w:r>
          <w:rPr>
            <w:rStyle w:val="Hyperlink"/>
          </w:rPr>
          <w:t xml:space="preserve">https://mermaid.live/</w:t>
        </w:r>
      </w:hyperlink>
      <w:r>
        <w:t xml:space="preserve">)</w:t>
      </w:r>
    </w:p>
    <w:p>
      <w:pPr>
        <w:pStyle w:val="Compact"/>
        <w:numPr>
          <w:ilvl w:val="1"/>
          <w:numId w:val="1185"/>
        </w:numPr>
      </w:pPr>
      <w:r>
        <w:t xml:space="preserve">Mermaid CLI tools</w:t>
      </w:r>
    </w:p>
    <w:p>
      <w:pPr>
        <w:pStyle w:val="Compact"/>
        <w:numPr>
          <w:ilvl w:val="0"/>
          <w:numId w:val="1184"/>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88"/>
    <w:bookmarkStart w:id="58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89"/>
    <w:bookmarkStart w:id="59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90"/>
    <w:bookmarkStart w:id="59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91"/>
    <w:bookmarkEnd w:id="592"/>
    <w:bookmarkStart w:id="594" w:name="real-world-example"/>
    <w:p>
      <w:pPr>
        <w:pStyle w:val="Heading3"/>
      </w:pPr>
      <w:r>
        <w:t xml:space="preserve">10.7.4 Real-World Example</w:t>
      </w:r>
    </w:p>
    <w:p>
      <w:pPr>
        <w:pStyle w:val="FirstParagraph"/>
      </w:pPr>
      <w:r>
        <w:t xml:space="preserve">In</w:t>
      </w:r>
      <w:r>
        <w:t xml:space="preserve"> </w:t>
      </w:r>
      <w:hyperlink r:id="rId59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94"/>
    <w:bookmarkStart w:id="59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86"/>
        </w:numPr>
      </w:pPr>
      <w:hyperlink r:id="rId595">
        <w:r>
          <w:rPr>
            <w:rStyle w:val="Hyperlink"/>
          </w:rPr>
          <w:t xml:space="preserve">Quarto CLI Issue #3809</w:t>
        </w:r>
      </w:hyperlink>
      <w:r>
        <w:t xml:space="preserve"> </w:t>
      </w:r>
      <w:r>
        <w:t xml:space="preserve">- Tracking mermaid/dot rendering to DOCX/PDF</w:t>
      </w:r>
    </w:p>
    <w:p>
      <w:pPr>
        <w:pStyle w:val="Compact"/>
        <w:numPr>
          <w:ilvl w:val="0"/>
          <w:numId w:val="1186"/>
        </w:numPr>
      </w:pPr>
      <w:hyperlink r:id="rId596">
        <w:r>
          <w:rPr>
            <w:rStyle w:val="Hyperlink"/>
          </w:rPr>
          <w:t xml:space="preserve">Quarto Discussion #6085</w:t>
        </w:r>
      </w:hyperlink>
      <w:r>
        <w:t xml:space="preserve"> </w:t>
      </w:r>
      <w:r>
        <w:t xml:space="preserve">- Mermaid rendering hangs with DOCX</w:t>
      </w:r>
    </w:p>
    <w:p>
      <w:pPr>
        <w:pStyle w:val="Compact"/>
        <w:numPr>
          <w:ilvl w:val="0"/>
          <w:numId w:val="1186"/>
        </w:numPr>
      </w:pPr>
      <w:hyperlink r:id="rId59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98"/>
    <w:bookmarkStart w:id="599" w:name="summary"/>
    <w:p>
      <w:pPr>
        <w:pStyle w:val="Heading3"/>
      </w:pPr>
      <w:r>
        <w:t xml:space="preserve">10.7.6 Summary</w:t>
      </w:r>
    </w:p>
    <w:p>
      <w:pPr>
        <w:pStyle w:val="FirstParagraph"/>
      </w:pPr>
      <w:r>
        <w:rPr>
          <w:b/>
          <w:bCs/>
        </w:rPr>
        <w:t xml:space="preserve">Key Takeaways:</w:t>
      </w:r>
    </w:p>
    <w:p>
      <w:pPr>
        <w:pStyle w:val="Compact"/>
        <w:numPr>
          <w:ilvl w:val="0"/>
          <w:numId w:val="1187"/>
        </w:numPr>
      </w:pPr>
      <w:r>
        <w:t xml:space="preserve">Mermaid diagrams work well in HTML output but are problematic for DOCX and PDF</w:t>
      </w:r>
    </w:p>
    <w:p>
      <w:pPr>
        <w:pStyle w:val="Compact"/>
        <w:numPr>
          <w:ilvl w:val="0"/>
          <w:numId w:val="1187"/>
        </w:numPr>
      </w:pPr>
      <w:r>
        <w:t xml:space="preserve">Rendering failures,</w:t>
      </w:r>
      <w:r>
        <w:t xml:space="preserve"> </w:t>
      </w:r>
      <w:r>
        <w:t xml:space="preserve">hangs,</w:t>
      </w:r>
      <w:r>
        <w:t xml:space="preserve"> </w:t>
      </w:r>
      <w:r>
        <w:t xml:space="preserve">and quality issues are common</w:t>
      </w:r>
    </w:p>
    <w:p>
      <w:pPr>
        <w:pStyle w:val="Compact"/>
        <w:numPr>
          <w:ilvl w:val="0"/>
          <w:numId w:val="1187"/>
        </w:numPr>
      </w:pPr>
      <w:r>
        <w:t xml:space="preserve">For reliable DOCX/PDF output,</w:t>
      </w:r>
      <w:r>
        <w:t xml:space="preserve"> </w:t>
      </w:r>
      <w:r>
        <w:t xml:space="preserve">export diagrams manually as images</w:t>
      </w:r>
    </w:p>
    <w:p>
      <w:pPr>
        <w:pStyle w:val="Compact"/>
        <w:numPr>
          <w:ilvl w:val="0"/>
          <w:numId w:val="1187"/>
        </w:numPr>
      </w:pPr>
      <w:r>
        <w:t xml:space="preserve">Use conditional content to show different formats based on output type</w:t>
      </w:r>
    </w:p>
    <w:p>
      <w:pPr>
        <w:pStyle w:val="Compact"/>
        <w:numPr>
          <w:ilvl w:val="0"/>
          <w:numId w:val="1187"/>
        </w:numPr>
      </w:pPr>
      <w:r>
        <w:t xml:space="preserve">Prefer HTML output when mermaid diagrams are important to your document</w:t>
      </w:r>
    </w:p>
    <w:bookmarkEnd w:id="599"/>
    <w:bookmarkEnd w:id="600"/>
    <w:bookmarkStart w:id="60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60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60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8"/>
        </w:numPr>
      </w:pPr>
      <w:r>
        <w:t xml:space="preserve">Quarto version and binary dependencies (Pandoc, Dart Sass, Deno, Typst)</w:t>
      </w:r>
    </w:p>
    <w:p>
      <w:pPr>
        <w:pStyle w:val="Compact"/>
        <w:numPr>
          <w:ilvl w:val="0"/>
          <w:numId w:val="1188"/>
        </w:numPr>
      </w:pPr>
      <w:r>
        <w:t xml:space="preserve">LaTeX installation (TinyTeX or system TeX)</w:t>
      </w:r>
    </w:p>
    <w:p>
      <w:pPr>
        <w:pStyle w:val="Compact"/>
        <w:numPr>
          <w:ilvl w:val="0"/>
          <w:numId w:val="1188"/>
        </w:numPr>
      </w:pPr>
      <w:r>
        <w:t xml:space="preserve">Python, Jupyter, and available kernels</w:t>
      </w:r>
    </w:p>
    <w:p>
      <w:pPr>
        <w:pStyle w:val="Compact"/>
        <w:numPr>
          <w:ilvl w:val="0"/>
          <w:numId w:val="1188"/>
        </w:numPr>
      </w:pPr>
      <w:r>
        <w:t xml:space="preserve">R, knitr, and rmarkdown versions</w:t>
      </w:r>
    </w:p>
    <w:p>
      <w:pPr>
        <w:pStyle w:val="Compact"/>
        <w:numPr>
          <w:ilvl w:val="0"/>
          <w:numId w:val="1188"/>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601">
        <w:r>
          <w:rPr>
            <w:rStyle w:val="Hyperlink"/>
          </w:rPr>
          <w:t xml:space="preserve">official guide</w:t>
        </w:r>
      </w:hyperlink>
      <w:r>
        <w:t xml:space="preserve"> </w:t>
      </w:r>
      <w:r>
        <w:t xml:space="preserve">for the complete, authoritative list of checks.</w:t>
      </w:r>
    </w:p>
    <w:bookmarkEnd w:id="602"/>
    <w:bookmarkStart w:id="60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9"/>
        </w:numPr>
      </w:pPr>
      <w:r>
        <w:rPr>
          <w:b/>
          <w:bCs/>
        </w:rPr>
        <w:t xml:space="preserve">Windows:</w:t>
      </w:r>
      <w:r>
        <w:t xml:space="preserve"> </w:t>
      </w:r>
      <w:r>
        <w:rPr>
          <w:rStyle w:val="VerbatimChar"/>
        </w:rPr>
        <w:t xml:space="preserve">%LOCALAPPDATA%\quarto\logs</w:t>
      </w:r>
    </w:p>
    <w:p>
      <w:pPr>
        <w:pStyle w:val="Compact"/>
        <w:numPr>
          <w:ilvl w:val="0"/>
          <w:numId w:val="1189"/>
        </w:numPr>
      </w:pPr>
      <w:r>
        <w:rPr>
          <w:b/>
          <w:bCs/>
        </w:rPr>
        <w:t xml:space="preserve">macOS:</w:t>
      </w:r>
      <w:r>
        <w:t xml:space="preserve"> </w:t>
      </w:r>
      <w:r>
        <w:rPr>
          <w:rStyle w:val="VerbatimChar"/>
        </w:rPr>
        <w:t xml:space="preserve">~/Library/Application Support/quarto/logs</w:t>
      </w:r>
    </w:p>
    <w:p>
      <w:pPr>
        <w:pStyle w:val="Compact"/>
        <w:numPr>
          <w:ilvl w:val="0"/>
          <w:numId w:val="1189"/>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603"/>
    <w:bookmarkStart w:id="60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604"/>
    <w:bookmarkStart w:id="60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601">
        <w:r>
          <w:rPr>
            <w:rStyle w:val="Hyperlink"/>
          </w:rPr>
          <w:t xml:space="preserve">official Quarto Troubleshooting Guide</w:t>
        </w:r>
      </w:hyperlink>
      <w:r>
        <w:t xml:space="preserve">,</w:t>
      </w:r>
      <w:r>
        <w:t xml:space="preserve"> </w:t>
      </w:r>
      <w:r>
        <w:t xml:space="preserve">which covers:</w:t>
      </w:r>
    </w:p>
    <w:p>
      <w:pPr>
        <w:pStyle w:val="Compact"/>
        <w:numPr>
          <w:ilvl w:val="0"/>
          <w:numId w:val="1190"/>
        </w:numPr>
      </w:pPr>
      <w:r>
        <w:t xml:space="preserve">Jupyter engine debugging and kernel issues</w:t>
      </w:r>
    </w:p>
    <w:p>
      <w:pPr>
        <w:pStyle w:val="Compact"/>
        <w:numPr>
          <w:ilvl w:val="0"/>
          <w:numId w:val="1190"/>
        </w:numPr>
      </w:pPr>
      <w:r>
        <w:t xml:space="preserve">Lua filter debugging and tracing</w:t>
      </w:r>
    </w:p>
    <w:p>
      <w:pPr>
        <w:pStyle w:val="Compact"/>
        <w:numPr>
          <w:ilvl w:val="0"/>
          <w:numId w:val="1190"/>
        </w:numPr>
      </w:pPr>
      <w:r>
        <w:t xml:space="preserve">Julia-specific troubleshooting</w:t>
      </w:r>
    </w:p>
    <w:p>
      <w:pPr>
        <w:pStyle w:val="Compact"/>
        <w:numPr>
          <w:ilvl w:val="0"/>
          <w:numId w:val="1190"/>
        </w:numPr>
      </w:pPr>
      <w:r>
        <w:t xml:space="preserve">Detailed environment and dependency diagnostics</w:t>
      </w:r>
    </w:p>
    <w:p>
      <w:pPr>
        <w:pStyle w:val="Compact"/>
        <w:numPr>
          <w:ilvl w:val="0"/>
          <w:numId w:val="1190"/>
        </w:numPr>
      </w:pPr>
      <w:r>
        <w:t xml:space="preserve">Installation problems (including macOS installer logs)</w:t>
      </w:r>
    </w:p>
    <w:p>
      <w:pPr>
        <w:pStyle w:val="FirstParagraph"/>
      </w:pPr>
      <w:r>
        <w:t xml:space="preserve">When seeking help on the</w:t>
      </w:r>
      <w:r>
        <w:t xml:space="preserve"> </w:t>
      </w:r>
      <w:hyperlink r:id="rId60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606"/>
    <w:bookmarkEnd w:id="607"/>
    <w:bookmarkStart w:id="618" w:name="additional-resources-1"/>
    <w:p>
      <w:pPr>
        <w:pStyle w:val="Heading2"/>
      </w:pPr>
      <w:r>
        <w:t xml:space="preserve">10.9 Additional Resources</w:t>
      </w:r>
    </w:p>
    <w:bookmarkStart w:id="608" w:name="official-documentation"/>
    <w:p>
      <w:pPr>
        <w:pStyle w:val="Heading3"/>
      </w:pPr>
      <w:r>
        <w:t xml:space="preserve">10.9.1 Official Documentation</w:t>
      </w:r>
    </w:p>
    <w:p>
      <w:pPr>
        <w:pStyle w:val="Compact"/>
        <w:numPr>
          <w:ilvl w:val="0"/>
          <w:numId w:val="1191"/>
        </w:numPr>
      </w:pPr>
      <w:hyperlink r:id="rId535">
        <w:r>
          <w:rPr>
            <w:rStyle w:val="Hyperlink"/>
          </w:rPr>
          <w:t xml:space="preserve">Quarto Official Guide</w:t>
        </w:r>
      </w:hyperlink>
      <w:r>
        <w:t xml:space="preserve"> </w:t>
      </w:r>
      <w:r>
        <w:t xml:space="preserve">- comprehensive official documentation</w:t>
      </w:r>
    </w:p>
    <w:p>
      <w:pPr>
        <w:pStyle w:val="Compact"/>
        <w:numPr>
          <w:ilvl w:val="0"/>
          <w:numId w:val="1191"/>
        </w:numPr>
      </w:pPr>
      <w:hyperlink r:id="rId556">
        <w:r>
          <w:rPr>
            <w:rStyle w:val="Hyperlink"/>
          </w:rPr>
          <w:t xml:space="preserve">Quarto Books Guide</w:t>
        </w:r>
      </w:hyperlink>
      <w:r>
        <w:t xml:space="preserve"> </w:t>
      </w:r>
      <w:r>
        <w:t xml:space="preserve">- documentation specific to creating books</w:t>
      </w:r>
    </w:p>
    <w:p>
      <w:pPr>
        <w:pStyle w:val="Compact"/>
        <w:numPr>
          <w:ilvl w:val="0"/>
          <w:numId w:val="1191"/>
        </w:numPr>
      </w:pPr>
      <w:hyperlink r:id="rId557">
        <w:r>
          <w:rPr>
            <w:rStyle w:val="Hyperlink"/>
          </w:rPr>
          <w:t xml:space="preserve">Quarto Publishing Guide</w:t>
        </w:r>
      </w:hyperlink>
      <w:r>
        <w:t xml:space="preserve"> </w:t>
      </w:r>
      <w:r>
        <w:t xml:space="preserve">- how to publish your Quarto content online</w:t>
      </w:r>
    </w:p>
    <w:p>
      <w:pPr>
        <w:pStyle w:val="Compact"/>
        <w:numPr>
          <w:ilvl w:val="0"/>
          <w:numId w:val="1191"/>
        </w:numPr>
      </w:pPr>
      <w:hyperlink r:id="rId534">
        <w:r>
          <w:rPr>
            <w:rStyle w:val="Hyperlink"/>
          </w:rPr>
          <w:t xml:space="preserve">Quarto Getting Started</w:t>
        </w:r>
      </w:hyperlink>
      <w:r>
        <w:t xml:space="preserve"> </w:t>
      </w:r>
      <w:r>
        <w:t xml:space="preserve">- installation and basic usage</w:t>
      </w:r>
    </w:p>
    <w:bookmarkEnd w:id="608"/>
    <w:bookmarkStart w:id="611" w:name="learning-resources"/>
    <w:p>
      <w:pPr>
        <w:pStyle w:val="Heading3"/>
      </w:pPr>
      <w:r>
        <w:t xml:space="preserve">10.9.2 Learning Resources</w:t>
      </w:r>
    </w:p>
    <w:p>
      <w:pPr>
        <w:pStyle w:val="Compact"/>
        <w:numPr>
          <w:ilvl w:val="0"/>
          <w:numId w:val="1192"/>
        </w:numPr>
      </w:pPr>
      <w:hyperlink r:id="rId536">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92"/>
        </w:numPr>
      </w:pPr>
      <w:hyperlink r:id="rId609">
        <w:r>
          <w:rPr>
            <w:rStyle w:val="Hyperlink"/>
          </w:rPr>
          <w:t xml:space="preserve">litedown: R Markdown Reimagined</w:t>
        </w:r>
      </w:hyperlink>
      <w:r>
        <w:t xml:space="preserve"> </w:t>
      </w:r>
      <w:r>
        <w:t xml:space="preserve">- a book by Yihui Xie on</w:t>
      </w:r>
      <w:r>
        <w:t xml:space="preserve"> </w:t>
      </w:r>
      <w:hyperlink r:id="rId610">
        <w:r>
          <w:rPr>
            <w:rStyle w:val="VerbatimChar"/>
          </w:rPr>
          <w:t xml:space="preserve">{litedown}</w:t>
        </w:r>
      </w:hyperlink>
      <w:r>
        <w:t xml:space="preserve">, a lightweight R Markdown implementation aimed at simplicity and speed</w:t>
      </w:r>
    </w:p>
    <w:p>
      <w:pPr>
        <w:pStyle w:val="Compact"/>
        <w:numPr>
          <w:ilvl w:val="0"/>
          <w:numId w:val="1192"/>
        </w:numPr>
      </w:pPr>
      <w:hyperlink r:id="rId568">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92"/>
        </w:numPr>
      </w:pPr>
      <w:hyperlink r:id="rId554">
        <w:r>
          <w:rPr>
            <w:rStyle w:val="Hyperlink"/>
          </w:rPr>
          <w:t xml:space="preserve">UCD-SeRG Lab Manual Source</w:t>
        </w:r>
      </w:hyperlink>
      <w:r>
        <w:t xml:space="preserve"> </w:t>
      </w:r>
      <w:r>
        <w:t xml:space="preserve">- this manual’s source code provides examples of:</w:t>
      </w:r>
    </w:p>
    <w:p>
      <w:pPr>
        <w:pStyle w:val="Compact"/>
        <w:numPr>
          <w:ilvl w:val="1"/>
          <w:numId w:val="1193"/>
        </w:numPr>
      </w:pPr>
      <w:r>
        <w:t xml:space="preserve">Book structure and organization</w:t>
      </w:r>
    </w:p>
    <w:p>
      <w:pPr>
        <w:pStyle w:val="Compact"/>
        <w:numPr>
          <w:ilvl w:val="1"/>
          <w:numId w:val="1193"/>
        </w:numPr>
      </w:pPr>
      <w:r>
        <w:t xml:space="preserve">Using includes for modular content</w:t>
      </w:r>
      <w:r>
        <w:br/>
      </w:r>
    </w:p>
    <w:p>
      <w:pPr>
        <w:pStyle w:val="Compact"/>
        <w:numPr>
          <w:ilvl w:val="1"/>
          <w:numId w:val="1193"/>
        </w:numPr>
      </w:pPr>
      <w:r>
        <w:t xml:space="preserve">Configuring multiple output formats (HTML, PDF, ePub, Word)</w:t>
      </w:r>
    </w:p>
    <w:p>
      <w:pPr>
        <w:pStyle w:val="Compact"/>
        <w:numPr>
          <w:ilvl w:val="1"/>
          <w:numId w:val="1193"/>
        </w:numPr>
      </w:pPr>
      <w:r>
        <w:t xml:space="preserve">Cross-references for figures, tables, and sections</w:t>
      </w:r>
    </w:p>
    <w:bookmarkEnd w:id="611"/>
    <w:bookmarkStart w:id="612" w:name="templates"/>
    <w:p>
      <w:pPr>
        <w:pStyle w:val="Heading3"/>
      </w:pPr>
      <w:r>
        <w:t xml:space="preserve">10.9.3 Templates</w:t>
      </w:r>
    </w:p>
    <w:p>
      <w:pPr>
        <w:pStyle w:val="Compact"/>
        <w:numPr>
          <w:ilvl w:val="0"/>
          <w:numId w:val="1194"/>
        </w:numPr>
      </w:pPr>
      <w:hyperlink r:id="rId547">
        <w:r>
          <w:rPr>
            <w:rStyle w:val="Hyperlink"/>
          </w:rPr>
          <w:t xml:space="preserve">UCD-SeRG Quarto Book Template</w:t>
        </w:r>
      </w:hyperlink>
      <w:r>
        <w:t xml:space="preserve"> </w:t>
      </w:r>
      <w:r>
        <w:t xml:space="preserve">- our recommended template</w:t>
      </w:r>
    </w:p>
    <w:p>
      <w:pPr>
        <w:pStyle w:val="Compact"/>
        <w:numPr>
          <w:ilvl w:val="0"/>
          <w:numId w:val="1194"/>
        </w:numPr>
      </w:pPr>
      <w:hyperlink r:id="rId548">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94"/>
        </w:numPr>
      </w:pPr>
      <w:hyperlink r:id="rId549">
        <w:r>
          <w:rPr>
            <w:rStyle w:val="Hyperlink"/>
          </w:rPr>
          <w:t xml:space="preserve">DataLab Quarto Template</w:t>
        </w:r>
      </w:hyperlink>
      <w:r>
        <w:t xml:space="preserve"> </w:t>
      </w:r>
      <w:r>
        <w:t xml:space="preserve">- template from the UC Davis DataLab and Davis R Users Group</w:t>
      </w:r>
    </w:p>
    <w:bookmarkEnd w:id="612"/>
    <w:bookmarkStart w:id="613" w:name="extensions-and-tools"/>
    <w:p>
      <w:pPr>
        <w:pStyle w:val="Heading3"/>
      </w:pPr>
      <w:r>
        <w:t xml:space="preserve">10.9.4 Extensions and Tools</w:t>
      </w:r>
    </w:p>
    <w:p>
      <w:pPr>
        <w:pStyle w:val="Compact"/>
        <w:numPr>
          <w:ilvl w:val="0"/>
          <w:numId w:val="1195"/>
        </w:numPr>
      </w:pPr>
      <w:hyperlink r:id="rId580">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613"/>
    <w:bookmarkStart w:id="616"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96"/>
        </w:numPr>
      </w:pPr>
      <w:hyperlink r:id="rId614">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96"/>
        </w:numPr>
      </w:pPr>
      <w:hyperlink r:id="rId615">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616"/>
    <w:bookmarkStart w:id="617"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9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9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97"/>
        </w:numPr>
      </w:pPr>
      <w:hyperlink w:anchor="sec-github">
        <w:r>
          <w:rPr>
            <w:rStyle w:val="Hyperlink"/>
          </w:rPr>
          <w:t xml:space="preserve">Chapter 11</w:t>
        </w:r>
      </w:hyperlink>
      <w:r>
        <w:t xml:space="preserve"> </w:t>
      </w:r>
      <w:r>
        <w:t xml:space="preserve">- Version control for Quarto projects</w:t>
      </w:r>
    </w:p>
    <w:p>
      <w:r>
        <w:br w:type="page"/>
      </w:r>
    </w:p>
    <w:bookmarkEnd w:id="617"/>
    <w:bookmarkEnd w:id="618"/>
    <w:bookmarkEnd w:id="619"/>
    <w:bookmarkStart w:id="703" w:name="sec-github"/>
    <w:p>
      <w:pPr>
        <w:pStyle w:val="Heading1"/>
      </w:pPr>
      <w:r>
        <w:t xml:space="preserve">11. Github</w:t>
      </w:r>
    </w:p>
    <w:bookmarkStart w:id="623" w:name="basics"/>
    <w:p>
      <w:pPr>
        <w:pStyle w:val="Heading2"/>
      </w:pPr>
      <w:r>
        <w:t xml:space="preserve">11.1 Basics</w:t>
      </w:r>
    </w:p>
    <w:p>
      <w:pPr>
        <w:pStyle w:val="Compact"/>
        <w:numPr>
          <w:ilvl w:val="0"/>
          <w:numId w:val="1198"/>
        </w:numPr>
      </w:pPr>
      <w:hyperlink r:id="rId62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8"/>
        </w:numPr>
      </w:pPr>
      <w:r>
        <w:t xml:space="preserve">A detailed tutorial of Git can be found</w:t>
      </w:r>
      <w:r>
        <w:t xml:space="preserve"> </w:t>
      </w:r>
      <w:hyperlink r:id="rId621">
        <w:r>
          <w:rPr>
            <w:rStyle w:val="Hyperlink"/>
          </w:rPr>
          <w:t xml:space="preserve">here on the CS61B website</w:t>
        </w:r>
      </w:hyperlink>
      <w:r>
        <w:t xml:space="preserve">.</w:t>
      </w:r>
    </w:p>
    <w:p>
      <w:pPr>
        <w:pStyle w:val="Compact"/>
        <w:numPr>
          <w:ilvl w:val="0"/>
          <w:numId w:val="1198"/>
        </w:numPr>
      </w:pPr>
      <w:r>
        <w:t xml:space="preserve">If you are already familiar with Git, you can reference the summary at the end of</w:t>
      </w:r>
      <w:r>
        <w:t xml:space="preserve"> </w:t>
      </w:r>
      <w:hyperlink r:id="rId621">
        <w:r>
          <w:rPr>
            <w:rStyle w:val="Hyperlink"/>
          </w:rPr>
          <w:t xml:space="preserve">Section B</w:t>
        </w:r>
      </w:hyperlink>
      <w:r>
        <w:t xml:space="preserve">.</w:t>
      </w:r>
    </w:p>
    <w:p>
      <w:pPr>
        <w:pStyle w:val="Compact"/>
        <w:numPr>
          <w:ilvl w:val="0"/>
          <w:numId w:val="119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8"/>
        </w:numPr>
      </w:pPr>
      <w:r>
        <w:t xml:space="preserve">For hands-on Git practice, see the</w:t>
      </w:r>
      <w:r>
        <w:t xml:space="preserve"> </w:t>
      </w:r>
      <w:hyperlink r:id="rId622">
        <w:r>
          <w:rPr>
            <w:rStyle w:val="Hyperlink"/>
          </w:rPr>
          <w:t xml:space="preserve">UC Davis DataLab Git Sandbox</w:t>
        </w:r>
      </w:hyperlink>
      <w:r>
        <w:t xml:space="preserve"> </w:t>
      </w:r>
      <w:r>
        <w:t xml:space="preserve">- a collaborative repository for learning Git workflows.</w:t>
      </w:r>
    </w:p>
    <w:bookmarkEnd w:id="623"/>
    <w:bookmarkStart w:id="639" w:name="sec-github-education"/>
    <w:p>
      <w:pPr>
        <w:pStyle w:val="Heading2"/>
      </w:pPr>
      <w:r>
        <w:t xml:space="preserve">11.2 GitHub Education and Copilot Access</w:t>
      </w:r>
    </w:p>
    <w:bookmarkStart w:id="627"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9"/>
        </w:numPr>
      </w:pPr>
      <w:r>
        <w:t xml:space="preserve">Visit the</w:t>
      </w:r>
      <w:r>
        <w:t xml:space="preserve"> </w:t>
      </w:r>
      <w:hyperlink r:id="rId624">
        <w:r>
          <w:rPr>
            <w:rStyle w:val="Hyperlink"/>
          </w:rPr>
          <w:t xml:space="preserve">GitHub Education website</w:t>
        </w:r>
      </w:hyperlink>
    </w:p>
    <w:p>
      <w:pPr>
        <w:pStyle w:val="Compact"/>
        <w:numPr>
          <w:ilvl w:val="0"/>
          <w:numId w:val="1199"/>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9"/>
        </w:numPr>
      </w:pPr>
      <w:r>
        <w:t xml:space="preserve">Sign in with your GitHub account (or create one if you don’t have one)</w:t>
      </w:r>
    </w:p>
    <w:p>
      <w:pPr>
        <w:pStyle w:val="Compact"/>
        <w:numPr>
          <w:ilvl w:val="0"/>
          <w:numId w:val="1199"/>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9"/>
        </w:numPr>
      </w:pPr>
      <w:r>
        <w:t xml:space="preserve">Provide proof of your academic affiliation (e.g., upload a photo of your student ID or university letter)</w:t>
      </w:r>
    </w:p>
    <w:p>
      <w:pPr>
        <w:pStyle w:val="Compact"/>
        <w:numPr>
          <w:ilvl w:val="0"/>
          <w:numId w:val="1199"/>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625">
        <w:r>
          <w:rPr>
            <w:rStyle w:val="Hyperlink"/>
          </w:rPr>
          <w:t xml:space="preserve">GitHub Student Developer Pack</w:t>
        </w:r>
      </w:hyperlink>
      <w:r>
        <w:t xml:space="preserve"> </w:t>
      </w:r>
      <w:r>
        <w:t xml:space="preserve">(for students)</w:t>
      </w:r>
      <w:r>
        <w:t xml:space="preserve"> </w:t>
      </w:r>
      <w:r>
        <w:t xml:space="preserve">or</w:t>
      </w:r>
      <w:r>
        <w:t xml:space="preserve"> </w:t>
      </w:r>
      <w:hyperlink r:id="rId626">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627"/>
    <w:bookmarkStart w:id="638"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200"/>
        </w:numPr>
      </w:pPr>
      <w:r>
        <w:t xml:space="preserve">Ensure you have a GitHub account and have signed up for GitHub Education (see above)</w:t>
      </w:r>
    </w:p>
    <w:p>
      <w:pPr>
        <w:pStyle w:val="Compact"/>
        <w:numPr>
          <w:ilvl w:val="0"/>
          <w:numId w:val="1200"/>
        </w:numPr>
      </w:pPr>
      <w:r>
        <w:t xml:space="preserve">Go to the</w:t>
      </w:r>
      <w:r>
        <w:t xml:space="preserve"> </w:t>
      </w:r>
      <w:hyperlink r:id="rId628">
        <w:r>
          <w:rPr>
            <w:rStyle w:val="Hyperlink"/>
          </w:rPr>
          <w:t xml:space="preserve">UC Davis IT ServiceHub GitHub page</w:t>
        </w:r>
      </w:hyperlink>
    </w:p>
    <w:p>
      <w:pPr>
        <w:pStyle w:val="Compact"/>
        <w:numPr>
          <w:ilvl w:val="0"/>
          <w:numId w:val="1200"/>
        </w:numPr>
      </w:pPr>
      <w:r>
        <w:t xml:space="preserve">Click the blue</w:t>
      </w:r>
      <w:r>
        <w:t xml:space="preserve"> </w:t>
      </w:r>
      <w:r>
        <w:t xml:space="preserve">“Get GitHub!”</w:t>
      </w:r>
      <w:r>
        <w:t xml:space="preserve"> </w:t>
      </w:r>
      <w:r>
        <w:t xml:space="preserve">button near the top right</w:t>
      </w:r>
    </w:p>
    <w:p>
      <w:pPr>
        <w:pStyle w:val="Compact"/>
        <w:numPr>
          <w:ilvl w:val="0"/>
          <w:numId w:val="1200"/>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32" w:name="fig-request-copilot-seat"/>
          <w:p>
            <w:pPr>
              <w:pStyle w:val="Compact"/>
              <w:jc w:val="center"/>
            </w:pPr>
            <w:r>
              <w:drawing>
                <wp:inline>
                  <wp:extent cx="5334000" cy="3052792"/>
                  <wp:effectExtent b="0" l="0" r="0" t="0"/>
                  <wp:docPr descr="" title="" id="630" name="Picture"/>
                  <a:graphic>
                    <a:graphicData uri="http://schemas.openxmlformats.org/drawingml/2006/picture">
                      <pic:pic>
                        <pic:nvPicPr>
                          <pic:cNvPr descr="assets/images/github-copilot-invitation-email.png" id="631" name="Picture"/>
                          <pic:cNvPicPr>
                            <a:picLocks noChangeArrowheads="1" noChangeAspect="1"/>
                          </pic:cNvPicPr>
                        </pic:nvPicPr>
                        <pic:blipFill>
                          <a:blip r:embed="rId629"/>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32"/>
        </w:tc>
      </w:tr>
    </w:tbl>
    <w:p>
      <w:pPr>
        <w:pStyle w:val="Compact"/>
        <w:numPr>
          <w:ilvl w:val="0"/>
          <w:numId w:val="1201"/>
        </w:numPr>
      </w:pPr>
      <w:r>
        <w:t xml:space="preserve">Click</w:t>
      </w:r>
      <w:r>
        <w:t xml:space="preserve"> </w:t>
      </w:r>
      <w:r>
        <w:t xml:space="preserve">“Join UC Davis”</w:t>
      </w:r>
      <w:r>
        <w:t xml:space="preserve"> </w:t>
      </w:r>
      <w:r>
        <w:t xml:space="preserve">to accept the invitation</w:t>
      </w:r>
    </w:p>
    <w:p>
      <w:pPr>
        <w:pStyle w:val="Compact"/>
        <w:numPr>
          <w:ilvl w:val="0"/>
          <w:numId w:val="1201"/>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202"/>
        </w:numPr>
      </w:pPr>
      <w:r>
        <w:t xml:space="preserve">Go to your</w:t>
      </w:r>
      <w:r>
        <w:t xml:space="preserve"> </w:t>
      </w:r>
      <w:hyperlink r:id="rId633">
        <w:r>
          <w:rPr>
            <w:rStyle w:val="Hyperlink"/>
          </w:rPr>
          <w:t xml:space="preserve">GitHub Copilot settings</w:t>
        </w:r>
      </w:hyperlink>
    </w:p>
    <w:p>
      <w:pPr>
        <w:pStyle w:val="Compact"/>
        <w:numPr>
          <w:ilvl w:val="0"/>
          <w:numId w:val="1202"/>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202"/>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37" w:name="fig-copilot-settings-org-options"/>
          <w:p>
            <w:pPr>
              <w:pStyle w:val="Compact"/>
              <w:jc w:val="center"/>
            </w:pPr>
            <w:r>
              <w:drawing>
                <wp:inline>
                  <wp:extent cx="5334000" cy="531962"/>
                  <wp:effectExtent b="0" l="0" r="0" t="0"/>
                  <wp:docPr descr="" title="" id="635" name="Picture"/>
                  <a:graphic>
                    <a:graphicData uri="http://schemas.openxmlformats.org/drawingml/2006/picture">
                      <pic:pic>
                        <pic:nvPicPr>
                          <pic:cNvPr descr="assets/images/github-copilot-settings-page.png" id="636" name="Picture"/>
                          <pic:cNvPicPr>
                            <a:picLocks noChangeArrowheads="1" noChangeAspect="1"/>
                          </pic:cNvPicPr>
                        </pic:nvPicPr>
                        <pic:blipFill>
                          <a:blip r:embed="rId634"/>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37"/>
        </w:tc>
      </w:tr>
    </w:tbl>
    <w:p>
      <w:pPr>
        <w:pStyle w:val="Compact"/>
        <w:numPr>
          <w:ilvl w:val="0"/>
          <w:numId w:val="1203"/>
        </w:numPr>
      </w:pPr>
      <w:r>
        <w:t xml:space="preserve">Wait for approval from the UC Davis GitHub organization administrators</w:t>
      </w:r>
    </w:p>
    <w:p>
      <w:pPr>
        <w:pStyle w:val="Compact"/>
        <w:numPr>
          <w:ilvl w:val="0"/>
          <w:numId w:val="1203"/>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38"/>
    <w:bookmarkEnd w:id="639"/>
    <w:bookmarkStart w:id="646"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41" w:name="sec-github-desktop"/>
    <w:p>
      <w:pPr>
        <w:pStyle w:val="Heading3"/>
      </w:pPr>
      <w:r>
        <w:t xml:space="preserve">11.3.1 GitHub Desktop</w:t>
      </w:r>
    </w:p>
    <w:p>
      <w:pPr>
        <w:pStyle w:val="FirstParagraph"/>
      </w:pPr>
      <w:hyperlink r:id="rId64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41"/>
    <w:bookmarkStart w:id="643" w:name="sec-gitkraken"/>
    <w:p>
      <w:pPr>
        <w:pStyle w:val="Heading3"/>
      </w:pPr>
      <w:r>
        <w:t xml:space="preserve">11.3.2 GitKraken</w:t>
      </w:r>
    </w:p>
    <w:p>
      <w:pPr>
        <w:pStyle w:val="FirstParagraph"/>
      </w:pPr>
      <w:hyperlink r:id="rId64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204"/>
        </w:numPr>
      </w:pPr>
      <w:r>
        <w:t xml:space="preserve">An interactive, visual commit graph that simplifies navigating complex branch histories</w:t>
      </w:r>
    </w:p>
    <w:p>
      <w:pPr>
        <w:pStyle w:val="Compact"/>
        <w:numPr>
          <w:ilvl w:val="0"/>
          <w:numId w:val="1204"/>
        </w:numPr>
      </w:pPr>
      <w:r>
        <w:t xml:space="preserve">Drag-and-drop interactive rebasing and visual branch merging</w:t>
      </w:r>
    </w:p>
    <w:p>
      <w:pPr>
        <w:pStyle w:val="Compact"/>
        <w:numPr>
          <w:ilvl w:val="0"/>
          <w:numId w:val="1204"/>
        </w:numPr>
      </w:pPr>
      <w:r>
        <w:t xml:space="preserve">An in-app merge conflict editor with side-by-side diffing</w:t>
      </w:r>
    </w:p>
    <w:p>
      <w:pPr>
        <w:pStyle w:val="Compact"/>
        <w:numPr>
          <w:ilvl w:val="0"/>
          <w:numId w:val="1204"/>
        </w:numPr>
      </w:pPr>
      <w:r>
        <w:t xml:space="preserve">Multi-repository workspaces for tracking and managing multiple repositories together</w:t>
      </w:r>
    </w:p>
    <w:p>
      <w:pPr>
        <w:pStyle w:val="Compact"/>
        <w:numPr>
          <w:ilvl w:val="0"/>
          <w:numId w:val="1204"/>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43"/>
    <w:bookmarkStart w:id="645" w:name="sec-gitkraken-kepler"/>
    <w:p>
      <w:pPr>
        <w:pStyle w:val="Heading3"/>
      </w:pPr>
      <w:r>
        <w:t xml:space="preserve">11.3.3 GitKraken Kepler</w:t>
      </w:r>
    </w:p>
    <w:p>
      <w:pPr>
        <w:pStyle w:val="FirstParagraph"/>
      </w:pPr>
      <w:hyperlink r:id="rId64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205"/>
        </w:numPr>
      </w:pPr>
      <w:r>
        <w:t xml:space="preserve">Plan implementation work and orchestrate parallel AI coding agents at scale</w:t>
      </w:r>
    </w:p>
    <w:p>
      <w:pPr>
        <w:pStyle w:val="Compact"/>
        <w:numPr>
          <w:ilvl w:val="0"/>
          <w:numId w:val="1205"/>
        </w:numPr>
      </w:pPr>
      <w:r>
        <w:t xml:space="preserve">Generate context-aware commits, pull request summaries, and code reviews</w:t>
      </w:r>
    </w:p>
    <w:p>
      <w:pPr>
        <w:pStyle w:val="Compact"/>
        <w:numPr>
          <w:ilvl w:val="0"/>
          <w:numId w:val="1205"/>
        </w:numPr>
      </w:pPr>
      <w:r>
        <w:t xml:space="preserve">Inspect and review diffs and generated changes before shipping code</w:t>
      </w:r>
    </w:p>
    <w:bookmarkEnd w:id="645"/>
    <w:bookmarkEnd w:id="646"/>
    <w:bookmarkStart w:id="656" w:name="sec-cli-tools"/>
    <w:p>
      <w:pPr>
        <w:pStyle w:val="Heading2"/>
      </w:pPr>
      <w:r>
        <w:t xml:space="preserve">11.4 GitHub CLI and GitLab CLI</w:t>
      </w:r>
    </w:p>
    <w:p>
      <w:pPr>
        <w:pStyle w:val="FirstParagraph"/>
      </w:pPr>
      <w:hyperlink r:id="rId64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48">
        <w:r>
          <w:rPr>
            <w:rStyle w:val="VerbatimChar"/>
          </w:rPr>
          <w:t xml:space="preserve">glab</w:t>
        </w:r>
      </w:hyperlink>
      <w:r>
        <w:t xml:space="preserve"> </w:t>
      </w:r>
      <w:r>
        <w:t xml:space="preserve">is the GitLab equivalent.</w:t>
      </w:r>
    </w:p>
    <w:bookmarkStart w:id="652"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4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6"/>
        </w:numPr>
      </w:pPr>
      <w:r>
        <w:rPr>
          <w:b/>
          <w:bCs/>
        </w:rPr>
        <w:t xml:space="preserve">macOS:</w:t>
      </w:r>
      <w:r>
        <w:t xml:space="preserve"> </w:t>
      </w:r>
      <w:r>
        <w:rPr>
          <w:rStyle w:val="VerbatimChar"/>
        </w:rPr>
        <w:t xml:space="preserve">brew install gh</w:t>
      </w:r>
    </w:p>
    <w:p>
      <w:pPr>
        <w:pStyle w:val="Compact"/>
        <w:numPr>
          <w:ilvl w:val="0"/>
          <w:numId w:val="1206"/>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50">
        <w:r>
          <w:rPr>
            <w:rStyle w:val="Hyperlink"/>
          </w:rPr>
          <w:t xml:space="preserve">GitHub CLI apt repository</w:t>
        </w:r>
      </w:hyperlink>
    </w:p>
    <w:p>
      <w:pPr>
        <w:pStyle w:val="Compact"/>
        <w:numPr>
          <w:ilvl w:val="0"/>
          <w:numId w:val="1206"/>
        </w:numPr>
      </w:pPr>
      <w:r>
        <w:rPr>
          <w:b/>
          <w:bCs/>
        </w:rPr>
        <w:t xml:space="preserve">Linux (Fedora/RHEL):</w:t>
      </w:r>
      <w:r>
        <w:t xml:space="preserve"> </w:t>
      </w:r>
      <w:r>
        <w:rPr>
          <w:rStyle w:val="VerbatimChar"/>
        </w:rPr>
        <w:t xml:space="preserve">sudo dnf install gh</w:t>
      </w:r>
    </w:p>
    <w:p>
      <w:pPr>
        <w:pStyle w:val="Compact"/>
        <w:numPr>
          <w:ilvl w:val="0"/>
          <w:numId w:val="1206"/>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2"/>
    <w:bookmarkStart w:id="655"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5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207"/>
        </w:numPr>
      </w:pPr>
      <w:r>
        <w:rPr>
          <w:b/>
          <w:bCs/>
        </w:rPr>
        <w:t xml:space="preserve">macOS:</w:t>
      </w:r>
      <w:r>
        <w:t xml:space="preserve"> </w:t>
      </w:r>
      <w:r>
        <w:rPr>
          <w:rStyle w:val="VerbatimChar"/>
        </w:rPr>
        <w:t xml:space="preserve">brew install glab</w:t>
      </w:r>
    </w:p>
    <w:p>
      <w:pPr>
        <w:pStyle w:val="Compact"/>
        <w:numPr>
          <w:ilvl w:val="0"/>
          <w:numId w:val="1207"/>
        </w:numPr>
      </w:pPr>
      <w:r>
        <w:rPr>
          <w:b/>
          <w:bCs/>
        </w:rPr>
        <w:t xml:space="preserve">Linux:</w:t>
      </w:r>
      <w:r>
        <w:t xml:space="preserve"> </w:t>
      </w:r>
      <w:r>
        <w:t xml:space="preserve">download the latest package from the</w:t>
      </w:r>
      <w:r>
        <w:t xml:space="preserve"> </w:t>
      </w:r>
      <w:hyperlink r:id="rId65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207"/>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5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5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55"/>
    <w:bookmarkEnd w:id="656"/>
    <w:bookmarkStart w:id="658"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8"/>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8"/>
        </w:numPr>
      </w:pPr>
      <w:r>
        <w:t xml:space="preserve">You want to start working on a new part of the project, but you aren’t sure yet if your changes will work and make it to the final product.</w:t>
      </w:r>
    </w:p>
    <w:p>
      <w:pPr>
        <w:pStyle w:val="Compact"/>
        <w:numPr>
          <w:ilvl w:val="0"/>
          <w:numId w:val="1208"/>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57">
        <w:r>
          <w:rPr>
            <w:rStyle w:val="Hyperlink"/>
          </w:rPr>
          <w:t xml:space="preserve">here</w:t>
        </w:r>
      </w:hyperlink>
      <w:r>
        <w:t xml:space="preserve">. You can also find instructions on how to handle merge conflicts when joining branches together.</w:t>
      </w:r>
    </w:p>
    <w:bookmarkEnd w:id="658"/>
    <w:bookmarkStart w:id="659"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9"/>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9"/>
        </w:numPr>
      </w:pPr>
      <w:r>
        <w:t xml:space="preserve">Cherry-pick the commits you want to contribute</w:t>
      </w:r>
      <w:r>
        <w:t xml:space="preserve"> </w:t>
      </w:r>
      <w:r>
        <w:t xml:space="preserve">from the dev branch onto the feature branch.</w:t>
      </w:r>
    </w:p>
    <w:p>
      <w:pPr>
        <w:pStyle w:val="Compact"/>
        <w:numPr>
          <w:ilvl w:val="0"/>
          <w:numId w:val="1209"/>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10"/>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10"/>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59"/>
    <w:bookmarkStart w:id="662"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6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6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61"/>
          <w:p/>
        </w:tc>
      </w:tr>
    </w:tbl>
    <w:bookmarkEnd w:id="662"/>
    <w:bookmarkStart w:id="663"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63"/>
    <w:bookmarkStart w:id="665"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64"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64"/>
          <w:p/>
        </w:tc>
      </w:tr>
    </w:tbl>
    <w:bookmarkEnd w:id="665"/>
    <w:bookmarkStart w:id="666"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66"/>
    <w:bookmarkStart w:id="670"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67"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11"/>
        </w:numPr>
      </w:pPr>
      <w:r>
        <w:t xml:space="preserve">Make a small change and verify your project still works</w:t>
      </w:r>
    </w:p>
    <w:p>
      <w:pPr>
        <w:pStyle w:val="Compact"/>
        <w:numPr>
          <w:ilvl w:val="0"/>
          <w:numId w:val="1211"/>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11"/>
        </w:numPr>
      </w:pPr>
      <w:r>
        <w:rPr>
          <w:b/>
          <w:bCs/>
        </w:rPr>
        <w:t xml:space="preserve">Do not push yet</w:t>
      </w:r>
    </w:p>
    <w:p>
      <w:pPr>
        <w:pStyle w:val="Compact"/>
        <w:numPr>
          <w:ilvl w:val="0"/>
          <w:numId w:val="1211"/>
        </w:numPr>
      </w:pPr>
      <w:r>
        <w:t xml:space="preserve">Make another small change and verify it works</w:t>
      </w:r>
    </w:p>
    <w:p>
      <w:pPr>
        <w:pStyle w:val="Compact"/>
        <w:numPr>
          <w:ilvl w:val="0"/>
          <w:numId w:val="1211"/>
        </w:numPr>
      </w:pPr>
      <w:r>
        <w:t xml:space="preserve">Stage and amend the previous commit:</w:t>
      </w:r>
      <w:r>
        <w:t xml:space="preserve"> </w:t>
      </w:r>
      <w:r>
        <w:rPr>
          <w:rStyle w:val="VerbatimChar"/>
        </w:rPr>
        <w:t xml:space="preserve">git commit --amend --no-edit</w:t>
      </w:r>
    </w:p>
    <w:p>
      <w:pPr>
        <w:pStyle w:val="Compact"/>
        <w:numPr>
          <w:ilvl w:val="0"/>
          <w:numId w:val="1211"/>
        </w:numPr>
      </w:pPr>
      <w:r>
        <w:t xml:space="preserve">Repeat steps 4-5 as needed</w:t>
      </w:r>
    </w:p>
    <w:p>
      <w:pPr>
        <w:pStyle w:val="Compact"/>
        <w:numPr>
          <w:ilvl w:val="0"/>
          <w:numId w:val="1211"/>
        </w:numPr>
      </w:pPr>
      <w:r>
        <w:t xml:space="preserve">When finished, amend one final time with a proper commit message</w:t>
      </w:r>
    </w:p>
    <w:p>
      <w:pPr>
        <w:pStyle w:val="Compact"/>
        <w:numPr>
          <w:ilvl w:val="0"/>
          <w:numId w:val="1211"/>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67"/>
    <w:bookmarkStart w:id="669" w:name="key-points"/>
    <w:p>
      <w:pPr>
        <w:pStyle w:val="Heading3"/>
      </w:pPr>
      <w:r>
        <w:t xml:space="preserve">11.11.2 Key Points</w:t>
      </w:r>
    </w:p>
    <w:p>
      <w:pPr>
        <w:pStyle w:val="Compact"/>
        <w:numPr>
          <w:ilvl w:val="0"/>
          <w:numId w:val="1212"/>
        </w:numPr>
      </w:pPr>
      <w:r>
        <w:t xml:space="preserve">Each amend replaces the previous commit rather than creating a new one</w:t>
      </w:r>
    </w:p>
    <w:p>
      <w:pPr>
        <w:pStyle w:val="Compact"/>
        <w:numPr>
          <w:ilvl w:val="0"/>
          <w:numId w:val="1212"/>
        </w:numPr>
      </w:pPr>
      <w:r>
        <w:t xml:space="preserve">This keeps your history clean while letting you work incrementally</w:t>
      </w:r>
    </w:p>
    <w:p>
      <w:pPr>
        <w:pStyle w:val="Compact"/>
        <w:numPr>
          <w:ilvl w:val="0"/>
          <w:numId w:val="1212"/>
        </w:numPr>
      </w:pPr>
      <w:r>
        <w:t xml:space="preserve">Only use this pattern before pushing - never amend commits that others may have pulled</w:t>
      </w:r>
    </w:p>
    <w:p>
      <w:pPr>
        <w:pStyle w:val="Compact"/>
        <w:numPr>
          <w:ilvl w:val="0"/>
          <w:numId w:val="1212"/>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12"/>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68">
        <w:r>
          <w:rPr>
            <w:rStyle w:val="Hyperlink"/>
          </w:rPr>
          <w:t xml:space="preserve">Repeated Amend chapter</w:t>
        </w:r>
      </w:hyperlink>
      <w:r>
        <w:t xml:space="preserve"> </w:t>
      </w:r>
      <w:r>
        <w:t xml:space="preserve">in Happy Git with R.</w:t>
      </w:r>
    </w:p>
    <w:bookmarkEnd w:id="669"/>
    <w:bookmarkEnd w:id="670"/>
    <w:bookmarkStart w:id="673"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7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72">
        <w:r>
          <w:rPr>
            <w:rStyle w:val="Hyperlink"/>
          </w:rPr>
          <w:t xml:space="preserve">great discussion of project-oriented workflows</w:t>
        </w:r>
      </w:hyperlink>
      <w:r>
        <w:t xml:space="preserve">, extolling the virtues of a self-contained, portable projects, for your reference.</w:t>
      </w:r>
    </w:p>
    <w:bookmarkEnd w:id="673"/>
    <w:bookmarkStart w:id="677"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74">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13"/>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13"/>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13"/>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13"/>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14"/>
        </w:numPr>
      </w:pPr>
      <w:hyperlink r:id="rId675">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14"/>
        </w:numPr>
      </w:pPr>
      <w:hyperlink r:id="rId676">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77"/>
    <w:bookmarkStart w:id="690" w:name="sec-gitattributes"/>
    <w:p>
      <w:pPr>
        <w:pStyle w:val="Heading2"/>
      </w:pPr>
      <w:r>
        <w:t xml:space="preserve">11.14 Customizing How Files Appear on GitHub</w:t>
      </w:r>
    </w:p>
    <w:p>
      <w:pPr>
        <w:pStyle w:val="FirstParagraph"/>
      </w:pPr>
      <w:r>
        <w:t xml:space="preserve">GitHub uses a tool called</w:t>
      </w:r>
      <w:r>
        <w:t xml:space="preserve"> </w:t>
      </w:r>
      <w:hyperlink r:id="rId678">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80"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15"/>
        </w:numPr>
      </w:pPr>
      <w:r>
        <w:rPr>
          <w:b/>
          <w:bCs/>
        </w:rPr>
        <w:t xml:space="preserve">Excluded from language statistics</w:t>
      </w:r>
      <w:r>
        <w:t xml:space="preserve"> </w:t>
      </w:r>
      <w:r>
        <w:t xml:space="preserve">- they won’t affect your repository’s language breakdown</w:t>
      </w:r>
    </w:p>
    <w:p>
      <w:pPr>
        <w:pStyle w:val="Compact"/>
        <w:numPr>
          <w:ilvl w:val="0"/>
          <w:numId w:val="1215"/>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16"/>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16"/>
        </w:numPr>
      </w:pPr>
      <w:r>
        <w:t xml:space="preserve">Auto-generated documentation files</w:t>
      </w:r>
    </w:p>
    <w:p>
      <w:pPr>
        <w:pStyle w:val="Compact"/>
        <w:numPr>
          <w:ilvl w:val="0"/>
          <w:numId w:val="1216"/>
        </w:numPr>
      </w:pPr>
      <w:r>
        <w:t xml:space="preserve">Files generated by build tools or code generators</w:t>
      </w:r>
    </w:p>
    <w:p>
      <w:pPr>
        <w:pStyle w:val="Compact"/>
        <w:numPr>
          <w:ilvl w:val="0"/>
          <w:numId w:val="1216"/>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79">
        <w:r>
          <w:rPr>
            <w:rStyle w:val="Hyperlink"/>
          </w:rPr>
          <w:t xml:space="preserve">Generated code documentation</w:t>
        </w:r>
      </w:hyperlink>
      <w:r>
        <w:t xml:space="preserve">.</w:t>
      </w:r>
    </w:p>
    <w:bookmarkEnd w:id="680"/>
    <w:bookmarkStart w:id="683"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81">
        <w:r>
          <w:rPr>
            <w:rStyle w:val="Hyperlink"/>
          </w:rPr>
          <w:t xml:space="preserve">pattern format documentation</w:t>
        </w:r>
      </w:hyperlink>
      <w:r>
        <w:t xml:space="preserve"> </w:t>
      </w:r>
      <w:r>
        <w:t xml:space="preserve">and the</w:t>
      </w:r>
      <w:r>
        <w:t xml:space="preserve"> </w:t>
      </w:r>
      <w:hyperlink r:id="rId682">
        <w:r>
          <w:rPr>
            <w:rStyle w:val="Hyperlink"/>
          </w:rPr>
          <w:t xml:space="preserve">Using gitattributes guide</w:t>
        </w:r>
      </w:hyperlink>
      <w:r>
        <w:t xml:space="preserve">.</w:t>
      </w:r>
    </w:p>
    <w:bookmarkEnd w:id="683"/>
    <w:bookmarkStart w:id="689"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17"/>
        </w:numPr>
      </w:pPr>
      <w:r>
        <w:rPr>
          <w:rStyle w:val="VerbatimChar"/>
        </w:rPr>
        <w:t xml:space="preserve">linguist-vendored</w:t>
      </w:r>
      <w:r>
        <w:t xml:space="preserve"> </w:t>
      </w:r>
      <w:r>
        <w:t xml:space="preserve">- Marks vendored code (libraries you didn’t write) to exclude from stats (</w:t>
      </w:r>
      <w:hyperlink r:id="rId684">
        <w:r>
          <w:rPr>
            <w:rStyle w:val="Hyperlink"/>
          </w:rPr>
          <w:t xml:space="preserve">documentation</w:t>
        </w:r>
      </w:hyperlink>
      <w:r>
        <w:t xml:space="preserve">)</w:t>
      </w:r>
    </w:p>
    <w:p>
      <w:pPr>
        <w:pStyle w:val="Compact"/>
        <w:numPr>
          <w:ilvl w:val="0"/>
          <w:numId w:val="1217"/>
        </w:numPr>
      </w:pPr>
      <w:r>
        <w:rPr>
          <w:rStyle w:val="VerbatimChar"/>
        </w:rPr>
        <w:t xml:space="preserve">linguist-documentation</w:t>
      </w:r>
      <w:r>
        <w:t xml:space="preserve"> </w:t>
      </w:r>
      <w:r>
        <w:t xml:space="preserve">- Marks documentation files to exclude from stats (</w:t>
      </w:r>
      <w:hyperlink r:id="rId685">
        <w:r>
          <w:rPr>
            <w:rStyle w:val="Hyperlink"/>
          </w:rPr>
          <w:t xml:space="preserve">documentation</w:t>
        </w:r>
      </w:hyperlink>
      <w:r>
        <w:t xml:space="preserve">)</w:t>
      </w:r>
    </w:p>
    <w:p>
      <w:pPr>
        <w:pStyle w:val="Compact"/>
        <w:numPr>
          <w:ilvl w:val="0"/>
          <w:numId w:val="1217"/>
        </w:numPr>
      </w:pPr>
      <w:r>
        <w:rPr>
          <w:rStyle w:val="VerbatimChar"/>
        </w:rPr>
        <w:t xml:space="preserve">linguist-detectable</w:t>
      </w:r>
      <w:r>
        <w:t xml:space="preserve"> </w:t>
      </w:r>
      <w:r>
        <w:t xml:space="preserve">- Forces a file type to be included in language stats (useful for data or prose files) (</w:t>
      </w:r>
      <w:hyperlink r:id="rId686">
        <w:r>
          <w:rPr>
            <w:rStyle w:val="Hyperlink"/>
          </w:rPr>
          <w:t xml:space="preserve">documentation</w:t>
        </w:r>
      </w:hyperlink>
      <w:r>
        <w:t xml:space="preserve">)</w:t>
      </w:r>
    </w:p>
    <w:p>
      <w:pPr>
        <w:pStyle w:val="Compact"/>
        <w:numPr>
          <w:ilvl w:val="0"/>
          <w:numId w:val="1217"/>
        </w:numPr>
      </w:pPr>
      <w:r>
        <w:rPr>
          <w:rStyle w:val="VerbatimChar"/>
        </w:rPr>
        <w:t xml:space="preserve">linguist-language=&lt;name&gt;</w:t>
      </w:r>
      <w:r>
        <w:t xml:space="preserve"> </w:t>
      </w:r>
      <w:r>
        <w:t xml:space="preserve">- Overrides the detected language for syntax highlighting (</w:t>
      </w:r>
      <w:hyperlink r:id="rId682">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87">
        <w:r>
          <w:rPr>
            <w:rStyle w:val="Hyperlink"/>
          </w:rPr>
          <w:t xml:space="preserve">Customizing how changed files appear on GitHub</w:t>
        </w:r>
      </w:hyperlink>
      <w:r>
        <w:t xml:space="preserve"> </w:t>
      </w:r>
      <w:r>
        <w:t xml:space="preserve">and the</w:t>
      </w:r>
      <w:r>
        <w:t xml:space="preserve"> </w:t>
      </w:r>
      <w:hyperlink r:id="rId688">
        <w:r>
          <w:rPr>
            <w:rStyle w:val="Hyperlink"/>
          </w:rPr>
          <w:t xml:space="preserve">Linguist overrides documentation</w:t>
        </w:r>
      </w:hyperlink>
      <w:r>
        <w:t xml:space="preserve">.</w:t>
      </w:r>
    </w:p>
    <w:bookmarkEnd w:id="689"/>
    <w:bookmarkEnd w:id="690"/>
    <w:bookmarkStart w:id="697"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8"/>
        </w:numPr>
      </w:pPr>
      <w:r>
        <w:rPr>
          <w:b/>
          <w:bCs/>
        </w:rPr>
        <w:t xml:space="preserve">Archiving</w:t>
      </w:r>
      <w:r>
        <w:t xml:space="preserve"> </w:t>
      </w:r>
      <w:r>
        <w:t xml:space="preserve">a project before a repository is transferred, made private, or deleted.</w:t>
      </w:r>
    </w:p>
    <w:p>
      <w:pPr>
        <w:pStyle w:val="Compact"/>
        <w:numPr>
          <w:ilvl w:val="0"/>
          <w:numId w:val="1218"/>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8"/>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8"/>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91"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91"/>
    <w:bookmarkStart w:id="692"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92"/>
    <w:bookmarkStart w:id="693"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27">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93"/>
    <w:bookmarkStart w:id="694"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94"/>
    <w:bookmarkStart w:id="695"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95"/>
    <w:bookmarkStart w:id="696" w:name="sec-export-cautions"/>
    <w:p>
      <w:pPr>
        <w:pStyle w:val="Heading3"/>
      </w:pPr>
      <w:r>
        <w:t xml:space="preserve">11.15.6 Practical cautions</w:t>
      </w:r>
    </w:p>
    <w:p>
      <w:pPr>
        <w:pStyle w:val="Compact"/>
        <w:numPr>
          <w:ilvl w:val="0"/>
          <w:numId w:val="1219"/>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9"/>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9"/>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9"/>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96"/>
    <w:bookmarkEnd w:id="697"/>
    <w:bookmarkStart w:id="702"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701" w:name="immediate-steps"/>
    <w:p>
      <w:pPr>
        <w:pStyle w:val="Heading3"/>
      </w:pPr>
      <w:r>
        <w:t xml:space="preserve">11.16.1 Immediate steps</w:t>
      </w:r>
    </w:p>
    <w:p>
      <w:pPr>
        <w:pStyle w:val="Compact"/>
        <w:numPr>
          <w:ilvl w:val="0"/>
          <w:numId w:val="1220"/>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20"/>
        </w:numPr>
      </w:pPr>
      <w:r>
        <w:rPr>
          <w:b/>
          <w:bCs/>
        </w:rPr>
        <w:t xml:space="preserve">Purge the file from history:</w:t>
      </w:r>
      <w:r>
        <w:t xml:space="preserve"> </w:t>
      </w:r>
      <w:r>
        <w:t xml:space="preserve">Use tools like</w:t>
      </w:r>
      <w:r>
        <w:t xml:space="preserve"> </w:t>
      </w:r>
      <w:hyperlink r:id="rId698">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99">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20"/>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20"/>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20"/>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700">
        <w:r>
          <w:rPr>
            <w:rStyle w:val="Hyperlink"/>
          </w:rPr>
          <w:t xml:space="preserve">Removing sensitive data from a repository</w:t>
        </w:r>
      </w:hyperlink>
      <w:r>
        <w:t xml:space="preserve">.</w:t>
      </w:r>
    </w:p>
    <w:p>
      <w:r>
        <w:br w:type="page"/>
      </w:r>
    </w:p>
    <w:bookmarkEnd w:id="701"/>
    <w:bookmarkEnd w:id="702"/>
    <w:bookmarkEnd w:id="703"/>
    <w:bookmarkStart w:id="753"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727" w:name="sec-pull-requests"/>
    <w:p>
      <w:pPr>
        <w:pStyle w:val="Heading2"/>
      </w:pPr>
      <w:r>
        <w:t xml:space="preserve">12.1 Pull Requests</w:t>
      </w:r>
    </w:p>
    <w:bookmarkStart w:id="711"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704"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704"/>
    <w:bookmarkStart w:id="705"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705"/>
    <w:bookmarkStart w:id="706"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706"/>
    <w:bookmarkStart w:id="707"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707"/>
    <w:bookmarkStart w:id="708"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708"/>
    <w:bookmarkStart w:id="710"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709">
        <w:r>
          <w:rPr>
            <w:rStyle w:val="Hyperlink"/>
          </w:rPr>
          <w:t xml:space="preserve">steward guidelines</w:t>
        </w:r>
      </w:hyperlink>
      <w:r>
        <w:t xml:space="preserve">.</w:t>
      </w:r>
    </w:p>
    <w:bookmarkEnd w:id="710"/>
    <w:bookmarkEnd w:id="711"/>
    <w:bookmarkStart w:id="721" w:name="sec-opening-pull-requests"/>
    <w:p>
      <w:pPr>
        <w:pStyle w:val="Heading3"/>
      </w:pPr>
      <w:r>
        <w:t xml:space="preserve">12.1.2 Opening pull requests</w:t>
      </w:r>
    </w:p>
    <w:bookmarkStart w:id="712"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21"/>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21"/>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21"/>
        </w:numPr>
      </w:pPr>
      <w:r>
        <w:rPr>
          <w:b/>
          <w:bCs/>
        </w:rPr>
        <w:t xml:space="preserve">Fewer bugs</w:t>
      </w:r>
      <w:r>
        <w:t xml:space="preserve">:</w:t>
      </w:r>
      <w:r>
        <w:t xml:space="preserve"> </w:t>
      </w:r>
      <w:r>
        <w:t xml:space="preserve">Smaller changes are easier to reason about.</w:t>
      </w:r>
    </w:p>
    <w:p>
      <w:pPr>
        <w:pStyle w:val="Compact"/>
        <w:numPr>
          <w:ilvl w:val="0"/>
          <w:numId w:val="1221"/>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21"/>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712"/>
    <w:bookmarkStart w:id="713"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22"/>
        </w:numPr>
      </w:pPr>
      <w:r>
        <w:t xml:space="preserve">“Fix bug”</w:t>
      </w:r>
    </w:p>
    <w:p>
      <w:pPr>
        <w:pStyle w:val="Compact"/>
        <w:numPr>
          <w:ilvl w:val="0"/>
          <w:numId w:val="1222"/>
        </w:numPr>
      </w:pPr>
      <w:r>
        <w:t xml:space="preserve">“Add patch”</w:t>
      </w:r>
    </w:p>
    <w:p>
      <w:pPr>
        <w:pStyle w:val="Compact"/>
        <w:numPr>
          <w:ilvl w:val="0"/>
          <w:numId w:val="1222"/>
        </w:numPr>
      </w:pPr>
      <w:r>
        <w:t xml:space="preserve">“Moving code from A to B”</w:t>
      </w:r>
    </w:p>
    <w:p>
      <w:pPr>
        <w:pStyle w:val="FirstParagraph"/>
      </w:pPr>
      <w:r>
        <w:t xml:space="preserve">Better titles that summarize the actual change:</w:t>
      </w:r>
    </w:p>
    <w:p>
      <w:pPr>
        <w:pStyle w:val="Compact"/>
        <w:numPr>
          <w:ilvl w:val="0"/>
          <w:numId w:val="1223"/>
        </w:numPr>
      </w:pPr>
      <w:r>
        <w:t xml:space="preserve">“Fix missing value handling in data processing function”</w:t>
      </w:r>
    </w:p>
    <w:p>
      <w:pPr>
        <w:pStyle w:val="Compact"/>
        <w:numPr>
          <w:ilvl w:val="0"/>
          <w:numId w:val="1223"/>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24"/>
        </w:numPr>
      </w:pPr>
      <w:r>
        <w:t xml:space="preserve">A brief description of the problem being solved</w:t>
      </w:r>
    </w:p>
    <w:p>
      <w:pPr>
        <w:pStyle w:val="Compact"/>
        <w:numPr>
          <w:ilvl w:val="0"/>
          <w:numId w:val="1224"/>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24"/>
        </w:numPr>
      </w:pPr>
      <w:r>
        <w:t xml:space="preserve">A before-and-after example that shows the changed behavior</w:t>
      </w:r>
    </w:p>
    <w:p>
      <w:pPr>
        <w:pStyle w:val="Compact"/>
        <w:numPr>
          <w:ilvl w:val="0"/>
          <w:numId w:val="1224"/>
        </w:numPr>
      </w:pPr>
      <w:r>
        <w:t xml:space="preserve">Possible shortcomings or trade-offs in the current approach</w:t>
      </w:r>
    </w:p>
    <w:p>
      <w:pPr>
        <w:pStyle w:val="Compact"/>
        <w:numPr>
          <w:ilvl w:val="0"/>
          <w:numId w:val="1224"/>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713"/>
    <w:bookmarkStart w:id="714"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25"/>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25"/>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25"/>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25"/>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714"/>
    <w:bookmarkStart w:id="715"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26"/>
        </w:numPr>
      </w:pPr>
      <w:r>
        <w:t xml:space="preserve">at least one other student</w:t>
      </w:r>
    </w:p>
    <w:p>
      <w:pPr>
        <w:pStyle w:val="Compact"/>
        <w:numPr>
          <w:ilvl w:val="0"/>
          <w:numId w:val="1226"/>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715"/>
    <w:bookmarkStart w:id="716"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716"/>
    <w:bookmarkStart w:id="717"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717"/>
    <w:bookmarkStart w:id="719"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27"/>
        </w:numPr>
      </w:pPr>
      <w:r>
        <w:t xml:space="preserve">On GitHub,</w:t>
      </w:r>
      <w:r>
        <w:t xml:space="preserve"> </w:t>
      </w:r>
      <w:r>
        <w:t xml:space="preserve">navigate to the main page of the repository.</w:t>
      </w:r>
    </w:p>
    <w:p>
      <w:pPr>
        <w:pStyle w:val="Compact"/>
        <w:numPr>
          <w:ilvl w:val="0"/>
          <w:numId w:val="1227"/>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27"/>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718">
        <w:r>
          <w:rPr>
            <w:rStyle w:val="Hyperlink"/>
          </w:rPr>
          <w:t xml:space="preserve">GitHub’s pull request template documentation</w:t>
        </w:r>
      </w:hyperlink>
      <w:r>
        <w:t xml:space="preserve">.</w:t>
      </w:r>
    </w:p>
    <w:p>
      <w:pPr>
        <w:pStyle w:val="Compact"/>
        <w:numPr>
          <w:ilvl w:val="0"/>
          <w:numId w:val="1227"/>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719"/>
    <w:bookmarkStart w:id="720"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720"/>
    <w:bookmarkEnd w:id="721"/>
    <w:bookmarkStart w:id="726" w:name="sec-stacked-pull-requests"/>
    <w:p>
      <w:pPr>
        <w:pStyle w:val="Heading3"/>
      </w:pPr>
      <w:r>
        <w:t xml:space="preserve">12.1.3 Stacked pull requests</w:t>
      </w:r>
    </w:p>
    <w:bookmarkStart w:id="722"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8"/>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8"/>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722"/>
    <w:bookmarkStart w:id="723"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9"/>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9"/>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9"/>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9"/>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723"/>
    <w:bookmarkStart w:id="724"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30"/>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30"/>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30"/>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724"/>
    <w:bookmarkStart w:id="725"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31"/>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31"/>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31"/>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725"/>
    <w:bookmarkEnd w:id="726"/>
    <w:bookmarkEnd w:id="727"/>
    <w:bookmarkStart w:id="752" w:name="sec-code-review"/>
    <w:p>
      <w:pPr>
        <w:pStyle w:val="Heading2"/>
      </w:pPr>
      <w:r>
        <w:t xml:space="preserve">12.2 Code Review</w:t>
      </w:r>
    </w:p>
    <w:bookmarkStart w:id="74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28">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29">
        <w:r>
          <w:rPr>
            <w:rStyle w:val="Hyperlink"/>
          </w:rPr>
          <w:t xml:space="preserve">acknowledgments</w:t>
        </w:r>
      </w:hyperlink>
      <w:r>
        <w:t xml:space="preserve">,</w:t>
      </w:r>
      <w:r>
        <w:t xml:space="preserve"> </w:t>
      </w:r>
      <w:r>
        <w:t xml:space="preserve">the guide is a modified fork of</w:t>
      </w:r>
      <w:r>
        <w:t xml:space="preserve"> </w:t>
      </w:r>
      <w:hyperlink r:id="rId730">
        <w:r>
          <w:rPr>
            <w:rStyle w:val="Hyperlink"/>
          </w:rPr>
          <w:t xml:space="preserve">Google’s Code Review Developer Guide</w:t>
        </w:r>
      </w:hyperlink>
      <w:r>
        <w:t xml:space="preserve">.</w:t>
      </w:r>
    </w:p>
    <w:bookmarkStart w:id="73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31"/>
    <w:bookmarkStart w:id="73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32"/>
        </w:numPr>
      </w:pPr>
      <w:r>
        <w:rPr>
          <w:b/>
          <w:bCs/>
        </w:rPr>
        <w:t xml:space="preserve">General bookmark</w:t>
      </w:r>
      <w:r>
        <w:t xml:space="preserve">:</w:t>
      </w:r>
      <w:r>
        <w:t xml:space="preserve"> </w:t>
      </w:r>
      <w:hyperlink r:id="rId73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3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3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34"/>
    <w:bookmarkStart w:id="73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3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3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33"/>
        </w:numPr>
      </w:pPr>
      <w:r>
        <w:t xml:space="preserve">Balance problem finding with guidance,</w:t>
      </w:r>
      <w:r>
        <w:t xml:space="preserve"> </w:t>
      </w:r>
      <w:r>
        <w:t xml:space="preserve">so the author can learn from the review.</w:t>
      </w:r>
    </w:p>
    <w:p>
      <w:pPr>
        <w:pStyle w:val="Compact"/>
        <w:numPr>
          <w:ilvl w:val="0"/>
          <w:numId w:val="123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35"/>
    <w:bookmarkStart w:id="73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34"/>
        </w:numPr>
      </w:pPr>
      <w:r>
        <w:t xml:space="preserve">Leave comments that help authors learn something new.</w:t>
      </w:r>
    </w:p>
    <w:p>
      <w:pPr>
        <w:pStyle w:val="Compact"/>
        <w:numPr>
          <w:ilvl w:val="0"/>
          <w:numId w:val="1234"/>
        </w:numPr>
      </w:pPr>
      <w:r>
        <w:t xml:space="preserve">Link to relevant style guides</w:t>
      </w:r>
      <w:r>
        <w:t xml:space="preserve"> </w:t>
      </w:r>
      <w:r>
        <w:t xml:space="preserve">or best-practice documentation.</w:t>
      </w:r>
    </w:p>
    <w:p>
      <w:pPr>
        <w:pStyle w:val="Compact"/>
        <w:numPr>
          <w:ilvl w:val="0"/>
          <w:numId w:val="1234"/>
        </w:numPr>
      </w:pPr>
      <w:r>
        <w:t xml:space="preserve">For complex reviews,</w:t>
      </w:r>
      <w:r>
        <w:t xml:space="preserve"> </w:t>
      </w:r>
      <w:r>
        <w:t xml:space="preserve">consider a live review or pair-programming session.</w:t>
      </w:r>
    </w:p>
    <w:bookmarkEnd w:id="736"/>
    <w:bookmarkStart w:id="74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40" w:name="fig-github-suggestion-feature"/>
          <w:p>
            <w:pPr>
              <w:pStyle w:val="Compact"/>
              <w:jc w:val="center"/>
            </w:pPr>
            <w:r>
              <w:drawing>
                <wp:inline>
                  <wp:extent cx="5334000" cy="1989605"/>
                  <wp:effectExtent b="0" l="0" r="0" t="0"/>
                  <wp:docPr descr="" title="" id="738" name="Picture"/>
                  <a:graphic>
                    <a:graphicData uri="http://schemas.openxmlformats.org/drawingml/2006/picture">
                      <pic:pic>
                        <pic:nvPicPr>
                          <pic:cNvPr descr="assets/images/github-suggestion-feature.png" id="739" name="Picture"/>
                          <pic:cNvPicPr>
                            <a:picLocks noChangeArrowheads="1" noChangeAspect="1"/>
                          </pic:cNvPicPr>
                        </pic:nvPicPr>
                        <pic:blipFill>
                          <a:blip r:embed="rId73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40"/>
        </w:tc>
      </w:tr>
    </w:tbl>
    <w:bookmarkEnd w:id="741"/>
    <w:bookmarkStart w:id="74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13">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35"/>
        </w:numPr>
      </w:pPr>
      <w:r>
        <w:t xml:space="preserve">They are generated files</w:t>
      </w:r>
      <w:r>
        <w:t xml:space="preserve"> </w:t>
      </w:r>
      <w:r>
        <w:t xml:space="preserve">and should never be edited by hand.</w:t>
      </w:r>
    </w:p>
    <w:p>
      <w:pPr>
        <w:pStyle w:val="Compact"/>
        <w:numPr>
          <w:ilvl w:val="0"/>
          <w:numId w:val="123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35"/>
        </w:numPr>
      </w:pPr>
      <w:r>
        <w:t xml:space="preserve">Reviewing the source comments is more informative</w:t>
      </w:r>
      <w:r>
        <w:t xml:space="preserve"> </w:t>
      </w:r>
      <w:r>
        <w:t xml:space="preserve">than reviewing the generated output.</w:t>
      </w:r>
    </w:p>
    <w:p>
      <w:pPr>
        <w:pStyle w:val="Compact"/>
        <w:numPr>
          <w:ilvl w:val="0"/>
          <w:numId w:val="123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45" w:name="fig-preview-comment"/>
          <w:p>
            <w:pPr>
              <w:pStyle w:val="Compact"/>
              <w:jc w:val="center"/>
            </w:pPr>
            <w:r>
              <w:drawing>
                <wp:inline>
                  <wp:extent cx="5334000" cy="1333500"/>
                  <wp:effectExtent b="0" l="0" r="0" t="0"/>
                  <wp:docPr descr="" title="" id="743" name="Picture"/>
                  <a:graphic>
                    <a:graphicData uri="http://schemas.openxmlformats.org/drawingml/2006/picture">
                      <pic:pic>
                        <pic:nvPicPr>
                          <pic:cNvPr descr="assets/images/quarto-preview-comment.png" id="744" name="Picture"/>
                          <pic:cNvPicPr>
                            <a:picLocks noChangeArrowheads="1" noChangeAspect="1"/>
                          </pic:cNvPicPr>
                        </pic:nvPicPr>
                        <pic:blipFill>
                          <a:blip r:embed="rId74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4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46"/>
    <w:bookmarkStart w:id="74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36"/>
        </w:numPr>
      </w:pPr>
      <w:r>
        <w:t xml:space="preserve">You must manually approve GitHub Actions workflows for Copilot PRs.</w:t>
      </w:r>
    </w:p>
    <w:p>
      <w:pPr>
        <w:pStyle w:val="Compact"/>
        <w:numPr>
          <w:ilvl w:val="0"/>
          <w:numId w:val="123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36"/>
        </w:numPr>
      </w:pPr>
      <w:r>
        <w:t xml:space="preserve">Approve the workflow from the Actions tab</w:t>
      </w:r>
      <w:r>
        <w:t xml:space="preserve"> </w:t>
      </w:r>
      <w:r>
        <w:t xml:space="preserve">or from the PR interface to start the checks.</w:t>
      </w:r>
    </w:p>
    <w:p>
      <w:pPr>
        <w:pStyle w:val="Compact"/>
        <w:numPr>
          <w:ilvl w:val="0"/>
          <w:numId w:val="123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37"/>
        </w:numPr>
      </w:pPr>
      <w:r>
        <w:t xml:space="preserve">Verify that the solution actually addresses the issue.</w:t>
      </w:r>
    </w:p>
    <w:p>
      <w:pPr>
        <w:pStyle w:val="Compact"/>
        <w:numPr>
          <w:ilvl w:val="0"/>
          <w:numId w:val="1237"/>
        </w:numPr>
      </w:pPr>
      <w:r>
        <w:t xml:space="preserve">Check for over-engineering</w:t>
      </w:r>
      <w:r>
        <w:t xml:space="preserve"> </w:t>
      </w:r>
      <w:r>
        <w:t xml:space="preserve">or extra features that were not requested.</w:t>
      </w:r>
    </w:p>
    <w:p>
      <w:pPr>
        <w:pStyle w:val="Compact"/>
        <w:numPr>
          <w:ilvl w:val="0"/>
          <w:numId w:val="1237"/>
        </w:numPr>
      </w:pPr>
      <w:r>
        <w:t xml:space="preserve">Review the test coverage for relevance and completeness.</w:t>
      </w:r>
    </w:p>
    <w:p>
      <w:pPr>
        <w:pStyle w:val="Compact"/>
        <w:numPr>
          <w:ilvl w:val="0"/>
          <w:numId w:val="1237"/>
        </w:numPr>
      </w:pPr>
      <w:r>
        <w:t xml:space="preserve">Check whether documentation is clear</w:t>
      </w:r>
      <w:r>
        <w:t xml:space="preserve"> </w:t>
      </w:r>
      <w:r>
        <w:t xml:space="preserve">and follows repository conventions.</w:t>
      </w:r>
    </w:p>
    <w:p>
      <w:pPr>
        <w:pStyle w:val="Compact"/>
        <w:numPr>
          <w:ilvl w:val="0"/>
          <w:numId w:val="123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8"/>
        </w:numPr>
      </w:pPr>
      <w:r>
        <w:t xml:space="preserve">Leave review comments</w:t>
      </w:r>
      <w:r>
        <w:t xml:space="preserve"> </w:t>
      </w:r>
      <w:r>
        <w:t xml:space="preserve">and ask Copilot to address them.</w:t>
      </w:r>
    </w:p>
    <w:p>
      <w:pPr>
        <w:pStyle w:val="Compact"/>
        <w:numPr>
          <w:ilvl w:val="0"/>
          <w:numId w:val="123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9"/>
        </w:numPr>
      </w:pPr>
      <w:r>
        <w:t xml:space="preserve">Do not push while Copilot is actively working on the branch.</w:t>
      </w:r>
    </w:p>
    <w:p>
      <w:pPr>
        <w:pStyle w:val="Compact"/>
        <w:numPr>
          <w:ilvl w:val="0"/>
          <w:numId w:val="1239"/>
        </w:numPr>
      </w:pPr>
      <w:r>
        <w:t xml:space="preserve">Review incrementally</w:t>
      </w:r>
      <w:r>
        <w:t xml:space="preserve"> </w:t>
      </w:r>
      <w:r>
        <w:t xml:space="preserve">if the PR is large and the agent is updating it in stages.</w:t>
      </w:r>
    </w:p>
    <w:p>
      <w:pPr>
        <w:pStyle w:val="Compact"/>
        <w:numPr>
          <w:ilvl w:val="0"/>
          <w:numId w:val="1239"/>
        </w:numPr>
      </w:pPr>
      <w:r>
        <w:t xml:space="preserve">Trust the tool,</w:t>
      </w:r>
      <w:r>
        <w:t xml:space="preserve"> </w:t>
      </w:r>
      <w:r>
        <w:t xml:space="preserve">but always verify the result with human review.</w:t>
      </w:r>
    </w:p>
    <w:bookmarkEnd w:id="747"/>
    <w:bookmarkEnd w:id="748"/>
    <w:bookmarkStart w:id="750"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40"/>
        </w:numPr>
      </w:pPr>
      <w:r>
        <w:rPr>
          <w:b/>
          <w:bCs/>
        </w:rPr>
        <w:t xml:space="preserve">Address it.</w:t>
      </w:r>
      <w:r>
        <w:t xml:space="preserve"> </w:t>
      </w:r>
      <w:r>
        <w:t xml:space="preserve">Make the change the reviewer asked for.</w:t>
      </w:r>
    </w:p>
    <w:p>
      <w:pPr>
        <w:pStyle w:val="Compact"/>
        <w:numPr>
          <w:ilvl w:val="0"/>
          <w:numId w:val="124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4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4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Start w:id="749" w:name="sec-resolving-review-threads"/>
    <w:p>
      <w:pPr>
        <w:pStyle w:val="Heading4"/>
      </w:pPr>
      <w:r>
        <w:t xml:space="preserve">12.2.2.1 Resolving review comment threads</w:t>
      </w:r>
    </w:p>
    <w:p>
      <w:pPr>
        <w:pStyle w:val="FirstParagraph"/>
      </w:pPr>
      <w:r>
        <w:t xml:space="preserve">Before requesting a new review round,</w:t>
      </w:r>
      <w:r>
        <w:t xml:space="preserve"> </w:t>
      </w:r>
      <w:r>
        <w:t xml:space="preserve">resolve every comment thread whose underlying item is settled:</w:t>
      </w:r>
    </w:p>
    <w:p>
      <w:pPr>
        <w:pStyle w:val="Compact"/>
        <w:numPr>
          <w:ilvl w:val="0"/>
          <w:numId w:val="1241"/>
        </w:numPr>
      </w:pPr>
      <w:r>
        <w:rPr>
          <w:b/>
          <w:bCs/>
        </w:rPr>
        <w:t xml:space="preserve">When addressing an item:</w:t>
      </w:r>
      <w:r>
        <w:t xml:space="preserve"> </w:t>
      </w:r>
      <w:r>
        <w:t xml:space="preserve">Resolve the thread after pushing the commit that implements the fix.</w:t>
      </w:r>
      <w:r>
        <w:t xml:space="preserve"> </w:t>
      </w:r>
      <w:r>
        <w:t xml:space="preserve">Include the commit hash in your thread reply so the reviewer can trace the change.</w:t>
      </w:r>
    </w:p>
    <w:p>
      <w:pPr>
        <w:pStyle w:val="Compact"/>
        <w:numPr>
          <w:ilvl w:val="0"/>
          <w:numId w:val="1241"/>
        </w:numPr>
      </w:pPr>
      <w:r>
        <w:rPr>
          <w:b/>
          <w:bCs/>
        </w:rPr>
        <w:t xml:space="preserve">When deferring an item:</w:t>
      </w:r>
      <w:r>
        <w:t xml:space="preserve"> </w:t>
      </w:r>
      <w:r>
        <w:t xml:space="preserve">Resolve the thread after creating the tracking issue</w:t>
      </w:r>
      <w:r>
        <w:t xml:space="preserve"> </w:t>
      </w:r>
      <w:r>
        <w:t xml:space="preserve">and linking it in your reply.</w:t>
      </w:r>
    </w:p>
    <w:p>
      <w:pPr>
        <w:pStyle w:val="Compact"/>
        <w:numPr>
          <w:ilvl w:val="0"/>
          <w:numId w:val="1241"/>
        </w:numPr>
      </w:pPr>
      <w:r>
        <w:rPr>
          <w:b/>
          <w:bCs/>
        </w:rPr>
        <w:t xml:space="preserve">When acknowledging an item:</w:t>
      </w:r>
      <w:r>
        <w:t xml:space="preserve"> </w:t>
      </w:r>
      <w:r>
        <w:t xml:space="preserve">Resolve the thread after posting a brief acknowledgment.</w:t>
      </w:r>
    </w:p>
    <w:p>
      <w:pPr>
        <w:pStyle w:val="Compact"/>
        <w:numPr>
          <w:ilvl w:val="0"/>
          <w:numId w:val="1241"/>
        </w:numPr>
      </w:pPr>
      <w:r>
        <w:rPr>
          <w:b/>
          <w:bCs/>
        </w:rPr>
        <w:t xml:space="preserve">When rebutting an item:</w:t>
      </w:r>
      <w:r>
        <w:t xml:space="preserve"> </w:t>
      </w:r>
      <w:r>
        <w:t xml:space="preserve">Leave the thread open initially with your explanation and evidence.</w:t>
      </w:r>
      <w:r>
        <w:t xml:space="preserve"> </w:t>
      </w:r>
      <w:r>
        <w:t xml:space="preserve">If the reviewer agrees or does not re-raise the item in the subsequent round,</w:t>
      </w:r>
      <w:r>
        <w:t xml:space="preserve"> </w:t>
      </w:r>
      <w:r>
        <w:t xml:space="preserve">resolve the thread.</w:t>
      </w:r>
    </w:p>
    <w:p>
      <w:pPr>
        <w:pStyle w:val="FirstParagraph"/>
      </w:pPr>
      <w:r>
        <w:t xml:space="preserve">If you need the reviewer to weigh in or clarify a specific point,</w:t>
      </w:r>
      <w:r>
        <w:t xml:space="preserve"> </w:t>
      </w:r>
      <w:r>
        <w:t xml:space="preserve">leave that thread open</w:t>
      </w:r>
      <w:r>
        <w:t xml:space="preserve"> </w:t>
      </w:r>
      <w:r>
        <w:t xml:space="preserve">and state explicitly in your reply that you are awaiting their guidance.</w:t>
      </w:r>
    </w:p>
    <w:bookmarkEnd w:id="749"/>
    <w:bookmarkEnd w:id="750"/>
    <w:bookmarkStart w:id="751"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51"/>
    <w:bookmarkEnd w:id="752"/>
    <w:bookmarkEnd w:id="753"/>
    <w:bookmarkStart w:id="818" w:name="sec-r-ci"/>
    <w:p>
      <w:pPr>
        <w:pStyle w:val="Heading1"/>
      </w:pPr>
      <w:r>
        <w:t xml:space="preserve">13. Continuous Integration</w:t>
      </w:r>
    </w:p>
    <w:bookmarkStart w:id="765" w:name="understanding-github-actions"/>
    <w:p>
      <w:pPr>
        <w:pStyle w:val="Heading2"/>
      </w:pPr>
      <w:r>
        <w:t xml:space="preserve">13.1 Understanding GitHub Actions</w:t>
      </w:r>
    </w:p>
    <w:p>
      <w:pPr>
        <w:pStyle w:val="FirstParagraph"/>
      </w:pPr>
      <w:hyperlink r:id="rId754">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4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42"/>
        </w:numPr>
      </w:pPr>
      <w:r>
        <w:rPr>
          <w:b/>
          <w:bCs/>
        </w:rPr>
        <w:t xml:space="preserve">Immediate feedback</w:t>
      </w:r>
      <w:r>
        <w:t xml:space="preserve">: Get notified of problems quickly, when they’re easier to fix</w:t>
      </w:r>
    </w:p>
    <w:p>
      <w:pPr>
        <w:pStyle w:val="Compact"/>
        <w:numPr>
          <w:ilvl w:val="0"/>
          <w:numId w:val="1242"/>
        </w:numPr>
      </w:pPr>
      <w:r>
        <w:rPr>
          <w:b/>
          <w:bCs/>
        </w:rPr>
        <w:t xml:space="preserve">Better collaboration</w:t>
      </w:r>
      <w:r>
        <w:t xml:space="preserve">: External contributors can see if their changes pass all checks before you review</w:t>
      </w:r>
    </w:p>
    <w:p>
      <w:pPr>
        <w:pStyle w:val="Compact"/>
        <w:numPr>
          <w:ilvl w:val="0"/>
          <w:numId w:val="1242"/>
        </w:numPr>
      </w:pPr>
      <w:r>
        <w:rPr>
          <w:b/>
          <w:bCs/>
        </w:rPr>
        <w:t xml:space="preserve">Quality assurance</w:t>
      </w:r>
      <w:r>
        <w:t xml:space="preserve">: Catch platform-specific issues before they reach users</w:t>
      </w:r>
    </w:p>
    <w:p>
      <w:pPr>
        <w:pStyle w:val="Compact"/>
        <w:numPr>
          <w:ilvl w:val="0"/>
          <w:numId w:val="124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64"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58"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55">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6" name="Picture"/>
                  <a:graphic>
                    <a:graphicData uri="http://schemas.openxmlformats.org/drawingml/2006/picture">
                      <pic:pic>
                        <pic:nvPicPr>
                          <pic:cNvPr descr="/opt/quarto/share/formats/docx/note.png" id="75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58"/>
    <w:bookmarkStart w:id="762"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43"/>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43"/>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43"/>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9" name="Picture"/>
                  <a:graphic>
                    <a:graphicData uri="http://schemas.openxmlformats.org/drawingml/2006/picture">
                      <pic:pic>
                        <pic:nvPicPr>
                          <pic:cNvPr descr="/opt/quarto/share/formats/docx/note.png" id="760"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61">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55">
              <w:r>
                <w:rPr>
                  <w:rStyle w:val="Hyperlink"/>
                </w:rPr>
                <w:t xml:space="preserve">Actions versioning guide</w:t>
              </w:r>
            </w:hyperlink>
            <w:r>
              <w:t xml:space="preserve">.</w:t>
            </w:r>
          </w:p>
          <w:p/>
        </w:tc>
      </w:tr>
    </w:tbl>
    <w:bookmarkEnd w:id="762"/>
    <w:bookmarkStart w:id="763"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63"/>
    <w:bookmarkEnd w:id="764"/>
    <w:bookmarkEnd w:id="765"/>
    <w:bookmarkStart w:id="770"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54">
        <w:r>
          <w:rPr>
            <w:rStyle w:val="Hyperlink"/>
          </w:rPr>
          <w:t xml:space="preserve">r-lib/actions</w:t>
        </w:r>
      </w:hyperlink>
      <w:r>
        <w:t xml:space="preserve"> </w:t>
      </w:r>
      <w:r>
        <w:t xml:space="preserve">that handle common R package tasks.</w:t>
      </w:r>
    </w:p>
    <w:bookmarkStart w:id="767"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66">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67"/>
    <w:bookmarkStart w:id="768"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68"/>
    <w:bookmarkStart w:id="769"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44"/>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44"/>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44"/>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69"/>
    <w:bookmarkEnd w:id="770"/>
    <w:bookmarkStart w:id="774"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45"/>
        </w:numPr>
      </w:pPr>
      <w:hyperlink r:id="rId91">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45"/>
        </w:numPr>
      </w:pPr>
      <w:hyperlink r:id="rId354">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9">
        <w:r>
          <w:rPr>
            <w:rStyle w:val="VerbatimChar"/>
          </w:rPr>
          <w:t xml:space="preserve">{pkgdown}</w:t>
        </w:r>
      </w:hyperlink>
      <w:r>
        <w:t xml:space="preserve">,</w:t>
      </w:r>
      <w:r>
        <w:t xml:space="preserve"> </w:t>
      </w:r>
      <w:hyperlink r:id="rId298">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45"/>
        </w:numPr>
      </w:pPr>
      <w:hyperlink r:id="rId771">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45"/>
        </w:numPr>
      </w:pPr>
      <w:hyperlink r:id="rId772">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45"/>
        </w:numPr>
      </w:pPr>
      <w:hyperlink r:id="rId773">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74"/>
    <w:bookmarkStart w:id="775"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46"/>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46"/>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75"/>
    <w:bookmarkStart w:id="779"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7" name="Picture"/>
                  <a:graphic>
                    <a:graphicData uri="http://schemas.openxmlformats.org/drawingml/2006/picture">
                      <pic:pic>
                        <pic:nvPicPr>
                          <pic:cNvPr descr="/opt/quarto/share/formats/docx/warning.png" id="778"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47"/>
        </w:numPr>
      </w:pPr>
      <w:r>
        <w:t xml:space="preserve">When to run (on push, pull request, schedule, etc.)</w:t>
      </w:r>
    </w:p>
    <w:p>
      <w:pPr>
        <w:pStyle w:val="Compact"/>
        <w:numPr>
          <w:ilvl w:val="0"/>
          <w:numId w:val="1247"/>
        </w:numPr>
      </w:pPr>
      <w:r>
        <w:t xml:space="preserve">What operating systems and R versions to use</w:t>
      </w:r>
    </w:p>
    <w:p>
      <w:pPr>
        <w:pStyle w:val="Compact"/>
        <w:numPr>
          <w:ilvl w:val="0"/>
          <w:numId w:val="1247"/>
        </w:numPr>
      </w:pPr>
      <w:r>
        <w:t xml:space="preserve">What steps to execute (install dependencies, run checks, etc.)</w:t>
      </w:r>
    </w:p>
    <w:bookmarkEnd w:id="779"/>
    <w:bookmarkStart w:id="790"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82"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48"/>
        </w:numPr>
      </w:pPr>
      <w:r>
        <w:t xml:space="preserve">GitHub Actions:</w:t>
      </w:r>
      <w:r>
        <w:t xml:space="preserve"> </w:t>
      </w:r>
      <w:r>
        <w:t xml:space="preserve">a</w:t>
      </w:r>
      <w:r>
        <w:t xml:space="preserve"> </w:t>
      </w:r>
      <w:hyperlink r:id="rId780">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48"/>
        </w:numPr>
      </w:pPr>
      <w:r>
        <w:t xml:space="preserve">GitLab CI: a</w:t>
      </w:r>
      <w:r>
        <w:t xml:space="preserve"> </w:t>
      </w:r>
      <w:hyperlink r:id="rId781">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82"/>
    <w:bookmarkStart w:id="783"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9"/>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9"/>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83"/>
    <w:bookmarkStart w:id="784"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84"/>
    <w:bookmarkStart w:id="785"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50"/>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50"/>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50"/>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85"/>
    <w:bookmarkStart w:id="786"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25">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86"/>
    <w:bookmarkStart w:id="787"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87"/>
    <w:bookmarkStart w:id="788" w:name="sec-ci-secrets"/>
    <w:p>
      <w:pPr>
        <w:pStyle w:val="Heading3"/>
      </w:pPr>
      <w:r>
        <w:t xml:space="preserve">13.6.7 Secret Management</w:t>
      </w:r>
    </w:p>
    <w:p>
      <w:pPr>
        <w:pStyle w:val="Compact"/>
        <w:numPr>
          <w:ilvl w:val="0"/>
          <w:numId w:val="1251"/>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51"/>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51"/>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51"/>
        </w:numPr>
      </w:pPr>
      <w:r>
        <w:t xml:space="preserve">Rotate long-lived tokens on a schedule,</w:t>
      </w:r>
      <w:r>
        <w:t xml:space="preserve"> </w:t>
      </w:r>
      <w:r>
        <w:t xml:space="preserve">and immediately when a person with access leaves the project.</w:t>
      </w:r>
    </w:p>
    <w:bookmarkEnd w:id="788"/>
    <w:bookmarkStart w:id="789"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52"/>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52"/>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52"/>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52"/>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7"/>
        </w:numPr>
      </w:pPr>
      <w:r>
        <w:t xml:space="preserve">beats a verdict buried in a thousand-line log.</w:t>
      </w:r>
    </w:p>
    <w:bookmarkEnd w:id="789"/>
    <w:bookmarkEnd w:id="790"/>
    <w:bookmarkStart w:id="793"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91">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53"/>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53"/>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53"/>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91">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54"/>
        </w:numPr>
      </w:pPr>
      <w:r>
        <w:rPr>
          <w:b/>
          <w:bCs/>
        </w:rPr>
        <w:t xml:space="preserve">Test failures</w:t>
      </w:r>
      <w:r>
        <w:t xml:space="preserve">: Your tests found a bug (this is good! fix the bug)</w:t>
      </w:r>
    </w:p>
    <w:p>
      <w:pPr>
        <w:pStyle w:val="Compact"/>
        <w:numPr>
          <w:ilvl w:val="0"/>
          <w:numId w:val="1254"/>
        </w:numPr>
      </w:pPr>
      <w:r>
        <w:rPr>
          <w:b/>
          <w:bCs/>
        </w:rPr>
        <w:t xml:space="preserve">Platform-specific issues</w:t>
      </w:r>
      <w:r>
        <w:t xml:space="preserve">: Code works on your machine but not on other platforms</w:t>
      </w:r>
    </w:p>
    <w:p>
      <w:pPr>
        <w:pStyle w:val="Compact"/>
        <w:numPr>
          <w:ilvl w:val="0"/>
          <w:numId w:val="1254"/>
        </w:numPr>
      </w:pPr>
      <w:r>
        <w:rPr>
          <w:b/>
          <w:bCs/>
        </w:rPr>
        <w:t xml:space="preserve">Missing dependencies</w:t>
      </w:r>
      <w:r>
        <w:t xml:space="preserve">: System libraries needed for packages aren’t installed</w:t>
      </w:r>
    </w:p>
    <w:p>
      <w:pPr>
        <w:pStyle w:val="Compact"/>
        <w:numPr>
          <w:ilvl w:val="0"/>
          <w:numId w:val="1254"/>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92">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93"/>
    <w:bookmarkStart w:id="806"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94"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55"/>
        </w:numPr>
      </w:pPr>
      <w:r>
        <w:rPr>
          <w:b/>
          <w:bCs/>
        </w:rPr>
        <w:t xml:space="preserve">CI/CD status updates</w:t>
      </w:r>
      <w:r>
        <w:t xml:space="preserve">: Report test results, build status, or deployment progress</w:t>
      </w:r>
    </w:p>
    <w:p>
      <w:pPr>
        <w:pStyle w:val="Compact"/>
        <w:numPr>
          <w:ilvl w:val="0"/>
          <w:numId w:val="1255"/>
        </w:numPr>
      </w:pPr>
      <w:r>
        <w:rPr>
          <w:b/>
          <w:bCs/>
        </w:rPr>
        <w:t xml:space="preserve">Code quality reports</w:t>
      </w:r>
      <w:r>
        <w:t xml:space="preserve">: Post coverage reports, linting results, or security scan findings</w:t>
      </w:r>
      <w:r>
        <w:br/>
      </w:r>
    </w:p>
    <w:p>
      <w:pPr>
        <w:pStyle w:val="Compact"/>
        <w:numPr>
          <w:ilvl w:val="0"/>
          <w:numId w:val="1255"/>
        </w:numPr>
      </w:pPr>
      <w:r>
        <w:rPr>
          <w:b/>
          <w:bCs/>
        </w:rPr>
        <w:t xml:space="preserve">Deployment previews</w:t>
      </w:r>
      <w:r>
        <w:t xml:space="preserve">: Share links to preview deployments (e.g., documentation sites, app previews)</w:t>
      </w:r>
    </w:p>
    <w:p>
      <w:pPr>
        <w:pStyle w:val="Compact"/>
        <w:numPr>
          <w:ilvl w:val="0"/>
          <w:numId w:val="1255"/>
        </w:numPr>
      </w:pPr>
      <w:r>
        <w:rPr>
          <w:b/>
          <w:bCs/>
        </w:rPr>
        <w:t xml:space="preserve">Bot feedback</w:t>
      </w:r>
      <w:r>
        <w:t xml:space="preserve">: Provide automated feedback without cluttering the PR conversation</w:t>
      </w:r>
    </w:p>
    <w:bookmarkEnd w:id="794"/>
    <w:bookmarkStart w:id="800" w:name="comparison-of-popular-actions"/>
    <w:p>
      <w:pPr>
        <w:pStyle w:val="Heading4"/>
      </w:pPr>
      <w:r>
        <w:t xml:space="preserve">13.8.0.2 Comparison of Popular Actions</w:t>
      </w:r>
    </w:p>
    <w:p>
      <w:pPr>
        <w:pStyle w:val="FirstParagraph"/>
      </w:pPr>
      <w:hyperlink r:id="rId795">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56"/>
        </w:numPr>
      </w:pPr>
      <w:r>
        <w:rPr>
          <w:b/>
          <w:bCs/>
        </w:rPr>
        <w:t xml:space="preserve">Sticky comments</w:t>
      </w:r>
      <w:r>
        <w:t xml:space="preserve">: Creates or updates a comment identified by a unique header</w:t>
      </w:r>
    </w:p>
    <w:p>
      <w:pPr>
        <w:pStyle w:val="Compact"/>
        <w:numPr>
          <w:ilvl w:val="0"/>
          <w:numId w:val="1256"/>
        </w:numPr>
      </w:pPr>
      <w:r>
        <w:rPr>
          <w:b/>
          <w:bCs/>
        </w:rPr>
        <w:t xml:space="preserve">Multiple independent comments</w:t>
      </w:r>
      <w:r>
        <w:t xml:space="preserve">: Different workflows can maintain separate sticky comments using different headers</w:t>
      </w:r>
    </w:p>
    <w:p>
      <w:pPr>
        <w:pStyle w:val="Compact"/>
        <w:numPr>
          <w:ilvl w:val="0"/>
          <w:numId w:val="1256"/>
        </w:numPr>
      </w:pPr>
      <w:r>
        <w:rPr>
          <w:b/>
          <w:bCs/>
        </w:rPr>
        <w:t xml:space="preserve">Flexible update modes</w:t>
      </w:r>
      <w:r>
        <w:t xml:space="preserve">: Replace, append, recreate, delete, or hide comments</w:t>
      </w:r>
    </w:p>
    <w:p>
      <w:pPr>
        <w:pStyle w:val="Compact"/>
        <w:numPr>
          <w:ilvl w:val="0"/>
          <w:numId w:val="1256"/>
        </w:numPr>
      </w:pPr>
      <w:r>
        <w:rPr>
          <w:b/>
          <w:bCs/>
        </w:rPr>
        <w:t xml:space="preserve">File-based messages</w:t>
      </w:r>
      <w:r>
        <w:t xml:space="preserve">: Load comment content from files for complex templates</w:t>
      </w:r>
    </w:p>
    <w:p>
      <w:pPr>
        <w:pStyle w:val="Compact"/>
        <w:numPr>
          <w:ilvl w:val="0"/>
          <w:numId w:val="1256"/>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96">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57"/>
        </w:numPr>
      </w:pPr>
      <w:r>
        <w:rPr>
          <w:b/>
          <w:bCs/>
        </w:rPr>
        <w:t xml:space="preserve">Progress tracking</w:t>
      </w:r>
      <w:r>
        <w:t xml:space="preserve">: Update comments as workflow steps complete or fail</w:t>
      </w:r>
    </w:p>
    <w:p>
      <w:pPr>
        <w:pStyle w:val="Compact"/>
        <w:numPr>
          <w:ilvl w:val="0"/>
          <w:numId w:val="1257"/>
        </w:numPr>
      </w:pPr>
      <w:r>
        <w:rPr>
          <w:b/>
          <w:bCs/>
        </w:rPr>
        <w:t xml:space="preserve">Identifier-based updates</w:t>
      </w:r>
      <w:r>
        <w:t xml:space="preserve">: Uses a hidden identifier to find and update the correct comment</w:t>
      </w:r>
    </w:p>
    <w:p>
      <w:pPr>
        <w:pStyle w:val="Compact"/>
        <w:numPr>
          <w:ilvl w:val="0"/>
          <w:numId w:val="1257"/>
        </w:numPr>
      </w:pPr>
      <w:r>
        <w:rPr>
          <w:b/>
          <w:bCs/>
        </w:rPr>
        <w:t xml:space="preserve">Multiple update modes</w:t>
      </w:r>
      <w:r>
        <w:t xml:space="preserve">: Append to existing comments, recreate, or delete</w:t>
      </w:r>
    </w:p>
    <w:p>
      <w:pPr>
        <w:pStyle w:val="Compact"/>
        <w:numPr>
          <w:ilvl w:val="0"/>
          <w:numId w:val="1257"/>
        </w:numPr>
      </w:pPr>
      <w:r>
        <w:rPr>
          <w:b/>
          <w:bCs/>
        </w:rPr>
        <w:t xml:space="preserve">Flexible targets</w:t>
      </w:r>
      <w:r>
        <w:t xml:space="preserve">: Comment on PRs, issues, or specific commits</w:t>
      </w:r>
    </w:p>
    <w:p>
      <w:pPr>
        <w:pStyle w:val="Compact"/>
        <w:numPr>
          <w:ilvl w:val="0"/>
          <w:numId w:val="1257"/>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97">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58"/>
        </w:numPr>
      </w:pPr>
      <w:r>
        <w:rPr>
          <w:b/>
          <w:bCs/>
        </w:rPr>
        <w:t xml:space="preserve">Simple comment creation</w:t>
      </w:r>
      <w:r>
        <w:t xml:space="preserve">: Easy to post one-time or updated comments</w:t>
      </w:r>
    </w:p>
    <w:p>
      <w:pPr>
        <w:pStyle w:val="Compact"/>
        <w:numPr>
          <w:ilvl w:val="0"/>
          <w:numId w:val="1258"/>
        </w:numPr>
      </w:pPr>
      <w:r>
        <w:rPr>
          <w:b/>
          <w:bCs/>
        </w:rPr>
        <w:t xml:space="preserve">Comment updates</w:t>
      </w:r>
      <w:r>
        <w:t xml:space="preserve">: Find and update existing comments by ID or content</w:t>
      </w:r>
    </w:p>
    <w:p>
      <w:pPr>
        <w:pStyle w:val="Compact"/>
        <w:numPr>
          <w:ilvl w:val="0"/>
          <w:numId w:val="1258"/>
        </w:numPr>
      </w:pPr>
      <w:r>
        <w:rPr>
          <w:b/>
          <w:bCs/>
        </w:rPr>
        <w:t xml:space="preserve">Reactions</w:t>
      </w:r>
      <w:r>
        <w:t xml:space="preserve">: Add emoji reactions to comments</w:t>
      </w:r>
    </w:p>
    <w:p>
      <w:pPr>
        <w:pStyle w:val="Compact"/>
        <w:numPr>
          <w:ilvl w:val="0"/>
          <w:numId w:val="1258"/>
        </w:numPr>
      </w:pPr>
      <w:r>
        <w:rPr>
          <w:b/>
          <w:bCs/>
        </w:rPr>
        <w:t xml:space="preserve">Comment deletion</w:t>
      </w:r>
      <w:r>
        <w:t xml:space="preserve">: Remove comments when no longer needed</w:t>
      </w:r>
    </w:p>
    <w:p>
      <w:pPr>
        <w:pStyle w:val="Compact"/>
        <w:numPr>
          <w:ilvl w:val="0"/>
          <w:numId w:val="1258"/>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98">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9"/>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9"/>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9"/>
        </w:numPr>
      </w:pPr>
      <w:r>
        <w:rPr>
          <w:b/>
          <w:bCs/>
        </w:rPr>
        <w:t xml:space="preserve">Sticky comments with links</w:t>
      </w:r>
      <w:r>
        <w:t xml:space="preserve">: Posts and updates a comment with the preview URL and optional QR code for mobile access</w:t>
      </w:r>
    </w:p>
    <w:p>
      <w:pPr>
        <w:pStyle w:val="Compact"/>
        <w:numPr>
          <w:ilvl w:val="0"/>
          <w:numId w:val="1259"/>
        </w:numPr>
      </w:pPr>
      <w:r>
        <w:rPr>
          <w:b/>
          <w:bCs/>
        </w:rPr>
        <w:t xml:space="preserve">Automatic cleanup</w:t>
      </w:r>
      <w:r>
        <w:t xml:space="preserve">: Removes preview deployments when PRs are closed</w:t>
      </w:r>
    </w:p>
    <w:p>
      <w:pPr>
        <w:pStyle w:val="Compact"/>
        <w:numPr>
          <w:ilvl w:val="0"/>
          <w:numId w:val="1259"/>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9"/>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99">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60"/>
        </w:numPr>
      </w:pPr>
      <w:r>
        <w:t xml:space="preserve">Keep a historical record of what each merged PR changed</w:t>
      </w:r>
    </w:p>
    <w:p>
      <w:pPr>
        <w:pStyle w:val="Compact"/>
        <w:numPr>
          <w:ilvl w:val="0"/>
          <w:numId w:val="1260"/>
        </w:numPr>
      </w:pPr>
      <w:r>
        <w:t xml:space="preserve">Allow stakeholders to review merged changes after the fact</w:t>
      </w:r>
    </w:p>
    <w:p>
      <w:pPr>
        <w:pStyle w:val="Compact"/>
        <w:numPr>
          <w:ilvl w:val="0"/>
          <w:numId w:val="1260"/>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800"/>
    <w:bookmarkStart w:id="801"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801"/>
    <w:bookmarkStart w:id="802"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61"/>
        </w:numPr>
      </w:pPr>
      <w:r>
        <w:t xml:space="preserve">You need to maintain multiple independent status comments (test results, coverage, deployment, etc.)</w:t>
      </w:r>
    </w:p>
    <w:p>
      <w:pPr>
        <w:pStyle w:val="Compact"/>
        <w:numPr>
          <w:ilvl w:val="0"/>
          <w:numId w:val="1261"/>
        </w:numPr>
      </w:pPr>
      <w:r>
        <w:t xml:space="preserve">You want to prevent comment spam by updating the same comment</w:t>
      </w:r>
    </w:p>
    <w:p>
      <w:pPr>
        <w:pStyle w:val="Compact"/>
        <w:numPr>
          <w:ilvl w:val="0"/>
          <w:numId w:val="1261"/>
        </w:numPr>
      </w:pPr>
      <w:r>
        <w:t xml:space="preserve">You need advanced features like hiding outdated comments or file-based templates</w:t>
      </w:r>
    </w:p>
    <w:p>
      <w:pPr>
        <w:pStyle w:val="Compact"/>
        <w:numPr>
          <w:ilvl w:val="0"/>
          <w:numId w:val="1261"/>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62"/>
        </w:numPr>
      </w:pPr>
      <w:r>
        <w:t xml:space="preserve">You have long-running workflows with multiple stages</w:t>
      </w:r>
    </w:p>
    <w:p>
      <w:pPr>
        <w:pStyle w:val="Compact"/>
        <w:numPr>
          <w:ilvl w:val="0"/>
          <w:numId w:val="1262"/>
        </w:numPr>
      </w:pPr>
      <w:r>
        <w:t xml:space="preserve">You want to provide progressive feedback as each stage completes</w:t>
      </w:r>
    </w:p>
    <w:p>
      <w:pPr>
        <w:pStyle w:val="Compact"/>
        <w:numPr>
          <w:ilvl w:val="0"/>
          <w:numId w:val="1262"/>
        </w:numPr>
      </w:pPr>
      <w:r>
        <w:t xml:space="preserve">You need the workflow to fail and report the failure in the comment</w:t>
      </w:r>
    </w:p>
    <w:p>
      <w:pPr>
        <w:pStyle w:val="Compact"/>
        <w:numPr>
          <w:ilvl w:val="0"/>
          <w:numId w:val="1262"/>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63"/>
        </w:numPr>
      </w:pPr>
      <w:r>
        <w:t xml:space="preserve">You need simple comment posting without complex update logic</w:t>
      </w:r>
    </w:p>
    <w:p>
      <w:pPr>
        <w:pStyle w:val="Compact"/>
        <w:numPr>
          <w:ilvl w:val="0"/>
          <w:numId w:val="1263"/>
        </w:numPr>
      </w:pPr>
      <w:r>
        <w:t xml:space="preserve">You want to add emoji reactions to comments</w:t>
      </w:r>
    </w:p>
    <w:p>
      <w:pPr>
        <w:pStyle w:val="Compact"/>
        <w:numPr>
          <w:ilvl w:val="0"/>
          <w:numId w:val="1263"/>
        </w:numPr>
      </w:pPr>
      <w:r>
        <w:t xml:space="preserve">You’re comfortable with the action’s simpler update mechanism</w:t>
      </w:r>
    </w:p>
    <w:p>
      <w:pPr>
        <w:pStyle w:val="Compact"/>
        <w:numPr>
          <w:ilvl w:val="0"/>
          <w:numId w:val="1263"/>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64"/>
        </w:numPr>
      </w:pPr>
      <w:r>
        <w:t xml:space="preserve">You need to deploy preview versions of your site/app to GitHub Pages for each PR</w:t>
      </w:r>
    </w:p>
    <w:p>
      <w:pPr>
        <w:pStyle w:val="Compact"/>
        <w:numPr>
          <w:ilvl w:val="0"/>
          <w:numId w:val="1264"/>
        </w:numPr>
      </w:pPr>
      <w:r>
        <w:t xml:space="preserve">You want stakeholders to review rendered output (documentation, UI) rather than just code</w:t>
      </w:r>
    </w:p>
    <w:p>
      <w:pPr>
        <w:pStyle w:val="Compact"/>
        <w:numPr>
          <w:ilvl w:val="0"/>
          <w:numId w:val="1264"/>
        </w:numPr>
      </w:pPr>
      <w:r>
        <w:t xml:space="preserve">You need automatic cleanup of preview deployments when PRs close</w:t>
      </w:r>
    </w:p>
    <w:p>
      <w:pPr>
        <w:pStyle w:val="Compact"/>
        <w:numPr>
          <w:ilvl w:val="0"/>
          <w:numId w:val="1264"/>
        </w:numPr>
      </w:pPr>
      <w:r>
        <w:t xml:space="preserve">You want to preserve previews of merged PRs for historical reference</w:t>
      </w:r>
    </w:p>
    <w:p>
      <w:pPr>
        <w:pStyle w:val="Compact"/>
        <w:numPr>
          <w:ilvl w:val="0"/>
          <w:numId w:val="1264"/>
        </w:numPr>
      </w:pPr>
      <w:r>
        <w:t xml:space="preserve">Your project uses GitHub Pages and benefits from preview environments</w:t>
      </w:r>
    </w:p>
    <w:bookmarkEnd w:id="802"/>
    <w:bookmarkStart w:id="805"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03" name="Picture"/>
                  <a:graphic>
                    <a:graphicData uri="http://schemas.openxmlformats.org/drawingml/2006/picture">
                      <pic:pic>
                        <pic:nvPicPr>
                          <pic:cNvPr descr="/opt/quarto/share/formats/docx/warning.png" id="804"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51">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805"/>
    <w:bookmarkEnd w:id="806"/>
    <w:bookmarkStart w:id="809"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807">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65"/>
        </w:numPr>
      </w:pPr>
      <w:r>
        <w:rPr>
          <w:b/>
          <w:bCs/>
        </w:rPr>
        <w:t xml:space="preserve">Faster installation</w:t>
      </w:r>
      <w:r>
        <w:t xml:space="preserve">: Binary packages install in seconds rather than minutes</w:t>
      </w:r>
    </w:p>
    <w:p>
      <w:pPr>
        <w:pStyle w:val="Compact"/>
        <w:numPr>
          <w:ilvl w:val="0"/>
          <w:numId w:val="1265"/>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65"/>
        </w:numPr>
      </w:pPr>
      <w:r>
        <w:rPr>
          <w:b/>
          <w:bCs/>
        </w:rPr>
        <w:t xml:space="preserve">Complete CRAN coverage</w:t>
      </w:r>
      <w:r>
        <w:t xml:space="preserve">: Over 30,000 CRAN packages available as binaries (as of early 2025)</w:t>
      </w:r>
    </w:p>
    <w:p>
      <w:pPr>
        <w:pStyle w:val="Compact"/>
        <w:numPr>
          <w:ilvl w:val="0"/>
          <w:numId w:val="1265"/>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808">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66"/>
        </w:numPr>
      </w:pPr>
      <w:r>
        <w:t xml:space="preserve">Your workflow installs many R packages</w:t>
      </w:r>
    </w:p>
    <w:p>
      <w:pPr>
        <w:pStyle w:val="Compact"/>
        <w:numPr>
          <w:ilvl w:val="0"/>
          <w:numId w:val="1266"/>
        </w:numPr>
      </w:pPr>
      <w:r>
        <w:t xml:space="preserve">Build times are a bottleneck in your CI pipeline</w:t>
      </w:r>
    </w:p>
    <w:p>
      <w:pPr>
        <w:pStyle w:val="Compact"/>
        <w:numPr>
          <w:ilvl w:val="0"/>
          <w:numId w:val="1266"/>
        </w:numPr>
      </w:pPr>
      <w:r>
        <w:t xml:space="preserve">You’re running on Ubuntu (focal, jammy, or noble)</w:t>
      </w:r>
    </w:p>
    <w:p>
      <w:pPr>
        <w:pStyle w:val="Compact"/>
        <w:numPr>
          <w:ilvl w:val="0"/>
          <w:numId w:val="1266"/>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807">
        <w:r>
          <w:rPr>
            <w:rStyle w:val="Hyperlink"/>
          </w:rPr>
          <w:t xml:space="preserve">r2u website</w:t>
        </w:r>
      </w:hyperlink>
      <w:r>
        <w:t xml:space="preserve">.</w:t>
      </w:r>
    </w:p>
    <w:bookmarkEnd w:id="809"/>
    <w:bookmarkStart w:id="817" w:name="additional-resources-2"/>
    <w:p>
      <w:pPr>
        <w:pStyle w:val="Heading2"/>
      </w:pPr>
      <w:r>
        <w:t xml:space="preserve">13.10 Additional Resources</w:t>
      </w:r>
    </w:p>
    <w:p>
      <w:pPr>
        <w:pStyle w:val="Compact"/>
        <w:numPr>
          <w:ilvl w:val="0"/>
          <w:numId w:val="1267"/>
        </w:numPr>
      </w:pPr>
      <w:hyperlink r:id="rId754">
        <w:r>
          <w:rPr>
            <w:rStyle w:val="Hyperlink"/>
          </w:rPr>
          <w:t xml:space="preserve">GitHub Actions features overview</w:t>
        </w:r>
      </w:hyperlink>
    </w:p>
    <w:p>
      <w:pPr>
        <w:pStyle w:val="Compact"/>
        <w:numPr>
          <w:ilvl w:val="0"/>
          <w:numId w:val="1267"/>
        </w:numPr>
      </w:pPr>
      <w:hyperlink r:id="rId354">
        <w:r>
          <w:rPr>
            <w:rStyle w:val="Hyperlink"/>
          </w:rPr>
          <w:t xml:space="preserve">r-lib/actions repository</w:t>
        </w:r>
      </w:hyperlink>
      <w:r>
        <w:t xml:space="preserve"> </w:t>
      </w:r>
      <w:r>
        <w:t xml:space="preserve">- R-specific actions and example workflows</w:t>
      </w:r>
    </w:p>
    <w:p>
      <w:pPr>
        <w:pStyle w:val="Compact"/>
        <w:numPr>
          <w:ilvl w:val="0"/>
          <w:numId w:val="1267"/>
        </w:numPr>
      </w:pPr>
      <w:hyperlink r:id="rId810">
        <w:r>
          <w:rPr>
            <w:rStyle w:val="Hyperlink"/>
          </w:rPr>
          <w:t xml:space="preserve">R Packages book: Continuous Integration</w:t>
        </w:r>
      </w:hyperlink>
    </w:p>
    <w:p>
      <w:pPr>
        <w:pStyle w:val="Compact"/>
        <w:numPr>
          <w:ilvl w:val="0"/>
          <w:numId w:val="1267"/>
        </w:numPr>
      </w:pPr>
      <w:hyperlink r:id="rId811">
        <w:r>
          <w:rPr>
            <w:rStyle w:val="Hyperlink"/>
          </w:rPr>
          <w:t xml:space="preserve">GitHub Actions documentation</w:t>
        </w:r>
      </w:hyperlink>
    </w:p>
    <w:p>
      <w:pPr>
        <w:pStyle w:val="Compact"/>
        <w:numPr>
          <w:ilvl w:val="0"/>
          <w:numId w:val="1267"/>
        </w:numPr>
      </w:pPr>
      <w:hyperlink r:id="rId812">
        <w:r>
          <w:rPr>
            <w:rStyle w:val="Hyperlink"/>
          </w:rPr>
          <w:t xml:space="preserve">Where to find help with r-lib/actions</w:t>
        </w:r>
      </w:hyperlink>
    </w:p>
    <w:p>
      <w:pPr>
        <w:pStyle w:val="Compact"/>
        <w:numPr>
          <w:ilvl w:val="0"/>
          <w:numId w:val="1267"/>
        </w:numPr>
      </w:pPr>
      <w:hyperlink r:id="rId813">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67"/>
        </w:numPr>
      </w:pPr>
      <w:hyperlink r:id="rId814">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67"/>
        </w:numPr>
      </w:pPr>
      <w:hyperlink r:id="rId815">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67"/>
        </w:numPr>
      </w:pPr>
      <w:hyperlink r:id="rId816">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67"/>
        </w:numPr>
      </w:pPr>
      <w:hyperlink r:id="rId791">
        <w:r>
          <w:rPr>
            <w:rStyle w:val="Hyperlink"/>
          </w:rPr>
          <w:t xml:space="preserve">GitHub Status</w:t>
        </w:r>
      </w:hyperlink>
      <w:r>
        <w:t xml:space="preserve"> </w:t>
      </w:r>
      <w:r>
        <w:t xml:space="preserve">- real-time status of GitHub services</w:t>
      </w:r>
    </w:p>
    <w:p>
      <w:r>
        <w:br w:type="page"/>
      </w:r>
    </w:p>
    <w:bookmarkEnd w:id="817"/>
    <w:bookmarkEnd w:id="818"/>
    <w:bookmarkStart w:id="89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68"/>
        </w:numPr>
      </w:pPr>
      <w:r>
        <w:t xml:space="preserve">Run a series of scripts in parallel or in a specific order to reproduce our work</w:t>
      </w:r>
    </w:p>
    <w:p>
      <w:pPr>
        <w:pStyle w:val="Compact"/>
        <w:numPr>
          <w:ilvl w:val="0"/>
          <w:numId w:val="1268"/>
        </w:numPr>
      </w:pPr>
      <w:r>
        <w:t xml:space="preserve">To check on the progress of a batch of jobs</w:t>
      </w:r>
    </w:p>
    <w:p>
      <w:pPr>
        <w:pStyle w:val="Compact"/>
        <w:numPr>
          <w:ilvl w:val="0"/>
          <w:numId w:val="1268"/>
        </w:numPr>
      </w:pPr>
      <w:r>
        <w:t xml:space="preserve">To use git and push to github</w:t>
      </w:r>
    </w:p>
    <w:bookmarkStart w:id="824"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819"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9"/>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9"/>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9"/>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9"/>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819"/>
    <w:bookmarkStart w:id="820"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70"/>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70"/>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70"/>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70"/>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820"/>
    <w:bookmarkStart w:id="821"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71"/>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71"/>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71"/>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71"/>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821"/>
    <w:bookmarkStart w:id="823"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822"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822"/>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823"/>
    <w:bookmarkEnd w:id="824"/>
    <w:bookmarkStart w:id="829"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828" w:name="fig-unix-desktop"/>
          <w:p>
            <w:pPr>
              <w:pStyle w:val="Compact"/>
              <w:jc w:val="center"/>
            </w:pPr>
            <w:r>
              <w:drawing>
                <wp:inline>
                  <wp:extent cx="5334000" cy="3380267"/>
                  <wp:effectExtent b="0" l="0" r="0" t="0"/>
                  <wp:docPr descr="" title="" id="826" name="Picture"/>
                  <a:graphic>
                    <a:graphicData uri="http://schemas.openxmlformats.org/drawingml/2006/picture">
                      <pic:pic>
                        <pic:nvPicPr>
                          <pic:cNvPr descr="assets/images/ex-desktop.jpg" id="827" name="Picture"/>
                          <pic:cNvPicPr>
                            <a:picLocks noChangeArrowheads="1" noChangeAspect="1"/>
                          </pic:cNvPicPr>
                        </pic:nvPicPr>
                        <pic:blipFill>
                          <a:blip r:embed="rId82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828"/>
        </w:tc>
      </w:tr>
    </w:tbl>
    <w:bookmarkEnd w:id="829"/>
    <w:bookmarkStart w:id="845"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72"/>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72"/>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72"/>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72"/>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42" w:name="recommended-options"/>
    <w:p>
      <w:pPr>
        <w:pStyle w:val="Heading3"/>
      </w:pPr>
      <w:r>
        <w:t xml:space="preserve">14.3.1 Recommended Options</w:t>
      </w:r>
    </w:p>
    <w:bookmarkStart w:id="831" w:name="ghostty"/>
    <w:p>
      <w:pPr>
        <w:pStyle w:val="Heading4"/>
      </w:pPr>
      <w:r>
        <w:t xml:space="preserve">14.3.1.1</w:t>
      </w:r>
      <w:r>
        <w:t xml:space="preserve"> </w:t>
      </w:r>
      <w:hyperlink r:id="rId830">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73"/>
        </w:numPr>
      </w:pPr>
      <w:r>
        <w:t xml:space="preserve">Native user interface on macOS and Linux</w:t>
      </w:r>
    </w:p>
    <w:p>
      <w:pPr>
        <w:pStyle w:val="Compact"/>
        <w:numPr>
          <w:ilvl w:val="0"/>
          <w:numId w:val="1273"/>
        </w:numPr>
      </w:pPr>
      <w:r>
        <w:t xml:space="preserve">Cross-platform configuration using a simple plain-text configuration file</w:t>
      </w:r>
    </w:p>
    <w:p>
      <w:pPr>
        <w:pStyle w:val="Compact"/>
        <w:numPr>
          <w:ilvl w:val="0"/>
          <w:numId w:val="1273"/>
        </w:numPr>
      </w:pPr>
      <w:r>
        <w:t xml:space="preserve">Built-in tabs and split panes</w:t>
      </w:r>
    </w:p>
    <w:p>
      <w:pPr>
        <w:pStyle w:val="Compact"/>
        <w:numPr>
          <w:ilvl w:val="0"/>
          <w:numId w:val="1273"/>
        </w:numPr>
      </w:pPr>
      <w:r>
        <w:t xml:space="preserve">True color and modern terminal graphics protocol support</w:t>
      </w:r>
    </w:p>
    <w:p>
      <w:pPr>
        <w:pStyle w:val="Compact"/>
        <w:numPr>
          <w:ilvl w:val="0"/>
          <w:numId w:val="1273"/>
        </w:numPr>
      </w:pPr>
      <w:r>
        <w:t xml:space="preserve">Available on macOS and Linux</w:t>
      </w:r>
      <w:r>
        <w:t xml:space="preserve"> </w:t>
      </w:r>
      <w:r>
        <w:t xml:space="preserve">(Windows support in active development as of September 2026)</w:t>
      </w:r>
    </w:p>
    <w:bookmarkEnd w:id="831"/>
    <w:bookmarkStart w:id="833" w:name="wezterm"/>
    <w:p>
      <w:pPr>
        <w:pStyle w:val="Heading4"/>
      </w:pPr>
      <w:r>
        <w:t xml:space="preserve">14.3.1.2</w:t>
      </w:r>
      <w:r>
        <w:t xml:space="preserve"> </w:t>
      </w:r>
      <w:hyperlink r:id="rId832">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74"/>
        </w:numPr>
      </w:pPr>
      <w:r>
        <w:t xml:space="preserve">Configured using Lua,</w:t>
      </w:r>
      <w:r>
        <w:t xml:space="preserve"> </w:t>
      </w:r>
      <w:r>
        <w:t xml:space="preserve">enabling powerful custom keybindings and automation scripts</w:t>
      </w:r>
    </w:p>
    <w:p>
      <w:pPr>
        <w:pStyle w:val="Compact"/>
        <w:numPr>
          <w:ilvl w:val="0"/>
          <w:numId w:val="1274"/>
        </w:numPr>
      </w:pPr>
      <w:r>
        <w:t xml:space="preserve">Built-in multiplexing across tabs,</w:t>
      </w:r>
      <w:r>
        <w:t xml:space="preserve"> </w:t>
      </w:r>
      <w:r>
        <w:t xml:space="preserve">splits,</w:t>
      </w:r>
      <w:r>
        <w:t xml:space="preserve"> </w:t>
      </w:r>
      <w:r>
        <w:t xml:space="preserve">and workspaces</w:t>
      </w:r>
    </w:p>
    <w:p>
      <w:pPr>
        <w:pStyle w:val="Compact"/>
        <w:numPr>
          <w:ilvl w:val="0"/>
          <w:numId w:val="1274"/>
        </w:numPr>
      </w:pPr>
      <w:r>
        <w:t xml:space="preserve">Support for SSH domains to seamlessly reconnect to remote servers</w:t>
      </w:r>
    </w:p>
    <w:p>
      <w:pPr>
        <w:pStyle w:val="Compact"/>
        <w:numPr>
          <w:ilvl w:val="0"/>
          <w:numId w:val="1274"/>
        </w:numPr>
      </w:pPr>
      <w:r>
        <w:t xml:space="preserve">Rich graphics support including iTerm2 and Sixel image protocols</w:t>
      </w:r>
    </w:p>
    <w:p>
      <w:pPr>
        <w:pStyle w:val="Compact"/>
        <w:numPr>
          <w:ilvl w:val="0"/>
          <w:numId w:val="1274"/>
        </w:numPr>
      </w:pPr>
      <w:r>
        <w:t xml:space="preserve">Cross-platform support on macOS,</w:t>
      </w:r>
      <w:r>
        <w:t xml:space="preserve"> </w:t>
      </w:r>
      <w:r>
        <w:t xml:space="preserve">Linux,</w:t>
      </w:r>
      <w:r>
        <w:t xml:space="preserve"> </w:t>
      </w:r>
      <w:r>
        <w:t xml:space="preserve">and Windows</w:t>
      </w:r>
    </w:p>
    <w:bookmarkEnd w:id="833"/>
    <w:bookmarkStart w:id="835" w:name="alacritty"/>
    <w:p>
      <w:pPr>
        <w:pStyle w:val="Heading4"/>
      </w:pPr>
      <w:r>
        <w:t xml:space="preserve">14.3.1.3</w:t>
      </w:r>
      <w:r>
        <w:t xml:space="preserve"> </w:t>
      </w:r>
      <w:hyperlink r:id="rId834">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75"/>
        </w:numPr>
      </w:pPr>
      <w:r>
        <w:t xml:space="preserve">Focused strictly on raw rendering speed and simplicity</w:t>
      </w:r>
    </w:p>
    <w:p>
      <w:pPr>
        <w:pStyle w:val="Compact"/>
        <w:numPr>
          <w:ilvl w:val="0"/>
          <w:numId w:val="1275"/>
        </w:numPr>
      </w:pPr>
      <w:r>
        <w:t xml:space="preserve">Configured using TOML</w:t>
      </w:r>
    </w:p>
    <w:p>
      <w:pPr>
        <w:pStyle w:val="Compact"/>
        <w:numPr>
          <w:ilvl w:val="0"/>
          <w:numId w:val="1275"/>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75"/>
        </w:numPr>
      </w:pPr>
      <w:r>
        <w:t xml:space="preserve">Cross-platform support on macOS,</w:t>
      </w:r>
      <w:r>
        <w:t xml:space="preserve"> </w:t>
      </w:r>
      <w:r>
        <w:t xml:space="preserve">Linux,</w:t>
      </w:r>
      <w:r>
        <w:t xml:space="preserve"> </w:t>
      </w:r>
      <w:r>
        <w:t xml:space="preserve">and Windows</w:t>
      </w:r>
    </w:p>
    <w:bookmarkEnd w:id="835"/>
    <w:bookmarkStart w:id="837" w:name="kitty"/>
    <w:p>
      <w:pPr>
        <w:pStyle w:val="Heading4"/>
      </w:pPr>
      <w:r>
        <w:t xml:space="preserve">14.3.1.4</w:t>
      </w:r>
      <w:r>
        <w:t xml:space="preserve"> </w:t>
      </w:r>
      <w:hyperlink r:id="rId836">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76"/>
        </w:numPr>
      </w:pPr>
      <w:r>
        <w:t xml:space="preserve">Rich graphics protocol for rendering images directly in the terminal</w:t>
      </w:r>
    </w:p>
    <w:p>
      <w:pPr>
        <w:pStyle w:val="Compact"/>
        <w:numPr>
          <w:ilvl w:val="0"/>
          <w:numId w:val="1276"/>
        </w:numPr>
      </w:pPr>
      <w:r>
        <w:t xml:space="preserve">Built-in support for window layouts,</w:t>
      </w:r>
      <w:r>
        <w:t xml:space="preserve"> </w:t>
      </w:r>
      <w:r>
        <w:t xml:space="preserve">tabs,</w:t>
      </w:r>
      <w:r>
        <w:t xml:space="preserve"> </w:t>
      </w:r>
      <w:r>
        <w:t xml:space="preserve">and startup sessions</w:t>
      </w:r>
    </w:p>
    <w:p>
      <w:pPr>
        <w:pStyle w:val="Compact"/>
        <w:numPr>
          <w:ilvl w:val="0"/>
          <w:numId w:val="1276"/>
        </w:numPr>
      </w:pPr>
      <w:r>
        <w:t xml:space="preserve">Configured via plain text configuration files</w:t>
      </w:r>
    </w:p>
    <w:p>
      <w:pPr>
        <w:pStyle w:val="Compact"/>
        <w:numPr>
          <w:ilvl w:val="0"/>
          <w:numId w:val="1276"/>
        </w:numPr>
      </w:pPr>
      <w:r>
        <w:t xml:space="preserve">Highly scriptable from the command line</w:t>
      </w:r>
    </w:p>
    <w:p>
      <w:pPr>
        <w:pStyle w:val="Compact"/>
        <w:numPr>
          <w:ilvl w:val="0"/>
          <w:numId w:val="1276"/>
        </w:numPr>
      </w:pPr>
      <w:r>
        <w:t xml:space="preserve">Available on Linux and macOS</w:t>
      </w:r>
    </w:p>
    <w:bookmarkEnd w:id="837"/>
    <w:bookmarkStart w:id="839" w:name="iterm2"/>
    <w:p>
      <w:pPr>
        <w:pStyle w:val="Heading4"/>
      </w:pPr>
      <w:r>
        <w:t xml:space="preserve">14.3.1.5</w:t>
      </w:r>
      <w:r>
        <w:t xml:space="preserve"> </w:t>
      </w:r>
      <w:hyperlink r:id="rId838">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77"/>
        </w:numPr>
      </w:pPr>
      <w:r>
        <w:t xml:space="preserve">Extensive GUI settings alongside scriptable configuration</w:t>
      </w:r>
    </w:p>
    <w:p>
      <w:pPr>
        <w:pStyle w:val="Compact"/>
        <w:numPr>
          <w:ilvl w:val="0"/>
          <w:numId w:val="1277"/>
        </w:numPr>
      </w:pPr>
      <w:r>
        <w:t xml:space="preserve">Native split panes,</w:t>
      </w:r>
      <w:r>
        <w:t xml:space="preserve"> </w:t>
      </w:r>
      <w:r>
        <w:t xml:space="preserve">tab management,</w:t>
      </w:r>
      <w:r>
        <w:t xml:space="preserve"> </w:t>
      </w:r>
      <w:r>
        <w:t xml:space="preserve">and search features</w:t>
      </w:r>
    </w:p>
    <w:p>
      <w:pPr>
        <w:pStyle w:val="Compact"/>
        <w:numPr>
          <w:ilvl w:val="0"/>
          <w:numId w:val="1277"/>
        </w:numPr>
      </w:pPr>
      <w:r>
        <w:t xml:space="preserve">Rich shell integration,</w:t>
      </w:r>
      <w:r>
        <w:t xml:space="preserve"> </w:t>
      </w:r>
      <w:r>
        <w:t xml:space="preserve">inline image support,</w:t>
      </w:r>
      <w:r>
        <w:t xml:space="preserve"> </w:t>
      </w:r>
      <w:r>
        <w:t xml:space="preserve">and paste history</w:t>
      </w:r>
    </w:p>
    <w:p>
      <w:pPr>
        <w:pStyle w:val="Compact"/>
        <w:numPr>
          <w:ilvl w:val="0"/>
          <w:numId w:val="1277"/>
        </w:numPr>
      </w:pPr>
      <w:r>
        <w:t xml:space="preserve">Available exclusively on macOS</w:t>
      </w:r>
    </w:p>
    <w:bookmarkEnd w:id="839"/>
    <w:bookmarkStart w:id="841" w:name="windows-terminal"/>
    <w:p>
      <w:pPr>
        <w:pStyle w:val="Heading4"/>
      </w:pPr>
      <w:r>
        <w:t xml:space="preserve">14.3.1.6</w:t>
      </w:r>
      <w:r>
        <w:t xml:space="preserve"> </w:t>
      </w:r>
      <w:hyperlink r:id="rId840">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78"/>
        </w:numPr>
      </w:pPr>
      <w:r>
        <w:t xml:space="preserve">GPU-accelerated text rendering engine (Direct3D-based AtlasEngine)</w:t>
      </w:r>
    </w:p>
    <w:p>
      <w:pPr>
        <w:pStyle w:val="Compact"/>
        <w:numPr>
          <w:ilvl w:val="0"/>
          <w:numId w:val="1278"/>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78"/>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78"/>
        </w:numPr>
      </w:pPr>
      <w:r>
        <w:t xml:space="preserve">Available on Windows 10 and Windows 11</w:t>
      </w:r>
    </w:p>
    <w:bookmarkEnd w:id="841"/>
    <w:bookmarkEnd w:id="842"/>
    <w:bookmarkStart w:id="844"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43"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30">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2">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34">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36">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38">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40">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43"/>
          <w:p/>
        </w:tc>
      </w:tr>
    </w:tbl>
    <w:bookmarkEnd w:id="844"/>
    <w:bookmarkEnd w:id="845"/>
    <w:bookmarkStart w:id="851"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46"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4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50" w:name="fig-unix-terminal"/>
          <w:p>
            <w:pPr>
              <w:pStyle w:val="Compact"/>
              <w:jc w:val="center"/>
            </w:pPr>
            <w:r>
              <w:drawing>
                <wp:inline>
                  <wp:extent cx="4488872" cy="8862646"/>
                  <wp:effectExtent b="0" l="0" r="0" t="0"/>
                  <wp:docPr descr="" title="" id="848" name="Picture"/>
                  <a:graphic>
                    <a:graphicData uri="http://schemas.openxmlformats.org/drawingml/2006/picture">
                      <pic:pic>
                        <pic:nvPicPr>
                          <pic:cNvPr descr="assets/images/ex-terminal.PNG" id="849" name="Picture"/>
                          <pic:cNvPicPr>
                            <a:picLocks noChangeArrowheads="1" noChangeAspect="1"/>
                          </pic:cNvPicPr>
                        </pic:nvPicPr>
                        <pic:blipFill>
                          <a:blip r:embed="rId847"/>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50"/>
        </w:tc>
      </w:tr>
    </w:tbl>
    <w:bookmarkEnd w:id="851"/>
    <w:bookmarkStart w:id="873"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52">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9"/>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9"/>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53"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53"/>
    <w:bookmarkStart w:id="854"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54"/>
    <w:bookmarkStart w:id="857" w:name="the-two-plugins-we-use"/>
    <w:p>
      <w:pPr>
        <w:pStyle w:val="Heading3"/>
      </w:pPr>
      <w:r>
        <w:t xml:space="preserve">14.5.3 The two plugins we use</w:t>
      </w:r>
    </w:p>
    <w:p>
      <w:pPr>
        <w:pStyle w:val="FirstParagraph"/>
      </w:pPr>
      <w:hyperlink r:id="rId855">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56">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57"/>
    <w:bookmarkStart w:id="859"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58"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58"/>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59"/>
    <w:bookmarkStart w:id="862"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60">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61">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62"/>
    <w:bookmarkStart w:id="871"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70"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63">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64">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65">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66">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67">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68">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69">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70"/>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71"/>
    <w:bookmarkStart w:id="872"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72"/>
    <w:bookmarkEnd w:id="873"/>
    <w:bookmarkStart w:id="875"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74"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74"/>
          <w:p/>
        </w:tc>
      </w:tr>
    </w:tbl>
    <w:bookmarkEnd w:id="875"/>
    <w:bookmarkStart w:id="886" w:name="sec-shell-style"/>
    <w:p>
      <w:pPr>
        <w:pStyle w:val="Heading2"/>
      </w:pPr>
      <w:r>
        <w:t xml:space="preserve">14.7 Shell Scripting Style</w:t>
      </w:r>
    </w:p>
    <w:p>
      <w:pPr>
        <w:pStyle w:val="FirstParagraph"/>
      </w:pPr>
      <w:r>
        <w:t xml:space="preserve">For shell scripts, we follow the</w:t>
      </w:r>
      <w:r>
        <w:t xml:space="preserve"> </w:t>
      </w:r>
      <w:hyperlink r:id="rId876">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414">
        <w:r>
          <w:rPr>
            <w:rStyle w:val="Hyperlink"/>
          </w:rPr>
          <w:t xml:space="preserve">tidyverse style guide</w:t>
        </w:r>
      </w:hyperlink>
      <w:r>
        <w:t xml:space="preserve">.</w:t>
      </w:r>
      <w:r>
        <w:t xml:space="preserve"> </w:t>
      </w:r>
      <w:r>
        <w:t xml:space="preserve">The points below are the lab’s priorities and additions.</w:t>
      </w:r>
    </w:p>
    <w:bookmarkStart w:id="877"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80"/>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80"/>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80"/>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77"/>
    <w:bookmarkStart w:id="878"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78"/>
    <w:bookmarkStart w:id="879"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79"/>
    <w:bookmarkStart w:id="880"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80"/>
    <w:bookmarkStart w:id="881" w:name="security"/>
    <w:p>
      <w:pPr>
        <w:pStyle w:val="Heading3"/>
      </w:pPr>
      <w:r>
        <w:t xml:space="preserve">14.7.5 Security</w:t>
      </w:r>
    </w:p>
    <w:p>
      <w:pPr>
        <w:pStyle w:val="Compact"/>
        <w:numPr>
          <w:ilvl w:val="0"/>
          <w:numId w:val="1281"/>
        </w:numPr>
      </w:pPr>
      <w:r>
        <w:t xml:space="preserve">Never echo secrets;</w:t>
      </w:r>
      <w:r>
        <w:t xml:space="preserve"> </w:t>
      </w:r>
      <w:r>
        <w:t xml:space="preserve">redact tokens before logging command lines that carry them.</w:t>
      </w:r>
    </w:p>
    <w:p>
      <w:pPr>
        <w:pStyle w:val="Compact"/>
        <w:numPr>
          <w:ilvl w:val="0"/>
          <w:numId w:val="1281"/>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81"/>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81"/>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81"/>
    <w:bookmarkStart w:id="883" w:name="linting"/>
    <w:p>
      <w:pPr>
        <w:pStyle w:val="Heading3"/>
      </w:pPr>
      <w:r>
        <w:t xml:space="preserve">14.7.6 Linting</w:t>
      </w:r>
    </w:p>
    <w:p>
      <w:pPr>
        <w:pStyle w:val="FirstParagraph"/>
      </w:pPr>
      <w:hyperlink r:id="rId882">
        <w:r>
          <w:rPr>
            <w:rStyle w:val="Hyperlink"/>
          </w:rPr>
          <w:t xml:space="preserve">ShellCheck</w:t>
        </w:r>
      </w:hyperlink>
      <w:r>
        <w:t xml:space="preserve"> </w:t>
      </w:r>
      <w:r>
        <w:t xml:space="preserve">is the shell equivalent of</w:t>
      </w:r>
      <w:r>
        <w:t xml:space="preserve"> </w:t>
      </w:r>
      <w:hyperlink r:id="rId298">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83"/>
    <w:bookmarkStart w:id="884"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84"/>
    <w:bookmarkStart w:id="885"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85"/>
    <w:bookmarkEnd w:id="886"/>
    <w:bookmarkStart w:id="889"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87">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88" w:name="common-mistakes"/>
    <w:p>
      <w:pPr>
        <w:pStyle w:val="Heading3"/>
      </w:pPr>
      <w:r>
        <w:t xml:space="preserve">14.8.1 Common Mistakes</w:t>
      </w:r>
    </w:p>
    <w:p>
      <w:pPr>
        <w:pStyle w:val="Compact"/>
        <w:numPr>
          <w:ilvl w:val="0"/>
          <w:numId w:val="1282"/>
        </w:numPr>
      </w:pPr>
      <w:r>
        <w:t xml:space="preserve">Remember to include all of the quotation marks around file paths that have a spaces.</w:t>
      </w:r>
    </w:p>
    <w:p>
      <w:pPr>
        <w:pStyle w:val="Compact"/>
        <w:numPr>
          <w:ilvl w:val="0"/>
          <w:numId w:val="1282"/>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88"/>
    <w:bookmarkEnd w:id="889"/>
    <w:bookmarkStart w:id="890"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90"/>
    <w:bookmarkStart w:id="894"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83"/>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91">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84"/>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84"/>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92"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92"/>
    <w:bookmarkStart w:id="893"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93"/>
    <w:bookmarkEnd w:id="894"/>
    <w:bookmarkStart w:id="897"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95">
        <w:r>
          <w:rPr>
            <w:rStyle w:val="Hyperlink"/>
          </w:rPr>
          <w:t xml:space="preserve">The Missing CS Quarter at UC Davis</w:t>
        </w:r>
      </w:hyperlink>
      <w:r>
        <w:t xml:space="preserve"> </w:t>
      </w:r>
      <w:r>
        <w:t xml:space="preserve">(</w:t>
      </w:r>
      <w:hyperlink r:id="rId896">
        <w:r>
          <w:rPr>
            <w:rStyle w:val="Hyperlink"/>
          </w:rPr>
          <w:t xml:space="preserve">GitLab repository</w:t>
        </w:r>
      </w:hyperlink>
      <w:r>
        <w:t xml:space="preserve">).</w:t>
      </w:r>
    </w:p>
    <w:p>
      <w:r>
        <w:br w:type="page"/>
      </w:r>
    </w:p>
    <w:bookmarkEnd w:id="897"/>
    <w:bookmarkEnd w:id="898"/>
    <w:bookmarkStart w:id="911" w:name="sec-reproducible-environments"/>
    <w:p>
      <w:pPr>
        <w:pStyle w:val="Heading1"/>
      </w:pPr>
      <w:r>
        <w:t xml:space="preserve">15. Reproducible Environments</w:t>
      </w:r>
    </w:p>
    <w:bookmarkStart w:id="904" w:name="package-version-control-with-renv"/>
    <w:p>
      <w:pPr>
        <w:pStyle w:val="Heading2"/>
      </w:pPr>
      <w:r>
        <w:t xml:space="preserve">15.1 Package Version Control with renv</w:t>
      </w:r>
    </w:p>
    <w:bookmarkStart w:id="89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99"/>
    <w:bookmarkStart w:id="90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8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5"/>
        </w:numPr>
      </w:pPr>
      <w:r>
        <w:t xml:space="preserve">Create an RProject file and ensure that your working directory is set to the correct folder</w:t>
      </w:r>
    </w:p>
    <w:p>
      <w:pPr>
        <w:pStyle w:val="Compact"/>
        <w:numPr>
          <w:ilvl w:val="0"/>
          <w:numId w:val="1285"/>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85"/>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85"/>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85"/>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900"/>
    <w:bookmarkStart w:id="902"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901"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98">
        <w:r>
          <w:rPr>
            <w:rStyle w:val="Hyperlink"/>
          </w:rPr>
          <w:t xml:space="preserve">official renv documentation</w:t>
        </w:r>
      </w:hyperlink>
      <w:r>
        <w:t xml:space="preserve">.</w:t>
      </w:r>
    </w:p>
    <w:bookmarkEnd w:id="901"/>
    <w:bookmarkEnd w:id="902"/>
    <w:bookmarkStart w:id="903"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8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86"/>
        </w:numPr>
      </w:pPr>
      <w:r>
        <w:t xml:space="preserve">Pull the most updated version of the project from GitHub</w:t>
      </w:r>
    </w:p>
    <w:p>
      <w:pPr>
        <w:pStyle w:val="Compact"/>
        <w:numPr>
          <w:ilvl w:val="0"/>
          <w:numId w:val="1286"/>
        </w:numPr>
      </w:pPr>
      <w:r>
        <w:t xml:space="preserve">Open the project’s RProject file</w:t>
      </w:r>
    </w:p>
    <w:p>
      <w:pPr>
        <w:pStyle w:val="Compact"/>
        <w:numPr>
          <w:ilvl w:val="0"/>
          <w:numId w:val="1286"/>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86"/>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86"/>
        </w:numPr>
      </w:pPr>
      <w:r>
        <w:t xml:space="preserve">Wait for the correct versions of each package to install/update. This may take some time, depending on how many packages the project uses.</w:t>
      </w:r>
    </w:p>
    <w:p>
      <w:pPr>
        <w:pStyle w:val="Compact"/>
        <w:numPr>
          <w:ilvl w:val="0"/>
          <w:numId w:val="1286"/>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86"/>
        </w:numPr>
      </w:pPr>
      <w:r>
        <w:t xml:space="preserve">If you make edits to the code and introduce new/updated packages, see the section above for instructions on how to make updates.</w:t>
      </w:r>
    </w:p>
    <w:bookmarkEnd w:id="903"/>
    <w:bookmarkEnd w:id="904"/>
    <w:bookmarkStart w:id="905"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80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87"/>
        </w:numPr>
      </w:pPr>
      <w:r>
        <w:rPr>
          <w:b/>
          <w:bCs/>
        </w:rPr>
        <w:t xml:space="preserve">Fast installation</w:t>
      </w:r>
      <w:r>
        <w:t xml:space="preserve">: Binary packages install in seconds, not minutes</w:t>
      </w:r>
    </w:p>
    <w:p>
      <w:pPr>
        <w:pStyle w:val="Compact"/>
        <w:numPr>
          <w:ilvl w:val="0"/>
          <w:numId w:val="1287"/>
        </w:numPr>
      </w:pPr>
      <w:r>
        <w:rPr>
          <w:b/>
          <w:bCs/>
        </w:rPr>
        <w:t xml:space="preserve">Automatic dependency resolution</w:t>
      </w:r>
      <w:r>
        <w:t xml:space="preserve">: System dependencies are handled automatically</w:t>
      </w:r>
    </w:p>
    <w:p>
      <w:pPr>
        <w:pStyle w:val="Compact"/>
        <w:numPr>
          <w:ilvl w:val="0"/>
          <w:numId w:val="1287"/>
        </w:numPr>
      </w:pPr>
      <w:r>
        <w:rPr>
          <w:b/>
          <w:bCs/>
        </w:rPr>
        <w:t xml:space="preserve">System-level integration</w:t>
      </w:r>
      <w:r>
        <w:t xml:space="preserve">: Packages integrate with Ubuntu’s package management</w:t>
      </w:r>
    </w:p>
    <w:p>
      <w:pPr>
        <w:pStyle w:val="Compact"/>
        <w:numPr>
          <w:ilvl w:val="0"/>
          <w:numId w:val="1287"/>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88"/>
        </w:numPr>
      </w:pPr>
      <w:r>
        <w:t xml:space="preserve">Ubuntu 24.04</w:t>
      </w:r>
      <w:r>
        <w:t xml:space="preserve"> </w:t>
      </w:r>
      <w:r>
        <w:t xml:space="preserve">“noble”</w:t>
      </w:r>
      <w:r>
        <w:t xml:space="preserve"> </w:t>
      </w:r>
      <w:r>
        <w:t xml:space="preserve">(amd64 and arm64)</w:t>
      </w:r>
    </w:p>
    <w:p>
      <w:pPr>
        <w:pStyle w:val="Compact"/>
        <w:numPr>
          <w:ilvl w:val="0"/>
          <w:numId w:val="1288"/>
        </w:numPr>
      </w:pPr>
      <w:r>
        <w:t xml:space="preserve">Ubuntu 22.04</w:t>
      </w:r>
      <w:r>
        <w:t xml:space="preserve"> </w:t>
      </w:r>
      <w:r>
        <w:t xml:space="preserve">“jammy”</w:t>
      </w:r>
      <w:r>
        <w:t xml:space="preserve"> </w:t>
      </w:r>
      <w:r>
        <w:t xml:space="preserve">(amd64)</w:t>
      </w:r>
    </w:p>
    <w:p>
      <w:pPr>
        <w:pStyle w:val="Compact"/>
        <w:numPr>
          <w:ilvl w:val="0"/>
          <w:numId w:val="1288"/>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9"/>
        </w:numPr>
      </w:pPr>
      <w:r>
        <w:rPr>
          <w:b/>
          <w:bCs/>
        </w:rPr>
        <w:t xml:space="preserve">Use r2u when</w:t>
      </w:r>
      <w:r>
        <w:t xml:space="preserve">: You work primarily on Ubuntu systems, want fast package installation, or need system-level package management</w:t>
      </w:r>
    </w:p>
    <w:p>
      <w:pPr>
        <w:pStyle w:val="Compact"/>
        <w:numPr>
          <w:ilvl w:val="0"/>
          <w:numId w:val="1289"/>
        </w:numPr>
      </w:pPr>
      <w:r>
        <w:rPr>
          <w:b/>
          <w:bCs/>
        </w:rPr>
        <w:t xml:space="preserve">Use renv when</w:t>
      </w:r>
      <w:r>
        <w:t xml:space="preserve">: You need cross-platform reproducibility, work on macOS/Windows, or require project-specific package libraries</w:t>
      </w:r>
    </w:p>
    <w:p>
      <w:pPr>
        <w:pStyle w:val="Compact"/>
        <w:numPr>
          <w:ilvl w:val="0"/>
          <w:numId w:val="1289"/>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80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807">
        <w:r>
          <w:rPr>
            <w:rStyle w:val="Hyperlink"/>
          </w:rPr>
          <w:t xml:space="preserve">r2u website</w:t>
        </w:r>
      </w:hyperlink>
      <w:r>
        <w:t xml:space="preserve">.</w:t>
      </w:r>
    </w:p>
    <w:bookmarkEnd w:id="905"/>
    <w:bookmarkStart w:id="907" w:name="managing-r-versions-with-rig"/>
    <w:p>
      <w:pPr>
        <w:pStyle w:val="Heading2"/>
      </w:pPr>
      <w:r>
        <w:t xml:space="preserve">15.3 Managing R Versions with rig</w:t>
      </w:r>
    </w:p>
    <w:p>
      <w:pPr>
        <w:pStyle w:val="FirstParagraph"/>
      </w:pPr>
      <w:hyperlink r:id="rId906">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90"/>
        </w:numPr>
      </w:pPr>
      <w:r>
        <w:rPr>
          <w:b/>
          <w:bCs/>
        </w:rPr>
        <w:t xml:space="preserve">Multi-version support</w:t>
      </w:r>
      <w:r>
        <w:t xml:space="preserve">: Install and switch between multiple R versions</w:t>
      </w:r>
    </w:p>
    <w:p>
      <w:pPr>
        <w:pStyle w:val="Compact"/>
        <w:numPr>
          <w:ilvl w:val="0"/>
          <w:numId w:val="1290"/>
        </w:numPr>
      </w:pPr>
      <w:r>
        <w:rPr>
          <w:b/>
          <w:bCs/>
        </w:rPr>
        <w:t xml:space="preserve">Cross-platform</w:t>
      </w:r>
      <w:r>
        <w:t xml:space="preserve">: Works on macOS, Windows, and Linux</w:t>
      </w:r>
    </w:p>
    <w:p>
      <w:pPr>
        <w:pStyle w:val="Compact"/>
        <w:numPr>
          <w:ilvl w:val="0"/>
          <w:numId w:val="1290"/>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90"/>
        </w:numPr>
      </w:pPr>
      <w:r>
        <w:rPr>
          <w:b/>
          <w:bCs/>
        </w:rPr>
        <w:t xml:space="preserve">RStudio / Positron integration</w:t>
      </w:r>
      <w:r>
        <w:t xml:space="preserve">: Registered R versions are automatically available in RStudio and Positron</w:t>
      </w:r>
    </w:p>
    <w:p>
      <w:pPr>
        <w:pStyle w:val="Compact"/>
        <w:numPr>
          <w:ilvl w:val="0"/>
          <w:numId w:val="1290"/>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91"/>
        </w:numPr>
      </w:pPr>
      <w:r>
        <w:t xml:space="preserve">You need a specific older R version to reproduce results from a published analysis</w:t>
      </w:r>
    </w:p>
    <w:p>
      <w:pPr>
        <w:pStyle w:val="Compact"/>
        <w:numPr>
          <w:ilvl w:val="0"/>
          <w:numId w:val="1291"/>
        </w:numPr>
      </w:pPr>
      <w:r>
        <w:t xml:space="preserve">You want to test code against multiple R versions</w:t>
      </w:r>
    </w:p>
    <w:p>
      <w:pPr>
        <w:pStyle w:val="Compact"/>
        <w:numPr>
          <w:ilvl w:val="0"/>
          <w:numId w:val="1291"/>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906">
        <w:r>
          <w:rPr>
            <w:rStyle w:val="Hyperlink"/>
          </w:rPr>
          <w:t xml:space="preserve">rig GitHub repository</w:t>
        </w:r>
      </w:hyperlink>
      <w:r>
        <w:t xml:space="preserve">.</w:t>
      </w:r>
    </w:p>
    <w:bookmarkEnd w:id="907"/>
    <w:bookmarkStart w:id="910"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92"/>
        </w:numPr>
      </w:pPr>
      <w:r>
        <w:t xml:space="preserve">SSH into the Docker server.</w:t>
      </w:r>
    </w:p>
    <w:p>
      <w:pPr>
        <w:pStyle w:val="Compact"/>
        <w:numPr>
          <w:ilvl w:val="0"/>
          <w:numId w:val="1292"/>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08" name="Picture"/>
                  <a:graphic>
                    <a:graphicData uri="http://schemas.openxmlformats.org/drawingml/2006/picture">
                      <pic:pic>
                        <pic:nvPicPr>
                          <pic:cNvPr descr="/opt/quarto/share/formats/docx/warning.png" id="909" name="Picture"/>
                          <pic:cNvPicPr>
                            <a:picLocks noChangeArrowheads="1" noChangeAspect="1"/>
                          </pic:cNvPicPr>
                        </pic:nvPicPr>
                        <pic:blipFill>
                          <a:blip r:embed="rId77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910"/>
    <w:bookmarkEnd w:id="911"/>
    <w:bookmarkStart w:id="939" w:name="code-publication"/>
    <w:p>
      <w:pPr>
        <w:pStyle w:val="Heading1"/>
      </w:pPr>
      <w:r>
        <w:t xml:space="preserve">16. Code Publication</w:t>
      </w:r>
    </w:p>
    <w:bookmarkStart w:id="912" w:name="checklist-overview"/>
    <w:p>
      <w:pPr>
        <w:pStyle w:val="Heading2"/>
      </w:pPr>
      <w:r>
        <w:t xml:space="preserve">16.1 Checklist overview</w:t>
      </w:r>
    </w:p>
    <w:p>
      <w:pPr>
        <w:pStyle w:val="Compact"/>
        <w:numPr>
          <w:ilvl w:val="0"/>
          <w:numId w:val="1293"/>
        </w:numPr>
      </w:pPr>
      <w:hyperlink w:anchor="fill-out-file-headers">
        <w:r>
          <w:rPr>
            <w:rStyle w:val="Hyperlink"/>
          </w:rPr>
          <w:t xml:space="preserve">Fill out file headers</w:t>
        </w:r>
      </w:hyperlink>
    </w:p>
    <w:p>
      <w:pPr>
        <w:pStyle w:val="Compact"/>
        <w:numPr>
          <w:ilvl w:val="0"/>
          <w:numId w:val="1293"/>
        </w:numPr>
      </w:pPr>
      <w:hyperlink w:anchor="clean-up-comments">
        <w:r>
          <w:rPr>
            <w:rStyle w:val="Hyperlink"/>
          </w:rPr>
          <w:t xml:space="preserve">Clean up comments</w:t>
        </w:r>
      </w:hyperlink>
    </w:p>
    <w:p>
      <w:pPr>
        <w:pStyle w:val="Compact"/>
        <w:numPr>
          <w:ilvl w:val="0"/>
          <w:numId w:val="1293"/>
        </w:numPr>
      </w:pPr>
      <w:hyperlink w:anchor="document-functions">
        <w:r>
          <w:rPr>
            <w:rStyle w:val="Hyperlink"/>
          </w:rPr>
          <w:t xml:space="preserve">Document functions</w:t>
        </w:r>
      </w:hyperlink>
    </w:p>
    <w:p>
      <w:pPr>
        <w:pStyle w:val="Compact"/>
        <w:numPr>
          <w:ilvl w:val="0"/>
          <w:numId w:val="1293"/>
        </w:numPr>
      </w:pPr>
      <w:hyperlink w:anchor="remove-deprecated-filepaths">
        <w:r>
          <w:rPr>
            <w:rStyle w:val="Hyperlink"/>
          </w:rPr>
          <w:t xml:space="preserve">Remove deprecated filepaths</w:t>
        </w:r>
      </w:hyperlink>
    </w:p>
    <w:p>
      <w:pPr>
        <w:pStyle w:val="Compact"/>
        <w:numPr>
          <w:ilvl w:val="0"/>
          <w:numId w:val="1293"/>
        </w:numPr>
      </w:pPr>
      <w:hyperlink w:anchor="ensure-project-runs-via-bash">
        <w:r>
          <w:rPr>
            <w:rStyle w:val="Hyperlink"/>
          </w:rPr>
          <w:t xml:space="preserve">Ensure project runs via bash</w:t>
        </w:r>
      </w:hyperlink>
    </w:p>
    <w:p>
      <w:pPr>
        <w:pStyle w:val="Compact"/>
        <w:numPr>
          <w:ilvl w:val="0"/>
          <w:numId w:val="1293"/>
        </w:numPr>
      </w:pPr>
      <w:hyperlink w:anchor="complete-the-readme">
        <w:r>
          <w:rPr>
            <w:rStyle w:val="Hyperlink"/>
          </w:rPr>
          <w:t xml:space="preserve">Complete the README</w:t>
        </w:r>
      </w:hyperlink>
    </w:p>
    <w:p>
      <w:pPr>
        <w:pStyle w:val="Compact"/>
        <w:numPr>
          <w:ilvl w:val="0"/>
          <w:numId w:val="1293"/>
        </w:numPr>
      </w:pPr>
      <w:hyperlink w:anchor="clean-up-feature-branches">
        <w:r>
          <w:rPr>
            <w:rStyle w:val="Hyperlink"/>
          </w:rPr>
          <w:t xml:space="preserve">Clean up feature branches</w:t>
        </w:r>
      </w:hyperlink>
    </w:p>
    <w:p>
      <w:pPr>
        <w:pStyle w:val="Compact"/>
        <w:numPr>
          <w:ilvl w:val="0"/>
          <w:numId w:val="1293"/>
        </w:numPr>
      </w:pPr>
      <w:hyperlink w:anchor="sec-create-github-release">
        <w:r>
          <w:rPr>
            <w:rStyle w:val="Hyperlink"/>
          </w:rPr>
          <w:t xml:space="preserve">Create GitHub release</w:t>
        </w:r>
      </w:hyperlink>
    </w:p>
    <w:bookmarkEnd w:id="912"/>
    <w:bookmarkStart w:id="914"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913">
        <w:r>
          <w:rPr>
            <w:rStyle w:val="Hyperlink"/>
          </w:rPr>
          <w:t xml:space="preserve">here.</w:t>
        </w:r>
      </w:hyperlink>
    </w:p>
    <w:bookmarkEnd w:id="914"/>
    <w:bookmarkStart w:id="915"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915"/>
    <w:bookmarkStart w:id="917"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916">
        <w:r>
          <w:rPr>
            <w:rStyle w:val="Hyperlink"/>
          </w:rPr>
          <w:t xml:space="preserve">here.</w:t>
        </w:r>
      </w:hyperlink>
    </w:p>
    <w:bookmarkEnd w:id="917"/>
    <w:bookmarkStart w:id="918"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918"/>
    <w:bookmarkStart w:id="920"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919">
        <w:r>
          <w:rPr>
            <w:rStyle w:val="Hyperlink"/>
          </w:rPr>
          <w:t xml:space="preserve">here.</w:t>
        </w:r>
      </w:hyperlink>
    </w:p>
    <w:bookmarkEnd w:id="920"/>
    <w:bookmarkStart w:id="921" w:name="complete-the-readme"/>
    <w:p>
      <w:pPr>
        <w:pStyle w:val="Heading2"/>
      </w:pPr>
      <w:r>
        <w:t xml:space="preserve">16.7 Complete the README</w:t>
      </w:r>
    </w:p>
    <w:p>
      <w:pPr>
        <w:pStyle w:val="FirstParagraph"/>
      </w:pPr>
      <w:r>
        <w:t xml:space="preserve">A</w:t>
      </w:r>
      <w:r>
        <w:t xml:space="preserve"> </w:t>
      </w:r>
      <w:r>
        <w:rPr>
          <w:rStyle w:val="VerbatimChar"/>
        </w:rPr>
        <w:t xml:space="preserve">README.md</w:t>
      </w:r>
      <w:r>
        <w:t xml:space="preserve"> </w:t>
      </w:r>
      <w:r>
        <w:t xml:space="preserve">should live at the top directory of the project.</w:t>
      </w:r>
      <w:r>
        <w:t xml:space="preserve"> </w:t>
      </w:r>
      <w:r>
        <w:t xml:space="preserve">Include a repository status badge</w:t>
      </w:r>
      <w:r>
        <w:t xml:space="preserve"> </w:t>
      </w:r>
      <w:r>
        <w:t xml:space="preserve">from</w:t>
      </w:r>
      <w:r>
        <w:t xml:space="preserve"> </w:t>
      </w:r>
      <w:hyperlink r:id="rId81">
        <w:r>
          <w:rPr>
            <w:rStyle w:val="Hyperlink"/>
          </w:rPr>
          <w:t xml:space="preserve">repostatus.org</w:t>
        </w:r>
      </w:hyperlink>
      <w:r>
        <w:t xml:space="preserve"> </w:t>
      </w:r>
      <w:r>
        <w:t xml:space="preserve">near the top of the file</w:t>
      </w:r>
      <w:r>
        <w:t xml:space="preserve"> </w:t>
      </w:r>
      <w:r>
        <w:t xml:space="preserve">to communicate whether the codebase is actively maintained,</w:t>
      </w:r>
      <w:r>
        <w:t xml:space="preserve"> </w:t>
      </w:r>
      <w:r>
        <w:t xml:space="preserve">a work in progress,</w:t>
      </w:r>
      <w:r>
        <w:t xml:space="preserve"> </w:t>
      </w:r>
      <w:r>
        <w:t xml:space="preserve">or an archived analysis (see</w:t>
      </w:r>
      <w:r>
        <w:t xml:space="preserve"> </w:t>
      </w:r>
      <w:hyperlink w:anchor="sec-repostatus">
        <w:r>
          <w:rPr>
            <w:rStyle w:val="Hyperlink"/>
          </w:rPr>
          <w:t xml:space="preserve">Section 5.5</w:t>
        </w:r>
      </w:hyperlink>
      <w:r>
        <w:t xml:space="preserve">).</w:t>
      </w:r>
      <w:r>
        <w:t xml:space="preserve"> </w:t>
      </w:r>
      <w:r>
        <w:t xml:space="preserve">This file also includes a Project Overview and a Directory Structure,</w:t>
      </w:r>
      <w:r>
        <w:t xml:space="preserve"> </w:t>
      </w:r>
      <w:r>
        <w:t xml:space="preserve">along with contributor names and the project license.</w:t>
      </w:r>
      <w:r>
        <w:t xml:space="preserve"> </w:t>
      </w:r>
      <w:r>
        <w:t xml:space="preserve">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94"/>
        </w:numPr>
      </w:pPr>
      <w:r>
        <w:t xml:space="preserve">0-config.R: configuration file that sets data directories, sources base functions, and loads required libraries</w:t>
      </w:r>
    </w:p>
    <w:p>
      <w:pPr>
        <w:pStyle w:val="BlockText"/>
        <w:numPr>
          <w:ilvl w:val="0"/>
          <w:numId w:val="1294"/>
        </w:numPr>
      </w:pPr>
      <w:r>
        <w:t xml:space="preserve">0-base-functions: folder containing scripts with functions used in the analysis</w:t>
      </w:r>
    </w:p>
    <w:p>
      <w:pPr>
        <w:pStyle w:val="BlockText"/>
        <w:numPr>
          <w:ilvl w:val="1"/>
          <w:numId w:val="1295"/>
        </w:numPr>
      </w:pPr>
      <w:r>
        <w:t xml:space="preserve">0-base-functions.R: R script containing general functions used across the analysis</w:t>
      </w:r>
    </w:p>
    <w:p>
      <w:pPr>
        <w:pStyle w:val="BlockText"/>
        <w:numPr>
          <w:ilvl w:val="1"/>
          <w:numId w:val="1295"/>
        </w:numPr>
      </w:pPr>
      <w:r>
        <w:t xml:space="preserve">0-bias-corr-functions.R: R script containing functions used in bias correction</w:t>
      </w:r>
    </w:p>
    <w:p>
      <w:pPr>
        <w:pStyle w:val="BlockText"/>
        <w:numPr>
          <w:ilvl w:val="1"/>
          <w:numId w:val="1295"/>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95"/>
        </w:numPr>
      </w:pPr>
      <w:r>
        <w:t xml:space="preserve">0-prior-functions.R: R script containing functions to generate priors</w:t>
      </w:r>
    </w:p>
    <w:p>
      <w:pPr>
        <w:pStyle w:val="BlockText"/>
        <w:numPr>
          <w:ilvl w:val="0"/>
          <w:numId w:val="1294"/>
        </w:numPr>
      </w:pPr>
      <w:r>
        <w:t xml:space="preserve">1-data: folder containing data processing scripts NOTE: some scripts are deprecated</w:t>
      </w:r>
    </w:p>
    <w:p>
      <w:pPr>
        <w:pStyle w:val="BlockText"/>
        <w:numPr>
          <w:ilvl w:val="0"/>
          <w:numId w:val="1294"/>
        </w:numPr>
      </w:pPr>
      <w:r>
        <w:t xml:space="preserve">2-analysis: folder containing analysis scripts. To rerun all scripts in this subdirectory, run the bash script 0-run-analysis.sh.</w:t>
      </w:r>
    </w:p>
    <w:p>
      <w:pPr>
        <w:pStyle w:val="BlockText"/>
        <w:numPr>
          <w:ilvl w:val="1"/>
          <w:numId w:val="1296"/>
        </w:numPr>
      </w:pPr>
      <w:r>
        <w:t xml:space="preserve">1-obtain-priors-state.R: obtain priors for each state</w:t>
      </w:r>
    </w:p>
    <w:p>
      <w:pPr>
        <w:pStyle w:val="BlockText"/>
        <w:numPr>
          <w:ilvl w:val="1"/>
          <w:numId w:val="1296"/>
        </w:numPr>
      </w:pPr>
      <w:r>
        <w:t xml:space="preserve">2-est-expected-cases-state.R: estimate expected cases in each state</w:t>
      </w:r>
    </w:p>
    <w:p>
      <w:pPr>
        <w:pStyle w:val="BlockText"/>
        <w:numPr>
          <w:ilvl w:val="1"/>
          <w:numId w:val="1296"/>
        </w:numPr>
      </w:pPr>
      <w:r>
        <w:t xml:space="preserve">3-est-expected-cases-state-perf-testing.R: estimate expected cases in each state, estimate the percentage of underestimation due to incomplete testing vs. imperfect test accuracy</w:t>
      </w:r>
    </w:p>
    <w:p>
      <w:pPr>
        <w:pStyle w:val="BlockText"/>
        <w:numPr>
          <w:ilvl w:val="1"/>
          <w:numId w:val="1296"/>
        </w:numPr>
      </w:pPr>
      <w:r>
        <w:t xml:space="preserve">4-obtain-testing-protocols.R: find testing protocols for each state.</w:t>
      </w:r>
    </w:p>
    <w:p>
      <w:pPr>
        <w:pStyle w:val="BlockText"/>
        <w:numPr>
          <w:ilvl w:val="1"/>
          <w:numId w:val="1296"/>
        </w:numPr>
      </w:pPr>
      <w:r>
        <w:t xml:space="preserve">5-summarize-results.R: summarize results; obtain results for in text numerical results.</w:t>
      </w:r>
    </w:p>
    <w:p>
      <w:pPr>
        <w:pStyle w:val="BlockText"/>
        <w:numPr>
          <w:ilvl w:val="0"/>
          <w:numId w:val="1294"/>
        </w:numPr>
      </w:pPr>
      <w:r>
        <w:t xml:space="preserve">3-figure-table-scripts: folder containing figure scripts. To rerun all scripts in this subdirectory, run the bash script 0-run-figs.sh.</w:t>
      </w:r>
    </w:p>
    <w:p>
      <w:pPr>
        <w:pStyle w:val="BlockText"/>
        <w:numPr>
          <w:ilvl w:val="1"/>
          <w:numId w:val="1297"/>
        </w:numPr>
      </w:pPr>
      <w:r>
        <w:t xml:space="preserve">1-fig-testing.R: creates plot of testing patterns by state over time</w:t>
      </w:r>
    </w:p>
    <w:p>
      <w:pPr>
        <w:pStyle w:val="BlockText"/>
        <w:numPr>
          <w:ilvl w:val="1"/>
          <w:numId w:val="1297"/>
        </w:numPr>
      </w:pPr>
      <w:r>
        <w:t xml:space="preserve">2-fig-cases-usa-state-bar.R: creates bar plot of confirmed vs. estimated infections by state</w:t>
      </w:r>
    </w:p>
    <w:p>
      <w:pPr>
        <w:pStyle w:val="BlockText"/>
        <w:numPr>
          <w:ilvl w:val="1"/>
          <w:numId w:val="1297"/>
        </w:numPr>
      </w:pPr>
      <w:r>
        <w:t xml:space="preserve">3a-fig-map-usa-state.R: creates map of confirmed vs. estimated infections by state</w:t>
      </w:r>
    </w:p>
    <w:p>
      <w:pPr>
        <w:pStyle w:val="BlockText"/>
        <w:numPr>
          <w:ilvl w:val="1"/>
          <w:numId w:val="1297"/>
        </w:numPr>
      </w:pPr>
      <w:r>
        <w:t xml:space="preserve">3b-fig-map-usa-state-shiny.R: creates map of confirmed vs. estimated infections by state with search functionality by state</w:t>
      </w:r>
    </w:p>
    <w:p>
      <w:pPr>
        <w:pStyle w:val="BlockText"/>
        <w:numPr>
          <w:ilvl w:val="1"/>
          <w:numId w:val="1297"/>
        </w:numPr>
      </w:pPr>
      <w:r>
        <w:t xml:space="preserve">4-fig-priors.R: creates figure with priors for US as a whole</w:t>
      </w:r>
    </w:p>
    <w:p>
      <w:pPr>
        <w:pStyle w:val="BlockText"/>
        <w:numPr>
          <w:ilvl w:val="1"/>
          <w:numId w:val="1297"/>
        </w:numPr>
      </w:pPr>
      <w:r>
        <w:t xml:space="preserve">5-fig-density-usa.R: creates figure of distribution of estimated cases in the US</w:t>
      </w:r>
    </w:p>
    <w:p>
      <w:pPr>
        <w:pStyle w:val="BlockText"/>
        <w:numPr>
          <w:ilvl w:val="1"/>
          <w:numId w:val="1297"/>
        </w:numPr>
      </w:pPr>
      <w:r>
        <w:t xml:space="preserve">6-table-data-quality.R: creates table of data quality grading from COVID Tracking Project</w:t>
      </w:r>
    </w:p>
    <w:p>
      <w:pPr>
        <w:pStyle w:val="BlockText"/>
        <w:numPr>
          <w:ilvl w:val="1"/>
          <w:numId w:val="1297"/>
        </w:numPr>
      </w:pPr>
      <w:r>
        <w:t xml:space="preserve">7-fig-testpos.R: creates figure of the probability of testing positive among those tested by state</w:t>
      </w:r>
    </w:p>
    <w:p>
      <w:pPr>
        <w:pStyle w:val="BlockText"/>
        <w:numPr>
          <w:ilvl w:val="1"/>
          <w:numId w:val="1297"/>
        </w:numPr>
      </w:pPr>
      <w:r>
        <w:t xml:space="preserve">8-fig-percent-undertesting-state.R: creates figure of the percentage of under estimation due to incomplete testing</w:t>
      </w:r>
    </w:p>
    <w:p>
      <w:pPr>
        <w:pStyle w:val="BlockText"/>
        <w:numPr>
          <w:ilvl w:val="0"/>
          <w:numId w:val="1294"/>
        </w:numPr>
      </w:pPr>
      <w:r>
        <w:t xml:space="preserve">4-figures: folder containing figure files.</w:t>
      </w:r>
    </w:p>
    <w:p>
      <w:pPr>
        <w:pStyle w:val="BlockText"/>
        <w:numPr>
          <w:ilvl w:val="0"/>
          <w:numId w:val="1294"/>
        </w:numPr>
      </w:pPr>
      <w:r>
        <w:t xml:space="preserve">5-results: folder containing analysis results objects.</w:t>
      </w:r>
    </w:p>
    <w:p>
      <w:pPr>
        <w:pStyle w:val="BlockText"/>
        <w:numPr>
          <w:ilvl w:val="0"/>
          <w:numId w:val="1294"/>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921"/>
    <w:bookmarkStart w:id="922"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922"/>
    <w:bookmarkStart w:id="924"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923">
        <w:r>
          <w:rPr>
            <w:rStyle w:val="Hyperlink"/>
          </w:rPr>
          <w:t xml:space="preserve">Managing releases in a repository</w:t>
        </w:r>
      </w:hyperlink>
      <w:r>
        <w:t xml:space="preserve">.</w:t>
      </w:r>
    </w:p>
    <w:bookmarkEnd w:id="924"/>
    <w:bookmarkStart w:id="938"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925">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926">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927">
        <w:r>
          <w:rPr>
            <w:rStyle w:val="Hyperlink"/>
          </w:rPr>
          <w:t xml:space="preserve">CRAN stages diagram</w:t>
        </w:r>
      </w:hyperlink>
      <w:r>
        <w:t xml:space="preserve"> </w:t>
      </w:r>
      <w:r>
        <w:t xml:space="preserve">by Edgar Ruiz.</w:t>
      </w:r>
    </w:p>
    <w:bookmarkStart w:id="928"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98"/>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98"/>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98"/>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928"/>
    <w:bookmarkStart w:id="932"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9"/>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9"/>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9"/>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9"/>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9"/>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300"/>
        </w:numPr>
      </w:pPr>
      <w:r>
        <w:rPr>
          <w:rStyle w:val="VerbatimChar"/>
        </w:rPr>
        <w:t xml:space="preserve">devtools::check_win_devel()</w:t>
      </w:r>
      <w:r>
        <w:t xml:space="preserve"> </w:t>
      </w:r>
      <w:r>
        <w:t xml:space="preserve">- tests on Windows with the development version of R</w:t>
      </w:r>
    </w:p>
    <w:p>
      <w:pPr>
        <w:pStyle w:val="Compact"/>
        <w:numPr>
          <w:ilvl w:val="1"/>
          <w:numId w:val="1300"/>
        </w:numPr>
      </w:pPr>
      <w:hyperlink r:id="rId929">
        <w:r>
          <w:rPr>
            <w:rStyle w:val="Hyperlink"/>
          </w:rPr>
          <w:t xml:space="preserve">R-hub</w:t>
        </w:r>
      </w:hyperlink>
      <w:r>
        <w:t xml:space="preserve"> </w:t>
      </w:r>
      <w:r>
        <w:t xml:space="preserve">- tests on a wide range of platforms.</w:t>
      </w:r>
      <w:r>
        <w:t xml:space="preserve"> </w:t>
      </w:r>
      <w:r>
        <w:t xml:space="preserve">In</w:t>
      </w:r>
      <w:r>
        <w:t xml:space="preserve"> </w:t>
      </w:r>
      <w:hyperlink r:id="rId930">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9"/>
        </w:numPr>
      </w:pPr>
      <w:r>
        <w:rPr>
          <w:b/>
          <w:bCs/>
        </w:rPr>
        <w:t xml:space="preserve">Review CRAN policies</w:t>
      </w:r>
      <w:r>
        <w:t xml:space="preserve">: Ensure your package complies with the</w:t>
      </w:r>
      <w:r>
        <w:t xml:space="preserve"> </w:t>
      </w:r>
      <w:hyperlink r:id="rId931">
        <w:r>
          <w:rPr>
            <w:rStyle w:val="Hyperlink"/>
          </w:rPr>
          <w:t xml:space="preserve">CRAN Repository Policy</w:t>
        </w:r>
      </w:hyperlink>
      <w:r>
        <w:t xml:space="preserve">.</w:t>
      </w:r>
    </w:p>
    <w:bookmarkEnd w:id="932"/>
    <w:bookmarkStart w:id="934"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33">
        <w:r>
          <w:rPr>
            <w:rStyle w:val="Hyperlink"/>
          </w:rPr>
          <w:t xml:space="preserve">new submission checklist</w:t>
        </w:r>
      </w:hyperlink>
      <w:r>
        <w:t xml:space="preserve"> </w:t>
      </w:r>
      <w:r>
        <w:t xml:space="preserve">in the R Packages book</w:t>
      </w:r>
      <w:r>
        <w:t xml:space="preserve"> </w:t>
      </w:r>
      <w:r>
        <w:t xml:space="preserve">for additional requirements.</w:t>
      </w:r>
    </w:p>
    <w:bookmarkEnd w:id="934"/>
    <w:bookmarkStart w:id="937" w:name="after-cran-acceptance"/>
    <w:p>
      <w:pPr>
        <w:pStyle w:val="Heading3"/>
      </w:pPr>
      <w:r>
        <w:t xml:space="preserve">16.10.4 After CRAN Acceptance</w:t>
      </w:r>
    </w:p>
    <w:p>
      <w:pPr>
        <w:pStyle w:val="FirstParagraph"/>
      </w:pPr>
      <w:r>
        <w:t xml:space="preserve">Once CRAN accepts your package:</w:t>
      </w:r>
    </w:p>
    <w:p>
      <w:pPr>
        <w:numPr>
          <w:ilvl w:val="0"/>
          <w:numId w:val="1301"/>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301"/>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301"/>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301"/>
        </w:numPr>
      </w:pPr>
      <w:r>
        <w:rPr>
          <w:b/>
          <w:bCs/>
        </w:rPr>
        <w:t xml:space="preserve">Track adoption over time</w:t>
      </w:r>
      <w:r>
        <w:t xml:space="preserve">: the</w:t>
      </w:r>
      <w:r>
        <w:t xml:space="preserve"> </w:t>
      </w:r>
      <w:hyperlink r:id="rId935">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36">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37"/>
    <w:bookmarkEnd w:id="938"/>
    <w:bookmarkEnd w:id="939"/>
    <w:bookmarkStart w:id="959" w:name="sec-data-publication"/>
    <w:p>
      <w:pPr>
        <w:pStyle w:val="Heading1"/>
      </w:pPr>
      <w:r>
        <w:t xml:space="preserve">17. Data Publication</w:t>
      </w:r>
    </w:p>
    <w:bookmarkStart w:id="940"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40"/>
    <w:bookmarkStart w:id="945"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41"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41"/>
    <w:bookmarkStart w:id="942"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42"/>
    <w:bookmarkStart w:id="944"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43">
        <w:r>
          <w:rPr>
            <w:rStyle w:val="Hyperlink"/>
          </w:rPr>
          <w:t xml:space="preserve">UC Davis DataLab GIS workshops</w:t>
        </w:r>
      </w:hyperlink>
      <w:r>
        <w:t xml:space="preserve">, including resources on QGIS and spatial SQL.</w:t>
      </w:r>
    </w:p>
    <w:bookmarkEnd w:id="944"/>
    <w:bookmarkEnd w:id="945"/>
    <w:bookmarkStart w:id="949" w:name="create-public-ids"/>
    <w:p>
      <w:pPr>
        <w:pStyle w:val="Heading2"/>
      </w:pPr>
      <w:r>
        <w:t xml:space="preserve">17.3 Create public IDs</w:t>
      </w:r>
    </w:p>
    <w:bookmarkStart w:id="946"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46"/>
    <w:bookmarkStart w:id="947"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47"/>
    <w:bookmarkStart w:id="948"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302"/>
        </w:numPr>
      </w:pPr>
      <w:r>
        <w:rPr>
          <w:rStyle w:val="VerbatimChar"/>
        </w:rPr>
        <w:t xml:space="preserve">data/final/</w:t>
      </w:r>
      <w:r>
        <w:t xml:space="preserve">- folder containing the projects final data in both csv and rds formats</w:t>
      </w:r>
      <w:r>
        <w:br/>
      </w:r>
    </w:p>
    <w:p>
      <w:pPr>
        <w:pStyle w:val="Compact"/>
        <w:numPr>
          <w:ilvl w:val="0"/>
          <w:numId w:val="1302"/>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302"/>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302"/>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302"/>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48"/>
    <w:bookmarkEnd w:id="949"/>
    <w:bookmarkStart w:id="955"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50">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51">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52">
        <w:r>
          <w:rPr>
            <w:rStyle w:val="Hyperlink"/>
          </w:rPr>
          <w:t xml:space="preserve">UC Davis DataLab workshop on data documentation</w:t>
        </w:r>
      </w:hyperlink>
      <w:r>
        <w:t xml:space="preserve">.</w:t>
      </w:r>
    </w:p>
    <w:bookmarkStart w:id="954" w:name="X659912a983e12070198566d6758f84b7c139c71"/>
    <w:p>
      <w:pPr>
        <w:pStyle w:val="Heading3"/>
      </w:pPr>
      <w:r>
        <w:t xml:space="preserve">17.4.1 Steps for creating an Open Science Framework (OSF) repository:</w:t>
      </w:r>
    </w:p>
    <w:p>
      <w:pPr>
        <w:pStyle w:val="Compact"/>
        <w:numPr>
          <w:ilvl w:val="0"/>
          <w:numId w:val="1303"/>
        </w:numPr>
      </w:pPr>
      <w:r>
        <w:t xml:space="preserve">Create a new OSF project per these instructions: https://help.osf.io/article/252-create-a-project</w:t>
      </w:r>
    </w:p>
    <w:p>
      <w:pPr>
        <w:pStyle w:val="Compact"/>
        <w:numPr>
          <w:ilvl w:val="0"/>
          <w:numId w:val="1303"/>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303"/>
        </w:numPr>
      </w:pPr>
      <w:r>
        <w:t xml:space="preserve">Create a notebook component and upload the final .html files (which will not be on github… but see optional item below)</w:t>
      </w:r>
    </w:p>
    <w:p>
      <w:pPr>
        <w:pStyle w:val="Compact"/>
        <w:numPr>
          <w:ilvl w:val="0"/>
          <w:numId w:val="1303"/>
        </w:numPr>
      </w:pPr>
      <w:r>
        <w:t xml:space="preserve">On the OSF landing Wiki, provide some context. Here is a recent example: https://osf.io/954bt/</w:t>
      </w:r>
    </w:p>
    <w:p>
      <w:pPr>
        <w:pStyle w:val="Compact"/>
        <w:numPr>
          <w:ilvl w:val="0"/>
          <w:numId w:val="1303"/>
        </w:numPr>
      </w:pPr>
      <w:r>
        <w:t xml:space="preserve">Create a Digital Object Identifier (DOI) for the repository. A DOI is a unique identifier that provides a persistent link to content, such as a dataset in this case.</w:t>
      </w:r>
      <w:r>
        <w:t xml:space="preserve"> </w:t>
      </w:r>
      <w:hyperlink r:id="rId953">
        <w:r>
          <w:rPr>
            <w:rStyle w:val="Hyperlink"/>
          </w:rPr>
          <w:t xml:space="preserve">Learn more about DOIs</w:t>
        </w:r>
      </w:hyperlink>
    </w:p>
    <w:p>
      <w:pPr>
        <w:pStyle w:val="Compact"/>
        <w:numPr>
          <w:ilvl w:val="0"/>
          <w:numId w:val="1303"/>
        </w:numPr>
      </w:pPr>
      <w:r>
        <w:t xml:space="preserve">Optional: Complete the software checklist and system requirement guide for the analysis to guide others. Include it on the GitHub README for the project: https://github.com/proctor-ucsf/mordor-antibody</w:t>
      </w:r>
    </w:p>
    <w:bookmarkEnd w:id="954"/>
    <w:bookmarkEnd w:id="955"/>
    <w:bookmarkStart w:id="956"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56"/>
    <w:bookmarkStart w:id="957"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57"/>
    <w:bookmarkStart w:id="958"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304"/>
        </w:numPr>
      </w:pPr>
      <w:r>
        <w:t xml:space="preserve">ACTION - https://osf.io/ca3pe/</w:t>
      </w:r>
      <w:r>
        <w:br/>
      </w:r>
    </w:p>
    <w:p>
      <w:pPr>
        <w:pStyle w:val="Compact"/>
        <w:numPr>
          <w:ilvl w:val="0"/>
          <w:numId w:val="1304"/>
        </w:numPr>
      </w:pPr>
      <w:r>
        <w:t xml:space="preserve">NAITRE - https://osf.io/ujeyb/</w:t>
      </w:r>
      <w:r>
        <w:br/>
      </w:r>
    </w:p>
    <w:p>
      <w:pPr>
        <w:pStyle w:val="Compact"/>
        <w:numPr>
          <w:ilvl w:val="0"/>
          <w:numId w:val="1304"/>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58"/>
    <w:bookmarkEnd w:id="959"/>
    <w:bookmarkStart w:id="1006"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63" w:name="uc-davis-computing-resources"/>
    <w:p>
      <w:pPr>
        <w:pStyle w:val="Heading2"/>
      </w:pPr>
      <w:r>
        <w:t xml:space="preserve">18.1 UC Davis Computing Resources</w:t>
      </w:r>
    </w:p>
    <w:bookmarkStart w:id="962"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60">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305"/>
        </w:numPr>
      </w:pPr>
      <w:r>
        <w:rPr>
          <w:b/>
          <w:bCs/>
        </w:rPr>
        <w:t xml:space="preserve">Shiva</w:t>
      </w:r>
      <w:r>
        <w:t xml:space="preserve"> </w:t>
      </w:r>
      <w:r>
        <w:t xml:space="preserve">(shiva.ucdavis.edu): SLURM-based cluster for computational work</w:t>
      </w:r>
    </w:p>
    <w:p>
      <w:pPr>
        <w:pStyle w:val="Compact"/>
        <w:numPr>
          <w:ilvl w:val="0"/>
          <w:numId w:val="130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61">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62"/>
    <w:bookmarkEnd w:id="963"/>
    <w:bookmarkStart w:id="965"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64"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64"/>
    <w:bookmarkEnd w:id="965"/>
    <w:bookmarkStart w:id="966"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60">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66"/>
    <w:bookmarkStart w:id="967"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60">
        <w:r>
          <w:rPr>
            <w:rStyle w:val="Hyperlink"/>
          </w:rPr>
          <w:t xml:space="preserve">hpc.ucdavis.edu</w:t>
        </w:r>
      </w:hyperlink>
      <w:r>
        <w:t xml:space="preserve"> </w:t>
      </w:r>
      <w:r>
        <w:t xml:space="preserve">for support information.</w:t>
      </w:r>
    </w:p>
    <w:bookmarkEnd w:id="967"/>
    <w:bookmarkStart w:id="971"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68"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68"/>
    <w:bookmarkStart w:id="969"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69"/>
    <w:bookmarkStart w:id="970"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70"/>
    <w:bookmarkEnd w:id="971"/>
    <w:bookmarkStart w:id="990"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72">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79"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78"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73">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74">
                    <w:r>
                      <w:rPr>
                        <w:rStyle w:val="Hyperlink"/>
                      </w:rPr>
                      <w:t xml:space="preserve">VcXsrv</w:t>
                    </w:r>
                  </w:hyperlink>
                  <w:r>
                    <w:t xml:space="preserve">, or</w:t>
                  </w:r>
                  <w:r>
                    <w:t xml:space="preserve"> </w:t>
                  </w:r>
                  <w:hyperlink r:id="rId975">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76">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77">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78"/>
          <w:p/>
        </w:tc>
      </w:tr>
    </w:tbl>
    <w:bookmarkEnd w:id="979"/>
    <w:bookmarkStart w:id="980"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80"/>
    <w:bookmarkStart w:id="981"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81"/>
    <w:bookmarkStart w:id="984"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82">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83">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84"/>
    <w:bookmarkStart w:id="989"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85">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86">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87">
        <w:r>
          <w:rPr>
            <w:rStyle w:val="Hyperlink"/>
          </w:rPr>
          <w:t xml:space="preserve">Xpra</w:t>
        </w:r>
      </w:hyperlink>
      <w:r>
        <w:t xml:space="preserve">, VNC, and</w:t>
      </w:r>
      <w:r>
        <w:t xml:space="preserve"> </w:t>
      </w:r>
      <w:hyperlink r:id="rId988">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89"/>
    <w:bookmarkEnd w:id="990"/>
    <w:bookmarkStart w:id="999"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93"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91">
        <w:r>
          <w:rPr>
            <w:rStyle w:val="VerbatimChar"/>
          </w:rPr>
          <w:t xml:space="preserve">tmux</w:t>
        </w:r>
      </w:hyperlink>
      <w:r>
        <w:t xml:space="preserve"> </w:t>
      </w:r>
      <w:r>
        <w:t xml:space="preserve">or</w:t>
      </w:r>
      <w:r>
        <w:t xml:space="preserve"> </w:t>
      </w:r>
      <w:hyperlink r:id="rId99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93"/>
    <w:bookmarkStart w:id="998"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94" name="Picture"/>
                  <a:graphic>
                    <a:graphicData uri="http://schemas.openxmlformats.org/drawingml/2006/picture">
                      <pic:pic>
                        <pic:nvPicPr>
                          <pic:cNvPr descr="/opt/quarto/share/formats/docx/important.png" id="995" name="Picture"/>
                          <pic:cNvPicPr>
                            <a:picLocks noChangeArrowheads="1" noChangeAspect="1"/>
                          </pic:cNvPicPr>
                        </pic:nvPicPr>
                        <pic:blipFill>
                          <a:blip r:embed="rId1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6" name="Picture"/>
                  <a:graphic>
                    <a:graphicData uri="http://schemas.openxmlformats.org/drawingml/2006/picture">
                      <pic:pic>
                        <pic:nvPicPr>
                          <pic:cNvPr descr="/opt/quarto/share/formats/docx/note.png" id="997"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60">
              <w:r>
                <w:rPr>
                  <w:rStyle w:val="Hyperlink"/>
                </w:rPr>
                <w:t xml:space="preserve">UC Davis HPC documentation</w:t>
              </w:r>
            </w:hyperlink>
            <w:r>
              <w:t xml:space="preserve"> </w:t>
            </w:r>
            <w:r>
              <w:t xml:space="preserve">or contact HPC support.</w:t>
            </w:r>
          </w:p>
          <w:p/>
        </w:tc>
      </w:tr>
    </w:tbl>
    <w:bookmarkEnd w:id="998"/>
    <w:bookmarkEnd w:id="999"/>
    <w:bookmarkStart w:id="1004" w:name="storage-group-storage-access"/>
    <w:p>
      <w:pPr>
        <w:pStyle w:val="Heading2"/>
      </w:pPr>
      <w:r>
        <w:t xml:space="preserve">18.8 Storage &amp; group storage access</w:t>
      </w:r>
    </w:p>
    <w:bookmarkStart w:id="1000"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60">
        <w:r>
          <w:rPr>
            <w:rStyle w:val="Hyperlink"/>
          </w:rPr>
          <w:t xml:space="preserve">UC Davis HPC documentation</w:t>
        </w:r>
      </w:hyperlink>
      <w:r>
        <w:t xml:space="preserve"> </w:t>
      </w:r>
      <w:r>
        <w:t xml:space="preserve">for specific storage options and quotas.</w:t>
      </w:r>
    </w:p>
    <w:bookmarkEnd w:id="1000"/>
    <w:bookmarkStart w:id="1001"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1001"/>
    <w:bookmarkStart w:id="1003"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1002">
        <w:r>
          <w:rPr>
            <w:rStyle w:val="Hyperlink"/>
          </w:rPr>
          <w:t xml:space="preserve">this guide</w:t>
        </w:r>
      </w:hyperlink>
      <w:r>
        <w:t xml:space="preserve">.</w:t>
      </w:r>
    </w:p>
    <w:bookmarkEnd w:id="1003"/>
    <w:bookmarkEnd w:id="1004"/>
    <w:bookmarkStart w:id="1005"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306"/>
        </w:numPr>
      </w:pPr>
      <w:r>
        <w:rPr>
          <w:rStyle w:val="VerbatimChar"/>
        </w:rPr>
        <w:t xml:space="preserve">job-name=run_inc</w:t>
      </w:r>
      <w:r>
        <w:t xml:space="preserve">: Job name that will show up in the SLURM system</w:t>
      </w:r>
    </w:p>
    <w:p>
      <w:pPr>
        <w:pStyle w:val="Compact"/>
        <w:numPr>
          <w:ilvl w:val="0"/>
          <w:numId w:val="1306"/>
        </w:numPr>
      </w:pPr>
      <w:r>
        <w:rPr>
          <w:rStyle w:val="VerbatimChar"/>
        </w:rPr>
        <w:t xml:space="preserve">begin=now</w:t>
      </w:r>
      <w:r>
        <w:t xml:space="preserve">: Requests to start the job as soon as the requested resources are available</w:t>
      </w:r>
    </w:p>
    <w:p>
      <w:pPr>
        <w:pStyle w:val="Compact"/>
        <w:numPr>
          <w:ilvl w:val="0"/>
          <w:numId w:val="1306"/>
        </w:numPr>
      </w:pPr>
      <w:r>
        <w:rPr>
          <w:rStyle w:val="VerbatimChar"/>
        </w:rPr>
        <w:t xml:space="preserve">dependency=singleton</w:t>
      </w:r>
      <w:r>
        <w:t xml:space="preserve">: Jobs can begin after all previously launched jobs with the same name and user have ended.</w:t>
      </w:r>
    </w:p>
    <w:p>
      <w:pPr>
        <w:pStyle w:val="Compact"/>
        <w:numPr>
          <w:ilvl w:val="0"/>
          <w:numId w:val="1306"/>
        </w:numPr>
      </w:pPr>
      <w:r>
        <w:rPr>
          <w:rStyle w:val="VerbatimChar"/>
        </w:rPr>
        <w:t xml:space="preserve">mail-type=ALL</w:t>
      </w:r>
      <w:r>
        <w:t xml:space="preserve">: Receive all types of email notification (e.g., when job starts, fails, ends)</w:t>
      </w:r>
    </w:p>
    <w:p>
      <w:pPr>
        <w:pStyle w:val="Compact"/>
        <w:numPr>
          <w:ilvl w:val="0"/>
          <w:numId w:val="1306"/>
        </w:numPr>
      </w:pPr>
      <w:r>
        <w:rPr>
          <w:rStyle w:val="VerbatimChar"/>
        </w:rPr>
        <w:t xml:space="preserve">cpus-per-task=16</w:t>
      </w:r>
      <w:r>
        <w:t xml:space="preserve">: Request 16 processors per task. The default is one processor per task.</w:t>
      </w:r>
    </w:p>
    <w:p>
      <w:pPr>
        <w:pStyle w:val="Compact"/>
        <w:numPr>
          <w:ilvl w:val="0"/>
          <w:numId w:val="1306"/>
        </w:numPr>
      </w:pPr>
      <w:r>
        <w:rPr>
          <w:rStyle w:val="VerbatimChar"/>
        </w:rPr>
        <w:t xml:space="preserve">mem=64G</w:t>
      </w:r>
      <w:r>
        <w:t xml:space="preserve">: Request 64 GB memory per node.</w:t>
      </w:r>
    </w:p>
    <w:p>
      <w:pPr>
        <w:pStyle w:val="Compact"/>
        <w:numPr>
          <w:ilvl w:val="0"/>
          <w:numId w:val="130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30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1005"/>
    <w:bookmarkEnd w:id="1006"/>
    <w:bookmarkStart w:id="1038"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1007">
        <w:r>
          <w:rPr>
            <w:rStyle w:val="Hyperlink"/>
            <w:b/>
            <w:bCs/>
          </w:rPr>
          <w:t xml:space="preserve">Working with AI</w:t>
        </w:r>
      </w:hyperlink>
      <w:r>
        <w:t xml:space="preserve"> </w:t>
      </w:r>
      <w:r>
        <w:t xml:space="preserve">(source:</w:t>
      </w:r>
      <w:r>
        <w:t xml:space="preserve"> </w:t>
      </w:r>
      <w:hyperlink r:id="rId1008">
        <w:r>
          <w:rPr>
            <w:rStyle w:val="Hyperlink"/>
          </w:rPr>
          <w:t xml:space="preserve">https://github.com/Morrison-Lab/wai</w:t>
        </w:r>
      </w:hyperlink>
      <w:r>
        <w:t xml:space="preserve">).</w:t>
      </w:r>
    </w:p>
    <w:p>
      <w:pPr>
        <w:pStyle w:val="BodyText"/>
      </w:pPr>
      <w:r>
        <w:t xml:space="preserve">That site covers:</w:t>
      </w:r>
      <w:r>
        <w:t xml:space="preserve"> </w:t>
      </w:r>
      <w:bookmarkStart w:id="1009" w:name="sec-ai-disclosure"/>
      <w:bookmarkEnd w:id="1009"/>
      <w:bookmarkStart w:id="1010" w:name="sec-ai-journal-articles"/>
      <w:bookmarkEnd w:id="1010"/>
      <w:r>
        <w:t xml:space="preserve"> </w:t>
      </w:r>
      <w:bookmarkStart w:id="1011" w:name="sec-ai-language-model"/>
      <w:bookmarkEnd w:id="1011"/>
      <w:bookmarkStart w:id="1012" w:name="sec-ai-harnesses"/>
      <w:bookmarkEnd w:id="1012"/>
      <w:bookmarkStart w:id="1013" w:name="sec-ai-agent-implementation"/>
      <w:bookmarkEnd w:id="1013"/>
      <w:r>
        <w:t xml:space="preserve"> </w:t>
      </w:r>
      <w:bookmarkStart w:id="1014" w:name="sec-ai-harness-construction"/>
      <w:bookmarkEnd w:id="1014"/>
      <w:bookmarkStart w:id="1015" w:name="sec-ai-agent-program-kind"/>
      <w:bookmarkEnd w:id="1015"/>
      <w:r>
        <w:t xml:space="preserve"> </w:t>
      </w:r>
      <w:bookmarkStart w:id="1016" w:name="sec-ai-harness-agent-relationship"/>
      <w:bookmarkEnd w:id="1016"/>
      <w:bookmarkStart w:id="1017" w:name="sec-ai-addressing-failing-workflows"/>
      <w:bookmarkEnd w:id="1017"/>
      <w:r>
        <w:t xml:space="preserve"> </w:t>
      </w:r>
      <w:bookmarkStart w:id="1018" w:name="sec-ai-benefits-hazards"/>
      <w:bookmarkEnd w:id="1018"/>
      <w:bookmarkStart w:id="1019" w:name="sec-ai-best-practices"/>
      <w:bookmarkEnd w:id="1019"/>
      <w:bookmarkStart w:id="1020" w:name="sec-ai-offline"/>
      <w:bookmarkEnd w:id="1020"/>
      <w:r>
        <w:t xml:space="preserve"> </w:t>
      </w:r>
      <w:bookmarkStart w:id="1021" w:name="sec-ai-copilot-settings"/>
      <w:bookmarkEnd w:id="1021"/>
      <w:bookmarkStart w:id="1022" w:name="sec-ai-agent-skills"/>
      <w:bookmarkEnd w:id="1022"/>
      <w:bookmarkStart w:id="1023" w:name="sec-ai-claude-cloud-env"/>
      <w:bookmarkEnd w:id="1023"/>
      <w:r>
        <w:t xml:space="preserve"> </w:t>
      </w:r>
      <w:bookmarkStart w:id="1024" w:name="sec-ai-when-to-use"/>
      <w:bookmarkEnd w:id="1024"/>
      <w:bookmarkStart w:id="1025" w:name="sec-ai-claude-code-windows"/>
      <w:bookmarkEnd w:id="1025"/>
      <w:bookmarkStart w:id="1026" w:name="sec-fully-clean"/>
      <w:bookmarkEnd w:id="1026"/>
    </w:p>
    <w:p>
      <w:pPr>
        <w:numPr>
          <w:ilvl w:val="0"/>
          <w:numId w:val="1307"/>
        </w:numPr>
      </w:pPr>
      <w:hyperlink r:id="rId1027">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307"/>
        </w:numPr>
      </w:pPr>
      <w:hyperlink r:id="rId1028">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307"/>
        </w:numPr>
      </w:pPr>
      <w:hyperlink r:id="rId1029">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30" name="Picture"/>
                  <a:graphic>
                    <a:graphicData uri="http://schemas.openxmlformats.org/drawingml/2006/picture">
                      <pic:pic>
                        <pic:nvPicPr>
                          <pic:cNvPr descr="/opt/quarto/share/formats/docx/note.png" id="1031" name="Picture"/>
                          <pic:cNvPicPr>
                            <a:picLocks noChangeArrowheads="1" noChangeAspect="1"/>
                          </pic:cNvPicPr>
                        </pic:nvPicPr>
                        <pic:blipFill>
                          <a:blip r:embed="rId1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37" w:name="sec-institutional-ai-access"/>
    <w:p>
      <w:pPr>
        <w:pStyle w:val="Heading2"/>
      </w:pPr>
      <w:r>
        <w:t xml:space="preserve">19.1 Institutional AI account access</w:t>
      </w:r>
    </w:p>
    <w:bookmarkStart w:id="1033"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308"/>
        </w:numPr>
      </w:pPr>
      <w:r>
        <w:t xml:space="preserve">Navigate to the</w:t>
      </w:r>
      <w:r>
        <w:t xml:space="preserve"> </w:t>
      </w:r>
      <w:hyperlink r:id="rId1032">
        <w:r>
          <w:rPr>
            <w:rStyle w:val="Hyperlink"/>
          </w:rPr>
          <w:t xml:space="preserve">UCDH ServiceNow OpenAI catalog item</w:t>
        </w:r>
      </w:hyperlink>
      <w:r>
        <w:t xml:space="preserve">.</w:t>
      </w:r>
    </w:p>
    <w:p>
      <w:pPr>
        <w:pStyle w:val="Compact"/>
        <w:numPr>
          <w:ilvl w:val="0"/>
          <w:numId w:val="1308"/>
        </w:numPr>
      </w:pPr>
      <w:r>
        <w:t xml:space="preserve">Log in with your UC Davis Health credentials and complete Duo two-factor authentication if prompted.</w:t>
      </w:r>
    </w:p>
    <w:p>
      <w:pPr>
        <w:pStyle w:val="Compact"/>
        <w:numPr>
          <w:ilvl w:val="0"/>
          <w:numId w:val="1308"/>
        </w:numPr>
      </w:pPr>
      <w:r>
        <w:t xml:space="preserve">Fill out the request form with your department, contact details, and business or research justification.</w:t>
      </w:r>
    </w:p>
    <w:p>
      <w:pPr>
        <w:pStyle w:val="Compact"/>
        <w:numPr>
          <w:ilvl w:val="0"/>
          <w:numId w:val="1308"/>
        </w:numPr>
      </w:pPr>
      <w:r>
        <w:t xml:space="preserve">Submit the request for processing by UCDH IT.</w:t>
      </w:r>
    </w:p>
    <w:p>
      <w:pPr>
        <w:pStyle w:val="Compact"/>
        <w:numPr>
          <w:ilvl w:val="0"/>
          <w:numId w:val="1308"/>
        </w:numPr>
      </w:pPr>
      <w:r>
        <w:t xml:space="preserve">Once approved, follow the instructions in the confirmation email to join the UC Davis Health OpenAI workspace.</w:t>
      </w:r>
    </w:p>
    <w:bookmarkEnd w:id="1033"/>
    <w:bookmarkStart w:id="1035"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34">
        <w:r>
          <w:rPr>
            <w:rStyle w:val="Hyperlink"/>
          </w:rPr>
          <w:t xml:space="preserve">IET Aggie AI ChatGPT Edu documentation</w:t>
        </w:r>
      </w:hyperlink>
      <w:r>
        <w:t xml:space="preserve"> </w:t>
      </w:r>
      <w:r>
        <w:t xml:space="preserve">for setup instructions and eligibility details.</w:t>
      </w:r>
    </w:p>
    <w:bookmarkEnd w:id="1035"/>
    <w:bookmarkStart w:id="1036"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9"/>
        </w:numPr>
      </w:pPr>
      <w:r>
        <w:t xml:space="preserve">Never submit Protected Health Information (PHI), personally identifiable information (PII), or restricted research data to AI tools unless authorized under an approved protocol.</w:t>
      </w:r>
    </w:p>
    <w:p>
      <w:pPr>
        <w:pStyle w:val="Compact"/>
        <w:numPr>
          <w:ilvl w:val="0"/>
          <w:numId w:val="1309"/>
        </w:numPr>
      </w:pPr>
      <w:r>
        <w:t xml:space="preserve">Follow all institutional data handling policies and the lab’s guidelines on</w:t>
      </w:r>
      <w:r>
        <w:t xml:space="preserve"> </w:t>
      </w:r>
      <w:hyperlink r:id="rId1027">
        <w:r>
          <w:rPr>
            <w:rStyle w:val="Hyperlink"/>
          </w:rPr>
          <w:t xml:space="preserve">Working with AI</w:t>
        </w:r>
      </w:hyperlink>
      <w:r>
        <w:t xml:space="preserve">.</w:t>
      </w:r>
    </w:p>
    <w:p>
      <w:r>
        <w:br w:type="page"/>
      </w:r>
    </w:p>
    <w:bookmarkEnd w:id="1036"/>
    <w:bookmarkEnd w:id="1037"/>
    <w:bookmarkEnd w:id="1038"/>
    <w:bookmarkStart w:id="1049" w:name="checklists"/>
    <w:p>
      <w:pPr>
        <w:pStyle w:val="Heading1"/>
      </w:pPr>
      <w:r>
        <w:t xml:space="preserve">20. Checklists</w:t>
      </w:r>
    </w:p>
    <w:bookmarkStart w:id="1039"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10"/>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1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12"/>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13"/>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14"/>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15"/>
        </w:numPr>
      </w:pPr>
      <w:r>
        <w:rPr>
          <w:b/>
          <w:bCs/>
        </w:rPr>
        <w:t xml:space="preserve">Team introductions</w:t>
      </w:r>
      <w:r>
        <w:t xml:space="preserve">: Introduce yourself on Microsoft Teams and at the next weekly lab meeting.</w:t>
      </w:r>
    </w:p>
    <w:p>
      <w:pPr>
        <w:pStyle w:val="Compact"/>
        <w:numPr>
          <w:ilvl w:val="0"/>
          <w:numId w:val="1316"/>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39"/>
    <w:bookmarkStart w:id="1040" w:name="pre-analysis-plan-checklist"/>
    <w:p>
      <w:pPr>
        <w:pStyle w:val="Heading2"/>
      </w:pPr>
      <w:r>
        <w:t xml:space="preserve">20.2 Pre-analysis plan checklist</w:t>
      </w:r>
    </w:p>
    <w:p>
      <w:pPr>
        <w:pStyle w:val="Compact"/>
        <w:numPr>
          <w:ilvl w:val="0"/>
          <w:numId w:val="1317"/>
        </w:numPr>
      </w:pPr>
      <w:r>
        <w:t xml:space="preserve">Brief background on the study (a condensed version of the introduction section of the paper)</w:t>
      </w:r>
    </w:p>
    <w:p>
      <w:pPr>
        <w:pStyle w:val="Compact"/>
        <w:numPr>
          <w:ilvl w:val="0"/>
          <w:numId w:val="1318"/>
        </w:numPr>
      </w:pPr>
      <w:r>
        <w:t xml:space="preserve">Hypotheses / objectives</w:t>
      </w:r>
    </w:p>
    <w:p>
      <w:pPr>
        <w:pStyle w:val="Compact"/>
        <w:numPr>
          <w:ilvl w:val="0"/>
          <w:numId w:val="1319"/>
        </w:numPr>
      </w:pPr>
      <w:r>
        <w:t xml:space="preserve">Study design</w:t>
      </w:r>
    </w:p>
    <w:p>
      <w:pPr>
        <w:pStyle w:val="Compact"/>
        <w:numPr>
          <w:ilvl w:val="0"/>
          <w:numId w:val="1320"/>
        </w:numPr>
      </w:pPr>
      <w:r>
        <w:t xml:space="preserve">Description of data</w:t>
      </w:r>
    </w:p>
    <w:p>
      <w:pPr>
        <w:pStyle w:val="Compact"/>
        <w:numPr>
          <w:ilvl w:val="0"/>
          <w:numId w:val="1321"/>
        </w:numPr>
      </w:pPr>
      <w:r>
        <w:t xml:space="preserve">Definition of outcomes</w:t>
      </w:r>
    </w:p>
    <w:p>
      <w:pPr>
        <w:pStyle w:val="Compact"/>
        <w:numPr>
          <w:ilvl w:val="0"/>
          <w:numId w:val="1322"/>
        </w:numPr>
      </w:pPr>
      <w:r>
        <w:t xml:space="preserve">Definition of interventions / exposures</w:t>
      </w:r>
    </w:p>
    <w:p>
      <w:pPr>
        <w:pStyle w:val="Compact"/>
        <w:numPr>
          <w:ilvl w:val="0"/>
          <w:numId w:val="1323"/>
        </w:numPr>
      </w:pPr>
      <w:r>
        <w:t xml:space="preserve">Definition of covariates</w:t>
      </w:r>
    </w:p>
    <w:p>
      <w:pPr>
        <w:pStyle w:val="Compact"/>
        <w:numPr>
          <w:ilvl w:val="0"/>
          <w:numId w:val="1324"/>
        </w:numPr>
      </w:pPr>
      <w:r>
        <w:t xml:space="preserve">Statistical power calculation</w:t>
      </w:r>
    </w:p>
    <w:p>
      <w:pPr>
        <w:pStyle w:val="Compact"/>
        <w:numPr>
          <w:ilvl w:val="0"/>
          <w:numId w:val="1325"/>
        </w:numPr>
      </w:pPr>
      <w:r>
        <w:t xml:space="preserve">Statistical model description</w:t>
      </w:r>
    </w:p>
    <w:p>
      <w:pPr>
        <w:pStyle w:val="Compact"/>
        <w:numPr>
          <w:ilvl w:val="0"/>
          <w:numId w:val="1326"/>
        </w:numPr>
      </w:pPr>
      <w:r>
        <w:t xml:space="preserve">Covariate selection / screening</w:t>
      </w:r>
    </w:p>
    <w:p>
      <w:pPr>
        <w:pStyle w:val="Compact"/>
        <w:numPr>
          <w:ilvl w:val="0"/>
          <w:numId w:val="1327"/>
        </w:numPr>
      </w:pPr>
      <w:r>
        <w:t xml:space="preserve">Standard error estimation method</w:t>
      </w:r>
    </w:p>
    <w:p>
      <w:pPr>
        <w:pStyle w:val="Compact"/>
        <w:numPr>
          <w:ilvl w:val="0"/>
          <w:numId w:val="1328"/>
        </w:numPr>
      </w:pPr>
      <w:r>
        <w:t xml:space="preserve">Missing data analysis</w:t>
      </w:r>
    </w:p>
    <w:p>
      <w:pPr>
        <w:pStyle w:val="Compact"/>
        <w:numPr>
          <w:ilvl w:val="0"/>
          <w:numId w:val="1329"/>
        </w:numPr>
      </w:pPr>
      <w:r>
        <w:t xml:space="preserve">Assessment of effect modification / subgroup analyses</w:t>
      </w:r>
    </w:p>
    <w:p>
      <w:pPr>
        <w:pStyle w:val="Compact"/>
        <w:numPr>
          <w:ilvl w:val="0"/>
          <w:numId w:val="1330"/>
        </w:numPr>
      </w:pPr>
      <w:r>
        <w:t xml:space="preserve">Sensitivity analyses</w:t>
      </w:r>
    </w:p>
    <w:p>
      <w:pPr>
        <w:pStyle w:val="Compact"/>
        <w:numPr>
          <w:ilvl w:val="0"/>
          <w:numId w:val="1331"/>
        </w:numPr>
      </w:pPr>
      <w:r>
        <w:t xml:space="preserve">Negative control analyses</w:t>
      </w:r>
    </w:p>
    <w:bookmarkEnd w:id="1040"/>
    <w:bookmarkStart w:id="1042" w:name="code-checklist"/>
    <w:p>
      <w:pPr>
        <w:pStyle w:val="Heading2"/>
      </w:pPr>
      <w:r>
        <w:t xml:space="preserve">20.3 Code checklist</w:t>
      </w:r>
    </w:p>
    <w:p>
      <w:pPr>
        <w:pStyle w:val="Compact"/>
        <w:numPr>
          <w:ilvl w:val="0"/>
          <w:numId w:val="1332"/>
        </w:numPr>
      </w:pPr>
      <w:r>
        <w:t xml:space="preserve">Does the script run without errors?</w:t>
      </w:r>
    </w:p>
    <w:p>
      <w:pPr>
        <w:pStyle w:val="Compact"/>
        <w:numPr>
          <w:ilvl w:val="0"/>
          <w:numId w:val="1333"/>
        </w:numPr>
      </w:pPr>
      <w:r>
        <w:t xml:space="preserve">Is code self-contained within repo and/or associated Box folder?</w:t>
      </w:r>
    </w:p>
    <w:p>
      <w:pPr>
        <w:pStyle w:val="Compact"/>
        <w:numPr>
          <w:ilvl w:val="0"/>
          <w:numId w:val="1334"/>
        </w:numPr>
      </w:pPr>
      <w:r>
        <w:t xml:space="preserve">Is all commented out code / remarks removed?</w:t>
      </w:r>
    </w:p>
    <w:p>
      <w:pPr>
        <w:pStyle w:val="Compact"/>
        <w:numPr>
          <w:ilvl w:val="0"/>
          <w:numId w:val="1335"/>
        </w:numPr>
      </w:pPr>
      <w:r>
        <w:t xml:space="preserve">Does the header accurately describe the process completed in the script?</w:t>
      </w:r>
    </w:p>
    <w:p>
      <w:pPr>
        <w:pStyle w:val="Compact"/>
        <w:numPr>
          <w:ilvl w:val="0"/>
          <w:numId w:val="1336"/>
        </w:numPr>
      </w:pPr>
      <w:r>
        <w:t xml:space="preserve">Is the script pushed to its github repository?</w:t>
      </w:r>
    </w:p>
    <w:p>
      <w:pPr>
        <w:pStyle w:val="Compact"/>
        <w:numPr>
          <w:ilvl w:val="0"/>
          <w:numId w:val="1337"/>
        </w:numPr>
      </w:pPr>
      <w:r>
        <w:t xml:space="preserve">Does the code adhere to the</w:t>
      </w:r>
      <w:r>
        <w:t xml:space="preserve"> </w:t>
      </w:r>
      <w:hyperlink r:id="rId1041">
        <w:r>
          <w:rPr>
            <w:rStyle w:val="Hyperlink"/>
          </w:rPr>
          <w:t xml:space="preserve">coding style guide</w:t>
        </w:r>
      </w:hyperlink>
      <w:r>
        <w:t xml:space="preserve">?</w:t>
      </w:r>
    </w:p>
    <w:p>
      <w:pPr>
        <w:pStyle w:val="Compact"/>
        <w:numPr>
          <w:ilvl w:val="0"/>
          <w:numId w:val="1338"/>
        </w:numPr>
      </w:pPr>
      <w:r>
        <w:t xml:space="preserve">Are all warnings ignorable? Should any warnings be intentionally suppressed or addressed?</w:t>
      </w:r>
    </w:p>
    <w:bookmarkEnd w:id="1042"/>
    <w:bookmarkStart w:id="1044"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3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40"/>
        </w:numPr>
      </w:pPr>
      <w:r>
        <w:t xml:space="preserve">Are the study results within the manuscript replicable (i.e., if you rerun the code in the study’s repository, the tables and figures will be exactly replicated?)</w:t>
      </w:r>
    </w:p>
    <w:p>
      <w:pPr>
        <w:pStyle w:val="Compact"/>
        <w:numPr>
          <w:ilvl w:val="0"/>
          <w:numId w:val="1341"/>
        </w:numPr>
      </w:pPr>
      <w:r>
        <w:t xml:space="preserve">Is a target journal selected?</w:t>
      </w:r>
    </w:p>
    <w:p>
      <w:pPr>
        <w:pStyle w:val="Compact"/>
        <w:numPr>
          <w:ilvl w:val="0"/>
          <w:numId w:val="1342"/>
        </w:numPr>
      </w:pPr>
      <w:r>
        <w:t xml:space="preserve">Is the title declarative, in other words, does it state the object/findings rather than suggest them?</w:t>
      </w:r>
    </w:p>
    <w:p>
      <w:pPr>
        <w:pStyle w:val="Compact"/>
        <w:numPr>
          <w:ilvl w:val="0"/>
          <w:numId w:val="1343"/>
        </w:numPr>
      </w:pPr>
      <w:r>
        <w:t xml:space="preserve">Is the word count of the manuscript close to the target journal’s allowance?</w:t>
      </w:r>
    </w:p>
    <w:p>
      <w:pPr>
        <w:pStyle w:val="Compact"/>
        <w:numPr>
          <w:ilvl w:val="0"/>
          <w:numId w:val="1344"/>
        </w:numPr>
      </w:pPr>
      <w:r>
        <w:t xml:space="preserve">Does the manuscript adhere to the formatting guide of the target journal?</w:t>
      </w:r>
    </w:p>
    <w:p>
      <w:pPr>
        <w:pStyle w:val="Compact"/>
        <w:numPr>
          <w:ilvl w:val="0"/>
          <w:numId w:val="1345"/>
        </w:numPr>
      </w:pPr>
      <w:r>
        <w:t xml:space="preserve">Does the manuscript use a consistent voice (passive or active – usually active is preferred … pun intended)?</w:t>
      </w:r>
    </w:p>
    <w:p>
      <w:pPr>
        <w:pStyle w:val="Compact"/>
        <w:numPr>
          <w:ilvl w:val="0"/>
          <w:numId w:val="1346"/>
        </w:numPr>
      </w:pPr>
      <w:r>
        <w:t xml:space="preserve">Is each figure and table (including supplementary material) referenced in the main text?</w:t>
      </w:r>
    </w:p>
    <w:p>
      <w:pPr>
        <w:pStyle w:val="Compact"/>
        <w:numPr>
          <w:ilvl w:val="0"/>
          <w:numId w:val="1347"/>
        </w:numPr>
      </w:pPr>
      <w:r>
        <w:t xml:space="preserve">Is there a caption for each figure and table (including supplementary material)?</w:t>
      </w:r>
    </w:p>
    <w:p>
      <w:pPr>
        <w:pStyle w:val="Compact"/>
        <w:numPr>
          <w:ilvl w:val="0"/>
          <w:numId w:val="1348"/>
        </w:numPr>
      </w:pPr>
      <w:r>
        <w:t xml:space="preserve">Are tables/figures and supplementary material numbered in accordance with their appearance in the main text?</w:t>
      </w:r>
    </w:p>
    <w:p>
      <w:pPr>
        <w:pStyle w:val="Compact"/>
        <w:numPr>
          <w:ilvl w:val="0"/>
          <w:numId w:val="1349"/>
        </w:numPr>
      </w:pPr>
      <w:r>
        <w:t xml:space="preserve">Does the text use past tense if it is reporting research findings or future tense if it is a study protocol?</w:t>
      </w:r>
    </w:p>
    <w:p>
      <w:pPr>
        <w:pStyle w:val="Compact"/>
        <w:numPr>
          <w:ilvl w:val="0"/>
          <w:numId w:val="1350"/>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51"/>
        </w:numPr>
      </w:pPr>
      <w:r>
        <w:t xml:space="preserve">Does the text use minimal abbreviations, and are all abbreviations defined at first use?</w:t>
      </w:r>
    </w:p>
    <w:p>
      <w:pPr>
        <w:pStyle w:val="Compact"/>
        <w:numPr>
          <w:ilvl w:val="0"/>
          <w:numId w:val="1352"/>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5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5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43">
        <w:r>
          <w:rPr>
            <w:rStyle w:val="Hyperlink"/>
          </w:rPr>
          <w:t xml:space="preserve">here</w:t>
        </w:r>
      </w:hyperlink>
      <w:r>
        <w:t xml:space="preserve">)</w:t>
      </w:r>
    </w:p>
    <w:p>
      <w:pPr>
        <w:pStyle w:val="Compact"/>
        <w:numPr>
          <w:ilvl w:val="0"/>
          <w:numId w:val="1355"/>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44"/>
    <w:bookmarkStart w:id="1047" w:name="figure-checklist"/>
    <w:p>
      <w:pPr>
        <w:pStyle w:val="Heading2"/>
      </w:pPr>
      <w:r>
        <w:t xml:space="preserve">20.5 Figure checklist</w:t>
      </w:r>
    </w:p>
    <w:p>
      <w:pPr>
        <w:pStyle w:val="Compact"/>
        <w:numPr>
          <w:ilvl w:val="0"/>
          <w:numId w:val="1356"/>
        </w:numPr>
      </w:pPr>
      <w:r>
        <w:t xml:space="preserve">Are the x-axis and y-axis labeled?</w:t>
      </w:r>
    </w:p>
    <w:p>
      <w:pPr>
        <w:pStyle w:val="Compact"/>
        <w:numPr>
          <w:ilvl w:val="0"/>
          <w:numId w:val="1357"/>
        </w:numPr>
      </w:pPr>
      <w:r>
        <w:t xml:space="preserve">If the figure includes panels, is each panel labeled?</w:t>
      </w:r>
    </w:p>
    <w:p>
      <w:pPr>
        <w:pStyle w:val="Compact"/>
        <w:numPr>
          <w:ilvl w:val="0"/>
          <w:numId w:val="1358"/>
        </w:numPr>
      </w:pPr>
      <w:r>
        <w:t xml:space="preserve">Are there sufficient numerical / text labels and breaks on the x-axis and y-axis?</w:t>
      </w:r>
    </w:p>
    <w:p>
      <w:pPr>
        <w:pStyle w:val="Compact"/>
        <w:numPr>
          <w:ilvl w:val="0"/>
          <w:numId w:val="1359"/>
        </w:numPr>
      </w:pPr>
      <w:r>
        <w:t xml:space="preserve">Is the font size appropriate (i.e., large enough to read, not so large that it distracts from the data presented in the figure?)</w:t>
      </w:r>
    </w:p>
    <w:p>
      <w:pPr>
        <w:pStyle w:val="Compact"/>
        <w:numPr>
          <w:ilvl w:val="0"/>
          <w:numId w:val="1360"/>
        </w:numPr>
      </w:pPr>
      <w:r>
        <w:t xml:space="preserve">Are the colors used colorblind friendly? See a colorblind-friendly palette</w:t>
      </w:r>
      <w:r>
        <w:t xml:space="preserve"> </w:t>
      </w:r>
      <w:hyperlink r:id="rId1045">
        <w:r>
          <w:rPr>
            <w:rStyle w:val="Hyperlink"/>
          </w:rPr>
          <w:t xml:space="preserve">here</w:t>
        </w:r>
      </w:hyperlink>
      <w:r>
        <w:t xml:space="preserve">, a neat palette generator with colorblind options</w:t>
      </w:r>
      <w:r>
        <w:t xml:space="preserve"> </w:t>
      </w:r>
      <w:hyperlink r:id="rId1046">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1"/>
        </w:numPr>
      </w:pPr>
      <w:r>
        <w:t xml:space="preserve">Are colors/shapes/line types defined in a legend?</w:t>
      </w:r>
    </w:p>
    <w:p>
      <w:pPr>
        <w:pStyle w:val="Compact"/>
        <w:numPr>
          <w:ilvl w:val="0"/>
          <w:numId w:val="1362"/>
        </w:numPr>
      </w:pPr>
      <w:r>
        <w:t xml:space="preserve">Are the legends and other labels easy to understand with minimal abbreviations?</w:t>
      </w:r>
    </w:p>
    <w:p>
      <w:pPr>
        <w:pStyle w:val="Compact"/>
        <w:numPr>
          <w:ilvl w:val="0"/>
          <w:numId w:val="1363"/>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bookmarkEnd w:id="1047"/>
    <w:bookmarkStart w:id="1048"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65"/>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6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67"/>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68"/>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69"/>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70"/>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71"/>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48"/>
    <w:bookmarkEnd w:id="1049"/>
    <w:bookmarkStart w:id="1122" w:name="resources-2"/>
    <w:p>
      <w:pPr>
        <w:pStyle w:val="Heading1"/>
      </w:pPr>
      <w:r>
        <w:t xml:space="preserve">21. Resources</w:t>
      </w:r>
    </w:p>
    <w:bookmarkStart w:id="1070" w:name="resources-for-r"/>
    <w:p>
      <w:pPr>
        <w:pStyle w:val="Heading2"/>
      </w:pPr>
      <w:r>
        <w:t xml:space="preserve">21.1 Resources for R</w:t>
      </w:r>
    </w:p>
    <w:bookmarkStart w:id="1052" w:name="books-and-comprehensive-guides"/>
    <w:p>
      <w:pPr>
        <w:pStyle w:val="Heading3"/>
      </w:pPr>
      <w:r>
        <w:t xml:space="preserve">21.1.1 Books and Comprehensive Guides</w:t>
      </w:r>
    </w:p>
    <w:p>
      <w:pPr>
        <w:pStyle w:val="Compact"/>
        <w:numPr>
          <w:ilvl w:val="0"/>
          <w:numId w:val="1372"/>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72"/>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72"/>
        </w:numPr>
      </w:pPr>
      <w:hyperlink r:id="rId1050">
        <w:r>
          <w:rPr>
            <w:rStyle w:val="Hyperlink"/>
          </w:rPr>
          <w:t xml:space="preserve">Awesome R Package Development Tools</w:t>
        </w:r>
      </w:hyperlink>
      <w:r>
        <w:t xml:space="preserve"> </w:t>
      </w:r>
      <w:r>
        <w:t xml:space="preserve">- curated list of tools for R package development</w:t>
      </w:r>
    </w:p>
    <w:p>
      <w:pPr>
        <w:pStyle w:val="Compact"/>
        <w:numPr>
          <w:ilvl w:val="0"/>
          <w:numId w:val="1372"/>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72"/>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72"/>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72"/>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72"/>
        </w:numPr>
      </w:pPr>
      <w:hyperlink r:id="rId609">
        <w:r>
          <w:rPr>
            <w:rStyle w:val="Hyperlink"/>
          </w:rPr>
          <w:t xml:space="preserve">litedown: R Markdown Reimagined</w:t>
        </w:r>
      </w:hyperlink>
      <w:r>
        <w:t xml:space="preserve"> </w:t>
      </w:r>
      <w:r>
        <w:t xml:space="preserve">- a book by Yihui Xie on</w:t>
      </w:r>
      <w:r>
        <w:t xml:space="preserve"> </w:t>
      </w:r>
      <w:hyperlink r:id="rId610">
        <w:r>
          <w:rPr>
            <w:rStyle w:val="VerbatimChar"/>
          </w:rPr>
          <w:t xml:space="preserve">{litedown}</w:t>
        </w:r>
      </w:hyperlink>
      <w:r>
        <w:t xml:space="preserve">, a lightweight R Markdown implementation aimed at simplicity and speed</w:t>
      </w:r>
    </w:p>
    <w:p>
      <w:pPr>
        <w:pStyle w:val="Compact"/>
        <w:numPr>
          <w:ilvl w:val="0"/>
          <w:numId w:val="1372"/>
        </w:numPr>
      </w:pPr>
      <w:hyperlink r:id="rId1051">
        <w:r>
          <w:rPr>
            <w:rStyle w:val="Hyperlink"/>
          </w:rPr>
          <w:t xml:space="preserve">DataCamp</w:t>
        </w:r>
      </w:hyperlink>
      <w:r>
        <w:t xml:space="preserve"> </w:t>
      </w:r>
      <w:r>
        <w:t xml:space="preserve">- email Kristen for access</w:t>
      </w:r>
    </w:p>
    <w:bookmarkEnd w:id="1052"/>
    <w:bookmarkStart w:id="1057" w:name="uc-davis-datalab-workshops-and-tutorials"/>
    <w:p>
      <w:pPr>
        <w:pStyle w:val="Heading3"/>
      </w:pPr>
      <w:r>
        <w:t xml:space="preserve">21.1.2 UC Davis DataLab Workshops and Tutorials</w:t>
      </w:r>
    </w:p>
    <w:p>
      <w:pPr>
        <w:pStyle w:val="FirstParagraph"/>
      </w:pPr>
      <w:r>
        <w:t xml:space="preserve">The</w:t>
      </w:r>
      <w:r>
        <w:t xml:space="preserve"> </w:t>
      </w:r>
      <w:hyperlink r:id="rId943">
        <w:r>
          <w:rPr>
            <w:rStyle w:val="Hyperlink"/>
          </w:rPr>
          <w:t xml:space="preserve">UC Davis DataLab</w:t>
        </w:r>
      </w:hyperlink>
      <w:r>
        <w:t xml:space="preserve"> </w:t>
      </w:r>
      <w:r>
        <w:t xml:space="preserve">provides extensive workshops and learning materials for data science:</w:t>
      </w:r>
    </w:p>
    <w:p>
      <w:pPr>
        <w:pStyle w:val="Compact"/>
        <w:numPr>
          <w:ilvl w:val="0"/>
          <w:numId w:val="1373"/>
        </w:numPr>
      </w:pPr>
      <w:hyperlink r:id="rId1053">
        <w:r>
          <w:rPr>
            <w:rStyle w:val="Hyperlink"/>
          </w:rPr>
          <w:t xml:space="preserve">Workshop Index</w:t>
        </w:r>
      </w:hyperlink>
      <w:r>
        <w:t xml:space="preserve"> </w:t>
      </w:r>
      <w:r>
        <w:t xml:space="preserve">- comprehensive catalog of all DataLab workshops</w:t>
      </w:r>
    </w:p>
    <w:p>
      <w:pPr>
        <w:pStyle w:val="Compact"/>
        <w:numPr>
          <w:ilvl w:val="0"/>
          <w:numId w:val="1373"/>
        </w:numPr>
      </w:pPr>
      <w:hyperlink r:id="rId1054">
        <w:r>
          <w:rPr>
            <w:rStyle w:val="Hyperlink"/>
          </w:rPr>
          <w:t xml:space="preserve">R Basics Workshop</w:t>
        </w:r>
      </w:hyperlink>
      <w:r>
        <w:t xml:space="preserve"> </w:t>
      </w:r>
      <w:r>
        <w:t xml:space="preserve">- foundational R programming for beginners</w:t>
      </w:r>
    </w:p>
    <w:p>
      <w:pPr>
        <w:pStyle w:val="Compact"/>
        <w:numPr>
          <w:ilvl w:val="0"/>
          <w:numId w:val="1373"/>
        </w:numPr>
      </w:pPr>
      <w:hyperlink r:id="rId1055">
        <w:r>
          <w:rPr>
            <w:rStyle w:val="Hyperlink"/>
          </w:rPr>
          <w:t xml:space="preserve">Research Toolkits</w:t>
        </w:r>
      </w:hyperlink>
      <w:r>
        <w:t xml:space="preserve"> </w:t>
      </w:r>
      <w:r>
        <w:t xml:space="preserve">- in-depth guides for research tools and methods</w:t>
      </w:r>
    </w:p>
    <w:p>
      <w:pPr>
        <w:pStyle w:val="Compact"/>
        <w:numPr>
          <w:ilvl w:val="0"/>
          <w:numId w:val="1373"/>
        </w:numPr>
      </w:pPr>
      <w:hyperlink r:id="rId1056">
        <w:r>
          <w:rPr>
            <w:rStyle w:val="Hyperlink"/>
          </w:rPr>
          <w:t xml:space="preserve">Install Guides</w:t>
        </w:r>
      </w:hyperlink>
      <w:r>
        <w:t xml:space="preserve"> </w:t>
      </w:r>
      <w:r>
        <w:t xml:space="preserve">- setup instructions for data science software</w:t>
      </w:r>
    </w:p>
    <w:bookmarkEnd w:id="1057"/>
    <w:bookmarkStart w:id="1063" w:name="cheat-sheets"/>
    <w:p>
      <w:pPr>
        <w:pStyle w:val="Heading3"/>
      </w:pPr>
      <w:r>
        <w:t xml:space="preserve">21.1.3 Cheat Sheets</w:t>
      </w:r>
    </w:p>
    <w:p>
      <w:pPr>
        <w:pStyle w:val="Compact"/>
        <w:numPr>
          <w:ilvl w:val="0"/>
          <w:numId w:val="1374"/>
        </w:numPr>
      </w:pPr>
      <w:hyperlink r:id="rId1058">
        <w:r>
          <w:rPr>
            <w:rStyle w:val="Hyperlink"/>
          </w:rPr>
          <w:t xml:space="preserve">Data transformation with dplyr cheat sheet</w:t>
        </w:r>
      </w:hyperlink>
    </w:p>
    <w:p>
      <w:pPr>
        <w:pStyle w:val="Compact"/>
        <w:numPr>
          <w:ilvl w:val="0"/>
          <w:numId w:val="1374"/>
        </w:numPr>
      </w:pPr>
      <w:hyperlink r:id="rId1059">
        <w:r>
          <w:rPr>
            <w:rStyle w:val="Hyperlink"/>
          </w:rPr>
          <w:t xml:space="preserve">Data tidying with tidyr cheat sheet</w:t>
        </w:r>
      </w:hyperlink>
    </w:p>
    <w:p>
      <w:pPr>
        <w:pStyle w:val="Compact"/>
        <w:numPr>
          <w:ilvl w:val="0"/>
          <w:numId w:val="1374"/>
        </w:numPr>
      </w:pPr>
      <w:hyperlink r:id="rId1060">
        <w:r>
          <w:rPr>
            <w:rStyle w:val="Hyperlink"/>
          </w:rPr>
          <w:t xml:space="preserve">Data visualization with ggplot2 cheat sheet</w:t>
        </w:r>
      </w:hyperlink>
    </w:p>
    <w:p>
      <w:pPr>
        <w:pStyle w:val="Compact"/>
        <w:numPr>
          <w:ilvl w:val="0"/>
          <w:numId w:val="1374"/>
        </w:numPr>
      </w:pPr>
      <w:hyperlink r:id="rId1061">
        <w:r>
          <w:rPr>
            <w:rStyle w:val="Hyperlink"/>
          </w:rPr>
          <w:t xml:space="preserve">data table cheat sheet</w:t>
        </w:r>
      </w:hyperlink>
    </w:p>
    <w:p>
      <w:pPr>
        <w:pStyle w:val="Compact"/>
        <w:numPr>
          <w:ilvl w:val="0"/>
          <w:numId w:val="1374"/>
        </w:numPr>
      </w:pPr>
      <w:hyperlink r:id="rId1062">
        <w:r>
          <w:rPr>
            <w:rStyle w:val="Hyperlink"/>
          </w:rPr>
          <w:t xml:space="preserve">R Markdown cheat sheet</w:t>
        </w:r>
      </w:hyperlink>
    </w:p>
    <w:bookmarkEnd w:id="1063"/>
    <w:bookmarkStart w:id="1065" w:name="style-and-best-practices"/>
    <w:p>
      <w:pPr>
        <w:pStyle w:val="Heading3"/>
      </w:pPr>
      <w:r>
        <w:t xml:space="preserve">21.1.4 Style and Best Practices</w:t>
      </w:r>
    </w:p>
    <w:p>
      <w:pPr>
        <w:pStyle w:val="Compact"/>
        <w:numPr>
          <w:ilvl w:val="0"/>
          <w:numId w:val="1375"/>
        </w:numPr>
      </w:pPr>
      <w:hyperlink r:id="rId1064">
        <w:r>
          <w:rPr>
            <w:rStyle w:val="Hyperlink"/>
          </w:rPr>
          <w:t xml:space="preserve">Hadley Wickham’s R Style Guide</w:t>
        </w:r>
      </w:hyperlink>
    </w:p>
    <w:bookmarkEnd w:id="1065"/>
    <w:bookmarkStart w:id="1066" w:name="data-documentation-and-dictionaries"/>
    <w:p>
      <w:pPr>
        <w:pStyle w:val="Heading3"/>
      </w:pPr>
      <w:r>
        <w:t xml:space="preserve">21.1.5 Data Documentation and Dictionaries</w:t>
      </w:r>
    </w:p>
    <w:p>
      <w:pPr>
        <w:pStyle w:val="Compact"/>
        <w:numPr>
          <w:ilvl w:val="0"/>
          <w:numId w:val="1376"/>
        </w:numPr>
      </w:pPr>
      <w:hyperlink r:id="rId951">
        <w:r>
          <w:rPr>
            <w:rStyle w:val="Hyperlink"/>
          </w:rPr>
          <w:t xml:space="preserve">Tidyverse data-dict</w:t>
        </w:r>
      </w:hyperlink>
      <w:r>
        <w:t xml:space="preserve"> </w:t>
      </w:r>
      <w:r>
        <w:t xml:space="preserve">- open specification and CLI tool for creating, validating, and documenting data dictionaries in YAML format</w:t>
      </w:r>
    </w:p>
    <w:bookmarkEnd w:id="1066"/>
    <w:bookmarkStart w:id="1067" w:name="tidy-evaluation-resources"/>
    <w:p>
      <w:pPr>
        <w:pStyle w:val="Heading3"/>
      </w:pPr>
      <w:r>
        <w:t xml:space="preserve">21.1.6 Tidy Evaluation Resources</w:t>
      </w:r>
    </w:p>
    <w:p>
      <w:pPr>
        <w:pStyle w:val="Compact"/>
        <w:numPr>
          <w:ilvl w:val="0"/>
          <w:numId w:val="1377"/>
        </w:numPr>
      </w:pPr>
      <w:hyperlink r:id="rId383">
        <w:r>
          <w:rPr>
            <w:rStyle w:val="Hyperlink"/>
          </w:rPr>
          <w:t xml:space="preserve">Tidy Eval in 5 Minutes</w:t>
        </w:r>
      </w:hyperlink>
      <w:r>
        <w:t xml:space="preserve"> </w:t>
      </w:r>
      <w:r>
        <w:t xml:space="preserve">(video)</w:t>
      </w:r>
    </w:p>
    <w:p>
      <w:pPr>
        <w:pStyle w:val="Compact"/>
        <w:numPr>
          <w:ilvl w:val="0"/>
          <w:numId w:val="1377"/>
        </w:numPr>
      </w:pPr>
      <w:hyperlink r:id="rId381">
        <w:r>
          <w:rPr>
            <w:rStyle w:val="Hyperlink"/>
          </w:rPr>
          <w:t xml:space="preserve">Tidy Evaluation</w:t>
        </w:r>
      </w:hyperlink>
      <w:r>
        <w:t xml:space="preserve"> </w:t>
      </w:r>
      <w:r>
        <w:t xml:space="preserve">(e-book)</w:t>
      </w:r>
    </w:p>
    <w:p>
      <w:pPr>
        <w:pStyle w:val="Compact"/>
        <w:numPr>
          <w:ilvl w:val="0"/>
          <w:numId w:val="1377"/>
        </w:numPr>
      </w:pPr>
      <w:hyperlink r:id="rId385">
        <w:r>
          <w:rPr>
            <w:rStyle w:val="Hyperlink"/>
          </w:rPr>
          <w:t xml:space="preserve">Data Frame Columns as Arguments to Dplyr Functions</w:t>
        </w:r>
      </w:hyperlink>
      <w:r>
        <w:t xml:space="preserve"> </w:t>
      </w:r>
      <w:r>
        <w:t xml:space="preserve">(blog)</w:t>
      </w:r>
    </w:p>
    <w:p>
      <w:pPr>
        <w:pStyle w:val="Compact"/>
        <w:numPr>
          <w:ilvl w:val="0"/>
          <w:numId w:val="1377"/>
        </w:numPr>
      </w:pPr>
      <w:hyperlink r:id="rId386">
        <w:r>
          <w:rPr>
            <w:rStyle w:val="Hyperlink"/>
          </w:rPr>
          <w:t xml:space="preserve">Standard Evaluation for *_join</w:t>
        </w:r>
      </w:hyperlink>
      <w:r>
        <w:t xml:space="preserve"> </w:t>
      </w:r>
      <w:r>
        <w:t xml:space="preserve">(stackoverflow)</w:t>
      </w:r>
    </w:p>
    <w:p>
      <w:pPr>
        <w:pStyle w:val="Compact"/>
        <w:numPr>
          <w:ilvl w:val="0"/>
          <w:numId w:val="1377"/>
        </w:numPr>
      </w:pPr>
      <w:hyperlink r:id="rId381">
        <w:r>
          <w:rPr>
            <w:rStyle w:val="Hyperlink"/>
          </w:rPr>
          <w:t xml:space="preserve">Programming with dplyr</w:t>
        </w:r>
      </w:hyperlink>
      <w:r>
        <w:t xml:space="preserve"> </w:t>
      </w:r>
      <w:r>
        <w:t xml:space="preserve">(package vignette)</w:t>
      </w:r>
    </w:p>
    <w:bookmarkEnd w:id="1067"/>
    <w:bookmarkStart w:id="1069" w:name="continuous-integration-for-r"/>
    <w:p>
      <w:pPr>
        <w:pStyle w:val="Heading3"/>
      </w:pPr>
      <w:r>
        <w:t xml:space="preserve">21.1.7 Continuous Integration for R</w:t>
      </w:r>
    </w:p>
    <w:p>
      <w:pPr>
        <w:pStyle w:val="Compact"/>
        <w:numPr>
          <w:ilvl w:val="0"/>
          <w:numId w:val="1378"/>
        </w:numPr>
      </w:pPr>
      <w:hyperlink r:id="rId813">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78"/>
        </w:numPr>
      </w:pPr>
      <w:hyperlink r:id="rId1068">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814">
        <w:r>
          <w:rPr>
            <w:rStyle w:val="Hyperlink"/>
          </w:rPr>
          <w:t xml:space="preserve">r-codeberg migration guide</w:t>
        </w:r>
      </w:hyperlink>
      <w:r>
        <w:t xml:space="preserve"> </w:t>
      </w:r>
      <w:r>
        <w:t xml:space="preserve">for porting packages from GitHub to Codeberg</w:t>
      </w:r>
    </w:p>
    <w:p>
      <w:pPr>
        <w:pStyle w:val="Compact"/>
        <w:numPr>
          <w:ilvl w:val="0"/>
          <w:numId w:val="1378"/>
        </w:numPr>
      </w:pPr>
      <w:hyperlink r:id="rId815">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78"/>
        </w:numPr>
      </w:pPr>
      <w:hyperlink r:id="rId816">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69"/>
    <w:bookmarkEnd w:id="1070"/>
    <w:bookmarkStart w:id="1075" w:name="resources-for-git-github"/>
    <w:p>
      <w:pPr>
        <w:pStyle w:val="Heading2"/>
      </w:pPr>
      <w:r>
        <w:t xml:space="preserve">21.2 Resources for Git &amp; Github</w:t>
      </w:r>
    </w:p>
    <w:p>
      <w:pPr>
        <w:pStyle w:val="Compact"/>
        <w:numPr>
          <w:ilvl w:val="0"/>
          <w:numId w:val="1379"/>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9"/>
        </w:numPr>
      </w:pPr>
      <w:hyperlink r:id="rId620">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79"/>
        </w:numPr>
      </w:pPr>
      <w:hyperlink r:id="rId1071">
        <w:r>
          <w:rPr>
            <w:rStyle w:val="Hyperlink"/>
          </w:rPr>
          <w:t xml:space="preserve">GitHub Skills: Introduction to GitHub</w:t>
        </w:r>
      </w:hyperlink>
    </w:p>
    <w:p>
      <w:pPr>
        <w:pStyle w:val="Compact"/>
        <w:numPr>
          <w:ilvl w:val="0"/>
          <w:numId w:val="1379"/>
        </w:numPr>
      </w:pPr>
      <w:hyperlink r:id="rId622">
        <w:r>
          <w:rPr>
            <w:rStyle w:val="Hyperlink"/>
          </w:rPr>
          <w:t xml:space="preserve">UC Davis DataLab Git Sandbox</w:t>
        </w:r>
      </w:hyperlink>
      <w:r>
        <w:t xml:space="preserve"> </w:t>
      </w:r>
      <w:r>
        <w:t xml:space="preserve">- hands-on Git practice repository</w:t>
      </w:r>
    </w:p>
    <w:p>
      <w:pPr>
        <w:pStyle w:val="Compact"/>
        <w:numPr>
          <w:ilvl w:val="0"/>
          <w:numId w:val="1379"/>
        </w:numPr>
      </w:pPr>
      <w:hyperlink r:id="rId642">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44">
        <w:r>
          <w:rPr>
            <w:rStyle w:val="Hyperlink"/>
          </w:rPr>
          <w:t xml:space="preserve">GitKraken Kepler</w:t>
        </w:r>
      </w:hyperlink>
      <w:r>
        <w:t xml:space="preserve"> </w:t>
      </w:r>
      <w:r>
        <w:t xml:space="preserve">for agent-driven development workflows</w:t>
      </w:r>
    </w:p>
    <w:p>
      <w:pPr>
        <w:pStyle w:val="Compact"/>
        <w:numPr>
          <w:ilvl w:val="0"/>
          <w:numId w:val="1379"/>
        </w:numPr>
      </w:pPr>
      <w:hyperlink r:id="rId1072">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79"/>
        </w:numPr>
      </w:pPr>
      <w:hyperlink r:id="rId1073">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79"/>
        </w:numPr>
      </w:pPr>
      <w:hyperlink r:id="rId1074">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79"/>
        </w:numPr>
      </w:pPr>
      <w:hyperlink r:id="rId730">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28">
        <w:r>
          <w:rPr>
            <w:rStyle w:val="Hyperlink"/>
          </w:rPr>
          <w:t xml:space="preserve">Tidyverse code review principles</w:t>
        </w:r>
      </w:hyperlink>
      <w:r>
        <w:t xml:space="preserve"> </w:t>
      </w:r>
      <w:r>
        <w:t xml:space="preserve">(see</w:t>
      </w:r>
      <w:r>
        <w:t xml:space="preserve"> </w:t>
      </w:r>
      <w:hyperlink r:id="rId729">
        <w:r>
          <w:rPr>
            <w:rStyle w:val="Hyperlink"/>
          </w:rPr>
          <w:t xml:space="preserve">acknowledgments</w:t>
        </w:r>
      </w:hyperlink>
      <w:r>
        <w:t xml:space="preserve">)</w:t>
      </w:r>
    </w:p>
    <w:bookmarkEnd w:id="1075"/>
    <w:bookmarkStart w:id="1076" w:name="practical-computing-and-command-line"/>
    <w:p>
      <w:pPr>
        <w:pStyle w:val="Heading2"/>
      </w:pPr>
      <w:r>
        <w:t xml:space="preserve">21.3 Practical Computing and Command Line</w:t>
      </w:r>
    </w:p>
    <w:p>
      <w:pPr>
        <w:pStyle w:val="Compact"/>
        <w:numPr>
          <w:ilvl w:val="0"/>
          <w:numId w:val="1380"/>
        </w:numPr>
      </w:pPr>
      <w:hyperlink r:id="rId895">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96">
        <w:r>
          <w:rPr>
            <w:rStyle w:val="Hyperlink"/>
          </w:rPr>
          <w:t xml:space="preserve">GitLab repository</w:t>
        </w:r>
      </w:hyperlink>
      <w:r>
        <w:t xml:space="preserve">)</w:t>
      </w:r>
    </w:p>
    <w:bookmarkEnd w:id="1076"/>
    <w:bookmarkStart w:id="1080" w:name="resources-for-python"/>
    <w:p>
      <w:pPr>
        <w:pStyle w:val="Heading2"/>
      </w:pPr>
      <w:r>
        <w:t xml:space="preserve">21.4 Resources for Python</w:t>
      </w:r>
    </w:p>
    <w:p>
      <w:pPr>
        <w:pStyle w:val="Compact"/>
        <w:numPr>
          <w:ilvl w:val="0"/>
          <w:numId w:val="1381"/>
        </w:numPr>
      </w:pPr>
      <w:hyperlink r:id="rId1077">
        <w:r>
          <w:rPr>
            <w:rStyle w:val="Hyperlink"/>
          </w:rPr>
          <w:t xml:space="preserve">UC Davis DataLab Python Basics Workshop</w:t>
        </w:r>
      </w:hyperlink>
      <w:r>
        <w:t xml:space="preserve"> </w:t>
      </w:r>
      <w:r>
        <w:t xml:space="preserve">- foundational Python programming</w:t>
      </w:r>
    </w:p>
    <w:p>
      <w:pPr>
        <w:pStyle w:val="Compact"/>
        <w:numPr>
          <w:ilvl w:val="0"/>
          <w:numId w:val="1381"/>
        </w:numPr>
      </w:pPr>
      <w:hyperlink r:id="rId1078">
        <w:r>
          <w:rPr>
            <w:rStyle w:val="Hyperlink"/>
          </w:rPr>
          <w:t xml:space="preserve">Natural Language Processing with Python</w:t>
        </w:r>
      </w:hyperlink>
      <w:r>
        <w:t xml:space="preserve"> </w:t>
      </w:r>
      <w:r>
        <w:t xml:space="preserve">- text analysis and NLP techniques</w:t>
      </w:r>
    </w:p>
    <w:p>
      <w:pPr>
        <w:pStyle w:val="Compact"/>
        <w:numPr>
          <w:ilvl w:val="0"/>
          <w:numId w:val="1381"/>
        </w:numPr>
      </w:pPr>
      <w:hyperlink r:id="rId1079">
        <w:r>
          <w:rPr>
            <w:rStyle w:val="Hyperlink"/>
          </w:rPr>
          <w:t xml:space="preserve">Jupyter Notebooks in a Git Repository</w:t>
        </w:r>
      </w:hyperlink>
      <w:r>
        <w:t xml:space="preserve"> </w:t>
      </w:r>
      <w:r>
        <w:t xml:space="preserve">-</w:t>
      </w:r>
      <w:r>
        <w:t xml:space="preserve"> </w:t>
      </w:r>
      <w:r>
        <w:t xml:space="preserve">guide by Matthias Geier on managing Jupyter notebooks in Git repositories,</w:t>
      </w:r>
      <w:r>
        <w:t xml:space="preserve"> </w:t>
      </w:r>
      <w:r>
        <w:t xml:space="preserve">including workflows for stripping cell outputs before committing</w:t>
      </w:r>
      <w:r>
        <w:t xml:space="preserve"> </w:t>
      </w:r>
      <w:r>
        <w:t xml:space="preserve">and strategies for sharing executed notebooks</w:t>
      </w:r>
    </w:p>
    <w:bookmarkEnd w:id="1080"/>
    <w:bookmarkStart w:id="1082" w:name="resources-for-julia"/>
    <w:p>
      <w:pPr>
        <w:pStyle w:val="Heading2"/>
      </w:pPr>
      <w:r>
        <w:t xml:space="preserve">21.5 Resources for Julia</w:t>
      </w:r>
    </w:p>
    <w:p>
      <w:pPr>
        <w:pStyle w:val="Compact"/>
        <w:numPr>
          <w:ilvl w:val="0"/>
          <w:numId w:val="1382"/>
        </w:numPr>
      </w:pPr>
      <w:hyperlink r:id="rId1081">
        <w:r>
          <w:rPr>
            <w:rStyle w:val="Hyperlink"/>
          </w:rPr>
          <w:t xml:space="preserve">UC Davis Julia Users Group Julia Basics Workshop</w:t>
        </w:r>
      </w:hyperlink>
      <w:r>
        <w:t xml:space="preserve"> </w:t>
      </w:r>
      <w:r>
        <w:t xml:space="preserve">- foundational Julia programming</w:t>
      </w:r>
    </w:p>
    <w:bookmarkEnd w:id="1082"/>
    <w:bookmarkStart w:id="1085" w:name="artificial-intelligence-coding-agents"/>
    <w:p>
      <w:pPr>
        <w:pStyle w:val="Heading2"/>
      </w:pPr>
      <w:r>
        <w:t xml:space="preserve">21.6 Artificial Intelligence &amp; Coding Agents</w:t>
      </w:r>
    </w:p>
    <w:p>
      <w:pPr>
        <w:pStyle w:val="Compact"/>
        <w:numPr>
          <w:ilvl w:val="0"/>
          <w:numId w:val="1383"/>
        </w:numPr>
      </w:pPr>
      <w:hyperlink r:id="rId1007">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83"/>
        </w:numPr>
      </w:pPr>
      <w:hyperlink r:id="rId108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83"/>
        </w:numPr>
      </w:pPr>
      <w:hyperlink r:id="rId108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85"/>
    <w:bookmarkStart w:id="1087" w:name="scientific-figures"/>
    <w:p>
      <w:pPr>
        <w:pStyle w:val="Heading2"/>
      </w:pPr>
      <w:r>
        <w:t xml:space="preserve">21.7 Scientific figures</w:t>
      </w:r>
    </w:p>
    <w:p>
      <w:pPr>
        <w:pStyle w:val="Compact"/>
        <w:numPr>
          <w:ilvl w:val="0"/>
          <w:numId w:val="1384"/>
        </w:numPr>
      </w:pPr>
      <w:r>
        <w:t xml:space="preserve">Ten Simple Rules for Better Figures</w:t>
      </w:r>
      <w:r>
        <w:t xml:space="preserve"> </w:t>
      </w:r>
      <w:r>
        <w:t xml:space="preserve">(Rougier et al. 2014)</w:t>
      </w:r>
    </w:p>
    <w:p>
      <w:pPr>
        <w:pStyle w:val="Compact"/>
        <w:numPr>
          <w:ilvl w:val="0"/>
          <w:numId w:val="1384"/>
        </w:numPr>
      </w:pPr>
      <w:hyperlink r:id="rId108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87"/>
    <w:bookmarkStart w:id="1091" w:name="writing"/>
    <w:p>
      <w:pPr>
        <w:pStyle w:val="Heading2"/>
      </w:pPr>
      <w:r>
        <w:t xml:space="preserve">21.8 Writing</w:t>
      </w:r>
    </w:p>
    <w:p>
      <w:pPr>
        <w:pStyle w:val="Compact"/>
        <w:numPr>
          <w:ilvl w:val="0"/>
          <w:numId w:val="1385"/>
        </w:numPr>
      </w:pPr>
      <w:r>
        <w:t xml:space="preserve">Unpacking the Scientific Toolbox</w:t>
      </w:r>
      <w:r>
        <w:t xml:space="preserve"> </w:t>
      </w:r>
      <w:r>
        <w:t xml:space="preserve">(Silbiger and Stubler 2019)</w:t>
      </w:r>
    </w:p>
    <w:p>
      <w:pPr>
        <w:pStyle w:val="Compact"/>
        <w:numPr>
          <w:ilvl w:val="0"/>
          <w:numId w:val="1385"/>
        </w:numPr>
      </w:pPr>
      <w:r>
        <w:t xml:space="preserve">ICMJE Definition of authorship</w:t>
      </w:r>
      <w:r>
        <w:t xml:space="preserve"> </w:t>
      </w:r>
      <w:r>
        <w:t xml:space="preserve">(International Committee of Medical Journal Editors, n.d.)</w:t>
      </w:r>
    </w:p>
    <w:p>
      <w:pPr>
        <w:pStyle w:val="Compact"/>
        <w:numPr>
          <w:ilvl w:val="0"/>
          <w:numId w:val="1385"/>
        </w:numPr>
      </w:pPr>
      <w:r>
        <w:t xml:space="preserve">Computational science: …why scientific programming does not compute</w:t>
      </w:r>
      <w:r>
        <w:t xml:space="preserve"> </w:t>
      </w:r>
      <w:r>
        <w:t xml:space="preserve">(Merali and Giles 2010)</w:t>
      </w:r>
    </w:p>
    <w:p>
      <w:pPr>
        <w:pStyle w:val="Compact"/>
        <w:numPr>
          <w:ilvl w:val="0"/>
          <w:numId w:val="1385"/>
        </w:numPr>
      </w:pPr>
      <w:hyperlink r:id="rId1088">
        <w:r>
          <w:rPr>
            <w:rStyle w:val="Hyperlink"/>
          </w:rPr>
          <w:t xml:space="preserve">The Pathway to Publishing: A Guide to Quantitative Writing in the Health Sciences</w:t>
        </w:r>
      </w:hyperlink>
    </w:p>
    <w:p>
      <w:pPr>
        <w:pStyle w:val="Compact"/>
        <w:numPr>
          <w:ilvl w:val="0"/>
          <w:numId w:val="1385"/>
        </w:numPr>
      </w:pPr>
      <w:hyperlink r:id="rId108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85"/>
        </w:numPr>
      </w:pPr>
      <w:hyperlink r:id="rId1090">
        <w:r>
          <w:rPr>
            <w:rStyle w:val="Hyperlink"/>
          </w:rPr>
          <w:t xml:space="preserve">Secret, actionable writing tips</w:t>
        </w:r>
      </w:hyperlink>
    </w:p>
    <w:bookmarkEnd w:id="1091"/>
    <w:bookmarkStart w:id="1095" w:name="presentations"/>
    <w:p>
      <w:pPr>
        <w:pStyle w:val="Heading2"/>
      </w:pPr>
      <w:r>
        <w:t xml:space="preserve">21.9 Presentations</w:t>
      </w:r>
    </w:p>
    <w:p>
      <w:pPr>
        <w:pStyle w:val="Compact"/>
        <w:numPr>
          <w:ilvl w:val="0"/>
          <w:numId w:val="1386"/>
        </w:numPr>
      </w:pPr>
      <w:r>
        <w:t xml:space="preserve">How to tell a compelling story in scientific presentations</w:t>
      </w:r>
      <w:r>
        <w:t xml:space="preserve"> </w:t>
      </w:r>
      <w:r>
        <w:t xml:space="preserve">(Van Noorden 2021)</w:t>
      </w:r>
    </w:p>
    <w:p>
      <w:pPr>
        <w:pStyle w:val="Compact"/>
        <w:numPr>
          <w:ilvl w:val="0"/>
          <w:numId w:val="1386"/>
        </w:numPr>
      </w:pPr>
      <w:hyperlink r:id="rId1092">
        <w:r>
          <w:rPr>
            <w:rStyle w:val="Hyperlink"/>
          </w:rPr>
          <w:t xml:space="preserve">How to give a killer narratively-driven scientific talk</w:t>
        </w:r>
      </w:hyperlink>
    </w:p>
    <w:p>
      <w:pPr>
        <w:pStyle w:val="Compact"/>
        <w:numPr>
          <w:ilvl w:val="0"/>
          <w:numId w:val="1386"/>
        </w:numPr>
      </w:pPr>
      <w:hyperlink r:id="rId1093">
        <w:r>
          <w:rPr>
            <w:rStyle w:val="Hyperlink"/>
          </w:rPr>
          <w:t xml:space="preserve">How to make a better poster</w:t>
        </w:r>
      </w:hyperlink>
    </w:p>
    <w:p>
      <w:pPr>
        <w:pStyle w:val="Compact"/>
        <w:numPr>
          <w:ilvl w:val="0"/>
          <w:numId w:val="1386"/>
        </w:numPr>
      </w:pPr>
      <w:hyperlink r:id="rId1094">
        <w:r>
          <w:rPr>
            <w:rStyle w:val="Hyperlink"/>
          </w:rPr>
          <w:t xml:space="preserve">How to make an even better poster</w:t>
        </w:r>
      </w:hyperlink>
    </w:p>
    <w:bookmarkEnd w:id="1095"/>
    <w:bookmarkStart w:id="1098" w:name="professional-advice"/>
    <w:p>
      <w:pPr>
        <w:pStyle w:val="Heading2"/>
      </w:pPr>
      <w:r>
        <w:t xml:space="preserve">21.10 Professional advice</w:t>
      </w:r>
    </w:p>
    <w:p>
      <w:pPr>
        <w:pStyle w:val="Compact"/>
        <w:numPr>
          <w:ilvl w:val="0"/>
          <w:numId w:val="1387"/>
        </w:numPr>
      </w:pPr>
      <w:hyperlink r:id="rId1096">
        <w:r>
          <w:rPr>
            <w:rStyle w:val="Hyperlink"/>
          </w:rPr>
          <w:t xml:space="preserve">Professional advice, especially for your first job</w:t>
        </w:r>
      </w:hyperlink>
    </w:p>
    <w:p>
      <w:pPr>
        <w:pStyle w:val="Compact"/>
        <w:numPr>
          <w:ilvl w:val="0"/>
          <w:numId w:val="1387"/>
        </w:numPr>
      </w:pPr>
      <w:hyperlink r:id="rId1097">
        <w:r>
          <w:rPr>
            <w:rStyle w:val="Hyperlink"/>
          </w:rPr>
          <w:t xml:space="preserve">Team Public Health Substack</w:t>
        </w:r>
      </w:hyperlink>
    </w:p>
    <w:bookmarkEnd w:id="1098"/>
    <w:bookmarkStart w:id="1101" w:name="funding"/>
    <w:p>
      <w:pPr>
        <w:pStyle w:val="Heading2"/>
      </w:pPr>
      <w:r>
        <w:t xml:space="preserve">21.11 Funding</w:t>
      </w:r>
    </w:p>
    <w:p>
      <w:pPr>
        <w:pStyle w:val="Compact"/>
        <w:numPr>
          <w:ilvl w:val="0"/>
          <w:numId w:val="1388"/>
        </w:numPr>
      </w:pPr>
      <w:hyperlink r:id="rId1099">
        <w:r>
          <w:rPr>
            <w:rStyle w:val="Hyperlink"/>
          </w:rPr>
          <w:t xml:space="preserve">Building Your Funding Train</w:t>
        </w:r>
      </w:hyperlink>
    </w:p>
    <w:p>
      <w:pPr>
        <w:pStyle w:val="Compact"/>
        <w:numPr>
          <w:ilvl w:val="0"/>
          <w:numId w:val="1388"/>
        </w:numPr>
      </w:pPr>
      <w:hyperlink r:id="rId1100">
        <w:r>
          <w:rPr>
            <w:rStyle w:val="Hyperlink"/>
          </w:rPr>
          <w:t xml:space="preserve">NIH Grant Writing Resources</w:t>
        </w:r>
      </w:hyperlink>
    </w:p>
    <w:bookmarkEnd w:id="1101"/>
    <w:bookmarkStart w:id="1104" w:name="ethics-and-global-health-research"/>
    <w:p>
      <w:pPr>
        <w:pStyle w:val="Heading2"/>
      </w:pPr>
      <w:r>
        <w:t xml:space="preserve">21.12 Ethics and global health research</w:t>
      </w:r>
    </w:p>
    <w:p>
      <w:pPr>
        <w:pStyle w:val="Compact"/>
        <w:numPr>
          <w:ilvl w:val="0"/>
          <w:numId w:val="1389"/>
        </w:numPr>
      </w:pPr>
      <w:hyperlink r:id="rId1102">
        <w:r>
          <w:rPr>
            <w:rStyle w:val="Hyperlink"/>
          </w:rPr>
          <w:t xml:space="preserve">Global Code of Conduct For Research in Resource-Poor Settings</w:t>
        </w:r>
      </w:hyperlink>
    </w:p>
    <w:p>
      <w:pPr>
        <w:pStyle w:val="Compact"/>
        <w:numPr>
          <w:ilvl w:val="0"/>
          <w:numId w:val="1389"/>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89"/>
        </w:numPr>
      </w:pPr>
      <w:hyperlink r:id="rId1103">
        <w:r>
          <w:rPr>
            <w:rStyle w:val="Hyperlink"/>
          </w:rPr>
          <w:t xml:space="preserve">Transforming Global Health Partnerships</w:t>
        </w:r>
      </w:hyperlink>
    </w:p>
    <w:bookmarkEnd w:id="1104"/>
    <w:bookmarkStart w:id="1108" w:name="X951a5c013bfaeeb3379a0aa152a80b856716558"/>
    <w:p>
      <w:pPr>
        <w:pStyle w:val="Heading2"/>
      </w:pPr>
      <w:r>
        <w:t xml:space="preserve">21.13 Open Science and Reproducibility Initiatives</w:t>
      </w:r>
    </w:p>
    <w:p>
      <w:pPr>
        <w:pStyle w:val="Compact"/>
        <w:numPr>
          <w:ilvl w:val="0"/>
          <w:numId w:val="1390"/>
        </w:numPr>
      </w:pPr>
      <w:hyperlink r:id="rId1105">
        <w:r>
          <w:rPr>
            <w:rStyle w:val="Hyperlink"/>
          </w:rPr>
          <w:t xml:space="preserve">The Open Science Manual</w:t>
        </w:r>
      </w:hyperlink>
      <w:r>
        <w:t xml:space="preserve"> </w:t>
      </w:r>
      <w:r>
        <w:t xml:space="preserve">-</w:t>
      </w:r>
      <w:r>
        <w:t xml:space="preserve"> </w:t>
      </w:r>
      <w:r>
        <w:t xml:space="preserve">an open-source guide from the</w:t>
      </w:r>
      <w:r>
        <w:t xml:space="preserve"> </w:t>
      </w:r>
      <w:hyperlink r:id="rId1106">
        <w:r>
          <w:rPr>
            <w:rStyle w:val="Hyperlink"/>
          </w:rPr>
          <w:t xml:space="preserve">ARCA group</w:t>
        </w:r>
      </w:hyperlink>
      <w:r>
        <w:t xml:space="preserve"> </w:t>
      </w:r>
      <w:r>
        <w:t xml:space="preserve">at the University of Padova</w:t>
      </w:r>
      <w:r>
        <w:t xml:space="preserve"> </w:t>
      </w:r>
      <w:r>
        <w:t xml:space="preserve">covering programming good practices,</w:t>
      </w:r>
      <w:r>
        <w:t xml:space="preserve"> </w:t>
      </w:r>
      <w:r>
        <w:t xml:space="preserve">version control,</w:t>
      </w:r>
      <w:r>
        <w:t xml:space="preserve"> </w:t>
      </w:r>
      <w:r>
        <w:t xml:space="preserve">and reproducible workflow tools.</w:t>
      </w:r>
    </w:p>
    <w:p>
      <w:pPr>
        <w:pStyle w:val="Compact"/>
        <w:numPr>
          <w:ilvl w:val="0"/>
          <w:numId w:val="1390"/>
        </w:numPr>
      </w:pPr>
      <w:hyperlink r:id="rId1107">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108"/>
    <w:bookmarkStart w:id="1119"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91"/>
        </w:numPr>
      </w:pPr>
      <w:hyperlink r:id="rId1109">
        <w:r>
          <w:rPr>
            <w:rStyle w:val="Hyperlink"/>
          </w:rPr>
          <w:t xml:space="preserve">Benjamin-Chung Lab Manual</w:t>
        </w:r>
      </w:hyperlink>
      <w:r>
        <w:t xml:space="preserve"> </w:t>
      </w:r>
      <w:r>
        <w:t xml:space="preserve">(</w:t>
      </w:r>
      <w:hyperlink r:id="rId1110">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91"/>
        </w:numPr>
      </w:pPr>
      <w:hyperlink r:id="rId1111">
        <w:r>
          <w:rPr>
            <w:rStyle w:val="Hyperlink"/>
          </w:rPr>
          <w:t xml:space="preserve">Fay Lab Manual</w:t>
        </w:r>
      </w:hyperlink>
      <w:r>
        <w:t xml:space="preserve"> </w:t>
      </w:r>
      <w:r>
        <w:t xml:space="preserve">(</w:t>
      </w:r>
      <w:hyperlink r:id="rId1112">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91"/>
        </w:numPr>
      </w:pPr>
      <w:hyperlink r:id="rId1113">
        <w:r>
          <w:rPr>
            <w:rStyle w:val="Hyperlink"/>
          </w:rPr>
          <w:t xml:space="preserve">ContextLab Lab Manual</w:t>
        </w:r>
      </w:hyperlink>
      <w:r>
        <w:t xml:space="preserve"> </w:t>
      </w:r>
      <w:r>
        <w:t xml:space="preserve">(</w:t>
      </w:r>
      <w:hyperlink r:id="rId1114">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91"/>
        </w:numPr>
      </w:pPr>
      <w:hyperlink r:id="rId1115">
        <w:r>
          <w:rPr>
            <w:rStyle w:val="Hyperlink"/>
          </w:rPr>
          <w:t xml:space="preserve">Proctor-UCSF DCC Handbook</w:t>
        </w:r>
      </w:hyperlink>
      <w:r>
        <w:t xml:space="preserve"> </w:t>
      </w:r>
      <w:r>
        <w:t xml:space="preserve">(</w:t>
      </w:r>
      <w:hyperlink r:id="rId1116">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91"/>
        </w:numPr>
      </w:pPr>
      <w:hyperlink r:id="rId1117">
        <w:r>
          <w:rPr>
            <w:rStyle w:val="Hyperlink"/>
          </w:rPr>
          <w:t xml:space="preserve">Quantitative Marine Ecology Lab Manual</w:t>
        </w:r>
      </w:hyperlink>
      <w:r>
        <w:t xml:space="preserve"> </w:t>
      </w:r>
      <w:r>
        <w:t xml:space="preserve">(</w:t>
      </w:r>
      <w:hyperlink r:id="rId1118">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119"/>
    <w:bookmarkStart w:id="1121" w:name="sec-reading-watching-list"/>
    <w:p>
      <w:pPr>
        <w:pStyle w:val="Heading2"/>
      </w:pPr>
      <w:r>
        <w:t xml:space="preserve">21.15 Reading and Watching List</w:t>
      </w:r>
    </w:p>
    <w:p>
      <w:pPr>
        <w:pStyle w:val="Compact"/>
        <w:numPr>
          <w:ilvl w:val="0"/>
          <w:numId w:val="1392"/>
        </w:numPr>
      </w:pPr>
      <w:hyperlink r:id="rId1120">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121"/>
    <w:bookmarkEnd w:id="1122"/>
    <w:bookmarkStart w:id="1157" w:name="professional-development"/>
    <w:p>
      <w:pPr>
        <w:pStyle w:val="Heading1"/>
      </w:pPr>
      <w:r>
        <w:t xml:space="preserve">22. Professional Development</w:t>
      </w:r>
    </w:p>
    <w:bookmarkStart w:id="1123"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93"/>
        </w:numPr>
      </w:pPr>
      <w:r>
        <w:t xml:space="preserve">Regular, open communication between mentees and mentors</w:t>
      </w:r>
    </w:p>
    <w:p>
      <w:pPr>
        <w:pStyle w:val="Compact"/>
        <w:numPr>
          <w:ilvl w:val="0"/>
          <w:numId w:val="1393"/>
        </w:numPr>
      </w:pPr>
      <w:r>
        <w:t xml:space="preserve">Mutual respect and trust</w:t>
      </w:r>
    </w:p>
    <w:p>
      <w:pPr>
        <w:pStyle w:val="Compact"/>
        <w:numPr>
          <w:ilvl w:val="0"/>
          <w:numId w:val="1393"/>
        </w:numPr>
      </w:pPr>
      <w:r>
        <w:t xml:space="preserve">Clear expectations and goals</w:t>
      </w:r>
    </w:p>
    <w:p>
      <w:pPr>
        <w:pStyle w:val="Compact"/>
        <w:numPr>
          <w:ilvl w:val="0"/>
          <w:numId w:val="1393"/>
        </w:numPr>
      </w:pPr>
      <w:r>
        <w:t xml:space="preserve">Constructive feedback</w:t>
      </w:r>
    </w:p>
    <w:p>
      <w:pPr>
        <w:pStyle w:val="Compact"/>
        <w:numPr>
          <w:ilvl w:val="0"/>
          <w:numId w:val="1393"/>
        </w:numPr>
      </w:pPr>
      <w:r>
        <w:t xml:space="preserve">Support for both research and career development</w:t>
      </w:r>
    </w:p>
    <w:bookmarkEnd w:id="1123"/>
    <w:bookmarkStart w:id="1126"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94"/>
        </w:numPr>
      </w:pPr>
      <w:r>
        <w:t xml:space="preserve">Short-term and long-term career goals</w:t>
      </w:r>
    </w:p>
    <w:p>
      <w:pPr>
        <w:pStyle w:val="Compact"/>
        <w:numPr>
          <w:ilvl w:val="0"/>
          <w:numId w:val="1394"/>
        </w:numPr>
      </w:pPr>
      <w:r>
        <w:t xml:space="preserve">Skills to develop</w:t>
      </w:r>
    </w:p>
    <w:p>
      <w:pPr>
        <w:pStyle w:val="Compact"/>
        <w:numPr>
          <w:ilvl w:val="0"/>
          <w:numId w:val="1394"/>
        </w:numPr>
      </w:pPr>
      <w:r>
        <w:t xml:space="preserve">Training needs and opportunities</w:t>
      </w:r>
    </w:p>
    <w:p>
      <w:pPr>
        <w:pStyle w:val="Compact"/>
        <w:numPr>
          <w:ilvl w:val="0"/>
          <w:numId w:val="1394"/>
        </w:numPr>
      </w:pPr>
      <w:r>
        <w:t xml:space="preserve">Timeline and milestones</w:t>
      </w:r>
    </w:p>
    <w:p>
      <w:pPr>
        <w:pStyle w:val="Compact"/>
        <w:numPr>
          <w:ilvl w:val="0"/>
          <w:numId w:val="1394"/>
        </w:numPr>
      </w:pPr>
      <w:r>
        <w:t xml:space="preserve">Progress toward goals</w:t>
      </w:r>
    </w:p>
    <w:p>
      <w:pPr>
        <w:pStyle w:val="FirstParagraph"/>
      </w:pPr>
      <w:r>
        <w:t xml:space="preserve">Update your IDP at least annually and discuss it with your PI. Useful resources:</w:t>
      </w:r>
    </w:p>
    <w:p>
      <w:pPr>
        <w:pStyle w:val="Compact"/>
        <w:numPr>
          <w:ilvl w:val="0"/>
          <w:numId w:val="1395"/>
        </w:numPr>
      </w:pPr>
      <w:hyperlink r:id="rId1124">
        <w:r>
          <w:rPr>
            <w:rStyle w:val="Hyperlink"/>
          </w:rPr>
          <w:t xml:space="preserve">myIDP - Individual Development Plan tool</w:t>
        </w:r>
      </w:hyperlink>
    </w:p>
    <w:p>
      <w:pPr>
        <w:pStyle w:val="Compact"/>
        <w:numPr>
          <w:ilvl w:val="0"/>
          <w:numId w:val="1395"/>
        </w:numPr>
      </w:pPr>
      <w:hyperlink r:id="rId1125">
        <w:r>
          <w:rPr>
            <w:rStyle w:val="Hyperlink"/>
          </w:rPr>
          <w:t xml:space="preserve">NIH OITE Career Resources</w:t>
        </w:r>
      </w:hyperlink>
    </w:p>
    <w:bookmarkEnd w:id="1126"/>
    <w:bookmarkStart w:id="1131"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127"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96"/>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96"/>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96"/>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127"/>
    <w:bookmarkStart w:id="1128"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97"/>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97"/>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97"/>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128"/>
    <w:bookmarkStart w:id="1129"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98"/>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98"/>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98"/>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129"/>
    <w:bookmarkStart w:id="1130"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99"/>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99"/>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99"/>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130"/>
    <w:bookmarkEnd w:id="1131"/>
    <w:bookmarkStart w:id="1137"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400"/>
        </w:numPr>
      </w:pPr>
      <w:r>
        <w:t xml:space="preserve">Discuss conference opportunities with PIs early</w:t>
      </w:r>
    </w:p>
    <w:p>
      <w:pPr>
        <w:pStyle w:val="Compact"/>
        <w:numPr>
          <w:ilvl w:val="0"/>
          <w:numId w:val="1400"/>
        </w:numPr>
      </w:pPr>
      <w:r>
        <w:t xml:space="preserve">Submit abstracts with PI approval</w:t>
      </w:r>
    </w:p>
    <w:p>
      <w:pPr>
        <w:pStyle w:val="Compact"/>
        <w:numPr>
          <w:ilvl w:val="0"/>
          <w:numId w:val="1400"/>
        </w:numPr>
      </w:pPr>
      <w:r>
        <w:t xml:space="preserve">Practice presentations in lab meeting before the conference</w:t>
      </w:r>
    </w:p>
    <w:p>
      <w:pPr>
        <w:pStyle w:val="Compact"/>
        <w:numPr>
          <w:ilvl w:val="0"/>
          <w:numId w:val="1400"/>
        </w:numPr>
      </w:pPr>
      <w:r>
        <w:t xml:space="preserve">Prioritize clear visuals over text-dense slides following our</w:t>
      </w:r>
      <w:r>
        <w:t xml:space="preserve"> </w:t>
      </w:r>
      <w:hyperlink r:id="rId1132">
        <w:r>
          <w:rPr>
            <w:rStyle w:val="Hyperlink"/>
          </w:rPr>
          <w:t xml:space="preserve">Show, Don’t Tell</w:t>
        </w:r>
      </w:hyperlink>
      <w:r>
        <w:t xml:space="preserve"> </w:t>
      </w:r>
      <w:r>
        <w:t xml:space="preserve">principle</w:t>
      </w:r>
    </w:p>
    <w:p>
      <w:pPr>
        <w:pStyle w:val="Compact"/>
        <w:numPr>
          <w:ilvl w:val="0"/>
          <w:numId w:val="1400"/>
        </w:numPr>
      </w:pPr>
      <w:r>
        <w:t xml:space="preserve">Funding for conferences depends on availability and should be discussed in advance</w:t>
      </w:r>
    </w:p>
    <w:bookmarkStart w:id="1133"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401"/>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401"/>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401"/>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401"/>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401"/>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33"/>
    <w:bookmarkStart w:id="1136" w:name="sec-presentation-resources"/>
    <w:p>
      <w:pPr>
        <w:pStyle w:val="Heading3"/>
      </w:pPr>
      <w:r>
        <w:t xml:space="preserve">22.4.2 Presentation and Poster Resources</w:t>
      </w:r>
    </w:p>
    <w:p>
      <w:pPr>
        <w:pStyle w:val="Compact"/>
        <w:numPr>
          <w:ilvl w:val="0"/>
          <w:numId w:val="1402"/>
        </w:numPr>
      </w:pPr>
      <w:hyperlink r:id="rId1134">
        <w:r>
          <w:rPr>
            <w:rStyle w:val="Hyperlink"/>
          </w:rPr>
          <w:t xml:space="preserve">How to tell a compelling story in scientific presentations</w:t>
        </w:r>
      </w:hyperlink>
    </w:p>
    <w:p>
      <w:pPr>
        <w:pStyle w:val="Compact"/>
        <w:numPr>
          <w:ilvl w:val="0"/>
          <w:numId w:val="1402"/>
        </w:numPr>
      </w:pPr>
      <w:hyperlink r:id="rId1092">
        <w:r>
          <w:rPr>
            <w:rStyle w:val="Hyperlink"/>
          </w:rPr>
          <w:t xml:space="preserve">How to give a killer narratively-driven scientific talk</w:t>
        </w:r>
      </w:hyperlink>
    </w:p>
    <w:p>
      <w:pPr>
        <w:pStyle w:val="Compact"/>
        <w:numPr>
          <w:ilvl w:val="0"/>
          <w:numId w:val="1402"/>
        </w:numPr>
      </w:pPr>
      <w:hyperlink r:id="rId1135">
        <w:r>
          <w:rPr>
            <w:rStyle w:val="Hyperlink"/>
          </w:rPr>
          <w:t xml:space="preserve">How to make a better poster</w:t>
        </w:r>
      </w:hyperlink>
    </w:p>
    <w:p>
      <w:pPr>
        <w:pStyle w:val="Compact"/>
        <w:numPr>
          <w:ilvl w:val="0"/>
          <w:numId w:val="1402"/>
        </w:numPr>
      </w:pPr>
      <w:hyperlink r:id="rId1094">
        <w:r>
          <w:rPr>
            <w:rStyle w:val="Hyperlink"/>
          </w:rPr>
          <w:t xml:space="preserve">How to make an even better poster</w:t>
        </w:r>
      </w:hyperlink>
    </w:p>
    <w:bookmarkEnd w:id="1136"/>
    <w:bookmarkEnd w:id="1137"/>
    <w:bookmarkStart w:id="1141"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403"/>
        </w:numPr>
      </w:pPr>
      <w:r>
        <w:t xml:space="preserve">Label x-axis and y-axis clearly</w:t>
      </w:r>
    </w:p>
    <w:p>
      <w:pPr>
        <w:pStyle w:val="Compact"/>
        <w:numPr>
          <w:ilvl w:val="0"/>
          <w:numId w:val="1403"/>
        </w:numPr>
      </w:pPr>
      <w:r>
        <w:t xml:space="preserve">Use panel labels when including multiple subplots</w:t>
      </w:r>
    </w:p>
    <w:p>
      <w:pPr>
        <w:pStyle w:val="Compact"/>
        <w:numPr>
          <w:ilvl w:val="0"/>
          <w:numId w:val="1403"/>
        </w:numPr>
      </w:pPr>
      <w:r>
        <w:t xml:space="preserve">Include sufficient tick marks and labels</w:t>
      </w:r>
    </w:p>
    <w:p>
      <w:pPr>
        <w:pStyle w:val="Compact"/>
        <w:numPr>
          <w:ilvl w:val="0"/>
          <w:numId w:val="1403"/>
        </w:numPr>
      </w:pPr>
      <w:r>
        <w:t xml:space="preserve">Use appropriate font sizes (readable but not distracting)</w:t>
      </w:r>
    </w:p>
    <w:p>
      <w:pPr>
        <w:pStyle w:val="Compact"/>
        <w:numPr>
          <w:ilvl w:val="0"/>
          <w:numId w:val="1403"/>
        </w:numPr>
      </w:pPr>
      <w:r>
        <w:t xml:space="preserve">Use colorblind-friendly palettes (see</w:t>
      </w:r>
      <w:r>
        <w:t xml:space="preserve"> </w:t>
      </w:r>
      <w:hyperlink r:id="rId1138">
        <w:r>
          <w:rPr>
            <w:rStyle w:val="Hyperlink"/>
          </w:rPr>
          <w:t xml:space="preserve">ColorBrewer</w:t>
        </w:r>
      </w:hyperlink>
      <w:r>
        <w:t xml:space="preserve"> </w:t>
      </w:r>
      <w:r>
        <w:t xml:space="preserve">or</w:t>
      </w:r>
      <w:r>
        <w:t xml:space="preserve"> </w:t>
      </w:r>
      <w:hyperlink r:id="rId1139">
        <w:r>
          <w:rPr>
            <w:rStyle w:val="Hyperlink"/>
          </w:rPr>
          <w:t xml:space="preserve">iwanthue</w:t>
        </w:r>
      </w:hyperlink>
      <w:r>
        <w:t xml:space="preserve">)</w:t>
      </w:r>
    </w:p>
    <w:p>
      <w:pPr>
        <w:pStyle w:val="Compact"/>
        <w:numPr>
          <w:ilvl w:val="0"/>
          <w:numId w:val="1403"/>
        </w:numPr>
      </w:pPr>
      <w:r>
        <w:t xml:space="preserve">Define colors, shapes, and line types in legends</w:t>
      </w:r>
    </w:p>
    <w:p>
      <w:pPr>
        <w:pStyle w:val="Compact"/>
        <w:numPr>
          <w:ilvl w:val="0"/>
          <w:numId w:val="1403"/>
        </w:numPr>
      </w:pPr>
      <w:r>
        <w:t xml:space="preserve">Minimize abbreviations in labels and legends</w:t>
      </w:r>
    </w:p>
    <w:p>
      <w:pPr>
        <w:pStyle w:val="Compact"/>
        <w:numPr>
          <w:ilvl w:val="0"/>
          <w:numId w:val="1403"/>
        </w:numPr>
      </w:pPr>
      <w:r>
        <w:t xml:space="preserve">Use transparency to show overlapping data</w:t>
      </w:r>
    </w:p>
    <w:p>
      <w:pPr>
        <w:pStyle w:val="Compact"/>
        <w:numPr>
          <w:ilvl w:val="0"/>
          <w:numId w:val="1403"/>
        </w:numPr>
      </w:pPr>
      <w:r>
        <w:t xml:space="preserve">Show measures of precision (e.g., 95% confidence intervals)</w:t>
      </w:r>
    </w:p>
    <w:p>
      <w:pPr>
        <w:pStyle w:val="FirstParagraph"/>
      </w:pPr>
      <w:r>
        <w:rPr>
          <w:b/>
          <w:bCs/>
        </w:rPr>
        <w:t xml:space="preserve">Resources:</w:t>
      </w:r>
    </w:p>
    <w:p>
      <w:pPr>
        <w:pStyle w:val="Compact"/>
        <w:numPr>
          <w:ilvl w:val="0"/>
          <w:numId w:val="1404"/>
        </w:numPr>
      </w:pPr>
      <w:hyperlink r:id="rId1140">
        <w:r>
          <w:rPr>
            <w:rStyle w:val="Hyperlink"/>
          </w:rPr>
          <w:t xml:space="preserve">Ten Simple Rules for Better Figures</w:t>
        </w:r>
      </w:hyperlink>
    </w:p>
    <w:bookmarkEnd w:id="1141"/>
    <w:bookmarkStart w:id="1143" w:name="grant-writing"/>
    <w:p>
      <w:pPr>
        <w:pStyle w:val="Heading2"/>
      </w:pPr>
      <w:r>
        <w:t xml:space="preserve">22.6 Grant Writing</w:t>
      </w:r>
    </w:p>
    <w:p>
      <w:pPr>
        <w:pStyle w:val="Compact"/>
        <w:numPr>
          <w:ilvl w:val="0"/>
          <w:numId w:val="1405"/>
        </w:numPr>
      </w:pPr>
      <w:r>
        <w:t xml:space="preserve">Graduate students and postdocs are encouraged to apply for fellowships (e.g., NIH F31, NSF GRFP, K awards)</w:t>
      </w:r>
    </w:p>
    <w:p>
      <w:pPr>
        <w:pStyle w:val="Compact"/>
        <w:numPr>
          <w:ilvl w:val="0"/>
          <w:numId w:val="1405"/>
        </w:numPr>
      </w:pPr>
      <w:r>
        <w:t xml:space="preserve">PIs will support fellowship applications with feedback, letters of support, and mentoring</w:t>
      </w:r>
    </w:p>
    <w:p>
      <w:pPr>
        <w:pStyle w:val="Compact"/>
        <w:numPr>
          <w:ilvl w:val="0"/>
          <w:numId w:val="1405"/>
        </w:numPr>
      </w:pPr>
      <w:r>
        <w:t xml:space="preserve">Start planning fellowship applications well in advance of deadlines (typically 3-6 months)</w:t>
      </w:r>
    </w:p>
    <w:p>
      <w:pPr>
        <w:pStyle w:val="Compact"/>
        <w:numPr>
          <w:ilvl w:val="0"/>
          <w:numId w:val="1405"/>
        </w:numPr>
      </w:pPr>
      <w:r>
        <w:t xml:space="preserve">Attend grant writing workshops and seek feedback from multiple sources</w:t>
      </w:r>
    </w:p>
    <w:p>
      <w:pPr>
        <w:pStyle w:val="FirstParagraph"/>
      </w:pPr>
      <w:r>
        <w:rPr>
          <w:b/>
          <w:bCs/>
        </w:rPr>
        <w:t xml:space="preserve">Resources:</w:t>
      </w:r>
    </w:p>
    <w:p>
      <w:pPr>
        <w:pStyle w:val="Compact"/>
        <w:numPr>
          <w:ilvl w:val="0"/>
          <w:numId w:val="1406"/>
        </w:numPr>
      </w:pPr>
      <w:hyperlink r:id="rId1099">
        <w:r>
          <w:rPr>
            <w:rStyle w:val="Hyperlink"/>
          </w:rPr>
          <w:t xml:space="preserve">Building Your Funding Train</w:t>
        </w:r>
      </w:hyperlink>
    </w:p>
    <w:p>
      <w:pPr>
        <w:pStyle w:val="Compact"/>
        <w:numPr>
          <w:ilvl w:val="0"/>
          <w:numId w:val="1406"/>
        </w:numPr>
      </w:pPr>
      <w:hyperlink r:id="rId1142">
        <w:r>
          <w:rPr>
            <w:rStyle w:val="Hyperlink"/>
          </w:rPr>
          <w:t xml:space="preserve">NIH Funding Opportunities</w:t>
        </w:r>
      </w:hyperlink>
    </w:p>
    <w:p>
      <w:pPr>
        <w:pStyle w:val="Compact"/>
        <w:numPr>
          <w:ilvl w:val="0"/>
          <w:numId w:val="1406"/>
        </w:numPr>
      </w:pPr>
      <w:hyperlink r:id="rId1100">
        <w:r>
          <w:rPr>
            <w:rStyle w:val="Hyperlink"/>
          </w:rPr>
          <w:t xml:space="preserve">NIH Grant Writing Resources</w:t>
        </w:r>
      </w:hyperlink>
    </w:p>
    <w:bookmarkEnd w:id="1143"/>
    <w:bookmarkStart w:id="1154"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44"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407"/>
        </w:numPr>
      </w:pPr>
      <w:r>
        <w:t xml:space="preserve">Understand the typical scope and depth expected</w:t>
      </w:r>
    </w:p>
    <w:p>
      <w:pPr>
        <w:pStyle w:val="Compact"/>
        <w:numPr>
          <w:ilvl w:val="0"/>
          <w:numId w:val="1407"/>
        </w:numPr>
      </w:pPr>
      <w:r>
        <w:t xml:space="preserve">See different approaches to structure and presentation</w:t>
      </w:r>
    </w:p>
    <w:p>
      <w:pPr>
        <w:pStyle w:val="Compact"/>
        <w:numPr>
          <w:ilvl w:val="0"/>
          <w:numId w:val="1407"/>
        </w:numPr>
      </w:pPr>
      <w:r>
        <w:t xml:space="preserve">Calibrate your expectations based on successful examples</w:t>
      </w:r>
    </w:p>
    <w:p>
      <w:pPr>
        <w:pStyle w:val="Compact"/>
        <w:numPr>
          <w:ilvl w:val="0"/>
          <w:numId w:val="1407"/>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44"/>
    <w:bookmarkStart w:id="1145"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408"/>
        </w:numPr>
      </w:pPr>
      <w:r>
        <w:t xml:space="preserve">Independent research capability</w:t>
      </w:r>
    </w:p>
    <w:p>
      <w:pPr>
        <w:pStyle w:val="Compact"/>
        <w:numPr>
          <w:ilvl w:val="0"/>
          <w:numId w:val="1408"/>
        </w:numPr>
      </w:pPr>
      <w:r>
        <w:t xml:space="preserve">Ability to communicate findings effectively</w:t>
      </w:r>
    </w:p>
    <w:p>
      <w:pPr>
        <w:pStyle w:val="Compact"/>
        <w:numPr>
          <w:ilvl w:val="0"/>
          <w:numId w:val="1408"/>
        </w:numPr>
      </w:pPr>
      <w:r>
        <w:t xml:space="preserve">Contribution to the scientific literature</w:t>
      </w:r>
    </w:p>
    <w:p>
      <w:pPr>
        <w:pStyle w:val="Compact"/>
        <w:numPr>
          <w:ilvl w:val="0"/>
          <w:numId w:val="1408"/>
        </w:numPr>
      </w:pPr>
      <w:r>
        <w:t xml:space="preserve">Readiness for an academic or research career</w:t>
      </w:r>
    </w:p>
    <w:bookmarkEnd w:id="1145"/>
    <w:bookmarkStart w:id="1146"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46"/>
    <w:bookmarkStart w:id="1150"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47">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48">
        <w:r>
          <w:rPr>
            <w:rStyle w:val="Hyperlink"/>
          </w:rPr>
          <w:t xml:space="preserve">PhD</w:t>
        </w:r>
      </w:hyperlink>
      <w:r>
        <w:t xml:space="preserve">,</w:t>
      </w:r>
      <w:r>
        <w:t xml:space="preserve"> </w:t>
      </w:r>
      <w:r>
        <w:t xml:space="preserve">is a spiritual successor to an apprentice’s</w:t>
      </w:r>
      <w:r>
        <w:t xml:space="preserve"> </w:t>
      </w:r>
      <w:hyperlink r:id="rId1149">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409"/>
        </w:numPr>
      </w:pPr>
      <w:r>
        <w:t xml:space="preserve">The dissertation proves you can conduct rigorous research</w:t>
      </w:r>
    </w:p>
    <w:p>
      <w:pPr>
        <w:pStyle w:val="Compact"/>
        <w:numPr>
          <w:ilvl w:val="0"/>
          <w:numId w:val="1409"/>
        </w:numPr>
      </w:pPr>
      <w:r>
        <w:t xml:space="preserve">It doesn’t need to solve every problem in your field</w:t>
      </w:r>
    </w:p>
    <w:p>
      <w:pPr>
        <w:pStyle w:val="Compact"/>
        <w:numPr>
          <w:ilvl w:val="0"/>
          <w:numId w:val="1409"/>
        </w:numPr>
      </w:pPr>
      <w:r>
        <w:t xml:space="preserve">It doesn’t need to be flawless</w:t>
      </w:r>
    </w:p>
    <w:p>
      <w:pPr>
        <w:pStyle w:val="Compact"/>
        <w:numPr>
          <w:ilvl w:val="0"/>
          <w:numId w:val="1409"/>
        </w:numPr>
      </w:pPr>
      <w:r>
        <w:t xml:space="preserve">It doesn’t need to be all-encompassing</w:t>
      </w:r>
    </w:p>
    <w:p>
      <w:pPr>
        <w:pStyle w:val="Compact"/>
        <w:numPr>
          <w:ilvl w:val="0"/>
          <w:numId w:val="1409"/>
        </w:numPr>
      </w:pPr>
      <w:r>
        <w:t xml:space="preserve">It just needs to constitute incremental progress in your field</w:t>
      </w:r>
    </w:p>
    <w:bookmarkEnd w:id="1150"/>
    <w:bookmarkStart w:id="1151"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410"/>
        </w:numPr>
      </w:pPr>
      <w:r>
        <w:t xml:space="preserve">Done is better than perfect when it comes to dissertations</w:t>
      </w:r>
    </w:p>
    <w:p>
      <w:pPr>
        <w:pStyle w:val="Compact"/>
        <w:numPr>
          <w:ilvl w:val="0"/>
          <w:numId w:val="1410"/>
        </w:numPr>
      </w:pPr>
      <w:r>
        <w:t xml:space="preserve">You’ll have your entire career to refine and expand on these ideas</w:t>
      </w:r>
    </w:p>
    <w:p>
      <w:pPr>
        <w:pStyle w:val="Compact"/>
        <w:numPr>
          <w:ilvl w:val="0"/>
          <w:numId w:val="1410"/>
        </w:numPr>
      </w:pPr>
      <w:r>
        <w:t xml:space="preserve">The goal is to finish and move forward,</w:t>
      </w:r>
      <w:r>
        <w:t xml:space="preserve"> </w:t>
      </w:r>
      <w:r>
        <w:t xml:space="preserve">not to write the definitive work on your topic</w:t>
      </w:r>
    </w:p>
    <w:p>
      <w:pPr>
        <w:pStyle w:val="Compact"/>
        <w:numPr>
          <w:ilvl w:val="0"/>
          <w:numId w:val="1410"/>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51"/>
    <w:bookmarkStart w:id="1153" w:name="resources-3"/>
    <w:p>
      <w:pPr>
        <w:pStyle w:val="Heading3"/>
      </w:pPr>
      <w:r>
        <w:t xml:space="preserve">22.7.6 Resources</w:t>
      </w:r>
    </w:p>
    <w:p>
      <w:pPr>
        <w:pStyle w:val="FirstParagraph"/>
      </w:pPr>
      <w:r>
        <w:rPr>
          <w:b/>
          <w:bCs/>
        </w:rPr>
        <w:t xml:space="preserve">Dissertation writing tools:</w:t>
      </w:r>
    </w:p>
    <w:p>
      <w:pPr>
        <w:pStyle w:val="Compact"/>
        <w:numPr>
          <w:ilvl w:val="0"/>
          <w:numId w:val="1411"/>
        </w:numPr>
      </w:pPr>
      <w:hyperlink r:id="rId1152">
        <w:r>
          <w:rPr>
            <w:rStyle w:val="Hyperlink"/>
          </w:rPr>
          <w:t xml:space="preserve">quarto-thesis</w:t>
        </w:r>
      </w:hyperlink>
      <w:r>
        <w:t xml:space="preserve"> </w:t>
      </w:r>
      <w:r>
        <w:t xml:space="preserve">- Quarto extension for creating masters or PhD theses with professional LaTeX formatting</w:t>
      </w:r>
    </w:p>
    <w:bookmarkEnd w:id="1153"/>
    <w:bookmarkEnd w:id="1154"/>
    <w:bookmarkStart w:id="1155"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412"/>
        </w:numPr>
      </w:pPr>
      <w:r>
        <w:t xml:space="preserve">Graduate students are encouraged to gain teaching experience</w:t>
      </w:r>
    </w:p>
    <w:p>
      <w:pPr>
        <w:pStyle w:val="Compact"/>
        <w:numPr>
          <w:ilvl w:val="0"/>
          <w:numId w:val="1412"/>
        </w:numPr>
      </w:pPr>
      <w:r>
        <w:t xml:space="preserve">We support science communication and outreach activities</w:t>
      </w:r>
    </w:p>
    <w:p>
      <w:pPr>
        <w:pStyle w:val="Compact"/>
        <w:numPr>
          <w:ilvl w:val="0"/>
          <w:numId w:val="1412"/>
        </w:numPr>
      </w:pPr>
      <w:r>
        <w:t xml:space="preserve">Discuss opportunities with PIs</w:t>
      </w:r>
    </w:p>
    <w:p>
      <w:pPr>
        <w:pStyle w:val="FirstParagraph"/>
      </w:pPr>
      <w:r>
        <w:t xml:space="preserve">The</w:t>
      </w:r>
      <w:r>
        <w:t xml:space="preserve"> </w:t>
      </w:r>
      <w:hyperlink r:id="rId94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53">
        <w:r>
          <w:rPr>
            <w:rStyle w:val="Hyperlink"/>
          </w:rPr>
          <w:t xml:space="preserve">workshop index</w:t>
        </w:r>
      </w:hyperlink>
      <w:r>
        <w:t xml:space="preserve"> </w:t>
      </w:r>
      <w:r>
        <w:t xml:space="preserve">provides a comprehensive catalog of available resources.</w:t>
      </w:r>
    </w:p>
    <w:bookmarkEnd w:id="1155"/>
    <w:bookmarkStart w:id="1156"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413"/>
        </w:numPr>
      </w:pPr>
      <w:r>
        <w:t xml:space="preserve">Attend seminars and departmental events</w:t>
      </w:r>
    </w:p>
    <w:p>
      <w:pPr>
        <w:pStyle w:val="Compact"/>
        <w:numPr>
          <w:ilvl w:val="0"/>
          <w:numId w:val="1413"/>
        </w:numPr>
      </w:pPr>
      <w:r>
        <w:t xml:space="preserve">Connect with researchers in your field</w:t>
      </w:r>
    </w:p>
    <w:p>
      <w:pPr>
        <w:pStyle w:val="Compact"/>
        <w:numPr>
          <w:ilvl w:val="0"/>
          <w:numId w:val="1413"/>
        </w:numPr>
      </w:pPr>
      <w:r>
        <w:t xml:space="preserve">Join professional societies</w:t>
      </w:r>
    </w:p>
    <w:p>
      <w:pPr>
        <w:pStyle w:val="Compact"/>
        <w:numPr>
          <w:ilvl w:val="0"/>
          <w:numId w:val="1413"/>
        </w:numPr>
      </w:pPr>
      <w:r>
        <w:t xml:space="preserve">Use professional social media platforms to share research and engage with the scientific community</w:t>
      </w:r>
    </w:p>
    <w:p>
      <w:r>
        <w:br w:type="page"/>
      </w:r>
    </w:p>
    <w:bookmarkEnd w:id="1156"/>
    <w:bookmarkEnd w:id="1157"/>
    <w:bookmarkStart w:id="1165" w:name="sec-writing"/>
    <w:p>
      <w:pPr>
        <w:pStyle w:val="Heading1"/>
      </w:pPr>
      <w:r>
        <w:t xml:space="preserve">23. Writing</w:t>
      </w:r>
    </w:p>
    <w:bookmarkStart w:id="1158"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414"/>
        </w:numPr>
      </w:pPr>
      <w:r>
        <w:t xml:space="preserve">Organize your thoughts and identify what you actually need to know</w:t>
      </w:r>
    </w:p>
    <w:p>
      <w:pPr>
        <w:pStyle w:val="Compact"/>
        <w:numPr>
          <w:ilvl w:val="0"/>
          <w:numId w:val="1414"/>
        </w:numPr>
      </w:pPr>
      <w:r>
        <w:t xml:space="preserve">Articulate the problem more precisely</w:t>
      </w:r>
    </w:p>
    <w:p>
      <w:pPr>
        <w:pStyle w:val="Compact"/>
        <w:numPr>
          <w:ilvl w:val="0"/>
          <w:numId w:val="1414"/>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58"/>
    <w:bookmarkStart w:id="1160"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59">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415"/>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415"/>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415"/>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415"/>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415"/>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60"/>
    <w:bookmarkStart w:id="1161"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416"/>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416"/>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416"/>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416"/>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61"/>
    <w:bookmarkStart w:id="1164"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62" w:name="in-scientific-manuscripts-and-reports"/>
    <w:p>
      <w:pPr>
        <w:pStyle w:val="Heading3"/>
      </w:pPr>
      <w:r>
        <w:t xml:space="preserve">23.4.1 In scientific manuscripts and reports</w:t>
      </w:r>
    </w:p>
    <w:p>
      <w:pPr>
        <w:pStyle w:val="Compact"/>
        <w:numPr>
          <w:ilvl w:val="0"/>
          <w:numId w:val="1417"/>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417"/>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417"/>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62"/>
    <w:bookmarkStart w:id="1163" w:name="in-conference-and-lab-presentations"/>
    <w:p>
      <w:pPr>
        <w:pStyle w:val="Heading3"/>
      </w:pPr>
      <w:r>
        <w:t xml:space="preserve">23.4.2 In conference and lab presentations</w:t>
      </w:r>
    </w:p>
    <w:p>
      <w:pPr>
        <w:pStyle w:val="Compact"/>
        <w:numPr>
          <w:ilvl w:val="0"/>
          <w:numId w:val="1418"/>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418"/>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418"/>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63"/>
    <w:bookmarkEnd w:id="1164"/>
    <w:bookmarkEnd w:id="1165"/>
    <w:bookmarkStart w:id="1180" w:name="manuscript-preparation-and-publication"/>
    <w:p>
      <w:pPr>
        <w:pStyle w:val="Heading1"/>
      </w:pPr>
      <w:r>
        <w:t xml:space="preserve">24. Manuscript Preparation and Publication</w:t>
      </w:r>
    </w:p>
    <w:bookmarkStart w:id="1166"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419"/>
        </w:numPr>
      </w:pPr>
      <w:r>
        <w:rPr>
          <w:b/>
          <w:bCs/>
        </w:rPr>
        <w:t xml:space="preserve">Planning</w:t>
      </w:r>
      <w:r>
        <w:t xml:space="preserve">: Discuss target journals, outline, and timeline with PIs</w:t>
      </w:r>
    </w:p>
    <w:p>
      <w:pPr>
        <w:pStyle w:val="Compact"/>
        <w:numPr>
          <w:ilvl w:val="0"/>
          <w:numId w:val="1419"/>
        </w:numPr>
      </w:pPr>
      <w:r>
        <w:rPr>
          <w:b/>
          <w:bCs/>
        </w:rPr>
        <w:t xml:space="preserve">Drafting</w:t>
      </w:r>
      <w:r>
        <w:t xml:space="preserve">: Lead author prepares initial draft</w:t>
      </w:r>
    </w:p>
    <w:p>
      <w:pPr>
        <w:pStyle w:val="Compact"/>
        <w:numPr>
          <w:ilvl w:val="0"/>
          <w:numId w:val="1419"/>
        </w:numPr>
      </w:pPr>
      <w:r>
        <w:rPr>
          <w:b/>
          <w:bCs/>
        </w:rPr>
        <w:t xml:space="preserve">Internal review</w:t>
      </w:r>
      <w:r>
        <w:t xml:space="preserve">: Co-authors review and provide feedback</w:t>
      </w:r>
    </w:p>
    <w:p>
      <w:pPr>
        <w:pStyle w:val="Compact"/>
        <w:numPr>
          <w:ilvl w:val="0"/>
          <w:numId w:val="1419"/>
        </w:numPr>
      </w:pPr>
      <w:r>
        <w:rPr>
          <w:b/>
          <w:bCs/>
        </w:rPr>
        <w:t xml:space="preserve">Revision</w:t>
      </w:r>
      <w:r>
        <w:t xml:space="preserve">: Lead author incorporates feedback iteratively</w:t>
      </w:r>
    </w:p>
    <w:p>
      <w:pPr>
        <w:pStyle w:val="Compact"/>
        <w:numPr>
          <w:ilvl w:val="0"/>
          <w:numId w:val="1419"/>
        </w:numPr>
      </w:pPr>
      <w:r>
        <w:rPr>
          <w:b/>
          <w:bCs/>
        </w:rPr>
        <w:t xml:space="preserve">PI approval</w:t>
      </w:r>
      <w:r>
        <w:t xml:space="preserve">: Obtain final approval from PIs before submission</w:t>
      </w:r>
    </w:p>
    <w:p>
      <w:pPr>
        <w:pStyle w:val="Compact"/>
        <w:numPr>
          <w:ilvl w:val="0"/>
          <w:numId w:val="1419"/>
        </w:numPr>
      </w:pPr>
      <w:r>
        <w:rPr>
          <w:b/>
          <w:bCs/>
        </w:rPr>
        <w:t xml:space="preserve">Submission</w:t>
      </w:r>
      <w:r>
        <w:t xml:space="preserve">: Submit to journal</w:t>
      </w:r>
    </w:p>
    <w:p>
      <w:pPr>
        <w:pStyle w:val="Compact"/>
        <w:numPr>
          <w:ilvl w:val="0"/>
          <w:numId w:val="1419"/>
        </w:numPr>
      </w:pPr>
      <w:r>
        <w:rPr>
          <w:b/>
          <w:bCs/>
        </w:rPr>
        <w:t xml:space="preserve">Revisions</w:t>
      </w:r>
      <w:r>
        <w:t xml:space="preserve">: Lead author coordinates response to peer reviewers</w:t>
      </w:r>
    </w:p>
    <w:p>
      <w:pPr>
        <w:pStyle w:val="Compact"/>
        <w:numPr>
          <w:ilvl w:val="0"/>
          <w:numId w:val="1419"/>
        </w:numPr>
      </w:pPr>
      <w:r>
        <w:rPr>
          <w:b/>
          <w:bCs/>
        </w:rPr>
        <w:t xml:space="preserve">Publication</w:t>
      </w:r>
      <w:r>
        <w:t xml:space="preserve">: Celebrate and share!</w:t>
      </w:r>
    </w:p>
    <w:bookmarkEnd w:id="1166"/>
    <w:bookmarkStart w:id="1169"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67">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68">
        <w:r>
          <w:rPr>
            <w:rStyle w:val="Hyperlink"/>
          </w:rPr>
          <w:t xml:space="preserve">implicature</w:t>
        </w:r>
      </w:hyperlink>
      <w:r>
        <w:t xml:space="preserve">.</w:t>
      </w:r>
    </w:p>
    <w:p>
      <w:pPr>
        <w:pStyle w:val="BodyText"/>
      </w:pPr>
      <w:r>
        <w:rPr>
          <w:b/>
          <w:bCs/>
        </w:rPr>
        <w:t xml:space="preserve">Additional tips:</w:t>
      </w:r>
    </w:p>
    <w:p>
      <w:pPr>
        <w:pStyle w:val="Compact"/>
        <w:numPr>
          <w:ilvl w:val="0"/>
          <w:numId w:val="1420"/>
        </w:numPr>
      </w:pPr>
      <w:r>
        <w:t xml:space="preserve">Always thank reviewers for their time and feedback</w:t>
      </w:r>
    </w:p>
    <w:p>
      <w:pPr>
        <w:pStyle w:val="Compact"/>
        <w:numPr>
          <w:ilvl w:val="0"/>
          <w:numId w:val="1420"/>
        </w:numPr>
      </w:pPr>
      <w:r>
        <w:t xml:space="preserve">Quote page numbers from the revised manuscript</w:t>
      </w:r>
    </w:p>
    <w:p>
      <w:pPr>
        <w:pStyle w:val="Compact"/>
        <w:numPr>
          <w:ilvl w:val="0"/>
          <w:numId w:val="1420"/>
        </w:numPr>
      </w:pPr>
      <w:r>
        <w:t xml:space="preserve">Use direct quotes from your revised text when possible</w:t>
      </w:r>
    </w:p>
    <w:p>
      <w:pPr>
        <w:pStyle w:val="Compact"/>
        <w:numPr>
          <w:ilvl w:val="0"/>
          <w:numId w:val="1420"/>
        </w:numPr>
      </w:pPr>
      <w:r>
        <w:t xml:space="preserve">Maintain a respectful and collaborative tone throughout</w:t>
      </w:r>
    </w:p>
    <w:p>
      <w:pPr>
        <w:pStyle w:val="Compact"/>
        <w:numPr>
          <w:ilvl w:val="0"/>
          <w:numId w:val="1420"/>
        </w:numPr>
      </w:pPr>
      <w:r>
        <w:t xml:space="preserve">If you make changes beyond what the reviewer requested, mention them briefly</w:t>
      </w:r>
    </w:p>
    <w:bookmarkEnd w:id="1169"/>
    <w:bookmarkStart w:id="1172" w:name="preprints-and-open-access"/>
    <w:p>
      <w:pPr>
        <w:pStyle w:val="Heading2"/>
      </w:pPr>
      <w:r>
        <w:t xml:space="preserve">24.3 Preprints and Open Access</w:t>
      </w:r>
    </w:p>
    <w:p>
      <w:pPr>
        <w:pStyle w:val="Compact"/>
        <w:numPr>
          <w:ilvl w:val="0"/>
          <w:numId w:val="1421"/>
        </w:numPr>
      </w:pPr>
      <w:r>
        <w:t xml:space="preserve">We encourage posting preprints prior to or during peer review on platforms like</w:t>
      </w:r>
      <w:r>
        <w:t xml:space="preserve"> </w:t>
      </w:r>
      <w:hyperlink r:id="rId1170">
        <w:r>
          <w:rPr>
            <w:rStyle w:val="Hyperlink"/>
          </w:rPr>
          <w:t xml:space="preserve">medRxiv</w:t>
        </w:r>
      </w:hyperlink>
      <w:r>
        <w:t xml:space="preserve"> </w:t>
      </w:r>
      <w:r>
        <w:t xml:space="preserve">or</w:t>
      </w:r>
      <w:r>
        <w:t xml:space="preserve"> </w:t>
      </w:r>
      <w:hyperlink r:id="rId1171">
        <w:r>
          <w:rPr>
            <w:rStyle w:val="Hyperlink"/>
          </w:rPr>
          <w:t xml:space="preserve">bioRxiv</w:t>
        </w:r>
      </w:hyperlink>
    </w:p>
    <w:p>
      <w:pPr>
        <w:pStyle w:val="Compact"/>
        <w:numPr>
          <w:ilvl w:val="0"/>
          <w:numId w:val="1421"/>
        </w:numPr>
      </w:pPr>
      <w:r>
        <w:t xml:space="preserve">Preprints allow rapid dissemination of findings and can be cited in grant applications</w:t>
      </w:r>
    </w:p>
    <w:p>
      <w:pPr>
        <w:pStyle w:val="Compact"/>
        <w:numPr>
          <w:ilvl w:val="0"/>
          <w:numId w:val="1421"/>
        </w:numPr>
      </w:pPr>
      <w:r>
        <w:t xml:space="preserve">We support publishing in open access journals when possible to maximize accessibility</w:t>
      </w:r>
    </w:p>
    <w:p>
      <w:pPr>
        <w:pStyle w:val="Compact"/>
        <w:numPr>
          <w:ilvl w:val="0"/>
          <w:numId w:val="1421"/>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70">
        <w:r>
          <w:rPr>
            <w:rStyle w:val="Hyperlink"/>
          </w:rPr>
          <w:t xml:space="preserve">medRxiv</w:t>
        </w:r>
      </w:hyperlink>
      <w:r>
        <w:t xml:space="preserve">.</w:t>
      </w:r>
    </w:p>
    <w:bookmarkEnd w:id="1172"/>
    <w:bookmarkStart w:id="1173"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22"/>
        </w:numPr>
      </w:pPr>
      <w:r>
        <w:t xml:space="preserve">CONSORT for randomized trials</w:t>
      </w:r>
    </w:p>
    <w:p>
      <w:pPr>
        <w:pStyle w:val="Compact"/>
        <w:numPr>
          <w:ilvl w:val="0"/>
          <w:numId w:val="1422"/>
        </w:numPr>
      </w:pPr>
      <w:r>
        <w:t xml:space="preserve">STROBE for observational studies</w:t>
      </w:r>
    </w:p>
    <w:p>
      <w:pPr>
        <w:pStyle w:val="Compact"/>
        <w:numPr>
          <w:ilvl w:val="0"/>
          <w:numId w:val="1422"/>
        </w:numPr>
      </w:pPr>
      <w:r>
        <w:t xml:space="preserve">PRISMA for systematic reviews</w:t>
      </w:r>
    </w:p>
    <w:p>
      <w:pPr>
        <w:pStyle w:val="Compact"/>
        <w:numPr>
          <w:ilvl w:val="0"/>
          <w:numId w:val="1422"/>
        </w:numPr>
      </w:pPr>
      <w:r>
        <w:t xml:space="preserve">Others as appropriate (see</w:t>
      </w:r>
      <w:r>
        <w:t xml:space="preserve"> </w:t>
      </w:r>
      <w:hyperlink r:id="rId52">
        <w:r>
          <w:rPr>
            <w:rStyle w:val="Hyperlink"/>
          </w:rPr>
          <w:t xml:space="preserve">EQUATOR Network</w:t>
        </w:r>
      </w:hyperlink>
      <w:r>
        <w:t xml:space="preserve">)</w:t>
      </w:r>
    </w:p>
    <w:bookmarkEnd w:id="1173"/>
    <w:bookmarkStart w:id="1174" w:name="manuscript-checklist-1"/>
    <w:p>
      <w:pPr>
        <w:pStyle w:val="Heading2"/>
      </w:pPr>
      <w:r>
        <w:t xml:space="preserve">24.5 Manuscript Checklist</w:t>
      </w:r>
    </w:p>
    <w:p>
      <w:pPr>
        <w:pStyle w:val="FirstParagraph"/>
      </w:pPr>
      <w:r>
        <w:t xml:space="preserve">Before submitting a manuscript:</w:t>
      </w:r>
    </w:p>
    <w:p>
      <w:pPr>
        <w:pStyle w:val="Compact"/>
        <w:numPr>
          <w:ilvl w:val="0"/>
          <w:numId w:val="1423"/>
        </w:numPr>
      </w:pPr>
      <w:r>
        <w:t xml:space="preserve">Completed relevant reporting checklist</w:t>
      </w:r>
    </w:p>
    <w:p>
      <w:pPr>
        <w:pStyle w:val="Compact"/>
        <w:numPr>
          <w:ilvl w:val="0"/>
          <w:numId w:val="1424"/>
        </w:numPr>
      </w:pPr>
      <w:r>
        <w:t xml:space="preserve">Results are reproducible (rerunning code replicates tables/figures exactly)</w:t>
      </w:r>
    </w:p>
    <w:p>
      <w:pPr>
        <w:pStyle w:val="Compact"/>
        <w:numPr>
          <w:ilvl w:val="0"/>
          <w:numId w:val="1425"/>
        </w:numPr>
      </w:pPr>
      <w:r>
        <w:t xml:space="preserve">Target journal selected</w:t>
      </w:r>
    </w:p>
    <w:p>
      <w:pPr>
        <w:pStyle w:val="Compact"/>
        <w:numPr>
          <w:ilvl w:val="0"/>
          <w:numId w:val="1426"/>
        </w:numPr>
      </w:pPr>
      <w:r>
        <w:t xml:space="preserve">Title is declarative and states findings clearly</w:t>
      </w:r>
    </w:p>
    <w:p>
      <w:pPr>
        <w:pStyle w:val="Compact"/>
        <w:numPr>
          <w:ilvl w:val="0"/>
          <w:numId w:val="1427"/>
        </w:numPr>
      </w:pPr>
      <w:r>
        <w:t xml:space="preserve">Word count meets journal requirements</w:t>
      </w:r>
    </w:p>
    <w:p>
      <w:pPr>
        <w:pStyle w:val="Compact"/>
        <w:numPr>
          <w:ilvl w:val="0"/>
          <w:numId w:val="1428"/>
        </w:numPr>
      </w:pPr>
      <w:r>
        <w:t xml:space="preserve">Manuscript follows journal formatting guidelines</w:t>
      </w:r>
    </w:p>
    <w:p>
      <w:pPr>
        <w:pStyle w:val="Compact"/>
        <w:numPr>
          <w:ilvl w:val="0"/>
          <w:numId w:val="1429"/>
        </w:numPr>
      </w:pPr>
      <w:r>
        <w:t xml:space="preserve">Consistent voice throughout (typically active voice)</w:t>
      </w:r>
    </w:p>
    <w:p>
      <w:pPr>
        <w:pStyle w:val="Compact"/>
        <w:numPr>
          <w:ilvl w:val="0"/>
          <w:numId w:val="1430"/>
        </w:numPr>
      </w:pPr>
      <w:r>
        <w:t xml:space="preserve">All figures and tables referenced in main text</w:t>
      </w:r>
    </w:p>
    <w:p>
      <w:pPr>
        <w:pStyle w:val="Compact"/>
        <w:numPr>
          <w:ilvl w:val="0"/>
          <w:numId w:val="1431"/>
        </w:numPr>
      </w:pPr>
      <w:r>
        <w:t xml:space="preserve">Captions for all figures and tables</w:t>
      </w:r>
    </w:p>
    <w:p>
      <w:pPr>
        <w:pStyle w:val="Compact"/>
        <w:numPr>
          <w:ilvl w:val="0"/>
          <w:numId w:val="1432"/>
        </w:numPr>
      </w:pPr>
      <w:r>
        <w:t xml:space="preserve">Tables/figures numbered by order of appearance</w:t>
      </w:r>
    </w:p>
    <w:p>
      <w:pPr>
        <w:pStyle w:val="Compact"/>
        <w:numPr>
          <w:ilvl w:val="0"/>
          <w:numId w:val="1433"/>
        </w:numPr>
      </w:pPr>
      <w:r>
        <w:t xml:space="preserve">Abbreviations defined at first use and used sparingly</w:t>
      </w:r>
    </w:p>
    <w:p>
      <w:pPr>
        <w:pStyle w:val="Compact"/>
        <w:numPr>
          <w:ilvl w:val="0"/>
          <w:numId w:val="1434"/>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35"/>
        </w:numPr>
      </w:pPr>
      <w:r>
        <w:t xml:space="preserve">Avoid directionless statements (specify direction of associations)</w:t>
      </w:r>
    </w:p>
    <w:p>
      <w:pPr>
        <w:pStyle w:val="Compact"/>
        <w:numPr>
          <w:ilvl w:val="0"/>
          <w:numId w:val="1436"/>
        </w:numPr>
      </w:pPr>
      <w:r>
        <w:t xml:space="preserve">Causal language only when supported by study design</w:t>
      </w:r>
    </w:p>
    <w:p>
      <w:pPr>
        <w:pStyle w:val="Compact"/>
        <w:numPr>
          <w:ilvl w:val="0"/>
          <w:numId w:val="1437"/>
        </w:numPr>
      </w:pPr>
      <w:r>
        <w:t xml:space="preserve">Avoid</w:t>
      </w:r>
      <w:r>
        <w:t xml:space="preserve"> </w:t>
      </w:r>
      <w:r>
        <w:t xml:space="preserve">“significant”</w:t>
      </w:r>
      <w:r>
        <w:t xml:space="preserve"> </w:t>
      </w:r>
      <w:r>
        <w:t xml:space="preserve">(easily confused with statistical significance)</w:t>
      </w:r>
    </w:p>
    <w:p>
      <w:pPr>
        <w:pStyle w:val="Compact"/>
        <w:numPr>
          <w:ilvl w:val="0"/>
          <w:numId w:val="1438"/>
        </w:numPr>
      </w:pPr>
      <w:r>
        <w:t xml:space="preserve">Author contributions drafted using CRediT Taxonomy</w:t>
      </w:r>
    </w:p>
    <w:bookmarkEnd w:id="1174"/>
    <w:bookmarkStart w:id="1177"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212">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75">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76">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39"/>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39"/>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39"/>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77"/>
    <w:bookmarkStart w:id="1179"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40"/>
        </w:numPr>
      </w:pPr>
      <w:r>
        <w:rPr>
          <w:b/>
          <w:bCs/>
        </w:rPr>
        <w:t xml:space="preserve">Cite primary sources</w:t>
      </w:r>
      <w:r>
        <w:t xml:space="preserve"> </w:t>
      </w:r>
      <w:r>
        <w:t xml:space="preserve">for factual statements about established knowledge, methods, or findings</w:t>
      </w:r>
    </w:p>
    <w:p>
      <w:pPr>
        <w:pStyle w:val="Compact"/>
        <w:numPr>
          <w:ilvl w:val="0"/>
          <w:numId w:val="1440"/>
        </w:numPr>
      </w:pPr>
      <w:r>
        <w:rPr>
          <w:b/>
          <w:bCs/>
        </w:rPr>
        <w:t xml:space="preserve">Cite official documentation</w:t>
      </w:r>
      <w:r>
        <w:t xml:space="preserve"> </w:t>
      </w:r>
      <w:r>
        <w:t xml:space="preserve">when describing how software, tools, or systems work</w:t>
      </w:r>
    </w:p>
    <w:p>
      <w:pPr>
        <w:pStyle w:val="Compact"/>
        <w:numPr>
          <w:ilvl w:val="0"/>
          <w:numId w:val="1440"/>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40"/>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41"/>
        </w:numPr>
      </w:pPr>
      <w:r>
        <w:rPr>
          <w:b/>
          <w:bCs/>
        </w:rPr>
        <w:t xml:space="preserve">Demonstrate directly</w:t>
      </w:r>
      <w:r>
        <w:t xml:space="preserve">: Show the behavior through experiments, data, or explicit examples</w:t>
      </w:r>
    </w:p>
    <w:p>
      <w:pPr>
        <w:pStyle w:val="Compact"/>
        <w:numPr>
          <w:ilvl w:val="0"/>
          <w:numId w:val="1441"/>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41"/>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42"/>
        </w:numPr>
      </w:pPr>
      <w:r>
        <w:t xml:space="preserve">Builds reader trust and credibility</w:t>
      </w:r>
    </w:p>
    <w:p>
      <w:pPr>
        <w:pStyle w:val="Compact"/>
        <w:numPr>
          <w:ilvl w:val="0"/>
          <w:numId w:val="1442"/>
        </w:numPr>
      </w:pPr>
      <w:r>
        <w:t xml:space="preserve">Enables readers to verify information independently</w:t>
      </w:r>
    </w:p>
    <w:p>
      <w:pPr>
        <w:pStyle w:val="Compact"/>
        <w:numPr>
          <w:ilvl w:val="0"/>
          <w:numId w:val="1442"/>
        </w:numPr>
      </w:pPr>
      <w:r>
        <w:t xml:space="preserve">Maintains scientific rigor in all communications</w:t>
      </w:r>
    </w:p>
    <w:p>
      <w:pPr>
        <w:pStyle w:val="Compact"/>
        <w:numPr>
          <w:ilvl w:val="0"/>
          <w:numId w:val="1442"/>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78">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79"/>
    <w:bookmarkEnd w:id="1180"/>
    <w:bookmarkStart w:id="1266" w:name="references"/>
    <w:p>
      <w:pPr>
        <w:pStyle w:val="Heading1"/>
      </w:pPr>
      <w:r>
        <w:t xml:space="preserve">References</w:t>
      </w:r>
    </w:p>
    <w:bookmarkStart w:id="1265" w:name="refs"/>
    <w:bookmarkStart w:id="1182"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81">
        <w:r>
          <w:rPr>
            <w:rStyle w:val="Hyperlink"/>
          </w:rPr>
          <w:t xml:space="preserve">https://doi.org/10.1371/journal.pgph.0002269</w:t>
        </w:r>
      </w:hyperlink>
      <w:r>
        <w:t xml:space="preserve">.</w:t>
      </w:r>
    </w:p>
    <w:bookmarkEnd w:id="1182"/>
    <w:bookmarkStart w:id="1183" w:name="ref-githubstackedprs"/>
    <w:p>
      <w:pPr>
        <w:pStyle w:val="Bibliography"/>
      </w:pPr>
      <w:r>
        <w:t xml:space="preserve">“About Stacked Pull Requests.”</w:t>
      </w:r>
      <w:r>
        <w:t xml:space="preserve"> </w:t>
      </w:r>
      <w:r>
        <w:t xml:space="preserve">n.d. GitHub.</w:t>
      </w:r>
      <w:r>
        <w:t xml:space="preserve"> </w:t>
      </w:r>
      <w:hyperlink r:id="rId1072">
        <w:r>
          <w:rPr>
            <w:rStyle w:val="Hyperlink"/>
          </w:rPr>
          <w:t xml:space="preserve">https://docs.github.com/en/pull-requests/get-started/about-stacked-prs</w:t>
        </w:r>
      </w:hyperlink>
      <w:r>
        <w:t xml:space="preserve">.</w:t>
      </w:r>
    </w:p>
    <w:bookmarkEnd w:id="1183"/>
    <w:bookmarkStart w:id="118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84">
        <w:r>
          <w:rPr>
            <w:rStyle w:val="Hyperlink"/>
          </w:rPr>
          <w:t xml:space="preserve">https://doi.org/10.1038/d41586-019-01431-z</w:t>
        </w:r>
      </w:hyperlink>
      <w:r>
        <w:t xml:space="preserve">.</w:t>
      </w:r>
    </w:p>
    <w:bookmarkEnd w:id="1185"/>
    <w:bookmarkStart w:id="1186"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109">
        <w:r>
          <w:rPr>
            <w:rStyle w:val="Hyperlink"/>
          </w:rPr>
          <w:t xml:space="preserve">https://jadebc.github.io/lab-manual/</w:t>
        </w:r>
      </w:hyperlink>
      <w:r>
        <w:t xml:space="preserve">.</w:t>
      </w:r>
    </w:p>
    <w:bookmarkEnd w:id="1186"/>
    <w:bookmarkStart w:id="1188"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87">
        <w:r>
          <w:rPr>
            <w:rStyle w:val="Hyperlink"/>
          </w:rPr>
          <w:t xml:space="preserve">https://happygitwithr.com/</w:t>
        </w:r>
      </w:hyperlink>
      <w:r>
        <w:t xml:space="preserve">.</w:t>
      </w:r>
    </w:p>
    <w:bookmarkEnd w:id="1188"/>
    <w:bookmarkStart w:id="1189"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403">
        <w:r>
          <w:rPr>
            <w:rStyle w:val="Hyperlink"/>
          </w:rPr>
          <w:t xml:space="preserve">https://reprex.tidyverse.org/</w:t>
        </w:r>
      </w:hyperlink>
      <w:r>
        <w:t xml:space="preserve">.</w:t>
      </w:r>
    </w:p>
    <w:bookmarkEnd w:id="1189"/>
    <w:bookmarkStart w:id="1191"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90">
        <w:r>
          <w:rPr>
            <w:rStyle w:val="Hyperlink"/>
          </w:rPr>
          <w:t xml:space="preserve">https://doi.org/10.1038/s41467-020-19160-7</w:t>
        </w:r>
      </w:hyperlink>
      <w:r>
        <w:t xml:space="preserve">.</w:t>
      </w:r>
    </w:p>
    <w:bookmarkEnd w:id="1191"/>
    <w:bookmarkStart w:id="1193"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92">
        <w:r>
          <w:rPr>
            <w:rStyle w:val="Hyperlink"/>
          </w:rPr>
          <w:t xml:space="preserve">http://creativecommons.org/licenses/by-nc/4.0/</w:t>
        </w:r>
      </w:hyperlink>
      <w:r>
        <w:t xml:space="preserve">.</w:t>
      </w:r>
    </w:p>
    <w:bookmarkEnd w:id="1193"/>
    <w:bookmarkStart w:id="1195" w:name="ref-credit"/>
    <w:p>
      <w:pPr>
        <w:pStyle w:val="Bibliography"/>
      </w:pPr>
      <w:r>
        <w:t xml:space="preserve">“CRediT: Contributor Roles Taxonomy.”</w:t>
      </w:r>
      <w:r>
        <w:t xml:space="preserve"> </w:t>
      </w:r>
      <w:r>
        <w:t xml:space="preserve">n.d. PLOS ONE.</w:t>
      </w:r>
      <w:r>
        <w:t xml:space="preserve"> </w:t>
      </w:r>
      <w:hyperlink r:id="rId1194">
        <w:r>
          <w:rPr>
            <w:rStyle w:val="Hyperlink"/>
          </w:rPr>
          <w:t xml:space="preserve">https://journals.plos.org/plosone/s/authorship</w:t>
        </w:r>
      </w:hyperlink>
      <w:r>
        <w:t xml:space="preserve">.</w:t>
      </w:r>
    </w:p>
    <w:bookmarkEnd w:id="1195"/>
    <w:bookmarkStart w:id="1197" w:name="ref-dryad"/>
    <w:p>
      <w:pPr>
        <w:pStyle w:val="Bibliography"/>
      </w:pPr>
      <w:r>
        <w:t xml:space="preserve">“Dryad Digital Repository.”</w:t>
      </w:r>
      <w:r>
        <w:t xml:space="preserve"> </w:t>
      </w:r>
      <w:r>
        <w:t xml:space="preserve">n.d. Dryad.</w:t>
      </w:r>
      <w:r>
        <w:t xml:space="preserve"> </w:t>
      </w:r>
      <w:hyperlink r:id="rId1196">
        <w:r>
          <w:rPr>
            <w:rStyle w:val="Hyperlink"/>
          </w:rPr>
          <w:t xml:space="preserve">https://datadryad.org/</w:t>
        </w:r>
      </w:hyperlink>
      <w:r>
        <w:t xml:space="preserve">.</w:t>
      </w:r>
    </w:p>
    <w:bookmarkEnd w:id="1197"/>
    <w:bookmarkStart w:id="1198"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198"/>
    <w:bookmarkStart w:id="1200"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99">
        <w:r>
          <w:rPr>
            <w:rStyle w:val="Hyperlink"/>
          </w:rPr>
          <w:t xml:space="preserve">https://doi.org/10.1201/9781003029878</w:t>
        </w:r>
      </w:hyperlink>
      <w:r>
        <w:t xml:space="preserve">.</w:t>
      </w:r>
    </w:p>
    <w:bookmarkEnd w:id="1200"/>
    <w:bookmarkStart w:id="1201"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96">
        <w:r>
          <w:rPr>
            <w:rStyle w:val="Hyperlink"/>
          </w:rPr>
          <w:t xml:space="preserve">https://github.com/orgs/quarto-dev/discussions/6085</w:t>
        </w:r>
      </w:hyperlink>
      <w:r>
        <w:t xml:space="preserve">.</w:t>
      </w:r>
    </w:p>
    <w:bookmarkEnd w:id="1201"/>
    <w:bookmarkStart w:id="1202" w:name="ref-githubdesktop"/>
    <w:p>
      <w:pPr>
        <w:pStyle w:val="Bibliography"/>
      </w:pPr>
      <w:r>
        <w:t xml:space="preserve">“GitHub Desktop.”</w:t>
      </w:r>
      <w:r>
        <w:t xml:space="preserve"> </w:t>
      </w:r>
      <w:r>
        <w:t xml:space="preserve">n.d. GitHub.</w:t>
      </w:r>
      <w:r>
        <w:t xml:space="preserve"> </w:t>
      </w:r>
      <w:hyperlink r:id="rId640">
        <w:r>
          <w:rPr>
            <w:rStyle w:val="Hyperlink"/>
          </w:rPr>
          <w:t xml:space="preserve">https://desktop.github.com/</w:t>
        </w:r>
      </w:hyperlink>
      <w:r>
        <w:t xml:space="preserve">.</w:t>
      </w:r>
    </w:p>
    <w:bookmarkEnd w:id="1202"/>
    <w:bookmarkStart w:id="1203" w:name="ref-gitkraken"/>
    <w:p>
      <w:pPr>
        <w:pStyle w:val="Bibliography"/>
      </w:pPr>
      <w:r>
        <w:t xml:space="preserve">“GitKraken.”</w:t>
      </w:r>
      <w:r>
        <w:t xml:space="preserve"> </w:t>
      </w:r>
      <w:r>
        <w:t xml:space="preserve">n.d. GitKraken.</w:t>
      </w:r>
      <w:r>
        <w:t xml:space="preserve"> </w:t>
      </w:r>
      <w:hyperlink r:id="rId642">
        <w:r>
          <w:rPr>
            <w:rStyle w:val="Hyperlink"/>
          </w:rPr>
          <w:t xml:space="preserve">https://gitkraken.com/</w:t>
        </w:r>
      </w:hyperlink>
      <w:r>
        <w:t xml:space="preserve">.</w:t>
      </w:r>
    </w:p>
    <w:bookmarkEnd w:id="1203"/>
    <w:bookmarkStart w:id="1204" w:name="ref-gitkraken-kepler"/>
    <w:p>
      <w:pPr>
        <w:pStyle w:val="Bibliography"/>
      </w:pPr>
      <w:r>
        <w:t xml:space="preserve">“GitKraken Kepler: Mission Control for Agent-Driven Development.”</w:t>
      </w:r>
      <w:r>
        <w:t xml:space="preserve"> </w:t>
      </w:r>
      <w:r>
        <w:t xml:space="preserve">n.d. GitKraken.</w:t>
      </w:r>
      <w:r>
        <w:t xml:space="preserve"> </w:t>
      </w:r>
      <w:hyperlink r:id="rId644">
        <w:r>
          <w:rPr>
            <w:rStyle w:val="Hyperlink"/>
          </w:rPr>
          <w:t xml:space="preserve">https://gitkraken.com/kepler</w:t>
        </w:r>
      </w:hyperlink>
      <w:r>
        <w:t xml:space="preserve">.</w:t>
      </w:r>
    </w:p>
    <w:bookmarkEnd w:id="1204"/>
    <w:bookmarkStart w:id="1206" w:name="ref-plos_data"/>
    <w:p>
      <w:pPr>
        <w:pStyle w:val="Bibliography"/>
      </w:pPr>
      <w:r>
        <w:t xml:space="preserve">“How to Store and Manage Your Data.”</w:t>
      </w:r>
      <w:r>
        <w:t xml:space="preserve"> </w:t>
      </w:r>
      <w:r>
        <w:t xml:space="preserve">n.d. PLOS.</w:t>
      </w:r>
      <w:r>
        <w:t xml:space="preserve"> </w:t>
      </w:r>
      <w:hyperlink r:id="rId1205">
        <w:r>
          <w:rPr>
            <w:rStyle w:val="Hyperlink"/>
          </w:rPr>
          <w:t xml:space="preserve">https://plos.org/resource/how-to-store-and-manage-your-data/</w:t>
        </w:r>
      </w:hyperlink>
      <w:r>
        <w:t xml:space="preserve">.</w:t>
      </w:r>
    </w:p>
    <w:bookmarkEnd w:id="1206"/>
    <w:bookmarkStart w:id="1207"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07"/>
    <w:bookmarkStart w:id="1208"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208"/>
    <w:bookmarkStart w:id="1210"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209">
        <w:r>
          <w:rPr>
            <w:rStyle w:val="Hyperlink"/>
          </w:rPr>
          <w:t xml:space="preserve">https://mentors.fm/2019/08/13/think-and-write-with-leslie-lamport/</w:t>
        </w:r>
      </w:hyperlink>
      <w:r>
        <w:t xml:space="preserve">.</w:t>
      </w:r>
    </w:p>
    <w:bookmarkEnd w:id="1210"/>
    <w:bookmarkStart w:id="1211"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11"/>
    <w:bookmarkStart w:id="1212" w:name="ref-medRxiv"/>
    <w:p>
      <w:pPr>
        <w:pStyle w:val="Bibliography"/>
      </w:pPr>
      <w:r>
        <w:t xml:space="preserve">“medRxiv: The Preprint Server for Health Sciences.”</w:t>
      </w:r>
      <w:r>
        <w:t xml:space="preserve"> </w:t>
      </w:r>
      <w:r>
        <w:t xml:space="preserve">n.d. Cold Spring Harbor Laboratory.</w:t>
      </w:r>
      <w:r>
        <w:t xml:space="preserve"> </w:t>
      </w:r>
      <w:hyperlink r:id="rId1170">
        <w:r>
          <w:rPr>
            <w:rStyle w:val="Hyperlink"/>
          </w:rPr>
          <w:t xml:space="preserve">https://www.medrxiv.org/</w:t>
        </w:r>
      </w:hyperlink>
      <w:r>
        <w:t xml:space="preserve">.</w:t>
      </w:r>
    </w:p>
    <w:bookmarkEnd w:id="1212"/>
    <w:bookmarkStart w:id="121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213">
        <w:r>
          <w:rPr>
            <w:rStyle w:val="Hyperlink"/>
          </w:rPr>
          <w:t xml:space="preserve">https://doi.org/10.1038/467775a</w:t>
        </w:r>
      </w:hyperlink>
      <w:r>
        <w:t xml:space="preserve">.</w:t>
      </w:r>
    </w:p>
    <w:bookmarkEnd w:id="1214"/>
    <w:bookmarkStart w:id="1216"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215">
        <w:r>
          <w:rPr>
            <w:rStyle w:val="Hyperlink"/>
          </w:rPr>
          <w:t xml:space="preserve">https://doi.org/10.1038/s41562-016-0021</w:t>
        </w:r>
      </w:hyperlink>
      <w:r>
        <w:t xml:space="preserve">.</w:t>
      </w:r>
    </w:p>
    <w:bookmarkEnd w:id="1216"/>
    <w:bookmarkStart w:id="121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217">
        <w:r>
          <w:rPr>
            <w:rStyle w:val="Hyperlink"/>
          </w:rPr>
          <w:t xml:space="preserve">https://doi.org/10.1038/526182a</w:t>
        </w:r>
      </w:hyperlink>
      <w:r>
        <w:t xml:space="preserve">.</w:t>
      </w:r>
    </w:p>
    <w:bookmarkEnd w:id="1218"/>
    <w:bookmarkStart w:id="1220" w:name="ref-osf"/>
    <w:p>
      <w:pPr>
        <w:pStyle w:val="Bibliography"/>
      </w:pPr>
      <w:r>
        <w:t xml:space="preserve">“Open Science Framework.”</w:t>
      </w:r>
      <w:r>
        <w:t xml:space="preserve"> </w:t>
      </w:r>
      <w:r>
        <w:t xml:space="preserve">n.d. Center for Open Science.</w:t>
      </w:r>
      <w:r>
        <w:t xml:space="preserve"> </w:t>
      </w:r>
      <w:hyperlink r:id="rId1219">
        <w:r>
          <w:rPr>
            <w:rStyle w:val="Hyperlink"/>
          </w:rPr>
          <w:t xml:space="preserve">https://osf.io/</w:t>
        </w:r>
      </w:hyperlink>
      <w:r>
        <w:t xml:space="preserve">.</w:t>
      </w:r>
    </w:p>
    <w:bookmarkEnd w:id="1220"/>
    <w:bookmarkStart w:id="1221"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95">
        <w:r>
          <w:rPr>
            <w:rStyle w:val="Hyperlink"/>
          </w:rPr>
          <w:t xml:space="preserve">https://github.com/quarto-dev/quarto-cli/issues/3809</w:t>
        </w:r>
      </w:hyperlink>
      <w:r>
        <w:t xml:space="preserve">.</w:t>
      </w:r>
    </w:p>
    <w:bookmarkEnd w:id="1221"/>
    <w:bookmarkStart w:id="1223" w:name="ref-githubaccountarchive"/>
    <w:p>
      <w:pPr>
        <w:pStyle w:val="Bibliography"/>
      </w:pPr>
      <w:r>
        <w:t xml:space="preserve">“Requesting an Archive of Your Personal Account’s Data.”</w:t>
      </w:r>
      <w:r>
        <w:t xml:space="preserve"> </w:t>
      </w:r>
      <w:r>
        <w:t xml:space="preserve">n.d. GitHub.</w:t>
      </w:r>
      <w:r>
        <w:t xml:space="preserve"> </w:t>
      </w:r>
      <w:hyperlink r:id="rId1222">
        <w:r>
          <w:rPr>
            <w:rStyle w:val="Hyperlink"/>
          </w:rPr>
          <w:t xml:space="preserve">https://docs.github.com/en/get-started/archiving-your-github-personal-account-and-public-repositories/requesting-an-archive-of-your-personal-accounts-data</w:t>
        </w:r>
      </w:hyperlink>
      <w:r>
        <w:t xml:space="preserve">.</w:t>
      </w:r>
    </w:p>
    <w:bookmarkEnd w:id="1223"/>
    <w:bookmarkStart w:id="1225" w:name="ref-githuborgmigrations"/>
    <w:p>
      <w:pPr>
        <w:pStyle w:val="Bibliography"/>
      </w:pPr>
      <w:r>
        <w:t xml:space="preserve">“REST API Endpoints for Organization Migrations.”</w:t>
      </w:r>
      <w:r>
        <w:t xml:space="preserve"> </w:t>
      </w:r>
      <w:r>
        <w:t xml:space="preserve">n.d. GitHub.</w:t>
      </w:r>
      <w:r>
        <w:t xml:space="preserve"> </w:t>
      </w:r>
      <w:hyperlink r:id="rId1224">
        <w:r>
          <w:rPr>
            <w:rStyle w:val="Hyperlink"/>
          </w:rPr>
          <w:t xml:space="preserve">https://docs.github.com/en/rest/migrations/orgs</w:t>
        </w:r>
      </w:hyperlink>
      <w:r>
        <w:t xml:space="preserve">.</w:t>
      </w:r>
    </w:p>
    <w:bookmarkEnd w:id="1225"/>
    <w:bookmarkStart w:id="1227" w:name="ref-githubusermigrations"/>
    <w:p>
      <w:pPr>
        <w:pStyle w:val="Bibliography"/>
      </w:pPr>
      <w:r>
        <w:t xml:space="preserve">“REST API Endpoints for User Migrations.”</w:t>
      </w:r>
      <w:r>
        <w:t xml:space="preserve"> </w:t>
      </w:r>
      <w:r>
        <w:t xml:space="preserve">n.d. GitHub.</w:t>
      </w:r>
      <w:r>
        <w:t xml:space="preserve"> </w:t>
      </w:r>
      <w:hyperlink r:id="rId1226">
        <w:r>
          <w:rPr>
            <w:rStyle w:val="Hyperlink"/>
          </w:rPr>
          <w:t xml:space="preserve">https://docs.github.com/en/rest/migrations/users</w:t>
        </w:r>
      </w:hyperlink>
      <w:r>
        <w:t xml:space="preserve">.</w:t>
      </w:r>
    </w:p>
    <w:bookmarkEnd w:id="1227"/>
    <w:bookmarkStart w:id="1229" w:name="ref-gitfixum"/>
    <w:p>
      <w:pPr>
        <w:pStyle w:val="Bibliography"/>
      </w:pPr>
      <w:r>
        <w:t xml:space="preserve">Robertson, Seth. n.d.</w:t>
      </w:r>
      <w:r>
        <w:t xml:space="preserve"> </w:t>
      </w:r>
      <w:r>
        <w:t xml:space="preserve">“On Undoing, Fixing, or Removing Commits in Git.”</w:t>
      </w:r>
      <w:r>
        <w:t xml:space="preserve"> </w:t>
      </w:r>
      <w:hyperlink r:id="rId1228">
        <w:r>
          <w:rPr>
            <w:rStyle w:val="Hyperlink"/>
          </w:rPr>
          <w:t xml:space="preserve">https://sethrobertson.github.io/GitFixUm/fixup.html</w:t>
        </w:r>
      </w:hyperlink>
      <w:r>
        <w:t xml:space="preserve">.</w:t>
      </w:r>
    </w:p>
    <w:bookmarkEnd w:id="1229"/>
    <w:bookmarkStart w:id="123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230">
        <w:r>
          <w:rPr>
            <w:rStyle w:val="Hyperlink"/>
          </w:rPr>
          <w:t xml:space="preserve">https://doi.org/10.1371/journal.pcbi.1003833</w:t>
        </w:r>
      </w:hyperlink>
      <w:r>
        <w:t xml:space="preserve">.</w:t>
      </w:r>
    </w:p>
    <w:bookmarkEnd w:id="1231"/>
    <w:bookmarkStart w:id="123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32">
        <w:r>
          <w:rPr>
            <w:rStyle w:val="Hyperlink"/>
          </w:rPr>
          <w:t xml:space="preserve">https://doi.org/10.1038/d41586-019-02918-5</w:t>
        </w:r>
      </w:hyperlink>
      <w:r>
        <w:t xml:space="preserve">.</w:t>
      </w:r>
    </w:p>
    <w:bookmarkEnd w:id="1233"/>
    <w:bookmarkStart w:id="1235" w:name="ref-slurm-salloc"/>
    <w:p>
      <w:pPr>
        <w:pStyle w:val="Bibliography"/>
      </w:pPr>
      <w:r>
        <w:t xml:space="preserve">“Slurm Workload Manager: Salloc Documentation.”</w:t>
      </w:r>
      <w:r>
        <w:t xml:space="preserve"> </w:t>
      </w:r>
      <w:r>
        <w:t xml:space="preserve">n.d.-a. SchedMD.</w:t>
      </w:r>
      <w:r>
        <w:t xml:space="preserve"> </w:t>
      </w:r>
      <w:hyperlink r:id="rId1234">
        <w:r>
          <w:rPr>
            <w:rStyle w:val="Hyperlink"/>
          </w:rPr>
          <w:t xml:space="preserve">https://slurm.schedmd.com/salloc.html</w:t>
        </w:r>
      </w:hyperlink>
      <w:r>
        <w:t xml:space="preserve">.</w:t>
      </w:r>
    </w:p>
    <w:bookmarkEnd w:id="1235"/>
    <w:bookmarkStart w:id="1237" w:name="ref-slurm-sattach"/>
    <w:p>
      <w:pPr>
        <w:pStyle w:val="Bibliography"/>
      </w:pPr>
      <w:r>
        <w:t xml:space="preserve">“Slurm Workload Manager: Sattach Documentation.”</w:t>
      </w:r>
      <w:r>
        <w:t xml:space="preserve"> </w:t>
      </w:r>
      <w:r>
        <w:t xml:space="preserve">n.d.-b. SchedMD.</w:t>
      </w:r>
      <w:r>
        <w:t xml:space="preserve"> </w:t>
      </w:r>
      <w:hyperlink r:id="rId1236">
        <w:r>
          <w:rPr>
            <w:rStyle w:val="Hyperlink"/>
          </w:rPr>
          <w:t xml:space="preserve">https://slurm.schedmd.com/sattach.html</w:t>
        </w:r>
      </w:hyperlink>
      <w:r>
        <w:t xml:space="preserve">.</w:t>
      </w:r>
    </w:p>
    <w:bookmarkEnd w:id="1237"/>
    <w:bookmarkStart w:id="1239" w:name="ref-slurm"/>
    <w:p>
      <w:pPr>
        <w:pStyle w:val="Bibliography"/>
      </w:pPr>
      <w:r>
        <w:t xml:space="preserve">“Slurm Workload Manager: Sbatch Documentation.”</w:t>
      </w:r>
      <w:r>
        <w:t xml:space="preserve"> </w:t>
      </w:r>
      <w:r>
        <w:t xml:space="preserve">n.d.-c. SchedMD.</w:t>
      </w:r>
      <w:r>
        <w:t xml:space="preserve"> </w:t>
      </w:r>
      <w:hyperlink r:id="rId1238">
        <w:r>
          <w:rPr>
            <w:rStyle w:val="Hyperlink"/>
          </w:rPr>
          <w:t xml:space="preserve">https://slurm.schedmd.com/sbatch.html</w:t>
        </w:r>
      </w:hyperlink>
      <w:r>
        <w:t xml:space="preserve">.</w:t>
      </w:r>
    </w:p>
    <w:bookmarkEnd w:id="1239"/>
    <w:bookmarkStart w:id="1241" w:name="ref-slurm-squeue"/>
    <w:p>
      <w:pPr>
        <w:pStyle w:val="Bibliography"/>
      </w:pPr>
      <w:r>
        <w:t xml:space="preserve">“Slurm Workload Manager: Squeue Documentation.”</w:t>
      </w:r>
      <w:r>
        <w:t xml:space="preserve"> </w:t>
      </w:r>
      <w:r>
        <w:t xml:space="preserve">n.d.-d. SchedMD.</w:t>
      </w:r>
      <w:r>
        <w:t xml:space="preserve"> </w:t>
      </w:r>
      <w:hyperlink r:id="rId1240">
        <w:r>
          <w:rPr>
            <w:rStyle w:val="Hyperlink"/>
          </w:rPr>
          <w:t xml:space="preserve">https://slurm.schedmd.com/squeue.html</w:t>
        </w:r>
      </w:hyperlink>
      <w:r>
        <w:t xml:space="preserve">.</w:t>
      </w:r>
    </w:p>
    <w:bookmarkEnd w:id="1241"/>
    <w:bookmarkStart w:id="1243" w:name="ref-slurm-srun"/>
    <w:p>
      <w:pPr>
        <w:pStyle w:val="Bibliography"/>
      </w:pPr>
      <w:r>
        <w:t xml:space="preserve">“Slurm Workload Manager: Srun Documentation.”</w:t>
      </w:r>
      <w:r>
        <w:t xml:space="preserve"> </w:t>
      </w:r>
      <w:r>
        <w:t xml:space="preserve">n.d.-e. SchedMD.</w:t>
      </w:r>
      <w:r>
        <w:t xml:space="preserve"> </w:t>
      </w:r>
      <w:hyperlink r:id="rId1242">
        <w:r>
          <w:rPr>
            <w:rStyle w:val="Hyperlink"/>
          </w:rPr>
          <w:t xml:space="preserve">https://slurm.schedmd.com/srun.html</w:t>
        </w:r>
      </w:hyperlink>
      <w:r>
        <w:t xml:space="preserve">.</w:t>
      </w:r>
    </w:p>
    <w:bookmarkEnd w:id="1243"/>
    <w:bookmarkStart w:id="1245" w:name="ref-openssh-ssh-config"/>
    <w:p>
      <w:pPr>
        <w:pStyle w:val="Bibliography"/>
      </w:pPr>
      <w:r>
        <w:t xml:space="preserve">“Ssh_config(5) Manual Page.”</w:t>
      </w:r>
      <w:r>
        <w:t xml:space="preserve"> </w:t>
      </w:r>
      <w:r>
        <w:t xml:space="preserve">n.d. OpenBSD.</w:t>
      </w:r>
      <w:r>
        <w:t xml:space="preserve"> </w:t>
      </w:r>
      <w:hyperlink r:id="rId1244">
        <w:r>
          <w:rPr>
            <w:rStyle w:val="Hyperlink"/>
          </w:rPr>
          <w:t xml:space="preserve">https://man.openbsd.org/ssh_config</w:t>
        </w:r>
      </w:hyperlink>
      <w:r>
        <w:t xml:space="preserve">.</w:t>
      </w:r>
    </w:p>
    <w:bookmarkEnd w:id="1245"/>
    <w:bookmarkStart w:id="1247" w:name="ref-openssh-ssh-config-debian"/>
    <w:p>
      <w:pPr>
        <w:pStyle w:val="Bibliography"/>
      </w:pPr>
      <w:r>
        <w:t xml:space="preserve">“Ssh_config(5) Manual Page, Debian Edition.”</w:t>
      </w:r>
      <w:r>
        <w:t xml:space="preserve"> </w:t>
      </w:r>
      <w:r>
        <w:t xml:space="preserve">n.d. Debian Project.</w:t>
      </w:r>
      <w:r>
        <w:t xml:space="preserve"> </w:t>
      </w:r>
      <w:hyperlink r:id="rId1246">
        <w:r>
          <w:rPr>
            <w:rStyle w:val="Hyperlink"/>
          </w:rPr>
          <w:t xml:space="preserve">https://manpages.debian.org/stable/openssh-client/ssh_config.5.en.html</w:t>
        </w:r>
      </w:hyperlink>
      <w:r>
        <w:t xml:space="preserve">.</w:t>
      </w:r>
    </w:p>
    <w:bookmarkEnd w:id="1247"/>
    <w:bookmarkStart w:id="1249"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48">
        <w:r>
          <w:rPr>
            <w:rStyle w:val="Hyperlink"/>
          </w:rPr>
          <w:t xml:space="preserve">https://doi.org/10.1038/d41586-019-00067-3</w:t>
        </w:r>
      </w:hyperlink>
      <w:r>
        <w:t xml:space="preserve">.</w:t>
      </w:r>
    </w:p>
    <w:bookmarkEnd w:id="1249"/>
    <w:bookmarkStart w:id="125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28">
        <w:r>
          <w:rPr>
            <w:rStyle w:val="Hyperlink"/>
          </w:rPr>
          <w:t xml:space="preserve">https://code-review.tidyverse.org/</w:t>
        </w:r>
      </w:hyperlink>
      <w:r>
        <w:t xml:space="preserve">.</w:t>
      </w:r>
    </w:p>
    <w:bookmarkEnd w:id="1250"/>
    <w:bookmarkStart w:id="125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51">
        <w:r>
          <w:rPr>
            <w:rStyle w:val="Hyperlink"/>
          </w:rPr>
          <w:t xml:space="preserve">https://doi.org/10.1038/d41586-021-03603-2</w:t>
        </w:r>
      </w:hyperlink>
      <w:r>
        <w:t xml:space="preserve">.</w:t>
      </w:r>
    </w:p>
    <w:bookmarkEnd w:id="1252"/>
    <w:bookmarkStart w:id="1254"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53">
        <w:r>
          <w:rPr>
            <w:rStyle w:val="Hyperlink"/>
          </w:rPr>
          <w:t xml:space="preserve">https://doi.org/10.1201/9781351201315</w:t>
        </w:r>
      </w:hyperlink>
      <w:r>
        <w:t xml:space="preserve">.</w:t>
      </w:r>
    </w:p>
    <w:bookmarkEnd w:id="1254"/>
    <w:bookmarkStart w:id="1256"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55">
        <w:r>
          <w:rPr>
            <w:rStyle w:val="Hyperlink"/>
          </w:rPr>
          <w:t xml:space="preserve">https://mastering-shiny.org/</w:t>
        </w:r>
      </w:hyperlink>
      <w:r>
        <w:t xml:space="preserve">.</w:t>
      </w:r>
    </w:p>
    <w:bookmarkEnd w:id="1256"/>
    <w:bookmarkStart w:id="1257"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414">
        <w:r>
          <w:rPr>
            <w:rStyle w:val="Hyperlink"/>
          </w:rPr>
          <w:t xml:space="preserve">https://style.tidyverse.org/</w:t>
        </w:r>
      </w:hyperlink>
      <w:r>
        <w:t xml:space="preserve">.</w:t>
      </w:r>
    </w:p>
    <w:bookmarkEnd w:id="1257"/>
    <w:bookmarkStart w:id="1259"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58">
        <w:r>
          <w:rPr>
            <w:rStyle w:val="Hyperlink"/>
          </w:rPr>
          <w:t xml:space="preserve">https://design.tidyverse.org/</w:t>
        </w:r>
      </w:hyperlink>
      <w:r>
        <w:t xml:space="preserve">.</w:t>
      </w:r>
    </w:p>
    <w:bookmarkEnd w:id="1259"/>
    <w:bookmarkStart w:id="1261"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60">
        <w:r>
          <w:rPr>
            <w:rStyle w:val="Hyperlink"/>
          </w:rPr>
          <w:t xml:space="preserve">https://r-pkgs.org/</w:t>
        </w:r>
      </w:hyperlink>
      <w:r>
        <w:t xml:space="preserve">.</w:t>
      </w:r>
    </w:p>
    <w:bookmarkEnd w:id="1261"/>
    <w:bookmarkStart w:id="1263"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62">
        <w:r>
          <w:rPr>
            <w:rStyle w:val="Hyperlink"/>
          </w:rPr>
          <w:t xml:space="preserve">https://r4ds.hadley.nz/</w:t>
        </w:r>
      </w:hyperlink>
      <w:r>
        <w:t xml:space="preserve">.</w:t>
      </w:r>
    </w:p>
    <w:bookmarkEnd w:id="1263"/>
    <w:bookmarkStart w:id="1264"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3">
        <w:r>
          <w:rPr>
            <w:rStyle w:val="Hyperlink"/>
          </w:rPr>
          <w:t xml:space="preserve">https://roxygen2.r-lib.org/</w:t>
        </w:r>
      </w:hyperlink>
      <w:r>
        <w:t xml:space="preserve">.</w:t>
      </w:r>
    </w:p>
    <w:bookmarkEnd w:id="1264"/>
    <w:bookmarkEnd w:id="1265"/>
    <w:p>
      <w:r>
        <w:br w:type="page"/>
      </w:r>
    </w:p>
    <w:bookmarkEnd w:id="1266"/>
    <w:bookmarkStart w:id="1268"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67">
        <w:r>
          <w:rPr>
            <w:rStyle w:val="Hyperlink"/>
          </w:rPr>
          <w:t xml:space="preserve">https://ucd-serg.github.io/lab-manual/appendix-copilot-instructions.html</w:t>
        </w:r>
      </w:hyperlink>
    </w:p>
    <w:p>
      <w:r>
        <w:br w:type="page"/>
      </w:r>
    </w:p>
    <w:bookmarkEnd w:id="1268"/>
    <w:bookmarkStart w:id="1270"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69">
        <w:r>
          <w:rPr>
            <w:rStyle w:val="Hyperlink"/>
          </w:rPr>
          <w:t xml:space="preserve">https://ucd-serg.github.io/lab-manual/appendix-copilot-setup-steps.html</w:t>
        </w:r>
      </w:hyperlink>
    </w:p>
    <w:p>
      <w:r>
        <w:br w:type="page"/>
      </w:r>
    </w:p>
    <w:bookmarkEnd w:id="1270"/>
    <w:bookmarkStart w:id="1271"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43"/>
        </w:numPr>
      </w:pPr>
      <w:ins w:id="3557" w:author="PR Preview" w:date="2024-01-01T00:00:00Z">
        <w:r>
          <w:rPr>
            <w:b/>
            <w:bCs/>
          </w:rPr>
          <w:t xml:space="preserve">Branch:</w:t>
        </w:r>
      </w:ins>
      <w:ins w:id="3557" w:author="PR Preview" w:date="2024-01-01T00:00:00Z">
        <w:r>
          <w:t xml:space="preserve"> </w:t>
        </w:r>
      </w:ins>
      <w:ins w:id="3557" w:author="PR Preview" w:date="2024-01-01T00:00:00Z">
        <w:r>
          <w:t xml:space="preserve">HEAD</w:t>
        </w:r>
      </w:ins>
    </w:p>
    <w:p>
      <w:pPr>
        <w:pStyle w:val="Compact"/>
        <w:numPr>
          <w:ilvl w:val="0"/>
          <w:numId w:val="1443"/>
        </w:numPr>
      </w:pPr>
      <w:ins w:id="3558" w:author="PR Preview" w:date="2024-01-01T00:00:00Z">
        <w:r>
          <w:rPr>
            <w:b/>
            <w:bCs/>
          </w:rPr>
          <w:t xml:space="preserve">Commit:</w:t>
        </w:r>
      </w:ins>
      <w:ins w:id="3558" w:author="PR Preview" w:date="2024-01-01T00:00:00Z">
        <w:r>
          <w:t xml:space="preserve"> </w:t>
        </w:r>
      </w:ins>
      <w:ins w:id="3558" w:author="PR Preview" w:date="2024-01-01T00:00:00Z">
        <w:r>
          <w:t xml:space="preserve">ac055b1</w:t>
        </w:r>
      </w:ins>
    </w:p>
    <w:p>
      <w:pPr>
        <w:pStyle w:val="Compact"/>
        <w:numPr>
          <w:ilvl w:val="0"/>
          <w:numId w:val="1443"/>
        </w:numPr>
      </w:pPr>
      <w:ins w:id="3559" w:author="PR Preview" w:date="2024-01-01T00:00:00Z">
        <w:r>
          <w:rPr>
            <w:b/>
            <w:bCs/>
          </w:rPr>
          <w:t xml:space="preserve">Full commit hash:</w:t>
        </w:r>
      </w:ins>
      <w:ins w:id="3559" w:author="PR Preview" w:date="2024-01-01T00:00:00Z">
        <w:r>
          <w:t xml:space="preserve"> </w:t>
        </w:r>
      </w:ins>
      <w:ins w:id="3559" w:author="PR Preview" w:date="2024-01-01T00:00:00Z">
        <w:r>
          <w:t xml:space="preserve">ac055b134cb8ed08ddb901def49fe0197cf813a9</w:t>
        </w:r>
      </w:ins>
    </w:p>
    <w:p>
      <w:pPr>
        <w:pStyle w:val="Compact"/>
        <w:numPr>
          <w:ilvl w:val="0"/>
          <w:numId w:val="1443"/>
        </w:numPr>
      </w:pPr>
      <w:ins w:id="3560" w:author="PR Preview" w:date="2024-01-01T00:00:00Z">
        <w:r>
          <w:rPr>
            <w:b/>
            <w:bCs/>
          </w:rPr>
          <w:t xml:space="preserve">Commit date:</w:t>
        </w:r>
      </w:ins>
      <w:ins w:id="3560" w:author="PR Preview" w:date="2024-01-01T00:00:00Z">
        <w:r>
          <w:t xml:space="preserve"> </w:t>
        </w:r>
      </w:ins>
      <w:ins w:id="3560" w:author="PR Preview" w:date="2024-01-01T00:00:00Z">
        <w:r>
          <w:t xml:space="preserve">2026-09-15 01:32:13 +0000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2"/>
  </w:num>
  <w:num w:numId="1337">
    <w:abstractNumId w:val="992"/>
  </w:num>
  <w:num w:numId="1338">
    <w:abstractNumId w:val="992"/>
  </w:num>
  <w:num w:numId="1339">
    <w:abstractNumId w:val="992"/>
  </w:num>
  <w:num w:numId="1340">
    <w:abstractNumId w:val="992"/>
  </w:num>
  <w:num w:numId="1341">
    <w:abstractNumId w:val="992"/>
  </w:num>
  <w:num w:numId="1342">
    <w:abstractNumId w:val="992"/>
  </w:num>
  <w:num w:numId="1343">
    <w:abstractNumId w:val="992"/>
  </w:num>
  <w:num w:numId="1344">
    <w:abstractNumId w:val="992"/>
  </w:num>
  <w:num w:numId="1345">
    <w:abstractNumId w:val="992"/>
  </w:num>
  <w:num w:numId="1346">
    <w:abstractNumId w:val="992"/>
  </w:num>
  <w:num w:numId="1347">
    <w:abstractNumId w:val="992"/>
  </w:num>
  <w:num w:numId="1348">
    <w:abstractNumId w:val="992"/>
  </w:num>
  <w:num w:numId="1349">
    <w:abstractNumId w:val="992"/>
  </w:num>
  <w:num w:numId="1350">
    <w:abstractNumId w:val="992"/>
  </w:num>
  <w:num w:numId="1351">
    <w:abstractNumId w:val="992"/>
  </w:num>
  <w:num w:numId="1352">
    <w:abstractNumId w:val="992"/>
  </w:num>
  <w:num w:numId="1353">
    <w:abstractNumId w:val="992"/>
  </w:num>
  <w:num w:numId="1354">
    <w:abstractNumId w:val="992"/>
  </w:num>
  <w:num w:numId="1355">
    <w:abstractNumId w:val="992"/>
  </w:num>
  <w:num w:numId="1356">
    <w:abstractNumId w:val="992"/>
  </w:num>
  <w:num w:numId="1357">
    <w:abstractNumId w:val="992"/>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1"/>
  </w:num>
  <w:num w:numId="1422">
    <w:abstractNumId w:val="991"/>
  </w:num>
  <w:num w:numId="1423">
    <w:abstractNumId w:val="992"/>
  </w:num>
  <w:num w:numId="1424">
    <w:abstractNumId w:val="992"/>
  </w:num>
  <w:num w:numId="1425">
    <w:abstractNumId w:val="992"/>
  </w:num>
  <w:num w:numId="1426">
    <w:abstractNumId w:val="992"/>
  </w:num>
  <w:num w:numId="1427">
    <w:abstractNumId w:val="992"/>
  </w:num>
  <w:num w:numId="1428">
    <w:abstractNumId w:val="992"/>
  </w:num>
  <w:num w:numId="1429">
    <w:abstractNumId w:val="992"/>
  </w:num>
  <w:num w:numId="1430">
    <w:abstractNumId w:val="992"/>
  </w:num>
  <w:num w:numId="1431">
    <w:abstractNumId w:val="992"/>
  </w:num>
  <w:num w:numId="1432">
    <w:abstractNumId w:val="992"/>
  </w:num>
  <w:num w:numId="1433">
    <w:abstractNumId w:val="992"/>
  </w:num>
  <w:num w:numId="1434">
    <w:abstractNumId w:val="992"/>
  </w:num>
  <w:num w:numId="1435">
    <w:abstractNumId w:val="992"/>
  </w:num>
  <w:num w:numId="1436">
    <w:abstractNumId w:val="992"/>
  </w:num>
  <w:num w:numId="1437">
    <w:abstractNumId w:val="992"/>
  </w:num>
  <w:num w:numId="1438">
    <w:abstractNumId w:val="992"/>
  </w:num>
  <w:num w:numId="1439">
    <w:abstractNumId w:val="991"/>
  </w:num>
  <w:num w:numId="1440">
    <w:abstractNumId w:val="991"/>
  </w:num>
  <w:num w:numId="1441">
    <w:abstractNumId w:val="991"/>
  </w:num>
  <w:num w:numId="1442">
    <w:abstractNumId w:val="991"/>
  </w:num>
  <w:num w:numId="14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4" Type="http://schemas.openxmlformats.org/officeDocument/2006/relationships/image" Target="media/rId174.png"/><Relationship Id="rId139" Type="http://schemas.openxmlformats.org/officeDocument/2006/relationships/image" Target="media/rId139.png"/><Relationship Id="rId94" Type="http://schemas.openxmlformats.org/officeDocument/2006/relationships/image" Target="media/rId94.png"/><Relationship Id="rId776" Type="http://schemas.openxmlformats.org/officeDocument/2006/relationships/image" Target="media/rId776.png"/><Relationship Id="rId514" Type="http://schemas.openxmlformats.org/officeDocument/2006/relationships/image" Target="media/rId514.png"/><Relationship Id="rId825" Type="http://schemas.openxmlformats.org/officeDocument/2006/relationships/image" Target="media/rId825.jpg"/><Relationship Id="rId847" Type="http://schemas.openxmlformats.org/officeDocument/2006/relationships/image" Target="media/rId847.png"/><Relationship Id="rId629" Type="http://schemas.openxmlformats.org/officeDocument/2006/relationships/image" Target="media/rId629.png"/><Relationship Id="rId634" Type="http://schemas.openxmlformats.org/officeDocument/2006/relationships/image" Target="media/rId634.png"/><Relationship Id="rId737" Type="http://schemas.openxmlformats.org/officeDocument/2006/relationships/image" Target="media/rId737.png"/><Relationship Id="rId742" Type="http://schemas.openxmlformats.org/officeDocument/2006/relationships/image" Target="media/rId742.png"/><Relationship Id="rId252"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32" Type="http://schemas.openxmlformats.org/officeDocument/2006/relationships/hyperlink" Target="@sec-show-dont-tell" TargetMode="External"/><Relationship Id="rId189" Type="http://schemas.openxmlformats.org/officeDocument/2006/relationships/hyperlink" Target="@sec-style-auto-style" TargetMode="External"/><Relationship Id="rId961"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1064" Type="http://schemas.openxmlformats.org/officeDocument/2006/relationships/hyperlink" Target="http://adv-r.had.co.nz/Style.html" TargetMode="External"/><Relationship Id="rId1138" Type="http://schemas.openxmlformats.org/officeDocument/2006/relationships/hyperlink" Target="http://colorbrewer2.org/" TargetMode="External"/><Relationship Id="rId1192" Type="http://schemas.openxmlformats.org/officeDocument/2006/relationships/hyperlink" Target="http://creativecommons.org/licenses/by-nc/4.0/" TargetMode="External"/><Relationship Id="rId477" Type="http://schemas.openxmlformats.org/officeDocument/2006/relationships/hyperlink" Target="http://styler.r-lib.org/articles/customizing_styler.html" TargetMode="External"/><Relationship Id="rId10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66" Type="http://schemas.openxmlformats.org/officeDocument/2006/relationships/hyperlink" Target="https://about.codecov.io" TargetMode="External"/><Relationship Id="rId674" Type="http://schemas.openxmlformats.org/officeDocument/2006/relationships/hyperlink" Target="https://about.gitlab.com/" TargetMode="External"/><Relationship Id="rId384" Type="http://schemas.openxmlformats.org/officeDocument/2006/relationships/hyperlink" Target="https://adv-r.hadley.nz/evaluation.html" TargetMode="External"/><Relationship Id="rId436" Type="http://schemas.openxmlformats.org/officeDocument/2006/relationships/hyperlink" Target="https://adv-r.hadley.nz/functionals.html#purrr-style" TargetMode="External"/><Relationship Id="rId143" Type="http://schemas.openxmlformats.org/officeDocument/2006/relationships/hyperlink" Target="https://adv-r.hadley.nz/perf-improve.html" TargetMode="External"/><Relationship Id="rId142" Type="http://schemas.openxmlformats.org/officeDocument/2006/relationships/hyperlink" Target="https://adv-r.hadley.nz/perf-measure.html" TargetMode="External"/><Relationship Id="rId834" Type="http://schemas.openxmlformats.org/officeDocument/2006/relationships/hyperlink" Target="https://alacritty.org/" TargetMode="External"/><Relationship Id="rId100" Type="http://schemas.openxmlformats.org/officeDocument/2006/relationships/hyperlink" Target="https://altdoc.etiennebacher.com/" TargetMode="External"/><Relationship Id="rId1105" Type="http://schemas.openxmlformats.org/officeDocument/2006/relationships/hyperlink" Target="https://arca-dpss.github.io/manual-open-science/" TargetMode="External"/><Relationship Id="rId144" Type="http://schemas.openxmlformats.org/officeDocument/2006/relationships/hyperlink" Target="https://bench.r-lib.org/" TargetMode="External"/><Relationship Id="rId389" Type="http://schemas.openxmlformats.org/officeDocument/2006/relationships/hyperlink" Target="https://blog.rstudio.com/2016/03/29/feather/" TargetMode="External"/><Relationship Id="rId205" Type="http://schemas.openxmlformats.org/officeDocument/2006/relationships/hyperlink" Target="https://blog.rstudio.com/2020/12/02/rstudio-v1-4-preview-little-things/" TargetMode="External"/><Relationship Id="rId318" Type="http://schemas.openxmlformats.org/officeDocument/2006/relationships/hyperlink" Target="https://callr.r-lib.org/" TargetMode="External"/><Relationship Id="rId647" Type="http://schemas.openxmlformats.org/officeDocument/2006/relationships/hyperlink" Target="https://cli.github.com/" TargetMode="External"/><Relationship Id="rId307" Type="http://schemas.openxmlformats.org/officeDocument/2006/relationships/hyperlink" Target="https://cli.r-lib.org/" TargetMode="External"/><Relationship Id="rId728" Type="http://schemas.openxmlformats.org/officeDocument/2006/relationships/hyperlink" Target="https://code-review.tidyverse.org/" TargetMode="External"/><Relationship Id="rId729" Type="http://schemas.openxmlformats.org/officeDocument/2006/relationships/hyperlink" Target="https://code-review.tidyverse.org/#acknowledgements" TargetMode="External"/><Relationship Id="rId1073" Type="http://schemas.openxmlformats.org/officeDocument/2006/relationships/hyperlink" Target="https://code.claude.com/docs/en/claude-code-on-the-web#auto-fix-pull-requests" TargetMode="External"/><Relationship Id="rId1074" Type="http://schemas.openxmlformats.org/officeDocument/2006/relationships/hyperlink" Target="https://code.claude.com/docs/en/workflows" TargetMode="External"/><Relationship Id="rId1068" Type="http://schemas.openxmlformats.org/officeDocument/2006/relationships/hyperlink" Target="https://codeberg.org/r-codeberg" TargetMode="External"/><Relationship Id="rId814" Type="http://schemas.openxmlformats.org/officeDocument/2006/relationships/hyperlink" Target="https://codeberg.org/r-codeberg/migration-guide" TargetMode="External"/><Relationship Id="rId216" Type="http://schemas.openxmlformats.org/officeDocument/2006/relationships/hyperlink" Target="https://cognitect.com/blog/2011/11/15/documenting-architecture-decisions" TargetMode="External"/><Relationship Id="rId982" Type="http://schemas.openxmlformats.org/officeDocument/2006/relationships/hyperlink" Target="https://conda-forge.org/" TargetMode="External"/><Relationship Id="rId1113" Type="http://schemas.openxmlformats.org/officeDocument/2006/relationships/hyperlink" Target="https://contextlab.github.io/lab-manual/" TargetMode="External"/><Relationship Id="rId294" Type="http://schemas.openxmlformats.org/officeDocument/2006/relationships/hyperlink" Target="https://covr.r-lib.org/" TargetMode="External"/><Relationship Id="rId311" Type="http://schemas.openxmlformats.org/officeDocument/2006/relationships/hyperlink" Target="https://cpp11.r-lib.org/" TargetMode="External"/><Relationship Id="rId925" Type="http://schemas.openxmlformats.org/officeDocument/2006/relationships/hyperlink" Target="https://cran.r-project.org/" TargetMode="External"/><Relationship Id="rId433" Type="http://schemas.openxmlformats.org/officeDocument/2006/relationships/hyperlink" Target="https://cran.r-project.org/package=assertthat" TargetMode="External"/><Relationship Id="rId429" Type="http://schemas.openxmlformats.org/officeDocument/2006/relationships/hyperlink" Target="https://cran.r-project.org/package=checkmate" TargetMode="External"/><Relationship Id="rId1176" Type="http://schemas.openxmlformats.org/officeDocument/2006/relationships/hyperlink" Target="https://cran.r-project.org/package=flexlsx" TargetMode="External"/><Relationship Id="rId986" Type="http://schemas.openxmlformats.org/officeDocument/2006/relationships/hyperlink" Target="https://cran.r-project.org/package=httpgd" TargetMode="External"/><Relationship Id="rId127" Type="http://schemas.openxmlformats.org/officeDocument/2006/relationships/hyperlink" Target="https://cran.r-project.org/package=snapr" TargetMode="External"/><Relationship Id="rId128" Type="http://schemas.openxmlformats.org/officeDocument/2006/relationships/hyperlink" Target="https://cran.r-project.org/package=ssdtools" TargetMode="External"/><Relationship Id="rId483" Type="http://schemas.openxmlformats.org/officeDocument/2006/relationships/hyperlink" Target="https://cran.r-project.org/web/packages/lintr/readme/README.html#available-linters" TargetMode="External"/><Relationship Id="rId486" Type="http://schemas.openxmlformats.org/officeDocument/2006/relationships/hyperlink" Target="https://cran.r-project.org/web/packages/lintr/readme/README.html#project-configuration" TargetMode="External"/><Relationship Id="rId931"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68" Type="http://schemas.openxmlformats.org/officeDocument/2006/relationships/hyperlink" Target="https://d-morrison.github.io/rme/" TargetMode="External"/><Relationship Id="rId89" Type="http://schemas.openxmlformats.org/officeDocument/2006/relationships/hyperlink" Target="https://d-morrison.github.io/snapr/" TargetMode="External"/><Relationship Id="rId951" Type="http://schemas.openxmlformats.org/officeDocument/2006/relationships/hyperlink" Target="https://data-dict.tidyverse.org/" TargetMode="External"/><Relationship Id="rId1196" Type="http://schemas.openxmlformats.org/officeDocument/2006/relationships/hyperlink" Target="https://datadryad.org/" TargetMode="External"/><Relationship Id="rId1175" Type="http://schemas.openxmlformats.org/officeDocument/2006/relationships/hyperlink" Target="https://davidgohel.github.io/flextable/" TargetMode="External"/><Relationship Id="rId286" Type="http://schemas.openxmlformats.org/officeDocument/2006/relationships/hyperlink" Target="https://desc.r-lib.org/" TargetMode="External"/><Relationship Id="rId1258" Type="http://schemas.openxmlformats.org/officeDocument/2006/relationships/hyperlink" Target="https://design.tidyverse.org/" TargetMode="External"/><Relationship Id="rId415" Type="http://schemas.openxmlformats.org/officeDocument/2006/relationships/hyperlink" Target="https://design.tidyverse.org/important-args-first.html" TargetMode="External"/><Relationship Id="rId640" Type="http://schemas.openxmlformats.org/officeDocument/2006/relationships/hyperlink" Target="https://desktop.github.com/" TargetMode="External"/><Relationship Id="rId112" Type="http://schemas.openxmlformats.org/officeDocument/2006/relationships/hyperlink" Target="https://devtools.r-lib.org/" TargetMode="External"/><Relationship Id="rId868" Type="http://schemas.openxmlformats.org/officeDocument/2006/relationships/hyperlink" Target="https://direnv.net/" TargetMode="External"/><Relationship Id="rId811" Type="http://schemas.openxmlformats.org/officeDocument/2006/relationships/hyperlink" Target="https://docs.github.com/en/actions" TargetMode="External"/><Relationship Id="rId780" Type="http://schemas.openxmlformats.org/officeDocument/2006/relationships/hyperlink" Target="https://docs.github.com/en/actions/using-jobs/using-concurrency" TargetMode="External"/><Relationship Id="rId700" Type="http://schemas.openxmlformats.org/officeDocument/2006/relationships/hyperlink" Target="https://docs.github.com/en/authentication/keeping-your-account-and-data-secure/removing-sensitive-data-from-a-repository" TargetMode="External"/><Relationship Id="rId718" Type="http://schemas.openxmlformats.org/officeDocument/2006/relationships/hyperlink" Target="https://docs.github.com/en/communities/using-templates-to-encourage-useful-issues-and-pull-requests/creating-a-pull-request-template-for-your-repository" TargetMode="External"/><Relationship Id="rId1222" Type="http://schemas.openxmlformats.org/officeDocument/2006/relationships/hyperlink" Target="https://docs.github.com/en/get-started/archiving-your-github-personal-account-and-public-repositories/requesting-an-archive-of-your-personal-accounts-data" TargetMode="External"/><Relationship Id="rId1072" Type="http://schemas.openxmlformats.org/officeDocument/2006/relationships/hyperlink" Target="https://docs.github.com/en/pull-requests/get-started/about-stacked-prs" TargetMode="External"/><Relationship Id="rId923" Type="http://schemas.openxmlformats.org/officeDocument/2006/relationships/hyperlink" Target="https://docs.github.com/en/repositories/releasing-projects-on-github/managing-releases-in-a-repository" TargetMode="External"/><Relationship Id="rId687" Type="http://schemas.openxmlformats.org/officeDocument/2006/relationships/hyperlink" Target="https://docs.github.com/en/repositories/working-with-files/managing-files/customizing-how-changed-files-appear-on-github" TargetMode="External"/><Relationship Id="rId1224" Type="http://schemas.openxmlformats.org/officeDocument/2006/relationships/hyperlink" Target="https://docs.github.com/en/rest/migrations/orgs" TargetMode="External"/><Relationship Id="rId1226" Type="http://schemas.openxmlformats.org/officeDocument/2006/relationships/hyperlink" Target="https://docs.github.com/en/rest/migrations/users" TargetMode="External"/><Relationship Id="rId781" Type="http://schemas.openxmlformats.org/officeDocument/2006/relationships/hyperlink" Target="https://docs.gitlab.com/ee/ci/resource_groups/" TargetMode="External"/><Relationship Id="rId63" Type="http://schemas.openxmlformats.org/officeDocument/2006/relationships/hyperlink" Target="https://docs.gitlab.com/user/group/custom_project_templates/" TargetMode="External"/><Relationship Id="rId1096" Type="http://schemas.openxmlformats.org/officeDocument/2006/relationships/hyperlink" Target="https://docs.google.com/document/d/1ckgRCcr7FFPyymyMA6Y_-cB_vftOyrrxT28c6gRg0PI/edit" TargetMode="External"/><Relationship Id="rId1213" Type="http://schemas.openxmlformats.org/officeDocument/2006/relationships/hyperlink" Target="https://doi.org/10.1038/467775a" TargetMode="External"/><Relationship Id="rId1217" Type="http://schemas.openxmlformats.org/officeDocument/2006/relationships/hyperlink" Target="https://doi.org/10.1038/526182a" TargetMode="External"/><Relationship Id="rId1248" Type="http://schemas.openxmlformats.org/officeDocument/2006/relationships/hyperlink" Target="https://doi.org/10.1038/d41586-019-00067-3" TargetMode="External"/><Relationship Id="rId1184" Type="http://schemas.openxmlformats.org/officeDocument/2006/relationships/hyperlink" Target="https://doi.org/10.1038/d41586-019-01431-z" TargetMode="External"/><Relationship Id="rId1232" Type="http://schemas.openxmlformats.org/officeDocument/2006/relationships/hyperlink" Target="https://doi.org/10.1038/d41586-019-02918-5" TargetMode="External"/><Relationship Id="rId1251" Type="http://schemas.openxmlformats.org/officeDocument/2006/relationships/hyperlink" Target="https://doi.org/10.1038/d41586-021-03603-2" TargetMode="External"/><Relationship Id="rId1190" Type="http://schemas.openxmlformats.org/officeDocument/2006/relationships/hyperlink" Target="https://doi.org/10.1038/s41467-020-19160-7" TargetMode="External"/><Relationship Id="rId1215" Type="http://schemas.openxmlformats.org/officeDocument/2006/relationships/hyperlink" Target="https://doi.org/10.1038/s41562-016-0021" TargetMode="External"/><Relationship Id="rId1199" Type="http://schemas.openxmlformats.org/officeDocument/2006/relationships/hyperlink" Target="https://doi.org/10.1201/9781003029878" TargetMode="External"/><Relationship Id="rId1253" Type="http://schemas.openxmlformats.org/officeDocument/2006/relationships/hyperlink" Target="https://doi.org/10.1201/9781351201315" TargetMode="External"/><Relationship Id="rId1230" Type="http://schemas.openxmlformats.org/officeDocument/2006/relationships/hyperlink" Target="https://doi.org/10.1371/journal.pcbi.1003833" TargetMode="External"/><Relationship Id="rId1181" Type="http://schemas.openxmlformats.org/officeDocument/2006/relationships/hyperlink" Target="https://doi.org/10.1371/journal.pgph.0002269" TargetMode="External"/><Relationship Id="rId340" Type="http://schemas.openxmlformats.org/officeDocument/2006/relationships/hyperlink" Target="https://downlit.r-lib.org/" TargetMode="External"/><Relationship Id="rId362" Type="http://schemas.openxmlformats.org/officeDocument/2006/relationships/hyperlink" Target="https://dplyr.tidyverse.org/" TargetMode="External"/><Relationship Id="rId382" Type="http://schemas.openxmlformats.org/officeDocument/2006/relationships/hyperlink" Target="https://dplyr.tidyverse.org/articles/in-packages.html" TargetMode="External"/><Relationship Id="rId381" Type="http://schemas.openxmlformats.org/officeDocument/2006/relationships/hyperlink" Target="https://dplyr.tidyverse.org/articles/programming.html" TargetMode="External"/><Relationship Id="rId441" Type="http://schemas.openxmlformats.org/officeDocument/2006/relationships/hyperlink" Target="https://dplyr.tidyverse.org/reference/dplyr_by.html" TargetMode="External"/><Relationship Id="rId358" Type="http://schemas.openxmlformats.org/officeDocument/2006/relationships/hyperlink" Target="https://dtplyr.tidyverse.org/" TargetMode="External"/><Relationship Id="rId813" Type="http://schemas.openxmlformats.org/officeDocument/2006/relationships/hyperlink" Target="https://eddelbuettel.github.io/r-ci/" TargetMode="External"/><Relationship Id="rId807" Type="http://schemas.openxmlformats.org/officeDocument/2006/relationships/hyperlink" Target="https://eddelbuettel.github.io/r2u/" TargetMode="External"/><Relationship Id="rId624" Type="http://schemas.openxmlformats.org/officeDocument/2006/relationships/hyperlink" Target="https://education.github.com/" TargetMode="External"/><Relationship Id="rId625" Type="http://schemas.openxmlformats.org/officeDocument/2006/relationships/hyperlink" Target="https://education.github.com/pack" TargetMode="External"/><Relationship Id="rId626" Type="http://schemas.openxmlformats.org/officeDocument/2006/relationships/hyperlink" Target="https://education.github.com/teachers" TargetMode="External"/><Relationship Id="rId1086" Type="http://schemas.openxmlformats.org/officeDocument/2006/relationships/hyperlink" Target="https://edwardtufte.github.io/tufte-css/" TargetMode="External"/><Relationship Id="rId193" Type="http://schemas.openxmlformats.org/officeDocument/2006/relationships/hyperlink" Target="https://ellipsis.r-lib.org/" TargetMode="External"/><Relationship Id="rId237" Type="http://schemas.openxmlformats.org/officeDocument/2006/relationships/hyperlink" Target="https://en.wikipedia.org/wiki/Code_refactoring" TargetMode="External"/><Relationship Id="rId249" Type="http://schemas.openxmlformats.org/officeDocument/2006/relationships/hyperlink" Target="https://en.wikipedia.org/wiki/Cyclomatic_complexity" TargetMode="External"/><Relationship Id="rId236" Type="http://schemas.openxmlformats.org/officeDocument/2006/relationships/hyperlink" Target="https://en.wikipedia.org/wiki/Decomposition_(computer_science)" TargetMode="External"/><Relationship Id="rId1148" Type="http://schemas.openxmlformats.org/officeDocument/2006/relationships/hyperlink" Target="https://en.wikipedia.org/wiki/Doctor_of_Philosophy#History" TargetMode="External"/><Relationship Id="rId238" Type="http://schemas.openxmlformats.org/officeDocument/2006/relationships/hyperlink" Target="https://en.wikipedia.org/wiki/Functional_decomposition" TargetMode="External"/><Relationship Id="rId369" Type="http://schemas.openxmlformats.org/officeDocument/2006/relationships/hyperlink" Target="https://en.wikipedia.org/wiki/Functional_programming" TargetMode="External"/><Relationship Id="rId1120" Type="http://schemas.openxmlformats.org/officeDocument/2006/relationships/hyperlink" Target="https://en.wikipedia.org/wiki/Good_Luck,_Have_Fun,_Don%27t_Die" TargetMode="External"/><Relationship Id="rId1168" Type="http://schemas.openxmlformats.org/officeDocument/2006/relationships/hyperlink" Target="https://en.wikipedia.org/wiki/Implicature" TargetMode="External"/><Relationship Id="rId251" Type="http://schemas.openxmlformats.org/officeDocument/2006/relationships/hyperlink" Target="https://en.wikipedia.org/wiki/KISS_principle" TargetMode="External"/><Relationship Id="rId1149" Type="http://schemas.openxmlformats.org/officeDocument/2006/relationships/hyperlink" Target="https://en.wikipedia.org/wiki/Masterpiece#History" TargetMode="External"/><Relationship Id="rId136" Type="http://schemas.openxmlformats.org/officeDocument/2006/relationships/hyperlink" Target="https://en.wikipedia.org/wiki/Test-driven_development" TargetMode="External"/><Relationship Id="rId1147" Type="http://schemas.openxmlformats.org/officeDocument/2006/relationships/hyperlink" Target="https://en.wikipedia.org/wiki/Thesis" TargetMode="External"/><Relationship Id="rId540" Type="http://schemas.openxmlformats.org/officeDocument/2006/relationships/hyperlink" Target="https://en.wikipedia.org/wiki/WYSIWYM" TargetMode="External"/><Relationship Id="rId1167" Type="http://schemas.openxmlformats.org/officeDocument/2006/relationships/hyperlink" Target="https://en.wikipedia.org/wiki/Yes,_and_..." TargetMode="External"/><Relationship Id="rId374" Type="http://schemas.openxmlformats.org/officeDocument/2006/relationships/hyperlink" Target="https://forcats.tidyverse.org/" TargetMode="External"/><Relationship Id="rId314" Type="http://schemas.openxmlformats.org/officeDocument/2006/relationships/hyperlink" Target="https://fs.r-lib.org/" TargetMode="External"/><Relationship Id="rId162" Type="http://schemas.openxmlformats.org/officeDocument/2006/relationships/hyperlink" Target="https://furrr.futureverse.org/" TargetMode="External"/><Relationship Id="rId329" Type="http://schemas.openxmlformats.org/officeDocument/2006/relationships/hyperlink" Target="https://gargle.r-lib.org/" TargetMode="External"/><Relationship Id="rId336" Type="http://schemas.openxmlformats.org/officeDocument/2006/relationships/hyperlink" Target="https://ggplot2.tidyverse.org/" TargetMode="External"/><Relationship Id="rId327" Type="http://schemas.openxmlformats.org/officeDocument/2006/relationships/hyperlink" Target="https://gh.r-lib.org/" TargetMode="External"/><Relationship Id="rId830" Type="http://schemas.openxmlformats.org/officeDocument/2006/relationships/hyperlink" Target="https://ghostty.org/" TargetMode="External"/><Relationship Id="rId171" Type="http://schemas.openxmlformats.org/officeDocument/2006/relationships/hyperlink" Target="https://git-scm.com/book/en/v2/Git-Basics-Tagging" TargetMode="External"/><Relationship Id="rId170" Type="http://schemas.openxmlformats.org/officeDocument/2006/relationships/hyperlink" Target="https://git-scm.com/book/en/v2/Git-Branching-Branches-in-a-Nutshell" TargetMode="External"/><Relationship Id="rId864" Type="http://schemas.openxmlformats.org/officeDocument/2006/relationships/hyperlink" Target="https://github.com/BurntSushi/ripgrep" TargetMode="External"/><Relationship Id="rId1114" Type="http://schemas.openxmlformats.org/officeDocument/2006/relationships/hyperlink" Target="https://github.com/ContextLab/lab-manual" TargetMode="External"/><Relationship Id="rId1050" Type="http://schemas.openxmlformats.org/officeDocument/2006/relationships/hyperlink" Target="https://github.com/IndrajeetPatil/awesome-r-pkgtools" TargetMode="External"/><Relationship Id="rId1008" Type="http://schemas.openxmlformats.org/officeDocument/2006/relationships/hyperlink" Target="https://github.com/Morrison-Lab/wai" TargetMode="External"/><Relationship Id="rId773" Type="http://schemas.openxmlformats.org/officeDocument/2006/relationships/hyperlink" Target="https://github.com/RMI-PACTA/actions" TargetMode="External"/><Relationship Id="rId554" Type="http://schemas.openxmlformats.org/officeDocument/2006/relationships/hyperlink" Target="https://github.com/UCD-SERG/lab-manual" TargetMode="External"/><Relationship Id="rId416" Type="http://schemas.openxmlformats.org/officeDocument/2006/relationships/hyperlink" Target="https://github.com/UCD-SERG/lab-manual/blob/main/.lintr.R" TargetMode="External"/><Relationship Id="rId733" Type="http://schemas.openxmlformats.org/officeDocument/2006/relationships/hyperlink" Target="https://github.com/UCD-SERG/lab-manual/pulls/review-requested/YOUR-USERNAME" TargetMode="External"/><Relationship Id="rId90" Type="http://schemas.openxmlformats.org/officeDocument/2006/relationships/hyperlink" Target="https://github.com/UCD-SERG/lab-manual/tree/main/lms" TargetMode="External"/><Relationship Id="rId547" Type="http://schemas.openxmlformats.org/officeDocument/2006/relationships/hyperlink" Target="https://github.com/UCD-SERG/qbt" TargetMode="External"/><Relationship Id="rId62" Type="http://schemas.openxmlformats.org/officeDocument/2006/relationships/hyperlink" Target="https://github.com/UCD-SERG/rpt" TargetMode="External"/><Relationship Id="rId233" Type="http://schemas.openxmlformats.org/officeDocument/2006/relationships/hyperlink" Target="https://github.com/UCD-SERG/rpt/pull/100" TargetMode="External"/><Relationship Id="rId593" Type="http://schemas.openxmlformats.org/officeDocument/2006/relationships/hyperlink" Target="https://github.com/UCD-SERG/rpt/pull/70" TargetMode="External"/><Relationship Id="rId234" Type="http://schemas.openxmlformats.org/officeDocument/2006/relationships/hyperlink" Target="https://github.com/UCD-SERG/shigella/pull/11" TargetMode="External"/><Relationship Id="rId987" Type="http://schemas.openxmlformats.org/officeDocument/2006/relationships/hyperlink" Target="https://github.com/Xpra-org/xpra" TargetMode="External"/><Relationship Id="rId755" Type="http://schemas.openxmlformats.org/officeDocument/2006/relationships/hyperlink" Target="https://github.com/actions/toolkit/blob/main/docs/action-versioning.md" TargetMode="External"/><Relationship Id="rId761" Type="http://schemas.openxmlformats.org/officeDocument/2006/relationships/hyperlink" Target="https://github.com/actions/toolkit/issues/214" TargetMode="External"/><Relationship Id="rId869" Type="http://schemas.openxmlformats.org/officeDocument/2006/relationships/hyperlink" Target="https://github.com/ajeetdsouza/zoxide" TargetMode="External"/><Relationship Id="rId1106" Type="http://schemas.openxmlformats.org/officeDocument/2006/relationships/hyperlink" Target="https://github.com/arca-dpss" TargetMode="External"/><Relationship Id="rId649" Type="http://schemas.openxmlformats.org/officeDocument/2006/relationships/hyperlink" Target="https://github.com/cli/cli#installation" TargetMode="External"/><Relationship Id="rId650" Type="http://schemas.openxmlformats.org/officeDocument/2006/relationships/hyperlink" Target="https://github.com/cli/cli/blob/trunk/docs/install_linux.md" TargetMode="External"/><Relationship Id="rId548" Type="http://schemas.openxmlformats.org/officeDocument/2006/relationships/hyperlink" Target="https://github.com/coatless-tutorials/quarto-book-template" TargetMode="External"/><Relationship Id="rId983" Type="http://schemas.openxmlformats.org/officeDocument/2006/relationships/hyperlink" Target="https://github.com/conda-forge/miniforge" TargetMode="External"/><Relationship Id="rId91" Type="http://schemas.openxmlformats.org/officeDocument/2006/relationships/hyperlink" Target="https://github.com/d-morrison/gha" TargetMode="External"/><Relationship Id="rId676" Type="http://schemas.openxmlformats.org/officeDocument/2006/relationships/hyperlink" Target="https://github.com/d-morrison/pr.helpers" TargetMode="External"/><Relationship Id="rId1089" Type="http://schemas.openxmlformats.org/officeDocument/2006/relationships/hyperlink" Target="https://github.com/d-morrison/psw" TargetMode="External"/><Relationship Id="rId573" Type="http://schemas.openxmlformats.org/officeDocument/2006/relationships/hyperlink" Target="https://github.com/d-morrison/rme" TargetMode="External"/><Relationship Id="rId549" Type="http://schemas.openxmlformats.org/officeDocument/2006/relationships/hyperlink" Target="https://github.com/d-rug/datalab_template_quarto" TargetMode="External"/><Relationship Id="rId867" Type="http://schemas.openxmlformats.org/officeDocument/2006/relationships/hyperlink" Target="https://github.com/dandavison/delta" TargetMode="External"/><Relationship Id="rId1084" Type="http://schemas.openxmlformats.org/officeDocument/2006/relationships/hyperlink" Target="https://github.com/earendil-works/pi" TargetMode="External"/><Relationship Id="rId772" Type="http://schemas.openxmlformats.org/officeDocument/2006/relationships/hyperlink" Target="https://github.com/easystats/workflows" TargetMode="External"/><Relationship Id="rId808" Type="http://schemas.openxmlformats.org/officeDocument/2006/relationships/hyperlink" Target="https://github.com/eddelbuettel/github-actions/tree/master/r2u-setup" TargetMode="External"/><Relationship Id="rId771" Type="http://schemas.openxmlformats.org/officeDocument/2006/relationships/hyperlink" Target="https://github.com/eddelbuettel/r-ci" TargetMode="External"/><Relationship Id="rId927" Type="http://schemas.openxmlformats.org/officeDocument/2006/relationships/hyperlink" Target="https://github.com/edgararuiz-zz/cran-stages" TargetMode="External"/><Relationship Id="rId105" Type="http://schemas.openxmlformats.org/officeDocument/2006/relationships/hyperlink" Target="https://github.com/edgararuiz/ecodown" TargetMode="External"/><Relationship Id="rId754" Type="http://schemas.openxmlformats.org/officeDocument/2006/relationships/hyperlink" Target="https://github.com/features/actions" TargetMode="External"/><Relationship Id="rId678" Type="http://schemas.openxmlformats.org/officeDocument/2006/relationships/hyperlink" Target="https://github.com/github-linguist/linguist/" TargetMode="External"/><Relationship Id="rId688" Type="http://schemas.openxmlformats.org/officeDocument/2006/relationships/hyperlink" Target="https://github.com/github-linguist/linguist/blob/main/docs/overrides.md" TargetMode="External"/><Relationship Id="rId686" Type="http://schemas.openxmlformats.org/officeDocument/2006/relationships/hyperlink" Target="https://github.com/github-linguist/linguist/blob/main/docs/overrides.md#detectable" TargetMode="External"/><Relationship Id="rId685" Type="http://schemas.openxmlformats.org/officeDocument/2006/relationships/hyperlink" Target="https://github.com/github-linguist/linguist/blob/main/docs/overrides.md#documentation" TargetMode="External"/><Relationship Id="rId679" Type="http://schemas.openxmlformats.org/officeDocument/2006/relationships/hyperlink" Target="https://github.com/github-linguist/linguist/blob/main/docs/overrides.md#generated-code" TargetMode="External"/><Relationship Id="rId682" Type="http://schemas.openxmlformats.org/officeDocument/2006/relationships/hyperlink" Target="https://github.com/github-linguist/linguist/blob/main/docs/overrides.md#using-gitattributes" TargetMode="External"/><Relationship Id="rId684" Type="http://schemas.openxmlformats.org/officeDocument/2006/relationships/hyperlink" Target="https://github.com/github-linguist/linguist/blob/main/docs/overrides.md#vendored-code" TargetMode="External"/><Relationship Id="rId671" Type="http://schemas.openxmlformats.org/officeDocument/2006/relationships/hyperlink" Target="https://github.com/github/gitignore/blob/master/R.gitignore" TargetMode="External"/><Relationship Id="rId796" Type="http://schemas.openxmlformats.org/officeDocument/2006/relationships/hyperlink" Target="https://github.com/hasura/comment-progress" TargetMode="External"/><Relationship Id="rId1110" Type="http://schemas.openxmlformats.org/officeDocument/2006/relationships/hyperlink" Target="https://github.com/jadebc/lab-manual" TargetMode="External"/><Relationship Id="rId255" Type="http://schemas.openxmlformats.org/officeDocument/2006/relationships/hyperlink" Target="https://github.com/jennybc/here_here" TargetMode="External"/><Relationship Id="rId863" Type="http://schemas.openxmlformats.org/officeDocument/2006/relationships/hyperlink" Target="https://github.com/junegunn/fzf" TargetMode="External"/><Relationship Id="rId265" Type="http://schemas.openxmlformats.org/officeDocument/2006/relationships/hyperlink" Target="https://github.com/karthik/rdrop2" TargetMode="External"/><Relationship Id="rId209" Type="http://schemas.openxmlformats.org/officeDocument/2006/relationships/hyperlink" Target="https://github.com/kmishra9/Flu-Absenteeism/blob/master/Master's%20Thesis%20-%20Spatial%20Epidemiology%20of%20Influenza/1b%20-%20Map-Management.R" TargetMode="External"/><Relationship Id="rId124" Type="http://schemas.openxmlformats.org/officeDocument/2006/relationships/hyperlink" Target="https://github.com/kmishra9/Flu-Absenteeism/blob/master/Master's%20Thesis%20-%20Spatial%20Epidemiology%20of%20Influenza/2a%20-%20Statistical-Inputs.R" TargetMode="External"/><Relationship Id="rId152" Type="http://schemas.openxmlformats.org/officeDocument/2006/relationships/hyperlink" Target="https://github.com/lorenzwalthert/touchstone" TargetMode="External"/><Relationship Id="rId795" Type="http://schemas.openxmlformats.org/officeDocument/2006/relationships/hyperlink" Target="https://github.com/marocchino/sticky-pull-request-comment" TargetMode="External"/><Relationship Id="rId840" Type="http://schemas.openxmlformats.org/officeDocument/2006/relationships/hyperlink" Target="https://github.com/microsoft/terminal" TargetMode="External"/><Relationship Id="rId935" Type="http://schemas.openxmlformats.org/officeDocument/2006/relationships/hyperlink" Target="https://github.com/mponce0/Visualize.CRAN.Downloads" TargetMode="External"/><Relationship Id="rId698" Type="http://schemas.openxmlformats.org/officeDocument/2006/relationships/hyperlink" Target="https://github.com/newren/git-filter-repo" TargetMode="External"/><Relationship Id="rId1152" Type="http://schemas.openxmlformats.org/officeDocument/2006/relationships/hyperlink" Target="https://github.com/nmfs-opensci/quarto-thesis" TargetMode="External"/><Relationship Id="rId106" Type="http://schemas.openxmlformats.org/officeDocument/2006/relationships/hyperlink" Target="https://github.com/orgs/quarto-dev/discussions/1591" TargetMode="External"/><Relationship Id="rId596" Type="http://schemas.openxmlformats.org/officeDocument/2006/relationships/hyperlink" Target="https://github.com/orgs/quarto-dev/discussions/6085" TargetMode="External"/><Relationship Id="rId103" Type="http://schemas.openxmlformats.org/officeDocument/2006/relationships/hyperlink" Target="https://github.com/pachadotdev/pkgsite" TargetMode="External"/><Relationship Id="rId1116" Type="http://schemas.openxmlformats.org/officeDocument/2006/relationships/hyperlink" Target="https://github.com/proctor-ucsf/dcc-handbook" TargetMode="External"/><Relationship Id="rId732" Type="http://schemas.openxmlformats.org/officeDocument/2006/relationships/hyperlink" Target="https://github.com/pulls/review-requested" TargetMode="External"/><Relationship Id="rId1118" Type="http://schemas.openxmlformats.org/officeDocument/2006/relationships/hyperlink" Target="https://github.com/quantmarineecolab/lab-manual" TargetMode="External"/><Relationship Id="rId605" Type="http://schemas.openxmlformats.org/officeDocument/2006/relationships/hyperlink" Target="https://github.com/quarto-dev/quarto-cli/issues" TargetMode="External"/><Relationship Id="rId595" Type="http://schemas.openxmlformats.org/officeDocument/2006/relationships/hyperlink" Target="https://github.com/quarto-dev/quarto-cli/issues/3809" TargetMode="External"/><Relationship Id="rId615" Type="http://schemas.openxmlformats.org/officeDocument/2006/relationships/hyperlink" Target="https://github.com/quarto-dev/quarto-cli/issues/4894" TargetMode="External"/><Relationship Id="rId614" Type="http://schemas.openxmlformats.org/officeDocument/2006/relationships/hyperlink" Target="https://github.com/quarto-dev/quarto-cli/issues?q=is%3Aopen+is%3Aissue+label%3Aepic" TargetMode="External"/><Relationship Id="rId580" Type="http://schemas.openxmlformats.org/officeDocument/2006/relationships/hyperlink" Target="https://github.com/quarto-ext/include-code-files" TargetMode="External"/><Relationship Id="rId263" Type="http://schemas.openxmlformats.org/officeDocument/2006/relationships/hyperlink" Target="https://github.com/r-box/boxr" TargetMode="External"/><Relationship Id="rId929" Type="http://schemas.openxmlformats.org/officeDocument/2006/relationships/hyperlink" Target="https://github.com/r-hub/rhub" TargetMode="External"/><Relationship Id="rId268" Type="http://schemas.openxmlformats.org/officeDocument/2006/relationships/hyperlink" Target="https://github.com/r-lib" TargetMode="External"/><Relationship Id="rId354" Type="http://schemas.openxmlformats.org/officeDocument/2006/relationships/hyperlink" Target="https://github.com/r-lib/actions" TargetMode="External"/><Relationship Id="rId812" Type="http://schemas.openxmlformats.org/officeDocument/2006/relationships/hyperlink" Target="https://github.com/r-lib/actions#where-to-find-help" TargetMode="External"/><Relationship Id="rId504" Type="http://schemas.openxmlformats.org/officeDocument/2006/relationships/hyperlink" Target="https://github.com/r-lib/actions/blob/v2-branch/examples/lint-changed-files.yaml" TargetMode="External"/><Relationship Id="rId906" Type="http://schemas.openxmlformats.org/officeDocument/2006/relationships/hyperlink" Target="https://github.com/r-lib/rig" TargetMode="External"/><Relationship Id="rId860" Type="http://schemas.openxmlformats.org/officeDocument/2006/relationships/hyperlink" Target="https://github.com/romkatv/powerlevel10k" TargetMode="External"/><Relationship Id="rId798" Type="http://schemas.openxmlformats.org/officeDocument/2006/relationships/hyperlink" Target="https://github.com/rossjrw/pr-preview-action" TargetMode="External"/><Relationship Id="rId799" Type="http://schemas.openxmlformats.org/officeDocument/2006/relationships/hyperlink" Target="https://github.com/rossjrw/pr-preview-action?tab=readme-ov-file#only-remove-previews-for-unmerged-prs" TargetMode="External"/><Relationship Id="rId633" Type="http://schemas.openxmlformats.org/officeDocument/2006/relationships/hyperlink" Target="https://github.com/settings/copilot/features" TargetMode="External"/><Relationship Id="rId866" Type="http://schemas.openxmlformats.org/officeDocument/2006/relationships/hyperlink" Target="https://github.com/sharkdp/bat" TargetMode="External"/><Relationship Id="rId865" Type="http://schemas.openxmlformats.org/officeDocument/2006/relationships/hyperlink" Target="https://github.com/sharkdp/fd" TargetMode="External"/><Relationship Id="rId1071" Type="http://schemas.openxmlformats.org/officeDocument/2006/relationships/hyperlink" Target="https://github.com/skills/introduction-to-github" TargetMode="External"/><Relationship Id="rId1112" Type="http://schemas.openxmlformats.org/officeDocument/2006/relationships/hyperlink" Target="https://github.com/thefaylab/lab-manual" TargetMode="External"/><Relationship Id="rId797" Type="http://schemas.openxmlformats.org/officeDocument/2006/relationships/hyperlink" Target="https://github.com/thollander/actions-comment-pull-request" TargetMode="External"/><Relationship Id="rId991" Type="http://schemas.openxmlformats.org/officeDocument/2006/relationships/hyperlink" Target="https://github.com/tmux/tmux/wiki" TargetMode="External"/><Relationship Id="rId943" Type="http://schemas.openxmlformats.org/officeDocument/2006/relationships/hyperlink" Target="https://github.com/ucdavisdatalab" TargetMode="External"/><Relationship Id="rId1055" Type="http://schemas.openxmlformats.org/officeDocument/2006/relationships/hyperlink" Target="https://github.com/ucdavisdatalab/research-toolkits" TargetMode="External"/><Relationship Id="rId622" Type="http://schemas.openxmlformats.org/officeDocument/2006/relationships/hyperlink" Target="https://github.com/ucdavisdatalab/sandbox_git" TargetMode="External"/><Relationship Id="rId952" Type="http://schemas.openxmlformats.org/officeDocument/2006/relationships/hyperlink" Target="https://github.com/ucdavisdatalab/workshop_how-to-data-documentation" TargetMode="External"/><Relationship Id="rId1078" Type="http://schemas.openxmlformats.org/officeDocument/2006/relationships/hyperlink" Target="https://github.com/ucdavisdatalab/workshop_nlp_with_python" TargetMode="External"/><Relationship Id="rId1077" Type="http://schemas.openxmlformats.org/officeDocument/2006/relationships/hyperlink" Target="https://github.com/ucdavisdatalab/workshop_python_basics" TargetMode="External"/><Relationship Id="rId1054"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55" Type="http://schemas.openxmlformats.org/officeDocument/2006/relationships/hyperlink" Target="https://github.com/zsh-users/zsh-autosuggestions" TargetMode="External"/><Relationship Id="rId856" Type="http://schemas.openxmlformats.org/officeDocument/2006/relationships/hyperlink" Target="https://github.com/zsh-users/zsh-syntax-highlighting" TargetMode="External"/><Relationship Id="rId642" Type="http://schemas.openxmlformats.org/officeDocument/2006/relationships/hyperlink" Target="https://gitkraken.com/" TargetMode="External"/><Relationship Id="rId644" Type="http://schemas.openxmlformats.org/officeDocument/2006/relationships/hyperlink" Target="https://gitkraken.com/kepler" TargetMode="External"/><Relationship Id="rId648" Type="http://schemas.openxmlformats.org/officeDocument/2006/relationships/hyperlink" Target="https://gitlab.com/gitlab-org/cli" TargetMode="External"/><Relationship Id="rId653" Type="http://schemas.openxmlformats.org/officeDocument/2006/relationships/hyperlink" Target="https://gitlab.com/gitlab-org/cli#installation" TargetMode="External"/><Relationship Id="rId654" Type="http://schemas.openxmlformats.org/officeDocument/2006/relationships/hyperlink" Target="https://gitlab.com/gitlab-org/cli/-/releases" TargetMode="External"/><Relationship Id="rId896" Type="http://schemas.openxmlformats.org/officeDocument/2006/relationships/hyperlink" Target="https://gitlab.com/missing-cs-quarter-ucd/" TargetMode="External"/><Relationship Id="rId730" Type="http://schemas.openxmlformats.org/officeDocument/2006/relationships/hyperlink" Target="https://google.github.io/eng-practices/review/" TargetMode="External"/><Relationship Id="rId413" Type="http://schemas.openxmlformats.org/officeDocument/2006/relationships/hyperlink" Target="https://google.github.io/styleguide/Rguide.html" TargetMode="External"/><Relationship Id="rId424" Type="http://schemas.openxmlformats.org/officeDocument/2006/relationships/hyperlink" Target="https://google.github.io/styleguide/Rguide.html#use-explicit-returns" TargetMode="External"/><Relationship Id="rId876" Type="http://schemas.openxmlformats.org/officeDocument/2006/relationships/hyperlink" Target="https://google.github.io/styleguide/shellguide.html" TargetMode="External"/><Relationship Id="rId1142" Type="http://schemas.openxmlformats.org/officeDocument/2006/relationships/hyperlink" Target="https://grants.nih.gov" TargetMode="External"/><Relationship Id="rId1099" Type="http://schemas.openxmlformats.org/officeDocument/2006/relationships/hyperlink" Target="https://grantwriting.stanford.edu/resources/funding-train/" TargetMode="External"/><Relationship Id="rId1187" Type="http://schemas.openxmlformats.org/officeDocument/2006/relationships/hyperlink" Target="https://happygitwithr.com/" TargetMode="External"/><Relationship Id="rId668" Type="http://schemas.openxmlformats.org/officeDocument/2006/relationships/hyperlink" Target="https://happygitwithr.com/repeated-amend.html" TargetMode="External"/><Relationship Id="rId660" Type="http://schemas.openxmlformats.org/officeDocument/2006/relationships/hyperlink" Target="https://help.github.com/en/github/collaborating-with-issues-and-pull-requests/creating-a-pull-request#creating-the-pull-request" TargetMode="External"/><Relationship Id="rId332" Type="http://schemas.openxmlformats.org/officeDocument/2006/relationships/hyperlink" Target="https://here.r-lib.org/" TargetMode="External"/><Relationship Id="rId960" Type="http://schemas.openxmlformats.org/officeDocument/2006/relationships/hyperlink" Target="https://hpc.ucdavis.edu/" TargetMode="External"/><Relationship Id="rId325" Type="http://schemas.openxmlformats.org/officeDocument/2006/relationships/hyperlink" Target="https://httr.r-lib.org/" TargetMode="External"/><Relationship Id="rId323" Type="http://schemas.openxmlformats.org/officeDocument/2006/relationships/hyperlink" Target="https://httr2.r-lib.org/" TargetMode="External"/><Relationship Id="rId1034" Type="http://schemas.openxmlformats.org/officeDocument/2006/relationships/hyperlink" Target="https://iet.ucdavis.edu/aggie-ai/ai-tools/chatgpt-edu" TargetMode="External"/><Relationship Id="rId838" Type="http://schemas.openxmlformats.org/officeDocument/2006/relationships/hyperlink" Target="https://iterm2.com/" TargetMode="External"/><Relationship Id="rId110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88" Type="http://schemas.openxmlformats.org/officeDocument/2006/relationships/hyperlink" Target="https://jarl.etiennebacher.com/" TargetMode="External"/><Relationship Id="rId497" Type="http://schemas.openxmlformats.org/officeDocument/2006/relationships/hyperlink" Target="https://jarl.etiennebacher.com/getting-started" TargetMode="External"/><Relationship Id="rId494" Type="http://schemas.openxmlformats.org/officeDocument/2006/relationships/hyperlink" Target="https://jarl.etiennebacher.com/howto/editors" TargetMode="External"/><Relationship Id="rId495" Type="http://schemas.openxmlformats.org/officeDocument/2006/relationships/hyperlink" Target="https://jarl.etiennebacher.com/reference/config-file" TargetMode="External"/><Relationship Id="rId1043" Type="http://schemas.openxmlformats.org/officeDocument/2006/relationships/hyperlink" Target="https://journals.lww.com/epidem/Fulltext/2001/05000/The_Value_of_P.2.aspx" TargetMode="External"/><Relationship Id="rId1140" Type="http://schemas.openxmlformats.org/officeDocument/2006/relationships/hyperlink" Target="https://journals.plos.org/ploscompbiol/article?id=10.1371/journal.pcbi.1003833" TargetMode="External"/><Relationship Id="rId1194" Type="http://schemas.openxmlformats.org/officeDocument/2006/relationships/hyperlink" Target="https://journals.plos.org/plosone/s/authorship" TargetMode="External"/><Relationship Id="rId211" Type="http://schemas.openxmlformats.org/officeDocument/2006/relationships/hyperlink" Target="https://larmarange.github.io/labelled/" TargetMode="External"/><Relationship Id="rId620" Type="http://schemas.openxmlformats.org/officeDocument/2006/relationships/hyperlink" Target="https://learn.github.com/" TargetMode="External"/><Relationship Id="rId976" Type="http://schemas.openxmlformats.org/officeDocument/2006/relationships/hyperlink" Target="https://learn.microsoft.com/en-us/windows/wsl/tutorials/gui-apps" TargetMode="External"/><Relationship Id="rId290" Type="http://schemas.openxmlformats.org/officeDocument/2006/relationships/hyperlink" Target="https://lifecycle.r-lib.org/" TargetMode="External"/><Relationship Id="rId524" Type="http://schemas.openxmlformats.org/officeDocument/2006/relationships/hyperlink" Target="https://lifecycle.r-lib.org/articles/communicate.html" TargetMode="External"/><Relationship Id="rId525" Type="http://schemas.openxmlformats.org/officeDocument/2006/relationships/hyperlink" Target="https://lifecycle.r-lib.org/reference/deprecate_soft.html" TargetMode="External"/><Relationship Id="rId1088" Type="http://schemas.openxmlformats.org/officeDocument/2006/relationships/hyperlink" Target="https://link.springer.com/book/10.1007/978-3-030-98175-4" TargetMode="External"/><Relationship Id="rId1103" Type="http://schemas.openxmlformats.org/officeDocument/2006/relationships/hyperlink" Target="https://link.springer.com/book/9783031537929" TargetMode="External"/><Relationship Id="rId298" Type="http://schemas.openxmlformats.org/officeDocument/2006/relationships/hyperlink" Target="https://lintr.r-lib.org/" TargetMode="External"/><Relationship Id="rId344" Type="http://schemas.openxmlformats.org/officeDocument/2006/relationships/hyperlink" Target="https://lobstr.r-lib.org/" TargetMode="External"/><Relationship Id="rId376" Type="http://schemas.openxmlformats.org/officeDocument/2006/relationships/hyperlink" Target="https://lubridate.tidyverse.org/" TargetMode="External"/><Relationship Id="rId1244" Type="http://schemas.openxmlformats.org/officeDocument/2006/relationships/hyperlink" Target="https://man.openbsd.org/ssh_config" TargetMode="External"/><Relationship Id="rId1246" Type="http://schemas.openxmlformats.org/officeDocument/2006/relationships/hyperlink" Target="https://manpages.debian.org/stable/openssh-client/ssh_config.5.en.html" TargetMode="External"/><Relationship Id="rId1255" Type="http://schemas.openxmlformats.org/officeDocument/2006/relationships/hyperlink" Target="https://mastering-shiny.org/" TargetMode="External"/><Relationship Id="rId1139" Type="http://schemas.openxmlformats.org/officeDocument/2006/relationships/hyperlink" Target="https://medialab.github.io/iwanthue/" TargetMode="External"/><Relationship Id="rId1046" Type="http://schemas.openxmlformats.org/officeDocument/2006/relationships/hyperlink" Target="https://medialab.github.io/iwanthue/?utm_source=Nature+Briefing&amp;utm_campaign=2c68711076-briefing-dy-20211006&amp;utm_medium=email&amp;utm_term=0_c9dfd39373-2c68711076-44335685" TargetMode="External"/><Relationship Id="rId891" Type="http://schemas.openxmlformats.org/officeDocument/2006/relationships/hyperlink" Target="https://medium.com/@jeongwhanchoi/install-tmux-on-osx-and-basics-commands-for-beginners-be22520fd95e" TargetMode="External"/><Relationship Id="rId156" Type="http://schemas.openxmlformats.org/officeDocument/2006/relationships/hyperlink" Target="https://memoise.r-lib.org/" TargetMode="External"/><Relationship Id="rId1209" Type="http://schemas.openxmlformats.org/officeDocument/2006/relationships/hyperlink" Target="https://mentors.fm/2019/08/13/think-and-write-with-leslie-lamport/" TargetMode="External"/><Relationship Id="rId587" Type="http://schemas.openxmlformats.org/officeDocument/2006/relationships/hyperlink" Target="https://mermaid.live/" TargetMode="External"/><Relationship Id="rId1079" Type="http://schemas.openxmlformats.org/officeDocument/2006/relationships/hyperlink" Target="https://mgeier.github.io/git-jupyter.html" TargetMode="External"/><Relationship Id="rId895" Type="http://schemas.openxmlformats.org/officeDocument/2006/relationships/hyperlink" Target="https://missing.cs.ucdavis.edu/" TargetMode="External"/><Relationship Id="rId1094" Type="http://schemas.openxmlformats.org/officeDocument/2006/relationships/hyperlink" Target="https://mitcommlab.mit.edu/be/2023/09/27/toward-an-evenbetterposter-improving-the-betterposter-template/" TargetMode="External"/><Relationship Id="rId428" Type="http://schemas.openxmlformats.org/officeDocument/2006/relationships/hyperlink" Target="https://mllg.github.io/checkmate/" TargetMode="External"/><Relationship Id="rId975" Type="http://schemas.openxmlformats.org/officeDocument/2006/relationships/hyperlink" Target="https://mobaxterm.mobatek.net/" TargetMode="External"/><Relationship Id="rId1159" Type="http://schemas.openxmlformats.org/officeDocument/2006/relationships/hyperlink" Target="https://morrison-lab.github.io/psw/" TargetMode="External"/><Relationship Id="rId1007" Type="http://schemas.openxmlformats.org/officeDocument/2006/relationships/hyperlink" Target="https://morrison-lab.github.io/wai/" TargetMode="External"/><Relationship Id="rId1027" Type="http://schemas.openxmlformats.org/officeDocument/2006/relationships/hyperlink" Target="https://morrison-lab.github.io/wai/chapters/ai-use-policies.html" TargetMode="External"/><Relationship Id="rId1178" Type="http://schemas.openxmlformats.org/officeDocument/2006/relationships/hyperlink" Target="https://morrison-lab.github.io/wai/chapters/ai-use-policies.html#sec-ai-journal-articles" TargetMode="External"/><Relationship Id="rId1028" Type="http://schemas.openxmlformats.org/officeDocument/2006/relationships/hyperlink" Target="https://morrison-lab.github.io/wai/chapters/coding-agents.html" TargetMode="External"/><Relationship Id="rId792" Type="http://schemas.openxmlformats.org/officeDocument/2006/relationships/hyperlink" Target="https://morrison-lab.github.io/wai/chapters/coding-agents.html#sec-ai-addressing-failing-workflows" TargetMode="External"/><Relationship Id="rId151" Type="http://schemas.openxmlformats.org/officeDocument/2006/relationships/hyperlink" Target="https://morrison-lab.github.io/wai/chapters/coding-agents.html#sec-ai-best-practices" TargetMode="External"/><Relationship Id="rId651" Type="http://schemas.openxmlformats.org/officeDocument/2006/relationships/hyperlink" Target="https://morrison-lab.github.io/wai/chapters/coding-agents.html#sec-ai-claude-code-windows" TargetMode="External"/><Relationship Id="rId1029" Type="http://schemas.openxmlformats.org/officeDocument/2006/relationships/hyperlink" Target="https://morrison-lab.github.io/wai/chapters/pr-workflow-with-agents.html" TargetMode="External"/><Relationship Id="rId1124" Type="http://schemas.openxmlformats.org/officeDocument/2006/relationships/hyperlink" Target="https://myidp.sciencecareers.org/" TargetMode="External"/><Relationship Id="rId852" Type="http://schemas.openxmlformats.org/officeDocument/2006/relationships/hyperlink" Target="https://ohmyz.sh/" TargetMode="External"/><Relationship Id="rId1107" Type="http://schemas.openxmlformats.org/officeDocument/2006/relationships/hyperlink" Target="https://openscapes.org/" TargetMode="External"/><Relationship Id="rId1219" Type="http://schemas.openxmlformats.org/officeDocument/2006/relationships/hyperlink" Target="https://osf.io/" TargetMode="External"/><Relationship Id="rId46" Type="http://schemas.openxmlformats.org/officeDocument/2006/relationships/hyperlink" Target="https://osf.io/tgbxr/" TargetMode="External"/><Relationship Id="rId709" Type="http://schemas.openxmlformats.org/officeDocument/2006/relationships/hyperlink" Target="https://p5js.org/contribute/steward_guidelines/" TargetMode="External"/><Relationship Id="rId282" Type="http://schemas.openxmlformats.org/officeDocument/2006/relationships/hyperlink" Target="https://pak.r-lib.org/" TargetMode="External"/><Relationship Id="rId610" Type="http://schemas.openxmlformats.org/officeDocument/2006/relationships/hyperlink" Target="https://pkg.yihui.org/litedown/" TargetMode="External"/><Relationship Id="rId609" Type="http://schemas.openxmlformats.org/officeDocument/2006/relationships/hyperlink" Target="https://pkg.yihui.org/litedown/book/" TargetMode="External"/><Relationship Id="rId276" Type="http://schemas.openxmlformats.org/officeDocument/2006/relationships/hyperlink" Target="https://pkgbuild.r-lib.org/" TargetMode="External"/><Relationship Id="rId99" Type="http://schemas.openxmlformats.org/officeDocument/2006/relationships/hyperlink" Target="https://pkgdown.r-lib.org/" TargetMode="External"/><Relationship Id="rId274" Type="http://schemas.openxmlformats.org/officeDocument/2006/relationships/hyperlink" Target="https://pkgload.r-lib.org/" TargetMode="External"/><Relationship Id="rId1205" Type="http://schemas.openxmlformats.org/officeDocument/2006/relationships/hyperlink" Target="https://plos.org/resource/how-to-store-and-manage-your-data/" TargetMode="External"/><Relationship Id="rId561" Type="http://schemas.openxmlformats.org/officeDocument/2006/relationships/hyperlink" Target="https://plotly.com/r/" TargetMode="External"/><Relationship Id="rId972" Type="http://schemas.openxmlformats.org/officeDocument/2006/relationships/hyperlink" Target="https://posit.co/products/open-source/rstudio-server/" TargetMode="External"/><Relationship Id="rId316" Type="http://schemas.openxmlformats.org/officeDocument/2006/relationships/hyperlink" Target="https://processx.r-lib.org/" TargetMode="External"/><Relationship Id="rId1115" Type="http://schemas.openxmlformats.org/officeDocument/2006/relationships/hyperlink" Target="https://proctor-ucsf.github.io/dcc-handbook/" TargetMode="External"/><Relationship Id="rId95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45" Type="http://schemas.openxmlformats.org/officeDocument/2006/relationships/hyperlink" Target="https://profvis.r-lib.org/" TargetMode="External"/><Relationship Id="rId320" Type="http://schemas.openxmlformats.org/officeDocument/2006/relationships/hyperlink" Target="https://ps.r-lib.org/" TargetMode="External"/><Relationship Id="rId161" Type="http://schemas.openxmlformats.org/officeDocument/2006/relationships/hyperlink" Target="https://purrr.tidyverse.org/" TargetMode="External"/><Relationship Id="rId1117" Type="http://schemas.openxmlformats.org/officeDocument/2006/relationships/hyperlink" Target="https://quantmarineecolab.github.io/lab-manual/" TargetMode="External"/><Relationship Id="rId531" Type="http://schemas.openxmlformats.org/officeDocument/2006/relationships/hyperlink" Target="https://quarto.org/" TargetMode="External"/><Relationship Id="rId576" Type="http://schemas.openxmlformats.org/officeDocument/2006/relationships/hyperlink" Target="https://quarto.org/docs/authoring/cross-references.html" TargetMode="External"/><Relationship Id="rId597" Type="http://schemas.openxmlformats.org/officeDocument/2006/relationships/hyperlink" Target="https://quarto.org/docs/authoring/diagrams.html" TargetMode="External"/><Relationship Id="rId578" Type="http://schemas.openxmlformats.org/officeDocument/2006/relationships/hyperlink" Target="https://quarto.org/docs/authoring/includes.html" TargetMode="External"/><Relationship Id="rId556" Type="http://schemas.openxmlformats.org/officeDocument/2006/relationships/hyperlink" Target="https://quarto.org/docs/books/" TargetMode="External"/><Relationship Id="rId560" Type="http://schemas.openxmlformats.org/officeDocument/2006/relationships/hyperlink" Target="https://quarto.org/docs/dashboards/" TargetMode="External"/><Relationship Id="rId565" Type="http://schemas.openxmlformats.org/officeDocument/2006/relationships/hyperlink" Target="https://quarto.org/docs/gallery/#dashboards" TargetMode="External"/><Relationship Id="rId534" Type="http://schemas.openxmlformats.org/officeDocument/2006/relationships/hyperlink" Target="https://quarto.org/docs/get-started/" TargetMode="External"/><Relationship Id="rId535" Type="http://schemas.openxmlformats.org/officeDocument/2006/relationships/hyperlink" Target="https://quarto.org/docs/guide/" TargetMode="External"/><Relationship Id="rId101" Type="http://schemas.openxmlformats.org/officeDocument/2006/relationships/hyperlink" Target="https://quarto.org/docs/output-formats/html-multi-format.html" TargetMode="External"/><Relationship Id="rId572" Type="http://schemas.openxmlformats.org/officeDocument/2006/relationships/hyperlink" Target="https://quarto.org/docs/projects/profiles.html" TargetMode="External"/><Relationship Id="rId557" Type="http://schemas.openxmlformats.org/officeDocument/2006/relationships/hyperlink" Target="https://quarto.org/docs/publishing/" TargetMode="External"/><Relationship Id="rId601" Type="http://schemas.openxmlformats.org/officeDocument/2006/relationships/hyperlink" Target="https://quarto.org/docs/troubleshooting/" TargetMode="External"/><Relationship Id="rId262" Type="http://schemas.openxmlformats.org/officeDocument/2006/relationships/hyperlink" Target="https://r-box.github.io/boxr/articles/boxr-app-interactive.html#create" TargetMode="External"/><Relationship Id="rId936" Type="http://schemas.openxmlformats.org/officeDocument/2006/relationships/hyperlink" Target="https://r-hub.github.io/cranlogs/" TargetMode="External"/><Relationship Id="rId930" Type="http://schemas.openxmlformats.org/officeDocument/2006/relationships/hyperlink" Target="https://r-hub.github.io/rhub/articles/rhubv2.html" TargetMode="External"/><Relationship Id="rId346" Type="http://schemas.openxmlformats.org/officeDocument/2006/relationships/hyperlink" Target="https://r-lib.github.io/crayon/" TargetMode="External"/><Relationship Id="rId288" Type="http://schemas.openxmlformats.org/officeDocument/2006/relationships/hyperlink" Target="https://r-lib.github.io/pkgcache/" TargetMode="External"/><Relationship Id="rId342" Type="http://schemas.openxmlformats.org/officeDocument/2006/relationships/hyperlink" Target="https://r-lib.github.io/prettyunits/" TargetMode="External"/><Relationship Id="rId1260" Type="http://schemas.openxmlformats.org/officeDocument/2006/relationships/hyperlink" Target="https://r-pkgs.org/" TargetMode="External"/><Relationship Id="rId461" Type="http://schemas.openxmlformats.org/officeDocument/2006/relationships/hyperlink" Target="https://r-pkgs.org/code.html#sec-code-r-landscape" TargetMode="External"/><Relationship Id="rId177" Type="http://schemas.openxmlformats.org/officeDocument/2006/relationships/hyperlink" Target="https://r-pkgs.org/lifecycle.html#sec-lifecycle-version-number" TargetMode="External"/><Relationship Id="rId198" Type="http://schemas.openxmlformats.org/officeDocument/2006/relationships/hyperlink" Target="https://r-pkgs.org/man.html" TargetMode="External"/><Relationship Id="rId179" Type="http://schemas.openxmlformats.org/officeDocument/2006/relationships/hyperlink" Target="https://r-pkgs.org/other-markdown.html#sec-news" TargetMode="External"/><Relationship Id="rId926" Type="http://schemas.openxmlformats.org/officeDocument/2006/relationships/hyperlink" Target="https://r-pkgs.org/release.html" TargetMode="External"/><Relationship Id="rId933" Type="http://schemas.openxmlformats.org/officeDocument/2006/relationships/hyperlink" Target="https://r-pkgs.org/release.html#sec-release-initial" TargetMode="External"/><Relationship Id="rId810" Type="http://schemas.openxmlformats.org/officeDocument/2006/relationships/hyperlink" Target="https://r-pkgs.org/software-development-practices.html#sec-sw-dev-practices-ci" TargetMode="External"/><Relationship Id="rId137" Type="http://schemas.openxmlformats.org/officeDocument/2006/relationships/hyperlink" Target="https://r-pkgs.org/testing-basics.html" TargetMode="External"/><Relationship Id="rId1262" Type="http://schemas.openxmlformats.org/officeDocument/2006/relationships/hyperlink" Target="https://r4ds.hadley.nz/" TargetMode="External"/><Relationship Id="rId536" Type="http://schemas.openxmlformats.org/officeDocument/2006/relationships/hyperlink" Target="https://r4ds.hadley.nz/quarto.html" TargetMode="External"/><Relationship Id="rId404" Type="http://schemas.openxmlformats.org/officeDocument/2006/relationships/hyperlink" Target="https://r4ds.hadley.nz/workflow-help.html#making-a-reprex" TargetMode="External"/><Relationship Id="rId309" Type="http://schemas.openxmlformats.org/officeDocument/2006/relationships/hyperlink" Target="https://r6.r-lib.org/" TargetMode="External"/><Relationship Id="rId985" Type="http://schemas.openxmlformats.org/officeDocument/2006/relationships/hyperlink" Target="https://ragg.r-lib.org/" TargetMode="External"/><Relationship Id="rId278" Type="http://schemas.openxmlformats.org/officeDocument/2006/relationships/hyperlink" Target="https://rcmdcheck.r-lib.org/" TargetMode="External"/><Relationship Id="rId367" Type="http://schemas.openxmlformats.org/officeDocument/2006/relationships/hyperlink" Target="https://readr.tidyverse.org/" TargetMode="External"/><Relationship Id="rId280" Type="http://schemas.openxmlformats.org/officeDocument/2006/relationships/hyperlink" Target="https://remotes.r-lib.org/" TargetMode="External"/><Relationship Id="rId40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53" Type="http://schemas.openxmlformats.org/officeDocument/2006/relationships/hyperlink" Target="https://researchdata.princeton.edu/research-lifecycle-guide/publishing-and-preservation/dois" TargetMode="External"/><Relationship Id="rId284" Type="http://schemas.openxmlformats.org/officeDocument/2006/relationships/hyperlink" Target="https://revdepcheck.r-lib.org/" TargetMode="External"/><Relationship Id="rId350" Type="http://schemas.openxmlformats.org/officeDocument/2006/relationships/hyperlink" Target="https://rex.r-lib.org/" TargetMode="External"/><Relationship Id="rId301" Type="http://schemas.openxmlformats.org/officeDocument/2006/relationships/hyperlink" Target="https://rlang.r-lib.org/" TargetMode="External"/><Relationship Id="rId181" Type="http://schemas.openxmlformats.org/officeDocument/2006/relationships/hyperlink" Target="https://rmarkdown.rstudio.com/" TargetMode="External"/><Relationship Id="rId113" Type="http://schemas.openxmlformats.org/officeDocument/2006/relationships/hyperlink" Target="https://roxygen2.r-lib.org/" TargetMode="External"/><Relationship Id="rId197" Type="http://schemas.openxmlformats.org/officeDocument/2006/relationships/hyperlink" Target="https://roxygen2.r-lib.org/articles/rd.html" TargetMode="External"/><Relationship Id="rId194" Type="http://schemas.openxmlformats.org/officeDocument/2006/relationships/hyperlink" Target="https://roxygen2.r-lib.org/articles/rd.html#inheriting-documentation" TargetMode="External"/><Relationship Id="rId1058" Type="http://schemas.openxmlformats.org/officeDocument/2006/relationships/hyperlink" Target="https://rstudio.github.io/cheatsheets/html/data-transformation.html" TargetMode="External"/><Relationship Id="rId1060" Type="http://schemas.openxmlformats.org/officeDocument/2006/relationships/hyperlink" Target="https://rstudio.github.io/cheatsheets/html/data-visualization.html" TargetMode="External"/><Relationship Id="rId1062" Type="http://schemas.openxmlformats.org/officeDocument/2006/relationships/hyperlink" Target="https://rstudio.github.io/cheatsheets/html/rmarkdown.html" TargetMode="External"/><Relationship Id="rId1059" Type="http://schemas.openxmlformats.org/officeDocument/2006/relationships/hyperlink" Target="https://rstudio.github.io/cheatsheets/html/tidyr.html" TargetMode="External"/><Relationship Id="rId562" Type="http://schemas.openxmlformats.org/officeDocument/2006/relationships/hyperlink" Target="https://rstudio.github.io/leaflet/" TargetMode="External"/><Relationship Id="rId398" Type="http://schemas.openxmlformats.org/officeDocument/2006/relationships/hyperlink" Target="https://rstudio.github.io/renv/" TargetMode="External"/><Relationship Id="rId816" Type="http://schemas.openxmlformats.org/officeDocument/2006/relationships/hyperlink" Target="https://rstudio.github.io/shinycoreci/" TargetMode="External"/><Relationship Id="rId699" Type="http://schemas.openxmlformats.org/officeDocument/2006/relationships/hyperlink" Target="https://rtyley.github.io/bfg-repo-cleaner/" TargetMode="External"/><Relationship Id="rId357" Type="http://schemas.openxmlformats.org/officeDocument/2006/relationships/hyperlink" Target="https://rviews.rstudio.com/2017/06/08/what-is-the-tidyverse/" TargetMode="External"/><Relationship Id="rId1061" Type="http://schemas.openxmlformats.org/officeDocument/2006/relationships/hyperlink" Target="https://s3.amazonaws.com/assets.datacamp.com/blog_assets/datatable_Cheat_Sheet_R.pdf" TargetMode="External"/><Relationship Id="rId335" Type="http://schemas.openxmlformats.org/officeDocument/2006/relationships/hyperlink" Target="https://scales.r-lib.org/" TargetMode="External"/><Relationship Id="rId453" Type="http://schemas.openxmlformats.org/officeDocument/2006/relationships/hyperlink" Target="https://sembr.org/" TargetMode="External"/><Relationship Id="rId628"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38" Type="http://schemas.openxmlformats.org/officeDocument/2006/relationships/hyperlink" Target="https://sessioninfo.r-lib.org/" TargetMode="External"/><Relationship Id="rId1228" Type="http://schemas.openxmlformats.org/officeDocument/2006/relationships/hyperlink" Target="https://sethrobertson.github.io/GitFixUm/fixup.html" TargetMode="External"/><Relationship Id="rId564" Type="http://schemas.openxmlformats.org/officeDocument/2006/relationships/hyperlink" Target="https://shiny.posit.co/" TargetMode="External"/><Relationship Id="rId1234" Type="http://schemas.openxmlformats.org/officeDocument/2006/relationships/hyperlink" Target="https://slurm.schedmd.com/salloc.html" TargetMode="External"/><Relationship Id="rId1236" Type="http://schemas.openxmlformats.org/officeDocument/2006/relationships/hyperlink" Target="https://slurm.schedmd.com/sattach.html" TargetMode="External"/><Relationship Id="rId1238" Type="http://schemas.openxmlformats.org/officeDocument/2006/relationships/hyperlink" Target="https://slurm.schedmd.com/sbatch.html" TargetMode="External"/><Relationship Id="rId1240" Type="http://schemas.openxmlformats.org/officeDocument/2006/relationships/hyperlink" Target="https://slurm.schedmd.com/squeue.html" TargetMode="External"/><Relationship Id="rId1242" Type="http://schemas.openxmlformats.org/officeDocument/2006/relationships/hyperlink" Target="https://slurm.schedmd.com/srun.html" TargetMode="External"/><Relationship Id="rId248" Type="http://schemas.openxmlformats.org/officeDocument/2006/relationships/hyperlink" Target="https://softwareengineering.stackexchange.com/questions/133404/what-is-the-ideal-length-of-a-method-for-you" TargetMode="External"/><Relationship Id="rId974" Type="http://schemas.openxmlformats.org/officeDocument/2006/relationships/hyperlink" Target="https://sourceforge.net/projects/vcxsrv/" TargetMode="External"/><Relationship Id="rId621" Type="http://schemas.openxmlformats.org/officeDocument/2006/relationships/hyperlink" Target="https://sp19.datastructur.es/materials/guides/using-git#b-local-repositories-narrative-introduction" TargetMode="External"/><Relationship Id="rId657" Type="http://schemas.openxmlformats.org/officeDocument/2006/relationships/hyperlink" Target="https://sp19.datastructur.es/materials/guides/using-git#e-git-branching-advanced-git-optional" TargetMode="External"/><Relationship Id="rId222" Type="http://schemas.openxmlformats.org/officeDocument/2006/relationships/hyperlink" Target="https://spin.atomicobject.com/2017/11/01/good-variable-names/" TargetMode="External"/><Relationship Id="rId88" Type="http://schemas.openxmlformats.org/officeDocument/2006/relationships/hyperlink" Target="https://spinningcode.org/2024/05/tool-building/" TargetMode="External"/><Relationship Id="rId509" Type="http://schemas.openxmlformats.org/officeDocument/2006/relationships/hyperlink" Target="https://stackoverflow.com/questions/21435339/data-table-vs-dplyr-can-one-do-something-well-the-other-cant-or-does-poorly/27840349#27840349" TargetMode="External"/><Relationship Id="rId386" Type="http://schemas.openxmlformats.org/officeDocument/2006/relationships/hyperlink" Target="https://stackoverflow.com/questions/28125816/r-standard-evaluation-for-join-dplyr" TargetMode="External"/><Relationship Id="rId247" Type="http://schemas.openxmlformats.org/officeDocument/2006/relationships/hyperlink" Target="https://stackoverflow.com/questions/475675/when-is-a-function-too-long" TargetMode="External"/><Relationship Id="rId861" Type="http://schemas.openxmlformats.org/officeDocument/2006/relationships/hyperlink" Target="https://starship.rs/" TargetMode="External"/><Relationship Id="rId351" Type="http://schemas.openxmlformats.org/officeDocument/2006/relationships/hyperlink" Target="https://stringr.tidyverse.org/" TargetMode="External"/><Relationship Id="rId414" Type="http://schemas.openxmlformats.org/officeDocument/2006/relationships/hyperlink" Target="https://style.tidyverse.org/" TargetMode="External"/><Relationship Id="rId348" Type="http://schemas.openxmlformats.org/officeDocument/2006/relationships/hyperlink" Target="https://styler.r-lib.org/" TargetMode="External"/><Relationship Id="rId207" Type="http://schemas.openxmlformats.org/officeDocument/2006/relationships/hyperlink" Target="https://support.posit.co/hc/en-us/articles/200484568-Code-Folding-and-Sections" TargetMode="External"/><Relationship Id="rId836" Type="http://schemas.openxmlformats.org/officeDocument/2006/relationships/hyperlink" Target="https://sw.kovidgoyal.net/kitty/" TargetMode="External"/><Relationship Id="rId379" Type="http://schemas.openxmlformats.org/officeDocument/2006/relationships/hyperlink" Target="https://tavareshugo.github.io/data_carpentry_extras/base-r_tidyverse_equivalents/base-r_tidyverse_equivalents.html" TargetMode="External"/><Relationship Id="rId1097" Type="http://schemas.openxmlformats.org/officeDocument/2006/relationships/hyperlink" Target="https://teampublichealth.substack.com/" TargetMode="External"/><Relationship Id="rId114" Type="http://schemas.openxmlformats.org/officeDocument/2006/relationships/hyperlink" Target="https://testthat.r-lib.org/" TargetMode="External"/><Relationship Id="rId132" Type="http://schemas.openxmlformats.org/officeDocument/2006/relationships/hyperlink" Target="https://testthat.r-lib.org/articles/snapshotting.html" TargetMode="External"/><Relationship Id="rId1111" Type="http://schemas.openxmlformats.org/officeDocument/2006/relationships/hyperlink" Target="https://thefaylab.github.io/lab-manual/" TargetMode="External"/><Relationship Id="rId409" Type="http://schemas.openxmlformats.org/officeDocument/2006/relationships/hyperlink" Target="https://thinkr-open.github.io/gitdown/" TargetMode="External"/><Relationship Id="rId675" Type="http://schemas.openxmlformats.org/officeDocument/2006/relationships/hyperlink" Target="https://thinkr-open.github.io/gitlabr/" TargetMode="External"/><Relationship Id="rId371" Type="http://schemas.openxmlformats.org/officeDocument/2006/relationships/hyperlink" Target="https://tibble.tidyverse.org/" TargetMode="External"/><Relationship Id="rId364" Type="http://schemas.openxmlformats.org/officeDocument/2006/relationships/hyperlink" Target="https://tidyr.tidyverse.org/" TargetMode="External"/><Relationship Id="rId522" Type="http://schemas.openxmlformats.org/officeDocument/2006/relationships/hyperlink" Target="https://tidyselect.r-lib.org/" TargetMode="External"/><Relationship Id="rId473" Type="http://schemas.openxmlformats.org/officeDocument/2006/relationships/hyperlink" Target="https://tidyverse.org/blog/2017/12/styler-1.0.0/" TargetMode="External"/><Relationship Id="rId672" Type="http://schemas.openxmlformats.org/officeDocument/2006/relationships/hyperlink" Target="https://tidyverse.org/blog/2017/12/workflow-vs-script/" TargetMode="External"/><Relationship Id="rId1267" Type="http://schemas.openxmlformats.org/officeDocument/2006/relationships/hyperlink" Target="https://ucd-serg.github.io/lab-manual/appendix-copilot-instructions.html" TargetMode="External"/><Relationship Id="rId1269" Type="http://schemas.openxmlformats.org/officeDocument/2006/relationships/hyperlink" Target="https://ucd-serg.github.io/lab-manual/appendix-copilot-setup-steps.html" TargetMode="External"/><Relationship Id="rId913" Type="http://schemas.openxmlformats.org/officeDocument/2006/relationships/hyperlink" Target="https://ucd-serg.github.io/lab-manual/coding-practices.html#file-headers" TargetMode="External"/><Relationship Id="rId916" Type="http://schemas.openxmlformats.org/officeDocument/2006/relationships/hyperlink" Target="https://ucd-serg.github.io/lab-manual/coding-practices.html#function-documentation" TargetMode="External"/><Relationship Id="rId1041" Type="http://schemas.openxmlformats.org/officeDocument/2006/relationships/hyperlink" Target="https://ucd-serg.github.io/lab-manual/coding-style.html" TargetMode="External"/><Relationship Id="rId919" Type="http://schemas.openxmlformats.org/officeDocument/2006/relationships/hyperlink" Target="https://ucd-serg.github.io/lab-manual/unix.html#example-code-for-runfilesavelogs" TargetMode="External"/><Relationship Id="rId1056" Type="http://schemas.openxmlformats.org/officeDocument/2006/relationships/hyperlink" Target="https://ucdavisdatalab.github.io/install_guides/" TargetMode="External"/><Relationship Id="rId1053" Type="http://schemas.openxmlformats.org/officeDocument/2006/relationships/hyperlink" Target="https://ucdavisdatalab.github.io/workshop_index/" TargetMode="External"/><Relationship Id="rId1032"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81" Type="http://schemas.openxmlformats.org/officeDocument/2006/relationships/hyperlink" Target="https://ucjug.github.io/workshop_julia_basics/" TargetMode="External"/><Relationship Id="rId111" Type="http://schemas.openxmlformats.org/officeDocument/2006/relationships/hyperlink" Target="https://usethis.r-lib.org/" TargetMode="External"/><Relationship Id="rId303" Type="http://schemas.openxmlformats.org/officeDocument/2006/relationships/hyperlink" Target="https://vctrs.r-lib.org/" TargetMode="External"/><Relationship Id="rId296" Type="http://schemas.openxmlformats.org/officeDocument/2006/relationships/hyperlink" Target="https://waldo.r-lib.org/" TargetMode="External"/><Relationship Id="rId832" Type="http://schemas.openxmlformats.org/officeDocument/2006/relationships/hyperlink" Target="https://wezfurlong.org/wezterm/" TargetMode="External"/><Relationship Id="rId977" Type="http://schemas.openxmlformats.org/officeDocument/2006/relationships/hyperlink" Target="https://wiki.archlinux.org/title/Wayland" TargetMode="External"/><Relationship Id="rId988" Type="http://schemas.openxmlformats.org/officeDocument/2006/relationships/hyperlink" Target="https://wiki.x2go.org/" TargetMode="External"/><Relationship Id="rId305" Type="http://schemas.openxmlformats.org/officeDocument/2006/relationships/hyperlink" Target="https://withr.r-lib.org/" TargetMode="External"/><Relationship Id="rId815" Type="http://schemas.openxmlformats.org/officeDocument/2006/relationships/hyperlink" Target="https://woodpecker-ci.org/" TargetMode="External"/><Relationship Id="rId1083" Type="http://schemas.openxmlformats.org/officeDocument/2006/relationships/hyperlink" Target="https://www.anthropic.com/institute/recursive-self-improvement" TargetMode="External"/><Relationship Id="rId1171" Type="http://schemas.openxmlformats.org/officeDocument/2006/relationships/hyperlink" Target="https://www.biorxiv.org/" TargetMode="External"/><Relationship Id="rId385" Type="http://schemas.openxmlformats.org/officeDocument/2006/relationships/hyperlink" Target="https://www.brodrigues.co/blog/2016-07-18-data-frame-columns-as-arguments-to-dplyr-functions/" TargetMode="External"/><Relationship Id="rId1002" Type="http://schemas.openxmlformats.org/officeDocument/2006/relationships/hyperlink" Target="https://www.chriswrites.com/how-to-change-file-permissions-using-the-terminal/" TargetMode="External"/><Relationship Id="rId212" Type="http://schemas.openxmlformats.org/officeDocument/2006/relationships/hyperlink" Target="https://www.danieldsjoberg.com/gtsummary/" TargetMode="External"/><Relationship Id="rId1051"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681" Type="http://schemas.openxmlformats.org/officeDocument/2006/relationships/hyperlink" Target="https://www.git-scm.com/docs/gitignore#_pattern_format" TargetMode="External"/><Relationship Id="rId791" Type="http://schemas.openxmlformats.org/officeDocument/2006/relationships/hyperlink" Target="https://www.githubstatus.com/" TargetMode="External"/><Relationship Id="rId1102" Type="http://schemas.openxmlformats.org/officeDocument/2006/relationships/hyperlink" Target="https://www.globalcodeofconduct.org/" TargetMode="External"/><Relationship Id="rId992" Type="http://schemas.openxmlformats.org/officeDocument/2006/relationships/hyperlink" Target="https://www.gnu.org/software/screen/" TargetMode="External"/><Relationship Id="rId887" Type="http://schemas.openxmlformats.org/officeDocument/2006/relationships/hyperlink" Target="https://www.howtogeek.com/118594/how-to-edit-your-system-path-for-easy-command-line-access/" TargetMode="External"/><Relationship Id="rId563" Type="http://schemas.openxmlformats.org/officeDocument/2006/relationships/hyperlink" Target="https://www.htmlwidgets.org/" TargetMode="External"/><Relationship Id="rId1170" Type="http://schemas.openxmlformats.org/officeDocument/2006/relationships/hyperlink" Target="https://www.medrxiv.org/" TargetMode="External"/><Relationship Id="rId1134" Type="http://schemas.openxmlformats.org/officeDocument/2006/relationships/hyperlink" Target="https://www.nature.com/articles/d41586-021-03603-2" TargetMode="External"/><Relationship Id="rId1100" Type="http://schemas.openxmlformats.org/officeDocument/2006/relationships/hyperlink" Target="https://www.niaid.nih.gov/grants-contracts/write-grant-application" TargetMode="External"/><Relationship Id="rId471" Type="http://schemas.openxmlformats.org/officeDocument/2006/relationships/hyperlink" Target="https://www.r-bloggers.com/align-assign-rstudio-addin-to-align-assignment-operators/" TargetMode="External"/><Relationship Id="rId388" Type="http://schemas.openxmlformats.org/officeDocument/2006/relationships/hyperlink" Target="https://www.rdocumentation.org/packages/feather/versions/0.3.3" TargetMode="External"/><Relationship Id="rId474" Type="http://schemas.openxmlformats.org/officeDocument/2006/relationships/hyperlink" Target="https://www.rdocumentation.org/packages/styler/versions/1.1.0/topics/style_dir" TargetMode="External"/><Relationship Id="rId245" Type="http://schemas.openxmlformats.org/officeDocument/2006/relationships/hyperlink" Target="https://www.reddit.com/r/learnprogramming/comments/47avb5/one_long_function_2001000_lines_of_codes_or_one/" TargetMode="External"/><Relationship Id="rId81" Type="http://schemas.openxmlformats.org/officeDocument/2006/relationships/hyperlink" Target="https://www.repostatus.org/" TargetMode="External"/><Relationship Id="rId1092" Type="http://schemas.openxmlformats.org/officeDocument/2006/relationships/hyperlink" Target="https://www.sciencedirect.com/science/article/pii/S1471491423000928" TargetMode="External"/><Relationship Id="rId882" Type="http://schemas.openxmlformats.org/officeDocument/2006/relationships/hyperlink" Target="https://www.shellcheck.net/" TargetMode="External"/><Relationship Id="rId246" Type="http://schemas.openxmlformats.org/officeDocument/2006/relationships/hyperlink" Target="https://www.sololearn.com/en/Discuss/1278705/optimal-number-of-lines-of-code-of-functions" TargetMode="External"/><Relationship Id="rId360" Type="http://schemas.openxmlformats.org/officeDocument/2006/relationships/hyperlink" Target="https://www.tidyverse.org/" TargetMode="External"/><Relationship Id="rId523" Type="http://schemas.openxmlformats.org/officeDocument/2006/relationships/hyperlink" Target="https://www.tidyverse.org/blog/2022/10/tidyselect-1-2-0/" TargetMode="External"/><Relationship Id="rId1125" Type="http://schemas.openxmlformats.org/officeDocument/2006/relationships/hyperlink" Target="https://www.training.nih.gov/career-services/" TargetMode="External"/><Relationship Id="rId973" Type="http://schemas.openxmlformats.org/officeDocument/2006/relationships/hyperlink" Target="https://www.xquartz.org/" TargetMode="External"/><Relationship Id="rId1135" Type="http://schemas.openxmlformats.org/officeDocument/2006/relationships/hyperlink" Target="https://www.youtube.com/watch?v=1RwJbhkCA58" TargetMode="External"/><Relationship Id="rId1093"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83" Type="http://schemas.openxmlformats.org/officeDocument/2006/relationships/hyperlink" Target="https://www.youtube.com/watch?v=nERXS3ssntw" TargetMode="External"/><Relationship Id="rId109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252" Type="http://schemas.openxmlformats.org/officeDocument/2006/relationships/hyperlink" Target="@sec-avoid-nesting" TargetMode="External"/><Relationship Id="rId39" Type="http://schemas.openxmlformats.org/officeDocument/2006/relationships/hyperlink" Target="@sec-collab-dev" TargetMode="External"/><Relationship Id="rId23" Type="http://schemas.openxmlformats.org/officeDocument/2006/relationships/hyperlink" Target="@sec-direct-hyperlinks" TargetMode="External"/><Relationship Id="rId1132" Type="http://schemas.openxmlformats.org/officeDocument/2006/relationships/hyperlink" Target="@sec-show-dont-tell" TargetMode="External"/><Relationship Id="rId189" Type="http://schemas.openxmlformats.org/officeDocument/2006/relationships/hyperlink" Target="@sec-style-auto-style" TargetMode="External"/><Relationship Id="rId961" Type="http://schemas.openxmlformats.org/officeDocument/2006/relationships/hyperlink" Target="assets/files/PHS_Shared_Compute_Environments.pdf" TargetMode="External"/><Relationship Id="rId44" Type="http://schemas.openxmlformats.org/officeDocument/2006/relationships/hyperlink" Target="clinicaltrials.gov" TargetMode="External"/><Relationship Id="rId58" Type="http://schemas.openxmlformats.org/officeDocument/2006/relationships/hyperlink" Target="github.com" TargetMode="External"/><Relationship Id="rId1064" Type="http://schemas.openxmlformats.org/officeDocument/2006/relationships/hyperlink" Target="http://adv-r.had.co.nz/Style.html" TargetMode="External"/><Relationship Id="rId1138" Type="http://schemas.openxmlformats.org/officeDocument/2006/relationships/hyperlink" Target="http://colorbrewer2.org/" TargetMode="External"/><Relationship Id="rId1192" Type="http://schemas.openxmlformats.org/officeDocument/2006/relationships/hyperlink" Target="http://creativecommons.org/licenses/by-nc/4.0/" TargetMode="External"/><Relationship Id="rId477" Type="http://schemas.openxmlformats.org/officeDocument/2006/relationships/hyperlink" Target="http://styler.r-lib.org/articles/customizing_styler.html" TargetMode="External"/><Relationship Id="rId1045" Type="http://schemas.openxmlformats.org/officeDocument/2006/relationships/hyperlink" Target="http://www.cookbook-r.com/Graphs/Colors_(ggplot2)/#a-colorblind-friendly-palette" TargetMode="External"/><Relationship Id="rId19" Type="http://schemas.openxmlformats.org/officeDocument/2006/relationships/hyperlink" Target="http://www.icmje.org/recommendations/browse/roles-and-responsibilities/defining-the-role-of-authors-and-contributors.html" TargetMode="External"/><Relationship Id="rId766" Type="http://schemas.openxmlformats.org/officeDocument/2006/relationships/hyperlink" Target="https://about.codecov.io" TargetMode="External"/><Relationship Id="rId674" Type="http://schemas.openxmlformats.org/officeDocument/2006/relationships/hyperlink" Target="https://about.gitlab.com/" TargetMode="External"/><Relationship Id="rId384" Type="http://schemas.openxmlformats.org/officeDocument/2006/relationships/hyperlink" Target="https://adv-r.hadley.nz/evaluation.html" TargetMode="External"/><Relationship Id="rId436" Type="http://schemas.openxmlformats.org/officeDocument/2006/relationships/hyperlink" Target="https://adv-r.hadley.nz/functionals.html#purrr-style" TargetMode="External"/><Relationship Id="rId143" Type="http://schemas.openxmlformats.org/officeDocument/2006/relationships/hyperlink" Target="https://adv-r.hadley.nz/perf-improve.html" TargetMode="External"/><Relationship Id="rId142" Type="http://schemas.openxmlformats.org/officeDocument/2006/relationships/hyperlink" Target="https://adv-r.hadley.nz/perf-measure.html" TargetMode="External"/><Relationship Id="rId834" Type="http://schemas.openxmlformats.org/officeDocument/2006/relationships/hyperlink" Target="https://alacritty.org/" TargetMode="External"/><Relationship Id="rId100" Type="http://schemas.openxmlformats.org/officeDocument/2006/relationships/hyperlink" Target="https://altdoc.etiennebacher.com/" TargetMode="External"/><Relationship Id="rId1105" Type="http://schemas.openxmlformats.org/officeDocument/2006/relationships/hyperlink" Target="https://arca-dpss.github.io/manual-open-science/" TargetMode="External"/><Relationship Id="rId144" Type="http://schemas.openxmlformats.org/officeDocument/2006/relationships/hyperlink" Target="https://bench.r-lib.org/" TargetMode="External"/><Relationship Id="rId389" Type="http://schemas.openxmlformats.org/officeDocument/2006/relationships/hyperlink" Target="https://blog.rstudio.com/2016/03/29/feather/" TargetMode="External"/><Relationship Id="rId205" Type="http://schemas.openxmlformats.org/officeDocument/2006/relationships/hyperlink" Target="https://blog.rstudio.com/2020/12/02/rstudio-v1-4-preview-little-things/" TargetMode="External"/><Relationship Id="rId318" Type="http://schemas.openxmlformats.org/officeDocument/2006/relationships/hyperlink" Target="https://callr.r-lib.org/" TargetMode="External"/><Relationship Id="rId647" Type="http://schemas.openxmlformats.org/officeDocument/2006/relationships/hyperlink" Target="https://cli.github.com/" TargetMode="External"/><Relationship Id="rId307" Type="http://schemas.openxmlformats.org/officeDocument/2006/relationships/hyperlink" Target="https://cli.r-lib.org/" TargetMode="External"/><Relationship Id="rId728" Type="http://schemas.openxmlformats.org/officeDocument/2006/relationships/hyperlink" Target="https://code-review.tidyverse.org/" TargetMode="External"/><Relationship Id="rId729" Type="http://schemas.openxmlformats.org/officeDocument/2006/relationships/hyperlink" Target="https://code-review.tidyverse.org/#acknowledgements" TargetMode="External"/><Relationship Id="rId1073" Type="http://schemas.openxmlformats.org/officeDocument/2006/relationships/hyperlink" Target="https://code.claude.com/docs/en/claude-code-on-the-web#auto-fix-pull-requests" TargetMode="External"/><Relationship Id="rId1074" Type="http://schemas.openxmlformats.org/officeDocument/2006/relationships/hyperlink" Target="https://code.claude.com/docs/en/workflows" TargetMode="External"/><Relationship Id="rId1068" Type="http://schemas.openxmlformats.org/officeDocument/2006/relationships/hyperlink" Target="https://codeberg.org/r-codeberg" TargetMode="External"/><Relationship Id="rId814" Type="http://schemas.openxmlformats.org/officeDocument/2006/relationships/hyperlink" Target="https://codeberg.org/r-codeberg/migration-guide" TargetMode="External"/><Relationship Id="rId216" Type="http://schemas.openxmlformats.org/officeDocument/2006/relationships/hyperlink" Target="https://cognitect.com/blog/2011/11/15/documenting-architecture-decisions" TargetMode="External"/><Relationship Id="rId982" Type="http://schemas.openxmlformats.org/officeDocument/2006/relationships/hyperlink" Target="https://conda-forge.org/" TargetMode="External"/><Relationship Id="rId1113" Type="http://schemas.openxmlformats.org/officeDocument/2006/relationships/hyperlink" Target="https://contextlab.github.io/lab-manual/" TargetMode="External"/><Relationship Id="rId294" Type="http://schemas.openxmlformats.org/officeDocument/2006/relationships/hyperlink" Target="https://covr.r-lib.org/" TargetMode="External"/><Relationship Id="rId311" Type="http://schemas.openxmlformats.org/officeDocument/2006/relationships/hyperlink" Target="https://cpp11.r-lib.org/" TargetMode="External"/><Relationship Id="rId925" Type="http://schemas.openxmlformats.org/officeDocument/2006/relationships/hyperlink" Target="https://cran.r-project.org/" TargetMode="External"/><Relationship Id="rId433" Type="http://schemas.openxmlformats.org/officeDocument/2006/relationships/hyperlink" Target="https://cran.r-project.org/package=assertthat" TargetMode="External"/><Relationship Id="rId429" Type="http://schemas.openxmlformats.org/officeDocument/2006/relationships/hyperlink" Target="https://cran.r-project.org/package=checkmate" TargetMode="External"/><Relationship Id="rId1176" Type="http://schemas.openxmlformats.org/officeDocument/2006/relationships/hyperlink" Target="https://cran.r-project.org/package=flexlsx" TargetMode="External"/><Relationship Id="rId986" Type="http://schemas.openxmlformats.org/officeDocument/2006/relationships/hyperlink" Target="https://cran.r-project.org/package=httpgd" TargetMode="External"/><Relationship Id="rId127" Type="http://schemas.openxmlformats.org/officeDocument/2006/relationships/hyperlink" Target="https://cran.r-project.org/package=snapr" TargetMode="External"/><Relationship Id="rId128" Type="http://schemas.openxmlformats.org/officeDocument/2006/relationships/hyperlink" Target="https://cran.r-project.org/package=ssdtools" TargetMode="External"/><Relationship Id="rId483" Type="http://schemas.openxmlformats.org/officeDocument/2006/relationships/hyperlink" Target="https://cran.r-project.org/web/packages/lintr/readme/README.html#available-linters" TargetMode="External"/><Relationship Id="rId486" Type="http://schemas.openxmlformats.org/officeDocument/2006/relationships/hyperlink" Target="https://cran.r-project.org/web/packages/lintr/readme/README.html#project-configuration" TargetMode="External"/><Relationship Id="rId931" Type="http://schemas.openxmlformats.org/officeDocument/2006/relationships/hyperlink" Target="https://cran.r-project.org/web/packages/policies.html" TargetMode="External"/><Relationship Id="rId20" Type="http://schemas.openxmlformats.org/officeDocument/2006/relationships/hyperlink" Target="https://credit.niso.org/" TargetMode="External"/><Relationship Id="rId568" Type="http://schemas.openxmlformats.org/officeDocument/2006/relationships/hyperlink" Target="https://d-morrison.github.io/rme/" TargetMode="External"/><Relationship Id="rId89" Type="http://schemas.openxmlformats.org/officeDocument/2006/relationships/hyperlink" Target="https://d-morrison.github.io/snapr/" TargetMode="External"/><Relationship Id="rId951" Type="http://schemas.openxmlformats.org/officeDocument/2006/relationships/hyperlink" Target="https://data-dict.tidyverse.org/" TargetMode="External"/><Relationship Id="rId1196" Type="http://schemas.openxmlformats.org/officeDocument/2006/relationships/hyperlink" Target="https://datadryad.org/" TargetMode="External"/><Relationship Id="rId1175" Type="http://schemas.openxmlformats.org/officeDocument/2006/relationships/hyperlink" Target="https://davidgohel.github.io/flextable/" TargetMode="External"/><Relationship Id="rId286" Type="http://schemas.openxmlformats.org/officeDocument/2006/relationships/hyperlink" Target="https://desc.r-lib.org/" TargetMode="External"/><Relationship Id="rId1258" Type="http://schemas.openxmlformats.org/officeDocument/2006/relationships/hyperlink" Target="https://design.tidyverse.org/" TargetMode="External"/><Relationship Id="rId415" Type="http://schemas.openxmlformats.org/officeDocument/2006/relationships/hyperlink" Target="https://design.tidyverse.org/important-args-first.html" TargetMode="External"/><Relationship Id="rId640" Type="http://schemas.openxmlformats.org/officeDocument/2006/relationships/hyperlink" Target="https://desktop.github.com/" TargetMode="External"/><Relationship Id="rId112" Type="http://schemas.openxmlformats.org/officeDocument/2006/relationships/hyperlink" Target="https://devtools.r-lib.org/" TargetMode="External"/><Relationship Id="rId868" Type="http://schemas.openxmlformats.org/officeDocument/2006/relationships/hyperlink" Target="https://direnv.net/" TargetMode="External"/><Relationship Id="rId811" Type="http://schemas.openxmlformats.org/officeDocument/2006/relationships/hyperlink" Target="https://docs.github.com/en/actions" TargetMode="External"/><Relationship Id="rId780" Type="http://schemas.openxmlformats.org/officeDocument/2006/relationships/hyperlink" Target="https://docs.github.com/en/actions/using-jobs/using-concurrency" TargetMode="External"/><Relationship Id="rId700" Type="http://schemas.openxmlformats.org/officeDocument/2006/relationships/hyperlink" Target="https://docs.github.com/en/authentication/keeping-your-account-and-data-secure/removing-sensitive-data-from-a-repository" TargetMode="External"/><Relationship Id="rId718" Type="http://schemas.openxmlformats.org/officeDocument/2006/relationships/hyperlink" Target="https://docs.github.com/en/communities/using-templates-to-encourage-useful-issues-and-pull-requests/creating-a-pull-request-template-for-your-repository" TargetMode="External"/><Relationship Id="rId1222" Type="http://schemas.openxmlformats.org/officeDocument/2006/relationships/hyperlink" Target="https://docs.github.com/en/get-started/archiving-your-github-personal-account-and-public-repositories/requesting-an-archive-of-your-personal-accounts-data" TargetMode="External"/><Relationship Id="rId1072" Type="http://schemas.openxmlformats.org/officeDocument/2006/relationships/hyperlink" Target="https://docs.github.com/en/pull-requests/get-started/about-stacked-prs" TargetMode="External"/><Relationship Id="rId923" Type="http://schemas.openxmlformats.org/officeDocument/2006/relationships/hyperlink" Target="https://docs.github.com/en/repositories/releasing-projects-on-github/managing-releases-in-a-repository" TargetMode="External"/><Relationship Id="rId687" Type="http://schemas.openxmlformats.org/officeDocument/2006/relationships/hyperlink" Target="https://docs.github.com/en/repositories/working-with-files/managing-files/customizing-how-changed-files-appear-on-github" TargetMode="External"/><Relationship Id="rId1224" Type="http://schemas.openxmlformats.org/officeDocument/2006/relationships/hyperlink" Target="https://docs.github.com/en/rest/migrations/orgs" TargetMode="External"/><Relationship Id="rId1226" Type="http://schemas.openxmlformats.org/officeDocument/2006/relationships/hyperlink" Target="https://docs.github.com/en/rest/migrations/users" TargetMode="External"/><Relationship Id="rId781" Type="http://schemas.openxmlformats.org/officeDocument/2006/relationships/hyperlink" Target="https://docs.gitlab.com/ee/ci/resource_groups/" TargetMode="External"/><Relationship Id="rId63" Type="http://schemas.openxmlformats.org/officeDocument/2006/relationships/hyperlink" Target="https://docs.gitlab.com/user/group/custom_project_templates/" TargetMode="External"/><Relationship Id="rId1096" Type="http://schemas.openxmlformats.org/officeDocument/2006/relationships/hyperlink" Target="https://docs.google.com/document/d/1ckgRCcr7FFPyymyMA6Y_-cB_vftOyrrxT28c6gRg0PI/edit" TargetMode="External"/><Relationship Id="rId1213" Type="http://schemas.openxmlformats.org/officeDocument/2006/relationships/hyperlink" Target="https://doi.org/10.1038/467775a" TargetMode="External"/><Relationship Id="rId1217" Type="http://schemas.openxmlformats.org/officeDocument/2006/relationships/hyperlink" Target="https://doi.org/10.1038/526182a" TargetMode="External"/><Relationship Id="rId1248" Type="http://schemas.openxmlformats.org/officeDocument/2006/relationships/hyperlink" Target="https://doi.org/10.1038/d41586-019-00067-3" TargetMode="External"/><Relationship Id="rId1184" Type="http://schemas.openxmlformats.org/officeDocument/2006/relationships/hyperlink" Target="https://doi.org/10.1038/d41586-019-01431-z" TargetMode="External"/><Relationship Id="rId1232" Type="http://schemas.openxmlformats.org/officeDocument/2006/relationships/hyperlink" Target="https://doi.org/10.1038/d41586-019-02918-5" TargetMode="External"/><Relationship Id="rId1251" Type="http://schemas.openxmlformats.org/officeDocument/2006/relationships/hyperlink" Target="https://doi.org/10.1038/d41586-021-03603-2" TargetMode="External"/><Relationship Id="rId1190" Type="http://schemas.openxmlformats.org/officeDocument/2006/relationships/hyperlink" Target="https://doi.org/10.1038/s41467-020-19160-7" TargetMode="External"/><Relationship Id="rId1215" Type="http://schemas.openxmlformats.org/officeDocument/2006/relationships/hyperlink" Target="https://doi.org/10.1038/s41562-016-0021" TargetMode="External"/><Relationship Id="rId1199" Type="http://schemas.openxmlformats.org/officeDocument/2006/relationships/hyperlink" Target="https://doi.org/10.1201/9781003029878" TargetMode="External"/><Relationship Id="rId1253" Type="http://schemas.openxmlformats.org/officeDocument/2006/relationships/hyperlink" Target="https://doi.org/10.1201/9781351201315" TargetMode="External"/><Relationship Id="rId1230" Type="http://schemas.openxmlformats.org/officeDocument/2006/relationships/hyperlink" Target="https://doi.org/10.1371/journal.pcbi.1003833" TargetMode="External"/><Relationship Id="rId1181" Type="http://schemas.openxmlformats.org/officeDocument/2006/relationships/hyperlink" Target="https://doi.org/10.1371/journal.pgph.0002269" TargetMode="External"/><Relationship Id="rId340" Type="http://schemas.openxmlformats.org/officeDocument/2006/relationships/hyperlink" Target="https://downlit.r-lib.org/" TargetMode="External"/><Relationship Id="rId362" Type="http://schemas.openxmlformats.org/officeDocument/2006/relationships/hyperlink" Target="https://dplyr.tidyverse.org/" TargetMode="External"/><Relationship Id="rId382" Type="http://schemas.openxmlformats.org/officeDocument/2006/relationships/hyperlink" Target="https://dplyr.tidyverse.org/articles/in-packages.html" TargetMode="External"/><Relationship Id="rId381" Type="http://schemas.openxmlformats.org/officeDocument/2006/relationships/hyperlink" Target="https://dplyr.tidyverse.org/articles/programming.html" TargetMode="External"/><Relationship Id="rId441" Type="http://schemas.openxmlformats.org/officeDocument/2006/relationships/hyperlink" Target="https://dplyr.tidyverse.org/reference/dplyr_by.html" TargetMode="External"/><Relationship Id="rId358" Type="http://schemas.openxmlformats.org/officeDocument/2006/relationships/hyperlink" Target="https://dtplyr.tidyverse.org/" TargetMode="External"/><Relationship Id="rId813" Type="http://schemas.openxmlformats.org/officeDocument/2006/relationships/hyperlink" Target="https://eddelbuettel.github.io/r-ci/" TargetMode="External"/><Relationship Id="rId807" Type="http://schemas.openxmlformats.org/officeDocument/2006/relationships/hyperlink" Target="https://eddelbuettel.github.io/r2u/" TargetMode="External"/><Relationship Id="rId624" Type="http://schemas.openxmlformats.org/officeDocument/2006/relationships/hyperlink" Target="https://education.github.com/" TargetMode="External"/><Relationship Id="rId625" Type="http://schemas.openxmlformats.org/officeDocument/2006/relationships/hyperlink" Target="https://education.github.com/pack" TargetMode="External"/><Relationship Id="rId626" Type="http://schemas.openxmlformats.org/officeDocument/2006/relationships/hyperlink" Target="https://education.github.com/teachers" TargetMode="External"/><Relationship Id="rId1086" Type="http://schemas.openxmlformats.org/officeDocument/2006/relationships/hyperlink" Target="https://edwardtufte.github.io/tufte-css/" TargetMode="External"/><Relationship Id="rId193" Type="http://schemas.openxmlformats.org/officeDocument/2006/relationships/hyperlink" Target="https://ellipsis.r-lib.org/" TargetMode="External"/><Relationship Id="rId237" Type="http://schemas.openxmlformats.org/officeDocument/2006/relationships/hyperlink" Target="https://en.wikipedia.org/wiki/Code_refactoring" TargetMode="External"/><Relationship Id="rId249" Type="http://schemas.openxmlformats.org/officeDocument/2006/relationships/hyperlink" Target="https://en.wikipedia.org/wiki/Cyclomatic_complexity" TargetMode="External"/><Relationship Id="rId236" Type="http://schemas.openxmlformats.org/officeDocument/2006/relationships/hyperlink" Target="https://en.wikipedia.org/wiki/Decomposition_(computer_science)" TargetMode="External"/><Relationship Id="rId1148" Type="http://schemas.openxmlformats.org/officeDocument/2006/relationships/hyperlink" Target="https://en.wikipedia.org/wiki/Doctor_of_Philosophy#History" TargetMode="External"/><Relationship Id="rId238" Type="http://schemas.openxmlformats.org/officeDocument/2006/relationships/hyperlink" Target="https://en.wikipedia.org/wiki/Functional_decomposition" TargetMode="External"/><Relationship Id="rId369" Type="http://schemas.openxmlformats.org/officeDocument/2006/relationships/hyperlink" Target="https://en.wikipedia.org/wiki/Functional_programming" TargetMode="External"/><Relationship Id="rId1120" Type="http://schemas.openxmlformats.org/officeDocument/2006/relationships/hyperlink" Target="https://en.wikipedia.org/wiki/Good_Luck,_Have_Fun,_Don%27t_Die" TargetMode="External"/><Relationship Id="rId1168" Type="http://schemas.openxmlformats.org/officeDocument/2006/relationships/hyperlink" Target="https://en.wikipedia.org/wiki/Implicature" TargetMode="External"/><Relationship Id="rId251" Type="http://schemas.openxmlformats.org/officeDocument/2006/relationships/hyperlink" Target="https://en.wikipedia.org/wiki/KISS_principle" TargetMode="External"/><Relationship Id="rId1149" Type="http://schemas.openxmlformats.org/officeDocument/2006/relationships/hyperlink" Target="https://en.wikipedia.org/wiki/Masterpiece#History" TargetMode="External"/><Relationship Id="rId136" Type="http://schemas.openxmlformats.org/officeDocument/2006/relationships/hyperlink" Target="https://en.wikipedia.org/wiki/Test-driven_development" TargetMode="External"/><Relationship Id="rId1147" Type="http://schemas.openxmlformats.org/officeDocument/2006/relationships/hyperlink" Target="https://en.wikipedia.org/wiki/Thesis" TargetMode="External"/><Relationship Id="rId540" Type="http://schemas.openxmlformats.org/officeDocument/2006/relationships/hyperlink" Target="https://en.wikipedia.org/wiki/WYSIWYM" TargetMode="External"/><Relationship Id="rId1167" Type="http://schemas.openxmlformats.org/officeDocument/2006/relationships/hyperlink" Target="https://en.wikipedia.org/wiki/Yes,_and_..." TargetMode="External"/><Relationship Id="rId374" Type="http://schemas.openxmlformats.org/officeDocument/2006/relationships/hyperlink" Target="https://forcats.tidyverse.org/" TargetMode="External"/><Relationship Id="rId314" Type="http://schemas.openxmlformats.org/officeDocument/2006/relationships/hyperlink" Target="https://fs.r-lib.org/" TargetMode="External"/><Relationship Id="rId162" Type="http://schemas.openxmlformats.org/officeDocument/2006/relationships/hyperlink" Target="https://furrr.futureverse.org/" TargetMode="External"/><Relationship Id="rId329" Type="http://schemas.openxmlformats.org/officeDocument/2006/relationships/hyperlink" Target="https://gargle.r-lib.org/" TargetMode="External"/><Relationship Id="rId336" Type="http://schemas.openxmlformats.org/officeDocument/2006/relationships/hyperlink" Target="https://ggplot2.tidyverse.org/" TargetMode="External"/><Relationship Id="rId327" Type="http://schemas.openxmlformats.org/officeDocument/2006/relationships/hyperlink" Target="https://gh.r-lib.org/" TargetMode="External"/><Relationship Id="rId830" Type="http://schemas.openxmlformats.org/officeDocument/2006/relationships/hyperlink" Target="https://ghostty.org/" TargetMode="External"/><Relationship Id="rId171" Type="http://schemas.openxmlformats.org/officeDocument/2006/relationships/hyperlink" Target="https://git-scm.com/book/en/v2/Git-Basics-Tagging" TargetMode="External"/><Relationship Id="rId170" Type="http://schemas.openxmlformats.org/officeDocument/2006/relationships/hyperlink" Target="https://git-scm.com/book/en/v2/Git-Branching-Branches-in-a-Nutshell" TargetMode="External"/><Relationship Id="rId864" Type="http://schemas.openxmlformats.org/officeDocument/2006/relationships/hyperlink" Target="https://github.com/BurntSushi/ripgrep" TargetMode="External"/><Relationship Id="rId1114" Type="http://schemas.openxmlformats.org/officeDocument/2006/relationships/hyperlink" Target="https://github.com/ContextLab/lab-manual" TargetMode="External"/><Relationship Id="rId1050" Type="http://schemas.openxmlformats.org/officeDocument/2006/relationships/hyperlink" Target="https://github.com/IndrajeetPatil/awesome-r-pkgtools" TargetMode="External"/><Relationship Id="rId1008" Type="http://schemas.openxmlformats.org/officeDocument/2006/relationships/hyperlink" Target="https://github.com/Morrison-Lab/wai" TargetMode="External"/><Relationship Id="rId773" Type="http://schemas.openxmlformats.org/officeDocument/2006/relationships/hyperlink" Target="https://github.com/RMI-PACTA/actions" TargetMode="External"/><Relationship Id="rId554" Type="http://schemas.openxmlformats.org/officeDocument/2006/relationships/hyperlink" Target="https://github.com/UCD-SERG/lab-manual" TargetMode="External"/><Relationship Id="rId416" Type="http://schemas.openxmlformats.org/officeDocument/2006/relationships/hyperlink" Target="https://github.com/UCD-SERG/lab-manual/blob/main/.lintr.R" TargetMode="External"/><Relationship Id="rId733" Type="http://schemas.openxmlformats.org/officeDocument/2006/relationships/hyperlink" Target="https://github.com/UCD-SERG/lab-manual/pulls/review-requested/YOUR-USERNAME" TargetMode="External"/><Relationship Id="rId90" Type="http://schemas.openxmlformats.org/officeDocument/2006/relationships/hyperlink" Target="https://github.com/UCD-SERG/lab-manual/tree/main/lms" TargetMode="External"/><Relationship Id="rId547" Type="http://schemas.openxmlformats.org/officeDocument/2006/relationships/hyperlink" Target="https://github.com/UCD-SERG/qbt" TargetMode="External"/><Relationship Id="rId62" Type="http://schemas.openxmlformats.org/officeDocument/2006/relationships/hyperlink" Target="https://github.com/UCD-SERG/rpt" TargetMode="External"/><Relationship Id="rId233" Type="http://schemas.openxmlformats.org/officeDocument/2006/relationships/hyperlink" Target="https://github.com/UCD-SERG/rpt/pull/100" TargetMode="External"/><Relationship Id="rId593" Type="http://schemas.openxmlformats.org/officeDocument/2006/relationships/hyperlink" Target="https://github.com/UCD-SERG/rpt/pull/70" TargetMode="External"/><Relationship Id="rId234" Type="http://schemas.openxmlformats.org/officeDocument/2006/relationships/hyperlink" Target="https://github.com/UCD-SERG/shigella/pull/11" TargetMode="External"/><Relationship Id="rId987" Type="http://schemas.openxmlformats.org/officeDocument/2006/relationships/hyperlink" Target="https://github.com/Xpra-org/xpra" TargetMode="External"/><Relationship Id="rId755" Type="http://schemas.openxmlformats.org/officeDocument/2006/relationships/hyperlink" Target="https://github.com/actions/toolkit/blob/main/docs/action-versioning.md" TargetMode="External"/><Relationship Id="rId761" Type="http://schemas.openxmlformats.org/officeDocument/2006/relationships/hyperlink" Target="https://github.com/actions/toolkit/issues/214" TargetMode="External"/><Relationship Id="rId869" Type="http://schemas.openxmlformats.org/officeDocument/2006/relationships/hyperlink" Target="https://github.com/ajeetdsouza/zoxide" TargetMode="External"/><Relationship Id="rId1106" Type="http://schemas.openxmlformats.org/officeDocument/2006/relationships/hyperlink" Target="https://github.com/arca-dpss" TargetMode="External"/><Relationship Id="rId649" Type="http://schemas.openxmlformats.org/officeDocument/2006/relationships/hyperlink" Target="https://github.com/cli/cli#installation" TargetMode="External"/><Relationship Id="rId650" Type="http://schemas.openxmlformats.org/officeDocument/2006/relationships/hyperlink" Target="https://github.com/cli/cli/blob/trunk/docs/install_linux.md" TargetMode="External"/><Relationship Id="rId548" Type="http://schemas.openxmlformats.org/officeDocument/2006/relationships/hyperlink" Target="https://github.com/coatless-tutorials/quarto-book-template" TargetMode="External"/><Relationship Id="rId983" Type="http://schemas.openxmlformats.org/officeDocument/2006/relationships/hyperlink" Target="https://github.com/conda-forge/miniforge" TargetMode="External"/><Relationship Id="rId91" Type="http://schemas.openxmlformats.org/officeDocument/2006/relationships/hyperlink" Target="https://github.com/d-morrison/gha" TargetMode="External"/><Relationship Id="rId676" Type="http://schemas.openxmlformats.org/officeDocument/2006/relationships/hyperlink" Target="https://github.com/d-morrison/pr.helpers" TargetMode="External"/><Relationship Id="rId1089" Type="http://schemas.openxmlformats.org/officeDocument/2006/relationships/hyperlink" Target="https://github.com/d-morrison/psw" TargetMode="External"/><Relationship Id="rId573" Type="http://schemas.openxmlformats.org/officeDocument/2006/relationships/hyperlink" Target="https://github.com/d-morrison/rme" TargetMode="External"/><Relationship Id="rId549" Type="http://schemas.openxmlformats.org/officeDocument/2006/relationships/hyperlink" Target="https://github.com/d-rug/datalab_template_quarto" TargetMode="External"/><Relationship Id="rId867" Type="http://schemas.openxmlformats.org/officeDocument/2006/relationships/hyperlink" Target="https://github.com/dandavison/delta" TargetMode="External"/><Relationship Id="rId1084" Type="http://schemas.openxmlformats.org/officeDocument/2006/relationships/hyperlink" Target="https://github.com/earendil-works/pi" TargetMode="External"/><Relationship Id="rId772" Type="http://schemas.openxmlformats.org/officeDocument/2006/relationships/hyperlink" Target="https://github.com/easystats/workflows" TargetMode="External"/><Relationship Id="rId808" Type="http://schemas.openxmlformats.org/officeDocument/2006/relationships/hyperlink" Target="https://github.com/eddelbuettel/github-actions/tree/master/r2u-setup" TargetMode="External"/><Relationship Id="rId771" Type="http://schemas.openxmlformats.org/officeDocument/2006/relationships/hyperlink" Target="https://github.com/eddelbuettel/r-ci" TargetMode="External"/><Relationship Id="rId927" Type="http://schemas.openxmlformats.org/officeDocument/2006/relationships/hyperlink" Target="https://github.com/edgararuiz-zz/cran-stages" TargetMode="External"/><Relationship Id="rId105" Type="http://schemas.openxmlformats.org/officeDocument/2006/relationships/hyperlink" Target="https://github.com/edgararuiz/ecodown" TargetMode="External"/><Relationship Id="rId754" Type="http://schemas.openxmlformats.org/officeDocument/2006/relationships/hyperlink" Target="https://github.com/features/actions" TargetMode="External"/><Relationship Id="rId678" Type="http://schemas.openxmlformats.org/officeDocument/2006/relationships/hyperlink" Target="https://github.com/github-linguist/linguist/" TargetMode="External"/><Relationship Id="rId688" Type="http://schemas.openxmlformats.org/officeDocument/2006/relationships/hyperlink" Target="https://github.com/github-linguist/linguist/blob/main/docs/overrides.md" TargetMode="External"/><Relationship Id="rId686" Type="http://schemas.openxmlformats.org/officeDocument/2006/relationships/hyperlink" Target="https://github.com/github-linguist/linguist/blob/main/docs/overrides.md#detectable" TargetMode="External"/><Relationship Id="rId685" Type="http://schemas.openxmlformats.org/officeDocument/2006/relationships/hyperlink" Target="https://github.com/github-linguist/linguist/blob/main/docs/overrides.md#documentation" TargetMode="External"/><Relationship Id="rId679" Type="http://schemas.openxmlformats.org/officeDocument/2006/relationships/hyperlink" Target="https://github.com/github-linguist/linguist/blob/main/docs/overrides.md#generated-code" TargetMode="External"/><Relationship Id="rId682" Type="http://schemas.openxmlformats.org/officeDocument/2006/relationships/hyperlink" Target="https://github.com/github-linguist/linguist/blob/main/docs/overrides.md#using-gitattributes" TargetMode="External"/><Relationship Id="rId684" Type="http://schemas.openxmlformats.org/officeDocument/2006/relationships/hyperlink" Target="https://github.com/github-linguist/linguist/blob/main/docs/overrides.md#vendored-code" TargetMode="External"/><Relationship Id="rId671" Type="http://schemas.openxmlformats.org/officeDocument/2006/relationships/hyperlink" Target="https://github.com/github/gitignore/blob/master/R.gitignore" TargetMode="External"/><Relationship Id="rId796" Type="http://schemas.openxmlformats.org/officeDocument/2006/relationships/hyperlink" Target="https://github.com/hasura/comment-progress" TargetMode="External"/><Relationship Id="rId1110" Type="http://schemas.openxmlformats.org/officeDocument/2006/relationships/hyperlink" Target="https://github.com/jadebc/lab-manual" TargetMode="External"/><Relationship Id="rId255" Type="http://schemas.openxmlformats.org/officeDocument/2006/relationships/hyperlink" Target="https://github.com/jennybc/here_here" TargetMode="External"/><Relationship Id="rId863" Type="http://schemas.openxmlformats.org/officeDocument/2006/relationships/hyperlink" Target="https://github.com/junegunn/fzf" TargetMode="External"/><Relationship Id="rId265" Type="http://schemas.openxmlformats.org/officeDocument/2006/relationships/hyperlink" Target="https://github.com/karthik/rdrop2" TargetMode="External"/><Relationship Id="rId209" Type="http://schemas.openxmlformats.org/officeDocument/2006/relationships/hyperlink" Target="https://github.com/kmishra9/Flu-Absenteeism/blob/master/Master's%20Thesis%20-%20Spatial%20Epidemiology%20of%20Influenza/1b%20-%20Map-Management.R" TargetMode="External"/><Relationship Id="rId124" Type="http://schemas.openxmlformats.org/officeDocument/2006/relationships/hyperlink" Target="https://github.com/kmishra9/Flu-Absenteeism/blob/master/Master's%20Thesis%20-%20Spatial%20Epidemiology%20of%20Influenza/2a%20-%20Statistical-Inputs.R" TargetMode="External"/><Relationship Id="rId152" Type="http://schemas.openxmlformats.org/officeDocument/2006/relationships/hyperlink" Target="https://github.com/lorenzwalthert/touchstone" TargetMode="External"/><Relationship Id="rId795" Type="http://schemas.openxmlformats.org/officeDocument/2006/relationships/hyperlink" Target="https://github.com/marocchino/sticky-pull-request-comment" TargetMode="External"/><Relationship Id="rId840" Type="http://schemas.openxmlformats.org/officeDocument/2006/relationships/hyperlink" Target="https://github.com/microsoft/terminal" TargetMode="External"/><Relationship Id="rId935" Type="http://schemas.openxmlformats.org/officeDocument/2006/relationships/hyperlink" Target="https://github.com/mponce0/Visualize.CRAN.Downloads" TargetMode="External"/><Relationship Id="rId698" Type="http://schemas.openxmlformats.org/officeDocument/2006/relationships/hyperlink" Target="https://github.com/newren/git-filter-repo" TargetMode="External"/><Relationship Id="rId1152" Type="http://schemas.openxmlformats.org/officeDocument/2006/relationships/hyperlink" Target="https://github.com/nmfs-opensci/quarto-thesis" TargetMode="External"/><Relationship Id="rId106" Type="http://schemas.openxmlformats.org/officeDocument/2006/relationships/hyperlink" Target="https://github.com/orgs/quarto-dev/discussions/1591" TargetMode="External"/><Relationship Id="rId596" Type="http://schemas.openxmlformats.org/officeDocument/2006/relationships/hyperlink" Target="https://github.com/orgs/quarto-dev/discussions/6085" TargetMode="External"/><Relationship Id="rId103" Type="http://schemas.openxmlformats.org/officeDocument/2006/relationships/hyperlink" Target="https://github.com/pachadotdev/pkgsite" TargetMode="External"/><Relationship Id="rId1116" Type="http://schemas.openxmlformats.org/officeDocument/2006/relationships/hyperlink" Target="https://github.com/proctor-ucsf/dcc-handbook" TargetMode="External"/><Relationship Id="rId732" Type="http://schemas.openxmlformats.org/officeDocument/2006/relationships/hyperlink" Target="https://github.com/pulls/review-requested" TargetMode="External"/><Relationship Id="rId1118" Type="http://schemas.openxmlformats.org/officeDocument/2006/relationships/hyperlink" Target="https://github.com/quantmarineecolab/lab-manual" TargetMode="External"/><Relationship Id="rId605" Type="http://schemas.openxmlformats.org/officeDocument/2006/relationships/hyperlink" Target="https://github.com/quarto-dev/quarto-cli/issues" TargetMode="External"/><Relationship Id="rId595" Type="http://schemas.openxmlformats.org/officeDocument/2006/relationships/hyperlink" Target="https://github.com/quarto-dev/quarto-cli/issues/3809" TargetMode="External"/><Relationship Id="rId615" Type="http://schemas.openxmlformats.org/officeDocument/2006/relationships/hyperlink" Target="https://github.com/quarto-dev/quarto-cli/issues/4894" TargetMode="External"/><Relationship Id="rId614" Type="http://schemas.openxmlformats.org/officeDocument/2006/relationships/hyperlink" Target="https://github.com/quarto-dev/quarto-cli/issues?q=is%3Aopen+is%3Aissue+label%3Aepic" TargetMode="External"/><Relationship Id="rId580" Type="http://schemas.openxmlformats.org/officeDocument/2006/relationships/hyperlink" Target="https://github.com/quarto-ext/include-code-files" TargetMode="External"/><Relationship Id="rId263" Type="http://schemas.openxmlformats.org/officeDocument/2006/relationships/hyperlink" Target="https://github.com/r-box/boxr" TargetMode="External"/><Relationship Id="rId929" Type="http://schemas.openxmlformats.org/officeDocument/2006/relationships/hyperlink" Target="https://github.com/r-hub/rhub" TargetMode="External"/><Relationship Id="rId268" Type="http://schemas.openxmlformats.org/officeDocument/2006/relationships/hyperlink" Target="https://github.com/r-lib" TargetMode="External"/><Relationship Id="rId354" Type="http://schemas.openxmlformats.org/officeDocument/2006/relationships/hyperlink" Target="https://github.com/r-lib/actions" TargetMode="External"/><Relationship Id="rId812" Type="http://schemas.openxmlformats.org/officeDocument/2006/relationships/hyperlink" Target="https://github.com/r-lib/actions#where-to-find-help" TargetMode="External"/><Relationship Id="rId504" Type="http://schemas.openxmlformats.org/officeDocument/2006/relationships/hyperlink" Target="https://github.com/r-lib/actions/blob/v2-branch/examples/lint-changed-files.yaml" TargetMode="External"/><Relationship Id="rId906" Type="http://schemas.openxmlformats.org/officeDocument/2006/relationships/hyperlink" Target="https://github.com/r-lib/rig" TargetMode="External"/><Relationship Id="rId860" Type="http://schemas.openxmlformats.org/officeDocument/2006/relationships/hyperlink" Target="https://github.com/romkatv/powerlevel10k" TargetMode="External"/><Relationship Id="rId798" Type="http://schemas.openxmlformats.org/officeDocument/2006/relationships/hyperlink" Target="https://github.com/rossjrw/pr-preview-action" TargetMode="External"/><Relationship Id="rId799" Type="http://schemas.openxmlformats.org/officeDocument/2006/relationships/hyperlink" Target="https://github.com/rossjrw/pr-preview-action?tab=readme-ov-file#only-remove-previews-for-unmerged-prs" TargetMode="External"/><Relationship Id="rId633" Type="http://schemas.openxmlformats.org/officeDocument/2006/relationships/hyperlink" Target="https://github.com/settings/copilot/features" TargetMode="External"/><Relationship Id="rId866" Type="http://schemas.openxmlformats.org/officeDocument/2006/relationships/hyperlink" Target="https://github.com/sharkdp/bat" TargetMode="External"/><Relationship Id="rId865" Type="http://schemas.openxmlformats.org/officeDocument/2006/relationships/hyperlink" Target="https://github.com/sharkdp/fd" TargetMode="External"/><Relationship Id="rId1071" Type="http://schemas.openxmlformats.org/officeDocument/2006/relationships/hyperlink" Target="https://github.com/skills/introduction-to-github" TargetMode="External"/><Relationship Id="rId1112" Type="http://schemas.openxmlformats.org/officeDocument/2006/relationships/hyperlink" Target="https://github.com/thefaylab/lab-manual" TargetMode="External"/><Relationship Id="rId797" Type="http://schemas.openxmlformats.org/officeDocument/2006/relationships/hyperlink" Target="https://github.com/thollander/actions-comment-pull-request" TargetMode="External"/><Relationship Id="rId991" Type="http://schemas.openxmlformats.org/officeDocument/2006/relationships/hyperlink" Target="https://github.com/tmux/tmux/wiki" TargetMode="External"/><Relationship Id="rId943" Type="http://schemas.openxmlformats.org/officeDocument/2006/relationships/hyperlink" Target="https://github.com/ucdavisdatalab" TargetMode="External"/><Relationship Id="rId1055" Type="http://schemas.openxmlformats.org/officeDocument/2006/relationships/hyperlink" Target="https://github.com/ucdavisdatalab/research-toolkits" TargetMode="External"/><Relationship Id="rId622" Type="http://schemas.openxmlformats.org/officeDocument/2006/relationships/hyperlink" Target="https://github.com/ucdavisdatalab/sandbox_git" TargetMode="External"/><Relationship Id="rId952" Type="http://schemas.openxmlformats.org/officeDocument/2006/relationships/hyperlink" Target="https://github.com/ucdavisdatalab/workshop_how-to-data-documentation" TargetMode="External"/><Relationship Id="rId1078" Type="http://schemas.openxmlformats.org/officeDocument/2006/relationships/hyperlink" Target="https://github.com/ucdavisdatalab/workshop_nlp_with_python" TargetMode="External"/><Relationship Id="rId1077" Type="http://schemas.openxmlformats.org/officeDocument/2006/relationships/hyperlink" Target="https://github.com/ucdavisdatalab/workshop_python_basics" TargetMode="External"/><Relationship Id="rId1054" Type="http://schemas.openxmlformats.org/officeDocument/2006/relationships/hyperlink" Target="https://github.com/ucdavisdatalab/workshop_r_basics" TargetMode="External"/><Relationship Id="rId48" Type="http://schemas.openxmlformats.org/officeDocument/2006/relationships/hyperlink" Target="https://github.com/ucdavisdatalab/workshop_reproducible_research" TargetMode="External"/><Relationship Id="rId855" Type="http://schemas.openxmlformats.org/officeDocument/2006/relationships/hyperlink" Target="https://github.com/zsh-users/zsh-autosuggestions" TargetMode="External"/><Relationship Id="rId856" Type="http://schemas.openxmlformats.org/officeDocument/2006/relationships/hyperlink" Target="https://github.com/zsh-users/zsh-syntax-highlighting" TargetMode="External"/><Relationship Id="rId642" Type="http://schemas.openxmlformats.org/officeDocument/2006/relationships/hyperlink" Target="https://gitkraken.com/" TargetMode="External"/><Relationship Id="rId644" Type="http://schemas.openxmlformats.org/officeDocument/2006/relationships/hyperlink" Target="https://gitkraken.com/kepler" TargetMode="External"/><Relationship Id="rId648" Type="http://schemas.openxmlformats.org/officeDocument/2006/relationships/hyperlink" Target="https://gitlab.com/gitlab-org/cli" TargetMode="External"/><Relationship Id="rId653" Type="http://schemas.openxmlformats.org/officeDocument/2006/relationships/hyperlink" Target="https://gitlab.com/gitlab-org/cli#installation" TargetMode="External"/><Relationship Id="rId654" Type="http://schemas.openxmlformats.org/officeDocument/2006/relationships/hyperlink" Target="https://gitlab.com/gitlab-org/cli/-/releases" TargetMode="External"/><Relationship Id="rId896" Type="http://schemas.openxmlformats.org/officeDocument/2006/relationships/hyperlink" Target="https://gitlab.com/missing-cs-quarter-ucd/" TargetMode="External"/><Relationship Id="rId730" Type="http://schemas.openxmlformats.org/officeDocument/2006/relationships/hyperlink" Target="https://google.github.io/eng-practices/review/" TargetMode="External"/><Relationship Id="rId413" Type="http://schemas.openxmlformats.org/officeDocument/2006/relationships/hyperlink" Target="https://google.github.io/styleguide/Rguide.html" TargetMode="External"/><Relationship Id="rId424" Type="http://schemas.openxmlformats.org/officeDocument/2006/relationships/hyperlink" Target="https://google.github.io/styleguide/Rguide.html#use-explicit-returns" TargetMode="External"/><Relationship Id="rId876" Type="http://schemas.openxmlformats.org/officeDocument/2006/relationships/hyperlink" Target="https://google.github.io/styleguide/shellguide.html" TargetMode="External"/><Relationship Id="rId1142" Type="http://schemas.openxmlformats.org/officeDocument/2006/relationships/hyperlink" Target="https://grants.nih.gov" TargetMode="External"/><Relationship Id="rId1099" Type="http://schemas.openxmlformats.org/officeDocument/2006/relationships/hyperlink" Target="https://grantwriting.stanford.edu/resources/funding-train/" TargetMode="External"/><Relationship Id="rId1187" Type="http://schemas.openxmlformats.org/officeDocument/2006/relationships/hyperlink" Target="https://happygitwithr.com/" TargetMode="External"/><Relationship Id="rId668" Type="http://schemas.openxmlformats.org/officeDocument/2006/relationships/hyperlink" Target="https://happygitwithr.com/repeated-amend.html" TargetMode="External"/><Relationship Id="rId660" Type="http://schemas.openxmlformats.org/officeDocument/2006/relationships/hyperlink" Target="https://help.github.com/en/github/collaborating-with-issues-and-pull-requests/creating-a-pull-request#creating-the-pull-request" TargetMode="External"/><Relationship Id="rId332" Type="http://schemas.openxmlformats.org/officeDocument/2006/relationships/hyperlink" Target="https://here.r-lib.org/" TargetMode="External"/><Relationship Id="rId960" Type="http://schemas.openxmlformats.org/officeDocument/2006/relationships/hyperlink" Target="https://hpc.ucdavis.edu/" TargetMode="External"/><Relationship Id="rId325" Type="http://schemas.openxmlformats.org/officeDocument/2006/relationships/hyperlink" Target="https://httr.r-lib.org/" TargetMode="External"/><Relationship Id="rId323" Type="http://schemas.openxmlformats.org/officeDocument/2006/relationships/hyperlink" Target="https://httr2.r-lib.org/" TargetMode="External"/><Relationship Id="rId1034" Type="http://schemas.openxmlformats.org/officeDocument/2006/relationships/hyperlink" Target="https://iet.ucdavis.edu/aggie-ai/ai-tools/chatgpt-edu" TargetMode="External"/><Relationship Id="rId838" Type="http://schemas.openxmlformats.org/officeDocument/2006/relationships/hyperlink" Target="https://iterm2.com/" TargetMode="External"/><Relationship Id="rId1109" Type="http://schemas.openxmlformats.org/officeDocument/2006/relationships/hyperlink" Target="https://jadebc.github.io/lab-manual/" TargetMode="External"/><Relationship Id="rId11" Type="http://schemas.openxmlformats.org/officeDocument/2006/relationships/hyperlink" Target="https://jadebc.github.io/lab-manual/index.html" TargetMode="External"/><Relationship Id="rId188" Type="http://schemas.openxmlformats.org/officeDocument/2006/relationships/hyperlink" Target="https://jarl.etiennebacher.com/" TargetMode="External"/><Relationship Id="rId497" Type="http://schemas.openxmlformats.org/officeDocument/2006/relationships/hyperlink" Target="https://jarl.etiennebacher.com/getting-started" TargetMode="External"/><Relationship Id="rId494" Type="http://schemas.openxmlformats.org/officeDocument/2006/relationships/hyperlink" Target="https://jarl.etiennebacher.com/howto/editors" TargetMode="External"/><Relationship Id="rId495" Type="http://schemas.openxmlformats.org/officeDocument/2006/relationships/hyperlink" Target="https://jarl.etiennebacher.com/reference/config-file" TargetMode="External"/><Relationship Id="rId1043" Type="http://schemas.openxmlformats.org/officeDocument/2006/relationships/hyperlink" Target="https://journals.lww.com/epidem/Fulltext/2001/05000/The_Value_of_P.2.aspx" TargetMode="External"/><Relationship Id="rId1140" Type="http://schemas.openxmlformats.org/officeDocument/2006/relationships/hyperlink" Target="https://journals.plos.org/ploscompbiol/article?id=10.1371/journal.pcbi.1003833" TargetMode="External"/><Relationship Id="rId1194" Type="http://schemas.openxmlformats.org/officeDocument/2006/relationships/hyperlink" Target="https://journals.plos.org/plosone/s/authorship" TargetMode="External"/><Relationship Id="rId211" Type="http://schemas.openxmlformats.org/officeDocument/2006/relationships/hyperlink" Target="https://larmarange.github.io/labelled/" TargetMode="External"/><Relationship Id="rId620" Type="http://schemas.openxmlformats.org/officeDocument/2006/relationships/hyperlink" Target="https://learn.github.com/" TargetMode="External"/><Relationship Id="rId976" Type="http://schemas.openxmlformats.org/officeDocument/2006/relationships/hyperlink" Target="https://learn.microsoft.com/en-us/windows/wsl/tutorials/gui-apps" TargetMode="External"/><Relationship Id="rId290" Type="http://schemas.openxmlformats.org/officeDocument/2006/relationships/hyperlink" Target="https://lifecycle.r-lib.org/" TargetMode="External"/><Relationship Id="rId524" Type="http://schemas.openxmlformats.org/officeDocument/2006/relationships/hyperlink" Target="https://lifecycle.r-lib.org/articles/communicate.html" TargetMode="External"/><Relationship Id="rId525" Type="http://schemas.openxmlformats.org/officeDocument/2006/relationships/hyperlink" Target="https://lifecycle.r-lib.org/reference/deprecate_soft.html" TargetMode="External"/><Relationship Id="rId1088" Type="http://schemas.openxmlformats.org/officeDocument/2006/relationships/hyperlink" Target="https://link.springer.com/book/10.1007/978-3-030-98175-4" TargetMode="External"/><Relationship Id="rId1103" Type="http://schemas.openxmlformats.org/officeDocument/2006/relationships/hyperlink" Target="https://link.springer.com/book/9783031537929" TargetMode="External"/><Relationship Id="rId298" Type="http://schemas.openxmlformats.org/officeDocument/2006/relationships/hyperlink" Target="https://lintr.r-lib.org/" TargetMode="External"/><Relationship Id="rId344" Type="http://schemas.openxmlformats.org/officeDocument/2006/relationships/hyperlink" Target="https://lobstr.r-lib.org/" TargetMode="External"/><Relationship Id="rId376" Type="http://schemas.openxmlformats.org/officeDocument/2006/relationships/hyperlink" Target="https://lubridate.tidyverse.org/" TargetMode="External"/><Relationship Id="rId1244" Type="http://schemas.openxmlformats.org/officeDocument/2006/relationships/hyperlink" Target="https://man.openbsd.org/ssh_config" TargetMode="External"/><Relationship Id="rId1246" Type="http://schemas.openxmlformats.org/officeDocument/2006/relationships/hyperlink" Target="https://manpages.debian.org/stable/openssh-client/ssh_config.5.en.html" TargetMode="External"/><Relationship Id="rId1255" Type="http://schemas.openxmlformats.org/officeDocument/2006/relationships/hyperlink" Target="https://mastering-shiny.org/" TargetMode="External"/><Relationship Id="rId1139" Type="http://schemas.openxmlformats.org/officeDocument/2006/relationships/hyperlink" Target="https://medialab.github.io/iwanthue/" TargetMode="External"/><Relationship Id="rId1046" Type="http://schemas.openxmlformats.org/officeDocument/2006/relationships/hyperlink" Target="https://medialab.github.io/iwanthue/?utm_source=Nature+Briefing&amp;utm_campaign=2c68711076-briefing-dy-20211006&amp;utm_medium=email&amp;utm_term=0_c9dfd39373-2c68711076-44335685" TargetMode="External"/><Relationship Id="rId891" Type="http://schemas.openxmlformats.org/officeDocument/2006/relationships/hyperlink" Target="https://medium.com/@jeongwhanchoi/install-tmux-on-osx-and-basics-commands-for-beginners-be22520fd95e" TargetMode="External"/><Relationship Id="rId156" Type="http://schemas.openxmlformats.org/officeDocument/2006/relationships/hyperlink" Target="https://memoise.r-lib.org/" TargetMode="External"/><Relationship Id="rId1209" Type="http://schemas.openxmlformats.org/officeDocument/2006/relationships/hyperlink" Target="https://mentors.fm/2019/08/13/think-and-write-with-leslie-lamport/" TargetMode="External"/><Relationship Id="rId587" Type="http://schemas.openxmlformats.org/officeDocument/2006/relationships/hyperlink" Target="https://mermaid.live/" TargetMode="External"/><Relationship Id="rId1079" Type="http://schemas.openxmlformats.org/officeDocument/2006/relationships/hyperlink" Target="https://mgeier.github.io/git-jupyter.html" TargetMode="External"/><Relationship Id="rId895" Type="http://schemas.openxmlformats.org/officeDocument/2006/relationships/hyperlink" Target="https://missing.cs.ucdavis.edu/" TargetMode="External"/><Relationship Id="rId1094" Type="http://schemas.openxmlformats.org/officeDocument/2006/relationships/hyperlink" Target="https://mitcommlab.mit.edu/be/2023/09/27/toward-an-evenbetterposter-improving-the-betterposter-template/" TargetMode="External"/><Relationship Id="rId428" Type="http://schemas.openxmlformats.org/officeDocument/2006/relationships/hyperlink" Target="https://mllg.github.io/checkmate/" TargetMode="External"/><Relationship Id="rId975" Type="http://schemas.openxmlformats.org/officeDocument/2006/relationships/hyperlink" Target="https://mobaxterm.mobatek.net/" TargetMode="External"/><Relationship Id="rId1159" Type="http://schemas.openxmlformats.org/officeDocument/2006/relationships/hyperlink" Target="https://morrison-lab.github.io/psw/" TargetMode="External"/><Relationship Id="rId1007" Type="http://schemas.openxmlformats.org/officeDocument/2006/relationships/hyperlink" Target="https://morrison-lab.github.io/wai/" TargetMode="External"/><Relationship Id="rId1027" Type="http://schemas.openxmlformats.org/officeDocument/2006/relationships/hyperlink" Target="https://morrison-lab.github.io/wai/chapters/ai-use-policies.html" TargetMode="External"/><Relationship Id="rId1178" Type="http://schemas.openxmlformats.org/officeDocument/2006/relationships/hyperlink" Target="https://morrison-lab.github.io/wai/chapters/ai-use-policies.html#sec-ai-journal-articles" TargetMode="External"/><Relationship Id="rId1028" Type="http://schemas.openxmlformats.org/officeDocument/2006/relationships/hyperlink" Target="https://morrison-lab.github.io/wai/chapters/coding-agents.html" TargetMode="External"/><Relationship Id="rId792" Type="http://schemas.openxmlformats.org/officeDocument/2006/relationships/hyperlink" Target="https://morrison-lab.github.io/wai/chapters/coding-agents.html#sec-ai-addressing-failing-workflows" TargetMode="External"/><Relationship Id="rId151" Type="http://schemas.openxmlformats.org/officeDocument/2006/relationships/hyperlink" Target="https://morrison-lab.github.io/wai/chapters/coding-agents.html#sec-ai-best-practices" TargetMode="External"/><Relationship Id="rId651" Type="http://schemas.openxmlformats.org/officeDocument/2006/relationships/hyperlink" Target="https://morrison-lab.github.io/wai/chapters/coding-agents.html#sec-ai-claude-code-windows" TargetMode="External"/><Relationship Id="rId1029" Type="http://schemas.openxmlformats.org/officeDocument/2006/relationships/hyperlink" Target="https://morrison-lab.github.io/wai/chapters/pr-workflow-with-agents.html" TargetMode="External"/><Relationship Id="rId1124" Type="http://schemas.openxmlformats.org/officeDocument/2006/relationships/hyperlink" Target="https://myidp.sciencecareers.org/" TargetMode="External"/><Relationship Id="rId852" Type="http://schemas.openxmlformats.org/officeDocument/2006/relationships/hyperlink" Target="https://ohmyz.sh/" TargetMode="External"/><Relationship Id="rId1107" Type="http://schemas.openxmlformats.org/officeDocument/2006/relationships/hyperlink" Target="https://openscapes.org/" TargetMode="External"/><Relationship Id="rId1219" Type="http://schemas.openxmlformats.org/officeDocument/2006/relationships/hyperlink" Target="https://osf.io/" TargetMode="External"/><Relationship Id="rId46" Type="http://schemas.openxmlformats.org/officeDocument/2006/relationships/hyperlink" Target="https://osf.io/tgbxr/" TargetMode="External"/><Relationship Id="rId709" Type="http://schemas.openxmlformats.org/officeDocument/2006/relationships/hyperlink" Target="https://p5js.org/contribute/steward_guidelines/" TargetMode="External"/><Relationship Id="rId282" Type="http://schemas.openxmlformats.org/officeDocument/2006/relationships/hyperlink" Target="https://pak.r-lib.org/" TargetMode="External"/><Relationship Id="rId610" Type="http://schemas.openxmlformats.org/officeDocument/2006/relationships/hyperlink" Target="https://pkg.yihui.org/litedown/" TargetMode="External"/><Relationship Id="rId609" Type="http://schemas.openxmlformats.org/officeDocument/2006/relationships/hyperlink" Target="https://pkg.yihui.org/litedown/book/" TargetMode="External"/><Relationship Id="rId276" Type="http://schemas.openxmlformats.org/officeDocument/2006/relationships/hyperlink" Target="https://pkgbuild.r-lib.org/" TargetMode="External"/><Relationship Id="rId99" Type="http://schemas.openxmlformats.org/officeDocument/2006/relationships/hyperlink" Target="https://pkgdown.r-lib.org/" TargetMode="External"/><Relationship Id="rId274" Type="http://schemas.openxmlformats.org/officeDocument/2006/relationships/hyperlink" Target="https://pkgload.r-lib.org/" TargetMode="External"/><Relationship Id="rId1205" Type="http://schemas.openxmlformats.org/officeDocument/2006/relationships/hyperlink" Target="https://plos.org/resource/how-to-store-and-manage-your-data/" TargetMode="External"/><Relationship Id="rId561" Type="http://schemas.openxmlformats.org/officeDocument/2006/relationships/hyperlink" Target="https://plotly.com/r/" TargetMode="External"/><Relationship Id="rId972" Type="http://schemas.openxmlformats.org/officeDocument/2006/relationships/hyperlink" Target="https://posit.co/products/open-source/rstudio-server/" TargetMode="External"/><Relationship Id="rId316" Type="http://schemas.openxmlformats.org/officeDocument/2006/relationships/hyperlink" Target="https://processx.r-lib.org/" TargetMode="External"/><Relationship Id="rId1115" Type="http://schemas.openxmlformats.org/officeDocument/2006/relationships/hyperlink" Target="https://proctor-ucsf.github.io/dcc-handbook/" TargetMode="External"/><Relationship Id="rId950" Type="http://schemas.openxmlformats.org/officeDocument/2006/relationships/hyperlink" Target="https://proctor-ucsf.github.io/dcc-handbook/datawrangling.html#documenting-datasets" TargetMode="External"/><Relationship Id="rId12" Type="http://schemas.openxmlformats.org/officeDocument/2006/relationships/hyperlink" Target="https://proctor-ucsf.github.io/dcc-handbook/publicdata.html" TargetMode="External"/><Relationship Id="rId145" Type="http://schemas.openxmlformats.org/officeDocument/2006/relationships/hyperlink" Target="https://profvis.r-lib.org/" TargetMode="External"/><Relationship Id="rId320" Type="http://schemas.openxmlformats.org/officeDocument/2006/relationships/hyperlink" Target="https://ps.r-lib.org/" TargetMode="External"/><Relationship Id="rId161" Type="http://schemas.openxmlformats.org/officeDocument/2006/relationships/hyperlink" Target="https://purrr.tidyverse.org/" TargetMode="External"/><Relationship Id="rId1117" Type="http://schemas.openxmlformats.org/officeDocument/2006/relationships/hyperlink" Target="https://quantmarineecolab.github.io/lab-manual/" TargetMode="External"/><Relationship Id="rId531" Type="http://schemas.openxmlformats.org/officeDocument/2006/relationships/hyperlink" Target="https://quarto.org/" TargetMode="External"/><Relationship Id="rId576" Type="http://schemas.openxmlformats.org/officeDocument/2006/relationships/hyperlink" Target="https://quarto.org/docs/authoring/cross-references.html" TargetMode="External"/><Relationship Id="rId597" Type="http://schemas.openxmlformats.org/officeDocument/2006/relationships/hyperlink" Target="https://quarto.org/docs/authoring/diagrams.html" TargetMode="External"/><Relationship Id="rId578" Type="http://schemas.openxmlformats.org/officeDocument/2006/relationships/hyperlink" Target="https://quarto.org/docs/authoring/includes.html" TargetMode="External"/><Relationship Id="rId556" Type="http://schemas.openxmlformats.org/officeDocument/2006/relationships/hyperlink" Target="https://quarto.org/docs/books/" TargetMode="External"/><Relationship Id="rId560" Type="http://schemas.openxmlformats.org/officeDocument/2006/relationships/hyperlink" Target="https://quarto.org/docs/dashboards/" TargetMode="External"/><Relationship Id="rId565" Type="http://schemas.openxmlformats.org/officeDocument/2006/relationships/hyperlink" Target="https://quarto.org/docs/gallery/#dashboards" TargetMode="External"/><Relationship Id="rId534" Type="http://schemas.openxmlformats.org/officeDocument/2006/relationships/hyperlink" Target="https://quarto.org/docs/get-started/" TargetMode="External"/><Relationship Id="rId535" Type="http://schemas.openxmlformats.org/officeDocument/2006/relationships/hyperlink" Target="https://quarto.org/docs/guide/" TargetMode="External"/><Relationship Id="rId101" Type="http://schemas.openxmlformats.org/officeDocument/2006/relationships/hyperlink" Target="https://quarto.org/docs/output-formats/html-multi-format.html" TargetMode="External"/><Relationship Id="rId572" Type="http://schemas.openxmlformats.org/officeDocument/2006/relationships/hyperlink" Target="https://quarto.org/docs/projects/profiles.html" TargetMode="External"/><Relationship Id="rId557" Type="http://schemas.openxmlformats.org/officeDocument/2006/relationships/hyperlink" Target="https://quarto.org/docs/publishing/" TargetMode="External"/><Relationship Id="rId601" Type="http://schemas.openxmlformats.org/officeDocument/2006/relationships/hyperlink" Target="https://quarto.org/docs/troubleshooting/" TargetMode="External"/><Relationship Id="rId262" Type="http://schemas.openxmlformats.org/officeDocument/2006/relationships/hyperlink" Target="https://r-box.github.io/boxr/articles/boxr-app-interactive.html#create" TargetMode="External"/><Relationship Id="rId936" Type="http://schemas.openxmlformats.org/officeDocument/2006/relationships/hyperlink" Target="https://r-hub.github.io/cranlogs/" TargetMode="External"/><Relationship Id="rId930" Type="http://schemas.openxmlformats.org/officeDocument/2006/relationships/hyperlink" Target="https://r-hub.github.io/rhub/articles/rhubv2.html" TargetMode="External"/><Relationship Id="rId346" Type="http://schemas.openxmlformats.org/officeDocument/2006/relationships/hyperlink" Target="https://r-lib.github.io/crayon/" TargetMode="External"/><Relationship Id="rId288" Type="http://schemas.openxmlformats.org/officeDocument/2006/relationships/hyperlink" Target="https://r-lib.github.io/pkgcache/" TargetMode="External"/><Relationship Id="rId342" Type="http://schemas.openxmlformats.org/officeDocument/2006/relationships/hyperlink" Target="https://r-lib.github.io/prettyunits/" TargetMode="External"/><Relationship Id="rId1260" Type="http://schemas.openxmlformats.org/officeDocument/2006/relationships/hyperlink" Target="https://r-pkgs.org/" TargetMode="External"/><Relationship Id="rId461" Type="http://schemas.openxmlformats.org/officeDocument/2006/relationships/hyperlink" Target="https://r-pkgs.org/code.html#sec-code-r-landscape" TargetMode="External"/><Relationship Id="rId177" Type="http://schemas.openxmlformats.org/officeDocument/2006/relationships/hyperlink" Target="https://r-pkgs.org/lifecycle.html#sec-lifecycle-version-number" TargetMode="External"/><Relationship Id="rId198" Type="http://schemas.openxmlformats.org/officeDocument/2006/relationships/hyperlink" Target="https://r-pkgs.org/man.html" TargetMode="External"/><Relationship Id="rId179" Type="http://schemas.openxmlformats.org/officeDocument/2006/relationships/hyperlink" Target="https://r-pkgs.org/other-markdown.html#sec-news" TargetMode="External"/><Relationship Id="rId926" Type="http://schemas.openxmlformats.org/officeDocument/2006/relationships/hyperlink" Target="https://r-pkgs.org/release.html" TargetMode="External"/><Relationship Id="rId933" Type="http://schemas.openxmlformats.org/officeDocument/2006/relationships/hyperlink" Target="https://r-pkgs.org/release.html#sec-release-initial" TargetMode="External"/><Relationship Id="rId810" Type="http://schemas.openxmlformats.org/officeDocument/2006/relationships/hyperlink" Target="https://r-pkgs.org/software-development-practices.html#sec-sw-dev-practices-ci" TargetMode="External"/><Relationship Id="rId137" Type="http://schemas.openxmlformats.org/officeDocument/2006/relationships/hyperlink" Target="https://r-pkgs.org/testing-basics.html" TargetMode="External"/><Relationship Id="rId1262" Type="http://schemas.openxmlformats.org/officeDocument/2006/relationships/hyperlink" Target="https://r4ds.hadley.nz/" TargetMode="External"/><Relationship Id="rId536" Type="http://schemas.openxmlformats.org/officeDocument/2006/relationships/hyperlink" Target="https://r4ds.hadley.nz/quarto.html" TargetMode="External"/><Relationship Id="rId404" Type="http://schemas.openxmlformats.org/officeDocument/2006/relationships/hyperlink" Target="https://r4ds.hadley.nz/workflow-help.html#making-a-reprex" TargetMode="External"/><Relationship Id="rId309" Type="http://schemas.openxmlformats.org/officeDocument/2006/relationships/hyperlink" Target="https://r6.r-lib.org/" TargetMode="External"/><Relationship Id="rId985" Type="http://schemas.openxmlformats.org/officeDocument/2006/relationships/hyperlink" Target="https://ragg.r-lib.org/" TargetMode="External"/><Relationship Id="rId278" Type="http://schemas.openxmlformats.org/officeDocument/2006/relationships/hyperlink" Target="https://rcmdcheck.r-lib.org/" TargetMode="External"/><Relationship Id="rId367" Type="http://schemas.openxmlformats.org/officeDocument/2006/relationships/hyperlink" Target="https://readr.tidyverse.org/" TargetMode="External"/><Relationship Id="rId280" Type="http://schemas.openxmlformats.org/officeDocument/2006/relationships/hyperlink" Target="https://remotes.r-lib.org/" TargetMode="External"/><Relationship Id="rId403" Type="http://schemas.openxmlformats.org/officeDocument/2006/relationships/hyperlink" Target="https://reprex.tidyverse.org/" TargetMode="External"/><Relationship Id="rId17" Type="http://schemas.openxmlformats.org/officeDocument/2006/relationships/hyperlink" Target="https://research.ucdavis.edu/policiescompliance/irb-admin/education/" TargetMode="External"/><Relationship Id="rId953" Type="http://schemas.openxmlformats.org/officeDocument/2006/relationships/hyperlink" Target="https://researchdata.princeton.edu/research-lifecycle-guide/publishing-and-preservation/dois" TargetMode="External"/><Relationship Id="rId284" Type="http://schemas.openxmlformats.org/officeDocument/2006/relationships/hyperlink" Target="https://revdepcheck.r-lib.org/" TargetMode="External"/><Relationship Id="rId350" Type="http://schemas.openxmlformats.org/officeDocument/2006/relationships/hyperlink" Target="https://rex.r-lib.org/" TargetMode="External"/><Relationship Id="rId301" Type="http://schemas.openxmlformats.org/officeDocument/2006/relationships/hyperlink" Target="https://rlang.r-lib.org/" TargetMode="External"/><Relationship Id="rId181" Type="http://schemas.openxmlformats.org/officeDocument/2006/relationships/hyperlink" Target="https://rmarkdown.rstudio.com/" TargetMode="External"/><Relationship Id="rId113" Type="http://schemas.openxmlformats.org/officeDocument/2006/relationships/hyperlink" Target="https://roxygen2.r-lib.org/" TargetMode="External"/><Relationship Id="rId197" Type="http://schemas.openxmlformats.org/officeDocument/2006/relationships/hyperlink" Target="https://roxygen2.r-lib.org/articles/rd.html" TargetMode="External"/><Relationship Id="rId194" Type="http://schemas.openxmlformats.org/officeDocument/2006/relationships/hyperlink" Target="https://roxygen2.r-lib.org/articles/rd.html#inheriting-documentation" TargetMode="External"/><Relationship Id="rId1058" Type="http://schemas.openxmlformats.org/officeDocument/2006/relationships/hyperlink" Target="https://rstudio.github.io/cheatsheets/html/data-transformation.html" TargetMode="External"/><Relationship Id="rId1060" Type="http://schemas.openxmlformats.org/officeDocument/2006/relationships/hyperlink" Target="https://rstudio.github.io/cheatsheets/html/data-visualization.html" TargetMode="External"/><Relationship Id="rId1062" Type="http://schemas.openxmlformats.org/officeDocument/2006/relationships/hyperlink" Target="https://rstudio.github.io/cheatsheets/html/rmarkdown.html" TargetMode="External"/><Relationship Id="rId1059" Type="http://schemas.openxmlformats.org/officeDocument/2006/relationships/hyperlink" Target="https://rstudio.github.io/cheatsheets/html/tidyr.html" TargetMode="External"/><Relationship Id="rId562" Type="http://schemas.openxmlformats.org/officeDocument/2006/relationships/hyperlink" Target="https://rstudio.github.io/leaflet/" TargetMode="External"/><Relationship Id="rId398" Type="http://schemas.openxmlformats.org/officeDocument/2006/relationships/hyperlink" Target="https://rstudio.github.io/renv/" TargetMode="External"/><Relationship Id="rId816" Type="http://schemas.openxmlformats.org/officeDocument/2006/relationships/hyperlink" Target="https://rstudio.github.io/shinycoreci/" TargetMode="External"/><Relationship Id="rId699" Type="http://schemas.openxmlformats.org/officeDocument/2006/relationships/hyperlink" Target="https://rtyley.github.io/bfg-repo-cleaner/" TargetMode="External"/><Relationship Id="rId357" Type="http://schemas.openxmlformats.org/officeDocument/2006/relationships/hyperlink" Target="https://rviews.rstudio.com/2017/06/08/what-is-the-tidyverse/" TargetMode="External"/><Relationship Id="rId1061" Type="http://schemas.openxmlformats.org/officeDocument/2006/relationships/hyperlink" Target="https://s3.amazonaws.com/assets.datacamp.com/blog_assets/datatable_Cheat_Sheet_R.pdf" TargetMode="External"/><Relationship Id="rId335" Type="http://schemas.openxmlformats.org/officeDocument/2006/relationships/hyperlink" Target="https://scales.r-lib.org/" TargetMode="External"/><Relationship Id="rId453" Type="http://schemas.openxmlformats.org/officeDocument/2006/relationships/hyperlink" Target="https://sembr.org/" TargetMode="External"/><Relationship Id="rId628" Type="http://schemas.openxmlformats.org/officeDocument/2006/relationships/hyperlink" Target="https://servicehub.ucdavis.edu/servicehub?id=it_catalog_content&amp;sys_id=951add951b5798103f4286ae6e4bcb12" TargetMode="External"/><Relationship Id="rId31" Type="http://schemas.openxmlformats.org/officeDocument/2006/relationships/hyperlink" Target="https://servicehub.ucdavis.edu/servicehub?id=ucd_kb_article&amp;sysparm_article=KB0000184" TargetMode="External"/><Relationship Id="rId338" Type="http://schemas.openxmlformats.org/officeDocument/2006/relationships/hyperlink" Target="https://sessioninfo.r-lib.org/" TargetMode="External"/><Relationship Id="rId1228" Type="http://schemas.openxmlformats.org/officeDocument/2006/relationships/hyperlink" Target="https://sethrobertson.github.io/GitFixUm/fixup.html" TargetMode="External"/><Relationship Id="rId564" Type="http://schemas.openxmlformats.org/officeDocument/2006/relationships/hyperlink" Target="https://shiny.posit.co/" TargetMode="External"/><Relationship Id="rId1234" Type="http://schemas.openxmlformats.org/officeDocument/2006/relationships/hyperlink" Target="https://slurm.schedmd.com/salloc.html" TargetMode="External"/><Relationship Id="rId1236" Type="http://schemas.openxmlformats.org/officeDocument/2006/relationships/hyperlink" Target="https://slurm.schedmd.com/sattach.html" TargetMode="External"/><Relationship Id="rId1238" Type="http://schemas.openxmlformats.org/officeDocument/2006/relationships/hyperlink" Target="https://slurm.schedmd.com/sbatch.html" TargetMode="External"/><Relationship Id="rId1240" Type="http://schemas.openxmlformats.org/officeDocument/2006/relationships/hyperlink" Target="https://slurm.schedmd.com/squeue.html" TargetMode="External"/><Relationship Id="rId1242" Type="http://schemas.openxmlformats.org/officeDocument/2006/relationships/hyperlink" Target="https://slurm.schedmd.com/srun.html" TargetMode="External"/><Relationship Id="rId248" Type="http://schemas.openxmlformats.org/officeDocument/2006/relationships/hyperlink" Target="https://softwareengineering.stackexchange.com/questions/133404/what-is-the-ideal-length-of-a-method-for-you" TargetMode="External"/><Relationship Id="rId974" Type="http://schemas.openxmlformats.org/officeDocument/2006/relationships/hyperlink" Target="https://sourceforge.net/projects/vcxsrv/" TargetMode="External"/><Relationship Id="rId621" Type="http://schemas.openxmlformats.org/officeDocument/2006/relationships/hyperlink" Target="https://sp19.datastructur.es/materials/guides/using-git#b-local-repositories-narrative-introduction" TargetMode="External"/><Relationship Id="rId657" Type="http://schemas.openxmlformats.org/officeDocument/2006/relationships/hyperlink" Target="https://sp19.datastructur.es/materials/guides/using-git#e-git-branching-advanced-git-optional" TargetMode="External"/><Relationship Id="rId222" Type="http://schemas.openxmlformats.org/officeDocument/2006/relationships/hyperlink" Target="https://spin.atomicobject.com/2017/11/01/good-variable-names/" TargetMode="External"/><Relationship Id="rId88" Type="http://schemas.openxmlformats.org/officeDocument/2006/relationships/hyperlink" Target="https://spinningcode.org/2024/05/tool-building/" TargetMode="External"/><Relationship Id="rId509" Type="http://schemas.openxmlformats.org/officeDocument/2006/relationships/hyperlink" Target="https://stackoverflow.com/questions/21435339/data-table-vs-dplyr-can-one-do-something-well-the-other-cant-or-does-poorly/27840349#27840349" TargetMode="External"/><Relationship Id="rId386" Type="http://schemas.openxmlformats.org/officeDocument/2006/relationships/hyperlink" Target="https://stackoverflow.com/questions/28125816/r-standard-evaluation-for-join-dplyr" TargetMode="External"/><Relationship Id="rId247" Type="http://schemas.openxmlformats.org/officeDocument/2006/relationships/hyperlink" Target="https://stackoverflow.com/questions/475675/when-is-a-function-too-long" TargetMode="External"/><Relationship Id="rId861" Type="http://schemas.openxmlformats.org/officeDocument/2006/relationships/hyperlink" Target="https://starship.rs/" TargetMode="External"/><Relationship Id="rId351" Type="http://schemas.openxmlformats.org/officeDocument/2006/relationships/hyperlink" Target="https://stringr.tidyverse.org/" TargetMode="External"/><Relationship Id="rId414" Type="http://schemas.openxmlformats.org/officeDocument/2006/relationships/hyperlink" Target="https://style.tidyverse.org/" TargetMode="External"/><Relationship Id="rId348" Type="http://schemas.openxmlformats.org/officeDocument/2006/relationships/hyperlink" Target="https://styler.r-lib.org/" TargetMode="External"/><Relationship Id="rId207" Type="http://schemas.openxmlformats.org/officeDocument/2006/relationships/hyperlink" Target="https://support.posit.co/hc/en-us/articles/200484568-Code-Folding-and-Sections" TargetMode="External"/><Relationship Id="rId836" Type="http://schemas.openxmlformats.org/officeDocument/2006/relationships/hyperlink" Target="https://sw.kovidgoyal.net/kitty/" TargetMode="External"/><Relationship Id="rId379" Type="http://schemas.openxmlformats.org/officeDocument/2006/relationships/hyperlink" Target="https://tavareshugo.github.io/data_carpentry_extras/base-r_tidyverse_equivalents/base-r_tidyverse_equivalents.html" TargetMode="External"/><Relationship Id="rId1097" Type="http://schemas.openxmlformats.org/officeDocument/2006/relationships/hyperlink" Target="https://teampublichealth.substack.com/" TargetMode="External"/><Relationship Id="rId114" Type="http://schemas.openxmlformats.org/officeDocument/2006/relationships/hyperlink" Target="https://testthat.r-lib.org/" TargetMode="External"/><Relationship Id="rId132" Type="http://schemas.openxmlformats.org/officeDocument/2006/relationships/hyperlink" Target="https://testthat.r-lib.org/articles/snapshotting.html" TargetMode="External"/><Relationship Id="rId1111" Type="http://schemas.openxmlformats.org/officeDocument/2006/relationships/hyperlink" Target="https://thefaylab.github.io/lab-manual/" TargetMode="External"/><Relationship Id="rId409" Type="http://schemas.openxmlformats.org/officeDocument/2006/relationships/hyperlink" Target="https://thinkr-open.github.io/gitdown/" TargetMode="External"/><Relationship Id="rId675" Type="http://schemas.openxmlformats.org/officeDocument/2006/relationships/hyperlink" Target="https://thinkr-open.github.io/gitlabr/" TargetMode="External"/><Relationship Id="rId371" Type="http://schemas.openxmlformats.org/officeDocument/2006/relationships/hyperlink" Target="https://tibble.tidyverse.org/" TargetMode="External"/><Relationship Id="rId364" Type="http://schemas.openxmlformats.org/officeDocument/2006/relationships/hyperlink" Target="https://tidyr.tidyverse.org/" TargetMode="External"/><Relationship Id="rId522" Type="http://schemas.openxmlformats.org/officeDocument/2006/relationships/hyperlink" Target="https://tidyselect.r-lib.org/" TargetMode="External"/><Relationship Id="rId473" Type="http://schemas.openxmlformats.org/officeDocument/2006/relationships/hyperlink" Target="https://tidyverse.org/blog/2017/12/styler-1.0.0/" TargetMode="External"/><Relationship Id="rId672" Type="http://schemas.openxmlformats.org/officeDocument/2006/relationships/hyperlink" Target="https://tidyverse.org/blog/2017/12/workflow-vs-script/" TargetMode="External"/><Relationship Id="rId1267" Type="http://schemas.openxmlformats.org/officeDocument/2006/relationships/hyperlink" Target="https://ucd-serg.github.io/lab-manual/appendix-copilot-instructions.html" TargetMode="External"/><Relationship Id="rId1269" Type="http://schemas.openxmlformats.org/officeDocument/2006/relationships/hyperlink" Target="https://ucd-serg.github.io/lab-manual/appendix-copilot-setup-steps.html" TargetMode="External"/><Relationship Id="rId913" Type="http://schemas.openxmlformats.org/officeDocument/2006/relationships/hyperlink" Target="https://ucd-serg.github.io/lab-manual/coding-practices.html#file-headers" TargetMode="External"/><Relationship Id="rId916" Type="http://schemas.openxmlformats.org/officeDocument/2006/relationships/hyperlink" Target="https://ucd-serg.github.io/lab-manual/coding-practices.html#function-documentation" TargetMode="External"/><Relationship Id="rId1041" Type="http://schemas.openxmlformats.org/officeDocument/2006/relationships/hyperlink" Target="https://ucd-serg.github.io/lab-manual/coding-style.html" TargetMode="External"/><Relationship Id="rId919" Type="http://schemas.openxmlformats.org/officeDocument/2006/relationships/hyperlink" Target="https://ucd-serg.github.io/lab-manual/unix.html#example-code-for-runfilesavelogs" TargetMode="External"/><Relationship Id="rId1056" Type="http://schemas.openxmlformats.org/officeDocument/2006/relationships/hyperlink" Target="https://ucdavisdatalab.github.io/install_guides/" TargetMode="External"/><Relationship Id="rId1053" Type="http://schemas.openxmlformats.org/officeDocument/2006/relationships/hyperlink" Target="https://ucdavisdatalab.github.io/workshop_index/" TargetMode="External"/><Relationship Id="rId1032" Type="http://schemas.openxmlformats.org/officeDocument/2006/relationships/hyperlink" Target="https://ucdh.service-now.com/itss?id=sc_cat_item&amp;sys_id=738dd2ac93eba650c4dbb1847aba100d" TargetMode="External"/><Relationship Id="rId9" Type="http://schemas.openxmlformats.org/officeDocument/2006/relationships/hyperlink" Target="https://ucdserg.ucdavis.edu" TargetMode="External"/><Relationship Id="rId1081" Type="http://schemas.openxmlformats.org/officeDocument/2006/relationships/hyperlink" Target="https://ucjug.github.io/workshop_julia_basics/" TargetMode="External"/><Relationship Id="rId111" Type="http://schemas.openxmlformats.org/officeDocument/2006/relationships/hyperlink" Target="https://usethis.r-lib.org/" TargetMode="External"/><Relationship Id="rId303" Type="http://schemas.openxmlformats.org/officeDocument/2006/relationships/hyperlink" Target="https://vctrs.r-lib.org/" TargetMode="External"/><Relationship Id="rId296" Type="http://schemas.openxmlformats.org/officeDocument/2006/relationships/hyperlink" Target="https://waldo.r-lib.org/" TargetMode="External"/><Relationship Id="rId832" Type="http://schemas.openxmlformats.org/officeDocument/2006/relationships/hyperlink" Target="https://wezfurlong.org/wezterm/" TargetMode="External"/><Relationship Id="rId977" Type="http://schemas.openxmlformats.org/officeDocument/2006/relationships/hyperlink" Target="https://wiki.archlinux.org/title/Wayland" TargetMode="External"/><Relationship Id="rId988" Type="http://schemas.openxmlformats.org/officeDocument/2006/relationships/hyperlink" Target="https://wiki.x2go.org/" TargetMode="External"/><Relationship Id="rId305" Type="http://schemas.openxmlformats.org/officeDocument/2006/relationships/hyperlink" Target="https://withr.r-lib.org/" TargetMode="External"/><Relationship Id="rId815" Type="http://schemas.openxmlformats.org/officeDocument/2006/relationships/hyperlink" Target="https://woodpecker-ci.org/" TargetMode="External"/><Relationship Id="rId1083" Type="http://schemas.openxmlformats.org/officeDocument/2006/relationships/hyperlink" Target="https://www.anthropic.com/institute/recursive-self-improvement" TargetMode="External"/><Relationship Id="rId1171" Type="http://schemas.openxmlformats.org/officeDocument/2006/relationships/hyperlink" Target="https://www.biorxiv.org/" TargetMode="External"/><Relationship Id="rId385" Type="http://schemas.openxmlformats.org/officeDocument/2006/relationships/hyperlink" Target="https://www.brodrigues.co/blog/2016-07-18-data-frame-columns-as-arguments-to-dplyr-functions/" TargetMode="External"/><Relationship Id="rId1002" Type="http://schemas.openxmlformats.org/officeDocument/2006/relationships/hyperlink" Target="https://www.chriswrites.com/how-to-change-file-permissions-using-the-terminal/" TargetMode="External"/><Relationship Id="rId212" Type="http://schemas.openxmlformats.org/officeDocument/2006/relationships/hyperlink" Target="https://www.danieldsjoberg.com/gtsummary/" TargetMode="External"/><Relationship Id="rId1051" Type="http://schemas.openxmlformats.org/officeDocument/2006/relationships/hyperlink" Target="https://www.datacamp.com/" TargetMode="External"/><Relationship Id="rId52" Type="http://schemas.openxmlformats.org/officeDocument/2006/relationships/hyperlink" Target="https://www.equator-network.org/" TargetMode="External"/><Relationship Id="rId53" Type="http://schemas.openxmlformats.org/officeDocument/2006/relationships/hyperlink" Target="https://www.equator-network.org/reporting-guidelines/consort/" TargetMode="External"/><Relationship Id="rId55" Type="http://schemas.openxmlformats.org/officeDocument/2006/relationships/hyperlink" Target="https://www.equator-network.org/reporting-guidelines/stard/" TargetMode="External"/><Relationship Id="rId54" Type="http://schemas.openxmlformats.org/officeDocument/2006/relationships/hyperlink" Target="https://www.equator-network.org/reporting-guidelines/strobe/" TargetMode="External"/><Relationship Id="rId681" Type="http://schemas.openxmlformats.org/officeDocument/2006/relationships/hyperlink" Target="https://www.git-scm.com/docs/gitignore#_pattern_format" TargetMode="External"/><Relationship Id="rId791" Type="http://schemas.openxmlformats.org/officeDocument/2006/relationships/hyperlink" Target="https://www.githubstatus.com/" TargetMode="External"/><Relationship Id="rId1102" Type="http://schemas.openxmlformats.org/officeDocument/2006/relationships/hyperlink" Target="https://www.globalcodeofconduct.org/" TargetMode="External"/><Relationship Id="rId992" Type="http://schemas.openxmlformats.org/officeDocument/2006/relationships/hyperlink" Target="https://www.gnu.org/software/screen/" TargetMode="External"/><Relationship Id="rId887" Type="http://schemas.openxmlformats.org/officeDocument/2006/relationships/hyperlink" Target="https://www.howtogeek.com/118594/how-to-edit-your-system-path-for-easy-command-line-access/" TargetMode="External"/><Relationship Id="rId563" Type="http://schemas.openxmlformats.org/officeDocument/2006/relationships/hyperlink" Target="https://www.htmlwidgets.org/" TargetMode="External"/><Relationship Id="rId1170" Type="http://schemas.openxmlformats.org/officeDocument/2006/relationships/hyperlink" Target="https://www.medrxiv.org/" TargetMode="External"/><Relationship Id="rId1134" Type="http://schemas.openxmlformats.org/officeDocument/2006/relationships/hyperlink" Target="https://www.nature.com/articles/d41586-021-03603-2" TargetMode="External"/><Relationship Id="rId1100" Type="http://schemas.openxmlformats.org/officeDocument/2006/relationships/hyperlink" Target="https://www.niaid.nih.gov/grants-contracts/write-grant-application" TargetMode="External"/><Relationship Id="rId471" Type="http://schemas.openxmlformats.org/officeDocument/2006/relationships/hyperlink" Target="https://www.r-bloggers.com/align-assign-rstudio-addin-to-align-assignment-operators/" TargetMode="External"/><Relationship Id="rId388" Type="http://schemas.openxmlformats.org/officeDocument/2006/relationships/hyperlink" Target="https://www.rdocumentation.org/packages/feather/versions/0.3.3" TargetMode="External"/><Relationship Id="rId474" Type="http://schemas.openxmlformats.org/officeDocument/2006/relationships/hyperlink" Target="https://www.rdocumentation.org/packages/styler/versions/1.1.0/topics/style_dir" TargetMode="External"/><Relationship Id="rId245" Type="http://schemas.openxmlformats.org/officeDocument/2006/relationships/hyperlink" Target="https://www.reddit.com/r/learnprogramming/comments/47avb5/one_long_function_2001000_lines_of_codes_or_one/" TargetMode="External"/><Relationship Id="rId81" Type="http://schemas.openxmlformats.org/officeDocument/2006/relationships/hyperlink" Target="https://www.repostatus.org/" TargetMode="External"/><Relationship Id="rId1092" Type="http://schemas.openxmlformats.org/officeDocument/2006/relationships/hyperlink" Target="https://www.sciencedirect.com/science/article/pii/S1471491423000928" TargetMode="External"/><Relationship Id="rId882" Type="http://schemas.openxmlformats.org/officeDocument/2006/relationships/hyperlink" Target="https://www.shellcheck.net/" TargetMode="External"/><Relationship Id="rId246" Type="http://schemas.openxmlformats.org/officeDocument/2006/relationships/hyperlink" Target="https://www.sololearn.com/en/Discuss/1278705/optimal-number-of-lines-of-code-of-functions" TargetMode="External"/><Relationship Id="rId360" Type="http://schemas.openxmlformats.org/officeDocument/2006/relationships/hyperlink" Target="https://www.tidyverse.org/" TargetMode="External"/><Relationship Id="rId523" Type="http://schemas.openxmlformats.org/officeDocument/2006/relationships/hyperlink" Target="https://www.tidyverse.org/blog/2022/10/tidyselect-1-2-0/" TargetMode="External"/><Relationship Id="rId1125" Type="http://schemas.openxmlformats.org/officeDocument/2006/relationships/hyperlink" Target="https://www.training.nih.gov/career-services/" TargetMode="External"/><Relationship Id="rId973" Type="http://schemas.openxmlformats.org/officeDocument/2006/relationships/hyperlink" Target="https://www.xquartz.org/" TargetMode="External"/><Relationship Id="rId1135" Type="http://schemas.openxmlformats.org/officeDocument/2006/relationships/hyperlink" Target="https://www.youtube.com/watch?v=1RwJbhkCA58" TargetMode="External"/><Relationship Id="rId1093" Type="http://schemas.openxmlformats.org/officeDocument/2006/relationships/hyperlink" Target="https://www.youtube.com/watch?v=1RwJbhkCA58&amp;t=1171s" TargetMode="External"/><Relationship Id="rId50" Type="http://schemas.openxmlformats.org/officeDocument/2006/relationships/hyperlink" Target="https://www.youtube.com/watch?v=WoYkY9MkbRE" TargetMode="External"/><Relationship Id="rId383" Type="http://schemas.openxmlformats.org/officeDocument/2006/relationships/hyperlink" Target="https://www.youtube.com/watch?v=nERXS3ssntw" TargetMode="External"/><Relationship Id="rId1090"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2026-09-15T01:36:43Z</dcterms:created>
  <dcterms:modified xsi:type="dcterms:W3CDTF">2026-09-15T01:36:43Z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2026-09-15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