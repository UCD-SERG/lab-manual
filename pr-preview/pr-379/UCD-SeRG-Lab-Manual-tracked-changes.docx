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ins w:id="463" w:author="PR Preview" w:date="2024-01-01T00:00:00Z">
        <w:r>
          <w:rPr>
            <w:b/>
            <w:bCs/>
          </w:rPr>
          <w:t xml:space="preserve">Security</w:t>
        </w:r>
      </w:ins>
      <w:ins w:id="463" w:author="PR Preview" w:date="2024-01-01T00:00:00Z">
        <w:r>
          <w:t xml:space="preserve">: For production workflows, consider pinning action versions to commit SHAs instead of tags (see</w:t>
        </w:r>
      </w:ins>
      <w:ins w:id="463" w:author="PR Preview" w:date="2024-01-01T00:00:00Z">
        <w:r>
          <w:t xml:space="preserve"> </w:t>
        </w:r>
      </w:ins>
      <w:hyperlink w:anchor="sec-ai-best-practices">
        <w:r>
          <w:rPr>
            <w:rStyle w:val="Hyperlink"/>
          </w:rPr>
          <w:t xml:space="preserve">Section 18.5.8</w:t>
        </w:r>
      </w:hyperlink>
      <w:ins w:id="463" w:author="PR Preview" w:date="2024-01-01T00:00:00Z">
        <w:r>
          <w:t xml:space="preserve">)</w:t>
        </w:r>
      </w:ins>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ins w:id="1534" w:author="PR Preview" w:date="2024-01-01T00:00:00Z">
        <w:r>
          <w:t xml:space="preserve">For guidance on using GitHub Copilot effectively,</w:t>
        </w:r>
      </w:ins>
      <w:ins w:id="1534" w:author="PR Preview" w:date="2024-01-01T00:00:00Z">
        <w:r>
          <w:t xml:space="preserve"> </w:t>
        </w:r>
      </w:ins>
      <w:ins w:id="1534" w:author="PR Preview" w:date="2024-01-01T00:00:00Z">
        <w:r>
          <w:t xml:space="preserve">see</w:t>
        </w:r>
      </w:ins>
      <w:ins w:id="1534" w:author="PR Preview" w:date="2024-01-01T00:00:00Z">
        <w:r>
          <w:t xml:space="preserve"> </w:t>
        </w:r>
      </w:ins>
      <w:hyperlink w:anchor="sec-ai-best-practices">
        <w:r>
          <w:rPr>
            <w:rStyle w:val="Hyperlink"/>
          </w:rPr>
          <w:t xml:space="preserve">Section 18.5.8</w:t>
        </w:r>
      </w:hyperlink>
      <w:ins w:id="1534" w:author="PR Preview" w:date="2024-01-01T00:00:00Z">
        <w:r>
          <w:t xml:space="preserve"> </w:t>
        </w:r>
      </w:ins>
      <w:ins w:id="1534" w:author="PR Preview" w:date="2024-01-01T00:00:00Z">
        <w:r>
          <w:t xml:space="preserve">in the Working with AI chapter.</w:t>
        </w:r>
      </w:ins>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ins w:id="1547" w:author="PR Preview" w:date="2024-01-01T00:00:00Z">
        <w:r>
          <w:t xml:space="preserve">On Windows with Git Bash or MSYS2,</w:t>
        </w:r>
      </w:ins>
      <w:ins w:id="1547" w:author="PR Preview" w:date="2024-01-01T00:00:00Z">
        <w:r>
          <w:t xml:space="preserve"> </w:t>
        </w:r>
      </w:ins>
      <w:ins w:id="1547" w:author="PR Preview" w:date="2024-01-01T00:00:00Z">
        <w:r>
          <w:t xml:space="preserve">see</w:t>
        </w:r>
      </w:ins>
      <w:ins w:id="1547" w:author="PR Preview" w:date="2024-01-01T00:00:00Z">
        <w:r>
          <w:t xml:space="preserve"> </w:t>
        </w:r>
      </w:ins>
      <w:hyperlink w:anchor="sec-ai-claude-code-windows">
        <w:r>
          <w:rPr>
            <w:rStyle w:val="Hyperlink"/>
          </w:rPr>
          <w:t xml:space="preserve">Section 18.5.20</w:t>
        </w:r>
      </w:hyperlink>
      <w:ins w:id="1547" w:author="PR Preview" w:date="2024-01-01T00:00:00Z">
        <w:r>
          <w:t xml:space="preserve"> </w:t>
        </w:r>
      </w:ins>
      <w:ins w:id="1547" w:author="PR Preview" w:date="2024-01-01T00:00:00Z">
        <w:r>
          <w:t xml:space="preserve">for the</w:t>
        </w:r>
      </w:ins>
      <w:ins w:id="1547" w:author="PR Preview" w:date="2024-01-01T00:00:00Z">
        <w:r>
          <w:t xml:space="preserve"> </w:t>
        </w:r>
      </w:ins>
      <w:ins w:id="1547" w:author="PR Preview" w:date="2024-01-01T00:00:00Z">
        <w:r>
          <w:rPr>
            <w:rStyle w:val="VerbatimChar"/>
          </w:rPr>
          <w:t xml:space="preserve">winpty</w:t>
        </w:r>
      </w:ins>
      <w:ins w:id="1547" w:author="PR Preview" w:date="2024-01-01T00:00:00Z">
        <w:r>
          <w:t xml:space="preserve"> </w:t>
        </w:r>
      </w:ins>
      <w:ins w:id="1547" w:author="PR Preview" w:date="2024-01-01T00:00:00Z">
        <w:r>
          <w:t xml:space="preserve">workaround if the interactive</w:t>
        </w:r>
      </w:ins>
      <w:ins w:id="1547" w:author="PR Preview" w:date="2024-01-01T00:00:00Z">
        <w:r>
          <w:t xml:space="preserve"> </w:t>
        </w:r>
      </w:ins>
      <w:ins w:id="1547" w:author="PR Preview" w:date="2024-01-01T00:00:00Z">
        <w:r>
          <w:t xml:space="preserve">prompt fails.</w:t>
        </w:r>
      </w:ins>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ins w:id="1555" w:author="PR Preview" w:date="2024-01-01T00:00:00Z">
        <w:r>
          <w:t xml:space="preserve">On Windows with Git Bash or MSYS2,</w:t>
        </w:r>
      </w:ins>
      <w:ins w:id="1555" w:author="PR Preview" w:date="2024-01-01T00:00:00Z">
        <w:r>
          <w:t xml:space="preserve"> </w:t>
        </w:r>
      </w:ins>
      <w:ins w:id="1555" w:author="PR Preview" w:date="2024-01-01T00:00:00Z">
        <w:r>
          <w:t xml:space="preserve">see</w:t>
        </w:r>
      </w:ins>
      <w:ins w:id="1555" w:author="PR Preview" w:date="2024-01-01T00:00:00Z">
        <w:r>
          <w:t xml:space="preserve"> </w:t>
        </w:r>
      </w:ins>
      <w:hyperlink w:anchor="sec-ai-claude-code-windows">
        <w:r>
          <w:rPr>
            <w:rStyle w:val="Hyperlink"/>
          </w:rPr>
          <w:t xml:space="preserve">Section 18.5.20</w:t>
        </w:r>
      </w:hyperlink>
      <w:ins w:id="1555" w:author="PR Preview" w:date="2024-01-01T00:00:00Z">
        <w:r>
          <w:t xml:space="preserve"> </w:t>
        </w:r>
      </w:ins>
      <w:ins w:id="1555" w:author="PR Preview" w:date="2024-01-01T00:00:00Z">
        <w:r>
          <w:t xml:space="preserve">for the</w:t>
        </w:r>
      </w:ins>
      <w:ins w:id="1555" w:author="PR Preview" w:date="2024-01-01T00:00:00Z">
        <w:r>
          <w:t xml:space="preserve"> </w:t>
        </w:r>
      </w:ins>
      <w:ins w:id="1555" w:author="PR Preview" w:date="2024-01-01T00:00:00Z">
        <w:r>
          <w:rPr>
            <w:rStyle w:val="VerbatimChar"/>
          </w:rPr>
          <w:t xml:space="preserve">winpty</w:t>
        </w:r>
      </w:ins>
      <w:ins w:id="1555" w:author="PR Preview" w:date="2024-01-01T00:00:00Z">
        <w:r>
          <w:t xml:space="preserve"> </w:t>
        </w:r>
      </w:ins>
      <w:ins w:id="1555" w:author="PR Preview" w:date="2024-01-01T00:00:00Z">
        <w:r>
          <w:t xml:space="preserve">workaround if the interactive</w:t>
        </w:r>
      </w:ins>
      <w:ins w:id="1555" w:author="PR Preview" w:date="2024-01-01T00:00:00Z">
        <w:r>
          <w:t xml:space="preserve"> </w:t>
        </w:r>
      </w:ins>
      <w:ins w:id="1555" w:author="PR Preview" w:date="2024-01-01T00:00:00Z">
        <w:r>
          <w:t xml:space="preserve">prompt fails.</w:t>
        </w:r>
      </w:ins>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49" w:name="sec-r-ci"/>
    <w:p>
      <w:pPr>
        <w:pStyle w:val="Heading1"/>
      </w:pPr>
      <w:r>
        <w:t xml:space="preserve">12. Continuous Integration</w:t>
      </w:r>
    </w:p>
    <w:bookmarkStart w:id="51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6"/>
    <w:bookmarkStart w:id="52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7">
        <w:r>
          <w:rPr>
            <w:rStyle w:val="Hyperlink"/>
          </w:rPr>
          <w:t xml:space="preserve">r-lib/actions</w:t>
        </w:r>
      </w:hyperlink>
      <w:r>
        <w:t xml:space="preserve"> </w:t>
      </w:r>
      <w:r>
        <w:t xml:space="preserve">that handle common R package tasks.</w:t>
      </w:r>
    </w:p>
    <w:bookmarkStart w:id="51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9"/>
    <w:bookmarkStart w:id="52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0"/>
    <w:bookmarkEnd w:id="521"/>
    <w:bookmarkStart w:id="52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2"/>
    <w:bookmarkStart w:id="52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opt/quarto/share/formats/docx/warning.png" id="52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6"/>
    <w:bookmarkStart w:id="52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ins w:id="1679" w:author="PR Preview" w:date="2024-01-01T00:00:00Z">
        <w:r>
          <w:t xml:space="preserve">For help addressing workflow failures,</w:t>
        </w:r>
      </w:ins>
      <w:ins w:id="1679" w:author="PR Preview" w:date="2024-01-01T00:00:00Z">
        <w:r>
          <w:t xml:space="preserve"> </w:t>
        </w:r>
      </w:ins>
      <w:ins w:id="1679" w:author="PR Preview" w:date="2024-01-01T00:00:00Z">
        <w:r>
          <w:t xml:space="preserve">see</w:t>
        </w:r>
      </w:ins>
      <w:ins w:id="1679" w:author="PR Preview" w:date="2024-01-01T00:00:00Z">
        <w:r>
          <w:t xml:space="preserve"> </w:t>
        </w:r>
      </w:ins>
      <w:hyperlink w:anchor="sec-ai-addressing-failing-workflows">
        <w:r>
          <w:rPr>
            <w:rStyle w:val="Hyperlink"/>
          </w:rPr>
          <w:t xml:space="preserve">Section 18.5.6</w:t>
        </w:r>
      </w:hyperlink>
      <w:ins w:id="1679" w:author="PR Preview" w:date="2024-01-01T00:00:00Z">
        <w:r>
          <w:t xml:space="preserve">.</w:t>
        </w:r>
      </w:ins>
    </w:p>
    <w:bookmarkEnd w:id="528"/>
    <w:bookmarkStart w:id="54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29"/>
    <w:bookmarkStart w:id="535" w:name="comparison-of-popular-actions"/>
    <w:p>
      <w:pPr>
        <w:pStyle w:val="Heading4"/>
      </w:pPr>
      <w:r>
        <w:t xml:space="preserve">12.6.0.2 Comparison of Popular Actions</w:t>
      </w:r>
    </w:p>
    <w:p>
      <w:pPr>
        <w:pStyle w:val="FirstParagraph"/>
      </w:pPr>
      <w:hyperlink r:id="rId53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5"/>
    <w:bookmarkStart w:id="53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6"/>
    <w:bookmarkStart w:id="53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7"/>
    <w:bookmarkStart w:id="54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40"/>
    <w:bookmarkEnd w:id="541"/>
    <w:bookmarkStart w:id="54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44"/>
    <w:bookmarkStart w:id="548"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7">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5">
        <w:r>
          <w:rPr>
            <w:rStyle w:val="Hyperlink"/>
          </w:rPr>
          <w:t xml:space="preserve">R Packages book: Continuous Integration</w:t>
        </w:r>
      </w:hyperlink>
    </w:p>
    <w:p>
      <w:pPr>
        <w:pStyle w:val="Compact"/>
        <w:numPr>
          <w:ilvl w:val="0"/>
          <w:numId w:val="1197"/>
        </w:numPr>
      </w:pPr>
      <w:hyperlink r:id="rId546">
        <w:r>
          <w:rPr>
            <w:rStyle w:val="Hyperlink"/>
          </w:rPr>
          <w:t xml:space="preserve">GitHub Actions documentation</w:t>
        </w:r>
      </w:hyperlink>
    </w:p>
    <w:p>
      <w:pPr>
        <w:pStyle w:val="Compact"/>
        <w:numPr>
          <w:ilvl w:val="0"/>
          <w:numId w:val="1197"/>
        </w:numPr>
      </w:pPr>
      <w:hyperlink r:id="rId547">
        <w:r>
          <w:rPr>
            <w:rStyle w:val="Hyperlink"/>
          </w:rPr>
          <w:t xml:space="preserve">Where to find help with r-lib/actions</w:t>
        </w:r>
      </w:hyperlink>
    </w:p>
    <w:p>
      <w:pPr>
        <w:pStyle w:val="Compact"/>
        <w:numPr>
          <w:ilvl w:val="0"/>
          <w:numId w:val="1197"/>
        </w:numPr>
      </w:pPr>
      <w:hyperlink r:id="rId527">
        <w:r>
          <w:rPr>
            <w:rStyle w:val="Hyperlink"/>
          </w:rPr>
          <w:t xml:space="preserve">GitHub Status</w:t>
        </w:r>
      </w:hyperlink>
      <w:r>
        <w:t xml:space="preserve"> </w:t>
      </w:r>
      <w:r>
        <w:t xml:space="preserve">- real-time status of GitHub services</w:t>
      </w:r>
    </w:p>
    <w:p>
      <w:r>
        <w:br w:type="page"/>
      </w:r>
    </w:p>
    <w:bookmarkEnd w:id="548"/>
    <w:bookmarkEnd w:id="549"/>
    <w:bookmarkStart w:id="57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3" w:name="reproducible-environments"/>
    <w:p>
      <w:pPr>
        <w:pStyle w:val="Heading1"/>
      </w:pPr>
      <w:r>
        <w:t xml:space="preserve">14. Reproducible Environments</w:t>
      </w:r>
    </w:p>
    <w:bookmarkStart w:id="578" w:name="package-version-control-with-renv"/>
    <w:p>
      <w:pPr>
        <w:pStyle w:val="Heading2"/>
      </w:pPr>
      <w:r>
        <w:t xml:space="preserve">14.1 Package Version Control with renv</w:t>
      </w:r>
    </w:p>
    <w:bookmarkStart w:id="57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2"/>
    <w:bookmarkStart w:id="57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3"/>
    <w:bookmarkStart w:id="57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4">
        <w:r>
          <w:rPr>
            <w:rStyle w:val="Hyperlink"/>
          </w:rPr>
          <w:t xml:space="preserve">official renv documentation</w:t>
        </w:r>
      </w:hyperlink>
      <w:r>
        <w:t xml:space="preserve">.</w:t>
      </w:r>
    </w:p>
    <w:bookmarkEnd w:id="575"/>
    <w:bookmarkEnd w:id="576"/>
    <w:bookmarkStart w:id="57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7"/>
    <w:bookmarkEnd w:id="578"/>
    <w:bookmarkStart w:id="57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79"/>
    <w:bookmarkStart w:id="582" w:name="clearing-docker-cache"/>
    <w:p>
      <w:pPr>
        <w:pStyle w:val="Heading2"/>
      </w:pPr>
      <w:ins w:id="2886" w:author="PR Preview" w:date="2024-01-01T00:00:00Z">
        <w:r>
          <w:t xml:space="preserve">14.3 Clearing Docker Cache</w:t>
        </w:r>
      </w:ins>
    </w:p>
    <w:p>
      <w:pPr>
        <w:pStyle w:val="FirstParagraph"/>
      </w:pPr>
      <w:ins w:id="2887" w:author="PR Preview" w:date="2024-01-01T00:00:00Z">
        <w:r>
          <w:t xml:space="preserve">When Docker images and containers accumulate on a server,</w:t>
        </w:r>
      </w:ins>
      <w:ins w:id="2887" w:author="PR Preview" w:date="2024-01-01T00:00:00Z">
        <w:r>
          <w:t xml:space="preserve"> </w:t>
        </w:r>
      </w:ins>
      <w:ins w:id="2887" w:author="PR Preview" w:date="2024-01-01T00:00:00Z">
        <w:r>
          <w:t xml:space="preserve">they can consume significant disk space.</w:t>
        </w:r>
      </w:ins>
      <w:ins w:id="2887" w:author="PR Preview" w:date="2024-01-01T00:00:00Z">
        <w:r>
          <w:t xml:space="preserve"> </w:t>
        </w:r>
      </w:ins>
      <w:ins w:id="2887" w:author="PR Preview" w:date="2024-01-01T00:00:00Z">
        <w:r>
          <w:t xml:space="preserve">To reclaim disk space by removing unused Docker data:</w:t>
        </w:r>
      </w:ins>
    </w:p>
    <w:p>
      <w:pPr>
        <w:pStyle w:val="Compact"/>
        <w:numPr>
          <w:ilvl w:val="0"/>
          <w:numId w:val="1207"/>
        </w:numPr>
      </w:pPr>
      <w:ins w:id="2888" w:author="PR Preview" w:date="2024-01-01T00:00:00Z">
        <w:r>
          <w:t xml:space="preserve">SSH into the Docker server.</w:t>
        </w:r>
      </w:ins>
    </w:p>
    <w:p>
      <w:pPr>
        <w:pStyle w:val="Compact"/>
        <w:numPr>
          <w:ilvl w:val="0"/>
          <w:numId w:val="1207"/>
        </w:numPr>
      </w:pPr>
      <w:ins w:id="2889" w:author="PR Preview" w:date="2024-01-01T00:00:00Z">
        <w:r>
          <w:t xml:space="preserve">Run</w:t>
        </w:r>
      </w:ins>
      <w:ins w:id="2889" w:author="PR Preview" w:date="2024-01-01T00:00:00Z">
        <w:r>
          <w:t xml:space="preserve"> </w:t>
        </w:r>
      </w:ins>
      <w:ins w:id="2889" w:author="PR Preview" w:date="2024-01-01T00:00:00Z">
        <w:r>
          <w:rPr>
            <w:rStyle w:val="VerbatimChar"/>
          </w:rPr>
          <w:t xml:space="preserve">docker system prune -a</w:t>
        </w:r>
      </w:ins>
      <w:ins w:id="2889" w:author="PR Preview" w:date="2024-01-01T00:00:00Z">
        <w:r>
          <w:t xml:space="preserve">.</w:t>
        </w:r>
      </w:ins>
    </w:p>
    <w:p>
      <w:pPr>
        <w:pStyle w:val="FirstParagraph"/>
      </w:pPr>
      <w:ins w:id="2890" w:author="PR Preview" w:date="2024-01-01T00:00:00Z">
        <w:r>
          <w:t xml:space="preserve">This command removes all stopped containers,</w:t>
        </w:r>
      </w:ins>
      <w:ins w:id="2890" w:author="PR Preview" w:date="2024-01-01T00:00:00Z">
        <w:r>
          <w:t xml:space="preserve"> </w:t>
        </w:r>
      </w:ins>
      <w:ins w:id="2890" w:author="PR Preview" w:date="2024-01-01T00:00:00Z">
        <w:r>
          <w:t xml:space="preserve">all unused networks,</w:t>
        </w:r>
      </w:ins>
      <w:ins w:id="2890" w:author="PR Preview" w:date="2024-01-01T00:00:00Z">
        <w:r>
          <w:t xml:space="preserve"> </w:t>
        </w:r>
      </w:ins>
      <w:ins w:id="2890" w:author="PR Preview" w:date="2024-01-01T00:00:00Z">
        <w:r>
          <w:t xml:space="preserve">all unused images (not just dangling ones),</w:t>
        </w:r>
      </w:ins>
      <w:ins w:id="2890" w:author="PR Preview" w:date="2024-01-01T00:00:00Z">
        <w:r>
          <w:t xml:space="preserve"> </w:t>
        </w:r>
      </w:ins>
      <w:ins w:id="2890" w:author="PR Preview" w:date="2024-01-01T00:00:00Z">
        <w:r>
          <w:t xml:space="preserve">and all build cache.</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80" name="Picture"/>
                  <a:graphic>
                    <a:graphicData uri="http://schemas.openxmlformats.org/drawingml/2006/picture">
                      <pic:pic>
                        <pic:nvPicPr>
                          <pic:cNvPr descr="/opt/quarto/share/formats/docx/warning.png" id="581"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582"/>
    <w:bookmarkEnd w:id="583"/>
    <w:bookmarkStart w:id="609" w:name="code-publication"/>
    <w:p>
      <w:pPr>
        <w:pStyle w:val="Heading1"/>
      </w:pPr>
      <w:r>
        <w:t xml:space="preserve">15. Code Publication</w:t>
      </w:r>
    </w:p>
    <w:bookmarkStart w:id="584" w:name="checklist-overview"/>
    <w:p>
      <w:pPr>
        <w:pStyle w:val="Heading2"/>
      </w:pPr>
      <w:r>
        <w:t xml:space="preserve">15.1 Checklist overview</w:t>
      </w:r>
    </w:p>
    <w:p>
      <w:pPr>
        <w:pStyle w:val="Compact"/>
        <w:numPr>
          <w:ilvl w:val="0"/>
          <w:numId w:val="1208"/>
        </w:numPr>
      </w:pPr>
      <w:hyperlink w:anchor="fill-out-file-headers">
        <w:r>
          <w:rPr>
            <w:rStyle w:val="Hyperlink"/>
          </w:rPr>
          <w:t xml:space="preserve">Fill out file headers</w:t>
        </w:r>
      </w:hyperlink>
    </w:p>
    <w:p>
      <w:pPr>
        <w:pStyle w:val="Compact"/>
        <w:numPr>
          <w:ilvl w:val="0"/>
          <w:numId w:val="1208"/>
        </w:numPr>
      </w:pPr>
      <w:hyperlink w:anchor="clean-up-comments">
        <w:r>
          <w:rPr>
            <w:rStyle w:val="Hyperlink"/>
          </w:rPr>
          <w:t xml:space="preserve">Clean up comments</w:t>
        </w:r>
      </w:hyperlink>
    </w:p>
    <w:p>
      <w:pPr>
        <w:pStyle w:val="Compact"/>
        <w:numPr>
          <w:ilvl w:val="0"/>
          <w:numId w:val="1208"/>
        </w:numPr>
      </w:pPr>
      <w:hyperlink w:anchor="document-functions">
        <w:r>
          <w:rPr>
            <w:rStyle w:val="Hyperlink"/>
          </w:rPr>
          <w:t xml:space="preserve">Document functions</w:t>
        </w:r>
      </w:hyperlink>
    </w:p>
    <w:p>
      <w:pPr>
        <w:pStyle w:val="Compact"/>
        <w:numPr>
          <w:ilvl w:val="0"/>
          <w:numId w:val="1208"/>
        </w:numPr>
      </w:pPr>
      <w:hyperlink w:anchor="remove-deprecated-filepaths">
        <w:r>
          <w:rPr>
            <w:rStyle w:val="Hyperlink"/>
          </w:rPr>
          <w:t xml:space="preserve">Remove deprecated filepaths</w:t>
        </w:r>
      </w:hyperlink>
    </w:p>
    <w:p>
      <w:pPr>
        <w:pStyle w:val="Compact"/>
        <w:numPr>
          <w:ilvl w:val="0"/>
          <w:numId w:val="1208"/>
        </w:numPr>
      </w:pPr>
      <w:hyperlink w:anchor="ensure-project-runs-via-bash">
        <w:r>
          <w:rPr>
            <w:rStyle w:val="Hyperlink"/>
          </w:rPr>
          <w:t xml:space="preserve">Ensure project runs via bash</w:t>
        </w:r>
      </w:hyperlink>
    </w:p>
    <w:p>
      <w:pPr>
        <w:pStyle w:val="Compact"/>
        <w:numPr>
          <w:ilvl w:val="0"/>
          <w:numId w:val="1208"/>
        </w:numPr>
      </w:pPr>
      <w:hyperlink w:anchor="complete-the-readme">
        <w:r>
          <w:rPr>
            <w:rStyle w:val="Hyperlink"/>
          </w:rPr>
          <w:t xml:space="preserve">Complete the README</w:t>
        </w:r>
      </w:hyperlink>
    </w:p>
    <w:p>
      <w:pPr>
        <w:pStyle w:val="Compact"/>
        <w:numPr>
          <w:ilvl w:val="0"/>
          <w:numId w:val="1208"/>
        </w:numPr>
      </w:pPr>
      <w:hyperlink w:anchor="clean-up-feature-branches">
        <w:r>
          <w:rPr>
            <w:rStyle w:val="Hyperlink"/>
          </w:rPr>
          <w:t xml:space="preserve">Clean up feature branches</w:t>
        </w:r>
      </w:hyperlink>
    </w:p>
    <w:p>
      <w:pPr>
        <w:pStyle w:val="Compact"/>
        <w:numPr>
          <w:ilvl w:val="0"/>
          <w:numId w:val="1208"/>
        </w:numPr>
      </w:pPr>
      <w:hyperlink w:anchor="sec-create-github-release">
        <w:r>
          <w:rPr>
            <w:rStyle w:val="Hyperlink"/>
          </w:rPr>
          <w:t xml:space="preserve">Create GitHub release</w:t>
        </w:r>
      </w:hyperlink>
    </w:p>
    <w:bookmarkEnd w:id="584"/>
    <w:bookmarkStart w:id="586"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5">
        <w:r>
          <w:rPr>
            <w:rStyle w:val="Hyperlink"/>
          </w:rPr>
          <w:t xml:space="preserve">here.</w:t>
        </w:r>
      </w:hyperlink>
    </w:p>
    <w:bookmarkEnd w:id="586"/>
    <w:bookmarkStart w:id="587"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7"/>
    <w:bookmarkStart w:id="589"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8">
        <w:r>
          <w:rPr>
            <w:rStyle w:val="Hyperlink"/>
          </w:rPr>
          <w:t xml:space="preserve">here.</w:t>
        </w:r>
      </w:hyperlink>
    </w:p>
    <w:bookmarkEnd w:id="589"/>
    <w:bookmarkStart w:id="590"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90"/>
    <w:bookmarkStart w:id="592"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91">
        <w:r>
          <w:rPr>
            <w:rStyle w:val="Hyperlink"/>
          </w:rPr>
          <w:t xml:space="preserve">here.</w:t>
        </w:r>
      </w:hyperlink>
    </w:p>
    <w:bookmarkEnd w:id="592"/>
    <w:bookmarkStart w:id="593"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9"/>
        </w:numPr>
      </w:pPr>
      <w:r>
        <w:t xml:space="preserve">0-config.R: configuration file that sets data directories, sources base functions, and loads required libraries</w:t>
      </w:r>
    </w:p>
    <w:p>
      <w:pPr>
        <w:pStyle w:val="BlockText"/>
        <w:numPr>
          <w:ilvl w:val="0"/>
          <w:numId w:val="1209"/>
        </w:numPr>
      </w:pPr>
      <w:r>
        <w:t xml:space="preserve">0-base-functions: folder containing scripts with functions used in the analysis</w:t>
      </w:r>
    </w:p>
    <w:p>
      <w:pPr>
        <w:pStyle w:val="BlockText"/>
        <w:numPr>
          <w:ilvl w:val="1"/>
          <w:numId w:val="1210"/>
        </w:numPr>
      </w:pPr>
      <w:r>
        <w:t xml:space="preserve">0-base-functions.R: R script containing general functions used across the analysis</w:t>
      </w:r>
    </w:p>
    <w:p>
      <w:pPr>
        <w:pStyle w:val="BlockText"/>
        <w:numPr>
          <w:ilvl w:val="1"/>
          <w:numId w:val="1210"/>
        </w:numPr>
      </w:pPr>
      <w:r>
        <w:t xml:space="preserve">0-bias-corr-functions.R: R script containing functions used in bias correction</w:t>
      </w:r>
    </w:p>
    <w:p>
      <w:pPr>
        <w:pStyle w:val="BlockText"/>
        <w:numPr>
          <w:ilvl w:val="1"/>
          <w:numId w:val="121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10"/>
        </w:numPr>
      </w:pPr>
      <w:r>
        <w:t xml:space="preserve">0-prior-functions.R: R script containing functions to generate priors</w:t>
      </w:r>
    </w:p>
    <w:p>
      <w:pPr>
        <w:pStyle w:val="BlockText"/>
        <w:numPr>
          <w:ilvl w:val="0"/>
          <w:numId w:val="1209"/>
        </w:numPr>
      </w:pPr>
      <w:r>
        <w:t xml:space="preserve">1-data: folder containing data processing scripts NOTE: some scripts are deprecated</w:t>
      </w:r>
    </w:p>
    <w:p>
      <w:pPr>
        <w:pStyle w:val="BlockText"/>
        <w:numPr>
          <w:ilvl w:val="0"/>
          <w:numId w:val="1209"/>
        </w:numPr>
      </w:pPr>
      <w:r>
        <w:t xml:space="preserve">2-analysis: folder containing analysis scripts. To rerun all scripts in this subdirectory, run the bash script 0-run-analysis.sh.</w:t>
      </w:r>
    </w:p>
    <w:p>
      <w:pPr>
        <w:pStyle w:val="BlockText"/>
        <w:numPr>
          <w:ilvl w:val="1"/>
          <w:numId w:val="1211"/>
        </w:numPr>
      </w:pPr>
      <w:r>
        <w:t xml:space="preserve">1-obtain-priors-state.R: obtain priors for each state</w:t>
      </w:r>
    </w:p>
    <w:p>
      <w:pPr>
        <w:pStyle w:val="BlockText"/>
        <w:numPr>
          <w:ilvl w:val="1"/>
          <w:numId w:val="1211"/>
        </w:numPr>
      </w:pPr>
      <w:r>
        <w:t xml:space="preserve">2-est-expected-cases-state.R: estimate expected cases in each state</w:t>
      </w:r>
    </w:p>
    <w:p>
      <w:pPr>
        <w:pStyle w:val="BlockText"/>
        <w:numPr>
          <w:ilvl w:val="1"/>
          <w:numId w:val="1211"/>
        </w:numPr>
      </w:pPr>
      <w:r>
        <w:t xml:space="preserve">3-est-expected-cases-state-perf-testing.R: estimate expected cases in each state, estimate the percentage of underestimation due to incomplete testing vs. imperfect test accuracy</w:t>
      </w:r>
    </w:p>
    <w:p>
      <w:pPr>
        <w:pStyle w:val="BlockText"/>
        <w:numPr>
          <w:ilvl w:val="1"/>
          <w:numId w:val="1211"/>
        </w:numPr>
      </w:pPr>
      <w:r>
        <w:t xml:space="preserve">4-obtain-testing-protocols.R: find testing protocols for each state.</w:t>
      </w:r>
    </w:p>
    <w:p>
      <w:pPr>
        <w:pStyle w:val="BlockText"/>
        <w:numPr>
          <w:ilvl w:val="1"/>
          <w:numId w:val="1211"/>
        </w:numPr>
      </w:pPr>
      <w:r>
        <w:t xml:space="preserve">5-summarize-results.R: summarize results; obtain results for in text numerical results.</w:t>
      </w:r>
    </w:p>
    <w:p>
      <w:pPr>
        <w:pStyle w:val="BlockText"/>
        <w:numPr>
          <w:ilvl w:val="0"/>
          <w:numId w:val="1209"/>
        </w:numPr>
      </w:pPr>
      <w:r>
        <w:t xml:space="preserve">3-figure-table-scripts: folder containing figure scripts. To rerun all scripts in this subdirectory, run the bash script 0-run-figs.sh.</w:t>
      </w:r>
    </w:p>
    <w:p>
      <w:pPr>
        <w:pStyle w:val="BlockText"/>
        <w:numPr>
          <w:ilvl w:val="1"/>
          <w:numId w:val="1212"/>
        </w:numPr>
      </w:pPr>
      <w:r>
        <w:t xml:space="preserve">1-fig-testing.R: creates plot of testing patterns by state over time</w:t>
      </w:r>
    </w:p>
    <w:p>
      <w:pPr>
        <w:pStyle w:val="BlockText"/>
        <w:numPr>
          <w:ilvl w:val="1"/>
          <w:numId w:val="1212"/>
        </w:numPr>
      </w:pPr>
      <w:r>
        <w:t xml:space="preserve">2-fig-cases-usa-state-bar.R: creates bar plot of confirmed vs. estimated infections by state</w:t>
      </w:r>
    </w:p>
    <w:p>
      <w:pPr>
        <w:pStyle w:val="BlockText"/>
        <w:numPr>
          <w:ilvl w:val="1"/>
          <w:numId w:val="1212"/>
        </w:numPr>
      </w:pPr>
      <w:r>
        <w:t xml:space="preserve">3a-fig-map-usa-state.R: creates map of confirmed vs. estimated infections by state</w:t>
      </w:r>
    </w:p>
    <w:p>
      <w:pPr>
        <w:pStyle w:val="BlockText"/>
        <w:numPr>
          <w:ilvl w:val="1"/>
          <w:numId w:val="1212"/>
        </w:numPr>
      </w:pPr>
      <w:r>
        <w:t xml:space="preserve">3b-fig-map-usa-state-shiny.R: creates map of confirmed vs. estimated infections by state with search functionality by state</w:t>
      </w:r>
    </w:p>
    <w:p>
      <w:pPr>
        <w:pStyle w:val="BlockText"/>
        <w:numPr>
          <w:ilvl w:val="1"/>
          <w:numId w:val="1212"/>
        </w:numPr>
      </w:pPr>
      <w:r>
        <w:t xml:space="preserve">4-fig-priors.R: creates figure with priors for US as a whole</w:t>
      </w:r>
    </w:p>
    <w:p>
      <w:pPr>
        <w:pStyle w:val="BlockText"/>
        <w:numPr>
          <w:ilvl w:val="1"/>
          <w:numId w:val="1212"/>
        </w:numPr>
      </w:pPr>
      <w:r>
        <w:t xml:space="preserve">5-fig-density-usa.R: creates figure of distribution of estimated cases in the US</w:t>
      </w:r>
    </w:p>
    <w:p>
      <w:pPr>
        <w:pStyle w:val="BlockText"/>
        <w:numPr>
          <w:ilvl w:val="1"/>
          <w:numId w:val="1212"/>
        </w:numPr>
      </w:pPr>
      <w:r>
        <w:t xml:space="preserve">6-table-data-quality.R: creates table of data quality grading from COVID Tracking Project</w:t>
      </w:r>
    </w:p>
    <w:p>
      <w:pPr>
        <w:pStyle w:val="BlockText"/>
        <w:numPr>
          <w:ilvl w:val="1"/>
          <w:numId w:val="1212"/>
        </w:numPr>
      </w:pPr>
      <w:r>
        <w:t xml:space="preserve">7-fig-testpos.R: creates figure of the probability of testing positive among those tested by state</w:t>
      </w:r>
    </w:p>
    <w:p>
      <w:pPr>
        <w:pStyle w:val="BlockText"/>
        <w:numPr>
          <w:ilvl w:val="1"/>
          <w:numId w:val="1212"/>
        </w:numPr>
      </w:pPr>
      <w:r>
        <w:t xml:space="preserve">8-fig-percent-undertesting-state.R: creates figure of the percentage of under estimation due to incomplete testing</w:t>
      </w:r>
    </w:p>
    <w:p>
      <w:pPr>
        <w:pStyle w:val="BlockText"/>
        <w:numPr>
          <w:ilvl w:val="0"/>
          <w:numId w:val="1209"/>
        </w:numPr>
      </w:pPr>
      <w:r>
        <w:t xml:space="preserve">4-figures: folder containing figure files.</w:t>
      </w:r>
    </w:p>
    <w:p>
      <w:pPr>
        <w:pStyle w:val="BlockText"/>
        <w:numPr>
          <w:ilvl w:val="0"/>
          <w:numId w:val="1209"/>
        </w:numPr>
      </w:pPr>
      <w:r>
        <w:t xml:space="preserve">5-results: folder containing analysis results objects.</w:t>
      </w:r>
    </w:p>
    <w:p>
      <w:pPr>
        <w:pStyle w:val="BlockText"/>
        <w:numPr>
          <w:ilvl w:val="0"/>
          <w:numId w:val="120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3"/>
    <w:bookmarkStart w:id="594"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4"/>
    <w:bookmarkStart w:id="596"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595">
        <w:r>
          <w:rPr>
            <w:rStyle w:val="Hyperlink"/>
          </w:rPr>
          <w:t xml:space="preserve">Managing releases in a repository</w:t>
        </w:r>
      </w:hyperlink>
      <w:r>
        <w:t xml:space="preserve">.</w:t>
      </w:r>
    </w:p>
    <w:bookmarkEnd w:id="596"/>
    <w:bookmarkStart w:id="608"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59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59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599">
        <w:r>
          <w:rPr>
            <w:rStyle w:val="Hyperlink"/>
          </w:rPr>
          <w:t xml:space="preserve">CRAN stages diagram</w:t>
        </w:r>
      </w:hyperlink>
      <w:r>
        <w:t xml:space="preserve"> </w:t>
      </w:r>
      <w:r>
        <w:t xml:space="preserve">by Edgar Ruiz.</w:t>
      </w:r>
    </w:p>
    <w:bookmarkStart w:id="600"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3"/>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3"/>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3"/>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600"/>
    <w:bookmarkStart w:id="604"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4"/>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4"/>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4"/>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4"/>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4"/>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5"/>
        </w:numPr>
      </w:pPr>
      <w:r>
        <w:rPr>
          <w:rStyle w:val="VerbatimChar"/>
        </w:rPr>
        <w:t xml:space="preserve">devtools::check_win_devel()</w:t>
      </w:r>
      <w:r>
        <w:t xml:space="preserve"> </w:t>
      </w:r>
      <w:r>
        <w:t xml:space="preserve">- tests on Windows with the development version of R</w:t>
      </w:r>
    </w:p>
    <w:p>
      <w:pPr>
        <w:pStyle w:val="Compact"/>
        <w:numPr>
          <w:ilvl w:val="1"/>
          <w:numId w:val="1215"/>
        </w:numPr>
      </w:pPr>
      <w:hyperlink r:id="rId601">
        <w:r>
          <w:rPr>
            <w:rStyle w:val="Hyperlink"/>
          </w:rPr>
          <w:t xml:space="preserve">R-hub</w:t>
        </w:r>
      </w:hyperlink>
      <w:r>
        <w:t xml:space="preserve"> </w:t>
      </w:r>
      <w:r>
        <w:t xml:space="preserve">- tests on a wide range of platforms.</w:t>
      </w:r>
      <w:r>
        <w:t xml:space="preserve"> </w:t>
      </w:r>
      <w:r>
        <w:t xml:space="preserve">In</w:t>
      </w:r>
      <w:r>
        <w:t xml:space="preserve"> </w:t>
      </w:r>
      <w:hyperlink r:id="rId60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4"/>
        </w:numPr>
      </w:pPr>
      <w:r>
        <w:rPr>
          <w:b/>
          <w:bCs/>
        </w:rPr>
        <w:t xml:space="preserve">Review CRAN policies</w:t>
      </w:r>
      <w:r>
        <w:t xml:space="preserve">: Ensure your package complies with the</w:t>
      </w:r>
      <w:r>
        <w:t xml:space="preserve"> </w:t>
      </w:r>
      <w:hyperlink r:id="rId603">
        <w:r>
          <w:rPr>
            <w:rStyle w:val="Hyperlink"/>
          </w:rPr>
          <w:t xml:space="preserve">CRAN Repository Policy</w:t>
        </w:r>
      </w:hyperlink>
      <w:r>
        <w:t xml:space="preserve">.</w:t>
      </w:r>
    </w:p>
    <w:bookmarkEnd w:id="604"/>
    <w:bookmarkStart w:id="606"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05">
        <w:r>
          <w:rPr>
            <w:rStyle w:val="Hyperlink"/>
          </w:rPr>
          <w:t xml:space="preserve">new submission checklist</w:t>
        </w:r>
      </w:hyperlink>
      <w:r>
        <w:t xml:space="preserve"> </w:t>
      </w:r>
      <w:r>
        <w:t xml:space="preserve">in the R Packages book</w:t>
      </w:r>
      <w:r>
        <w:t xml:space="preserve"> </w:t>
      </w:r>
      <w:r>
        <w:t xml:space="preserve">for additional requirements.</w:t>
      </w:r>
    </w:p>
    <w:bookmarkEnd w:id="606"/>
    <w:bookmarkStart w:id="607" w:name="after-cran-acceptance"/>
    <w:p>
      <w:pPr>
        <w:pStyle w:val="Heading3"/>
      </w:pPr>
      <w:r>
        <w:t xml:space="preserve">15.10.4 After CRAN Acceptance</w:t>
      </w:r>
    </w:p>
    <w:p>
      <w:pPr>
        <w:pStyle w:val="FirstParagraph"/>
      </w:pPr>
      <w:r>
        <w:t xml:space="preserve">Once CRAN accepts your package:</w:t>
      </w:r>
    </w:p>
    <w:p>
      <w:pPr>
        <w:numPr>
          <w:ilvl w:val="0"/>
          <w:numId w:val="1216"/>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6"/>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6"/>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07"/>
    <w:bookmarkEnd w:id="608"/>
    <w:bookmarkEnd w:id="609"/>
    <w:bookmarkStart w:id="628" w:name="data-publication"/>
    <w:p>
      <w:pPr>
        <w:pStyle w:val="Heading1"/>
      </w:pPr>
      <w:r>
        <w:t xml:space="preserve">16. Data Publication</w:t>
      </w:r>
    </w:p>
    <w:bookmarkStart w:id="61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10"/>
    <w:bookmarkStart w:id="61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1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11"/>
    <w:bookmarkStart w:id="61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12"/>
    <w:bookmarkStart w:id="61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3">
        <w:r>
          <w:rPr>
            <w:rStyle w:val="Hyperlink"/>
          </w:rPr>
          <w:t xml:space="preserve">UC Davis DataLab GIS workshops</w:t>
        </w:r>
      </w:hyperlink>
      <w:r>
        <w:t xml:space="preserve">, including resources on QGIS and spatial SQL.</w:t>
      </w:r>
    </w:p>
    <w:bookmarkEnd w:id="614"/>
    <w:bookmarkEnd w:id="615"/>
    <w:bookmarkStart w:id="619" w:name="create-public-ids"/>
    <w:p>
      <w:pPr>
        <w:pStyle w:val="Heading2"/>
      </w:pPr>
      <w:r>
        <w:t xml:space="preserve">16.3 Create public IDs</w:t>
      </w:r>
    </w:p>
    <w:bookmarkStart w:id="61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16"/>
    <w:bookmarkStart w:id="61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7"/>
    <w:bookmarkStart w:id="618"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7"/>
        </w:numPr>
      </w:pPr>
      <w:r>
        <w:rPr>
          <w:rStyle w:val="VerbatimChar"/>
        </w:rPr>
        <w:t xml:space="preserve">data/final/</w:t>
      </w:r>
      <w:r>
        <w:t xml:space="preserve">- folder containing the projects final data in both csv and rds formats</w:t>
      </w:r>
      <w:r>
        <w:br/>
      </w:r>
    </w:p>
    <w:p>
      <w:pPr>
        <w:pStyle w:val="Compact"/>
        <w:numPr>
          <w:ilvl w:val="0"/>
          <w:numId w:val="121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8"/>
    <w:bookmarkEnd w:id="619"/>
    <w:bookmarkStart w:id="62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2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21">
        <w:r>
          <w:rPr>
            <w:rStyle w:val="Hyperlink"/>
          </w:rPr>
          <w:t xml:space="preserve">UC Davis DataLab workshop on data documentation</w:t>
        </w:r>
      </w:hyperlink>
      <w:r>
        <w:t xml:space="preserve">.</w:t>
      </w:r>
    </w:p>
    <w:bookmarkStart w:id="623" w:name="X659912a983e12070198566d6758f84b7c139c71"/>
    <w:p>
      <w:pPr>
        <w:pStyle w:val="Heading3"/>
      </w:pPr>
      <w:r>
        <w:t xml:space="preserve">16.4.1 Steps for creating an Open Science Framework (OSF) repository:</w:t>
      </w:r>
    </w:p>
    <w:p>
      <w:pPr>
        <w:pStyle w:val="Compact"/>
        <w:numPr>
          <w:ilvl w:val="0"/>
          <w:numId w:val="1218"/>
        </w:numPr>
      </w:pPr>
      <w:r>
        <w:t xml:space="preserve">Create a new OSF project per these instructions: https://help.osf.io/article/252-create-a-project</w:t>
      </w:r>
    </w:p>
    <w:p>
      <w:pPr>
        <w:pStyle w:val="Compact"/>
        <w:numPr>
          <w:ilvl w:val="0"/>
          <w:numId w:val="121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8"/>
        </w:numPr>
      </w:pPr>
      <w:r>
        <w:t xml:space="preserve">Create a notebook component and upload the final .html files (which will not be on github… but see optional item below)</w:t>
      </w:r>
    </w:p>
    <w:p>
      <w:pPr>
        <w:pStyle w:val="Compact"/>
        <w:numPr>
          <w:ilvl w:val="0"/>
          <w:numId w:val="1218"/>
        </w:numPr>
      </w:pPr>
      <w:r>
        <w:t xml:space="preserve">On the OSF landing Wiki, provide some context. Here is a recent example: https://osf.io/954bt/</w:t>
      </w:r>
    </w:p>
    <w:p>
      <w:pPr>
        <w:pStyle w:val="Compact"/>
        <w:numPr>
          <w:ilvl w:val="0"/>
          <w:numId w:val="1218"/>
        </w:numPr>
      </w:pPr>
      <w:r>
        <w:t xml:space="preserve">Create a Digital Object Identifier (DOI) for the repository. A DOI is a unique identifier that provides a persistent link to content, such as a dataset in this case.</w:t>
      </w:r>
      <w:r>
        <w:t xml:space="preserve"> </w:t>
      </w:r>
      <w:hyperlink r:id="rId622">
        <w:r>
          <w:rPr>
            <w:rStyle w:val="Hyperlink"/>
          </w:rPr>
          <w:t xml:space="preserve">Learn more about DOIs</w:t>
        </w:r>
      </w:hyperlink>
    </w:p>
    <w:p>
      <w:pPr>
        <w:pStyle w:val="Compact"/>
        <w:numPr>
          <w:ilvl w:val="0"/>
          <w:numId w:val="1218"/>
        </w:numPr>
      </w:pPr>
      <w:r>
        <w:t xml:space="preserve">Optional: Complete the software checklist and system requirement guide for the analysis to guide others. Include it on the GitHub README for the project: https://github.com/proctor-ucsf/mordor-antibody</w:t>
      </w:r>
    </w:p>
    <w:bookmarkEnd w:id="623"/>
    <w:bookmarkEnd w:id="624"/>
    <w:bookmarkStart w:id="62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5"/>
    <w:bookmarkStart w:id="62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6"/>
    <w:bookmarkStart w:id="62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9"/>
        </w:numPr>
      </w:pPr>
      <w:r>
        <w:t xml:space="preserve">ACTION - https://osf.io/ca3pe/</w:t>
      </w:r>
      <w:r>
        <w:br/>
      </w:r>
    </w:p>
    <w:p>
      <w:pPr>
        <w:pStyle w:val="Compact"/>
        <w:numPr>
          <w:ilvl w:val="0"/>
          <w:numId w:val="1219"/>
        </w:numPr>
      </w:pPr>
      <w:r>
        <w:t xml:space="preserve">NAITRE - https://osf.io/ujeyb/</w:t>
      </w:r>
      <w:r>
        <w:br/>
      </w:r>
    </w:p>
    <w:p>
      <w:pPr>
        <w:pStyle w:val="Compact"/>
        <w:numPr>
          <w:ilvl w:val="0"/>
          <w:numId w:val="1219"/>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7"/>
    <w:bookmarkEnd w:id="628"/>
    <w:bookmarkStart w:id="656"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32" w:name="uc-davis-computing-resources"/>
    <w:p>
      <w:pPr>
        <w:pStyle w:val="Heading2"/>
      </w:pPr>
      <w:r>
        <w:t xml:space="preserve">17.1 UC Davis Computing Resources</w:t>
      </w:r>
    </w:p>
    <w:bookmarkStart w:id="631"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20"/>
        </w:numPr>
      </w:pPr>
      <w:r>
        <w:rPr>
          <w:b/>
          <w:bCs/>
        </w:rPr>
        <w:t xml:space="preserve">Shiva</w:t>
      </w:r>
      <w:r>
        <w:t xml:space="preserve"> </w:t>
      </w:r>
      <w:r>
        <w:t xml:space="preserve">(shiva.ucdavis.edu): SLURM-based cluster for computational work</w:t>
      </w:r>
    </w:p>
    <w:p>
      <w:pPr>
        <w:pStyle w:val="Compact"/>
        <w:numPr>
          <w:ilvl w:val="0"/>
          <w:numId w:val="122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3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31"/>
    <w:bookmarkEnd w:id="632"/>
    <w:bookmarkStart w:id="634"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3"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3"/>
    <w:bookmarkEnd w:id="634"/>
    <w:bookmarkStart w:id="635"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5"/>
    <w:bookmarkStart w:id="636"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9">
        <w:r>
          <w:rPr>
            <w:rStyle w:val="Hyperlink"/>
          </w:rPr>
          <w:t xml:space="preserve">hpc.ucdavis.edu</w:t>
        </w:r>
      </w:hyperlink>
      <w:r>
        <w:t xml:space="preserve"> </w:t>
      </w:r>
      <w:r>
        <w:t xml:space="preserve">for support information.</w:t>
      </w:r>
    </w:p>
    <w:bookmarkEnd w:id="636"/>
    <w:bookmarkStart w:id="640"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7"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7"/>
    <w:bookmarkStart w:id="638"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8"/>
    <w:bookmarkStart w:id="639"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9"/>
    <w:bookmarkEnd w:id="640"/>
    <w:bookmarkStart w:id="649"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3"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41">
        <w:r>
          <w:rPr>
            <w:rStyle w:val="VerbatimChar"/>
          </w:rPr>
          <w:t xml:space="preserve">tmux</w:t>
        </w:r>
      </w:hyperlink>
      <w:r>
        <w:t xml:space="preserve"> </w:t>
      </w:r>
      <w:r>
        <w:t xml:space="preserve">or</w:t>
      </w:r>
      <w:r>
        <w:t xml:space="preserve"> </w:t>
      </w:r>
      <w:hyperlink r:id="rId64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3"/>
    <w:bookmarkStart w:id="648"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4" name="Picture"/>
                  <a:graphic>
                    <a:graphicData uri="http://schemas.openxmlformats.org/drawingml/2006/picture">
                      <pic:pic>
                        <pic:nvPicPr>
                          <pic:cNvPr descr="/opt/quarto/share/formats/docx/important.png" id="64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6" name="Picture"/>
                  <a:graphic>
                    <a:graphicData uri="http://schemas.openxmlformats.org/drawingml/2006/picture">
                      <pic:pic>
                        <pic:nvPicPr>
                          <pic:cNvPr descr="/opt/quarto/share/formats/docx/note.png" id="64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9">
              <w:r>
                <w:rPr>
                  <w:rStyle w:val="Hyperlink"/>
                </w:rPr>
                <w:t xml:space="preserve">UC Davis HPC documentation</w:t>
              </w:r>
            </w:hyperlink>
            <w:r>
              <w:t xml:space="preserve"> </w:t>
            </w:r>
            <w:r>
              <w:t xml:space="preserve">or contact HPC support.</w:t>
            </w:r>
          </w:p>
          <w:p/>
        </w:tc>
      </w:tr>
    </w:tbl>
    <w:bookmarkEnd w:id="648"/>
    <w:bookmarkEnd w:id="649"/>
    <w:bookmarkStart w:id="654" w:name="storage-group-storage-access"/>
    <w:p>
      <w:pPr>
        <w:pStyle w:val="Heading2"/>
      </w:pPr>
      <w:r>
        <w:t xml:space="preserve">17.7 Storage &amp; group storage access</w:t>
      </w:r>
    </w:p>
    <w:bookmarkStart w:id="650"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9">
        <w:r>
          <w:rPr>
            <w:rStyle w:val="Hyperlink"/>
          </w:rPr>
          <w:t xml:space="preserve">UC Davis HPC documentation</w:t>
        </w:r>
      </w:hyperlink>
      <w:r>
        <w:t xml:space="preserve"> </w:t>
      </w:r>
      <w:r>
        <w:t xml:space="preserve">for specific storage options and quotas.</w:t>
      </w:r>
    </w:p>
    <w:bookmarkEnd w:id="650"/>
    <w:bookmarkStart w:id="651"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51"/>
    <w:bookmarkStart w:id="653"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52">
        <w:r>
          <w:rPr>
            <w:rStyle w:val="Hyperlink"/>
          </w:rPr>
          <w:t xml:space="preserve">this guide</w:t>
        </w:r>
      </w:hyperlink>
      <w:r>
        <w:t xml:space="preserve">.</w:t>
      </w:r>
    </w:p>
    <w:bookmarkEnd w:id="653"/>
    <w:bookmarkEnd w:id="654"/>
    <w:bookmarkStart w:id="655"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1"/>
        </w:numPr>
      </w:pPr>
      <w:r>
        <w:rPr>
          <w:rStyle w:val="VerbatimChar"/>
        </w:rPr>
        <w:t xml:space="preserve">job-name=run_inc</w:t>
      </w:r>
      <w:r>
        <w:t xml:space="preserve">: Job name that will show up in the SLURM system</w:t>
      </w:r>
    </w:p>
    <w:p>
      <w:pPr>
        <w:pStyle w:val="Compact"/>
        <w:numPr>
          <w:ilvl w:val="0"/>
          <w:numId w:val="1221"/>
        </w:numPr>
      </w:pPr>
      <w:r>
        <w:rPr>
          <w:rStyle w:val="VerbatimChar"/>
        </w:rPr>
        <w:t xml:space="preserve">begin=now</w:t>
      </w:r>
      <w:r>
        <w:t xml:space="preserve">: Requests to start the job as soon as the requested resources are available</w:t>
      </w:r>
    </w:p>
    <w:p>
      <w:pPr>
        <w:pStyle w:val="Compact"/>
        <w:numPr>
          <w:ilvl w:val="0"/>
          <w:numId w:val="1221"/>
        </w:numPr>
      </w:pPr>
      <w:r>
        <w:rPr>
          <w:rStyle w:val="VerbatimChar"/>
        </w:rPr>
        <w:t xml:space="preserve">dependency=singleton</w:t>
      </w:r>
      <w:r>
        <w:t xml:space="preserve">: Jobs can begin after all previously launched jobs with the same name and user have ended.</w:t>
      </w:r>
    </w:p>
    <w:p>
      <w:pPr>
        <w:pStyle w:val="Compact"/>
        <w:numPr>
          <w:ilvl w:val="0"/>
          <w:numId w:val="1221"/>
        </w:numPr>
      </w:pPr>
      <w:r>
        <w:rPr>
          <w:rStyle w:val="VerbatimChar"/>
        </w:rPr>
        <w:t xml:space="preserve">mail-type=ALL</w:t>
      </w:r>
      <w:r>
        <w:t xml:space="preserve">: Receive all types of email notification (e.g., when job starts, fails, ends)</w:t>
      </w:r>
    </w:p>
    <w:p>
      <w:pPr>
        <w:pStyle w:val="Compact"/>
        <w:numPr>
          <w:ilvl w:val="0"/>
          <w:numId w:val="1221"/>
        </w:numPr>
      </w:pPr>
      <w:r>
        <w:rPr>
          <w:rStyle w:val="VerbatimChar"/>
        </w:rPr>
        <w:t xml:space="preserve">cpus-per-task=16</w:t>
      </w:r>
      <w:r>
        <w:t xml:space="preserve">: Request 16 processors per task. The default is one processor per task.</w:t>
      </w:r>
    </w:p>
    <w:p>
      <w:pPr>
        <w:pStyle w:val="Compact"/>
        <w:numPr>
          <w:ilvl w:val="0"/>
          <w:numId w:val="1221"/>
        </w:numPr>
      </w:pPr>
      <w:r>
        <w:rPr>
          <w:rStyle w:val="VerbatimChar"/>
        </w:rPr>
        <w:t xml:space="preserve">mem=64G</w:t>
      </w:r>
      <w:r>
        <w:t xml:space="preserve">: Request 64 GB memory per node.</w:t>
      </w:r>
    </w:p>
    <w:p>
      <w:pPr>
        <w:pStyle w:val="Compact"/>
        <w:numPr>
          <w:ilvl w:val="0"/>
          <w:numId w:val="122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5"/>
    <w:bookmarkEnd w:id="656"/>
    <w:bookmarkStart w:id="851" w:name="working-with-ai"/>
    <w:p>
      <w:pPr>
        <w:pStyle w:val="Heading1"/>
      </w:pPr>
      <w:r>
        <w:t xml:space="preserve">18. Working with AI</w:t>
      </w:r>
    </w:p>
    <w:p>
      <w:pPr>
        <w:pStyle w:val="FirstParagraph"/>
      </w:pPr>
      <w:hyperlink r:id="rId65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warning.png" id="65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6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2"/>
        </w:numPr>
      </w:pPr>
      <w:r>
        <w:t xml:space="preserve">Carefully review the code to ensure you understand what it does</w:t>
      </w:r>
    </w:p>
    <w:p>
      <w:pPr>
        <w:pStyle w:val="Compact"/>
        <w:numPr>
          <w:ilvl w:val="0"/>
          <w:numId w:val="1223"/>
        </w:numPr>
      </w:pPr>
      <w:r>
        <w:t xml:space="preserve">Test the code thoroughly to verify it works as expected</w:t>
      </w:r>
    </w:p>
    <w:p>
      <w:pPr>
        <w:pStyle w:val="Compact"/>
        <w:numPr>
          <w:ilvl w:val="0"/>
          <w:numId w:val="1224"/>
        </w:numPr>
      </w:pPr>
      <w:r>
        <w:t xml:space="preserve">Verify that the logic is appropriate for your specific use case</w:t>
      </w:r>
    </w:p>
    <w:p>
      <w:pPr>
        <w:pStyle w:val="Compact"/>
        <w:numPr>
          <w:ilvl w:val="0"/>
          <w:numId w:val="1225"/>
        </w:numPr>
      </w:pPr>
      <w:r>
        <w:t xml:space="preserve">Check that the code follows our lab’s coding standards and best practices</w:t>
      </w:r>
    </w:p>
    <w:p>
      <w:pPr>
        <w:pStyle w:val="Compact"/>
        <w:numPr>
          <w:ilvl w:val="0"/>
          <w:numId w:val="1226"/>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60" name="Picture"/>
                  <a:graphic>
                    <a:graphicData uri="http://schemas.openxmlformats.org/drawingml/2006/picture">
                      <pic:pic>
                        <pic:nvPicPr>
                          <pic:cNvPr descr="/opt/quarto/share/formats/docx/warning.png" id="661"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62"/>
    <w:bookmarkStart w:id="66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7"/>
        </w:numPr>
      </w:pPr>
      <w:r>
        <w:t xml:space="preserve">In code comments, note when AI tools were used to generate or significantly modify code</w:t>
      </w:r>
    </w:p>
    <w:p>
      <w:pPr>
        <w:pStyle w:val="Compact"/>
        <w:numPr>
          <w:ilvl w:val="0"/>
          <w:numId w:val="1227"/>
        </w:numPr>
      </w:pPr>
      <w:r>
        <w:t xml:space="preserve">In commit messages, mention if AI tools assisted with the changes</w:t>
      </w:r>
    </w:p>
    <w:p>
      <w:pPr>
        <w:pStyle w:val="Compact"/>
        <w:numPr>
          <w:ilvl w:val="0"/>
          <w:numId w:val="1227"/>
        </w:numPr>
      </w:pPr>
      <w:r>
        <w:t xml:space="preserve">In manuscripts and reports, acknowledge AI tool usage in the methods or acknowledgments section</w:t>
      </w:r>
    </w:p>
    <w:p>
      <w:pPr>
        <w:pStyle w:val="Compact"/>
        <w:numPr>
          <w:ilvl w:val="0"/>
          <w:numId w:val="122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3"/>
    <w:bookmarkStart w:id="66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8"/>
        </w:numPr>
      </w:pPr>
      <w:r>
        <w:t xml:space="preserve">Ask the AI tool to identify and properly cite sources when it borrows or adapts content</w:t>
      </w:r>
    </w:p>
    <w:p>
      <w:pPr>
        <w:pStyle w:val="Compact"/>
        <w:numPr>
          <w:ilvl w:val="0"/>
          <w:numId w:val="1228"/>
        </w:numPr>
      </w:pPr>
      <w:r>
        <w:t xml:space="preserve">Verify that any content the AI generates includes appropriate citations</w:t>
      </w:r>
    </w:p>
    <w:p>
      <w:pPr>
        <w:pStyle w:val="Compact"/>
        <w:numPr>
          <w:ilvl w:val="0"/>
          <w:numId w:val="1228"/>
        </w:numPr>
      </w:pPr>
      <w:r>
        <w:t xml:space="preserve">Add citations yourself if the AI fails to do so</w:t>
      </w:r>
    </w:p>
    <w:p>
      <w:pPr>
        <w:pStyle w:val="Compact"/>
        <w:numPr>
          <w:ilvl w:val="0"/>
          <w:numId w:val="122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4"/>
    <w:bookmarkStart w:id="67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9"/>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9"/>
        </w:numPr>
      </w:pPr>
      <w:r>
        <w:rPr>
          <w:b/>
          <w:bCs/>
        </w:rPr>
        <w:t xml:space="preserve">Audit trail</w:t>
      </w:r>
      <w:r>
        <w:t xml:space="preserve">: The full conversation history shows your instructions and the AI’s responses</w:t>
      </w:r>
    </w:p>
    <w:p>
      <w:pPr>
        <w:pStyle w:val="Compact"/>
        <w:numPr>
          <w:ilvl w:val="0"/>
          <w:numId w:val="1229"/>
        </w:numPr>
      </w:pPr>
      <w:r>
        <w:rPr>
          <w:b/>
          <w:bCs/>
        </w:rPr>
        <w:t xml:space="preserve">Intellectual ownership</w:t>
      </w:r>
      <w:r>
        <w:t xml:space="preserve">: Your prompts and guidance demonstrate that the core ideas are yours</w:t>
      </w:r>
    </w:p>
    <w:p>
      <w:pPr>
        <w:pStyle w:val="Compact"/>
        <w:numPr>
          <w:ilvl w:val="0"/>
          <w:numId w:val="1229"/>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5"/>
    <w:bookmarkStart w:id="66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30"/>
        </w:numPr>
      </w:pPr>
      <w:r>
        <w:t xml:space="preserve">State your research question, hypothesis, or argument clearly</w:t>
      </w:r>
    </w:p>
    <w:p>
      <w:pPr>
        <w:pStyle w:val="Compact"/>
        <w:numPr>
          <w:ilvl w:val="0"/>
          <w:numId w:val="1230"/>
        </w:numPr>
      </w:pPr>
      <w:r>
        <w:t xml:space="preserve">Outline the structure and key points you want to make</w:t>
      </w:r>
    </w:p>
    <w:p>
      <w:pPr>
        <w:pStyle w:val="Compact"/>
        <w:numPr>
          <w:ilvl w:val="0"/>
          <w:numId w:val="1230"/>
        </w:numPr>
      </w:pPr>
      <w:r>
        <w:t xml:space="preserve">Specify the evidence or data you want to include</w:t>
      </w:r>
    </w:p>
    <w:p>
      <w:pPr>
        <w:pStyle w:val="Compact"/>
        <w:numPr>
          <w:ilvl w:val="0"/>
          <w:numId w:val="1230"/>
        </w:numPr>
      </w:pPr>
      <w:r>
        <w:t xml:space="preserve">Describe the logic connecting your points</w:t>
      </w:r>
    </w:p>
    <w:p>
      <w:pPr>
        <w:pStyle w:val="Compact"/>
        <w:numPr>
          <w:ilvl w:val="0"/>
          <w:numId w:val="1230"/>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6"/>
    <w:bookmarkStart w:id="66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1"/>
        </w:numPr>
      </w:pPr>
      <w:r>
        <w:t xml:space="preserve">Explicitly ask the AI to cite sources for any borrowed or adapted content</w:t>
      </w:r>
    </w:p>
    <w:p>
      <w:pPr>
        <w:pStyle w:val="Compact"/>
        <w:numPr>
          <w:ilvl w:val="0"/>
          <w:numId w:val="1231"/>
        </w:numPr>
      </w:pPr>
      <w:r>
        <w:t xml:space="preserve">Request that the AI indicate when it is drawing from specific works</w:t>
      </w:r>
    </w:p>
    <w:p>
      <w:pPr>
        <w:pStyle w:val="Compact"/>
        <w:numPr>
          <w:ilvl w:val="0"/>
          <w:numId w:val="1231"/>
        </w:numPr>
      </w:pPr>
      <w:r>
        <w:t xml:space="preserve">Verify that generated text includes proper citations</w:t>
      </w:r>
    </w:p>
    <w:p>
      <w:pPr>
        <w:pStyle w:val="Compact"/>
        <w:numPr>
          <w:ilvl w:val="0"/>
          <w:numId w:val="1231"/>
        </w:numPr>
      </w:pPr>
      <w:r>
        <w:t xml:space="preserve">Add citations yourself if the AI fails to provide them</w:t>
      </w:r>
    </w:p>
    <w:p>
      <w:pPr>
        <w:pStyle w:val="Compact"/>
        <w:numPr>
          <w:ilvl w:val="0"/>
          <w:numId w:val="1231"/>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7"/>
    <w:bookmarkStart w:id="67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8">
        <w:r>
          <w:rPr>
            <w:rStyle w:val="Hyperlink"/>
          </w:rPr>
          <w:t xml:space="preserve">Issue #112</w:t>
        </w:r>
      </w:hyperlink>
      <w:r>
        <w:t xml:space="preserve"> </w:t>
      </w:r>
      <w:r>
        <w:t xml:space="preserve">and</w:t>
      </w:r>
      <w:r>
        <w:t xml:space="preserve"> </w:t>
      </w:r>
      <w:hyperlink r:id="rId66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2"/>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2"/>
        </w:numPr>
      </w:pPr>
      <w:r>
        <w:rPr>
          <w:b/>
          <w:bCs/>
        </w:rPr>
        <w:t xml:space="preserve">Detailed instructions</w:t>
      </w:r>
      <w:r>
        <w:t xml:space="preserve">: The guidance specified what content should be created and how it should be structured</w:t>
      </w:r>
    </w:p>
    <w:p>
      <w:pPr>
        <w:pStyle w:val="Compact"/>
        <w:numPr>
          <w:ilvl w:val="0"/>
          <w:numId w:val="1232"/>
        </w:numPr>
      </w:pPr>
      <w:r>
        <w:rPr>
          <w:b/>
          <w:bCs/>
        </w:rPr>
        <w:t xml:space="preserve">Transparent record</w:t>
      </w:r>
      <w:r>
        <w:t xml:space="preserve">: The development history shows what was human-directed versus AI-generated</w:t>
      </w:r>
    </w:p>
    <w:p>
      <w:pPr>
        <w:pStyle w:val="Compact"/>
        <w:numPr>
          <w:ilvl w:val="0"/>
          <w:numId w:val="1232"/>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70"/>
    <w:bookmarkStart w:id="67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3"/>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3"/>
        </w:numPr>
      </w:pPr>
      <w:r>
        <w:rPr>
          <w:b/>
          <w:bCs/>
        </w:rPr>
        <w:t xml:space="preserve">Maintain responsibility</w:t>
      </w:r>
      <w:r>
        <w:t xml:space="preserve">: You are accountable for all content, including AI-generated text</w:t>
      </w:r>
    </w:p>
    <w:p>
      <w:pPr>
        <w:pStyle w:val="Compact"/>
        <w:numPr>
          <w:ilvl w:val="0"/>
          <w:numId w:val="1233"/>
        </w:numPr>
      </w:pPr>
      <w:r>
        <w:rPr>
          <w:b/>
          <w:bCs/>
        </w:rPr>
        <w:t xml:space="preserve">Verify accuracy</w:t>
      </w:r>
      <w:r>
        <w:t xml:space="preserve">: Always fact-check AI-generated claims and citations</w:t>
      </w:r>
    </w:p>
    <w:p>
      <w:pPr>
        <w:pStyle w:val="Compact"/>
        <w:numPr>
          <w:ilvl w:val="0"/>
          <w:numId w:val="1233"/>
        </w:numPr>
      </w:pPr>
      <w:r>
        <w:rPr>
          <w:b/>
          <w:bCs/>
        </w:rPr>
        <w:t xml:space="preserve">Preserve your voice</w:t>
      </w:r>
      <w:r>
        <w:t xml:space="preserve">: Ensure the writing reflects your thinking and style, not just AI’s patterns</w:t>
      </w:r>
    </w:p>
    <w:p>
      <w:pPr>
        <w:pStyle w:val="Compact"/>
        <w:numPr>
          <w:ilvl w:val="0"/>
          <w:numId w:val="1233"/>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71"/>
    <w:bookmarkEnd w:id="672"/>
    <w:bookmarkStart w:id="843" w:name="coding-agents"/>
    <w:p>
      <w:pPr>
        <w:pStyle w:val="Heading2"/>
      </w:pPr>
      <w:r>
        <w:t xml:space="preserve">18.5 Coding Agents</w:t>
      </w:r>
    </w:p>
    <w:p>
      <w:pPr>
        <w:pStyle w:val="FirstParagraph"/>
      </w:pPr>
      <w:r>
        <w:t xml:space="preserve">We recommend working with</w:t>
      </w:r>
      <w:r>
        <w:t xml:space="preserve"> </w:t>
      </w:r>
      <w:hyperlink r:id="rId673">
        <w:r>
          <w:rPr>
            <w:rStyle w:val="Hyperlink"/>
            <w:b/>
            <w:bCs/>
          </w:rPr>
          <w:t xml:space="preserve">AI coding agents</w:t>
        </w:r>
      </w:hyperlink>
      <w:r>
        <w:t xml:space="preserve"> </w:t>
      </w:r>
      <w:r>
        <w:t xml:space="preserve">to</w:t>
      </w:r>
      <w:r>
        <w:t xml:space="preserve"> </w:t>
      </w:r>
      <w:hyperlink r:id="rId657">
        <w:r>
          <w:rPr>
            <w:rStyle w:val="Hyperlink"/>
          </w:rPr>
          <w:t xml:space="preserve">help you code</w:t>
        </w:r>
      </w:hyperlink>
      <w:r>
        <w:t xml:space="preserve">.</w:t>
      </w:r>
    </w:p>
    <w:bookmarkStart w:id="675" w:name="what-are-ai-coding-agents"/>
    <w:p>
      <w:pPr>
        <w:pStyle w:val="Heading3"/>
      </w:pPr>
      <w:ins w:id="2234" w:author="PR Preview" w:date="2024-01-01T00:00:00Z">
        <w:r>
          <w:t xml:space="preserve">18.5.1 What are AI coding agents?</w:t>
        </w:r>
      </w:ins>
    </w:p>
    <w:p>
      <w:pPr>
        <w:pStyle w:val="FirstParagraph"/>
      </w:pPr>
      <w:r>
        <w:t xml:space="preserve">AI coding agents are</w:t>
      </w:r>
      <w:r>
        <w:t xml:space="preserve"> </w:t>
      </w:r>
      <w:hyperlink r:id="rId6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4"/>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4"/>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4"/>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4"/>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4"/>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4"/>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5"/>
        </w:numPr>
      </w:pPr>
      <w:r>
        <w:t xml:space="preserve">Reviewing the agent’s work</w:t>
      </w:r>
    </w:p>
    <w:p>
      <w:pPr>
        <w:pStyle w:val="Compact"/>
        <w:numPr>
          <w:ilvl w:val="0"/>
          <w:numId w:val="1235"/>
        </w:numPr>
      </w:pPr>
      <w:r>
        <w:t xml:space="preserve">Ensuring the solution meets requirements</w:t>
      </w:r>
    </w:p>
    <w:p>
      <w:pPr>
        <w:pStyle w:val="Compact"/>
        <w:numPr>
          <w:ilvl w:val="0"/>
          <w:numId w:val="1235"/>
        </w:numPr>
      </w:pPr>
      <w:r>
        <w:t xml:space="preserve">Verifying code quality and security</w:t>
      </w:r>
    </w:p>
    <w:p>
      <w:pPr>
        <w:pStyle w:val="Compact"/>
        <w:numPr>
          <w:ilvl w:val="0"/>
          <w:numId w:val="1235"/>
        </w:numPr>
      </w:pPr>
      <w:r>
        <w:t xml:space="preserve">Making the final decision to merge changes</w:t>
      </w:r>
    </w:p>
    <w:bookmarkEnd w:id="675"/>
    <w:bookmarkStart w:id="683" w:name="X9f4c11ae04cc9485e43baf6a6309f5c2ca7049b"/>
    <w:p>
      <w:pPr>
        <w:pStyle w:val="Heading3"/>
      </w:pPr>
      <w:ins w:id="2251" w:author="PR Preview" w:date="2024-01-01T00:00:00Z">
        <w:r>
          <w:t xml:space="preserve">18.5.2 AI Agents and the Technological Singularity</w:t>
        </w:r>
      </w:ins>
    </w:p>
    <w:p>
      <w:pPr>
        <w:pStyle w:val="FirstParagraph"/>
      </w:pPr>
      <w:r>
        <w:t xml:space="preserve">The emergence of sophisticated</w:t>
      </w:r>
      <w:r>
        <w:t xml:space="preserve"> </w:t>
      </w:r>
      <w:hyperlink r:id="rId6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78" w:name="what-is-the-technological-singularity"/>
    <w:p>
      <w:pPr>
        <w:pStyle w:val="Heading4"/>
      </w:pPr>
      <w:ins w:id="2253" w:author="PR Preview" w:date="2024-01-01T00:00:00Z">
        <w:r>
          <w:t xml:space="preserve">18.5.2.1 What is the technological singularity?</w:t>
        </w:r>
      </w:ins>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78"/>
    <w:bookmarkStart w:id="679" w:name="X6232a8e050102ddacd6ff22d335da20b6c2adec"/>
    <w:p>
      <w:pPr>
        <w:pStyle w:val="Heading4"/>
      </w:pPr>
      <w:ins w:id="2255" w:author="PR Preview" w:date="2024-01-01T00:00:00Z">
        <w:r>
          <w:t xml:space="preserve">18.5.2.2 Do current AI agents represent the singularity?</w:t>
        </w:r>
      </w:ins>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6"/>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6"/>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6"/>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6"/>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6"/>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79"/>
    <w:bookmarkStart w:id="680" w:name="why-this-matters-for-responsible-ai-use"/>
    <w:p>
      <w:pPr>
        <w:pStyle w:val="Heading4"/>
      </w:pPr>
      <w:ins w:id="2263" w:author="PR Preview" w:date="2024-01-01T00:00:00Z">
        <w:r>
          <w:t xml:space="preserve">18.5.2.3 Why this matters for responsible AI use</w:t>
        </w:r>
      </w:ins>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7"/>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7"/>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7"/>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7"/>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80"/>
    <w:bookmarkStart w:id="682" w:name="further-reading"/>
    <w:p>
      <w:pPr>
        <w:pStyle w:val="Heading4"/>
      </w:pPr>
      <w:ins w:id="2270" w:author="PR Preview" w:date="2024-01-01T00:00:00Z">
        <w:r>
          <w:t xml:space="preserve">18.5.2.4 Further reading</w:t>
        </w:r>
      </w:ins>
    </w:p>
    <w:p>
      <w:pPr>
        <w:pStyle w:val="FirstParagraph"/>
      </w:pPr>
      <w:r>
        <w:t xml:space="preserve">For thoughtful perspectives on AI consciousness and intelligence,</w:t>
      </w:r>
      <w:r>
        <w:t xml:space="preserve"> </w:t>
      </w:r>
      <w:r>
        <w:t xml:space="preserve">see Douglas Hofstadter’s reflections in</w:t>
      </w:r>
      <w:r>
        <w:t xml:space="preserve"> </w:t>
      </w:r>
      <w:hyperlink r:id="rId681">
        <w:r>
          <w:rPr>
            <w:rStyle w:val="Hyperlink"/>
          </w:rPr>
          <w:t xml:space="preserve">“I Thought I Was in an AI Apocalypse. Then I Started Looking Closer.”</w:t>
        </w:r>
      </w:hyperlink>
    </w:p>
    <w:bookmarkEnd w:id="682"/>
    <w:bookmarkEnd w:id="683"/>
    <w:bookmarkStart w:id="700" w:name="relative-advantages-of-ai-and-humans"/>
    <w:p>
      <w:pPr>
        <w:pStyle w:val="Heading3"/>
      </w:pPr>
      <w:ins w:id="2272" w:author="PR Preview" w:date="2024-01-01T00:00:00Z">
        <w:r>
          <w:t xml:space="preserve">18.5.3 Relative Advantages of AI and Humans</w:t>
        </w:r>
      </w:ins>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98" w:name="Xd4b14538cacfc1a6b4e96642aaf3a62c42920b7"/>
    <w:p>
      <w:pPr>
        <w:pStyle w:val="Heading4"/>
      </w:pPr>
      <w:ins w:id="2274" w:author="PR Preview" w:date="2024-01-01T00:00:00Z">
        <w:r>
          <w:t xml:space="preserve">18.5.3.1 Comparative Strengths: Humans vs. AI Agents</w:t>
        </w:r>
      </w:ins>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8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9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86" name="Picture"/>
                        <a:graphic>
                          <a:graphicData uri="http://schemas.openxmlformats.org/drawingml/2006/picture">
                            <pic:pic>
                              <pic:nvPicPr>
                                <pic:cNvPr descr="assets/images/The-Matrix-Neo-Flying.png" id="687" name="Picture"/>
                                <pic:cNvPicPr>
                                  <a:picLocks noChangeArrowheads="1" noChangeAspect="1"/>
                                </pic:cNvPicPr>
                              </pic:nvPicPr>
                              <pic:blipFill>
                                <a:blip r:embed="rId6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89" name="Picture"/>
                        <a:graphic>
                          <a:graphicData uri="http://schemas.openxmlformats.org/drawingml/2006/picture">
                            <pic:pic>
                              <pic:nvPicPr>
                                <pic:cNvPr descr="assets/images/agent-smith-no-its-not-fair.jpg" id="690" name="Picture"/>
                                <pic:cNvPicPr>
                                  <a:picLocks noChangeArrowheads="1" noChangeAspect="1"/>
                                </pic:cNvPicPr>
                              </pic:nvPicPr>
                              <pic:blipFill>
                                <a:blip r:embed="rId6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92" name="Picture"/>
                        <a:graphic>
                          <a:graphicData uri="http://schemas.openxmlformats.org/drawingml/2006/picture">
                            <pic:pic>
                              <pic:nvPicPr>
                                <pic:cNvPr descr="assets/images/sad-keanu.png" id="693" name="Picture"/>
                                <pic:cNvPicPr>
                                  <a:picLocks noChangeArrowheads="1" noChangeAspect="1"/>
                                </pic:cNvPicPr>
                              </pic:nvPicPr>
                              <pic:blipFill>
                                <a:blip r:embed="rId6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95" name="Picture"/>
                        <a:graphic>
                          <a:graphicData uri="http://schemas.openxmlformats.org/drawingml/2006/picture">
                            <pic:pic>
                              <pic:nvPicPr>
                                <pic:cNvPr descr="assets/images/grinning-smith.png" id="696" name="Picture"/>
                                <pic:cNvPicPr>
                                  <a:picLocks noChangeArrowheads="1" noChangeAspect="1"/>
                                </pic:cNvPicPr>
                              </pic:nvPicPr>
                              <pic:blipFill>
                                <a:blip r:embed="rId6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8"/>
        </w:numPr>
      </w:pPr>
      <w:r>
        <w:t xml:space="preserve">Supervise and validate AI-generated code</w:t>
      </w:r>
    </w:p>
    <w:p>
      <w:pPr>
        <w:pStyle w:val="Compact"/>
        <w:numPr>
          <w:ilvl w:val="0"/>
          <w:numId w:val="1238"/>
        </w:numPr>
      </w:pPr>
      <w:r>
        <w:t xml:space="preserve">Handle edge cases that agents struggle with</w:t>
      </w:r>
    </w:p>
    <w:p>
      <w:pPr>
        <w:pStyle w:val="Compact"/>
        <w:numPr>
          <w:ilvl w:val="0"/>
          <w:numId w:val="1238"/>
        </w:numPr>
      </w:pPr>
      <w:r>
        <w:t xml:space="preserve">Make creative decisions about architecture and design</w:t>
      </w:r>
    </w:p>
    <w:p>
      <w:pPr>
        <w:pStyle w:val="Compact"/>
        <w:numPr>
          <w:ilvl w:val="0"/>
          <w:numId w:val="1238"/>
        </w:numPr>
      </w:pPr>
      <w:r>
        <w:t xml:space="preserve">Understand when agent suggestions are incorrect or suboptimal</w:t>
      </w:r>
    </w:p>
    <w:bookmarkEnd w:id="698"/>
    <w:bookmarkStart w:id="699" w:name="future-developments-world-models"/>
    <w:p>
      <w:pPr>
        <w:pStyle w:val="Heading4"/>
      </w:pPr>
      <w:ins w:id="2285" w:author="PR Preview" w:date="2024-01-01T00:00:00Z">
        <w:r>
          <w:t xml:space="preserve">18.5.3.2 Future Developments: World Models</w:t>
        </w:r>
      </w:ins>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9"/>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9"/>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9"/>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99"/>
    <w:bookmarkEnd w:id="700"/>
    <w:bookmarkStart w:id="714" w:name="how-to-work-with-coding-agents"/>
    <w:p>
      <w:pPr>
        <w:pStyle w:val="Heading3"/>
      </w:pPr>
      <w:ins w:id="2292" w:author="PR Preview" w:date="2024-01-01T00:00:00Z">
        <w:r>
          <w:t xml:space="preserve">18.5.4 How to Work with Coding Agents</w:t>
        </w:r>
      </w:ins>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701" w:name="ways-to-interact-with-coding-agents"/>
    <w:p>
      <w:pPr>
        <w:pStyle w:val="Heading4"/>
      </w:pPr>
      <w:ins w:id="2294" w:author="PR Preview" w:date="2024-01-01T00:00:00Z">
        <w:r>
          <w:t xml:space="preserve">18.5.4.1 Ways to interact with coding agents</w:t>
        </w:r>
      </w:ins>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40"/>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40"/>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40"/>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40"/>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701"/>
    <w:bookmarkStart w:id="702" w:name="assigning-issues-to-copilot"/>
    <w:p>
      <w:pPr>
        <w:pStyle w:val="Heading4"/>
      </w:pPr>
      <w:ins w:id="2302" w:author="PR Preview" w:date="2024-01-01T00:00:00Z">
        <w:r>
          <w:t xml:space="preserve">18.5.4.2 Assigning Issues to Copilot</w:t>
        </w:r>
      </w:ins>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1"/>
        </w:numPr>
      </w:pPr>
      <w:r>
        <w:rPr>
          <w:b/>
          <w:bCs/>
        </w:rPr>
        <w:t xml:space="preserve">On GitHub.com</w:t>
      </w:r>
      <w:r>
        <w:t xml:space="preserve">:</w:t>
      </w:r>
      <w:r>
        <w:t xml:space="preserve"> </w:t>
      </w:r>
      <w:r>
        <w:t xml:space="preserve">Navigate to an issue and assign it to Copilot in the assignees section</w:t>
      </w:r>
    </w:p>
    <w:p>
      <w:pPr>
        <w:numPr>
          <w:ilvl w:val="0"/>
          <w:numId w:val="124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1"/>
        </w:numPr>
      </w:pPr>
      <w:r>
        <w:rPr>
          <w:b/>
          <w:bCs/>
        </w:rPr>
        <w:t xml:space="preserve">From Copilot Chat</w:t>
      </w:r>
      <w:r>
        <w:t xml:space="preserve">:</w:t>
      </w:r>
      <w:r>
        <w:t xml:space="preserve"> </w:t>
      </w:r>
      <w:r>
        <w:t xml:space="preserve">Delegate tasks to Copilot directly from the chat interface in supported editors</w:t>
      </w:r>
    </w:p>
    <w:bookmarkEnd w:id="702"/>
    <w:bookmarkStart w:id="703" w:name="the-agent-workflow"/>
    <w:p>
      <w:pPr>
        <w:pStyle w:val="Heading4"/>
      </w:pPr>
      <w:ins w:id="2307" w:author="PR Preview" w:date="2024-01-01T00:00:00Z">
        <w:r>
          <w:t xml:space="preserve">18.5.4.3 The Agent Workflow</w:t>
        </w:r>
      </w:ins>
    </w:p>
    <w:p>
      <w:pPr>
        <w:pStyle w:val="FirstParagraph"/>
      </w:pPr>
      <w:r>
        <w:t xml:space="preserve">Once assigned an issue,</w:t>
      </w:r>
      <w:r>
        <w:t xml:space="preserve"> </w:t>
      </w:r>
      <w:r>
        <w:t xml:space="preserve">the coding agent follows an autonomous workflow:</w:t>
      </w:r>
    </w:p>
    <w:p>
      <w:pPr>
        <w:numPr>
          <w:ilvl w:val="0"/>
          <w:numId w:val="124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2"/>
        </w:numPr>
      </w:pPr>
      <w:r>
        <w:rPr>
          <w:b/>
          <w:bCs/>
        </w:rPr>
        <w:t xml:space="preserve">Planning</w:t>
      </w:r>
      <w:r>
        <w:t xml:space="preserve">:</w:t>
      </w:r>
      <w:r>
        <w:t xml:space="preserve"> </w:t>
      </w:r>
      <w:r>
        <w:t xml:space="preserve">Determines what changes are needed and creates a work plan</w:t>
      </w:r>
    </w:p>
    <w:p>
      <w:pPr>
        <w:numPr>
          <w:ilvl w:val="0"/>
          <w:numId w:val="124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03"/>
    <w:bookmarkStart w:id="706" w:name="example-this-document"/>
    <w:p>
      <w:pPr>
        <w:pStyle w:val="Heading4"/>
      </w:pPr>
      <w:ins w:id="2314" w:author="PR Preview" w:date="2024-01-01T00:00:00Z">
        <w:r>
          <w:t xml:space="preserve">18.5.4.4 Example: This Document</w:t>
        </w:r>
      </w:ins>
    </w:p>
    <w:p>
      <w:pPr>
        <w:pStyle w:val="FirstParagraph"/>
      </w:pPr>
      <w:r>
        <w:t xml:space="preserve">This very section you’re reading was created through the coding agent workflow:</w:t>
      </w:r>
    </w:p>
    <w:p>
      <w:pPr>
        <w:numPr>
          <w:ilvl w:val="0"/>
          <w:numId w:val="1243"/>
        </w:numPr>
      </w:pPr>
      <w:r>
        <w:rPr>
          <w:b/>
          <w:bCs/>
        </w:rPr>
        <w:t xml:space="preserve">Issue created</w:t>
      </w:r>
      <w:r>
        <w:t xml:space="preserve">:</w:t>
      </w:r>
      <w:r>
        <w:t xml:space="preserve"> </w:t>
      </w:r>
      <w:hyperlink r:id="rId70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3"/>
        </w:numPr>
      </w:pPr>
      <w:r>
        <w:rPr>
          <w:b/>
          <w:bCs/>
        </w:rPr>
        <w:t xml:space="preserve">Agent assigned</w:t>
      </w:r>
      <w:r>
        <w:t xml:space="preserve">: The issue was assigned to</w:t>
      </w:r>
      <w:r>
        <w:t xml:space="preserve"> </w:t>
      </w:r>
      <w:r>
        <w:rPr>
          <w:rStyle w:val="VerbatimChar"/>
        </w:rPr>
        <w:t xml:space="preserve">@copilot</w:t>
      </w:r>
    </w:p>
    <w:p>
      <w:pPr>
        <w:numPr>
          <w:ilvl w:val="0"/>
          <w:numId w:val="124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3"/>
        </w:numPr>
      </w:pPr>
      <w:r>
        <w:rPr>
          <w:b/>
          <w:bCs/>
        </w:rPr>
        <w:t xml:space="preserve">Pull request</w:t>
      </w:r>
      <w:r>
        <w:t xml:space="preserve">:</w:t>
      </w:r>
      <w:r>
        <w:t xml:space="preserve"> </w:t>
      </w:r>
      <w:hyperlink r:id="rId70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06"/>
    <w:bookmarkStart w:id="707" w:name="collaborating-with-coding-agents"/>
    <w:p>
      <w:pPr>
        <w:pStyle w:val="Heading4"/>
      </w:pPr>
      <w:ins w:id="2322" w:author="PR Preview" w:date="2024-01-01T00:00:00Z">
        <w:r>
          <w:t xml:space="preserve">18.5.4.5 Collaborating with Coding Agents</w:t>
        </w:r>
      </w:ins>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4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4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5"/>
        </w:numPr>
      </w:pPr>
      <w:r>
        <w:t xml:space="preserve">Need to be manually resolved</w:t>
      </w:r>
    </w:p>
    <w:p>
      <w:pPr>
        <w:pStyle w:val="Compact"/>
        <w:numPr>
          <w:ilvl w:val="0"/>
          <w:numId w:val="1245"/>
        </w:numPr>
      </w:pPr>
      <w:r>
        <w:t xml:space="preserve">May confuse both human and AI collaborators</w:t>
      </w:r>
    </w:p>
    <w:p>
      <w:pPr>
        <w:pStyle w:val="Compact"/>
        <w:numPr>
          <w:ilvl w:val="0"/>
          <w:numId w:val="124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07"/>
    <w:bookmarkStart w:id="708" w:name="directly-prompting-for-pull-requests"/>
    <w:p>
      <w:pPr>
        <w:pStyle w:val="Heading4"/>
      </w:pPr>
      <w:ins w:id="2331" w:author="PR Preview" w:date="2024-01-01T00:00:00Z">
        <w:r>
          <w:t xml:space="preserve">18.5.4.6 Directly Prompting for Pull Requests</w:t>
        </w:r>
      </w:ins>
    </w:p>
    <w:p>
      <w:pPr>
        <w:pStyle w:val="FirstParagraph"/>
      </w:pPr>
      <w:r>
        <w:t xml:space="preserve">You can also prompt Copilot to create pull requests without first creating an issue:</w:t>
      </w:r>
    </w:p>
    <w:p>
      <w:pPr>
        <w:pStyle w:val="Compact"/>
        <w:numPr>
          <w:ilvl w:val="0"/>
          <w:numId w:val="1246"/>
        </w:numPr>
      </w:pPr>
      <w:r>
        <w:t xml:space="preserve">Use Copilot Chat in your editor to describe the changes you want</w:t>
      </w:r>
    </w:p>
    <w:p>
      <w:pPr>
        <w:pStyle w:val="Compact"/>
        <w:numPr>
          <w:ilvl w:val="0"/>
          <w:numId w:val="1246"/>
        </w:numPr>
      </w:pPr>
      <w:r>
        <w:t xml:space="preserve">The agent will analyze your request and create a pull request</w:t>
      </w:r>
    </w:p>
    <w:p>
      <w:pPr>
        <w:pStyle w:val="Compact"/>
        <w:numPr>
          <w:ilvl w:val="0"/>
          <w:numId w:val="1246"/>
        </w:numPr>
      </w:pPr>
      <w:r>
        <w:t xml:space="preserve">This is useful for quick fixes or well-defined tasks</w:t>
      </w:r>
    </w:p>
    <w:bookmarkEnd w:id="708"/>
    <w:bookmarkStart w:id="709" w:name="important-safeguards"/>
    <w:p>
      <w:pPr>
        <w:pStyle w:val="Heading4"/>
      </w:pPr>
      <w:ins w:id="2336" w:author="PR Preview" w:date="2024-01-01T00:00:00Z">
        <w:r>
          <w:t xml:space="preserve">18.5.4.7 Important Safeguards</w:t>
        </w:r>
      </w:ins>
    </w:p>
    <w:p>
      <w:pPr>
        <w:pStyle w:val="Compact"/>
        <w:numPr>
          <w:ilvl w:val="0"/>
          <w:numId w:val="1247"/>
        </w:numPr>
      </w:pPr>
      <w:r>
        <w:rPr>
          <w:b/>
          <w:bCs/>
        </w:rPr>
        <w:t xml:space="preserve">Human approval required</w:t>
      </w:r>
      <w:r>
        <w:t xml:space="preserve">:</w:t>
      </w:r>
      <w:r>
        <w:t xml:space="preserve"> </w:t>
      </w:r>
      <w:r>
        <w:t xml:space="preserve">Coding agents cannot merge their own changes</w:t>
      </w:r>
    </w:p>
    <w:p>
      <w:pPr>
        <w:pStyle w:val="Compact"/>
        <w:numPr>
          <w:ilvl w:val="0"/>
          <w:numId w:val="124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7"/>
        </w:numPr>
      </w:pPr>
      <w:r>
        <w:rPr>
          <w:b/>
          <w:bCs/>
        </w:rPr>
        <w:t xml:space="preserve">Full transparency</w:t>
      </w:r>
      <w:r>
        <w:t xml:space="preserve">:</w:t>
      </w:r>
      <w:r>
        <w:t xml:space="preserve"> </w:t>
      </w:r>
      <w:r>
        <w:t xml:space="preserve">All agent actions are logged and visible in the PR</w:t>
      </w:r>
    </w:p>
    <w:bookmarkEnd w:id="709"/>
    <w:bookmarkStart w:id="713" w:name="workflow-approval-requirements"/>
    <w:p>
      <w:pPr>
        <w:pStyle w:val="Heading4"/>
      </w:pPr>
      <w:ins w:id="2340" w:author="PR Preview" w:date="2024-01-01T00:00:00Z">
        <w:r>
          <w:t xml:space="preserve">18.5.4.8 Workflow Approval Requirements</w:t>
        </w:r>
      </w:ins>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8"/>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8"/>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8"/>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9"/>
        </w:numPr>
      </w:pPr>
      <w:hyperlink r:id="rId710">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9"/>
        </w:numPr>
      </w:pPr>
      <w:hyperlink r:id="rId711">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12">
        <w:r>
          <w:rPr>
            <w:rStyle w:val="Hyperlink"/>
          </w:rPr>
          <w:t xml:space="preserve">GitHub Copilot coding agent documentation</w:t>
        </w:r>
      </w:hyperlink>
      <w:r>
        <w:t xml:space="preserve">.</w:t>
      </w:r>
    </w:p>
    <w:bookmarkEnd w:id="713"/>
    <w:bookmarkEnd w:id="714"/>
    <w:bookmarkStart w:id="717" w:name="useful-prompt-formats"/>
    <w:p>
      <w:pPr>
        <w:pStyle w:val="Heading3"/>
      </w:pPr>
      <w:ins w:id="2353" w:author="PR Preview" w:date="2024-01-01T00:00:00Z">
        <w:r>
          <w:t xml:space="preserve">18.5.5 Useful Prompt Formats</w:t>
        </w:r>
      </w:ins>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15" w:name="common-task-patterns"/>
    <w:p>
      <w:pPr>
        <w:pStyle w:val="Heading4"/>
      </w:pPr>
      <w:ins w:id="2355" w:author="PR Preview" w:date="2024-01-01T00:00:00Z">
        <w:r>
          <w:t xml:space="preserve">18.5.5.1 Common Task Patterns</w:t>
        </w:r>
      </w:ins>
    </w:p>
    <w:p>
      <w:pPr>
        <w:pStyle w:val="FirstParagraph"/>
      </w:pPr>
      <w:r>
        <w:rPr>
          <w:b/>
          <w:bCs/>
        </w:rPr>
        <w:t xml:space="preserve">Tidying up code:</w:t>
      </w:r>
    </w:p>
    <w:p>
      <w:pPr>
        <w:pStyle w:val="Compact"/>
        <w:numPr>
          <w:ilvl w:val="0"/>
          <w:numId w:val="1250"/>
        </w:numPr>
      </w:pPr>
      <w:r>
        <w:t xml:space="preserve">“tidy up [file, function, module, whole project]”</w:t>
      </w:r>
    </w:p>
    <w:p>
      <w:pPr>
        <w:pStyle w:val="Compact"/>
        <w:numPr>
          <w:ilvl w:val="0"/>
          <w:numId w:val="1250"/>
        </w:numPr>
      </w:pPr>
      <w:r>
        <w:t xml:space="preserve">Useful for improving code organization, consistency, and readability</w:t>
      </w:r>
    </w:p>
    <w:p>
      <w:pPr>
        <w:pStyle w:val="Compact"/>
        <w:numPr>
          <w:ilvl w:val="0"/>
          <w:numId w:val="1250"/>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1"/>
        </w:numPr>
      </w:pPr>
      <w:r>
        <w:t xml:space="preserve">“address failing workflows”</w:t>
      </w:r>
    </w:p>
    <w:p>
      <w:pPr>
        <w:pStyle w:val="Compact"/>
        <w:numPr>
          <w:ilvl w:val="0"/>
          <w:numId w:val="1251"/>
        </w:numPr>
      </w:pPr>
      <w:r>
        <w:t xml:space="preserve">Helps fix continuous integration (CI) failures, build errors, or test failures</w:t>
      </w:r>
    </w:p>
    <w:p>
      <w:pPr>
        <w:pStyle w:val="Compact"/>
        <w:numPr>
          <w:ilvl w:val="0"/>
          <w:numId w:val="1251"/>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2"/>
        </w:numPr>
      </w:pPr>
      <w:r>
        <w:t xml:space="preserve">“decompose [function, quarto-file, etc]”</w:t>
      </w:r>
    </w:p>
    <w:p>
      <w:pPr>
        <w:pStyle w:val="Compact"/>
        <w:numPr>
          <w:ilvl w:val="0"/>
          <w:numId w:val="1252"/>
        </w:numPr>
      </w:pPr>
      <w:r>
        <w:t xml:space="preserve">Breaks down large or complex code into smaller, more manageable pieces</w:t>
      </w:r>
    </w:p>
    <w:p>
      <w:pPr>
        <w:pStyle w:val="Compact"/>
        <w:numPr>
          <w:ilvl w:val="0"/>
          <w:numId w:val="1252"/>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3"/>
        </w:numPr>
      </w:pPr>
      <w:r>
        <w:t xml:space="preserve">“update [links, content, etc]”</w:t>
      </w:r>
    </w:p>
    <w:p>
      <w:pPr>
        <w:pStyle w:val="Compact"/>
        <w:numPr>
          <w:ilvl w:val="0"/>
          <w:numId w:val="1253"/>
        </w:numPr>
      </w:pPr>
      <w:r>
        <w:t xml:space="preserve">Refreshes outdated information, fixes broken links, or modernizes code</w:t>
      </w:r>
    </w:p>
    <w:p>
      <w:pPr>
        <w:pStyle w:val="Compact"/>
        <w:numPr>
          <w:ilvl w:val="0"/>
          <w:numId w:val="1253"/>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54"/>
        </w:numPr>
      </w:pPr>
      <w:r>
        <w:t xml:space="preserve">“expand [a section in a document]”</w:t>
      </w:r>
    </w:p>
    <w:p>
      <w:pPr>
        <w:pStyle w:val="Compact"/>
        <w:numPr>
          <w:ilvl w:val="0"/>
          <w:numId w:val="1254"/>
        </w:numPr>
      </w:pPr>
      <w:r>
        <w:t xml:space="preserve">Adds more detail, examples, or explanation to existing content</w:t>
      </w:r>
    </w:p>
    <w:p>
      <w:pPr>
        <w:pStyle w:val="Compact"/>
        <w:numPr>
          <w:ilvl w:val="0"/>
          <w:numId w:val="1254"/>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5"/>
        </w:numPr>
      </w:pPr>
      <w:r>
        <w:t xml:space="preserve">“condense [a section in a document]”</w:t>
      </w:r>
    </w:p>
    <w:p>
      <w:pPr>
        <w:pStyle w:val="Compact"/>
        <w:numPr>
          <w:ilvl w:val="0"/>
          <w:numId w:val="1255"/>
        </w:numPr>
      </w:pPr>
      <w:r>
        <w:t xml:space="preserve">Reduces verbosity while preserving essential information</w:t>
      </w:r>
    </w:p>
    <w:p>
      <w:pPr>
        <w:pStyle w:val="Compact"/>
        <w:numPr>
          <w:ilvl w:val="0"/>
          <w:numId w:val="1255"/>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6"/>
        </w:numPr>
      </w:pPr>
      <w:r>
        <w:t xml:space="preserve">“clarify [a section in a document]”</w:t>
      </w:r>
    </w:p>
    <w:p>
      <w:pPr>
        <w:pStyle w:val="Compact"/>
        <w:numPr>
          <w:ilvl w:val="0"/>
          <w:numId w:val="1256"/>
        </w:numPr>
      </w:pPr>
      <w:r>
        <w:t xml:space="preserve">Improves clarity, removes ambiguity, or simplifies complex explanations</w:t>
      </w:r>
    </w:p>
    <w:p>
      <w:pPr>
        <w:pStyle w:val="Compact"/>
        <w:numPr>
          <w:ilvl w:val="0"/>
          <w:numId w:val="1256"/>
        </w:numPr>
      </w:pPr>
      <w:r>
        <w:t xml:space="preserve">Example:</w:t>
      </w:r>
      <w:r>
        <w:t xml:space="preserve"> </w:t>
      </w:r>
      <w:r>
        <w:t xml:space="preserve">“clarify the explanation of the analysis workflow”</w:t>
      </w:r>
    </w:p>
    <w:bookmarkEnd w:id="715"/>
    <w:bookmarkStart w:id="716" w:name="tips-for-effective-prompts"/>
    <w:p>
      <w:pPr>
        <w:pStyle w:val="Heading4"/>
      </w:pPr>
      <w:ins w:id="2384" w:author="PR Preview" w:date="2024-01-01T00:00:00Z">
        <w:r>
          <w:t xml:space="preserve">18.5.5.2 Tips for Effective Prompts</w:t>
        </w:r>
      </w:ins>
    </w:p>
    <w:p>
      <w:pPr>
        <w:pStyle w:val="Compact"/>
        <w:numPr>
          <w:ilvl w:val="0"/>
          <w:numId w:val="1257"/>
        </w:numPr>
      </w:pPr>
      <w:r>
        <w:rPr>
          <w:b/>
          <w:bCs/>
        </w:rPr>
        <w:t xml:space="preserve">Be specific</w:t>
      </w:r>
      <w:r>
        <w:t xml:space="preserve">: Include file names, function names, or specific sections when possible</w:t>
      </w:r>
    </w:p>
    <w:p>
      <w:pPr>
        <w:pStyle w:val="Compact"/>
        <w:numPr>
          <w:ilvl w:val="0"/>
          <w:numId w:val="1257"/>
        </w:numPr>
      </w:pPr>
      <w:r>
        <w:rPr>
          <w:b/>
          <w:bCs/>
        </w:rPr>
        <w:t xml:space="preserve">Provide context</w:t>
      </w:r>
      <w:r>
        <w:t xml:space="preserve">: Explain what you want to achieve and why</w:t>
      </w:r>
    </w:p>
    <w:p>
      <w:pPr>
        <w:pStyle w:val="Compact"/>
        <w:numPr>
          <w:ilvl w:val="0"/>
          <w:numId w:val="1257"/>
        </w:numPr>
      </w:pPr>
      <w:r>
        <w:rPr>
          <w:b/>
          <w:bCs/>
        </w:rPr>
        <w:t xml:space="preserve">Set boundaries</w:t>
      </w:r>
      <w:r>
        <w:t xml:space="preserve">: Specify what should or shouldn’t change</w:t>
      </w:r>
    </w:p>
    <w:p>
      <w:pPr>
        <w:pStyle w:val="Compact"/>
        <w:numPr>
          <w:ilvl w:val="0"/>
          <w:numId w:val="1257"/>
        </w:numPr>
      </w:pPr>
      <w:r>
        <w:rPr>
          <w:b/>
          <w:bCs/>
        </w:rPr>
        <w:t xml:space="preserve">Request validation</w:t>
      </w:r>
      <w:r>
        <w:t xml:space="preserve">: Ask the agent to test or verify its changes when appropriate</w:t>
      </w:r>
    </w:p>
    <w:bookmarkEnd w:id="716"/>
    <w:bookmarkEnd w:id="717"/>
    <w:bookmarkStart w:id="724" w:name="sec-ai-addressing-failing-workflows"/>
    <w:p>
      <w:pPr>
        <w:pStyle w:val="Heading3"/>
      </w:pPr>
      <w:ins w:id="2389" w:author="PR Preview" w:date="2024-01-01T00:00:00Z">
        <w:r>
          <w:t xml:space="preserve">18.5.6 Addressing Failing GitHub Actions Workflows</w:t>
        </w:r>
      </w:ins>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18" w:name="X16724e8c4d0535f38e98d560729d113d43f9447"/>
    <w:p>
      <w:pPr>
        <w:pStyle w:val="Heading4"/>
      </w:pPr>
      <w:ins w:id="2391" w:author="PR Preview" w:date="2024-01-01T00:00:00Z">
        <w:r>
          <w:t xml:space="preserve">18.5.6.1 Scenario 1: Code Issues Found by Workflows (Most Common)</w:t>
        </w:r>
      </w:ins>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8"/>
        </w:numPr>
      </w:pPr>
      <w:r>
        <w:t xml:space="preserve">“fix the code issues found by the failing workflows”</w:t>
      </w:r>
    </w:p>
    <w:p>
      <w:pPr>
        <w:pStyle w:val="Compact"/>
        <w:numPr>
          <w:ilvl w:val="0"/>
          <w:numId w:val="1258"/>
        </w:numPr>
      </w:pPr>
      <w:r>
        <w:t xml:space="preserve">“address the linting errors reported in the GitHub Actions checks”</w:t>
      </w:r>
    </w:p>
    <w:p>
      <w:pPr>
        <w:pStyle w:val="Compact"/>
        <w:numPr>
          <w:ilvl w:val="0"/>
          <w:numId w:val="1258"/>
        </w:numPr>
      </w:pPr>
      <w:r>
        <w:t xml:space="preserve">“fix the test failures in the CI pipeline”</w:t>
      </w:r>
    </w:p>
    <w:p>
      <w:pPr>
        <w:pStyle w:val="Compact"/>
        <w:numPr>
          <w:ilvl w:val="0"/>
          <w:numId w:val="1258"/>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18"/>
    <w:bookmarkStart w:id="721" w:name="X609a80533191ba40baf6d2372d9b8d862b0620d"/>
    <w:p>
      <w:pPr>
        <w:pStyle w:val="Heading4"/>
      </w:pPr>
      <w:ins w:id="2401" w:author="PR Preview" w:date="2024-01-01T00:00:00Z">
        <w:r>
          <w:t xml:space="preserve">18.5.6.2 Scenario 2: Issues with Workflow Files Themselves</w:t>
        </w:r>
      </w:ins>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9"/>
        </w:numPr>
      </w:pPr>
      <w:r>
        <w:t xml:space="preserve">“fix the syntax error in the GitHub Actions workflow file at line X”</w:t>
      </w:r>
    </w:p>
    <w:p>
      <w:pPr>
        <w:pStyle w:val="Compact"/>
        <w:numPr>
          <w:ilvl w:val="0"/>
          <w:numId w:val="1259"/>
        </w:numPr>
      </w:pPr>
      <w:r>
        <w:t xml:space="preserve">“update the workflow to use the latest version of action Y”</w:t>
      </w:r>
    </w:p>
    <w:p>
      <w:pPr>
        <w:pStyle w:val="Compact"/>
        <w:numPr>
          <w:ilvl w:val="0"/>
          <w:numId w:val="1259"/>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9" name="Picture"/>
                  <a:graphic>
                    <a:graphicData uri="http://schemas.openxmlformats.org/drawingml/2006/picture">
                      <pic:pic>
                        <pic:nvPicPr>
                          <pic:cNvPr descr="/opt/quarto/share/formats/docx/warning.png" id="720"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60"/>
              </w:numPr>
            </w:pPr>
            <w:r>
              <w:rPr>
                <w:b/>
                <w:bCs/>
              </w:rPr>
              <w:t xml:space="preserve">Review every line</w:t>
            </w:r>
            <w:r>
              <w:t xml:space="preserve"> </w:t>
            </w:r>
            <w:r>
              <w:t xml:space="preserve">of the proposed changes</w:t>
            </w:r>
          </w:p>
          <w:p>
            <w:pPr>
              <w:pStyle w:val="Compact"/>
              <w:numPr>
                <w:ilvl w:val="0"/>
                <w:numId w:val="1260"/>
              </w:numPr>
            </w:pPr>
            <w:r>
              <w:rPr>
                <w:b/>
                <w:bCs/>
              </w:rPr>
              <w:t xml:space="preserve">Verify</w:t>
            </w:r>
            <w:r>
              <w:t xml:space="preserve"> </w:t>
            </w:r>
            <w:r>
              <w:t xml:space="preserve">the changes only address the specific issue</w:t>
            </w:r>
          </w:p>
          <w:p>
            <w:pPr>
              <w:pStyle w:val="Compact"/>
              <w:numPr>
                <w:ilvl w:val="0"/>
                <w:numId w:val="1260"/>
              </w:numPr>
            </w:pPr>
            <w:r>
              <w:rPr>
                <w:b/>
                <w:bCs/>
              </w:rPr>
              <w:t xml:space="preserve">Check</w:t>
            </w:r>
            <w:r>
              <w:t xml:space="preserve"> </w:t>
            </w:r>
            <w:r>
              <w:t xml:space="preserve">that no new secret access or command execution has been added</w:t>
            </w:r>
          </w:p>
          <w:p>
            <w:pPr>
              <w:pStyle w:val="Compact"/>
              <w:numPr>
                <w:ilvl w:val="0"/>
                <w:numId w:val="1260"/>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ins w:id="2409" w:author="PR Preview" w:date="2024-01-01T00:00:00Z">
        <w:r>
          <w:rPr>
            <w:b/>
            <w:bCs/>
          </w:rPr>
          <w:t xml:space="preserve">When to do it yourself:</w:t>
        </w:r>
      </w:ins>
      <w:ins w:id="2409" w:author="PR Preview" w:date="2024-01-01T00:00:00Z">
        <w:r>
          <w:t xml:space="preserve"> </w:t>
        </w:r>
      </w:ins>
      <w:ins w:id="2409" w:author="PR Preview" w:date="2024-01-01T00:00:00Z">
        <w:r>
          <w:t xml:space="preserve">Workflow syntax errors and configuration issues</w:t>
        </w:r>
      </w:ins>
      <w:ins w:id="2409" w:author="PR Preview" w:date="2024-01-01T00:00:00Z">
        <w:r>
          <w:t xml:space="preserve"> </w:t>
        </w:r>
      </w:ins>
      <w:ins w:id="2409" w:author="PR Preview" w:date="2024-01-01T00:00:00Z">
        <w:r>
          <w:t xml:space="preserve">are often faster to fix manually than with Copilot,</w:t>
        </w:r>
      </w:ins>
      <w:ins w:id="2409" w:author="PR Preview" w:date="2024-01-01T00:00:00Z">
        <w:r>
          <w:t xml:space="preserve"> </w:t>
        </w:r>
      </w:ins>
      <w:ins w:id="2409" w:author="PR Preview" w:date="2024-01-01T00:00:00Z">
        <w:r>
          <w:t xml:space="preserve">especially if you’re familiar with GitHub Actions.</w:t>
        </w:r>
      </w:ins>
      <w:ins w:id="2409" w:author="PR Preview" w:date="2024-01-01T00:00:00Z">
        <w:r>
          <w:t xml:space="preserve"> </w:t>
        </w:r>
      </w:ins>
      <w:ins w:id="2409" w:author="PR Preview" w:date="2024-01-01T00:00:00Z">
        <w:r>
          <w:t xml:space="preserve">See</w:t>
        </w:r>
      </w:ins>
      <w:ins w:id="2409" w:author="PR Preview" w:date="2024-01-01T00:00:00Z">
        <w:r>
          <w:t xml:space="preserve"> </w:t>
        </w:r>
      </w:ins>
      <w:hyperlink w:anchor="sec-ai-when-to-use">
        <w:r>
          <w:rPr>
            <w:rStyle w:val="Hyperlink"/>
          </w:rPr>
          <w:t xml:space="preserve">Section 18.5.15</w:t>
        </w:r>
      </w:hyperlink>
      <w:ins w:id="2409" w:author="PR Preview" w:date="2024-01-01T00:00:00Z">
        <w:r>
          <w:t xml:space="preserve"> </w:t>
        </w:r>
      </w:ins>
      <w:ins w:id="2409" w:author="PR Preview" w:date="2024-01-01T00:00:00Z">
        <w:r>
          <w:t xml:space="preserve">for more guidance.</w:t>
        </w:r>
      </w:ins>
    </w:p>
    <w:bookmarkEnd w:id="721"/>
    <w:bookmarkStart w:id="722" w:name="X73d86ac2fd20fdb79b2a5c7f2662f883788810e"/>
    <w:p>
      <w:pPr>
        <w:pStyle w:val="Heading4"/>
      </w:pPr>
      <w:ins w:id="2410" w:author="PR Preview" w:date="2024-01-01T00:00:00Z">
        <w:r>
          <w:t xml:space="preserve">18.5.6.3 Scenario 3: Uncertain Which Scenario Applies</w:t>
        </w:r>
      </w:ins>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1"/>
        </w:numPr>
      </w:pPr>
      <w:r>
        <w:rPr>
          <w:b/>
          <w:bCs/>
        </w:rPr>
        <w:t xml:space="preserve">First, examine the workflow logs</w:t>
      </w:r>
      <w:r>
        <w:t xml:space="preserve">:</w:t>
      </w:r>
    </w:p>
    <w:p>
      <w:pPr>
        <w:pStyle w:val="Compact"/>
        <w:numPr>
          <w:ilvl w:val="1"/>
          <w:numId w:val="1262"/>
        </w:numPr>
      </w:pPr>
      <w:r>
        <w:t xml:space="preserve">Look at the error messages in the GitHub Actions tab</w:t>
      </w:r>
    </w:p>
    <w:p>
      <w:pPr>
        <w:pStyle w:val="Compact"/>
        <w:numPr>
          <w:ilvl w:val="1"/>
          <w:numId w:val="1262"/>
        </w:numPr>
      </w:pPr>
      <w:r>
        <w:t xml:space="preserve">Identify whether the error is in your code or the workflow itself</w:t>
      </w:r>
    </w:p>
    <w:p>
      <w:pPr>
        <w:pStyle w:val="Compact"/>
        <w:numPr>
          <w:ilvl w:val="1"/>
          <w:numId w:val="1262"/>
        </w:numPr>
      </w:pPr>
      <w:r>
        <w:t xml:space="preserve">Common code issues: test failures, linting errors, compilation errors</w:t>
      </w:r>
    </w:p>
    <w:p>
      <w:pPr>
        <w:pStyle w:val="Compact"/>
        <w:numPr>
          <w:ilvl w:val="1"/>
          <w:numId w:val="1262"/>
        </w:numPr>
      </w:pPr>
      <w:r>
        <w:t xml:space="preserve">Common workflow issues: YAML syntax errors, missing actions, permission errors</w:t>
      </w:r>
    </w:p>
    <w:p>
      <w:pPr>
        <w:pStyle w:val="Compact"/>
        <w:numPr>
          <w:ilvl w:val="0"/>
          <w:numId w:val="1261"/>
        </w:numPr>
      </w:pPr>
      <w:r>
        <w:rPr>
          <w:b/>
          <w:bCs/>
        </w:rPr>
        <w:t xml:space="preserve">Use a diagnostic prompt</w:t>
      </w:r>
      <w:r>
        <w:t xml:space="preserve">:</w:t>
      </w:r>
    </w:p>
    <w:p>
      <w:pPr>
        <w:pStyle w:val="Compact"/>
        <w:numPr>
          <w:ilvl w:val="1"/>
          <w:numId w:val="1263"/>
        </w:numPr>
      </w:pPr>
      <w:r>
        <w:t xml:space="preserve">“examine the failing workflow logs and identify whether the issue is in the code or the workflow configuration”</w:t>
      </w:r>
    </w:p>
    <w:p>
      <w:pPr>
        <w:pStyle w:val="Compact"/>
        <w:numPr>
          <w:ilvl w:val="1"/>
          <w:numId w:val="1263"/>
        </w:numPr>
      </w:pPr>
      <w:r>
        <w:t xml:space="preserve">“diagnose the root cause of the workflow failure”</w:t>
      </w:r>
    </w:p>
    <w:p>
      <w:pPr>
        <w:pStyle w:val="Compact"/>
        <w:numPr>
          <w:ilvl w:val="0"/>
          <w:numId w:val="1261"/>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22"/>
    <w:bookmarkStart w:id="723" w:name="additional-resources-3"/>
    <w:p>
      <w:pPr>
        <w:pStyle w:val="Heading4"/>
      </w:pPr>
      <w:ins w:id="2424" w:author="PR Preview" w:date="2024-01-01T00:00:00Z">
        <w:r>
          <w:t xml:space="preserve">18.5.6.4 Additional Resources</w:t>
        </w:r>
      </w:ins>
    </w:p>
    <w:p>
      <w:pPr>
        <w:pStyle w:val="Compact"/>
        <w:numPr>
          <w:ilvl w:val="0"/>
          <w:numId w:val="1264"/>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64"/>
        </w:numPr>
      </w:pPr>
      <w:ins w:id="2426" w:author="PR Preview" w:date="2024-01-01T00:00:00Z">
        <w:r>
          <w:t xml:space="preserve">See</w:t>
        </w:r>
      </w:ins>
      <w:ins w:id="2426" w:author="PR Preview" w:date="2024-01-01T00:00:00Z">
        <w:r>
          <w:t xml:space="preserve"> </w:t>
        </w:r>
      </w:ins>
      <w:hyperlink w:anchor="sec-ai-best-practices">
        <w:r>
          <w:rPr>
            <w:rStyle w:val="Hyperlink"/>
          </w:rPr>
          <w:t xml:space="preserve">Section 18.5.8</w:t>
        </w:r>
      </w:hyperlink>
      <w:ins w:id="2426" w:author="PR Preview" w:date="2024-01-01T00:00:00Z">
        <w:r>
          <w:t xml:space="preserve"> </w:t>
        </w:r>
      </w:ins>
      <w:ins w:id="2426" w:author="PR Preview" w:date="2024-01-01T00:00:00Z">
        <w:r>
          <w:t xml:space="preserve">and</w:t>
        </w:r>
      </w:ins>
      <w:ins w:id="2426" w:author="PR Preview" w:date="2024-01-01T00:00:00Z">
        <w:r>
          <w:t xml:space="preserve"> </w:t>
        </w:r>
      </w:ins>
      <w:hyperlink w:anchor="sec-ai-benefits-hazards">
        <w:r>
          <w:rPr>
            <w:rStyle w:val="Hyperlink"/>
          </w:rPr>
          <w:t xml:space="preserve">Section 18.5.7</w:t>
        </w:r>
      </w:hyperlink>
      <w:ins w:id="2426" w:author="PR Preview" w:date="2024-01-01T00:00:00Z">
        <w:r>
          <w:t xml:space="preserve"> </w:t>
        </w:r>
      </w:ins>
      <w:ins w:id="2426" w:author="PR Preview" w:date="2024-01-01T00:00:00Z">
        <w:r>
          <w:t xml:space="preserve">for security considerations with workflow files</w:t>
        </w:r>
      </w:ins>
    </w:p>
    <w:p>
      <w:pPr>
        <w:pStyle w:val="Compact"/>
        <w:numPr>
          <w:ilvl w:val="0"/>
          <w:numId w:val="1264"/>
        </w:numPr>
      </w:pPr>
      <w:ins w:id="2427" w:author="PR Preview" w:date="2024-01-01T00:00:00Z">
        <w:r>
          <w:t xml:space="preserve">See</w:t>
        </w:r>
      </w:ins>
      <w:ins w:id="2427" w:author="PR Preview" w:date="2024-01-01T00:00:00Z">
        <w:r>
          <w:t xml:space="preserve"> </w:t>
        </w:r>
      </w:ins>
      <w:hyperlink w:anchor="sec-ai-when-to-use">
        <w:r>
          <w:rPr>
            <w:rStyle w:val="Hyperlink"/>
          </w:rPr>
          <w:t xml:space="preserve">Section 18.5.15</w:t>
        </w:r>
      </w:hyperlink>
      <w:ins w:id="2427" w:author="PR Preview" w:date="2024-01-01T00:00:00Z">
        <w:r>
          <w:t xml:space="preserve"> </w:t>
        </w:r>
      </w:ins>
      <w:ins w:id="2427" w:author="PR Preview" w:date="2024-01-01T00:00:00Z">
        <w:r>
          <w:t xml:space="preserve">for guidance on when to use Copilot vs. fixing issues yourself</w:t>
        </w:r>
      </w:ins>
    </w:p>
    <w:p>
      <w:pPr>
        <w:pStyle w:val="Compact"/>
        <w:numPr>
          <w:ilvl w:val="0"/>
          <w:numId w:val="1264"/>
        </w:numPr>
      </w:pPr>
      <w:r>
        <w:t xml:space="preserve">See the</w:t>
      </w:r>
      <w:r>
        <w:t xml:space="preserve"> </w:t>
      </w:r>
      <w:hyperlink r:id="rId546">
        <w:r>
          <w:rPr>
            <w:rStyle w:val="Hyperlink"/>
          </w:rPr>
          <w:t xml:space="preserve">GitHub Actions documentation</w:t>
        </w:r>
      </w:hyperlink>
      <w:r>
        <w:t xml:space="preserve"> </w:t>
      </w:r>
      <w:r>
        <w:t xml:space="preserve">for workflow syntax and troubleshooting</w:t>
      </w:r>
    </w:p>
    <w:bookmarkEnd w:id="723"/>
    <w:bookmarkEnd w:id="724"/>
    <w:bookmarkStart w:id="730" w:name="sec-ai-benefits-hazards"/>
    <w:p>
      <w:pPr>
        <w:pStyle w:val="Heading3"/>
      </w:pPr>
      <w:ins w:id="2429" w:author="PR Preview" w:date="2024-01-01T00:00:00Z">
        <w:r>
          <w:t xml:space="preserve">18.5.7 Benefits and Hazards</w:t>
        </w:r>
      </w:ins>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6"/>
        </w:numPr>
      </w:pPr>
      <w:r>
        <w:rPr>
          <w:b/>
          <w:bCs/>
        </w:rPr>
        <w:t xml:space="preserve">Subtle bugs</w:t>
      </w:r>
      <w:r>
        <w:t xml:space="preserve">:</w:t>
      </w:r>
      <w:r>
        <w:t xml:space="preserve"> </w:t>
      </w:r>
      <w:r>
        <w:t xml:space="preserve">AI-generated code may contain logic errors that are not immediately obvious</w:t>
      </w:r>
    </w:p>
    <w:p>
      <w:pPr>
        <w:numPr>
          <w:ilvl w:val="0"/>
          <w:numId w:val="126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29" w:name="further-readingviewing"/>
    <w:p>
      <w:pPr>
        <w:pStyle w:val="Heading4"/>
      </w:pPr>
      <w:ins w:id="2446" w:author="PR Preview" w:date="2024-01-01T00:00:00Z">
        <w:r>
          <w:t xml:space="preserve">18.5.7.1 Further reading/viewing</w:t>
        </w:r>
      </w:ins>
    </w:p>
    <w:p>
      <w:pPr>
        <w:pStyle w:val="Compact"/>
        <w:numPr>
          <w:ilvl w:val="0"/>
          <w:numId w:val="1267"/>
        </w:numPr>
      </w:pPr>
      <w:r>
        <w:rPr>
          <w:i/>
          <w:iCs/>
        </w:rPr>
        <w:t xml:space="preserve">I Robot</w:t>
      </w:r>
      <w:r>
        <w:t xml:space="preserve"> </w:t>
      </w:r>
      <w:r>
        <w:t xml:space="preserve">(Asimov 1950)</w:t>
      </w:r>
    </w:p>
    <w:p>
      <w:pPr>
        <w:pStyle w:val="Compact"/>
        <w:numPr>
          <w:ilvl w:val="0"/>
          <w:numId w:val="1267"/>
        </w:numPr>
      </w:pPr>
      <w:r>
        <w:rPr>
          <w:i/>
          <w:iCs/>
        </w:rPr>
        <w:t xml:space="preserve">Dune</w:t>
      </w:r>
      <w:r>
        <w:t xml:space="preserve"> </w:t>
      </w:r>
      <w:r>
        <w:t xml:space="preserve">(Herbert 1965)</w:t>
      </w:r>
    </w:p>
    <w:p>
      <w:pPr>
        <w:pStyle w:val="Compact"/>
        <w:numPr>
          <w:ilvl w:val="0"/>
          <w:numId w:val="1267"/>
        </w:numPr>
      </w:pPr>
      <w:r>
        <w:rPr>
          <w:i/>
          <w:iCs/>
        </w:rPr>
        <w:t xml:space="preserve">2001</w:t>
      </w:r>
      <w:r>
        <w:t xml:space="preserve"> </w:t>
      </w:r>
      <w:r>
        <w:t xml:space="preserve">(1968)</w:t>
      </w:r>
    </w:p>
    <w:p>
      <w:pPr>
        <w:pStyle w:val="Compact"/>
        <w:numPr>
          <w:ilvl w:val="0"/>
          <w:numId w:val="1267"/>
        </w:numPr>
      </w:pPr>
      <w:r>
        <w:rPr>
          <w:i/>
          <w:iCs/>
        </w:rPr>
        <w:t xml:space="preserve">Terminator 3</w:t>
      </w:r>
      <w:r>
        <w:t xml:space="preserve"> </w:t>
      </w:r>
      <w:r>
        <w:t xml:space="preserve">(2003)</w:t>
      </w:r>
    </w:p>
    <w:p>
      <w:pPr>
        <w:pStyle w:val="Compact"/>
        <w:numPr>
          <w:ilvl w:val="0"/>
          <w:numId w:val="1267"/>
        </w:numPr>
      </w:pPr>
      <w:r>
        <w:rPr>
          <w:i/>
          <w:iCs/>
        </w:rPr>
        <w:t xml:space="preserve">The Matrix</w:t>
      </w:r>
      <w:r>
        <w:t xml:space="preserve"> </w:t>
      </w:r>
      <w:r>
        <w:t xml:space="preserve">(1999)</w:t>
      </w:r>
    </w:p>
    <w:p>
      <w:pPr>
        <w:pStyle w:val="Compact"/>
        <w:numPr>
          <w:ilvl w:val="0"/>
          <w:numId w:val="1267"/>
        </w:numPr>
      </w:pPr>
      <w:r>
        <w:rPr>
          <w:i/>
          <w:iCs/>
        </w:rPr>
        <w:t xml:space="preserve">Blade Runner</w:t>
      </w:r>
      <w:r>
        <w:t xml:space="preserve"> </w:t>
      </w:r>
      <w:r>
        <w:t xml:space="preserve">(1982)</w:t>
      </w:r>
    </w:p>
    <w:p>
      <w:pPr>
        <w:pStyle w:val="Compact"/>
        <w:numPr>
          <w:ilvl w:val="0"/>
          <w:numId w:val="1267"/>
        </w:numPr>
      </w:pPr>
      <w:r>
        <w:rPr>
          <w:i/>
          <w:iCs/>
        </w:rPr>
        <w:t xml:space="preserve">WarGames</w:t>
      </w:r>
      <w:r>
        <w:t xml:space="preserve"> </w:t>
      </w:r>
      <w:r>
        <w:t xml:space="preserve">(1983)</w:t>
      </w:r>
    </w:p>
    <w:p>
      <w:pPr>
        <w:pStyle w:val="Compact"/>
        <w:numPr>
          <w:ilvl w:val="0"/>
          <w:numId w:val="1267"/>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7"/>
        </w:numPr>
      </w:pPr>
      <w:r>
        <w:rPr>
          <w:i/>
          <w:iCs/>
        </w:rPr>
        <w:t xml:space="preserve">Ender’s Game</w:t>
      </w:r>
      <w:r>
        <w:t xml:space="preserve"> </w:t>
      </w:r>
      <w:r>
        <w:t xml:space="preserve">(Card 1985)</w:t>
      </w:r>
    </w:p>
    <w:p>
      <w:pPr>
        <w:pStyle w:val="Compact"/>
        <w:numPr>
          <w:ilvl w:val="0"/>
          <w:numId w:val="126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26" name="Picture"/>
            <a:graphic>
              <a:graphicData uri="http://schemas.openxmlformats.org/drawingml/2006/picture">
                <pic:pic>
                  <pic:nvPicPr>
                    <pic:cNvPr descr="assets/images/matrix-agents.png" id="727" name="Picture"/>
                    <pic:cNvPicPr>
                      <a:picLocks noChangeArrowheads="1" noChangeAspect="1"/>
                    </pic:cNvPicPr>
                  </pic:nvPicPr>
                  <pic:blipFill>
                    <a:blip r:embed="rId725"/>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28">
        <w:r>
          <w:rPr>
            <w:rStyle w:val="Hyperlink"/>
          </w:rPr>
          <w:t xml:space="preserve">Agents</w:t>
        </w:r>
      </w:hyperlink>
    </w:p>
    <w:bookmarkEnd w:id="729"/>
    <w:bookmarkEnd w:id="730"/>
    <w:bookmarkStart w:id="736" w:name="sec-ai-best-practices"/>
    <w:p>
      <w:pPr>
        <w:pStyle w:val="Heading3"/>
      </w:pPr>
      <w:ins w:id="2459" w:author="PR Preview" w:date="2024-01-01T00:00:00Z">
        <w:r>
          <w:t xml:space="preserve">18.5.8 Best Practices for Safe and Successful Use</w:t>
        </w:r>
      </w:ins>
    </w:p>
    <w:p>
      <w:pPr>
        <w:pStyle w:val="FirstParagraph"/>
      </w:pPr>
      <w:r>
        <w:t xml:space="preserve">To work with coding agents safely and successfully:</w:t>
      </w:r>
    </w:p>
    <w:p>
      <w:pPr>
        <w:numPr>
          <w:ilvl w:val="0"/>
          <w:numId w:val="126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1" name="Picture"/>
                  <a:graphic>
                    <a:graphicData uri="http://schemas.openxmlformats.org/drawingml/2006/picture">
                      <pic:pic>
                        <pic:nvPicPr>
                          <pic:cNvPr descr="/opt/quarto/share/formats/docx/note.png" id="732"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33">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34" name="Picture"/>
                  <a:graphic>
                    <a:graphicData uri="http://schemas.openxmlformats.org/drawingml/2006/picture">
                      <pic:pic>
                        <pic:nvPicPr>
                          <pic:cNvPr descr="/opt/quarto/share/formats/docx/warning.png" id="73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9"/>
              </w:numPr>
            </w:pPr>
            <w:r>
              <w:t xml:space="preserve">Access secrets and credentials</w:t>
            </w:r>
          </w:p>
          <w:p>
            <w:pPr>
              <w:pStyle w:val="Compact"/>
              <w:numPr>
                <w:ilvl w:val="0"/>
                <w:numId w:val="1269"/>
              </w:numPr>
            </w:pPr>
            <w:r>
              <w:t xml:space="preserve">Deploy code to production</w:t>
            </w:r>
          </w:p>
          <w:p>
            <w:pPr>
              <w:pStyle w:val="Compact"/>
              <w:numPr>
                <w:ilvl w:val="0"/>
                <w:numId w:val="126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36"/>
    <w:bookmarkStart w:id="746" w:name="firewall-and-network-configuration"/>
    <w:p>
      <w:pPr>
        <w:pStyle w:val="Heading3"/>
      </w:pPr>
      <w:ins w:id="2472" w:author="PR Preview" w:date="2024-01-01T00:00:00Z">
        <w:r>
          <w:t xml:space="preserve">18.5.9 Firewall and Network Configuration</w:t>
        </w:r>
      </w:ins>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38" w:name="built-in-agent-firewall"/>
    <w:p>
      <w:pPr>
        <w:pStyle w:val="Heading4"/>
      </w:pPr>
      <w:ins w:id="2474" w:author="PR Preview" w:date="2024-01-01T00:00:00Z">
        <w:r>
          <w:t xml:space="preserve">18.5.9.1 Built-in Agent Firewall</w:t>
        </w:r>
      </w:ins>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70"/>
        </w:numPr>
      </w:pPr>
      <w:r>
        <w:t xml:space="preserve">Data exfiltration</w:t>
      </w:r>
    </w:p>
    <w:p>
      <w:pPr>
        <w:pStyle w:val="Compact"/>
        <w:numPr>
          <w:ilvl w:val="0"/>
          <w:numId w:val="1270"/>
        </w:numPr>
      </w:pPr>
      <w:r>
        <w:t xml:space="preserve">Accidental leaks of sensitive information</w:t>
      </w:r>
    </w:p>
    <w:p>
      <w:pPr>
        <w:pStyle w:val="Compact"/>
        <w:numPr>
          <w:ilvl w:val="0"/>
          <w:numId w:val="1270"/>
        </w:numPr>
      </w:pPr>
      <w:r>
        <w:t xml:space="preserve">Execution of malicious instructions</w:t>
      </w:r>
    </w:p>
    <w:p>
      <w:pPr>
        <w:pStyle w:val="FirstParagraph"/>
      </w:pPr>
      <w:r>
        <w:t xml:space="preserve">By default, the agent’s firewall allows access to:</w:t>
      </w:r>
    </w:p>
    <w:p>
      <w:pPr>
        <w:pStyle w:val="Compact"/>
        <w:numPr>
          <w:ilvl w:val="0"/>
          <w:numId w:val="1271"/>
        </w:numPr>
      </w:pPr>
      <w:r>
        <w:t xml:space="preserve">Common OS package repositories (Debian, Ubuntu, Red Hat, etc.)</w:t>
      </w:r>
    </w:p>
    <w:p>
      <w:pPr>
        <w:pStyle w:val="Compact"/>
        <w:numPr>
          <w:ilvl w:val="0"/>
          <w:numId w:val="1271"/>
        </w:numPr>
      </w:pPr>
      <w:r>
        <w:t xml:space="preserve">Popular container registries (Docker Hub, Azure Container Registry, AWS ECR, etc.)</w:t>
      </w:r>
    </w:p>
    <w:p>
      <w:pPr>
        <w:pStyle w:val="Compact"/>
        <w:numPr>
          <w:ilvl w:val="0"/>
          <w:numId w:val="1271"/>
        </w:numPr>
      </w:pPr>
      <w:r>
        <w:t xml:space="preserve">Language-specific package registries (npm, PyPI, Maven, RubyGems, etc.)</w:t>
      </w:r>
    </w:p>
    <w:p>
      <w:pPr>
        <w:pStyle w:val="Compact"/>
        <w:numPr>
          <w:ilvl w:val="0"/>
          <w:numId w:val="127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37">
        <w:r>
          <w:rPr>
            <w:rStyle w:val="Hyperlink"/>
          </w:rPr>
          <w:t xml:space="preserve">Copilot allowlist reference</w:t>
        </w:r>
      </w:hyperlink>
      <w:r>
        <w:t xml:space="preserve">.</w:t>
      </w:r>
    </w:p>
    <w:bookmarkEnd w:id="738"/>
    <w:bookmarkStart w:id="740" w:name="customizing-agent-firewall-settings"/>
    <w:p>
      <w:pPr>
        <w:pStyle w:val="Heading4"/>
      </w:pPr>
      <w:ins w:id="2485" w:author="PR Preview" w:date="2024-01-01T00:00:00Z">
        <w:r>
          <w:t xml:space="preserve">18.5.9.2 Customizing Agent Firewall Settings</w:t>
        </w:r>
      </w:ins>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2"/>
        </w:numPr>
      </w:pPr>
      <w:r>
        <w:t xml:space="preserve">Add custom hosts to the allowlist (for internal dependencies or additional registries)</w:t>
      </w:r>
    </w:p>
    <w:p>
      <w:pPr>
        <w:pStyle w:val="Compact"/>
        <w:numPr>
          <w:ilvl w:val="0"/>
          <w:numId w:val="1272"/>
        </w:numPr>
      </w:pPr>
      <w:r>
        <w:t xml:space="preserve">Opt out of the default recommended allowlist for stricter security</w:t>
      </w:r>
    </w:p>
    <w:p>
      <w:pPr>
        <w:pStyle w:val="Compact"/>
        <w:numPr>
          <w:ilvl w:val="0"/>
          <w:numId w:val="127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39">
        <w:r>
          <w:rPr>
            <w:rStyle w:val="Hyperlink"/>
          </w:rPr>
          <w:t xml:space="preserve">Customizing or disabling the firewall for GitHub Copilot coding agent</w:t>
        </w:r>
      </w:hyperlink>
      <w:r>
        <w:t xml:space="preserve">.</w:t>
      </w:r>
    </w:p>
    <w:bookmarkEnd w:id="740"/>
    <w:bookmarkStart w:id="745" w:name="Xbbad9df60dbc05443efb3cae36c1e0daa9b491b"/>
    <w:p>
      <w:pPr>
        <w:pStyle w:val="Heading4"/>
      </w:pPr>
      <w:ins w:id="2492" w:author="PR Preview" w:date="2024-01-01T00:00:00Z">
        <w:r>
          <w:t xml:space="preserve">18.5.9.3 Recommended URLs for Data Science Repositories</w:t>
        </w:r>
      </w:ins>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3"/>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3"/>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3"/>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3"/>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3"/>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3"/>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3"/>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3"/>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3"/>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74"/>
        </w:numPr>
      </w:pPr>
      <w:r>
        <w:rPr>
          <w:rStyle w:val="VerbatimChar"/>
        </w:rPr>
        <w:t xml:space="preserve">cran.r-project.org</w:t>
      </w:r>
      <w:r>
        <w:t xml:space="preserve"> </w:t>
      </w:r>
      <w:r>
        <w:t xml:space="preserve">- The Comprehensive R Archive Network</w:t>
      </w:r>
    </w:p>
    <w:p>
      <w:pPr>
        <w:pStyle w:val="Compact"/>
        <w:numPr>
          <w:ilvl w:val="0"/>
          <w:numId w:val="1274"/>
        </w:numPr>
      </w:pPr>
      <w:r>
        <w:rPr>
          <w:rStyle w:val="VerbatimChar"/>
        </w:rPr>
        <w:t xml:space="preserve">cloud.r-project.org</w:t>
      </w:r>
      <w:r>
        <w:t xml:space="preserve"> </w:t>
      </w:r>
      <w:r>
        <w:t xml:space="preserve">- CRAN mirror (cloud-based)</w:t>
      </w:r>
    </w:p>
    <w:p>
      <w:pPr>
        <w:pStyle w:val="Compact"/>
        <w:numPr>
          <w:ilvl w:val="0"/>
          <w:numId w:val="1274"/>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74"/>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74"/>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5"/>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5"/>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5"/>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5"/>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6"/>
        </w:numPr>
      </w:pPr>
      <w:r>
        <w:rPr>
          <w:rStyle w:val="VerbatimChar"/>
        </w:rPr>
        <w:t xml:space="preserve">en.wikipedia.org</w:t>
      </w:r>
      <w:r>
        <w:t xml:space="preserve"> </w:t>
      </w:r>
      <w:r>
        <w:t xml:space="preserve">- General reference and technical documentation</w:t>
      </w:r>
    </w:p>
    <w:p>
      <w:pPr>
        <w:pStyle w:val="Compact"/>
        <w:numPr>
          <w:ilvl w:val="0"/>
          <w:numId w:val="1276"/>
        </w:numPr>
      </w:pPr>
      <w:r>
        <w:rPr>
          <w:rStyle w:val="VerbatimChar"/>
        </w:rPr>
        <w:t xml:space="preserve">r-project.org</w:t>
      </w:r>
      <w:r>
        <w:t xml:space="preserve"> </w:t>
      </w:r>
      <w:r>
        <w:t xml:space="preserve">- Official R project website</w:t>
      </w:r>
    </w:p>
    <w:p>
      <w:pPr>
        <w:pStyle w:val="Compact"/>
        <w:numPr>
          <w:ilvl w:val="0"/>
          <w:numId w:val="1276"/>
        </w:numPr>
      </w:pPr>
      <w:r>
        <w:rPr>
          <w:rStyle w:val="VerbatimChar"/>
        </w:rPr>
        <w:t xml:space="preserve">quarto.org</w:t>
      </w:r>
      <w:r>
        <w:t xml:space="preserve"> </w:t>
      </w:r>
      <w:r>
        <w:t xml:space="preserve">- Quarto publishing system documentation</w:t>
      </w:r>
    </w:p>
    <w:p>
      <w:pPr>
        <w:pStyle w:val="Compact"/>
        <w:numPr>
          <w:ilvl w:val="0"/>
          <w:numId w:val="1276"/>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7"/>
        </w:numPr>
      </w:pPr>
      <w:r>
        <w:rPr>
          <w:rStyle w:val="VerbatimChar"/>
        </w:rPr>
        <w:t xml:space="preserve">github.com/tidyverse/*</w:t>
      </w:r>
      <w:r>
        <w:t xml:space="preserve"> </w:t>
      </w:r>
      <w:r>
        <w:t xml:space="preserve">- Tidyverse package source code</w:t>
      </w:r>
    </w:p>
    <w:p>
      <w:pPr>
        <w:pStyle w:val="Compact"/>
        <w:numPr>
          <w:ilvl w:val="0"/>
          <w:numId w:val="1277"/>
        </w:numPr>
      </w:pPr>
      <w:r>
        <w:rPr>
          <w:rStyle w:val="VerbatimChar"/>
        </w:rPr>
        <w:t xml:space="preserve">github.com/r-lib/*</w:t>
      </w:r>
      <w:r>
        <w:t xml:space="preserve"> </w:t>
      </w:r>
      <w:r>
        <w:t xml:space="preserve">- R-lib package source code</w:t>
      </w:r>
    </w:p>
    <w:p>
      <w:pPr>
        <w:pStyle w:val="Compact"/>
        <w:numPr>
          <w:ilvl w:val="0"/>
          <w:numId w:val="1277"/>
        </w:numPr>
      </w:pPr>
      <w:r>
        <w:rPr>
          <w:rStyle w:val="VerbatimChar"/>
        </w:rPr>
        <w:t xml:space="preserve">github.com/rstudio/*</w:t>
      </w:r>
      <w:r>
        <w:t xml:space="preserve"> </w:t>
      </w:r>
      <w:r>
        <w:t xml:space="preserve">- RStudio package source code</w:t>
      </w:r>
    </w:p>
    <w:p>
      <w:pPr>
        <w:pStyle w:val="Compact"/>
        <w:numPr>
          <w:ilvl w:val="0"/>
          <w:numId w:val="1277"/>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tip.png" id="7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8"/>
              </w:numPr>
            </w:pPr>
            <w:r>
              <w:t xml:space="preserve">Coding agents report blocked access to these sites</w:t>
            </w:r>
          </w:p>
          <w:p>
            <w:pPr>
              <w:pStyle w:val="Compact"/>
              <w:numPr>
                <w:ilvl w:val="0"/>
                <w:numId w:val="1278"/>
              </w:numPr>
            </w:pPr>
            <w:r>
              <w:t xml:space="preserve">You’re working on R or data science projects that use these packages</w:t>
            </w:r>
          </w:p>
          <w:p>
            <w:pPr>
              <w:pStyle w:val="Compact"/>
              <w:numPr>
                <w:ilvl w:val="0"/>
                <w:numId w:val="1278"/>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3" name="Picture"/>
                  <a:graphic>
                    <a:graphicData uri="http://schemas.openxmlformats.org/drawingml/2006/picture">
                      <pic:pic>
                        <pic:nvPicPr>
                          <pic:cNvPr descr="/opt/quarto/share/formats/docx/note.png" id="74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9"/>
              </w:numPr>
            </w:pPr>
            <w:r>
              <w:t xml:space="preserve">Maintained by reputable organizations (Tidyverse, RStudio/Posit, R Core Team, rOpenSci)</w:t>
            </w:r>
          </w:p>
          <w:p>
            <w:pPr>
              <w:pStyle w:val="Compact"/>
              <w:numPr>
                <w:ilvl w:val="0"/>
                <w:numId w:val="1279"/>
              </w:numPr>
            </w:pPr>
            <w:r>
              <w:t xml:space="preserve">Widely used in the R community</w:t>
            </w:r>
          </w:p>
          <w:p>
            <w:pPr>
              <w:pStyle w:val="Compact"/>
              <w:numPr>
                <w:ilvl w:val="0"/>
                <w:numId w:val="1279"/>
              </w:numPr>
            </w:pPr>
            <w:r>
              <w:t xml:space="preserve">Focused on documentation and package distribution</w:t>
            </w:r>
          </w:p>
          <w:p>
            <w:pPr>
              <w:pStyle w:val="Compact"/>
              <w:numPr>
                <w:ilvl w:val="0"/>
                <w:numId w:val="1279"/>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45"/>
    <w:bookmarkEnd w:id="746"/>
    <w:bookmarkStart w:id="770" w:name="sec-ai-offline"/>
    <w:p>
      <w:pPr>
        <w:pStyle w:val="Heading3"/>
      </w:pPr>
      <w:ins w:id="2526" w:author="PR Preview" w:date="2024-01-01T00:00:00Z">
        <w:r>
          <w:t xml:space="preserve">18.5.10 Running Coding Agents Offline</w:t>
        </w:r>
      </w:ins>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7" name="Picture"/>
                  <a:graphic>
                    <a:graphicData uri="http://schemas.openxmlformats.org/drawingml/2006/picture">
                      <pic:pic>
                        <pic:nvPicPr>
                          <pic:cNvPr descr="/opt/quarto/share/formats/docx/note.png" id="74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56" w:name="running-a-local-model-with-ollama"/>
    <w:p>
      <w:pPr>
        <w:pStyle w:val="Heading4"/>
      </w:pPr>
      <w:ins w:id="2528" w:author="PR Preview" w:date="2024-01-01T00:00:00Z">
        <w:r>
          <w:t xml:space="preserve">18.5.10.1 Running a Local Model with Ollama</w:t>
        </w:r>
      </w:ins>
    </w:p>
    <w:p>
      <w:pPr>
        <w:pStyle w:val="FirstParagraph"/>
      </w:pPr>
      <w:hyperlink r:id="rId749">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51" name="Picture"/>
                  <a:graphic>
                    <a:graphicData uri="http://schemas.openxmlformats.org/drawingml/2006/picture">
                      <pic:pic>
                        <pic:nvPicPr>
                          <pic:cNvPr descr="/opt/quarto/share/formats/docx/caution.png" id="752" name="Picture"/>
                          <pic:cNvPicPr>
                            <a:picLocks noChangeArrowheads="1" noChangeAspect="1"/>
                          </pic:cNvPicPr>
                        </pic:nvPicPr>
                        <pic:blipFill>
                          <a:blip r:embed="rId7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53">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754">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755">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756"/>
    <w:bookmarkStart w:id="759" w:name="connecting-positron-assistant-to-ollama"/>
    <w:p>
      <w:pPr>
        <w:pStyle w:val="Heading4"/>
      </w:pPr>
      <w:ins w:id="2540" w:author="PR Preview" w:date="2024-01-01T00:00:00Z">
        <w:r>
          <w:t xml:space="preserve">18.5.10.2 Connecting Positron Assistant to Ollama</w:t>
        </w:r>
      </w:ins>
    </w:p>
    <w:p>
      <w:pPr>
        <w:pStyle w:val="FirstParagraph"/>
      </w:pPr>
      <w:hyperlink r:id="rId757">
        <w:r>
          <w:rPr>
            <w:rStyle w:val="Hyperlink"/>
          </w:rPr>
          <w:t xml:space="preserve">Positron</w:t>
        </w:r>
      </w:hyperlink>
      <w:r>
        <w:t xml:space="preserve"> </w:t>
      </w:r>
      <w:r>
        <w:t xml:space="preserve">supports Ollama natively through the</w:t>
      </w:r>
      <w:r>
        <w:t xml:space="preserve"> </w:t>
      </w:r>
      <w:hyperlink r:id="rId758">
        <w:r>
          <w:rPr>
            <w:rStyle w:val="Hyperlink"/>
          </w:rPr>
          <w:t xml:space="preserve">OpenAI-compatible API endpoint</w:t>
        </w:r>
      </w:hyperlink>
      <w:r>
        <w:t xml:space="preserve"> </w:t>
      </w:r>
      <w:r>
        <w:t xml:space="preserve">that Ollama exposes.</w:t>
      </w:r>
    </w:p>
    <w:p>
      <w:pPr>
        <w:pStyle w:val="Compact"/>
        <w:numPr>
          <w:ilvl w:val="0"/>
          <w:numId w:val="1280"/>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80"/>
        </w:numPr>
      </w:pPr>
      <w:r>
        <w:t xml:space="preserve">Run</w:t>
      </w:r>
      <w:r>
        <w:t xml:space="preserve"> </w:t>
      </w:r>
      <w:r>
        <w:rPr>
          <w:b/>
          <w:bCs/>
        </w:rPr>
        <w:t xml:space="preserve">Positron Assistant: Configure Language Model Providers</w:t>
      </w:r>
      <w:r>
        <w:t xml:space="preserve">.</w:t>
      </w:r>
    </w:p>
    <w:p>
      <w:pPr>
        <w:pStyle w:val="Compact"/>
        <w:numPr>
          <w:ilvl w:val="0"/>
          <w:numId w:val="1280"/>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80"/>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80"/>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759"/>
    <w:bookmarkStart w:id="761" w:name="Xdb900790d603e9eb1dbc219acfc2383290fd98a"/>
    <w:p>
      <w:pPr>
        <w:pStyle w:val="Heading4"/>
      </w:pPr>
      <w:ins w:id="2548" w:author="PR Preview" w:date="2024-01-01T00:00:00Z">
        <w:r>
          <w:t xml:space="preserve">18.5.10.3 Connecting VS Code to Ollama via Continue</w:t>
        </w:r>
      </w:ins>
    </w:p>
    <w:p>
      <w:pPr>
        <w:pStyle w:val="FirstParagraph"/>
      </w:pPr>
      <w:hyperlink r:id="rId760">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1"/>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1"/>
        </w:numPr>
      </w:pPr>
      <w:r>
        <w:t xml:space="preserve">Open the Continue sidebar and click the model selector.</w:t>
      </w:r>
    </w:p>
    <w:p>
      <w:pPr>
        <w:pStyle w:val="Compact"/>
        <w:numPr>
          <w:ilvl w:val="0"/>
          <w:numId w:val="1281"/>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761"/>
    <w:bookmarkStart w:id="768" w:name="working-in-hpc-cluster-environments"/>
    <w:p>
      <w:pPr>
        <w:pStyle w:val="Heading4"/>
      </w:pPr>
      <w:ins w:id="2554" w:author="PR Preview" w:date="2024-01-01T00:00:00Z">
        <w:r>
          <w:t xml:space="preserve">18.5.10.4 Working in HPC / Cluster Environments</w:t>
        </w:r>
      </w:ins>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2" name="Picture"/>
                  <a:graphic>
                    <a:graphicData uri="http://schemas.openxmlformats.org/drawingml/2006/picture">
                      <pic:pic>
                        <pic:nvPicPr>
                          <pic:cNvPr descr="/opt/quarto/share/formats/docx/note.png" id="7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53">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82"/>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764" name="Picture"/>
                  <a:graphic>
                    <a:graphicData uri="http://schemas.openxmlformats.org/drawingml/2006/picture">
                      <pic:pic>
                        <pic:nvPicPr>
                          <pic:cNvPr descr="/opt/quarto/share/formats/docx/warning.png" id="76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82"/>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82"/>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6" name="Picture"/>
                  <a:graphic>
                    <a:graphicData uri="http://schemas.openxmlformats.org/drawingml/2006/picture">
                      <pic:pic>
                        <pic:nvPicPr>
                          <pic:cNvPr descr="/opt/quarto/share/formats/docx/warning.png" id="767"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68"/>
    <w:bookmarkStart w:id="769" w:name="privacy-considerations"/>
    <w:p>
      <w:pPr>
        <w:pStyle w:val="Heading4"/>
      </w:pPr>
      <w:ins w:id="2568" w:author="PR Preview" w:date="2024-01-01T00:00:00Z">
        <w:r>
          <w:t xml:space="preserve">18.5.10.5 Privacy Considerations</w:t>
        </w:r>
      </w:ins>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83"/>
        </w:numPr>
      </w:pPr>
      <w:r>
        <w:t xml:space="preserve">Protected health information (PHI) or other HIPAA-regulated data</w:t>
      </w:r>
    </w:p>
    <w:p>
      <w:pPr>
        <w:pStyle w:val="Compact"/>
        <w:numPr>
          <w:ilvl w:val="0"/>
          <w:numId w:val="1283"/>
        </w:numPr>
      </w:pPr>
      <w:r>
        <w:t xml:space="preserve">Unpublished research data under data-use agreements (DUAs)</w:t>
      </w:r>
    </w:p>
    <w:p>
      <w:pPr>
        <w:pStyle w:val="Compact"/>
        <w:numPr>
          <w:ilvl w:val="0"/>
          <w:numId w:val="1283"/>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769"/>
    <w:bookmarkEnd w:id="770"/>
    <w:bookmarkStart w:id="783" w:name="sec-ai-copilot-settings"/>
    <w:p>
      <w:pPr>
        <w:pStyle w:val="Heading3"/>
      </w:pPr>
      <w:ins w:id="2574" w:author="PR Preview" w:date="2024-01-01T00:00:00Z">
        <w:r>
          <w:t xml:space="preserve">18.5.11 Configuring GitHub Copilot Settings</w:t>
        </w:r>
      </w:ins>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74" w:name="model-selection-options"/>
    <w:p>
      <w:pPr>
        <w:pStyle w:val="Heading4"/>
      </w:pPr>
      <w:ins w:id="2576" w:author="PR Preview" w:date="2024-01-01T00:00:00Z">
        <w:r>
          <w:t xml:space="preserve">18.5.11.1 Model Selection Options</w:t>
        </w:r>
      </w:ins>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84"/>
        </w:numPr>
      </w:pPr>
      <w:r>
        <w:rPr>
          <w:b/>
          <w:bCs/>
        </w:rPr>
        <w:t xml:space="preserve">Claude Opus 4.1</w:t>
      </w:r>
      <w:r>
        <w:t xml:space="preserve">: Most capable model for complex reasoning and analysis</w:t>
      </w:r>
    </w:p>
    <w:p>
      <w:pPr>
        <w:pStyle w:val="Compact"/>
        <w:numPr>
          <w:ilvl w:val="1"/>
          <w:numId w:val="1285"/>
        </w:numPr>
      </w:pPr>
      <w:r>
        <w:rPr>
          <w:i/>
          <w:iCs/>
        </w:rPr>
        <w:t xml:space="preserve">Pros</w:t>
      </w:r>
      <w:r>
        <w:t xml:space="preserve">: Excellent at understanding nuanced requirements, handling complex codebases, superior code quality</w:t>
      </w:r>
    </w:p>
    <w:p>
      <w:pPr>
        <w:pStyle w:val="Compact"/>
        <w:numPr>
          <w:ilvl w:val="1"/>
          <w:numId w:val="1285"/>
        </w:numPr>
      </w:pPr>
      <w:r>
        <w:rPr>
          <w:i/>
          <w:iCs/>
        </w:rPr>
        <w:t xml:space="preserve">Cons</w:t>
      </w:r>
      <w:r>
        <w:t xml:space="preserve">: Slower response times, may be overkill for simple tasks, limited availability (select option required)</w:t>
      </w:r>
    </w:p>
    <w:p>
      <w:pPr>
        <w:pStyle w:val="Compact"/>
        <w:numPr>
          <w:ilvl w:val="1"/>
          <w:numId w:val="1285"/>
        </w:numPr>
      </w:pPr>
      <w:r>
        <w:rPr>
          <w:i/>
          <w:iCs/>
        </w:rPr>
        <w:t xml:space="preserve">When to use</w:t>
      </w:r>
      <w:r>
        <w:t xml:space="preserve">: Complex refactoring, architectural decisions, thorough code reviews</w:t>
      </w:r>
    </w:p>
    <w:p>
      <w:pPr>
        <w:pStyle w:val="Compact"/>
        <w:numPr>
          <w:ilvl w:val="0"/>
          <w:numId w:val="1284"/>
        </w:numPr>
      </w:pPr>
      <w:r>
        <w:rPr>
          <w:b/>
          <w:bCs/>
        </w:rPr>
        <w:t xml:space="preserve">Claude Opus 4.5</w:t>
      </w:r>
      <w:r>
        <w:t xml:space="preserve">: Latest version with enhanced capabilities</w:t>
      </w:r>
    </w:p>
    <w:p>
      <w:pPr>
        <w:pStyle w:val="Compact"/>
        <w:numPr>
          <w:ilvl w:val="1"/>
          <w:numId w:val="1286"/>
        </w:numPr>
      </w:pPr>
      <w:r>
        <w:rPr>
          <w:i/>
          <w:iCs/>
        </w:rPr>
        <w:t xml:space="preserve">Pros</w:t>
      </w:r>
      <w:r>
        <w:t xml:space="preserve">: State-of-the-art performance, improved reasoning over 4.1</w:t>
      </w:r>
    </w:p>
    <w:p>
      <w:pPr>
        <w:pStyle w:val="Compact"/>
        <w:numPr>
          <w:ilvl w:val="1"/>
          <w:numId w:val="1286"/>
        </w:numPr>
      </w:pPr>
      <w:r>
        <w:rPr>
          <w:i/>
          <w:iCs/>
        </w:rPr>
        <w:t xml:space="preserve">Cons</w:t>
      </w:r>
      <w:r>
        <w:t xml:space="preserve">: Similar trade-offs to Opus 4.1, requires selection</w:t>
      </w:r>
    </w:p>
    <w:p>
      <w:pPr>
        <w:pStyle w:val="Compact"/>
        <w:numPr>
          <w:ilvl w:val="1"/>
          <w:numId w:val="1286"/>
        </w:numPr>
      </w:pPr>
      <w:r>
        <w:rPr>
          <w:i/>
          <w:iCs/>
        </w:rPr>
        <w:t xml:space="preserve">When to use</w:t>
      </w:r>
      <w:r>
        <w:t xml:space="preserve">: Most demanding tasks requiring cutting-edge capabilities</w:t>
      </w:r>
    </w:p>
    <w:p>
      <w:pPr>
        <w:pStyle w:val="Compact"/>
        <w:numPr>
          <w:ilvl w:val="0"/>
          <w:numId w:val="1284"/>
        </w:numPr>
      </w:pPr>
      <w:r>
        <w:rPr>
          <w:b/>
          <w:bCs/>
        </w:rPr>
        <w:t xml:space="preserve">Claude Sonnet 4</w:t>
      </w:r>
      <w:r>
        <w:t xml:space="preserve">: Balanced model optimizing capability and speed</w:t>
      </w:r>
    </w:p>
    <w:p>
      <w:pPr>
        <w:pStyle w:val="Compact"/>
        <w:numPr>
          <w:ilvl w:val="1"/>
          <w:numId w:val="1287"/>
        </w:numPr>
      </w:pPr>
      <w:r>
        <w:rPr>
          <w:i/>
          <w:iCs/>
        </w:rPr>
        <w:t xml:space="preserve">Pros</w:t>
      </w:r>
      <w:r>
        <w:t xml:space="preserve">: Fast responses, strong performance, good default choice</w:t>
      </w:r>
    </w:p>
    <w:p>
      <w:pPr>
        <w:pStyle w:val="Compact"/>
        <w:numPr>
          <w:ilvl w:val="1"/>
          <w:numId w:val="1287"/>
        </w:numPr>
      </w:pPr>
      <w:r>
        <w:rPr>
          <w:i/>
          <w:iCs/>
        </w:rPr>
        <w:t xml:space="preserve">Cons</w:t>
      </w:r>
      <w:r>
        <w:t xml:space="preserve">: Slightly less capable than Opus models for very complex tasks</w:t>
      </w:r>
    </w:p>
    <w:p>
      <w:pPr>
        <w:pStyle w:val="Compact"/>
        <w:numPr>
          <w:ilvl w:val="1"/>
          <w:numId w:val="1287"/>
        </w:numPr>
      </w:pPr>
      <w:r>
        <w:rPr>
          <w:i/>
          <w:iCs/>
        </w:rPr>
        <w:t xml:space="preserve">When to use</w:t>
      </w:r>
      <w:r>
        <w:t xml:space="preserve">: General development work, most coding tasks</w:t>
      </w:r>
    </w:p>
    <w:p>
      <w:pPr>
        <w:pStyle w:val="Compact"/>
        <w:numPr>
          <w:ilvl w:val="0"/>
          <w:numId w:val="1284"/>
        </w:numPr>
      </w:pPr>
      <w:r>
        <w:rPr>
          <w:b/>
          <w:bCs/>
        </w:rPr>
        <w:t xml:space="preserve">Claude Sonnet 4.5</w:t>
      </w:r>
      <w:r>
        <w:t xml:space="preserve">: Enhanced version of Sonnet</w:t>
      </w:r>
    </w:p>
    <w:p>
      <w:pPr>
        <w:pStyle w:val="Compact"/>
        <w:numPr>
          <w:ilvl w:val="1"/>
          <w:numId w:val="1288"/>
        </w:numPr>
      </w:pPr>
      <w:r>
        <w:rPr>
          <w:i/>
          <w:iCs/>
        </w:rPr>
        <w:t xml:space="preserve">Pros</w:t>
      </w:r>
      <w:r>
        <w:t xml:space="preserve">: Improved over Sonnet 4 while maintaining speed</w:t>
      </w:r>
    </w:p>
    <w:p>
      <w:pPr>
        <w:pStyle w:val="Compact"/>
        <w:numPr>
          <w:ilvl w:val="1"/>
          <w:numId w:val="1288"/>
        </w:numPr>
      </w:pPr>
      <w:r>
        <w:rPr>
          <w:i/>
          <w:iCs/>
        </w:rPr>
        <w:t xml:space="preserve">Cons</w:t>
      </w:r>
      <w:r>
        <w:t xml:space="preserve">: Still not as powerful as Opus for extremely complex scenarios</w:t>
      </w:r>
    </w:p>
    <w:p>
      <w:pPr>
        <w:pStyle w:val="Compact"/>
        <w:numPr>
          <w:ilvl w:val="1"/>
          <w:numId w:val="1288"/>
        </w:numPr>
      </w:pPr>
      <w:r>
        <w:rPr>
          <w:i/>
          <w:iCs/>
        </w:rPr>
        <w:t xml:space="preserve">When to use</w:t>
      </w:r>
      <w:r>
        <w:t xml:space="preserve">: Most daily development tasks</w:t>
      </w:r>
    </w:p>
    <w:p>
      <w:pPr>
        <w:pStyle w:val="Compact"/>
        <w:numPr>
          <w:ilvl w:val="0"/>
          <w:numId w:val="1284"/>
        </w:numPr>
      </w:pPr>
      <w:r>
        <w:rPr>
          <w:b/>
          <w:bCs/>
        </w:rPr>
        <w:t xml:space="preserve">Claude Haiku 4.5</w:t>
      </w:r>
      <w:r>
        <w:t xml:space="preserve">: Fast, efficient model for simpler tasks</w:t>
      </w:r>
    </w:p>
    <w:p>
      <w:pPr>
        <w:pStyle w:val="Compact"/>
        <w:numPr>
          <w:ilvl w:val="1"/>
          <w:numId w:val="1289"/>
        </w:numPr>
      </w:pPr>
      <w:r>
        <w:rPr>
          <w:i/>
          <w:iCs/>
        </w:rPr>
        <w:t xml:space="preserve">Pros</w:t>
      </w:r>
      <w:r>
        <w:t xml:space="preserve">: Very fast responses, cost-effective, good for quick questions</w:t>
      </w:r>
    </w:p>
    <w:p>
      <w:pPr>
        <w:pStyle w:val="Compact"/>
        <w:numPr>
          <w:ilvl w:val="1"/>
          <w:numId w:val="1289"/>
        </w:numPr>
      </w:pPr>
      <w:r>
        <w:rPr>
          <w:i/>
          <w:iCs/>
        </w:rPr>
        <w:t xml:space="preserve">Cons</w:t>
      </w:r>
      <w:r>
        <w:t xml:space="preserve">: Less capable for complex reasoning or large codebases</w:t>
      </w:r>
    </w:p>
    <w:p>
      <w:pPr>
        <w:pStyle w:val="Compact"/>
        <w:numPr>
          <w:ilvl w:val="1"/>
          <w:numId w:val="128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71">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72">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73">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90"/>
        </w:numPr>
      </w:pPr>
      <w:r>
        <w:rPr>
          <w:b/>
          <w:bCs/>
        </w:rPr>
        <w:t xml:space="preserve">GPT-5.2-Codex</w:t>
      </w:r>
      <w:r>
        <w:t xml:space="preserve">: Specialized for code generation</w:t>
      </w:r>
    </w:p>
    <w:p>
      <w:pPr>
        <w:pStyle w:val="Compact"/>
        <w:numPr>
          <w:ilvl w:val="1"/>
          <w:numId w:val="1291"/>
        </w:numPr>
      </w:pPr>
      <w:r>
        <w:rPr>
          <w:i/>
          <w:iCs/>
        </w:rPr>
        <w:t xml:space="preserve">Pros</w:t>
      </w:r>
      <w:r>
        <w:t xml:space="preserve">: Strong code completion, good at common patterns</w:t>
      </w:r>
    </w:p>
    <w:p>
      <w:pPr>
        <w:pStyle w:val="Compact"/>
        <w:numPr>
          <w:ilvl w:val="1"/>
          <w:numId w:val="1291"/>
        </w:numPr>
      </w:pPr>
      <w:r>
        <w:rPr>
          <w:i/>
          <w:iCs/>
        </w:rPr>
        <w:t xml:space="preserve">Cons</w:t>
      </w:r>
      <w:r>
        <w:t xml:space="preserve">: May hallucinate package names or APIs</w:t>
      </w:r>
    </w:p>
    <w:p>
      <w:pPr>
        <w:pStyle w:val="Compact"/>
        <w:numPr>
          <w:ilvl w:val="1"/>
          <w:numId w:val="1291"/>
        </w:numPr>
      </w:pPr>
      <w:r>
        <w:rPr>
          <w:i/>
          <w:iCs/>
        </w:rPr>
        <w:t xml:space="preserve">When to use</w:t>
      </w:r>
      <w:r>
        <w:t xml:space="preserve">: Code completion, common coding patterns</w:t>
      </w:r>
    </w:p>
    <w:p>
      <w:pPr>
        <w:pStyle w:val="Compact"/>
        <w:numPr>
          <w:ilvl w:val="0"/>
          <w:numId w:val="1290"/>
        </w:numPr>
      </w:pPr>
      <w:r>
        <w:rPr>
          <w:b/>
          <w:bCs/>
        </w:rPr>
        <w:t xml:space="preserve">GPT-5</w:t>
      </w:r>
      <w:r>
        <w:t xml:space="preserve">: Latest general-purpose model</w:t>
      </w:r>
    </w:p>
    <w:p>
      <w:pPr>
        <w:pStyle w:val="Compact"/>
        <w:numPr>
          <w:ilvl w:val="1"/>
          <w:numId w:val="1292"/>
        </w:numPr>
      </w:pPr>
      <w:r>
        <w:rPr>
          <w:i/>
          <w:iCs/>
        </w:rPr>
        <w:t xml:space="preserve">Pros</w:t>
      </w:r>
      <w:r>
        <w:t xml:space="preserve">: Broad knowledge, good general performance</w:t>
      </w:r>
    </w:p>
    <w:p>
      <w:pPr>
        <w:pStyle w:val="Compact"/>
        <w:numPr>
          <w:ilvl w:val="1"/>
          <w:numId w:val="1292"/>
        </w:numPr>
      </w:pPr>
      <w:r>
        <w:rPr>
          <w:i/>
          <w:iCs/>
        </w:rPr>
        <w:t xml:space="preserve">Cons</w:t>
      </w:r>
      <w:r>
        <w:t xml:space="preserve">: Not specifically optimized for code</w:t>
      </w:r>
    </w:p>
    <w:p>
      <w:pPr>
        <w:pStyle w:val="Compact"/>
        <w:numPr>
          <w:ilvl w:val="1"/>
          <w:numId w:val="1292"/>
        </w:numPr>
      </w:pPr>
      <w:r>
        <w:rPr>
          <w:i/>
          <w:iCs/>
        </w:rPr>
        <w:t xml:space="preserve">When to use</w:t>
      </w:r>
      <w:r>
        <w:t xml:space="preserve">: Mixed tasks involving code and documentation</w:t>
      </w:r>
    </w:p>
    <w:p>
      <w:pPr>
        <w:pStyle w:val="Compact"/>
        <w:numPr>
          <w:ilvl w:val="0"/>
          <w:numId w:val="1290"/>
        </w:numPr>
      </w:pPr>
      <w:r>
        <w:rPr>
          <w:b/>
          <w:bCs/>
        </w:rPr>
        <w:t xml:space="preserve">GPT-5-Codex</w:t>
      </w:r>
      <w:r>
        <w:t xml:space="preserve"> </w:t>
      </w:r>
      <w:r>
        <w:t xml:space="preserve">(various versions including Mini and Max):</w:t>
      </w:r>
    </w:p>
    <w:p>
      <w:pPr>
        <w:pStyle w:val="Compact"/>
        <w:numPr>
          <w:ilvl w:val="1"/>
          <w:numId w:val="1293"/>
        </w:numPr>
      </w:pPr>
      <w:r>
        <w:rPr>
          <w:i/>
          <w:iCs/>
        </w:rPr>
        <w:t xml:space="preserve">Pros</w:t>
      </w:r>
      <w:r>
        <w:t xml:space="preserve">: Specialized variants for different use cases</w:t>
      </w:r>
    </w:p>
    <w:p>
      <w:pPr>
        <w:pStyle w:val="Compact"/>
        <w:numPr>
          <w:ilvl w:val="1"/>
          <w:numId w:val="1293"/>
        </w:numPr>
      </w:pPr>
      <w:r>
        <w:rPr>
          <w:i/>
          <w:iCs/>
        </w:rPr>
        <w:t xml:space="preserve">Cons</w:t>
      </w:r>
      <w:r>
        <w:t xml:space="preserve">: Fragmented options can be confusing</w:t>
      </w:r>
    </w:p>
    <w:p>
      <w:pPr>
        <w:pStyle w:val="Compact"/>
        <w:numPr>
          <w:ilvl w:val="1"/>
          <w:numId w:val="1293"/>
        </w:numPr>
      </w:pPr>
      <w:r>
        <w:rPr>
          <w:i/>
          <w:iCs/>
        </w:rPr>
        <w:t xml:space="preserve">When to use</w:t>
      </w:r>
      <w:r>
        <w:t xml:space="preserve">: Specific scenarios where variant optimizations matter</w:t>
      </w:r>
    </w:p>
    <w:bookmarkEnd w:id="774"/>
    <w:bookmarkStart w:id="779" w:name="connecting-positron-assistant-to-openai"/>
    <w:p>
      <w:pPr>
        <w:pStyle w:val="Heading4"/>
      </w:pPr>
      <w:ins w:id="2613" w:author="PR Preview" w:date="2024-01-01T00:00:00Z">
        <w:r>
          <w:t xml:space="preserve">18.5.11.2 Connecting Positron Assistant to OpenAI</w:t>
        </w:r>
      </w:ins>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94"/>
        </w:numPr>
      </w:pPr>
      <w:r>
        <w:t xml:space="preserve">Go to the</w:t>
      </w:r>
      <w:r>
        <w:t xml:space="preserve"> </w:t>
      </w:r>
      <w:hyperlink r:id="rId775">
        <w:r>
          <w:rPr>
            <w:rStyle w:val="Hyperlink"/>
          </w:rPr>
          <w:t xml:space="preserve">OpenAI API keys page</w:t>
        </w:r>
      </w:hyperlink>
      <w:r>
        <w:t xml:space="preserve">.</w:t>
      </w:r>
    </w:p>
    <w:p>
      <w:pPr>
        <w:pStyle w:val="Compact"/>
        <w:numPr>
          <w:ilvl w:val="0"/>
          <w:numId w:val="129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94"/>
        </w:numPr>
      </w:pPr>
      <w:r>
        <w:t xml:space="preserve">Copy the key immediately and store it in a secure password manager.</w:t>
      </w:r>
    </w:p>
    <w:p>
      <w:pPr>
        <w:pStyle w:val="Compact"/>
        <w:numPr>
          <w:ilvl w:val="0"/>
          <w:numId w:val="129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9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9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76">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76">
        <w:r>
          <w:rPr>
            <w:rStyle w:val="Hyperlink"/>
          </w:rPr>
          <w:t xml:space="preserve">Positron Assistant setup</w:t>
        </w:r>
      </w:hyperlink>
      <w:r>
        <w:t xml:space="preserve">,</w:t>
      </w:r>
      <w:r>
        <w:t xml:space="preserve"> </w:t>
      </w:r>
      <w:hyperlink r:id="rId777">
        <w:r>
          <w:rPr>
            <w:rStyle w:val="Hyperlink"/>
          </w:rPr>
          <w:t xml:space="preserve">OpenAI API key help</w:t>
        </w:r>
      </w:hyperlink>
      <w:r>
        <w:t xml:space="preserve">,</w:t>
      </w:r>
      <w:r>
        <w:t xml:space="preserve"> </w:t>
      </w:r>
      <w:hyperlink r:id="rId778">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95"/>
        </w:numPr>
      </w:pPr>
      <w:r>
        <w:rPr>
          <w:b/>
          <w:bCs/>
        </w:rPr>
        <w:t xml:space="preserve">Gemini 2.5 Pro</w:t>
      </w:r>
      <w:r>
        <w:t xml:space="preserve">: High-capability model</w:t>
      </w:r>
    </w:p>
    <w:p>
      <w:pPr>
        <w:pStyle w:val="Compact"/>
        <w:numPr>
          <w:ilvl w:val="1"/>
          <w:numId w:val="1296"/>
        </w:numPr>
      </w:pPr>
      <w:r>
        <w:rPr>
          <w:i/>
          <w:iCs/>
        </w:rPr>
        <w:t xml:space="preserve">Pros</w:t>
      </w:r>
      <w:r>
        <w:t xml:space="preserve">: Strong multimodal capabilities, good at understanding context</w:t>
      </w:r>
    </w:p>
    <w:p>
      <w:pPr>
        <w:pStyle w:val="Compact"/>
        <w:numPr>
          <w:ilvl w:val="1"/>
          <w:numId w:val="1296"/>
        </w:numPr>
      </w:pPr>
      <w:r>
        <w:rPr>
          <w:i/>
          <w:iCs/>
        </w:rPr>
        <w:t xml:space="preserve">Cons</w:t>
      </w:r>
      <w:r>
        <w:t xml:space="preserve">: Less proven in coding scenarios than Claude or GPT</w:t>
      </w:r>
    </w:p>
    <w:p>
      <w:pPr>
        <w:pStyle w:val="Compact"/>
        <w:numPr>
          <w:ilvl w:val="1"/>
          <w:numId w:val="1296"/>
        </w:numPr>
      </w:pPr>
      <w:r>
        <w:rPr>
          <w:i/>
          <w:iCs/>
        </w:rPr>
        <w:t xml:space="preserve">When to use</w:t>
      </w:r>
      <w:r>
        <w:t xml:space="preserve">: Tasks involving images or complex context</w:t>
      </w:r>
    </w:p>
    <w:p>
      <w:pPr>
        <w:pStyle w:val="Compact"/>
        <w:numPr>
          <w:ilvl w:val="0"/>
          <w:numId w:val="1295"/>
        </w:numPr>
      </w:pPr>
      <w:r>
        <w:rPr>
          <w:b/>
          <w:bCs/>
        </w:rPr>
        <w:t xml:space="preserve">Gemini 3 Pro/Flash</w:t>
      </w:r>
      <w:r>
        <w:t xml:space="preserve"> </w:t>
      </w:r>
      <w:r>
        <w:t xml:space="preserve">(Preview): Latest generation</w:t>
      </w:r>
    </w:p>
    <w:p>
      <w:pPr>
        <w:pStyle w:val="Compact"/>
        <w:numPr>
          <w:ilvl w:val="1"/>
          <w:numId w:val="1297"/>
        </w:numPr>
      </w:pPr>
      <w:r>
        <w:rPr>
          <w:i/>
          <w:iCs/>
        </w:rPr>
        <w:t xml:space="preserve">Pros</w:t>
      </w:r>
      <w:r>
        <w:t xml:space="preserve">: Cutting-edge capabilities, flash variant offers speed</w:t>
      </w:r>
    </w:p>
    <w:p>
      <w:pPr>
        <w:pStyle w:val="Compact"/>
        <w:numPr>
          <w:ilvl w:val="1"/>
          <w:numId w:val="1297"/>
        </w:numPr>
      </w:pPr>
      <w:r>
        <w:rPr>
          <w:i/>
          <w:iCs/>
        </w:rPr>
        <w:t xml:space="preserve">Cons</w:t>
      </w:r>
      <w:r>
        <w:t xml:space="preserve">: Preview status means less stable, limited track record</w:t>
      </w:r>
    </w:p>
    <w:p>
      <w:pPr>
        <w:pStyle w:val="Compact"/>
        <w:numPr>
          <w:ilvl w:val="1"/>
          <w:numId w:val="129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79"/>
    <w:bookmarkStart w:id="780" w:name="feature-settings"/>
    <w:p>
      <w:pPr>
        <w:pStyle w:val="Heading4"/>
      </w:pPr>
      <w:ins w:id="2634" w:author="PR Preview" w:date="2024-01-01T00:00:00Z">
        <w:r>
          <w:t xml:space="preserve">18.5.11.3 Feature Settings</w:t>
        </w:r>
      </w:ins>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98"/>
        </w:numPr>
      </w:pPr>
      <w:r>
        <w:rPr>
          <w:i/>
          <w:iCs/>
        </w:rPr>
        <w:t xml:space="preserve">What it does</w:t>
      </w:r>
      <w:r>
        <w:t xml:space="preserve">: Enables previews of experimental features in your editor</w:t>
      </w:r>
    </w:p>
    <w:p>
      <w:pPr>
        <w:pStyle w:val="Compact"/>
        <w:numPr>
          <w:ilvl w:val="0"/>
          <w:numId w:val="1298"/>
        </w:numPr>
      </w:pPr>
      <w:r>
        <w:rPr>
          <w:i/>
          <w:iCs/>
        </w:rPr>
        <w:t xml:space="preserve">Pros</w:t>
      </w:r>
      <w:r>
        <w:t xml:space="preserve">: Access to latest capabilities before general release</w:t>
      </w:r>
    </w:p>
    <w:p>
      <w:pPr>
        <w:pStyle w:val="Compact"/>
        <w:numPr>
          <w:ilvl w:val="0"/>
          <w:numId w:val="1298"/>
        </w:numPr>
      </w:pPr>
      <w:r>
        <w:rPr>
          <w:i/>
          <w:iCs/>
        </w:rPr>
        <w:t xml:space="preserve">Cons</w:t>
      </w:r>
      <w:r>
        <w:t xml:space="preserve">: May have bugs or unstable behavior</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9"/>
        </w:numPr>
      </w:pPr>
      <w:r>
        <w:rPr>
          <w:i/>
          <w:iCs/>
        </w:rPr>
        <w:t xml:space="preserve">What it does</w:t>
      </w:r>
      <w:r>
        <w:t xml:space="preserve">: Enables Copilot chat interface on GitHub.com</w:t>
      </w:r>
    </w:p>
    <w:p>
      <w:pPr>
        <w:pStyle w:val="Compact"/>
        <w:numPr>
          <w:ilvl w:val="0"/>
          <w:numId w:val="1299"/>
        </w:numPr>
      </w:pPr>
      <w:r>
        <w:rPr>
          <w:i/>
          <w:iCs/>
        </w:rPr>
        <w:t xml:space="preserve">Pros</w:t>
      </w:r>
      <w:r>
        <w:t xml:space="preserve">: Quick access to Copilot without opening an editor, useful for reviewing PRs</w:t>
      </w:r>
    </w:p>
    <w:p>
      <w:pPr>
        <w:pStyle w:val="Compact"/>
        <w:numPr>
          <w:ilvl w:val="0"/>
          <w:numId w:val="1299"/>
        </w:numPr>
      </w:pPr>
      <w:r>
        <w:rPr>
          <w:i/>
          <w:iCs/>
        </w:rPr>
        <w:t xml:space="preserve">Cons</w:t>
      </w:r>
      <w:r>
        <w:t xml:space="preserve">: Only available with paid license</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300"/>
        </w:numPr>
      </w:pPr>
      <w:r>
        <w:rPr>
          <w:i/>
          <w:iCs/>
        </w:rPr>
        <w:t xml:space="preserve">What it does</w:t>
      </w:r>
      <w:r>
        <w:t xml:space="preserve">: GitHub Copilot for assistance in terminal</w:t>
      </w:r>
    </w:p>
    <w:p>
      <w:pPr>
        <w:pStyle w:val="Compact"/>
        <w:numPr>
          <w:ilvl w:val="0"/>
          <w:numId w:val="1300"/>
        </w:numPr>
      </w:pPr>
      <w:r>
        <w:rPr>
          <w:i/>
          <w:iCs/>
        </w:rPr>
        <w:t xml:space="preserve">Pros</w:t>
      </w:r>
      <w:r>
        <w:t xml:space="preserve">: AI help for command-line operations, shell commands, and git operations</w:t>
      </w:r>
    </w:p>
    <w:p>
      <w:pPr>
        <w:pStyle w:val="Compact"/>
        <w:numPr>
          <w:ilvl w:val="0"/>
          <w:numId w:val="1300"/>
        </w:numPr>
      </w:pPr>
      <w:r>
        <w:rPr>
          <w:i/>
          <w:iCs/>
        </w:rPr>
        <w:t xml:space="preserve">Cons</w:t>
      </w:r>
      <w:r>
        <w:t xml:space="preserve">: Requires separate installation and setup</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1"/>
        </w:numPr>
      </w:pPr>
      <w:r>
        <w:rPr>
          <w:i/>
          <w:iCs/>
        </w:rPr>
        <w:t xml:space="preserve">What it does</w:t>
      </w:r>
      <w:r>
        <w:t xml:space="preserve">: Enables Copilot in GitHub Desktop app</w:t>
      </w:r>
    </w:p>
    <w:p>
      <w:pPr>
        <w:pStyle w:val="Compact"/>
        <w:numPr>
          <w:ilvl w:val="0"/>
          <w:numId w:val="1301"/>
        </w:numPr>
      </w:pPr>
      <w:r>
        <w:rPr>
          <w:i/>
          <w:iCs/>
        </w:rPr>
        <w:t xml:space="preserve">Pros</w:t>
      </w:r>
      <w:r>
        <w:t xml:space="preserve">: AI assistance in GUI git client</w:t>
      </w:r>
    </w:p>
    <w:p>
      <w:pPr>
        <w:pStyle w:val="Compact"/>
        <w:numPr>
          <w:ilvl w:val="0"/>
          <w:numId w:val="1301"/>
        </w:numPr>
      </w:pPr>
      <w:r>
        <w:rPr>
          <w:i/>
          <w:iCs/>
        </w:rPr>
        <w:t xml:space="preserve">Cons</w:t>
      </w:r>
      <w:r>
        <w:t xml:space="preserve">: Limited compared to editor integration</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02"/>
        </w:numPr>
      </w:pPr>
      <w:r>
        <w:rPr>
          <w:i/>
          <w:iCs/>
        </w:rPr>
        <w:t xml:space="preserve">What it does</w:t>
      </w:r>
      <w:r>
        <w:t xml:space="preserve">: Enables chat interface in your code editor</w:t>
      </w:r>
    </w:p>
    <w:p>
      <w:pPr>
        <w:pStyle w:val="Compact"/>
        <w:numPr>
          <w:ilvl w:val="0"/>
          <w:numId w:val="1302"/>
        </w:numPr>
      </w:pPr>
      <w:r>
        <w:rPr>
          <w:i/>
          <w:iCs/>
        </w:rPr>
        <w:t xml:space="preserve">Pros</w:t>
      </w:r>
      <w:r>
        <w:t xml:space="preserve">: Context-aware help, refactoring assistance, code explanation</w:t>
      </w:r>
    </w:p>
    <w:p>
      <w:pPr>
        <w:pStyle w:val="Compact"/>
        <w:numPr>
          <w:ilvl w:val="0"/>
          <w:numId w:val="1302"/>
        </w:numPr>
      </w:pPr>
      <w:r>
        <w:rPr>
          <w:i/>
          <w:iCs/>
        </w:rPr>
        <w:t xml:space="preserve">Cons</w:t>
      </w:r>
      <w:r>
        <w:t xml:space="preserve">: Can be distracting if overused</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03"/>
        </w:numPr>
      </w:pPr>
      <w:r>
        <w:rPr>
          <w:i/>
          <w:iCs/>
        </w:rPr>
        <w:t xml:space="preserve">What it does</w:t>
      </w:r>
      <w:r>
        <w:t xml:space="preserve">: Enables Copilot chat in mobile app</w:t>
      </w:r>
    </w:p>
    <w:p>
      <w:pPr>
        <w:pStyle w:val="Compact"/>
        <w:numPr>
          <w:ilvl w:val="0"/>
          <w:numId w:val="1303"/>
        </w:numPr>
      </w:pPr>
      <w:r>
        <w:rPr>
          <w:i/>
          <w:iCs/>
        </w:rPr>
        <w:t xml:space="preserve">Pros</w:t>
      </w:r>
      <w:r>
        <w:t xml:space="preserve">: Quick access on mobile devices</w:t>
      </w:r>
    </w:p>
    <w:p>
      <w:pPr>
        <w:pStyle w:val="Compact"/>
        <w:numPr>
          <w:ilvl w:val="0"/>
          <w:numId w:val="1303"/>
        </w:numPr>
      </w:pPr>
      <w:r>
        <w:rPr>
          <w:i/>
          <w:iCs/>
        </w:rPr>
        <w:t xml:space="preserve">Cons</w:t>
      </w:r>
      <w:r>
        <w:t xml:space="preserve">: Limited by mobile interface</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04"/>
        </w:numPr>
      </w:pPr>
      <w:r>
        <w:rPr>
          <w:i/>
          <w:iCs/>
        </w:rPr>
        <w:t xml:space="preserve">What it does</w:t>
      </w:r>
      <w:r>
        <w:t xml:space="preserve">: Allows Copilot to search internet for up-to-date information</w:t>
      </w:r>
    </w:p>
    <w:p>
      <w:pPr>
        <w:pStyle w:val="Compact"/>
        <w:numPr>
          <w:ilvl w:val="0"/>
          <w:numId w:val="1304"/>
        </w:numPr>
      </w:pPr>
      <w:r>
        <w:rPr>
          <w:i/>
          <w:iCs/>
        </w:rPr>
        <w:t xml:space="preserve">Pros</w:t>
      </w:r>
      <w:r>
        <w:t xml:space="preserve">: Access to current documentation, recent library changes, latest best practices</w:t>
      </w:r>
    </w:p>
    <w:p>
      <w:pPr>
        <w:pStyle w:val="Compact"/>
        <w:numPr>
          <w:ilvl w:val="0"/>
          <w:numId w:val="1304"/>
        </w:numPr>
      </w:pPr>
      <w:r>
        <w:rPr>
          <w:i/>
          <w:iCs/>
        </w:rPr>
        <w:t xml:space="preserve">Cons</w:t>
      </w:r>
      <w:r>
        <w:t xml:space="preserve">: May introduce latency, results depend on search quality</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80"/>
    <w:bookmarkStart w:id="781" w:name="advanced-settings"/>
    <w:p>
      <w:pPr>
        <w:pStyle w:val="Heading4"/>
      </w:pPr>
      <w:ins w:id="2671" w:author="PR Preview" w:date="2024-01-01T00:00:00Z">
        <w:r>
          <w:t xml:space="preserve">18.5.11.4 Advanced Settings</w:t>
        </w:r>
      </w:ins>
    </w:p>
    <w:p>
      <w:pPr>
        <w:pStyle w:val="FirstParagraph"/>
      </w:pPr>
      <w:r>
        <w:rPr>
          <w:b/>
          <w:bCs/>
        </w:rPr>
        <w:t xml:space="preserve">Dashboard Entry Point:</w:t>
      </w:r>
    </w:p>
    <w:p>
      <w:pPr>
        <w:pStyle w:val="Compact"/>
        <w:numPr>
          <w:ilvl w:val="0"/>
          <w:numId w:val="1305"/>
        </w:numPr>
      </w:pPr>
      <w:r>
        <w:rPr>
          <w:i/>
          <w:iCs/>
        </w:rPr>
        <w:t xml:space="preserve">What it does</w:t>
      </w:r>
      <w:r>
        <w:t xml:space="preserve">: Allows instant chatting when landing on GitHub.com</w:t>
      </w:r>
    </w:p>
    <w:p>
      <w:pPr>
        <w:pStyle w:val="Compact"/>
        <w:numPr>
          <w:ilvl w:val="0"/>
          <w:numId w:val="1305"/>
        </w:numPr>
      </w:pPr>
      <w:r>
        <w:rPr>
          <w:i/>
          <w:iCs/>
        </w:rPr>
        <w:t xml:space="preserve">Pros</w:t>
      </w:r>
      <w:r>
        <w:t xml:space="preserve">: Quick access to Copilot without navigating menus</w:t>
      </w:r>
    </w:p>
    <w:p>
      <w:pPr>
        <w:pStyle w:val="Compact"/>
        <w:numPr>
          <w:ilvl w:val="0"/>
          <w:numId w:val="1305"/>
        </w:numPr>
      </w:pPr>
      <w:r>
        <w:rPr>
          <w:i/>
          <w:iCs/>
        </w:rPr>
        <w:t xml:space="preserve">Cons</w:t>
      </w:r>
      <w:r>
        <w:t xml:space="preserve">: None significant</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06"/>
        </w:numPr>
      </w:pPr>
      <w:r>
        <w:rPr>
          <w:i/>
          <w:iCs/>
        </w:rPr>
        <w:t xml:space="preserve">What it does</w:t>
      </w:r>
      <w:r>
        <w:t xml:space="preserve">: Use Copilot to review your code and generate pull request summaries</w:t>
      </w:r>
    </w:p>
    <w:p>
      <w:pPr>
        <w:pStyle w:val="Compact"/>
        <w:numPr>
          <w:ilvl w:val="0"/>
          <w:numId w:val="1306"/>
        </w:numPr>
      </w:pPr>
      <w:r>
        <w:rPr>
          <w:i/>
          <w:iCs/>
        </w:rPr>
        <w:t xml:space="preserve">Pros</w:t>
      </w:r>
      <w:r>
        <w:t xml:space="preserve">: Automated code review suggestions, PR summary generation, catches common issues</w:t>
      </w:r>
    </w:p>
    <w:p>
      <w:pPr>
        <w:pStyle w:val="Compact"/>
        <w:numPr>
          <w:ilvl w:val="0"/>
          <w:numId w:val="1306"/>
        </w:numPr>
      </w:pPr>
      <w:r>
        <w:rPr>
          <w:i/>
          <w:iCs/>
        </w:rPr>
        <w:t xml:space="preserve">Cons</w:t>
      </w:r>
      <w:r>
        <w:t xml:space="preserve">: May generate false positives, shouldn’t replace human review</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07"/>
        </w:numPr>
      </w:pPr>
      <w:r>
        <w:rPr>
          <w:i/>
          <w:iCs/>
        </w:rPr>
        <w:t xml:space="preserve">What it does</w:t>
      </w:r>
      <w:r>
        <w:t xml:space="preserve">: Automatically reviews all pull requests you create</w:t>
      </w:r>
    </w:p>
    <w:p>
      <w:pPr>
        <w:pStyle w:val="Compact"/>
        <w:numPr>
          <w:ilvl w:val="0"/>
          <w:numId w:val="1307"/>
        </w:numPr>
      </w:pPr>
      <w:r>
        <w:rPr>
          <w:i/>
          <w:iCs/>
        </w:rPr>
        <w:t xml:space="preserve">Pros</w:t>
      </w:r>
      <w:r>
        <w:t xml:space="preserve">: Catches issues early without manual triggering</w:t>
      </w:r>
    </w:p>
    <w:p>
      <w:pPr>
        <w:pStyle w:val="Compact"/>
        <w:numPr>
          <w:ilvl w:val="0"/>
          <w:numId w:val="1307"/>
        </w:numPr>
      </w:pPr>
      <w:r>
        <w:rPr>
          <w:i/>
          <w:iCs/>
        </w:rPr>
        <w:t xml:space="preserve">Cons</w:t>
      </w:r>
      <w:r>
        <w:t xml:space="preserve">: May be noisy on simple PRs, uses API quota</w:t>
      </w:r>
    </w:p>
    <w:p>
      <w:pPr>
        <w:pStyle w:val="Compact"/>
        <w:numPr>
          <w:ilvl w:val="0"/>
          <w:numId w:val="130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08"/>
        </w:numPr>
      </w:pPr>
      <w:r>
        <w:rPr>
          <w:i/>
          <w:iCs/>
        </w:rPr>
        <w:t xml:space="preserve">What it does</w:t>
      </w:r>
      <w:r>
        <w:t xml:space="preserve">: Delegate tasks to Copilot coding agent in repositories where it is enabled</w:t>
      </w:r>
    </w:p>
    <w:p>
      <w:pPr>
        <w:pStyle w:val="Compact"/>
        <w:numPr>
          <w:ilvl w:val="0"/>
          <w:numId w:val="1308"/>
        </w:numPr>
      </w:pPr>
      <w:r>
        <w:rPr>
          <w:i/>
          <w:iCs/>
        </w:rPr>
        <w:t xml:space="preserve">Pros</w:t>
      </w:r>
      <w:r>
        <w:t xml:space="preserve">: Autonomous multi-file edits, can execute complex refactoring, runs tests and fixes issues</w:t>
      </w:r>
    </w:p>
    <w:p>
      <w:pPr>
        <w:pStyle w:val="Compact"/>
        <w:numPr>
          <w:ilvl w:val="0"/>
          <w:numId w:val="1308"/>
        </w:numPr>
      </w:pPr>
      <w:r>
        <w:rPr>
          <w:i/>
          <w:iCs/>
        </w:rPr>
        <w:t xml:space="preserve">Cons</w:t>
      </w:r>
      <w:r>
        <w:t xml:space="preserve">: Requires careful oversight, can make unwanted changes if instructions unclear</w:t>
      </w:r>
    </w:p>
    <w:p>
      <w:pPr>
        <w:pStyle w:val="Compact"/>
        <w:numPr>
          <w:ilvl w:val="0"/>
          <w:numId w:val="1308"/>
        </w:numPr>
      </w:pPr>
      <w:ins w:id="2691" w:author="PR Preview" w:date="2024-01-01T00:00:00Z">
        <w:r>
          <w:rPr>
            <w:i/>
            <w:iCs/>
          </w:rPr>
          <w:t xml:space="preserve">Recommendation</w:t>
        </w:r>
      </w:ins>
      <w:ins w:id="2691" w:author="PR Preview" w:date="2024-01-01T00:00:00Z">
        <w:r>
          <w:t xml:space="preserve">:</w:t>
        </w:r>
      </w:ins>
      <w:ins w:id="2691" w:author="PR Preview" w:date="2024-01-01T00:00:00Z">
        <w:r>
          <w:t xml:space="preserve"> </w:t>
        </w:r>
      </w:ins>
      <w:ins w:id="2691" w:author="PR Preview" w:date="2024-01-01T00:00:00Z">
        <w:r>
          <w:rPr>
            <w:b/>
            <w:bCs/>
          </w:rPr>
          <w:t xml:space="preserve">Enable</w:t>
        </w:r>
      </w:ins>
      <w:ins w:id="2691" w:author="PR Preview" w:date="2024-01-01T00:00:00Z">
        <w:r>
          <w:t xml:space="preserve"> </w:t>
        </w:r>
      </w:ins>
      <w:ins w:id="2691" w:author="PR Preview" w:date="2024-01-01T00:00:00Z">
        <w:r>
          <w:t xml:space="preserve">(see</w:t>
        </w:r>
      </w:ins>
      <w:ins w:id="2691" w:author="PR Preview" w:date="2024-01-01T00:00:00Z">
        <w:r>
          <w:t xml:space="preserve"> </w:t>
        </w:r>
      </w:ins>
      <w:hyperlink w:anchor="sec-ai-best-practices">
        <w:r>
          <w:rPr>
            <w:rStyle w:val="Hyperlink"/>
          </w:rPr>
          <w:t xml:space="preserve">Section 18.5.8</w:t>
        </w:r>
      </w:hyperlink>
      <w:ins w:id="2691" w:author="PR Preview" w:date="2024-01-01T00:00:00Z">
        <w:r>
          <w:t xml:space="preserve"> </w:t>
        </w:r>
      </w:ins>
      <w:ins w:id="2691" w:author="PR Preview" w:date="2024-01-01T00:00:00Z">
        <w:r>
          <w:t xml:space="preserve">for safe usage guidelines)</w:t>
        </w:r>
      </w:ins>
    </w:p>
    <w:p>
      <w:pPr>
        <w:pStyle w:val="FirstParagraph"/>
      </w:pPr>
      <w:r>
        <w:rPr>
          <w:b/>
          <w:bCs/>
        </w:rPr>
        <w:t xml:space="preserve">Copilot Memory (Preview):</w:t>
      </w:r>
    </w:p>
    <w:p>
      <w:pPr>
        <w:pStyle w:val="Compact"/>
        <w:numPr>
          <w:ilvl w:val="0"/>
          <w:numId w:val="1309"/>
        </w:numPr>
      </w:pPr>
      <w:r>
        <w:rPr>
          <w:i/>
          <w:iCs/>
        </w:rPr>
        <w:t xml:space="preserve">What it does</w:t>
      </w:r>
      <w:r>
        <w:t xml:space="preserve">: Remember repository context across Copilot agent interactions</w:t>
      </w:r>
    </w:p>
    <w:p>
      <w:pPr>
        <w:pStyle w:val="Compact"/>
        <w:numPr>
          <w:ilvl w:val="0"/>
          <w:numId w:val="1309"/>
        </w:numPr>
      </w:pPr>
      <w:r>
        <w:rPr>
          <w:i/>
          <w:iCs/>
        </w:rPr>
        <w:t xml:space="preserve">Pros</w:t>
      </w:r>
      <w:r>
        <w:t xml:space="preserve">: Better context awareness, learns repository patterns and conventions</w:t>
      </w:r>
    </w:p>
    <w:p>
      <w:pPr>
        <w:pStyle w:val="Compact"/>
        <w:numPr>
          <w:ilvl w:val="0"/>
          <w:numId w:val="1309"/>
        </w:numPr>
      </w:pPr>
      <w:r>
        <w:rPr>
          <w:i/>
          <w:iCs/>
        </w:rPr>
        <w:t xml:space="preserve">Cons</w:t>
      </w:r>
      <w:r>
        <w:t xml:space="preserve">: Preview feature governed by pre-release terms, potential privacy implications</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10"/>
        </w:numPr>
      </w:pPr>
      <w:r>
        <w:rPr>
          <w:i/>
          <w:iCs/>
        </w:rPr>
        <w:t xml:space="preserve">What it does</w:t>
      </w:r>
      <w:r>
        <w:t xml:space="preserve">: Connect MCP servers to Copilot in all editors and Coding Agent</w:t>
      </w:r>
    </w:p>
    <w:p>
      <w:pPr>
        <w:pStyle w:val="Compact"/>
        <w:numPr>
          <w:ilvl w:val="0"/>
          <w:numId w:val="1310"/>
        </w:numPr>
      </w:pPr>
      <w:r>
        <w:rPr>
          <w:i/>
          <w:iCs/>
        </w:rPr>
        <w:t xml:space="preserve">Pros</w:t>
      </w:r>
      <w:r>
        <w:t xml:space="preserve">: Extend Copilot with custom tools and integrations</w:t>
      </w:r>
    </w:p>
    <w:p>
      <w:pPr>
        <w:pStyle w:val="Compact"/>
        <w:numPr>
          <w:ilvl w:val="0"/>
          <w:numId w:val="1310"/>
        </w:numPr>
      </w:pPr>
      <w:r>
        <w:rPr>
          <w:i/>
          <w:iCs/>
        </w:rPr>
        <w:t xml:space="preserve">Cons</w:t>
      </w:r>
      <w:r>
        <w:t xml:space="preserve">: Requires MCP server setup and maintenance</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1"/>
        </w:numPr>
      </w:pPr>
      <w:r>
        <w:rPr>
          <w:i/>
          <w:iCs/>
        </w:rPr>
        <w:t xml:space="preserve">What it does</w:t>
      </w:r>
      <w:r>
        <w:t xml:space="preserve">: Allow Copilot to suggest commit messages when you make changes</w:t>
      </w:r>
    </w:p>
    <w:p>
      <w:pPr>
        <w:pStyle w:val="Compact"/>
        <w:numPr>
          <w:ilvl w:val="0"/>
          <w:numId w:val="1311"/>
        </w:numPr>
      </w:pPr>
      <w:r>
        <w:rPr>
          <w:i/>
          <w:iCs/>
        </w:rPr>
        <w:t xml:space="preserve">Pros</w:t>
      </w:r>
      <w:r>
        <w:t xml:space="preserve">: Saves time, generates descriptive messages based on code changes</w:t>
      </w:r>
    </w:p>
    <w:p>
      <w:pPr>
        <w:pStyle w:val="Compact"/>
        <w:numPr>
          <w:ilvl w:val="0"/>
          <w:numId w:val="1311"/>
        </w:numPr>
      </w:pPr>
      <w:r>
        <w:rPr>
          <w:i/>
          <w:iCs/>
        </w:rPr>
        <w:t xml:space="preserve">Cons</w:t>
      </w:r>
      <w:r>
        <w:t xml:space="preserve">: May miss important context, still requires review</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12"/>
        </w:numPr>
      </w:pPr>
      <w:r>
        <w:rPr>
          <w:i/>
          <w:iCs/>
        </w:rPr>
        <w:t xml:space="preserve">What it does</w:t>
      </w:r>
      <w:r>
        <w:t xml:space="preserve">: View and create Copilot Spaces (collaborative AI environments)</w:t>
      </w:r>
    </w:p>
    <w:p>
      <w:pPr>
        <w:pStyle w:val="Compact"/>
        <w:numPr>
          <w:ilvl w:val="0"/>
          <w:numId w:val="1312"/>
        </w:numPr>
      </w:pPr>
      <w:r>
        <w:rPr>
          <w:i/>
          <w:iCs/>
        </w:rPr>
        <w:t xml:space="preserve">Pros</w:t>
      </w:r>
      <w:r>
        <w:t xml:space="preserve">: Share AI context with team members</w:t>
      </w:r>
    </w:p>
    <w:p>
      <w:pPr>
        <w:pStyle w:val="Compact"/>
        <w:numPr>
          <w:ilvl w:val="0"/>
          <w:numId w:val="1312"/>
        </w:numPr>
      </w:pPr>
      <w:r>
        <w:rPr>
          <w:i/>
          <w:iCs/>
        </w:rPr>
        <w:t xml:space="preserve">Cons</w:t>
      </w:r>
      <w:r>
        <w:t xml:space="preserve">: Additional complexity for individual work</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13"/>
        </w:numPr>
      </w:pPr>
      <w:r>
        <w:rPr>
          <w:i/>
          <w:iCs/>
        </w:rPr>
        <w:t xml:space="preserve">What it does</w:t>
      </w:r>
      <w:r>
        <w:t xml:space="preserve">: Create individually owned Copilot Spaces</w:t>
      </w:r>
    </w:p>
    <w:p>
      <w:pPr>
        <w:pStyle w:val="Compact"/>
        <w:numPr>
          <w:ilvl w:val="0"/>
          <w:numId w:val="1313"/>
        </w:numPr>
      </w:pPr>
      <w:r>
        <w:rPr>
          <w:i/>
          <w:iCs/>
        </w:rPr>
        <w:t xml:space="preserve">Pros</w:t>
      </w:r>
      <w:r>
        <w:t xml:space="preserve">: Personal AI workspaces for complex projects</w:t>
      </w:r>
    </w:p>
    <w:p>
      <w:pPr>
        <w:pStyle w:val="Compact"/>
        <w:numPr>
          <w:ilvl w:val="0"/>
          <w:numId w:val="1313"/>
        </w:numPr>
      </w:pPr>
      <w:r>
        <w:rPr>
          <w:i/>
          <w:iCs/>
        </w:rPr>
        <w:t xml:space="preserve">Cons</w:t>
      </w:r>
      <w:r>
        <w:t xml:space="preserve">: May fragment your workflow</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14"/>
        </w:numPr>
      </w:pPr>
      <w:r>
        <w:rPr>
          <w:i/>
          <w:iCs/>
        </w:rPr>
        <w:t xml:space="preserve">What it does</w:t>
      </w:r>
      <w:r>
        <w:t xml:space="preserve">: Share individually owned Copilot Spaces</w:t>
      </w:r>
    </w:p>
    <w:p>
      <w:pPr>
        <w:pStyle w:val="Compact"/>
        <w:numPr>
          <w:ilvl w:val="0"/>
          <w:numId w:val="1314"/>
        </w:numPr>
      </w:pPr>
      <w:r>
        <w:rPr>
          <w:i/>
          <w:iCs/>
        </w:rPr>
        <w:t xml:space="preserve">Pros</w:t>
      </w:r>
      <w:r>
        <w:t xml:space="preserve">: Collaborate while maintaining ownership</w:t>
      </w:r>
    </w:p>
    <w:p>
      <w:pPr>
        <w:pStyle w:val="Compact"/>
        <w:numPr>
          <w:ilvl w:val="0"/>
          <w:numId w:val="1314"/>
        </w:numPr>
      </w:pPr>
      <w:r>
        <w:rPr>
          <w:i/>
          <w:iCs/>
        </w:rPr>
        <w:t xml:space="preserve">Cons</w:t>
      </w:r>
      <w:r>
        <w:t xml:space="preserve">: None significant</w:t>
      </w:r>
    </w:p>
    <w:p>
      <w:pPr>
        <w:pStyle w:val="Compact"/>
        <w:numPr>
          <w:ilvl w:val="0"/>
          <w:numId w:val="131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81"/>
    <w:bookmarkStart w:id="782" w:name="summary-of-recommended-settings"/>
    <w:p>
      <w:pPr>
        <w:pStyle w:val="Heading4"/>
      </w:pPr>
      <w:ins w:id="2722" w:author="PR Preview" w:date="2024-01-01T00:00:00Z">
        <w:r>
          <w:t xml:space="preserve">18.5.11.5 Summary of Recommended Settings</w:t>
        </w:r>
      </w:ins>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15"/>
        </w:numPr>
      </w:pPr>
      <w:r>
        <w:t xml:space="preserve">All Copilot Chat options (GitHub.com, CLI, IDE, Mobile)</w:t>
      </w:r>
    </w:p>
    <w:p>
      <w:pPr>
        <w:pStyle w:val="Compact"/>
        <w:numPr>
          <w:ilvl w:val="0"/>
          <w:numId w:val="1315"/>
        </w:numPr>
      </w:pPr>
      <w:r>
        <w:t xml:space="preserve">Web search capability</w:t>
      </w:r>
    </w:p>
    <w:p>
      <w:pPr>
        <w:pStyle w:val="Compact"/>
        <w:numPr>
          <w:ilvl w:val="0"/>
          <w:numId w:val="1315"/>
        </w:numPr>
      </w:pPr>
      <w:r>
        <w:t xml:space="preserve">Dashboard Entry Point</w:t>
      </w:r>
    </w:p>
    <w:p>
      <w:pPr>
        <w:pStyle w:val="Compact"/>
        <w:numPr>
          <w:ilvl w:val="0"/>
          <w:numId w:val="1315"/>
        </w:numPr>
      </w:pPr>
      <w:r>
        <w:t xml:space="preserve">Copilot code review (but not automatic review initially)</w:t>
      </w:r>
    </w:p>
    <w:p>
      <w:pPr>
        <w:pStyle w:val="Compact"/>
        <w:numPr>
          <w:ilvl w:val="0"/>
          <w:numId w:val="1315"/>
        </w:numPr>
      </w:pPr>
      <w:r>
        <w:t xml:space="preserve">Copilot coding agent</w:t>
      </w:r>
    </w:p>
    <w:p>
      <w:pPr>
        <w:pStyle w:val="Compact"/>
        <w:numPr>
          <w:ilvl w:val="0"/>
          <w:numId w:val="1315"/>
        </w:numPr>
      </w:pPr>
      <w:r>
        <w:t xml:space="preserve">Copilot Memory</w:t>
      </w:r>
    </w:p>
    <w:p>
      <w:pPr>
        <w:pStyle w:val="Compact"/>
        <w:numPr>
          <w:ilvl w:val="0"/>
          <w:numId w:val="1315"/>
        </w:numPr>
      </w:pPr>
      <w:r>
        <w:t xml:space="preserve">MCP servers (if configured)</w:t>
      </w:r>
    </w:p>
    <w:p>
      <w:pPr>
        <w:pStyle w:val="Compact"/>
        <w:numPr>
          <w:ilvl w:val="0"/>
          <w:numId w:val="1315"/>
        </w:numPr>
      </w:pPr>
      <w:r>
        <w:t xml:space="preserve">Copilot-generated commit messages</w:t>
      </w:r>
    </w:p>
    <w:p>
      <w:pPr>
        <w:pStyle w:val="Compact"/>
        <w:numPr>
          <w:ilvl w:val="0"/>
          <w:numId w:val="1315"/>
        </w:numPr>
      </w:pPr>
      <w:r>
        <w:t xml:space="preserve">All Copilot Spaces options</w:t>
      </w:r>
    </w:p>
    <w:p>
      <w:pPr>
        <w:pStyle w:val="FirstParagraph"/>
      </w:pPr>
      <w:r>
        <w:rPr>
          <w:b/>
          <w:bCs/>
        </w:rPr>
        <w:t xml:space="preserve">Model selection:</w:t>
      </w:r>
    </w:p>
    <w:p>
      <w:pPr>
        <w:pStyle w:val="Compact"/>
        <w:numPr>
          <w:ilvl w:val="0"/>
          <w:numId w:val="1316"/>
        </w:numPr>
      </w:pPr>
      <w:r>
        <w:t xml:space="preserve">Default: Claude Sonnet 4.5</w:t>
      </w:r>
    </w:p>
    <w:p>
      <w:pPr>
        <w:pStyle w:val="Compact"/>
        <w:numPr>
          <w:ilvl w:val="0"/>
          <w:numId w:val="1316"/>
        </w:numPr>
      </w:pPr>
      <w:r>
        <w:t xml:space="preserve">Complex tasks: Claude Opus 4.5</w:t>
      </w:r>
    </w:p>
    <w:p>
      <w:pPr>
        <w:pStyle w:val="Compact"/>
        <w:numPr>
          <w:ilvl w:val="0"/>
          <w:numId w:val="1316"/>
        </w:numPr>
      </w:pPr>
      <w:r>
        <w:t xml:space="preserve">Quick completions: Claude Haiku 4.5</w:t>
      </w:r>
    </w:p>
    <w:p>
      <w:pPr>
        <w:pStyle w:val="FirstParagraph"/>
      </w:pPr>
      <w:r>
        <w:rPr>
          <w:b/>
          <w:bCs/>
        </w:rPr>
        <w:t xml:space="preserve">Enable with caution:</w:t>
      </w:r>
    </w:p>
    <w:p>
      <w:pPr>
        <w:pStyle w:val="Compact"/>
        <w:numPr>
          <w:ilvl w:val="0"/>
          <w:numId w:val="1317"/>
        </w:numPr>
      </w:pPr>
      <w:r>
        <w:t xml:space="preserve">Editor preview features (only if comfortable with potential instability)</w:t>
      </w:r>
    </w:p>
    <w:p>
      <w:pPr>
        <w:pStyle w:val="Compact"/>
        <w:numPr>
          <w:ilvl w:val="0"/>
          <w:numId w:val="1317"/>
        </w:numPr>
      </w:pPr>
      <w:r>
        <w:t xml:space="preserve">Automatic Copilot code review (wait until familiar with review quality)</w:t>
      </w:r>
    </w:p>
    <w:p>
      <w:pPr>
        <w:pStyle w:val="FirstParagraph"/>
      </w:pPr>
      <w:ins w:id="2741" w:author="PR Preview" w:date="2024-01-01T00:00:00Z">
        <w:r>
          <w:t xml:space="preserve">Following these guidelines will help establish an effective Copilot configuration.</w:t>
        </w:r>
      </w:ins>
      <w:ins w:id="2741" w:author="PR Preview" w:date="2024-01-01T00:00:00Z">
        <w:r>
          <w:t xml:space="preserve"> </w:t>
        </w:r>
      </w:ins>
      <w:ins w:id="2741" w:author="PR Preview" w:date="2024-01-01T00:00:00Z">
        <w:r>
          <w:t xml:space="preserve">The key is to enable features that add value to your workflow</w:t>
        </w:r>
      </w:ins>
      <w:ins w:id="2741" w:author="PR Preview" w:date="2024-01-01T00:00:00Z">
        <w:r>
          <w:t xml:space="preserve"> </w:t>
        </w:r>
      </w:ins>
      <w:ins w:id="2741" w:author="PR Preview" w:date="2024-01-01T00:00:00Z">
        <w:r>
          <w:t xml:space="preserve">while maintaining awareness that AI assistance requires validation</w:t>
        </w:r>
      </w:ins>
      <w:ins w:id="2741" w:author="PR Preview" w:date="2024-01-01T00:00:00Z">
        <w:r>
          <w:t xml:space="preserve"> </w:t>
        </w:r>
      </w:ins>
      <w:ins w:id="2741" w:author="PR Preview" w:date="2024-01-01T00:00:00Z">
        <w:r>
          <w:t xml:space="preserve">(see</w:t>
        </w:r>
      </w:ins>
      <w:ins w:id="2741" w:author="PR Preview" w:date="2024-01-01T00:00:00Z">
        <w:r>
          <w:t xml:space="preserve"> </w:t>
        </w:r>
      </w:ins>
      <w:hyperlink w:anchor="sec-ai-best-practices">
        <w:r>
          <w:rPr>
            <w:rStyle w:val="Hyperlink"/>
          </w:rPr>
          <w:t xml:space="preserve">Section 18.5.8</w:t>
        </w:r>
      </w:hyperlink>
      <w:ins w:id="2741" w:author="PR Preview" w:date="2024-01-01T00:00:00Z">
        <w:r>
          <w:t xml:space="preserve">).</w:t>
        </w:r>
      </w:ins>
    </w:p>
    <w:bookmarkEnd w:id="782"/>
    <w:bookmarkEnd w:id="783"/>
    <w:bookmarkStart w:id="796" w:name="configuring-the-agent-environment"/>
    <w:p>
      <w:pPr>
        <w:pStyle w:val="Heading3"/>
      </w:pPr>
      <w:ins w:id="2742" w:author="PR Preview" w:date="2024-01-01T00:00:00Z">
        <w:r>
          <w:t xml:space="preserve">18.5.12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84" w:name="why-configure-the-environment"/>
    <w:p>
      <w:pPr>
        <w:pStyle w:val="Heading4"/>
      </w:pPr>
      <w:ins w:id="2744" w:author="PR Preview" w:date="2024-01-01T00:00:00Z">
        <w:r>
          <w:t xml:space="preserve">18.5.12.1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18"/>
        </w:numPr>
      </w:pPr>
      <w:r>
        <w:t xml:space="preserve">Faster agent startup and execution</w:t>
      </w:r>
    </w:p>
    <w:p>
      <w:pPr>
        <w:pStyle w:val="Compact"/>
        <w:numPr>
          <w:ilvl w:val="0"/>
          <w:numId w:val="1318"/>
        </w:numPr>
      </w:pPr>
      <w:r>
        <w:t xml:space="preserve">More reliable builds and tests</w:t>
      </w:r>
    </w:p>
    <w:p>
      <w:pPr>
        <w:pStyle w:val="Compact"/>
        <w:numPr>
          <w:ilvl w:val="0"/>
          <w:numId w:val="1318"/>
        </w:numPr>
      </w:pPr>
      <w:r>
        <w:t xml:space="preserve">Access to private or authenticated dependencies</w:t>
      </w:r>
    </w:p>
    <w:p>
      <w:pPr>
        <w:pStyle w:val="Compact"/>
        <w:numPr>
          <w:ilvl w:val="0"/>
          <w:numId w:val="1318"/>
        </w:numPr>
      </w:pPr>
      <w:r>
        <w:t xml:space="preserve">Consistent development environment across all agent sessions</w:t>
      </w:r>
    </w:p>
    <w:bookmarkEnd w:id="784"/>
    <w:bookmarkStart w:id="785" w:name="file-location-and-structure"/>
    <w:p>
      <w:pPr>
        <w:pStyle w:val="Heading4"/>
      </w:pPr>
      <w:ins w:id="2750" w:author="PR Preview" w:date="2024-01-01T00:00:00Z">
        <w:r>
          <w:t xml:space="preserve">18.5.12.2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85"/>
    <w:bookmarkStart w:id="786" w:name="basic-configuration-example"/>
    <w:p>
      <w:pPr>
        <w:pStyle w:val="Heading4"/>
      </w:pPr>
      <w:ins w:id="2752" w:author="PR Preview" w:date="2024-01-01T00:00:00Z">
        <w:r>
          <w:t xml:space="preserve">18.5.12.3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86"/>
    <w:bookmarkStart w:id="789" w:name="using-actionscheckout"/>
    <w:p>
      <w:pPr>
        <w:pStyle w:val="Heading4"/>
      </w:pPr>
      <w:ins w:id="2754" w:author="PR Preview" w:date="2024-01-01T00:00:00Z">
        <w:r>
          <w:t xml:space="preserve">18.5.12.4 Using</w:t>
        </w:r>
      </w:ins>
      <w:ins w:id="2754" w:author="PR Preview" w:date="2024-01-01T00:00:00Z">
        <w:r>
          <w:t xml:space="preserve"> </w:t>
        </w:r>
      </w:ins>
      <w:ins w:id="2754" w:author="PR Preview" w:date="2024-01-01T00:00:00Z">
        <w:r>
          <w:rPr>
            <w:rStyle w:val="VerbatimChar"/>
          </w:rPr>
          <w:t xml:space="preserve">actions/checkout</w:t>
        </w:r>
      </w:ins>
    </w:p>
    <w:p>
      <w:pPr>
        <w:pStyle w:val="FirstParagraph"/>
      </w:pPr>
      <w:r>
        <w:t xml:space="preserve">The</w:t>
      </w:r>
      <w:r>
        <w:t xml:space="preserve"> </w:t>
      </w:r>
      <w:hyperlink r:id="rId78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8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89"/>
    <w:bookmarkStart w:id="790" w:name="configurable-options"/>
    <w:p>
      <w:pPr>
        <w:pStyle w:val="Heading4"/>
      </w:pPr>
      <w:ins w:id="2767" w:author="PR Preview" w:date="2024-01-01T00:00:00Z">
        <w:r>
          <w:t xml:space="preserve">18.5.12.5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20"/>
        </w:numPr>
      </w:pPr>
      <w:r>
        <w:rPr>
          <w:rStyle w:val="VerbatimChar"/>
        </w:rPr>
        <w:t xml:space="preserve">steps</w:t>
      </w:r>
      <w:r>
        <w:t xml:space="preserve">: Setup commands and actions to run</w:t>
      </w:r>
    </w:p>
    <w:p>
      <w:pPr>
        <w:pStyle w:val="Compact"/>
        <w:numPr>
          <w:ilvl w:val="0"/>
          <w:numId w:val="132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20"/>
        </w:numPr>
      </w:pPr>
      <w:r>
        <w:rPr>
          <w:rStyle w:val="VerbatimChar"/>
        </w:rPr>
        <w:t xml:space="preserve">runs-on</w:t>
      </w:r>
      <w:r>
        <w:t xml:space="preserve">: Runner type (Ubuntu x64 Linux only)</w:t>
      </w:r>
    </w:p>
    <w:p>
      <w:pPr>
        <w:pStyle w:val="Compact"/>
        <w:numPr>
          <w:ilvl w:val="0"/>
          <w:numId w:val="1320"/>
        </w:numPr>
      </w:pPr>
      <w:r>
        <w:rPr>
          <w:rStyle w:val="VerbatimChar"/>
        </w:rPr>
        <w:t xml:space="preserve">services</w:t>
      </w:r>
      <w:r>
        <w:t xml:space="preserve">: Database or service containers</w:t>
      </w:r>
    </w:p>
    <w:p>
      <w:pPr>
        <w:pStyle w:val="Compact"/>
        <w:numPr>
          <w:ilvl w:val="0"/>
          <w:numId w:val="1320"/>
        </w:numPr>
      </w:pPr>
      <w:r>
        <w:rPr>
          <w:rStyle w:val="VerbatimChar"/>
        </w:rPr>
        <w:t xml:space="preserve">snapshot</w:t>
      </w:r>
      <w:r>
        <w:t xml:space="preserve">: Save environment state</w:t>
      </w:r>
    </w:p>
    <w:p>
      <w:pPr>
        <w:pStyle w:val="Compact"/>
        <w:numPr>
          <w:ilvl w:val="0"/>
          <w:numId w:val="1320"/>
        </w:numPr>
      </w:pPr>
      <w:r>
        <w:rPr>
          <w:rStyle w:val="VerbatimChar"/>
        </w:rPr>
        <w:t xml:space="preserve">timeout-minutes</w:t>
      </w:r>
      <w:r>
        <w:t xml:space="preserve">: Maximum 59 minutes</w:t>
      </w:r>
    </w:p>
    <w:p>
      <w:pPr>
        <w:pStyle w:val="FirstParagraph"/>
      </w:pPr>
      <w:r>
        <w:t xml:space="preserve">All other workflow settings are ignored by Copilot.</w:t>
      </w:r>
    </w:p>
    <w:bookmarkEnd w:id="790"/>
    <w:bookmarkStart w:id="791" w:name="common-setup-tasks"/>
    <w:p>
      <w:pPr>
        <w:pStyle w:val="Heading4"/>
      </w:pPr>
      <w:ins w:id="2776" w:author="PR Preview" w:date="2024-01-01T00:00:00Z">
        <w:r>
          <w:t xml:space="preserve">18.5.12.6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91"/>
    <w:bookmarkStart w:id="792" w:name="environment-variables-and-secrets"/>
    <w:p>
      <w:pPr>
        <w:pStyle w:val="Heading4"/>
      </w:pPr>
      <w:ins w:id="2783" w:author="PR Preview" w:date="2024-01-01T00:00:00Z">
        <w:r>
          <w:t xml:space="preserve">18.5.12.7 Environment Variables and Secrets</w:t>
        </w:r>
      </w:ins>
    </w:p>
    <w:p>
      <w:pPr>
        <w:pStyle w:val="FirstParagraph"/>
      </w:pPr>
      <w:r>
        <w:t xml:space="preserve">To set environment variables for Copilot:</w:t>
      </w:r>
    </w:p>
    <w:p>
      <w:pPr>
        <w:pStyle w:val="Compact"/>
        <w:numPr>
          <w:ilvl w:val="0"/>
          <w:numId w:val="1321"/>
        </w:numPr>
      </w:pPr>
      <w:r>
        <w:t xml:space="preserve">Navigate to your repository’s</w:t>
      </w:r>
      <w:r>
        <w:t xml:space="preserve"> </w:t>
      </w:r>
      <w:r>
        <w:rPr>
          <w:b/>
          <w:bCs/>
        </w:rPr>
        <w:t xml:space="preserve">Settings</w:t>
      </w:r>
    </w:p>
    <w:p>
      <w:pPr>
        <w:pStyle w:val="Compact"/>
        <w:numPr>
          <w:ilvl w:val="0"/>
          <w:numId w:val="1321"/>
        </w:numPr>
      </w:pPr>
      <w:r>
        <w:t xml:space="preserve">Go to</w:t>
      </w:r>
      <w:r>
        <w:t xml:space="preserve"> </w:t>
      </w:r>
      <w:r>
        <w:rPr>
          <w:b/>
          <w:bCs/>
        </w:rPr>
        <w:t xml:space="preserve">Environments</w:t>
      </w:r>
    </w:p>
    <w:p>
      <w:pPr>
        <w:pStyle w:val="Compact"/>
        <w:numPr>
          <w:ilvl w:val="0"/>
          <w:numId w:val="132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1"/>
        </w:numPr>
      </w:pPr>
      <w:r>
        <w:t xml:space="preserve">Add environment variables or secrets as needed</w:t>
      </w:r>
    </w:p>
    <w:p>
      <w:pPr>
        <w:pStyle w:val="FirstParagraph"/>
      </w:pPr>
      <w:r>
        <w:t xml:space="preserve">Use secrets for sensitive values like API keys or passwords.</w:t>
      </w:r>
    </w:p>
    <w:bookmarkEnd w:id="792"/>
    <w:bookmarkStart w:id="793" w:name="testing-your-configuration"/>
    <w:p>
      <w:pPr>
        <w:pStyle w:val="Heading4"/>
      </w:pPr>
      <w:ins w:id="2790" w:author="PR Preview" w:date="2024-01-01T00:00:00Z">
        <w:r>
          <w:t xml:space="preserve">18.5.12.8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93"/>
    <w:bookmarkStart w:id="794" w:name="advanced-configuration"/>
    <w:p>
      <w:pPr>
        <w:pStyle w:val="Heading4"/>
      </w:pPr>
      <w:ins w:id="2793" w:author="PR Preview" w:date="2024-01-01T00:00:00Z">
        <w:r>
          <w:t xml:space="preserve">18.5.12.9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94"/>
    <w:bookmarkStart w:id="795" w:name="further-reading-1"/>
    <w:p>
      <w:pPr>
        <w:pStyle w:val="Heading4"/>
      </w:pPr>
      <w:ins w:id="2801" w:author="PR Preview" w:date="2024-01-01T00:00:00Z">
        <w:r>
          <w:t xml:space="preserve">18.5.12.10 Further Reading</w:t>
        </w:r>
      </w:ins>
    </w:p>
    <w:p>
      <w:pPr>
        <w:pStyle w:val="FirstParagraph"/>
      </w:pPr>
      <w:r>
        <w:t xml:space="preserve">For complete details,</w:t>
      </w:r>
      <w:r>
        <w:t xml:space="preserve"> </w:t>
      </w:r>
      <w:r>
        <w:t xml:space="preserve">see</w:t>
      </w:r>
      <w:r>
        <w:t xml:space="preserve"> </w:t>
      </w:r>
      <w:hyperlink r:id="rId788">
        <w:r>
          <w:rPr>
            <w:rStyle w:val="Hyperlink"/>
          </w:rPr>
          <w:t xml:space="preserve">Customizing the development environment for GitHub Copilot coding agent</w:t>
        </w:r>
      </w:hyperlink>
      <w:r>
        <w:t xml:space="preserve">.</w:t>
      </w:r>
    </w:p>
    <w:bookmarkEnd w:id="795"/>
    <w:bookmarkEnd w:id="796"/>
    <w:bookmarkStart w:id="804" w:name="sec-ai-agent-skills"/>
    <w:p>
      <w:pPr>
        <w:pStyle w:val="Heading3"/>
      </w:pPr>
      <w:ins w:id="2803" w:author="PR Preview" w:date="2024-01-01T00:00:00Z">
        <w:r>
          <w:t xml:space="preserve">18.5.13 Agent Skills</w:t>
        </w:r>
      </w:ins>
    </w:p>
    <w:p>
      <w:pPr>
        <w:pStyle w:val="FirstParagraph"/>
      </w:pPr>
      <w:hyperlink r:id="rId797">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98">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99" w:name="what-is-a-skill"/>
    <w:p>
      <w:pPr>
        <w:pStyle w:val="Heading4"/>
      </w:pPr>
      <w:ins w:id="2805" w:author="PR Preview" w:date="2024-01-01T00:00:00Z">
        <w:r>
          <w:t xml:space="preserve">18.5.13.1 What is a Skill?</w:t>
        </w:r>
      </w:ins>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98">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22"/>
        </w:numPr>
      </w:pPr>
      <w:r>
        <w:t xml:space="preserve">Scripts</w:t>
      </w:r>
    </w:p>
    <w:p>
      <w:pPr>
        <w:pStyle w:val="Compact"/>
        <w:numPr>
          <w:ilvl w:val="0"/>
          <w:numId w:val="1322"/>
        </w:numPr>
      </w:pPr>
      <w:r>
        <w:t xml:space="preserve">Reference documentation</w:t>
      </w:r>
    </w:p>
    <w:p>
      <w:pPr>
        <w:pStyle w:val="Compact"/>
        <w:numPr>
          <w:ilvl w:val="0"/>
          <w:numId w:val="1322"/>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99"/>
    <w:bookmarkStart w:id="800" w:name="how-agents-load-skills"/>
    <w:p>
      <w:pPr>
        <w:pStyle w:val="Heading4"/>
      </w:pPr>
      <w:ins w:id="2811" w:author="PR Preview" w:date="2024-01-01T00:00:00Z">
        <w:r>
          <w:t xml:space="preserve">18.5.13.2 How Agents Load Skills</w:t>
        </w:r>
      </w:ins>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23"/>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23"/>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23"/>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800"/>
    <w:bookmarkStart w:id="801" w:name="why-use-skills"/>
    <w:p>
      <w:pPr>
        <w:pStyle w:val="Heading4"/>
      </w:pPr>
      <w:ins w:id="2817" w:author="PR Preview" w:date="2024-01-01T00:00:00Z">
        <w:r>
          <w:t xml:space="preserve">18.5.13.3 Why Use Skills?</w:t>
        </w:r>
      </w:ins>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24"/>
        </w:numPr>
      </w:pPr>
      <w:r>
        <w:rPr>
          <w:b/>
          <w:bCs/>
        </w:rPr>
        <w:t xml:space="preserve">Domain expertise</w:t>
      </w:r>
      <w:r>
        <w:t xml:space="preserve">: Capture specialized knowledge as reusable instructions</w:t>
      </w:r>
    </w:p>
    <w:p>
      <w:pPr>
        <w:pStyle w:val="Compact"/>
        <w:numPr>
          <w:ilvl w:val="0"/>
          <w:numId w:val="1324"/>
        </w:numPr>
      </w:pPr>
      <w:r>
        <w:rPr>
          <w:b/>
          <w:bCs/>
        </w:rPr>
        <w:t xml:space="preserve">Repeatable workflows</w:t>
      </w:r>
      <w:r>
        <w:t xml:space="preserve">: Turn multi-step tasks into consistent, auditable procedures</w:t>
      </w:r>
    </w:p>
    <w:p>
      <w:pPr>
        <w:pStyle w:val="Compact"/>
        <w:numPr>
          <w:ilvl w:val="0"/>
          <w:numId w:val="1324"/>
        </w:numPr>
      </w:pPr>
      <w:r>
        <w:rPr>
          <w:b/>
          <w:bCs/>
        </w:rPr>
        <w:t xml:space="preserve">Cross-tool reuse</w:t>
      </w:r>
      <w:r>
        <w:t xml:space="preserve">: Build a skill once and use it across any skills-compatible agent</w:t>
      </w:r>
    </w:p>
    <w:bookmarkEnd w:id="801"/>
    <w:bookmarkStart w:id="803" w:name="further-reading-2"/>
    <w:p>
      <w:pPr>
        <w:pStyle w:val="Heading4"/>
      </w:pPr>
      <w:ins w:id="2822" w:author="PR Preview" w:date="2024-01-01T00:00:00Z">
        <w:r>
          <w:t xml:space="preserve">18.5.13.4 Further Reading</w:t>
        </w:r>
      </w:ins>
    </w:p>
    <w:p>
      <w:pPr>
        <w:pStyle w:val="FirstParagraph"/>
      </w:pPr>
      <w:r>
        <w:t xml:space="preserve">For the complete specification and more details,</w:t>
      </w:r>
      <w:r>
        <w:t xml:space="preserve"> </w:t>
      </w:r>
      <w:r>
        <w:t xml:space="preserve">see</w:t>
      </w:r>
      <w:r>
        <w:t xml:space="preserve"> </w:t>
      </w:r>
      <w:hyperlink r:id="rId797">
        <w:r>
          <w:rPr>
            <w:rStyle w:val="Hyperlink"/>
          </w:rPr>
          <w:t xml:space="preserve">agentskills.io</w:t>
        </w:r>
      </w:hyperlink>
      <w:r>
        <w:t xml:space="preserve">.</w:t>
      </w:r>
    </w:p>
    <w:p>
      <w:pPr>
        <w:pStyle w:val="BodyText"/>
      </w:pPr>
      <w:r>
        <w:t xml:space="preserve">The</w:t>
      </w:r>
      <w:r>
        <w:t xml:space="preserve"> </w:t>
      </w:r>
      <w:hyperlink r:id="rId802">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03"/>
    <w:bookmarkEnd w:id="804"/>
    <w:bookmarkStart w:id="812" w:name="sec-ai-claude-cloud-env"/>
    <w:p>
      <w:pPr>
        <w:pStyle w:val="Heading3"/>
      </w:pPr>
      <w:ins w:id="2825" w:author="PR Preview" w:date="2024-01-01T00:00:00Z">
        <w:r>
          <w:t xml:space="preserve">18.5.14 Claude Code Cloud Environments</w:t>
        </w:r>
      </w:ins>
    </w:p>
    <w:p>
      <w:pPr>
        <w:pStyle w:val="FirstParagraph"/>
      </w:pPr>
      <w:hyperlink r:id="rId805">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06">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25"/>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25"/>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25"/>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11" w:name="X99b85cd9c84d17a9c31061ff898ea0b26b46932"/>
    <w:p>
      <w:pPr>
        <w:pStyle w:val="Heading4"/>
      </w:pPr>
      <w:ins w:id="2831" w:author="PR Preview" w:date="2024-01-01T00:00:00Z">
        <w:r>
          <w:t xml:space="preserve">18.5.14.1 Selecting the default environment with</w:t>
        </w:r>
      </w:ins>
      <w:ins w:id="2831" w:author="PR Preview" w:date="2024-01-01T00:00:00Z">
        <w:r>
          <w:t xml:space="preserve"> </w:t>
        </w:r>
      </w:ins>
      <w:ins w:id="2831" w:author="PR Preview" w:date="2024-01-01T00:00:00Z">
        <w:r>
          <w:rPr>
            <w:rStyle w:val="VerbatimChar"/>
          </w:rPr>
          <w:t xml:space="preserve">/remote-env</w:t>
        </w:r>
      </w:ins>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26"/>
        </w:numPr>
      </w:pPr>
      <w:r>
        <w:t xml:space="preserve">With a single environment configured,</w:t>
      </w:r>
      <w:r>
        <w:t xml:space="preserve"> </w:t>
      </w:r>
      <w:r>
        <w:t xml:space="preserve">it shows your current configuration.</w:t>
      </w:r>
    </w:p>
    <w:p>
      <w:pPr>
        <w:pStyle w:val="Compact"/>
        <w:numPr>
          <w:ilvl w:val="0"/>
          <w:numId w:val="1326"/>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06">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7" name="Picture"/>
                  <a:graphic>
                    <a:graphicData uri="http://schemas.openxmlformats.org/drawingml/2006/picture">
                      <pic:pic>
                        <pic:nvPicPr>
                          <pic:cNvPr descr="/opt/quarto/share/formats/docx/note.png" id="80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09">
        <w:r>
          <w:rPr>
            <w:rStyle w:val="Hyperlink"/>
          </w:rPr>
          <w:t xml:space="preserve">Claude Code on the web documentation</w:t>
        </w:r>
      </w:hyperlink>
      <w:r>
        <w:t xml:space="preserve"> </w:t>
      </w:r>
      <w:r>
        <w:t xml:space="preserve">and the</w:t>
      </w:r>
      <w:r>
        <w:t xml:space="preserve"> </w:t>
      </w:r>
      <w:hyperlink r:id="rId810">
        <w:r>
          <w:rPr>
            <w:rStyle w:val="Hyperlink"/>
          </w:rPr>
          <w:t xml:space="preserve">slash command reference</w:t>
        </w:r>
      </w:hyperlink>
      <w:r>
        <w:t xml:space="preserve">.</w:t>
      </w:r>
    </w:p>
    <w:bookmarkEnd w:id="811"/>
    <w:bookmarkEnd w:id="812"/>
    <w:bookmarkStart w:id="816" w:name="sec-ai-when-to-use"/>
    <w:p>
      <w:pPr>
        <w:pStyle w:val="Heading3"/>
      </w:pPr>
      <w:ins w:id="2837" w:author="PR Preview" w:date="2024-01-01T00:00:00Z">
        <w:r>
          <w:t xml:space="preserve">18.5.15 When to use a coding agent</w:t>
        </w:r>
      </w:ins>
    </w:p>
    <w:p>
      <w:pPr>
        <w:pStyle w:val="FirstParagraph"/>
      </w:pPr>
      <w:r>
        <w:t xml:space="preserve">Coding agent sessions are currently</w:t>
      </w:r>
      <w:r>
        <w:rPr>
          <w:rStyle w:val="FootnoteReference"/>
        </w:rPr>
        <w:footnoteReference w:id="81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1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1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16"/>
    <w:bookmarkStart w:id="821" w:name="editing-with-.docx-files"/>
    <w:p>
      <w:pPr>
        <w:pStyle w:val="Heading3"/>
      </w:pPr>
      <w:ins w:id="2840" w:author="PR Preview" w:date="2024-01-01T00:00:00Z">
        <w:r>
          <w:t xml:space="preserve">18.5.16 Editing with</w:t>
        </w:r>
      </w:ins>
      <w:ins w:id="2840" w:author="PR Preview" w:date="2024-01-01T00:00:00Z">
        <w:r>
          <w:t xml:space="preserve"> </w:t>
        </w:r>
      </w:ins>
      <w:ins w:id="2840" w:author="PR Preview" w:date="2024-01-01T00:00:00Z">
        <w:r>
          <w:rPr>
            <w:rStyle w:val="VerbatimChar"/>
          </w:rPr>
          <w:t xml:space="preserve">.docx</w:t>
        </w:r>
      </w:ins>
      <w:ins w:id="2840" w:author="PR Preview" w:date="2024-01-01T00:00:00Z">
        <w:r>
          <w:t xml:space="preserve"> </w:t>
        </w:r>
      </w:ins>
      <w:ins w:id="2840"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27"/>
        </w:numPr>
      </w:pPr>
      <w:r>
        <w:t xml:space="preserve">Lab members can export Quarto content to Word format for review</w:t>
      </w:r>
    </w:p>
    <w:p>
      <w:pPr>
        <w:pStyle w:val="Compact"/>
        <w:numPr>
          <w:ilvl w:val="0"/>
          <w:numId w:val="1327"/>
        </w:numPr>
      </w:pPr>
      <w:r>
        <w:t xml:space="preserve">Reviewers can make edits, add tracked changes, and insert comments in Word</w:t>
      </w:r>
    </w:p>
    <w:p>
      <w:pPr>
        <w:pStyle w:val="Compact"/>
        <w:numPr>
          <w:ilvl w:val="0"/>
          <w:numId w:val="132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2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2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2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20" w:name="known-issue-document-1-warning-in-word"/>
    <w:p>
      <w:pPr>
        <w:pStyle w:val="Heading4"/>
      </w:pPr>
      <w:ins w:id="2850" w:author="PR Preview" w:date="2024-01-01T00:00:00Z">
        <w:r>
          <w:t xml:space="preserve">18.5.16.1 Known Issue:</w:t>
        </w:r>
      </w:ins>
      <w:ins w:id="2850" w:author="PR Preview" w:date="2024-01-01T00:00:00Z">
        <w:r>
          <w:t xml:space="preserve"> </w:t>
        </w:r>
      </w:ins>
      <w:ins w:id="2850" w:author="PR Preview" w:date="2024-01-01T00:00:00Z">
        <w:r>
          <w:t xml:space="preserve">“Document 1”</w:t>
        </w:r>
      </w:ins>
      <w:ins w:id="2850" w:author="PR Preview" w:date="2024-01-01T00:00:00Z">
        <w:r>
          <w:t xml:space="preserve"> </w:t>
        </w:r>
      </w:ins>
      <w:ins w:id="2850" w:author="PR Preview" w:date="2024-01-01T00:00:00Z">
        <w:r>
          <w:t xml:space="preserve">Warning in Word</w:t>
        </w:r>
      </w:ins>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9"/>
        </w:numPr>
      </w:pPr>
      <w:hyperlink r:id="rId817">
        <w:r>
          <w:rPr>
            <w:rStyle w:val="Hyperlink"/>
          </w:rPr>
          <w:t xml:space="preserve">Quarto CLI Issue #6357</w:t>
        </w:r>
      </w:hyperlink>
    </w:p>
    <w:p>
      <w:pPr>
        <w:pStyle w:val="Compact"/>
        <w:numPr>
          <w:ilvl w:val="0"/>
          <w:numId w:val="1329"/>
        </w:numPr>
      </w:pPr>
      <w:hyperlink r:id="rId818">
        <w:r>
          <w:rPr>
            <w:rStyle w:val="Hyperlink"/>
          </w:rPr>
          <w:t xml:space="preserve">Quarto Discussion #6544</w:t>
        </w:r>
      </w:hyperlink>
    </w:p>
    <w:p>
      <w:pPr>
        <w:pStyle w:val="Compact"/>
        <w:numPr>
          <w:ilvl w:val="0"/>
          <w:numId w:val="1329"/>
        </w:numPr>
      </w:pPr>
      <w:hyperlink r:id="rId819">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30"/>
        </w:numPr>
      </w:pPr>
      <w:r>
        <w:t xml:space="preserve">Open the generated DOCX file in Microsoft Word</w:t>
      </w:r>
    </w:p>
    <w:p>
      <w:pPr>
        <w:pStyle w:val="Compact"/>
        <w:numPr>
          <w:ilvl w:val="0"/>
          <w:numId w:val="1330"/>
        </w:numPr>
      </w:pPr>
      <w:r>
        <w:t xml:space="preserve">Immediately save the file (File → Save, or Ctrl+S/Cmd+S)</w:t>
      </w:r>
    </w:p>
    <w:p>
      <w:pPr>
        <w:pStyle w:val="Compact"/>
        <w:numPr>
          <w:ilvl w:val="0"/>
          <w:numId w:val="1330"/>
        </w:numPr>
      </w:pPr>
      <w:r>
        <w:t xml:space="preserve">Close and re-open the file to verify it no longer shows</w:t>
      </w:r>
      <w:r>
        <w:t xml:space="preserve"> </w:t>
      </w:r>
      <w:r>
        <w:t xml:space="preserve">“Document 1”</w:t>
      </w:r>
    </w:p>
    <w:p>
      <w:pPr>
        <w:pStyle w:val="Compact"/>
        <w:numPr>
          <w:ilvl w:val="0"/>
          <w:numId w:val="1330"/>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20"/>
    <w:bookmarkEnd w:id="821"/>
    <w:bookmarkStart w:id="822" w:name="copilot-instructions-for-this-repository"/>
    <w:p>
      <w:pPr>
        <w:pStyle w:val="Heading3"/>
      </w:pPr>
      <w:ins w:id="2862" w:author="PR Preview" w:date="2024-01-01T00:00:00Z">
        <w:r>
          <w:t xml:space="preserve">18.5.17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1"/>
        </w:numPr>
      </w:pPr>
      <w:r>
        <w:t xml:space="preserve">Markdown and Quarto formatting rules (e.g., blank lines before lists, line breaks in prose)</w:t>
      </w:r>
    </w:p>
    <w:p>
      <w:pPr>
        <w:pStyle w:val="Compact"/>
        <w:numPr>
          <w:ilvl w:val="0"/>
          <w:numId w:val="133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1"/>
        </w:numPr>
      </w:pPr>
      <w:r>
        <w:t xml:space="preserve">File organization patterns (e.g., using Quarto includes for modular content)</w:t>
      </w:r>
    </w:p>
    <w:p>
      <w:pPr>
        <w:pStyle w:val="Compact"/>
        <w:numPr>
          <w:ilvl w:val="0"/>
          <w:numId w:val="1331"/>
        </w:numPr>
      </w:pPr>
      <w:r>
        <w:t xml:space="preserve">How to work with DOCX files for hybrid editing workflows</w:t>
      </w:r>
    </w:p>
    <w:p>
      <w:pPr>
        <w:pStyle w:val="Compact"/>
        <w:numPr>
          <w:ilvl w:val="0"/>
          <w:numId w:val="1331"/>
        </w:numPr>
      </w:pPr>
      <w:r>
        <w:t xml:space="preserve">Version control best practices</w:t>
      </w:r>
      <w:r>
        <w:t xml:space="preserve"> </w:t>
      </w:r>
      <w:r>
        <w:t xml:space="preserve">(e.g., do not commit rendered artifacts that are generated only for preview/review)</w:t>
      </w:r>
    </w:p>
    <w:p>
      <w:pPr>
        <w:pStyle w:val="Compact"/>
        <w:numPr>
          <w:ilvl w:val="0"/>
          <w:numId w:val="133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22"/>
    <w:bookmarkStart w:id="823" w:name="using-copilot-review-before-human-review"/>
    <w:p>
      <w:pPr>
        <w:pStyle w:val="Heading3"/>
      </w:pPr>
      <w:ins w:id="2873" w:author="PR Preview" w:date="2024-01-01T00:00:00Z">
        <w:r>
          <w:t xml:space="preserve">18.5.18 Using Copilot Review Before Human Review</w:t>
        </w:r>
      </w:ins>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32"/>
        </w:numPr>
      </w:pPr>
      <w:r>
        <w:rPr>
          <w:b/>
          <w:bCs/>
        </w:rPr>
        <w:t xml:space="preserve">AI has more bandwidth</w:t>
      </w:r>
      <w:r>
        <w:t xml:space="preserve">: Copilot can review code immediately without competing priorities</w:t>
      </w:r>
    </w:p>
    <w:p>
      <w:pPr>
        <w:pStyle w:val="Compact"/>
        <w:numPr>
          <w:ilvl w:val="0"/>
          <w:numId w:val="1332"/>
        </w:numPr>
      </w:pPr>
      <w:r>
        <w:rPr>
          <w:b/>
          <w:bCs/>
        </w:rPr>
        <w:t xml:space="preserve">Catch common issues early</w:t>
      </w:r>
      <w:r>
        <w:t xml:space="preserve">: Copilot excels at identifying bugs, logic errors, security vulnerabilities, and style inconsistencies</w:t>
      </w:r>
    </w:p>
    <w:p>
      <w:pPr>
        <w:pStyle w:val="Compact"/>
        <w:numPr>
          <w:ilvl w:val="0"/>
          <w:numId w:val="1332"/>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32"/>
        </w:numPr>
      </w:pPr>
      <w:r>
        <w:rPr>
          <w:b/>
          <w:bCs/>
        </w:rPr>
        <w:t xml:space="preserve">Learn from feedback</w:t>
      </w:r>
      <w:r>
        <w:t xml:space="preserve">: Even experienced developers benefit from Copilot’s perspective on best practices and potential improvements</w:t>
      </w:r>
    </w:p>
    <w:p>
      <w:pPr>
        <w:pStyle w:val="Compact"/>
        <w:numPr>
          <w:ilvl w:val="0"/>
          <w:numId w:val="1332"/>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33"/>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33"/>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34"/>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34"/>
        </w:numPr>
      </w:pPr>
      <w:r>
        <w:rPr>
          <w:b/>
          <w:bCs/>
        </w:rPr>
        <w:t xml:space="preserve">If the comment is incorrect or not applicable</w:t>
      </w:r>
      <w:r>
        <w:t xml:space="preserve">: Dismiss the comment with an explanation for why it doesn’t apply</w:t>
      </w:r>
    </w:p>
    <w:p>
      <w:pPr>
        <w:pStyle w:val="Compact"/>
        <w:numPr>
          <w:ilvl w:val="1"/>
          <w:numId w:val="1334"/>
        </w:numPr>
      </w:pPr>
      <w:r>
        <w:rPr>
          <w:b/>
          <w:bCs/>
        </w:rPr>
        <w:t xml:space="preserve">If you’re uncertain</w:t>
      </w:r>
      <w:r>
        <w:t xml:space="preserve">: Seek a second opinion from a human reviewer or do additional research</w:t>
      </w:r>
    </w:p>
    <w:p>
      <w:pPr>
        <w:numPr>
          <w:ilvl w:val="0"/>
          <w:numId w:val="1333"/>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33"/>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33"/>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35"/>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35"/>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35"/>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35"/>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23"/>
    <w:bookmarkStart w:id="824" w:name="reviewing-a-copilot-pr-you-didnt-create"/>
    <w:p>
      <w:pPr>
        <w:pStyle w:val="Heading3"/>
      </w:pPr>
      <w:ins w:id="2899" w:author="PR Preview" w:date="2024-01-01T00:00:00Z">
        <w:r>
          <w:t xml:space="preserve">18.5.19 Reviewing a Copilot PR You Didn’t Create</w:t>
        </w:r>
      </w:ins>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36"/>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36"/>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37"/>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37"/>
        </w:numPr>
      </w:pPr>
      <w:r>
        <w:t xml:space="preserve">The prompter may or may not be the same person who originally created the issue</w:t>
      </w:r>
    </w:p>
    <w:p>
      <w:pPr>
        <w:pStyle w:val="Compact"/>
        <w:numPr>
          <w:ilvl w:val="1"/>
          <w:numId w:val="1338"/>
        </w:numPr>
      </w:pPr>
      <w:r>
        <w:t xml:space="preserve">In projects with a user base, users often submit issues (bug reports, feature requests)</w:t>
      </w:r>
    </w:p>
    <w:p>
      <w:pPr>
        <w:pStyle w:val="Compact"/>
        <w:numPr>
          <w:ilvl w:val="1"/>
          <w:numId w:val="1338"/>
        </w:numPr>
      </w:pPr>
      <w:r>
        <w:t xml:space="preserve">A project maintainer then steps in, adds their perspective, and assigns the issue to Copilot</w:t>
      </w:r>
    </w:p>
    <w:p>
      <w:pPr>
        <w:pStyle w:val="Compact"/>
        <w:numPr>
          <w:ilvl w:val="1"/>
          <w:numId w:val="1338"/>
        </w:numPr>
      </w:pPr>
      <w:r>
        <w:t xml:space="preserve">In this case, the maintainer who assigned Copilot is the prompter, not the original issue creator</w:t>
      </w:r>
    </w:p>
    <w:p>
      <w:pPr>
        <w:pStyle w:val="Compact"/>
        <w:numPr>
          <w:ilvl w:val="0"/>
          <w:numId w:val="1337"/>
        </w:numPr>
      </w:pPr>
      <w:r>
        <w:t xml:space="preserve">Copilot created the PR with the prompter as co-author</w:t>
      </w:r>
    </w:p>
    <w:p>
      <w:pPr>
        <w:pStyle w:val="Compact"/>
        <w:numPr>
          <w:ilvl w:val="0"/>
          <w:numId w:val="1337"/>
        </w:numPr>
      </w:pPr>
      <w:r>
        <w:t xml:space="preserve">The prompter (now acting as PR manager) requested your review</w:t>
      </w:r>
    </w:p>
    <w:p>
      <w:pPr>
        <w:pStyle w:val="Compact"/>
        <w:numPr>
          <w:ilvl w:val="0"/>
          <w:numId w:val="1337"/>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9"/>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40"/>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40"/>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40"/>
        </w:numPr>
      </w:pPr>
      <w:r>
        <w:t xml:space="preserve">Both options allow you to provide feedback without directly triggering Copilot</w:t>
      </w:r>
    </w:p>
    <w:p>
      <w:pPr>
        <w:pStyle w:val="Compact"/>
        <w:numPr>
          <w:ilvl w:val="0"/>
          <w:numId w:val="1339"/>
        </w:numPr>
      </w:pPr>
      <w:r>
        <w:rPr>
          <w:b/>
          <w:bCs/>
        </w:rPr>
        <w:t xml:space="preserve">Don’t ask Copilot to make changes directly</w:t>
      </w:r>
      <w:r>
        <w:t xml:space="preserve">:</w:t>
      </w:r>
    </w:p>
    <w:p>
      <w:pPr>
        <w:pStyle w:val="Compact"/>
        <w:numPr>
          <w:ilvl w:val="1"/>
          <w:numId w:val="1341"/>
        </w:numPr>
      </w:pPr>
      <w:r>
        <w:t xml:space="preserve">Avoid using features that would trigger Copilot to start working immediately</w:t>
      </w:r>
    </w:p>
    <w:p>
      <w:pPr>
        <w:pStyle w:val="Compact"/>
        <w:numPr>
          <w:ilvl w:val="1"/>
          <w:numId w:val="1341"/>
        </w:numPr>
      </w:pPr>
      <w:r>
        <w:t xml:space="preserve">Let the PR manager decide whether to ask Copilot to address your comments or make changes themselves</w:t>
      </w:r>
    </w:p>
    <w:p>
      <w:pPr>
        <w:pStyle w:val="Compact"/>
        <w:numPr>
          <w:ilvl w:val="0"/>
          <w:numId w:val="1339"/>
        </w:numPr>
      </w:pPr>
      <w:r>
        <w:rPr>
          <w:b/>
          <w:bCs/>
        </w:rPr>
        <w:t xml:space="preserve">Write clear, actionable comments</w:t>
      </w:r>
      <w:r>
        <w:t xml:space="preserve">:</w:t>
      </w:r>
    </w:p>
    <w:p>
      <w:pPr>
        <w:pStyle w:val="Compact"/>
        <w:numPr>
          <w:ilvl w:val="1"/>
          <w:numId w:val="1342"/>
        </w:numPr>
      </w:pPr>
      <w:r>
        <w:t xml:space="preserve">Explain what needs to change and why</w:t>
      </w:r>
    </w:p>
    <w:p>
      <w:pPr>
        <w:pStyle w:val="Compact"/>
        <w:numPr>
          <w:ilvl w:val="1"/>
          <w:numId w:val="1342"/>
        </w:numPr>
      </w:pPr>
      <w:r>
        <w:t xml:space="preserve">Suggest specific solutions when appropriate</w:t>
      </w:r>
    </w:p>
    <w:p>
      <w:pPr>
        <w:pStyle w:val="Compact"/>
        <w:numPr>
          <w:ilvl w:val="1"/>
          <w:numId w:val="1342"/>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43"/>
        </w:numPr>
      </w:pPr>
      <w:r>
        <w:rPr>
          <w:b/>
          <w:bCs/>
        </w:rPr>
        <w:t xml:space="preserve">Review all comments carefully</w:t>
      </w:r>
      <w:r>
        <w:t xml:space="preserve">:</w:t>
      </w:r>
    </w:p>
    <w:p>
      <w:pPr>
        <w:pStyle w:val="Compact"/>
        <w:numPr>
          <w:ilvl w:val="1"/>
          <w:numId w:val="1344"/>
        </w:numPr>
      </w:pPr>
      <w:r>
        <w:t xml:space="preserve">Decide which comments you agree with</w:t>
      </w:r>
    </w:p>
    <w:p>
      <w:pPr>
        <w:pStyle w:val="Compact"/>
        <w:numPr>
          <w:ilvl w:val="1"/>
          <w:numId w:val="1344"/>
        </w:numPr>
      </w:pPr>
      <w:r>
        <w:t xml:space="preserve">Dismiss or respond to comments you don’t entirely agree with</w:t>
      </w:r>
    </w:p>
    <w:p>
      <w:pPr>
        <w:pStyle w:val="Compact"/>
        <w:numPr>
          <w:ilvl w:val="1"/>
          <w:numId w:val="1344"/>
        </w:numPr>
      </w:pPr>
      <w:r>
        <w:t xml:space="preserve">This ensures Copilot only addresses feedback you’ve validated</w:t>
      </w:r>
    </w:p>
    <w:p>
      <w:pPr>
        <w:pStyle w:val="Compact"/>
        <w:numPr>
          <w:ilvl w:val="0"/>
          <w:numId w:val="1343"/>
        </w:numPr>
      </w:pPr>
      <w:r>
        <w:rPr>
          <w:b/>
          <w:bCs/>
        </w:rPr>
        <w:t xml:space="preserve">Choose how to address valid feedback</w:t>
      </w:r>
      <w:r>
        <w:t xml:space="preserve">:</w:t>
      </w:r>
    </w:p>
    <w:p>
      <w:pPr>
        <w:pStyle w:val="Compact"/>
        <w:numPr>
          <w:ilvl w:val="1"/>
          <w:numId w:val="1345"/>
        </w:numPr>
      </w:pPr>
      <w:r>
        <w:rPr>
          <w:b/>
          <w:bCs/>
        </w:rPr>
        <w:t xml:space="preserve">Option A</w:t>
      </w:r>
      <w:r>
        <w:t xml:space="preserve">: Make the changes yourself (faster for simple fixes)</w:t>
      </w:r>
    </w:p>
    <w:p>
      <w:pPr>
        <w:pStyle w:val="Compact"/>
        <w:numPr>
          <w:ilvl w:val="1"/>
          <w:numId w:val="1345"/>
        </w:numPr>
      </w:pPr>
      <w:r>
        <w:rPr>
          <w:b/>
          <w:bCs/>
        </w:rPr>
        <w:t xml:space="preserve">Option B</w:t>
      </w:r>
      <w:r>
        <w:t xml:space="preserve">: Ask Copilot to address the feedback (better for complex changes)</w:t>
      </w:r>
    </w:p>
    <w:p>
      <w:pPr>
        <w:pStyle w:val="Compact"/>
        <w:numPr>
          <w:ilvl w:val="1"/>
          <w:numId w:val="1345"/>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43"/>
        </w:numPr>
      </w:pPr>
      <w:r>
        <w:rPr>
          <w:b/>
          <w:bCs/>
        </w:rPr>
        <w:t xml:space="preserve">Maintain clear communication</w:t>
      </w:r>
      <w:r>
        <w:t xml:space="preserve">:</w:t>
      </w:r>
    </w:p>
    <w:p>
      <w:pPr>
        <w:pStyle w:val="Compact"/>
        <w:numPr>
          <w:ilvl w:val="1"/>
          <w:numId w:val="1346"/>
        </w:numPr>
      </w:pPr>
      <w:r>
        <w:t xml:space="preserve">Let reviewers know how you plan to address their feedback</w:t>
      </w:r>
    </w:p>
    <w:p>
      <w:pPr>
        <w:pStyle w:val="Compact"/>
        <w:numPr>
          <w:ilvl w:val="1"/>
          <w:numId w:val="1346"/>
        </w:numPr>
      </w:pPr>
      <w:r>
        <w:t xml:space="preserve">Mark conversations as resolved after addressing them</w:t>
      </w:r>
    </w:p>
    <w:p>
      <w:pPr>
        <w:pStyle w:val="Compact"/>
        <w:numPr>
          <w:ilvl w:val="1"/>
          <w:numId w:val="1346"/>
        </w:numPr>
      </w:pPr>
      <w:r>
        <w:t xml:space="preserve">Request re-review from humans after Copilot makes significant changes</w:t>
      </w:r>
    </w:p>
    <w:p>
      <w:pPr>
        <w:pStyle w:val="Compact"/>
        <w:numPr>
          <w:ilvl w:val="1"/>
          <w:numId w:val="1346"/>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47"/>
        </w:numPr>
      </w:pPr>
      <w:r>
        <w:t xml:space="preserve">The original PR manager is unavailable or on leave</w:t>
      </w:r>
    </w:p>
    <w:p>
      <w:pPr>
        <w:pStyle w:val="Compact"/>
        <w:numPr>
          <w:ilvl w:val="0"/>
          <w:numId w:val="1347"/>
        </w:numPr>
      </w:pPr>
      <w:r>
        <w:t xml:space="preserve">Someone with different expertise needs to guide the remaining work</w:t>
      </w:r>
    </w:p>
    <w:p>
      <w:pPr>
        <w:pStyle w:val="Compact"/>
        <w:numPr>
          <w:ilvl w:val="0"/>
          <w:numId w:val="1347"/>
        </w:numPr>
      </w:pPr>
      <w:r>
        <w:t xml:space="preserve">Responsibilities are being redistributed within the team</w:t>
      </w:r>
    </w:p>
    <w:p>
      <w:pPr>
        <w:pStyle w:val="FirstParagraph"/>
      </w:pPr>
      <w:r>
        <w:t xml:space="preserve">To transfer the PR manager role:</w:t>
      </w:r>
    </w:p>
    <w:p>
      <w:pPr>
        <w:pStyle w:val="Compact"/>
        <w:numPr>
          <w:ilvl w:val="0"/>
          <w:numId w:val="1348"/>
        </w:numPr>
      </w:pPr>
      <w:r>
        <w:t xml:space="preserve">The original PR manager should clearly communicate the handover to all reviewers</w:t>
      </w:r>
    </w:p>
    <w:p>
      <w:pPr>
        <w:pStyle w:val="Compact"/>
        <w:numPr>
          <w:ilvl w:val="0"/>
          <w:numId w:val="1348"/>
        </w:numPr>
      </w:pPr>
      <w:r>
        <w:t xml:space="preserve">The new PR manager should review the PR’s history and any open feedback</w:t>
      </w:r>
    </w:p>
    <w:p>
      <w:pPr>
        <w:pStyle w:val="Compact"/>
        <w:numPr>
          <w:ilvl w:val="0"/>
          <w:numId w:val="1348"/>
        </w:numPr>
      </w:pPr>
      <w:r>
        <w:t xml:space="preserve">The new PR manager should take over responding to Copilot and managing future iterations</w:t>
      </w:r>
    </w:p>
    <w:p>
      <w:pPr>
        <w:pStyle w:val="Compact"/>
        <w:numPr>
          <w:ilvl w:val="0"/>
          <w:numId w:val="1348"/>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24"/>
    <w:bookmarkStart w:id="842" w:name="sec-ai-claude-code-windows"/>
    <w:p>
      <w:pPr>
        <w:pStyle w:val="Heading3"/>
      </w:pPr>
      <w:ins w:id="2953" w:author="PR Preview" w:date="2024-01-01T00:00:00Z">
        <w:r>
          <w:t xml:space="preserve">18.5.20 Installing Claude Code on Windows</w:t>
        </w:r>
      </w:ins>
    </w:p>
    <w:p>
      <w:pPr>
        <w:pStyle w:val="FirstParagraph"/>
      </w:pPr>
      <w:hyperlink r:id="rId805">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5" name="Picture"/>
                  <a:graphic>
                    <a:graphicData uri="http://schemas.openxmlformats.org/drawingml/2006/picture">
                      <pic:pic>
                        <pic:nvPicPr>
                          <pic:cNvPr descr="/opt/quarto/share/formats/docx/note.png" id="82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29" w:name="run-it-from-a-unix-like-terminal"/>
    <w:p>
      <w:pPr>
        <w:pStyle w:val="Heading4"/>
      </w:pPr>
      <w:ins w:id="2955" w:author="PR Preview" w:date="2024-01-01T00:00:00Z">
        <w:r>
          <w:t xml:space="preserve">18.5.20.1 Run it from a Unix-like terminal</w:t>
        </w:r>
      </w:ins>
    </w:p>
    <w:p>
      <w:pPr>
        <w:pStyle w:val="FirstParagraph"/>
      </w:pPr>
      <w:r>
        <w:t xml:space="preserve">Claude Code expects a Unix-like shell.</w:t>
      </w:r>
      <w:r>
        <w:t xml:space="preserve"> </w:t>
      </w:r>
      <w:r>
        <w:t xml:space="preserve">On Windows, run it from one of:</w:t>
      </w:r>
    </w:p>
    <w:p>
      <w:pPr>
        <w:pStyle w:val="Compact"/>
        <w:numPr>
          <w:ilvl w:val="0"/>
          <w:numId w:val="1349"/>
        </w:numPr>
      </w:pPr>
      <w:r>
        <w:rPr>
          <w:b/>
          <w:bCs/>
        </w:rPr>
        <w:t xml:space="preserve">Git Bash</w:t>
      </w:r>
      <w:r>
        <w:t xml:space="preserve"> </w:t>
      </w:r>
      <w:r>
        <w:t xml:space="preserve">(ships with</w:t>
      </w:r>
      <w:r>
        <w:t xml:space="preserve"> </w:t>
      </w:r>
      <w:hyperlink r:id="rId827">
        <w:r>
          <w:rPr>
            <w:rStyle w:val="Hyperlink"/>
          </w:rPr>
          <w:t xml:space="preserve">Git for Windows</w:t>
        </w:r>
      </w:hyperlink>
      <w:r>
        <w:t xml:space="preserve">);</w:t>
      </w:r>
    </w:p>
    <w:p>
      <w:pPr>
        <w:pStyle w:val="Compact"/>
        <w:numPr>
          <w:ilvl w:val="0"/>
          <w:numId w:val="1349"/>
        </w:numPr>
      </w:pPr>
      <w:r>
        <w:rPr>
          <w:b/>
          <w:bCs/>
        </w:rPr>
        <w:t xml:space="preserve">MSYS2</w:t>
      </w:r>
      <w:r>
        <w:t xml:space="preserve"> </w:t>
      </w:r>
      <w:r>
        <w:t xml:space="preserve">(</w:t>
      </w:r>
      <w:hyperlink r:id="rId828">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9"/>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29"/>
    <w:bookmarkStart w:id="834" w:name="install-claude-code"/>
    <w:p>
      <w:pPr>
        <w:pStyle w:val="Heading4"/>
      </w:pPr>
      <w:ins w:id="2961" w:author="PR Preview" w:date="2024-01-01T00:00:00Z">
        <w:r>
          <w:t xml:space="preserve">18.5.20.2 Install Claude Code</w:t>
        </w:r>
      </w:ins>
    </w:p>
    <w:p>
      <w:pPr>
        <w:pStyle w:val="FirstParagraph"/>
      </w:pPr>
      <w:r>
        <w:t xml:space="preserve">There are two common routes:</w:t>
      </w:r>
    </w:p>
    <w:p>
      <w:pPr>
        <w:numPr>
          <w:ilvl w:val="0"/>
          <w:numId w:val="1350"/>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50"/>
        </w:numPr>
      </w:pPr>
      <w:r>
        <w:rPr>
          <w:b/>
          <w:bCs/>
        </w:rPr>
        <w:t xml:space="preserve">npm</w:t>
      </w:r>
      <w:r>
        <w:t xml:space="preserve"> </w:t>
      </w:r>
      <w:r>
        <w:t xml:space="preserve">(requires</w:t>
      </w:r>
      <w:r>
        <w:t xml:space="preserve"> </w:t>
      </w:r>
      <w:hyperlink r:id="rId830">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31" name="Picture"/>
                  <a:graphic>
                    <a:graphicData uri="http://schemas.openxmlformats.org/drawingml/2006/picture">
                      <pic:pic>
                        <pic:nvPicPr>
                          <pic:cNvPr descr="/opt/quarto/share/formats/docx/important.png" id="83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33">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34"/>
    <w:bookmarkStart w:id="836" w:name="make-sure-your-shell-can-find-claude"/>
    <w:p>
      <w:pPr>
        <w:pStyle w:val="Heading4"/>
      </w:pPr>
      <w:ins w:id="2968" w:author="PR Preview" w:date="2024-01-01T00:00:00Z">
        <w:r>
          <w:t xml:space="preserve">18.5.20.3 Make sure your shell can find</w:t>
        </w:r>
      </w:ins>
      <w:ins w:id="2968" w:author="PR Preview" w:date="2024-01-01T00:00:00Z">
        <w:r>
          <w:t xml:space="preserve"> </w:t>
        </w:r>
      </w:ins>
      <w:ins w:id="2968" w:author="PR Preview" w:date="2024-01-01T00:00:00Z">
        <w:r>
          <w:rPr>
            <w:rStyle w:val="VerbatimChar"/>
          </w:rPr>
          <w:t xml:space="preserve">claude</w:t>
        </w:r>
      </w:ins>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35">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36"/>
    <w:bookmarkStart w:id="839" w:name="X604325b0223e79803e04f87e7874b1d7f4a0663"/>
    <w:p>
      <w:pPr>
        <w:pStyle w:val="Heading4"/>
      </w:pPr>
      <w:ins w:id="2977" w:author="PR Preview" w:date="2024-01-01T00:00:00Z">
        <w:r>
          <w:t xml:space="preserve">18.5.20.4 Do not edit dotfiles with PowerShell redirection</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37" name="Picture"/>
                  <a:graphic>
                    <a:graphicData uri="http://schemas.openxmlformats.org/drawingml/2006/picture">
                      <pic:pic>
                        <pic:nvPicPr>
                          <pic:cNvPr descr="/opt/quarto/share/formats/docx/warning.png" id="83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39"/>
    <w:bookmarkStart w:id="840" w:name="X1745fd502df7963ed7ce48d0465493b4d59ad92"/>
    <w:p>
      <w:pPr>
        <w:pStyle w:val="Heading4"/>
      </w:pPr>
      <w:ins w:id="2978" w:author="PR Preview" w:date="2024-01-01T00:00:00Z">
        <w:r>
          <w:t xml:space="preserve">18.5.20.5 Authenticating the GitHub CLI in Git Bash or MSYS2</w:t>
        </w:r>
      </w:ins>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40"/>
    <w:bookmarkStart w:id="841" w:name="verify-the-install"/>
    <w:p>
      <w:pPr>
        <w:pStyle w:val="Heading4"/>
      </w:pPr>
      <w:ins w:id="2984" w:author="PR Preview" w:date="2024-01-01T00:00:00Z">
        <w:r>
          <w:t xml:space="preserve">18.5.20.6 Verify the install</w:t>
        </w:r>
      </w:ins>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41"/>
    <w:bookmarkEnd w:id="842"/>
    <w:bookmarkEnd w:id="843"/>
    <w:bookmarkStart w:id="850"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44"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44"/>
    <w:bookmarkStart w:id="845"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45"/>
    <w:bookmarkStart w:id="846"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46"/>
    <w:bookmarkStart w:id="847"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47"/>
    <w:bookmarkStart w:id="848"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1"/>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1"/>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48"/>
    <w:bookmarkStart w:id="849"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52"/>
        </w:numPr>
      </w:pPr>
      <w:r>
        <w:rPr>
          <w:b/>
          <w:bCs/>
        </w:rPr>
        <w:t xml:space="preserve">Fix it in this PR.</w:t>
      </w:r>
      <w:r>
        <w:t xml:space="preserve"> </w:t>
      </w:r>
      <w:r>
        <w:t xml:space="preserve">The default path — most nits are 1–3 line changes.</w:t>
      </w:r>
    </w:p>
    <w:p>
      <w:pPr>
        <w:pStyle w:val="Compact"/>
        <w:numPr>
          <w:ilvl w:val="0"/>
          <w:numId w:val="1352"/>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49"/>
    <w:bookmarkEnd w:id="850"/>
    <w:bookmarkEnd w:id="851"/>
    <w:bookmarkStart w:id="860" w:name="checklists"/>
    <w:p>
      <w:pPr>
        <w:pStyle w:val="Heading1"/>
      </w:pPr>
      <w:r>
        <w:t xml:space="preserve">19. Checklists</w:t>
      </w:r>
    </w:p>
    <w:bookmarkStart w:id="852" w:name="pre-analysis-plan-checklist"/>
    <w:p>
      <w:pPr>
        <w:pStyle w:val="Heading2"/>
      </w:pPr>
      <w:r>
        <w:t xml:space="preserve">19.1 Pre-analysis plan checklist</w:t>
      </w:r>
    </w:p>
    <w:p>
      <w:pPr>
        <w:pStyle w:val="Compact"/>
        <w:numPr>
          <w:ilvl w:val="0"/>
          <w:numId w:val="1353"/>
        </w:numPr>
      </w:pPr>
      <w:r>
        <w:t xml:space="preserve">Brief background on the study (a condensed version of the introduction section of the paper)</w:t>
      </w:r>
    </w:p>
    <w:p>
      <w:pPr>
        <w:pStyle w:val="Compact"/>
        <w:numPr>
          <w:ilvl w:val="0"/>
          <w:numId w:val="1353"/>
        </w:numPr>
      </w:pPr>
      <w:r>
        <w:t xml:space="preserve">Hypotheses / objectives</w:t>
      </w:r>
    </w:p>
    <w:p>
      <w:pPr>
        <w:pStyle w:val="Compact"/>
        <w:numPr>
          <w:ilvl w:val="0"/>
          <w:numId w:val="1353"/>
        </w:numPr>
      </w:pPr>
      <w:r>
        <w:t xml:space="preserve">Study design</w:t>
      </w:r>
    </w:p>
    <w:p>
      <w:pPr>
        <w:pStyle w:val="Compact"/>
        <w:numPr>
          <w:ilvl w:val="0"/>
          <w:numId w:val="1353"/>
        </w:numPr>
      </w:pPr>
      <w:r>
        <w:t xml:space="preserve">Description of data</w:t>
      </w:r>
    </w:p>
    <w:p>
      <w:pPr>
        <w:pStyle w:val="Compact"/>
        <w:numPr>
          <w:ilvl w:val="0"/>
          <w:numId w:val="1353"/>
        </w:numPr>
      </w:pPr>
      <w:r>
        <w:t xml:space="preserve">Definition of outcomes</w:t>
      </w:r>
    </w:p>
    <w:p>
      <w:pPr>
        <w:pStyle w:val="Compact"/>
        <w:numPr>
          <w:ilvl w:val="0"/>
          <w:numId w:val="1353"/>
        </w:numPr>
      </w:pPr>
      <w:r>
        <w:t xml:space="preserve">Definition of interventions / exposures</w:t>
      </w:r>
    </w:p>
    <w:p>
      <w:pPr>
        <w:pStyle w:val="Compact"/>
        <w:numPr>
          <w:ilvl w:val="0"/>
          <w:numId w:val="1353"/>
        </w:numPr>
      </w:pPr>
      <w:r>
        <w:t xml:space="preserve">Definition of covariates</w:t>
      </w:r>
    </w:p>
    <w:p>
      <w:pPr>
        <w:pStyle w:val="Compact"/>
        <w:numPr>
          <w:ilvl w:val="0"/>
          <w:numId w:val="1353"/>
        </w:numPr>
      </w:pPr>
      <w:r>
        <w:t xml:space="preserve">Statistical power calculation</w:t>
      </w:r>
    </w:p>
    <w:p>
      <w:pPr>
        <w:pStyle w:val="Compact"/>
        <w:numPr>
          <w:ilvl w:val="0"/>
          <w:numId w:val="1353"/>
        </w:numPr>
      </w:pPr>
      <w:r>
        <w:t xml:space="preserve">Statistical model description</w:t>
      </w:r>
    </w:p>
    <w:p>
      <w:pPr>
        <w:pStyle w:val="Compact"/>
        <w:numPr>
          <w:ilvl w:val="0"/>
          <w:numId w:val="1353"/>
        </w:numPr>
      </w:pPr>
      <w:r>
        <w:t xml:space="preserve">Covariate selection / screening</w:t>
      </w:r>
    </w:p>
    <w:p>
      <w:pPr>
        <w:pStyle w:val="Compact"/>
        <w:numPr>
          <w:ilvl w:val="0"/>
          <w:numId w:val="1353"/>
        </w:numPr>
      </w:pPr>
      <w:r>
        <w:t xml:space="preserve">Standard error estimation method</w:t>
      </w:r>
    </w:p>
    <w:p>
      <w:pPr>
        <w:pStyle w:val="Compact"/>
        <w:numPr>
          <w:ilvl w:val="0"/>
          <w:numId w:val="1353"/>
        </w:numPr>
      </w:pPr>
      <w:r>
        <w:t xml:space="preserve">Missing data analysis</w:t>
      </w:r>
    </w:p>
    <w:p>
      <w:pPr>
        <w:pStyle w:val="Compact"/>
        <w:numPr>
          <w:ilvl w:val="0"/>
          <w:numId w:val="1353"/>
        </w:numPr>
      </w:pPr>
      <w:r>
        <w:t xml:space="preserve">Assessment of effect modification / subgroup analyses</w:t>
      </w:r>
    </w:p>
    <w:p>
      <w:pPr>
        <w:pStyle w:val="Compact"/>
        <w:numPr>
          <w:ilvl w:val="0"/>
          <w:numId w:val="1353"/>
        </w:numPr>
      </w:pPr>
      <w:r>
        <w:t xml:space="preserve">Sensitivity analyses</w:t>
      </w:r>
    </w:p>
    <w:p>
      <w:pPr>
        <w:pStyle w:val="Compact"/>
        <w:numPr>
          <w:ilvl w:val="0"/>
          <w:numId w:val="1353"/>
        </w:numPr>
      </w:pPr>
      <w:r>
        <w:t xml:space="preserve">Negative control analyses</w:t>
      </w:r>
    </w:p>
    <w:bookmarkEnd w:id="852"/>
    <w:bookmarkStart w:id="854" w:name="code-checklist"/>
    <w:p>
      <w:pPr>
        <w:pStyle w:val="Heading2"/>
      </w:pPr>
      <w:r>
        <w:t xml:space="preserve">19.2 Code checklist</w:t>
      </w:r>
    </w:p>
    <w:p>
      <w:pPr>
        <w:pStyle w:val="Compact"/>
        <w:numPr>
          <w:ilvl w:val="0"/>
          <w:numId w:val="1354"/>
        </w:numPr>
      </w:pPr>
      <w:r>
        <w:t xml:space="preserve">Does the script run without errors?</w:t>
      </w:r>
    </w:p>
    <w:p>
      <w:pPr>
        <w:pStyle w:val="Compact"/>
        <w:numPr>
          <w:ilvl w:val="0"/>
          <w:numId w:val="1354"/>
        </w:numPr>
      </w:pPr>
      <w:r>
        <w:t xml:space="preserve">Is code self-contained within repo and/or associated Box folder?</w:t>
      </w:r>
    </w:p>
    <w:p>
      <w:pPr>
        <w:pStyle w:val="Compact"/>
        <w:numPr>
          <w:ilvl w:val="0"/>
          <w:numId w:val="1354"/>
        </w:numPr>
      </w:pPr>
      <w:r>
        <w:t xml:space="preserve">Is all commented out code / remarks removed?</w:t>
      </w:r>
    </w:p>
    <w:p>
      <w:pPr>
        <w:pStyle w:val="Compact"/>
        <w:numPr>
          <w:ilvl w:val="0"/>
          <w:numId w:val="1354"/>
        </w:numPr>
      </w:pPr>
      <w:r>
        <w:t xml:space="preserve">Does the header accurately describe the process completed in the script?</w:t>
      </w:r>
    </w:p>
    <w:p>
      <w:pPr>
        <w:pStyle w:val="Compact"/>
        <w:numPr>
          <w:ilvl w:val="0"/>
          <w:numId w:val="1354"/>
        </w:numPr>
      </w:pPr>
      <w:r>
        <w:t xml:space="preserve">Is the script pushed to its github repository?</w:t>
      </w:r>
    </w:p>
    <w:p>
      <w:pPr>
        <w:pStyle w:val="Compact"/>
        <w:numPr>
          <w:ilvl w:val="0"/>
          <w:numId w:val="1354"/>
        </w:numPr>
      </w:pPr>
      <w:r>
        <w:t xml:space="preserve">Does the code adhere to the</w:t>
      </w:r>
      <w:r>
        <w:t xml:space="preserve"> </w:t>
      </w:r>
      <w:hyperlink r:id="rId853">
        <w:r>
          <w:rPr>
            <w:rStyle w:val="Hyperlink"/>
          </w:rPr>
          <w:t xml:space="preserve">coding style guide</w:t>
        </w:r>
      </w:hyperlink>
      <w:r>
        <w:t xml:space="preserve">?</w:t>
      </w:r>
    </w:p>
    <w:p>
      <w:pPr>
        <w:pStyle w:val="Compact"/>
        <w:numPr>
          <w:ilvl w:val="0"/>
          <w:numId w:val="1354"/>
        </w:numPr>
      </w:pPr>
      <w:r>
        <w:t xml:space="preserve">Are all warnings ignorable? Should any warnings be intentionally suppressed or addressed?</w:t>
      </w:r>
    </w:p>
    <w:bookmarkEnd w:id="854"/>
    <w:bookmarkStart w:id="85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5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55"/>
        </w:numPr>
      </w:pPr>
      <w:r>
        <w:t xml:space="preserve">Are the study results within the manuscript replicable (i.e., if you rerun the code in the study’s repository, the tables and figures will be exactly replicated?)</w:t>
      </w:r>
    </w:p>
    <w:p>
      <w:pPr>
        <w:pStyle w:val="Compact"/>
        <w:numPr>
          <w:ilvl w:val="0"/>
          <w:numId w:val="1355"/>
        </w:numPr>
      </w:pPr>
      <w:r>
        <w:t xml:space="preserve">Is a target journal selected?</w:t>
      </w:r>
    </w:p>
    <w:p>
      <w:pPr>
        <w:pStyle w:val="Compact"/>
        <w:numPr>
          <w:ilvl w:val="0"/>
          <w:numId w:val="1355"/>
        </w:numPr>
      </w:pPr>
      <w:r>
        <w:t xml:space="preserve">Is the title declarative, in other words, does it state the object/findings rather than suggest them?</w:t>
      </w:r>
    </w:p>
    <w:p>
      <w:pPr>
        <w:pStyle w:val="Compact"/>
        <w:numPr>
          <w:ilvl w:val="0"/>
          <w:numId w:val="1355"/>
        </w:numPr>
      </w:pPr>
      <w:r>
        <w:t xml:space="preserve">Is the word count of the manuscript close to the target journal’s allowance?</w:t>
      </w:r>
    </w:p>
    <w:p>
      <w:pPr>
        <w:pStyle w:val="Compact"/>
        <w:numPr>
          <w:ilvl w:val="0"/>
          <w:numId w:val="1355"/>
        </w:numPr>
      </w:pPr>
      <w:r>
        <w:t xml:space="preserve">Does the manuscript adhere to the formatting guide of the target journal?</w:t>
      </w:r>
    </w:p>
    <w:p>
      <w:pPr>
        <w:pStyle w:val="Compact"/>
        <w:numPr>
          <w:ilvl w:val="0"/>
          <w:numId w:val="1355"/>
        </w:numPr>
      </w:pPr>
      <w:r>
        <w:t xml:space="preserve">Does the manuscript use a consistent voice (passive or active – usually active is preferred … pun intended)?</w:t>
      </w:r>
    </w:p>
    <w:p>
      <w:pPr>
        <w:pStyle w:val="Compact"/>
        <w:numPr>
          <w:ilvl w:val="0"/>
          <w:numId w:val="1355"/>
        </w:numPr>
      </w:pPr>
      <w:r>
        <w:t xml:space="preserve">Is each figure and table (including supplementary material) referenced in the main text?</w:t>
      </w:r>
    </w:p>
    <w:p>
      <w:pPr>
        <w:pStyle w:val="Compact"/>
        <w:numPr>
          <w:ilvl w:val="0"/>
          <w:numId w:val="1355"/>
        </w:numPr>
      </w:pPr>
      <w:r>
        <w:t xml:space="preserve">Is there a caption for each figure and table (including supplementary material)?</w:t>
      </w:r>
    </w:p>
    <w:p>
      <w:pPr>
        <w:pStyle w:val="Compact"/>
        <w:numPr>
          <w:ilvl w:val="0"/>
          <w:numId w:val="1355"/>
        </w:numPr>
      </w:pPr>
      <w:r>
        <w:t xml:space="preserve">Are tables/figures and supplementary material numbered in accordance with their appearance in the main text?</w:t>
      </w:r>
    </w:p>
    <w:p>
      <w:pPr>
        <w:pStyle w:val="Compact"/>
        <w:numPr>
          <w:ilvl w:val="0"/>
          <w:numId w:val="1355"/>
        </w:numPr>
      </w:pPr>
      <w:r>
        <w:t xml:space="preserve">Does the text use past tense if it is reporting research findings or future tense if it is a study protocol?</w:t>
      </w:r>
    </w:p>
    <w:p>
      <w:pPr>
        <w:pStyle w:val="Compact"/>
        <w:numPr>
          <w:ilvl w:val="0"/>
          <w:numId w:val="135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5"/>
        </w:numPr>
      </w:pPr>
      <w:r>
        <w:t xml:space="preserve">Does the text use minimal abbreviations, and are all abbreviations defined at first use?</w:t>
      </w:r>
    </w:p>
    <w:p>
      <w:pPr>
        <w:pStyle w:val="Compact"/>
        <w:numPr>
          <w:ilvl w:val="0"/>
          <w:numId w:val="135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55">
        <w:r>
          <w:rPr>
            <w:rStyle w:val="Hyperlink"/>
          </w:rPr>
          <w:t xml:space="preserve">here</w:t>
        </w:r>
      </w:hyperlink>
      <w:r>
        <w:t xml:space="preserve">)</w:t>
      </w:r>
    </w:p>
    <w:p>
      <w:pPr>
        <w:pStyle w:val="Compact"/>
        <w:numPr>
          <w:ilvl w:val="0"/>
          <w:numId w:val="135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56"/>
    <w:bookmarkStart w:id="859" w:name="figure-checklist"/>
    <w:p>
      <w:pPr>
        <w:pStyle w:val="Heading2"/>
      </w:pPr>
      <w:r>
        <w:t xml:space="preserve">19.4 Figure checklist</w:t>
      </w:r>
    </w:p>
    <w:p>
      <w:pPr>
        <w:pStyle w:val="Compact"/>
        <w:numPr>
          <w:ilvl w:val="0"/>
          <w:numId w:val="1356"/>
        </w:numPr>
      </w:pPr>
      <w:r>
        <w:t xml:space="preserve">Are the x-axis and y-axis labeled?</w:t>
      </w:r>
    </w:p>
    <w:p>
      <w:pPr>
        <w:pStyle w:val="Compact"/>
        <w:numPr>
          <w:ilvl w:val="0"/>
          <w:numId w:val="1356"/>
        </w:numPr>
      </w:pPr>
      <w:r>
        <w:t xml:space="preserve">If the figure includes panels, is each panel labeled?</w:t>
      </w:r>
    </w:p>
    <w:p>
      <w:pPr>
        <w:pStyle w:val="Compact"/>
        <w:numPr>
          <w:ilvl w:val="0"/>
          <w:numId w:val="1356"/>
        </w:numPr>
      </w:pPr>
      <w:r>
        <w:t xml:space="preserve">Are there sufficient numerical / text labels and breaks on the x-axis and y-axis?</w:t>
      </w:r>
    </w:p>
    <w:p>
      <w:pPr>
        <w:pStyle w:val="Compact"/>
        <w:numPr>
          <w:ilvl w:val="0"/>
          <w:numId w:val="1356"/>
        </w:numPr>
      </w:pPr>
      <w:r>
        <w:t xml:space="preserve">Is the font size appropriate (i.e., large enough to read, not so large that it distracts from the data presented in the figure?)</w:t>
      </w:r>
    </w:p>
    <w:p>
      <w:pPr>
        <w:pStyle w:val="Compact"/>
        <w:numPr>
          <w:ilvl w:val="0"/>
          <w:numId w:val="1356"/>
        </w:numPr>
      </w:pPr>
      <w:r>
        <w:t xml:space="preserve">Are the colors used colorblind friendly? See a colorblind-friendly palette</w:t>
      </w:r>
      <w:r>
        <w:t xml:space="preserve"> </w:t>
      </w:r>
      <w:hyperlink r:id="rId857">
        <w:r>
          <w:rPr>
            <w:rStyle w:val="Hyperlink"/>
          </w:rPr>
          <w:t xml:space="preserve">here</w:t>
        </w:r>
      </w:hyperlink>
      <w:r>
        <w:t xml:space="preserve">, a neat palette generator with colorblind options</w:t>
      </w:r>
      <w:r>
        <w:t xml:space="preserve"> </w:t>
      </w:r>
      <w:hyperlink r:id="rId85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56"/>
        </w:numPr>
      </w:pPr>
      <w:r>
        <w:t xml:space="preserve">Are colors/shapes/line types defined in a legend?</w:t>
      </w:r>
    </w:p>
    <w:p>
      <w:pPr>
        <w:pStyle w:val="Compact"/>
        <w:numPr>
          <w:ilvl w:val="0"/>
          <w:numId w:val="1356"/>
        </w:numPr>
      </w:pPr>
      <w:r>
        <w:t xml:space="preserve">Are the legends and other labels easy to understand with minimal abbreviations?</w:t>
      </w:r>
    </w:p>
    <w:p>
      <w:pPr>
        <w:pStyle w:val="Compact"/>
        <w:numPr>
          <w:ilvl w:val="0"/>
          <w:numId w:val="1356"/>
        </w:numPr>
      </w:pPr>
      <w:r>
        <w:t xml:space="preserve">If there is overplotting, is transparency used to show overlapping data?</w:t>
      </w:r>
    </w:p>
    <w:p>
      <w:pPr>
        <w:pStyle w:val="Compact"/>
        <w:numPr>
          <w:ilvl w:val="0"/>
          <w:numId w:val="1356"/>
        </w:numPr>
      </w:pPr>
      <w:r>
        <w:t xml:space="preserve">Are 95% confidence intervals or other measures of precision shown, if applicable?</w:t>
      </w:r>
    </w:p>
    <w:p>
      <w:r>
        <w:br w:type="page"/>
      </w:r>
    </w:p>
    <w:bookmarkEnd w:id="859"/>
    <w:bookmarkEnd w:id="860"/>
    <w:bookmarkStart w:id="903" w:name="resources-2"/>
    <w:p>
      <w:pPr>
        <w:pStyle w:val="Heading1"/>
      </w:pPr>
      <w:r>
        <w:t xml:space="preserve">20. Resources</w:t>
      </w:r>
    </w:p>
    <w:bookmarkStart w:id="877" w:name="resources-for-r"/>
    <w:p>
      <w:pPr>
        <w:pStyle w:val="Heading2"/>
      </w:pPr>
      <w:r>
        <w:t xml:space="preserve">20.1 Resources for R</w:t>
      </w:r>
    </w:p>
    <w:bookmarkStart w:id="863" w:name="books-and-comprehensive-guides"/>
    <w:p>
      <w:pPr>
        <w:pStyle w:val="Heading3"/>
      </w:pPr>
      <w:r>
        <w:t xml:space="preserve">20.1.1 Books and Comprehensive Guides</w:t>
      </w:r>
    </w:p>
    <w:p>
      <w:pPr>
        <w:pStyle w:val="Compact"/>
        <w:numPr>
          <w:ilvl w:val="0"/>
          <w:numId w:val="135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5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57"/>
        </w:numPr>
      </w:pPr>
      <w:hyperlink r:id="rId861">
        <w:r>
          <w:rPr>
            <w:rStyle w:val="Hyperlink"/>
          </w:rPr>
          <w:t xml:space="preserve">Awesome R Package Development Tools</w:t>
        </w:r>
      </w:hyperlink>
      <w:r>
        <w:t xml:space="preserve"> </w:t>
      </w:r>
      <w:r>
        <w:t xml:space="preserve">- curated list of tools for R package development</w:t>
      </w:r>
    </w:p>
    <w:p>
      <w:pPr>
        <w:pStyle w:val="Compact"/>
        <w:numPr>
          <w:ilvl w:val="0"/>
          <w:numId w:val="135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5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5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5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57"/>
        </w:numPr>
      </w:pPr>
      <w:hyperlink r:id="rId862">
        <w:r>
          <w:rPr>
            <w:rStyle w:val="Hyperlink"/>
          </w:rPr>
          <w:t xml:space="preserve">DataCamp</w:t>
        </w:r>
      </w:hyperlink>
      <w:r>
        <w:t xml:space="preserve"> </w:t>
      </w:r>
      <w:r>
        <w:t xml:space="preserve">- email Kristen for access</w:t>
      </w:r>
    </w:p>
    <w:bookmarkEnd w:id="863"/>
    <w:bookmarkStart w:id="868" w:name="uc-davis-datalab-workshops-and-tutorials"/>
    <w:p>
      <w:pPr>
        <w:pStyle w:val="Heading3"/>
      </w:pPr>
      <w:r>
        <w:t xml:space="preserve">20.1.2 UC Davis DataLab Workshops and Tutorials</w:t>
      </w:r>
    </w:p>
    <w:p>
      <w:pPr>
        <w:pStyle w:val="FirstParagraph"/>
      </w:pPr>
      <w:r>
        <w:t xml:space="preserve">The</w:t>
      </w:r>
      <w:r>
        <w:t xml:space="preserve"> </w:t>
      </w:r>
      <w:hyperlink r:id="rId613">
        <w:r>
          <w:rPr>
            <w:rStyle w:val="Hyperlink"/>
          </w:rPr>
          <w:t xml:space="preserve">UC Davis DataLab</w:t>
        </w:r>
      </w:hyperlink>
      <w:r>
        <w:t xml:space="preserve"> </w:t>
      </w:r>
      <w:r>
        <w:t xml:space="preserve">provides extensive workshops and learning materials for data science:</w:t>
      </w:r>
    </w:p>
    <w:p>
      <w:pPr>
        <w:pStyle w:val="Compact"/>
        <w:numPr>
          <w:ilvl w:val="0"/>
          <w:numId w:val="1358"/>
        </w:numPr>
      </w:pPr>
      <w:hyperlink r:id="rId864">
        <w:r>
          <w:rPr>
            <w:rStyle w:val="Hyperlink"/>
          </w:rPr>
          <w:t xml:space="preserve">Workshop Index</w:t>
        </w:r>
      </w:hyperlink>
      <w:r>
        <w:t xml:space="preserve"> </w:t>
      </w:r>
      <w:r>
        <w:t xml:space="preserve">- comprehensive catalog of all DataLab workshops</w:t>
      </w:r>
    </w:p>
    <w:p>
      <w:pPr>
        <w:pStyle w:val="Compact"/>
        <w:numPr>
          <w:ilvl w:val="0"/>
          <w:numId w:val="1358"/>
        </w:numPr>
      </w:pPr>
      <w:hyperlink r:id="rId865">
        <w:r>
          <w:rPr>
            <w:rStyle w:val="Hyperlink"/>
          </w:rPr>
          <w:t xml:space="preserve">R Basics Workshop</w:t>
        </w:r>
      </w:hyperlink>
      <w:r>
        <w:t xml:space="preserve"> </w:t>
      </w:r>
      <w:r>
        <w:t xml:space="preserve">- foundational R programming for beginners</w:t>
      </w:r>
    </w:p>
    <w:p>
      <w:pPr>
        <w:pStyle w:val="Compact"/>
        <w:numPr>
          <w:ilvl w:val="0"/>
          <w:numId w:val="1358"/>
        </w:numPr>
      </w:pPr>
      <w:hyperlink r:id="rId866">
        <w:r>
          <w:rPr>
            <w:rStyle w:val="Hyperlink"/>
          </w:rPr>
          <w:t xml:space="preserve">Research Toolkits</w:t>
        </w:r>
      </w:hyperlink>
      <w:r>
        <w:t xml:space="preserve"> </w:t>
      </w:r>
      <w:r>
        <w:t xml:space="preserve">- in-depth guides for research tools and methods</w:t>
      </w:r>
    </w:p>
    <w:p>
      <w:pPr>
        <w:pStyle w:val="Compact"/>
        <w:numPr>
          <w:ilvl w:val="0"/>
          <w:numId w:val="1358"/>
        </w:numPr>
      </w:pPr>
      <w:hyperlink r:id="rId867">
        <w:r>
          <w:rPr>
            <w:rStyle w:val="Hyperlink"/>
          </w:rPr>
          <w:t xml:space="preserve">Install Guides</w:t>
        </w:r>
      </w:hyperlink>
      <w:r>
        <w:t xml:space="preserve"> </w:t>
      </w:r>
      <w:r>
        <w:t xml:space="preserve">- setup instructions for data science software</w:t>
      </w:r>
    </w:p>
    <w:bookmarkEnd w:id="868"/>
    <w:bookmarkStart w:id="873" w:name="cheat-sheets"/>
    <w:p>
      <w:pPr>
        <w:pStyle w:val="Heading3"/>
      </w:pPr>
      <w:r>
        <w:t xml:space="preserve">20.1.3 Cheat Sheets</w:t>
      </w:r>
    </w:p>
    <w:p>
      <w:pPr>
        <w:pStyle w:val="Compact"/>
        <w:numPr>
          <w:ilvl w:val="0"/>
          <w:numId w:val="1359"/>
        </w:numPr>
      </w:pPr>
      <w:hyperlink r:id="rId869">
        <w:r>
          <w:rPr>
            <w:rStyle w:val="Hyperlink"/>
          </w:rPr>
          <w:t xml:space="preserve">dplyr and tidyr cheat sheet</w:t>
        </w:r>
      </w:hyperlink>
    </w:p>
    <w:p>
      <w:pPr>
        <w:pStyle w:val="Compact"/>
        <w:numPr>
          <w:ilvl w:val="0"/>
          <w:numId w:val="1359"/>
        </w:numPr>
      </w:pPr>
      <w:hyperlink r:id="rId870">
        <w:r>
          <w:rPr>
            <w:rStyle w:val="Hyperlink"/>
          </w:rPr>
          <w:t xml:space="preserve">ggplot cheat sheet</w:t>
        </w:r>
      </w:hyperlink>
    </w:p>
    <w:p>
      <w:pPr>
        <w:pStyle w:val="Compact"/>
        <w:numPr>
          <w:ilvl w:val="0"/>
          <w:numId w:val="1359"/>
        </w:numPr>
      </w:pPr>
      <w:hyperlink r:id="rId871">
        <w:r>
          <w:rPr>
            <w:rStyle w:val="Hyperlink"/>
          </w:rPr>
          <w:t xml:space="preserve">data table cheat sheet</w:t>
        </w:r>
      </w:hyperlink>
    </w:p>
    <w:p>
      <w:pPr>
        <w:pStyle w:val="Compact"/>
        <w:numPr>
          <w:ilvl w:val="0"/>
          <w:numId w:val="1359"/>
        </w:numPr>
      </w:pPr>
      <w:hyperlink r:id="rId872">
        <w:r>
          <w:rPr>
            <w:rStyle w:val="Hyperlink"/>
          </w:rPr>
          <w:t xml:space="preserve">RMarkdown cheat sheet</w:t>
        </w:r>
      </w:hyperlink>
    </w:p>
    <w:bookmarkEnd w:id="873"/>
    <w:bookmarkStart w:id="875" w:name="style-and-best-practices"/>
    <w:p>
      <w:pPr>
        <w:pStyle w:val="Heading3"/>
      </w:pPr>
      <w:r>
        <w:t xml:space="preserve">20.1.4 Style and Best Practices</w:t>
      </w:r>
    </w:p>
    <w:p>
      <w:pPr>
        <w:pStyle w:val="Compact"/>
        <w:numPr>
          <w:ilvl w:val="0"/>
          <w:numId w:val="1360"/>
        </w:numPr>
      </w:pPr>
      <w:hyperlink r:id="rId874">
        <w:r>
          <w:rPr>
            <w:rStyle w:val="Hyperlink"/>
          </w:rPr>
          <w:t xml:space="preserve">Hadley Wickham’s R Style Guide</w:t>
        </w:r>
      </w:hyperlink>
    </w:p>
    <w:bookmarkEnd w:id="875"/>
    <w:bookmarkStart w:id="876" w:name="tidy-evaluation-resources"/>
    <w:p>
      <w:pPr>
        <w:pStyle w:val="Heading3"/>
      </w:pPr>
      <w:r>
        <w:t xml:space="preserve">20.1.5 Tidy Evaluation Resources</w:t>
      </w:r>
    </w:p>
    <w:p>
      <w:pPr>
        <w:pStyle w:val="Compact"/>
        <w:numPr>
          <w:ilvl w:val="0"/>
          <w:numId w:val="1361"/>
        </w:numPr>
      </w:pPr>
      <w:hyperlink r:id="rId237">
        <w:r>
          <w:rPr>
            <w:rStyle w:val="Hyperlink"/>
          </w:rPr>
          <w:t xml:space="preserve">Tidy Eval in 5 Minutes</w:t>
        </w:r>
      </w:hyperlink>
      <w:r>
        <w:t xml:space="preserve"> </w:t>
      </w:r>
      <w:r>
        <w:t xml:space="preserve">(video)</w:t>
      </w:r>
    </w:p>
    <w:p>
      <w:pPr>
        <w:pStyle w:val="Compact"/>
        <w:numPr>
          <w:ilvl w:val="0"/>
          <w:numId w:val="1361"/>
        </w:numPr>
      </w:pPr>
      <w:hyperlink r:id="rId235">
        <w:r>
          <w:rPr>
            <w:rStyle w:val="Hyperlink"/>
          </w:rPr>
          <w:t xml:space="preserve">Tidy Evaluation</w:t>
        </w:r>
      </w:hyperlink>
      <w:r>
        <w:t xml:space="preserve"> </w:t>
      </w:r>
      <w:r>
        <w:t xml:space="preserve">(e-book)</w:t>
      </w:r>
    </w:p>
    <w:p>
      <w:pPr>
        <w:pStyle w:val="Compact"/>
        <w:numPr>
          <w:ilvl w:val="0"/>
          <w:numId w:val="1361"/>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1"/>
        </w:numPr>
      </w:pPr>
      <w:hyperlink r:id="rId240">
        <w:r>
          <w:rPr>
            <w:rStyle w:val="Hyperlink"/>
          </w:rPr>
          <w:t xml:space="preserve">Standard Evaluation for *_join</w:t>
        </w:r>
      </w:hyperlink>
      <w:r>
        <w:t xml:space="preserve"> </w:t>
      </w:r>
      <w:r>
        <w:t xml:space="preserve">(stackoverflow)</w:t>
      </w:r>
    </w:p>
    <w:p>
      <w:pPr>
        <w:pStyle w:val="Compact"/>
        <w:numPr>
          <w:ilvl w:val="0"/>
          <w:numId w:val="1361"/>
        </w:numPr>
      </w:pPr>
      <w:hyperlink r:id="rId235">
        <w:r>
          <w:rPr>
            <w:rStyle w:val="Hyperlink"/>
          </w:rPr>
          <w:t xml:space="preserve">Programming with dplyr</w:t>
        </w:r>
      </w:hyperlink>
      <w:r>
        <w:t xml:space="preserve"> </w:t>
      </w:r>
      <w:r>
        <w:t xml:space="preserve">(package vignette)</w:t>
      </w:r>
    </w:p>
    <w:bookmarkEnd w:id="876"/>
    <w:bookmarkEnd w:id="877"/>
    <w:bookmarkStart w:id="879" w:name="resources-for-git-github"/>
    <w:p>
      <w:pPr>
        <w:pStyle w:val="Heading2"/>
      </w:pPr>
      <w:r>
        <w:t xml:space="preserve">20.2 Resources for Git &amp; Github</w:t>
      </w:r>
    </w:p>
    <w:p>
      <w:pPr>
        <w:pStyle w:val="Compact"/>
        <w:numPr>
          <w:ilvl w:val="0"/>
          <w:numId w:val="13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62"/>
        </w:numPr>
      </w:pPr>
      <w:hyperlink r:id="rId878">
        <w:r>
          <w:rPr>
            <w:rStyle w:val="Hyperlink"/>
          </w:rPr>
          <w:t xml:space="preserve">GitHub Skills: Introduction to GitHub</w:t>
        </w:r>
      </w:hyperlink>
    </w:p>
    <w:p>
      <w:pPr>
        <w:pStyle w:val="Compact"/>
        <w:numPr>
          <w:ilvl w:val="0"/>
          <w:numId w:val="1362"/>
        </w:numPr>
      </w:pPr>
      <w:hyperlink r:id="rId450">
        <w:r>
          <w:rPr>
            <w:rStyle w:val="Hyperlink"/>
          </w:rPr>
          <w:t xml:space="preserve">UC Davis DataLab Git Sandbox</w:t>
        </w:r>
      </w:hyperlink>
      <w:r>
        <w:t xml:space="preserve"> </w:t>
      </w:r>
      <w:r>
        <w:t xml:space="preserve">- hands-on Git practice repository</w:t>
      </w:r>
    </w:p>
    <w:bookmarkEnd w:id="879"/>
    <w:bookmarkStart w:id="882" w:name="resources-for-python"/>
    <w:p>
      <w:pPr>
        <w:pStyle w:val="Heading2"/>
      </w:pPr>
      <w:r>
        <w:t xml:space="preserve">20.3 Resources for Python</w:t>
      </w:r>
    </w:p>
    <w:p>
      <w:pPr>
        <w:pStyle w:val="Compact"/>
        <w:numPr>
          <w:ilvl w:val="0"/>
          <w:numId w:val="1363"/>
        </w:numPr>
      </w:pPr>
      <w:hyperlink r:id="rId880">
        <w:r>
          <w:rPr>
            <w:rStyle w:val="Hyperlink"/>
          </w:rPr>
          <w:t xml:space="preserve">UC Davis DataLab Python Basics Workshop</w:t>
        </w:r>
      </w:hyperlink>
      <w:r>
        <w:t xml:space="preserve"> </w:t>
      </w:r>
      <w:r>
        <w:t xml:space="preserve">- foundational Python programming</w:t>
      </w:r>
    </w:p>
    <w:p>
      <w:pPr>
        <w:pStyle w:val="Compact"/>
        <w:numPr>
          <w:ilvl w:val="0"/>
          <w:numId w:val="1363"/>
        </w:numPr>
      </w:pPr>
      <w:hyperlink r:id="rId881">
        <w:r>
          <w:rPr>
            <w:rStyle w:val="Hyperlink"/>
          </w:rPr>
          <w:t xml:space="preserve">Natural Language Processing with Python</w:t>
        </w:r>
      </w:hyperlink>
      <w:r>
        <w:t xml:space="preserve"> </w:t>
      </w:r>
      <w:r>
        <w:t xml:space="preserve">- text analysis and NLP techniques</w:t>
      </w:r>
    </w:p>
    <w:bookmarkEnd w:id="882"/>
    <w:bookmarkStart w:id="884" w:name="resources-for-julia"/>
    <w:p>
      <w:pPr>
        <w:pStyle w:val="Heading2"/>
      </w:pPr>
      <w:r>
        <w:t xml:space="preserve">20.4 Resources for Julia</w:t>
      </w:r>
    </w:p>
    <w:p>
      <w:pPr>
        <w:pStyle w:val="Compact"/>
        <w:numPr>
          <w:ilvl w:val="0"/>
          <w:numId w:val="1364"/>
        </w:numPr>
      </w:pPr>
      <w:hyperlink r:id="rId883">
        <w:r>
          <w:rPr>
            <w:rStyle w:val="Hyperlink"/>
          </w:rPr>
          <w:t xml:space="preserve">UC Davis Julia Users Group Julia Basics Workshop</w:t>
        </w:r>
      </w:hyperlink>
      <w:r>
        <w:t xml:space="preserve"> </w:t>
      </w:r>
      <w:r>
        <w:t xml:space="preserve">- foundational Julia programming</w:t>
      </w:r>
    </w:p>
    <w:bookmarkEnd w:id="884"/>
    <w:bookmarkStart w:id="885" w:name="scientific-figures"/>
    <w:p>
      <w:pPr>
        <w:pStyle w:val="Heading2"/>
      </w:pPr>
      <w:r>
        <w:t xml:space="preserve">20.5 Scientific figures</w:t>
      </w:r>
    </w:p>
    <w:p>
      <w:pPr>
        <w:pStyle w:val="Compact"/>
        <w:numPr>
          <w:ilvl w:val="0"/>
          <w:numId w:val="1365"/>
        </w:numPr>
      </w:pPr>
      <w:r>
        <w:t xml:space="preserve">Ten Simple Rules for Better Figures</w:t>
      </w:r>
      <w:r>
        <w:t xml:space="preserve"> </w:t>
      </w:r>
      <w:r>
        <w:t xml:space="preserve">(Rougier et al. 2014)</w:t>
      </w:r>
    </w:p>
    <w:bookmarkEnd w:id="885"/>
    <w:bookmarkStart w:id="889" w:name="writing"/>
    <w:p>
      <w:pPr>
        <w:pStyle w:val="Heading2"/>
      </w:pPr>
      <w:r>
        <w:t xml:space="preserve">20.6 Writing</w:t>
      </w:r>
    </w:p>
    <w:p>
      <w:pPr>
        <w:pStyle w:val="Compact"/>
        <w:numPr>
          <w:ilvl w:val="0"/>
          <w:numId w:val="1366"/>
        </w:numPr>
      </w:pPr>
      <w:r>
        <w:t xml:space="preserve">Unpacking the Scientific Toolbox</w:t>
      </w:r>
      <w:r>
        <w:t xml:space="preserve"> </w:t>
      </w:r>
      <w:r>
        <w:t xml:space="preserve">(Silbiger and Stubler 2019)</w:t>
      </w:r>
    </w:p>
    <w:p>
      <w:pPr>
        <w:pStyle w:val="Compact"/>
        <w:numPr>
          <w:ilvl w:val="0"/>
          <w:numId w:val="1366"/>
        </w:numPr>
      </w:pPr>
      <w:r>
        <w:t xml:space="preserve">ICMJE Definition of authorship</w:t>
      </w:r>
      <w:r>
        <w:t xml:space="preserve"> </w:t>
      </w:r>
      <w:r>
        <w:t xml:space="preserve">(International Committee of Medical Journal Editors, n.d.)</w:t>
      </w:r>
    </w:p>
    <w:p>
      <w:pPr>
        <w:pStyle w:val="Compact"/>
        <w:numPr>
          <w:ilvl w:val="0"/>
          <w:numId w:val="1366"/>
        </w:numPr>
      </w:pPr>
      <w:r>
        <w:t xml:space="preserve">Computational science: …why scientific programming does not compute</w:t>
      </w:r>
      <w:r>
        <w:t xml:space="preserve"> </w:t>
      </w:r>
      <w:r>
        <w:t xml:space="preserve">(Merali and Giles 2010)</w:t>
      </w:r>
    </w:p>
    <w:p>
      <w:pPr>
        <w:pStyle w:val="Compact"/>
        <w:numPr>
          <w:ilvl w:val="0"/>
          <w:numId w:val="1366"/>
        </w:numPr>
      </w:pPr>
      <w:hyperlink r:id="rId886">
        <w:r>
          <w:rPr>
            <w:rStyle w:val="Hyperlink"/>
          </w:rPr>
          <w:t xml:space="preserve">The Pathway to Publishing: A Guide to Quantitative Writing in the Health Sciences</w:t>
        </w:r>
      </w:hyperlink>
    </w:p>
    <w:p>
      <w:pPr>
        <w:pStyle w:val="Compact"/>
        <w:numPr>
          <w:ilvl w:val="0"/>
          <w:numId w:val="1366"/>
        </w:numPr>
      </w:pPr>
      <w:hyperlink r:id="rId88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66"/>
        </w:numPr>
      </w:pPr>
      <w:hyperlink r:id="rId888">
        <w:r>
          <w:rPr>
            <w:rStyle w:val="Hyperlink"/>
          </w:rPr>
          <w:t xml:space="preserve">Secret, actionable writing tips</w:t>
        </w:r>
      </w:hyperlink>
    </w:p>
    <w:bookmarkEnd w:id="889"/>
    <w:bookmarkStart w:id="893" w:name="presentations"/>
    <w:p>
      <w:pPr>
        <w:pStyle w:val="Heading2"/>
      </w:pPr>
      <w:r>
        <w:t xml:space="preserve">20.7 Presentations</w:t>
      </w:r>
    </w:p>
    <w:p>
      <w:pPr>
        <w:pStyle w:val="Compact"/>
        <w:numPr>
          <w:ilvl w:val="0"/>
          <w:numId w:val="1367"/>
        </w:numPr>
      </w:pPr>
      <w:r>
        <w:t xml:space="preserve">How to tell a compelling story in scientific presentations</w:t>
      </w:r>
      <w:r>
        <w:t xml:space="preserve"> </w:t>
      </w:r>
      <w:r>
        <w:t xml:space="preserve">(Van Noorden 2021)</w:t>
      </w:r>
    </w:p>
    <w:p>
      <w:pPr>
        <w:pStyle w:val="Compact"/>
        <w:numPr>
          <w:ilvl w:val="0"/>
          <w:numId w:val="1367"/>
        </w:numPr>
      </w:pPr>
      <w:hyperlink r:id="rId890">
        <w:r>
          <w:rPr>
            <w:rStyle w:val="Hyperlink"/>
          </w:rPr>
          <w:t xml:space="preserve">How to give a killer narratively-driven scientific talk</w:t>
        </w:r>
      </w:hyperlink>
    </w:p>
    <w:p>
      <w:pPr>
        <w:pStyle w:val="Compact"/>
        <w:numPr>
          <w:ilvl w:val="0"/>
          <w:numId w:val="1367"/>
        </w:numPr>
      </w:pPr>
      <w:hyperlink r:id="rId891">
        <w:r>
          <w:rPr>
            <w:rStyle w:val="Hyperlink"/>
          </w:rPr>
          <w:t xml:space="preserve">How to make a better poster</w:t>
        </w:r>
      </w:hyperlink>
    </w:p>
    <w:p>
      <w:pPr>
        <w:pStyle w:val="Compact"/>
        <w:numPr>
          <w:ilvl w:val="0"/>
          <w:numId w:val="1367"/>
        </w:numPr>
      </w:pPr>
      <w:hyperlink r:id="rId892">
        <w:r>
          <w:rPr>
            <w:rStyle w:val="Hyperlink"/>
          </w:rPr>
          <w:t xml:space="preserve">How to make an even better poster</w:t>
        </w:r>
      </w:hyperlink>
    </w:p>
    <w:bookmarkEnd w:id="893"/>
    <w:bookmarkStart w:id="896" w:name="professional-advice"/>
    <w:p>
      <w:pPr>
        <w:pStyle w:val="Heading2"/>
      </w:pPr>
      <w:r>
        <w:t xml:space="preserve">20.8 Professional advice</w:t>
      </w:r>
    </w:p>
    <w:p>
      <w:pPr>
        <w:pStyle w:val="Compact"/>
        <w:numPr>
          <w:ilvl w:val="0"/>
          <w:numId w:val="1368"/>
        </w:numPr>
      </w:pPr>
      <w:hyperlink r:id="rId894">
        <w:r>
          <w:rPr>
            <w:rStyle w:val="Hyperlink"/>
          </w:rPr>
          <w:t xml:space="preserve">Professional advice, especially for your first job</w:t>
        </w:r>
      </w:hyperlink>
    </w:p>
    <w:p>
      <w:pPr>
        <w:pStyle w:val="Compact"/>
        <w:numPr>
          <w:ilvl w:val="0"/>
          <w:numId w:val="1368"/>
        </w:numPr>
      </w:pPr>
      <w:hyperlink r:id="rId895">
        <w:r>
          <w:rPr>
            <w:rStyle w:val="Hyperlink"/>
          </w:rPr>
          <w:t xml:space="preserve">Team Public Health Substack</w:t>
        </w:r>
      </w:hyperlink>
    </w:p>
    <w:bookmarkEnd w:id="896"/>
    <w:bookmarkStart w:id="899" w:name="funding"/>
    <w:p>
      <w:pPr>
        <w:pStyle w:val="Heading2"/>
      </w:pPr>
      <w:r>
        <w:t xml:space="preserve">20.9 Funding</w:t>
      </w:r>
    </w:p>
    <w:p>
      <w:pPr>
        <w:pStyle w:val="Compact"/>
        <w:numPr>
          <w:ilvl w:val="0"/>
          <w:numId w:val="1369"/>
        </w:numPr>
      </w:pPr>
      <w:hyperlink r:id="rId897">
        <w:r>
          <w:rPr>
            <w:rStyle w:val="Hyperlink"/>
          </w:rPr>
          <w:t xml:space="preserve">Building Your Funding Train</w:t>
        </w:r>
      </w:hyperlink>
    </w:p>
    <w:p>
      <w:pPr>
        <w:pStyle w:val="Compact"/>
        <w:numPr>
          <w:ilvl w:val="0"/>
          <w:numId w:val="1369"/>
        </w:numPr>
      </w:pPr>
      <w:hyperlink r:id="rId898">
        <w:r>
          <w:rPr>
            <w:rStyle w:val="Hyperlink"/>
          </w:rPr>
          <w:t xml:space="preserve">NIH Grant Writing Resources</w:t>
        </w:r>
      </w:hyperlink>
    </w:p>
    <w:bookmarkEnd w:id="899"/>
    <w:bookmarkStart w:id="902" w:name="ethics-and-global-health-research"/>
    <w:p>
      <w:pPr>
        <w:pStyle w:val="Heading2"/>
      </w:pPr>
      <w:r>
        <w:t xml:space="preserve">20.10 Ethics and global health research</w:t>
      </w:r>
    </w:p>
    <w:p>
      <w:pPr>
        <w:pStyle w:val="Compact"/>
        <w:numPr>
          <w:ilvl w:val="0"/>
          <w:numId w:val="1370"/>
        </w:numPr>
      </w:pPr>
      <w:hyperlink r:id="rId900">
        <w:r>
          <w:rPr>
            <w:rStyle w:val="Hyperlink"/>
          </w:rPr>
          <w:t xml:space="preserve">Global Code of Conduct For Research in Resource-Poor Settings</w:t>
        </w:r>
      </w:hyperlink>
    </w:p>
    <w:p>
      <w:pPr>
        <w:pStyle w:val="Compact"/>
        <w:numPr>
          <w:ilvl w:val="0"/>
          <w:numId w:val="137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70"/>
        </w:numPr>
      </w:pPr>
      <w:hyperlink r:id="rId901">
        <w:r>
          <w:rPr>
            <w:rStyle w:val="Hyperlink"/>
          </w:rPr>
          <w:t xml:space="preserve">Transforming Global Health Partnerships</w:t>
        </w:r>
      </w:hyperlink>
    </w:p>
    <w:p>
      <w:r>
        <w:br w:type="page"/>
      </w:r>
    </w:p>
    <w:bookmarkEnd w:id="902"/>
    <w:bookmarkEnd w:id="903"/>
    <w:bookmarkStart w:id="930" w:name="professional-development"/>
    <w:p>
      <w:pPr>
        <w:pStyle w:val="Heading1"/>
      </w:pPr>
      <w:r>
        <w:t xml:space="preserve">21. Professional Development</w:t>
      </w:r>
    </w:p>
    <w:bookmarkStart w:id="90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1"/>
        </w:numPr>
      </w:pPr>
      <w:r>
        <w:t xml:space="preserve">Regular, open communication between mentees and mentors</w:t>
      </w:r>
    </w:p>
    <w:p>
      <w:pPr>
        <w:pStyle w:val="Compact"/>
        <w:numPr>
          <w:ilvl w:val="0"/>
          <w:numId w:val="1371"/>
        </w:numPr>
      </w:pPr>
      <w:r>
        <w:t xml:space="preserve">Mutual respect and trust</w:t>
      </w:r>
    </w:p>
    <w:p>
      <w:pPr>
        <w:pStyle w:val="Compact"/>
        <w:numPr>
          <w:ilvl w:val="0"/>
          <w:numId w:val="1371"/>
        </w:numPr>
      </w:pPr>
      <w:r>
        <w:t xml:space="preserve">Clear expectations and goals</w:t>
      </w:r>
    </w:p>
    <w:p>
      <w:pPr>
        <w:pStyle w:val="Compact"/>
        <w:numPr>
          <w:ilvl w:val="0"/>
          <w:numId w:val="1371"/>
        </w:numPr>
      </w:pPr>
      <w:r>
        <w:t xml:space="preserve">Constructive feedback</w:t>
      </w:r>
    </w:p>
    <w:p>
      <w:pPr>
        <w:pStyle w:val="Compact"/>
        <w:numPr>
          <w:ilvl w:val="0"/>
          <w:numId w:val="1371"/>
        </w:numPr>
      </w:pPr>
      <w:r>
        <w:t xml:space="preserve">Support for both research and career development</w:t>
      </w:r>
    </w:p>
    <w:bookmarkEnd w:id="904"/>
    <w:bookmarkStart w:id="90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72"/>
        </w:numPr>
      </w:pPr>
      <w:r>
        <w:t xml:space="preserve">Short-term and long-term career goals</w:t>
      </w:r>
    </w:p>
    <w:p>
      <w:pPr>
        <w:pStyle w:val="Compact"/>
        <w:numPr>
          <w:ilvl w:val="0"/>
          <w:numId w:val="1372"/>
        </w:numPr>
      </w:pPr>
      <w:r>
        <w:t xml:space="preserve">Skills to develop</w:t>
      </w:r>
    </w:p>
    <w:p>
      <w:pPr>
        <w:pStyle w:val="Compact"/>
        <w:numPr>
          <w:ilvl w:val="0"/>
          <w:numId w:val="1372"/>
        </w:numPr>
      </w:pPr>
      <w:r>
        <w:t xml:space="preserve">Training needs and opportunities</w:t>
      </w:r>
    </w:p>
    <w:p>
      <w:pPr>
        <w:pStyle w:val="Compact"/>
        <w:numPr>
          <w:ilvl w:val="0"/>
          <w:numId w:val="1372"/>
        </w:numPr>
      </w:pPr>
      <w:r>
        <w:t xml:space="preserve">Timeline and milestones</w:t>
      </w:r>
    </w:p>
    <w:p>
      <w:pPr>
        <w:pStyle w:val="Compact"/>
        <w:numPr>
          <w:ilvl w:val="0"/>
          <w:numId w:val="1372"/>
        </w:numPr>
      </w:pPr>
      <w:r>
        <w:t xml:space="preserve">Progress toward goals</w:t>
      </w:r>
    </w:p>
    <w:p>
      <w:pPr>
        <w:pStyle w:val="FirstParagraph"/>
      </w:pPr>
      <w:r>
        <w:t xml:space="preserve">Update your IDP at least annually and discuss it with your PI. Useful resources:</w:t>
      </w:r>
    </w:p>
    <w:p>
      <w:pPr>
        <w:pStyle w:val="Compact"/>
        <w:numPr>
          <w:ilvl w:val="0"/>
          <w:numId w:val="1373"/>
        </w:numPr>
      </w:pPr>
      <w:hyperlink r:id="rId905">
        <w:r>
          <w:rPr>
            <w:rStyle w:val="Hyperlink"/>
          </w:rPr>
          <w:t xml:space="preserve">myIDP - Individual Development Plan tool</w:t>
        </w:r>
      </w:hyperlink>
    </w:p>
    <w:p>
      <w:pPr>
        <w:pStyle w:val="Compact"/>
        <w:numPr>
          <w:ilvl w:val="0"/>
          <w:numId w:val="1373"/>
        </w:numPr>
      </w:pPr>
      <w:hyperlink r:id="rId906">
        <w:r>
          <w:rPr>
            <w:rStyle w:val="Hyperlink"/>
          </w:rPr>
          <w:t xml:space="preserve">NIH OITE Career Resources</w:t>
        </w:r>
      </w:hyperlink>
    </w:p>
    <w:bookmarkEnd w:id="907"/>
    <w:bookmarkStart w:id="91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74"/>
        </w:numPr>
      </w:pPr>
      <w:r>
        <w:t xml:space="preserve">Discuss conference opportunities with PIs early</w:t>
      </w:r>
    </w:p>
    <w:p>
      <w:pPr>
        <w:pStyle w:val="Compact"/>
        <w:numPr>
          <w:ilvl w:val="0"/>
          <w:numId w:val="1374"/>
        </w:numPr>
      </w:pPr>
      <w:r>
        <w:t xml:space="preserve">Submit abstracts with PI approval</w:t>
      </w:r>
    </w:p>
    <w:p>
      <w:pPr>
        <w:pStyle w:val="Compact"/>
        <w:numPr>
          <w:ilvl w:val="0"/>
          <w:numId w:val="1374"/>
        </w:numPr>
      </w:pPr>
      <w:r>
        <w:t xml:space="preserve">Practice presentations in lab meeting before the conference</w:t>
      </w:r>
    </w:p>
    <w:p>
      <w:pPr>
        <w:pStyle w:val="Compact"/>
        <w:numPr>
          <w:ilvl w:val="0"/>
          <w:numId w:val="137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75"/>
        </w:numPr>
      </w:pPr>
      <w:hyperlink r:id="rId908">
        <w:r>
          <w:rPr>
            <w:rStyle w:val="Hyperlink"/>
          </w:rPr>
          <w:t xml:space="preserve">How to tell a compelling story in scientific presentations</w:t>
        </w:r>
      </w:hyperlink>
    </w:p>
    <w:p>
      <w:pPr>
        <w:pStyle w:val="Compact"/>
        <w:numPr>
          <w:ilvl w:val="0"/>
          <w:numId w:val="1375"/>
        </w:numPr>
      </w:pPr>
      <w:hyperlink r:id="rId890">
        <w:r>
          <w:rPr>
            <w:rStyle w:val="Hyperlink"/>
          </w:rPr>
          <w:t xml:space="preserve">How to give a killer narratively-driven scientific talk</w:t>
        </w:r>
      </w:hyperlink>
    </w:p>
    <w:p>
      <w:pPr>
        <w:pStyle w:val="Compact"/>
        <w:numPr>
          <w:ilvl w:val="0"/>
          <w:numId w:val="1375"/>
        </w:numPr>
      </w:pPr>
      <w:hyperlink r:id="rId909">
        <w:r>
          <w:rPr>
            <w:rStyle w:val="Hyperlink"/>
          </w:rPr>
          <w:t xml:space="preserve">How to make a better poster</w:t>
        </w:r>
      </w:hyperlink>
    </w:p>
    <w:p>
      <w:pPr>
        <w:pStyle w:val="Compact"/>
        <w:numPr>
          <w:ilvl w:val="0"/>
          <w:numId w:val="1375"/>
        </w:numPr>
      </w:pPr>
      <w:hyperlink r:id="rId892">
        <w:r>
          <w:rPr>
            <w:rStyle w:val="Hyperlink"/>
          </w:rPr>
          <w:t xml:space="preserve">How to make an even better poster</w:t>
        </w:r>
      </w:hyperlink>
    </w:p>
    <w:bookmarkEnd w:id="910"/>
    <w:bookmarkStart w:id="91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76"/>
        </w:numPr>
      </w:pPr>
      <w:r>
        <w:t xml:space="preserve">Label x-axis and y-axis clearly</w:t>
      </w:r>
    </w:p>
    <w:p>
      <w:pPr>
        <w:pStyle w:val="Compact"/>
        <w:numPr>
          <w:ilvl w:val="0"/>
          <w:numId w:val="1376"/>
        </w:numPr>
      </w:pPr>
      <w:r>
        <w:t xml:space="preserve">Use panel labels when including multiple subplots</w:t>
      </w:r>
    </w:p>
    <w:p>
      <w:pPr>
        <w:pStyle w:val="Compact"/>
        <w:numPr>
          <w:ilvl w:val="0"/>
          <w:numId w:val="1376"/>
        </w:numPr>
      </w:pPr>
      <w:r>
        <w:t xml:space="preserve">Include sufficient tick marks and labels</w:t>
      </w:r>
    </w:p>
    <w:p>
      <w:pPr>
        <w:pStyle w:val="Compact"/>
        <w:numPr>
          <w:ilvl w:val="0"/>
          <w:numId w:val="1376"/>
        </w:numPr>
      </w:pPr>
      <w:r>
        <w:t xml:space="preserve">Use appropriate font sizes (readable but not distracting)</w:t>
      </w:r>
    </w:p>
    <w:p>
      <w:pPr>
        <w:pStyle w:val="Compact"/>
        <w:numPr>
          <w:ilvl w:val="0"/>
          <w:numId w:val="1376"/>
        </w:numPr>
      </w:pPr>
      <w:r>
        <w:t xml:space="preserve">Use colorblind-friendly palettes (see</w:t>
      </w:r>
      <w:r>
        <w:t xml:space="preserve"> </w:t>
      </w:r>
      <w:hyperlink r:id="rId911">
        <w:r>
          <w:rPr>
            <w:rStyle w:val="Hyperlink"/>
          </w:rPr>
          <w:t xml:space="preserve">ColorBrewer</w:t>
        </w:r>
      </w:hyperlink>
      <w:r>
        <w:t xml:space="preserve"> </w:t>
      </w:r>
      <w:r>
        <w:t xml:space="preserve">or</w:t>
      </w:r>
      <w:r>
        <w:t xml:space="preserve"> </w:t>
      </w:r>
      <w:hyperlink r:id="rId912">
        <w:r>
          <w:rPr>
            <w:rStyle w:val="Hyperlink"/>
          </w:rPr>
          <w:t xml:space="preserve">iwanthue</w:t>
        </w:r>
      </w:hyperlink>
      <w:r>
        <w:t xml:space="preserve">)</w:t>
      </w:r>
    </w:p>
    <w:p>
      <w:pPr>
        <w:pStyle w:val="Compact"/>
        <w:numPr>
          <w:ilvl w:val="0"/>
          <w:numId w:val="1376"/>
        </w:numPr>
      </w:pPr>
      <w:r>
        <w:t xml:space="preserve">Define colors, shapes, and line types in legends</w:t>
      </w:r>
    </w:p>
    <w:p>
      <w:pPr>
        <w:pStyle w:val="Compact"/>
        <w:numPr>
          <w:ilvl w:val="0"/>
          <w:numId w:val="1376"/>
        </w:numPr>
      </w:pPr>
      <w:r>
        <w:t xml:space="preserve">Minimize abbreviations in labels and legends</w:t>
      </w:r>
    </w:p>
    <w:p>
      <w:pPr>
        <w:pStyle w:val="Compact"/>
        <w:numPr>
          <w:ilvl w:val="0"/>
          <w:numId w:val="1376"/>
        </w:numPr>
      </w:pPr>
      <w:r>
        <w:t xml:space="preserve">Use transparency to show overlapping data</w:t>
      </w:r>
    </w:p>
    <w:p>
      <w:pPr>
        <w:pStyle w:val="Compact"/>
        <w:numPr>
          <w:ilvl w:val="0"/>
          <w:numId w:val="1376"/>
        </w:numPr>
      </w:pPr>
      <w:r>
        <w:t xml:space="preserve">Show measures of precision (e.g., 95% confidence intervals)</w:t>
      </w:r>
    </w:p>
    <w:p>
      <w:pPr>
        <w:pStyle w:val="FirstParagraph"/>
      </w:pPr>
      <w:r>
        <w:rPr>
          <w:b/>
          <w:bCs/>
        </w:rPr>
        <w:t xml:space="preserve">Resources:</w:t>
      </w:r>
    </w:p>
    <w:p>
      <w:pPr>
        <w:pStyle w:val="Compact"/>
        <w:numPr>
          <w:ilvl w:val="0"/>
          <w:numId w:val="1377"/>
        </w:numPr>
      </w:pPr>
      <w:hyperlink r:id="rId913">
        <w:r>
          <w:rPr>
            <w:rStyle w:val="Hyperlink"/>
          </w:rPr>
          <w:t xml:space="preserve">Ten Simple Rules for Better Figures</w:t>
        </w:r>
      </w:hyperlink>
    </w:p>
    <w:bookmarkEnd w:id="914"/>
    <w:bookmarkStart w:id="916" w:name="grant-writing"/>
    <w:p>
      <w:pPr>
        <w:pStyle w:val="Heading2"/>
      </w:pPr>
      <w:r>
        <w:t xml:space="preserve">21.5 Grant Writing</w:t>
      </w:r>
    </w:p>
    <w:p>
      <w:pPr>
        <w:pStyle w:val="Compact"/>
        <w:numPr>
          <w:ilvl w:val="0"/>
          <w:numId w:val="1378"/>
        </w:numPr>
      </w:pPr>
      <w:r>
        <w:t xml:space="preserve">Graduate students and postdocs are encouraged to apply for fellowships (e.g., NIH F31, NSF GRFP, K awards)</w:t>
      </w:r>
    </w:p>
    <w:p>
      <w:pPr>
        <w:pStyle w:val="Compact"/>
        <w:numPr>
          <w:ilvl w:val="0"/>
          <w:numId w:val="1378"/>
        </w:numPr>
      </w:pPr>
      <w:r>
        <w:t xml:space="preserve">PIs will support fellowship applications with feedback, letters of support, and mentoring</w:t>
      </w:r>
    </w:p>
    <w:p>
      <w:pPr>
        <w:pStyle w:val="Compact"/>
        <w:numPr>
          <w:ilvl w:val="0"/>
          <w:numId w:val="1378"/>
        </w:numPr>
      </w:pPr>
      <w:r>
        <w:t xml:space="preserve">Start planning fellowship applications well in advance of deadlines (typically 3-6 months)</w:t>
      </w:r>
    </w:p>
    <w:p>
      <w:pPr>
        <w:pStyle w:val="Compact"/>
        <w:numPr>
          <w:ilvl w:val="0"/>
          <w:numId w:val="1378"/>
        </w:numPr>
      </w:pPr>
      <w:r>
        <w:t xml:space="preserve">Attend grant writing workshops and seek feedback from multiple sources</w:t>
      </w:r>
    </w:p>
    <w:p>
      <w:pPr>
        <w:pStyle w:val="FirstParagraph"/>
      </w:pPr>
      <w:r>
        <w:rPr>
          <w:b/>
          <w:bCs/>
        </w:rPr>
        <w:t xml:space="preserve">Resources:</w:t>
      </w:r>
    </w:p>
    <w:p>
      <w:pPr>
        <w:pStyle w:val="Compact"/>
        <w:numPr>
          <w:ilvl w:val="0"/>
          <w:numId w:val="1379"/>
        </w:numPr>
      </w:pPr>
      <w:hyperlink r:id="rId897">
        <w:r>
          <w:rPr>
            <w:rStyle w:val="Hyperlink"/>
          </w:rPr>
          <w:t xml:space="preserve">Building Your Funding Train</w:t>
        </w:r>
      </w:hyperlink>
    </w:p>
    <w:p>
      <w:pPr>
        <w:pStyle w:val="Compact"/>
        <w:numPr>
          <w:ilvl w:val="0"/>
          <w:numId w:val="1379"/>
        </w:numPr>
      </w:pPr>
      <w:hyperlink r:id="rId915">
        <w:r>
          <w:rPr>
            <w:rStyle w:val="Hyperlink"/>
          </w:rPr>
          <w:t xml:space="preserve">NIH Funding Opportunities</w:t>
        </w:r>
      </w:hyperlink>
    </w:p>
    <w:p>
      <w:pPr>
        <w:pStyle w:val="Compact"/>
        <w:numPr>
          <w:ilvl w:val="0"/>
          <w:numId w:val="1379"/>
        </w:numPr>
      </w:pPr>
      <w:hyperlink r:id="rId898">
        <w:r>
          <w:rPr>
            <w:rStyle w:val="Hyperlink"/>
          </w:rPr>
          <w:t xml:space="preserve">NIH Grant Writing Resources</w:t>
        </w:r>
      </w:hyperlink>
    </w:p>
    <w:bookmarkEnd w:id="916"/>
    <w:bookmarkStart w:id="92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80"/>
        </w:numPr>
      </w:pPr>
      <w:r>
        <w:t xml:space="preserve">Understand the typical scope and depth expected</w:t>
      </w:r>
    </w:p>
    <w:p>
      <w:pPr>
        <w:pStyle w:val="Compact"/>
        <w:numPr>
          <w:ilvl w:val="0"/>
          <w:numId w:val="1380"/>
        </w:numPr>
      </w:pPr>
      <w:r>
        <w:t xml:space="preserve">See different approaches to structure and presentation</w:t>
      </w:r>
    </w:p>
    <w:p>
      <w:pPr>
        <w:pStyle w:val="Compact"/>
        <w:numPr>
          <w:ilvl w:val="0"/>
          <w:numId w:val="1380"/>
        </w:numPr>
      </w:pPr>
      <w:r>
        <w:t xml:space="preserve">Calibrate your expectations based on successful examples</w:t>
      </w:r>
    </w:p>
    <w:p>
      <w:pPr>
        <w:pStyle w:val="Compact"/>
        <w:numPr>
          <w:ilvl w:val="0"/>
          <w:numId w:val="138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7"/>
    <w:bookmarkStart w:id="91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1"/>
        </w:numPr>
      </w:pPr>
      <w:r>
        <w:t xml:space="preserve">Independent research capability</w:t>
      </w:r>
    </w:p>
    <w:p>
      <w:pPr>
        <w:pStyle w:val="Compact"/>
        <w:numPr>
          <w:ilvl w:val="0"/>
          <w:numId w:val="1381"/>
        </w:numPr>
      </w:pPr>
      <w:r>
        <w:t xml:space="preserve">Ability to communicate findings effectively</w:t>
      </w:r>
    </w:p>
    <w:p>
      <w:pPr>
        <w:pStyle w:val="Compact"/>
        <w:numPr>
          <w:ilvl w:val="0"/>
          <w:numId w:val="1381"/>
        </w:numPr>
      </w:pPr>
      <w:r>
        <w:t xml:space="preserve">Contribution to the scientific literature</w:t>
      </w:r>
    </w:p>
    <w:p>
      <w:pPr>
        <w:pStyle w:val="Compact"/>
        <w:numPr>
          <w:ilvl w:val="0"/>
          <w:numId w:val="1381"/>
        </w:numPr>
      </w:pPr>
      <w:r>
        <w:t xml:space="preserve">Readiness for an academic or research career</w:t>
      </w:r>
    </w:p>
    <w:bookmarkEnd w:id="918"/>
    <w:bookmarkStart w:id="91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9"/>
    <w:bookmarkStart w:id="923" w:name="Xf7e5f1b0b64a3c55df6fef626e920eee1335225"/>
    <w:p>
      <w:pPr>
        <w:pStyle w:val="Heading3"/>
      </w:pPr>
      <w:r>
        <w:t xml:space="preserve">21.6.4 Historical Context: The Masterpiece Tradition</w:t>
      </w:r>
    </w:p>
    <w:p>
      <w:pPr>
        <w:pStyle w:val="FirstParagraph"/>
      </w:pPr>
      <w:r>
        <w:t xml:space="preserve">The</w:t>
      </w:r>
      <w:r>
        <w:t xml:space="preserve"> </w:t>
      </w:r>
      <w:hyperlink r:id="rId92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21">
        <w:r>
          <w:rPr>
            <w:rStyle w:val="Hyperlink"/>
          </w:rPr>
          <w:t xml:space="preserve">PhD</w:t>
        </w:r>
      </w:hyperlink>
      <w:r>
        <w:t xml:space="preserve">,</w:t>
      </w:r>
      <w:r>
        <w:t xml:space="preserve"> </w:t>
      </w:r>
      <w:r>
        <w:t xml:space="preserve">is a spiritual successor to an apprentice’s</w:t>
      </w:r>
      <w:r>
        <w:t xml:space="preserve"> </w:t>
      </w:r>
      <w:hyperlink r:id="rId92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82"/>
        </w:numPr>
      </w:pPr>
      <w:r>
        <w:t xml:space="preserve">The dissertation proves you can conduct rigorous research</w:t>
      </w:r>
    </w:p>
    <w:p>
      <w:pPr>
        <w:pStyle w:val="Compact"/>
        <w:numPr>
          <w:ilvl w:val="0"/>
          <w:numId w:val="1382"/>
        </w:numPr>
      </w:pPr>
      <w:r>
        <w:t xml:space="preserve">It doesn’t need to solve every problem in your field</w:t>
      </w:r>
    </w:p>
    <w:p>
      <w:pPr>
        <w:pStyle w:val="Compact"/>
        <w:numPr>
          <w:ilvl w:val="0"/>
          <w:numId w:val="1382"/>
        </w:numPr>
      </w:pPr>
      <w:r>
        <w:t xml:space="preserve">It doesn’t need to be flawless</w:t>
      </w:r>
    </w:p>
    <w:p>
      <w:pPr>
        <w:pStyle w:val="Compact"/>
        <w:numPr>
          <w:ilvl w:val="0"/>
          <w:numId w:val="1382"/>
        </w:numPr>
      </w:pPr>
      <w:r>
        <w:t xml:space="preserve">It doesn’t need to be all-encompassing</w:t>
      </w:r>
    </w:p>
    <w:p>
      <w:pPr>
        <w:pStyle w:val="Compact"/>
        <w:numPr>
          <w:ilvl w:val="0"/>
          <w:numId w:val="1382"/>
        </w:numPr>
      </w:pPr>
      <w:r>
        <w:t xml:space="preserve">It just needs to constitute incremental progress in your field</w:t>
      </w:r>
    </w:p>
    <w:bookmarkEnd w:id="923"/>
    <w:bookmarkStart w:id="92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83"/>
        </w:numPr>
      </w:pPr>
      <w:r>
        <w:t xml:space="preserve">Done is better than perfect when it comes to dissertations</w:t>
      </w:r>
    </w:p>
    <w:p>
      <w:pPr>
        <w:pStyle w:val="Compact"/>
        <w:numPr>
          <w:ilvl w:val="0"/>
          <w:numId w:val="1383"/>
        </w:numPr>
      </w:pPr>
      <w:r>
        <w:t xml:space="preserve">You’ll have your entire career to refine and expand on these ideas</w:t>
      </w:r>
    </w:p>
    <w:p>
      <w:pPr>
        <w:pStyle w:val="Compact"/>
        <w:numPr>
          <w:ilvl w:val="0"/>
          <w:numId w:val="1383"/>
        </w:numPr>
      </w:pPr>
      <w:r>
        <w:t xml:space="preserve">The goal is to finish and move forward,</w:t>
      </w:r>
      <w:r>
        <w:t xml:space="preserve"> </w:t>
      </w:r>
      <w:r>
        <w:t xml:space="preserve">not to write the definitive work on your topic</w:t>
      </w:r>
    </w:p>
    <w:p>
      <w:pPr>
        <w:pStyle w:val="Compact"/>
        <w:numPr>
          <w:ilvl w:val="0"/>
          <w:numId w:val="138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24"/>
    <w:bookmarkStart w:id="926" w:name="resources-3"/>
    <w:p>
      <w:pPr>
        <w:pStyle w:val="Heading3"/>
      </w:pPr>
      <w:r>
        <w:t xml:space="preserve">21.6.6 Resources</w:t>
      </w:r>
    </w:p>
    <w:p>
      <w:pPr>
        <w:pStyle w:val="FirstParagraph"/>
      </w:pPr>
      <w:r>
        <w:rPr>
          <w:b/>
          <w:bCs/>
        </w:rPr>
        <w:t xml:space="preserve">Dissertation writing tools:</w:t>
      </w:r>
    </w:p>
    <w:p>
      <w:pPr>
        <w:pStyle w:val="Compact"/>
        <w:numPr>
          <w:ilvl w:val="0"/>
          <w:numId w:val="1384"/>
        </w:numPr>
      </w:pPr>
      <w:hyperlink r:id="rId925">
        <w:r>
          <w:rPr>
            <w:rStyle w:val="Hyperlink"/>
          </w:rPr>
          <w:t xml:space="preserve">quarto-thesis</w:t>
        </w:r>
      </w:hyperlink>
      <w:r>
        <w:t xml:space="preserve"> </w:t>
      </w:r>
      <w:r>
        <w:t xml:space="preserve">- Quarto extension for creating masters or PhD theses with professional LaTeX formatting</w:t>
      </w:r>
    </w:p>
    <w:bookmarkEnd w:id="926"/>
    <w:bookmarkEnd w:id="927"/>
    <w:bookmarkStart w:id="92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85"/>
        </w:numPr>
      </w:pPr>
      <w:r>
        <w:t xml:space="preserve">Graduate students are encouraged to gain teaching experience</w:t>
      </w:r>
    </w:p>
    <w:p>
      <w:pPr>
        <w:pStyle w:val="Compact"/>
        <w:numPr>
          <w:ilvl w:val="0"/>
          <w:numId w:val="1385"/>
        </w:numPr>
      </w:pPr>
      <w:r>
        <w:t xml:space="preserve">We support science communication and outreach activities</w:t>
      </w:r>
    </w:p>
    <w:p>
      <w:pPr>
        <w:pStyle w:val="Compact"/>
        <w:numPr>
          <w:ilvl w:val="0"/>
          <w:numId w:val="1385"/>
        </w:numPr>
      </w:pPr>
      <w:r>
        <w:t xml:space="preserve">Discuss opportunities with PIs</w:t>
      </w:r>
    </w:p>
    <w:p>
      <w:pPr>
        <w:pStyle w:val="FirstParagraph"/>
      </w:pPr>
      <w:r>
        <w:t xml:space="preserve">The</w:t>
      </w:r>
      <w:r>
        <w:t xml:space="preserve"> </w:t>
      </w:r>
      <w:hyperlink r:id="rId61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64">
        <w:r>
          <w:rPr>
            <w:rStyle w:val="Hyperlink"/>
          </w:rPr>
          <w:t xml:space="preserve">workshop index</w:t>
        </w:r>
      </w:hyperlink>
      <w:r>
        <w:t xml:space="preserve"> </w:t>
      </w:r>
      <w:r>
        <w:t xml:space="preserve">provides a comprehensive catalog of available resources.</w:t>
      </w:r>
    </w:p>
    <w:bookmarkEnd w:id="928"/>
    <w:bookmarkStart w:id="92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86"/>
        </w:numPr>
      </w:pPr>
      <w:r>
        <w:t xml:space="preserve">Attend seminars and departmental events</w:t>
      </w:r>
    </w:p>
    <w:p>
      <w:pPr>
        <w:pStyle w:val="Compact"/>
        <w:numPr>
          <w:ilvl w:val="0"/>
          <w:numId w:val="1386"/>
        </w:numPr>
      </w:pPr>
      <w:r>
        <w:t xml:space="preserve">Connect with researchers in your field</w:t>
      </w:r>
    </w:p>
    <w:p>
      <w:pPr>
        <w:pStyle w:val="Compact"/>
        <w:numPr>
          <w:ilvl w:val="0"/>
          <w:numId w:val="1386"/>
        </w:numPr>
      </w:pPr>
      <w:r>
        <w:t xml:space="preserve">Join professional societies</w:t>
      </w:r>
    </w:p>
    <w:p>
      <w:pPr>
        <w:pStyle w:val="Compact"/>
        <w:numPr>
          <w:ilvl w:val="0"/>
          <w:numId w:val="1386"/>
        </w:numPr>
      </w:pPr>
      <w:r>
        <w:t xml:space="preserve">Use professional social media platforms to share research and engage with the scientific community</w:t>
      </w:r>
    </w:p>
    <w:p>
      <w:r>
        <w:br w:type="page"/>
      </w:r>
    </w:p>
    <w:bookmarkEnd w:id="929"/>
    <w:bookmarkEnd w:id="930"/>
    <w:bookmarkStart w:id="935" w:name="sec-writing"/>
    <w:p>
      <w:pPr>
        <w:pStyle w:val="Heading1"/>
      </w:pPr>
      <w:r>
        <w:t xml:space="preserve">22. Writing</w:t>
      </w:r>
    </w:p>
    <w:bookmarkStart w:id="93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87"/>
        </w:numPr>
      </w:pPr>
      <w:r>
        <w:t xml:space="preserve">Organize your thoughts and identify what you actually need to know</w:t>
      </w:r>
    </w:p>
    <w:p>
      <w:pPr>
        <w:pStyle w:val="Compact"/>
        <w:numPr>
          <w:ilvl w:val="0"/>
          <w:numId w:val="1387"/>
        </w:numPr>
      </w:pPr>
      <w:r>
        <w:t xml:space="preserve">Articulate the problem more precisely</w:t>
      </w:r>
    </w:p>
    <w:p>
      <w:pPr>
        <w:pStyle w:val="Compact"/>
        <w:numPr>
          <w:ilvl w:val="0"/>
          <w:numId w:val="138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31"/>
    <w:bookmarkStart w:id="933"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32">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88"/>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88"/>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8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88"/>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88"/>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33"/>
    <w:bookmarkStart w:id="934"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9"/>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8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9"/>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9"/>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34"/>
    <w:bookmarkEnd w:id="935"/>
    <w:bookmarkStart w:id="950" w:name="manuscript-preparation-and-publication"/>
    <w:p>
      <w:pPr>
        <w:pStyle w:val="Heading1"/>
      </w:pPr>
      <w:r>
        <w:t xml:space="preserve">23. Manuscript Preparation and Publication</w:t>
      </w:r>
    </w:p>
    <w:bookmarkStart w:id="936"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90"/>
        </w:numPr>
      </w:pPr>
      <w:r>
        <w:rPr>
          <w:b/>
          <w:bCs/>
        </w:rPr>
        <w:t xml:space="preserve">Planning</w:t>
      </w:r>
      <w:r>
        <w:t xml:space="preserve">: Discuss target journals, outline, and timeline with PIs</w:t>
      </w:r>
    </w:p>
    <w:p>
      <w:pPr>
        <w:pStyle w:val="Compact"/>
        <w:numPr>
          <w:ilvl w:val="0"/>
          <w:numId w:val="1390"/>
        </w:numPr>
      </w:pPr>
      <w:r>
        <w:rPr>
          <w:b/>
          <w:bCs/>
        </w:rPr>
        <w:t xml:space="preserve">Drafting</w:t>
      </w:r>
      <w:r>
        <w:t xml:space="preserve">: Lead author prepares initial draft</w:t>
      </w:r>
    </w:p>
    <w:p>
      <w:pPr>
        <w:pStyle w:val="Compact"/>
        <w:numPr>
          <w:ilvl w:val="0"/>
          <w:numId w:val="1390"/>
        </w:numPr>
      </w:pPr>
      <w:r>
        <w:rPr>
          <w:b/>
          <w:bCs/>
        </w:rPr>
        <w:t xml:space="preserve">Internal review</w:t>
      </w:r>
      <w:r>
        <w:t xml:space="preserve">: Co-authors review and provide feedback</w:t>
      </w:r>
    </w:p>
    <w:p>
      <w:pPr>
        <w:pStyle w:val="Compact"/>
        <w:numPr>
          <w:ilvl w:val="0"/>
          <w:numId w:val="1390"/>
        </w:numPr>
      </w:pPr>
      <w:r>
        <w:rPr>
          <w:b/>
          <w:bCs/>
        </w:rPr>
        <w:t xml:space="preserve">Revision</w:t>
      </w:r>
      <w:r>
        <w:t xml:space="preserve">: Lead author incorporates feedback iteratively</w:t>
      </w:r>
    </w:p>
    <w:p>
      <w:pPr>
        <w:pStyle w:val="Compact"/>
        <w:numPr>
          <w:ilvl w:val="0"/>
          <w:numId w:val="1390"/>
        </w:numPr>
      </w:pPr>
      <w:r>
        <w:rPr>
          <w:b/>
          <w:bCs/>
        </w:rPr>
        <w:t xml:space="preserve">PI approval</w:t>
      </w:r>
      <w:r>
        <w:t xml:space="preserve">: Obtain final approval from PIs before submission</w:t>
      </w:r>
    </w:p>
    <w:p>
      <w:pPr>
        <w:pStyle w:val="Compact"/>
        <w:numPr>
          <w:ilvl w:val="0"/>
          <w:numId w:val="1390"/>
        </w:numPr>
      </w:pPr>
      <w:r>
        <w:rPr>
          <w:b/>
          <w:bCs/>
        </w:rPr>
        <w:t xml:space="preserve">Submission</w:t>
      </w:r>
      <w:r>
        <w:t xml:space="preserve">: Submit to journal</w:t>
      </w:r>
    </w:p>
    <w:p>
      <w:pPr>
        <w:pStyle w:val="Compact"/>
        <w:numPr>
          <w:ilvl w:val="0"/>
          <w:numId w:val="1390"/>
        </w:numPr>
      </w:pPr>
      <w:r>
        <w:rPr>
          <w:b/>
          <w:bCs/>
        </w:rPr>
        <w:t xml:space="preserve">Revisions</w:t>
      </w:r>
      <w:r>
        <w:t xml:space="preserve">: Lead author coordinates response to peer reviewers</w:t>
      </w:r>
    </w:p>
    <w:p>
      <w:pPr>
        <w:pStyle w:val="Compact"/>
        <w:numPr>
          <w:ilvl w:val="0"/>
          <w:numId w:val="1390"/>
        </w:numPr>
      </w:pPr>
      <w:r>
        <w:rPr>
          <w:b/>
          <w:bCs/>
        </w:rPr>
        <w:t xml:space="preserve">Publication</w:t>
      </w:r>
      <w:r>
        <w:t xml:space="preserve">: Celebrate and share!</w:t>
      </w:r>
    </w:p>
    <w:bookmarkEnd w:id="936"/>
    <w:bookmarkStart w:id="939"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8">
        <w:r>
          <w:rPr>
            <w:rStyle w:val="Hyperlink"/>
          </w:rPr>
          <w:t xml:space="preserve">implicature</w:t>
        </w:r>
      </w:hyperlink>
      <w:r>
        <w:t xml:space="preserve">.</w:t>
      </w:r>
    </w:p>
    <w:p>
      <w:pPr>
        <w:pStyle w:val="BodyText"/>
      </w:pPr>
      <w:r>
        <w:rPr>
          <w:b/>
          <w:bCs/>
        </w:rPr>
        <w:t xml:space="preserve">Additional tips:</w:t>
      </w:r>
    </w:p>
    <w:p>
      <w:pPr>
        <w:pStyle w:val="Compact"/>
        <w:numPr>
          <w:ilvl w:val="0"/>
          <w:numId w:val="1391"/>
        </w:numPr>
      </w:pPr>
      <w:r>
        <w:t xml:space="preserve">Always thank reviewers for their time and feedback</w:t>
      </w:r>
    </w:p>
    <w:p>
      <w:pPr>
        <w:pStyle w:val="Compact"/>
        <w:numPr>
          <w:ilvl w:val="0"/>
          <w:numId w:val="1391"/>
        </w:numPr>
      </w:pPr>
      <w:r>
        <w:t xml:space="preserve">Quote page numbers from the revised manuscript</w:t>
      </w:r>
    </w:p>
    <w:p>
      <w:pPr>
        <w:pStyle w:val="Compact"/>
        <w:numPr>
          <w:ilvl w:val="0"/>
          <w:numId w:val="1391"/>
        </w:numPr>
      </w:pPr>
      <w:r>
        <w:t xml:space="preserve">Use direct quotes from your revised text when possible</w:t>
      </w:r>
    </w:p>
    <w:p>
      <w:pPr>
        <w:pStyle w:val="Compact"/>
        <w:numPr>
          <w:ilvl w:val="0"/>
          <w:numId w:val="1391"/>
        </w:numPr>
      </w:pPr>
      <w:r>
        <w:t xml:space="preserve">Maintain a respectful and collaborative tone throughout</w:t>
      </w:r>
    </w:p>
    <w:p>
      <w:pPr>
        <w:pStyle w:val="Compact"/>
        <w:numPr>
          <w:ilvl w:val="0"/>
          <w:numId w:val="1391"/>
        </w:numPr>
      </w:pPr>
      <w:r>
        <w:t xml:space="preserve">If you make changes beyond what the reviewer requested, mention them briefly</w:t>
      </w:r>
    </w:p>
    <w:bookmarkEnd w:id="939"/>
    <w:bookmarkStart w:id="942" w:name="preprints-and-open-access"/>
    <w:p>
      <w:pPr>
        <w:pStyle w:val="Heading2"/>
      </w:pPr>
      <w:r>
        <w:t xml:space="preserve">23.3 Preprints and Open Access</w:t>
      </w:r>
    </w:p>
    <w:p>
      <w:pPr>
        <w:pStyle w:val="Compact"/>
        <w:numPr>
          <w:ilvl w:val="0"/>
          <w:numId w:val="1392"/>
        </w:numPr>
      </w:pPr>
      <w:r>
        <w:t xml:space="preserve">We encourage posting preprints prior to or during peer review on platforms like</w:t>
      </w:r>
      <w:r>
        <w:t xml:space="preserve"> </w:t>
      </w:r>
      <w:hyperlink r:id="rId940">
        <w:r>
          <w:rPr>
            <w:rStyle w:val="Hyperlink"/>
          </w:rPr>
          <w:t xml:space="preserve">medRxiv</w:t>
        </w:r>
      </w:hyperlink>
      <w:r>
        <w:t xml:space="preserve"> </w:t>
      </w:r>
      <w:r>
        <w:t xml:space="preserve">or</w:t>
      </w:r>
      <w:r>
        <w:t xml:space="preserve"> </w:t>
      </w:r>
      <w:hyperlink r:id="rId941">
        <w:r>
          <w:rPr>
            <w:rStyle w:val="Hyperlink"/>
          </w:rPr>
          <w:t xml:space="preserve">bioRxiv</w:t>
        </w:r>
      </w:hyperlink>
    </w:p>
    <w:p>
      <w:pPr>
        <w:pStyle w:val="Compact"/>
        <w:numPr>
          <w:ilvl w:val="0"/>
          <w:numId w:val="1392"/>
        </w:numPr>
      </w:pPr>
      <w:r>
        <w:t xml:space="preserve">Preprints allow rapid dissemination of findings and can be cited in grant applications</w:t>
      </w:r>
    </w:p>
    <w:p>
      <w:pPr>
        <w:pStyle w:val="Compact"/>
        <w:numPr>
          <w:ilvl w:val="0"/>
          <w:numId w:val="1392"/>
        </w:numPr>
      </w:pPr>
      <w:r>
        <w:t xml:space="preserve">We support publishing in open access journals when possible to maximize accessibility</w:t>
      </w:r>
    </w:p>
    <w:p>
      <w:pPr>
        <w:pStyle w:val="Compact"/>
        <w:numPr>
          <w:ilvl w:val="0"/>
          <w:numId w:val="139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40">
        <w:r>
          <w:rPr>
            <w:rStyle w:val="Hyperlink"/>
          </w:rPr>
          <w:t xml:space="preserve">medRxiv</w:t>
        </w:r>
      </w:hyperlink>
      <w:r>
        <w:t xml:space="preserve">.</w:t>
      </w:r>
    </w:p>
    <w:bookmarkEnd w:id="942"/>
    <w:bookmarkStart w:id="943"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93"/>
        </w:numPr>
      </w:pPr>
      <w:r>
        <w:t xml:space="preserve">CONSORT for randomized trials</w:t>
      </w:r>
    </w:p>
    <w:p>
      <w:pPr>
        <w:pStyle w:val="Compact"/>
        <w:numPr>
          <w:ilvl w:val="0"/>
          <w:numId w:val="1393"/>
        </w:numPr>
      </w:pPr>
      <w:r>
        <w:t xml:space="preserve">STROBE for observational studies</w:t>
      </w:r>
    </w:p>
    <w:p>
      <w:pPr>
        <w:pStyle w:val="Compact"/>
        <w:numPr>
          <w:ilvl w:val="0"/>
          <w:numId w:val="1393"/>
        </w:numPr>
      </w:pPr>
      <w:r>
        <w:t xml:space="preserve">PRISMA for systematic reviews</w:t>
      </w:r>
    </w:p>
    <w:p>
      <w:pPr>
        <w:pStyle w:val="Compact"/>
        <w:numPr>
          <w:ilvl w:val="0"/>
          <w:numId w:val="1393"/>
        </w:numPr>
      </w:pPr>
      <w:r>
        <w:t xml:space="preserve">Others as appropriate (see</w:t>
      </w:r>
      <w:r>
        <w:t xml:space="preserve"> </w:t>
      </w:r>
      <w:hyperlink r:id="rId47">
        <w:r>
          <w:rPr>
            <w:rStyle w:val="Hyperlink"/>
          </w:rPr>
          <w:t xml:space="preserve">EQUATOR Network</w:t>
        </w:r>
      </w:hyperlink>
      <w:r>
        <w:t xml:space="preserve">)</w:t>
      </w:r>
    </w:p>
    <w:bookmarkEnd w:id="943"/>
    <w:bookmarkStart w:id="944" w:name="manuscript-checklist-1"/>
    <w:p>
      <w:pPr>
        <w:pStyle w:val="Heading2"/>
      </w:pPr>
      <w:r>
        <w:t xml:space="preserve">23.5 Manuscript Checklist</w:t>
      </w:r>
    </w:p>
    <w:p>
      <w:pPr>
        <w:pStyle w:val="FirstParagraph"/>
      </w:pPr>
      <w:r>
        <w:t xml:space="preserve">Before submitting a manuscript:</w:t>
      </w:r>
    </w:p>
    <w:p>
      <w:pPr>
        <w:pStyle w:val="Compact"/>
        <w:numPr>
          <w:ilvl w:val="0"/>
          <w:numId w:val="1394"/>
        </w:numPr>
      </w:pPr>
      <w:r>
        <w:t xml:space="preserve">Completed relevant reporting checklist</w:t>
      </w:r>
    </w:p>
    <w:p>
      <w:pPr>
        <w:pStyle w:val="Compact"/>
        <w:numPr>
          <w:ilvl w:val="0"/>
          <w:numId w:val="1395"/>
        </w:numPr>
      </w:pPr>
      <w:r>
        <w:t xml:space="preserve">Results are reproducible (rerunning code replicates tables/figures exactly)</w:t>
      </w:r>
    </w:p>
    <w:p>
      <w:pPr>
        <w:pStyle w:val="Compact"/>
        <w:numPr>
          <w:ilvl w:val="0"/>
          <w:numId w:val="1396"/>
        </w:numPr>
      </w:pPr>
      <w:r>
        <w:t xml:space="preserve">Target journal selected</w:t>
      </w:r>
    </w:p>
    <w:p>
      <w:pPr>
        <w:pStyle w:val="Compact"/>
        <w:numPr>
          <w:ilvl w:val="0"/>
          <w:numId w:val="1397"/>
        </w:numPr>
      </w:pPr>
      <w:r>
        <w:t xml:space="preserve">Title is declarative and states findings clearly</w:t>
      </w:r>
    </w:p>
    <w:p>
      <w:pPr>
        <w:pStyle w:val="Compact"/>
        <w:numPr>
          <w:ilvl w:val="0"/>
          <w:numId w:val="1398"/>
        </w:numPr>
      </w:pPr>
      <w:r>
        <w:t xml:space="preserve">Word count meets journal requirements</w:t>
      </w:r>
    </w:p>
    <w:p>
      <w:pPr>
        <w:pStyle w:val="Compact"/>
        <w:numPr>
          <w:ilvl w:val="0"/>
          <w:numId w:val="1399"/>
        </w:numPr>
      </w:pPr>
      <w:r>
        <w:t xml:space="preserve">Manuscript follows journal formatting guidelines</w:t>
      </w:r>
    </w:p>
    <w:p>
      <w:pPr>
        <w:pStyle w:val="Compact"/>
        <w:numPr>
          <w:ilvl w:val="0"/>
          <w:numId w:val="1400"/>
        </w:numPr>
      </w:pPr>
      <w:r>
        <w:t xml:space="preserve">Consistent voice throughout (typically active voice)</w:t>
      </w:r>
    </w:p>
    <w:p>
      <w:pPr>
        <w:pStyle w:val="Compact"/>
        <w:numPr>
          <w:ilvl w:val="0"/>
          <w:numId w:val="1401"/>
        </w:numPr>
      </w:pPr>
      <w:r>
        <w:t xml:space="preserve">All figures and tables referenced in main text</w:t>
      </w:r>
    </w:p>
    <w:p>
      <w:pPr>
        <w:pStyle w:val="Compact"/>
        <w:numPr>
          <w:ilvl w:val="0"/>
          <w:numId w:val="1402"/>
        </w:numPr>
      </w:pPr>
      <w:r>
        <w:t xml:space="preserve">Captions for all figures and tables</w:t>
      </w:r>
    </w:p>
    <w:p>
      <w:pPr>
        <w:pStyle w:val="Compact"/>
        <w:numPr>
          <w:ilvl w:val="0"/>
          <w:numId w:val="1403"/>
        </w:numPr>
      </w:pPr>
      <w:r>
        <w:t xml:space="preserve">Tables/figures numbered by order of appearance</w:t>
      </w:r>
    </w:p>
    <w:p>
      <w:pPr>
        <w:pStyle w:val="Compact"/>
        <w:numPr>
          <w:ilvl w:val="0"/>
          <w:numId w:val="1404"/>
        </w:numPr>
      </w:pPr>
      <w:r>
        <w:t xml:space="preserve">Abbreviations defined at first use and used sparingly</w:t>
      </w:r>
    </w:p>
    <w:p>
      <w:pPr>
        <w:pStyle w:val="Compact"/>
        <w:numPr>
          <w:ilvl w:val="0"/>
          <w:numId w:val="140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06"/>
        </w:numPr>
      </w:pPr>
      <w:r>
        <w:t xml:space="preserve">Avoid directionless statements (specify direction of associations)</w:t>
      </w:r>
    </w:p>
    <w:p>
      <w:pPr>
        <w:pStyle w:val="Compact"/>
        <w:numPr>
          <w:ilvl w:val="0"/>
          <w:numId w:val="1407"/>
        </w:numPr>
      </w:pPr>
      <w:r>
        <w:t xml:space="preserve">Causal language only when supported by study design</w:t>
      </w:r>
    </w:p>
    <w:p>
      <w:pPr>
        <w:pStyle w:val="Compact"/>
        <w:numPr>
          <w:ilvl w:val="0"/>
          <w:numId w:val="1408"/>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9"/>
        </w:numPr>
      </w:pPr>
      <w:r>
        <w:t xml:space="preserve">Author contributions drafted using CRediT Taxonomy</w:t>
      </w:r>
    </w:p>
    <w:bookmarkEnd w:id="944"/>
    <w:bookmarkStart w:id="948"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1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1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1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8"/>
    <w:bookmarkStart w:id="949"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1"/>
        </w:numPr>
      </w:pPr>
      <w:r>
        <w:rPr>
          <w:b/>
          <w:bCs/>
        </w:rPr>
        <w:t xml:space="preserve">Cite primary sources</w:t>
      </w:r>
      <w:r>
        <w:t xml:space="preserve"> </w:t>
      </w:r>
      <w:r>
        <w:t xml:space="preserve">for factual statements about established knowledge, methods, or findings</w:t>
      </w:r>
    </w:p>
    <w:p>
      <w:pPr>
        <w:pStyle w:val="Compact"/>
        <w:numPr>
          <w:ilvl w:val="0"/>
          <w:numId w:val="1411"/>
        </w:numPr>
      </w:pPr>
      <w:r>
        <w:rPr>
          <w:b/>
          <w:bCs/>
        </w:rPr>
        <w:t xml:space="preserve">Cite official documentation</w:t>
      </w:r>
      <w:r>
        <w:t xml:space="preserve"> </w:t>
      </w:r>
      <w:r>
        <w:t xml:space="preserve">when describing how software, tools, or systems work</w:t>
      </w:r>
    </w:p>
    <w:p>
      <w:pPr>
        <w:pStyle w:val="Compact"/>
        <w:numPr>
          <w:ilvl w:val="0"/>
          <w:numId w:val="141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12"/>
        </w:numPr>
      </w:pPr>
      <w:r>
        <w:rPr>
          <w:b/>
          <w:bCs/>
        </w:rPr>
        <w:t xml:space="preserve">Demonstrate directly</w:t>
      </w:r>
      <w:r>
        <w:t xml:space="preserve">: Show the behavior through experiments, data, or explicit examples</w:t>
      </w:r>
    </w:p>
    <w:p>
      <w:pPr>
        <w:pStyle w:val="Compact"/>
        <w:numPr>
          <w:ilvl w:val="0"/>
          <w:numId w:val="141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1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13"/>
        </w:numPr>
      </w:pPr>
      <w:r>
        <w:t xml:space="preserve">Builds reader trust and credibility</w:t>
      </w:r>
    </w:p>
    <w:p>
      <w:pPr>
        <w:pStyle w:val="Compact"/>
        <w:numPr>
          <w:ilvl w:val="0"/>
          <w:numId w:val="1413"/>
        </w:numPr>
      </w:pPr>
      <w:r>
        <w:t xml:space="preserve">Enables readers to verify information independently</w:t>
      </w:r>
    </w:p>
    <w:p>
      <w:pPr>
        <w:pStyle w:val="Compact"/>
        <w:numPr>
          <w:ilvl w:val="0"/>
          <w:numId w:val="1413"/>
        </w:numPr>
      </w:pPr>
      <w:r>
        <w:t xml:space="preserve">Maintains scientific rigor in all communications</w:t>
      </w:r>
    </w:p>
    <w:p>
      <w:pPr>
        <w:pStyle w:val="Compact"/>
        <w:numPr>
          <w:ilvl w:val="0"/>
          <w:numId w:val="141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9"/>
    <w:bookmarkEnd w:id="950"/>
    <w:bookmarkStart w:id="1045" w:name="references"/>
    <w:p>
      <w:pPr>
        <w:pStyle w:val="Heading1"/>
      </w:pPr>
      <w:r>
        <w:t xml:space="preserve">References</w:t>
      </w:r>
    </w:p>
    <w:bookmarkStart w:id="1044" w:name="refs"/>
    <w:bookmarkStart w:id="952" w:name="ref-space_odyssey"/>
    <w:p>
      <w:pPr>
        <w:pStyle w:val="Bibliography"/>
      </w:pPr>
      <w:r>
        <w:rPr>
          <w:i/>
          <w:iCs/>
        </w:rPr>
        <w:t xml:space="preserve">2001: A Space Odyssey</w:t>
      </w:r>
      <w:r>
        <w:t xml:space="preserve">. 1968. Film.</w:t>
      </w:r>
      <w:r>
        <w:t xml:space="preserve"> </w:t>
      </w:r>
      <w:hyperlink r:id="rId951">
        <w:r>
          <w:rPr>
            <w:rStyle w:val="Hyperlink"/>
          </w:rPr>
          <w:t xml:space="preserve">https://en.wikipedia.org/wiki/2001:_A_Space_Odyssey_(film)</w:t>
        </w:r>
      </w:hyperlink>
      <w:r>
        <w:t xml:space="preserve">.</w:t>
      </w:r>
    </w:p>
    <w:bookmarkEnd w:id="952"/>
    <w:bookmarkStart w:id="954"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53">
        <w:r>
          <w:rPr>
            <w:rStyle w:val="Hyperlink"/>
          </w:rPr>
          <w:t xml:space="preserve">https://doi.org/10.1371/journal.pgph.0002269</w:t>
        </w:r>
      </w:hyperlink>
      <w:r>
        <w:t xml:space="preserve">.</w:t>
      </w:r>
    </w:p>
    <w:bookmarkEnd w:id="954"/>
    <w:bookmarkStart w:id="956" w:name="ref-i_robot"/>
    <w:p>
      <w:pPr>
        <w:pStyle w:val="Bibliography"/>
      </w:pPr>
      <w:r>
        <w:t xml:space="preserve">Asimov, Isaac. 1950.</w:t>
      </w:r>
      <w:r>
        <w:t xml:space="preserve"> </w:t>
      </w:r>
      <w:r>
        <w:rPr>
          <w:i/>
          <w:iCs/>
        </w:rPr>
        <w:t xml:space="preserve">I, Robot</w:t>
      </w:r>
      <w:r>
        <w:t xml:space="preserve">. Novel; Gnome Press.</w:t>
      </w:r>
      <w:r>
        <w:t xml:space="preserve"> </w:t>
      </w:r>
      <w:hyperlink r:id="rId955">
        <w:r>
          <w:rPr>
            <w:rStyle w:val="Hyperlink"/>
          </w:rPr>
          <w:t xml:space="preserve">https://search.library.ucdavis.edu/permalink/01UCD_INST/9fle3i/alma990000226350403126</w:t>
        </w:r>
      </w:hyperlink>
      <w:r>
        <w:t xml:space="preserve">.</w:t>
      </w:r>
    </w:p>
    <w:bookmarkEnd w:id="956"/>
    <w:bookmarkStart w:id="95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57">
        <w:r>
          <w:rPr>
            <w:rStyle w:val="Hyperlink"/>
          </w:rPr>
          <w:t xml:space="preserve">https://doi.org/10.1038/d41586-019-01431-z</w:t>
        </w:r>
      </w:hyperlink>
      <w:r>
        <w:t xml:space="preserve">.</w:t>
      </w:r>
    </w:p>
    <w:bookmarkEnd w:id="958"/>
    <w:bookmarkStart w:id="960" w:name="ref-battlestar_galactica_2004"/>
    <w:p>
      <w:pPr>
        <w:pStyle w:val="Bibliography"/>
      </w:pPr>
      <w:r>
        <w:rPr>
          <w:i/>
          <w:iCs/>
        </w:rPr>
        <w:t xml:space="preserve">Battlestar Galactica</w:t>
      </w:r>
      <w:r>
        <w:t xml:space="preserve">. 2004. Television Series.</w:t>
      </w:r>
      <w:r>
        <w:t xml:space="preserve"> </w:t>
      </w:r>
      <w:hyperlink r:id="rId959">
        <w:r>
          <w:rPr>
            <w:rStyle w:val="Hyperlink"/>
          </w:rPr>
          <w:t xml:space="preserve">https://en.wikipedia.org/wiki/Battlestar_Galactica_(2004_TV_series)</w:t>
        </w:r>
      </w:hyperlink>
      <w:r>
        <w:t xml:space="preserve">.</w:t>
      </w:r>
    </w:p>
    <w:bookmarkEnd w:id="960"/>
    <w:bookmarkStart w:id="96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61">
        <w:r>
          <w:rPr>
            <w:rStyle w:val="Hyperlink"/>
          </w:rPr>
          <w:t xml:space="preserve">https://jadebc.github.io/lab-manual/</w:t>
        </w:r>
      </w:hyperlink>
      <w:r>
        <w:t xml:space="preserve">.</w:t>
      </w:r>
    </w:p>
    <w:bookmarkEnd w:id="962"/>
    <w:bookmarkStart w:id="964" w:name="ref-blade_runner"/>
    <w:p>
      <w:pPr>
        <w:pStyle w:val="Bibliography"/>
      </w:pPr>
      <w:r>
        <w:rPr>
          <w:i/>
          <w:iCs/>
        </w:rPr>
        <w:t xml:space="preserve">Blade Runner</w:t>
      </w:r>
      <w:r>
        <w:t xml:space="preserve">. 1982. Film.</w:t>
      </w:r>
      <w:r>
        <w:t xml:space="preserve"> </w:t>
      </w:r>
      <w:hyperlink r:id="rId963">
        <w:r>
          <w:rPr>
            <w:rStyle w:val="Hyperlink"/>
          </w:rPr>
          <w:t xml:space="preserve">https://en.wikipedia.org/wiki/Blade_Runner</w:t>
        </w:r>
      </w:hyperlink>
      <w:r>
        <w:t xml:space="preserve">.</w:t>
      </w:r>
    </w:p>
    <w:bookmarkEnd w:id="964"/>
    <w:bookmarkStart w:id="96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5">
        <w:r>
          <w:rPr>
            <w:rStyle w:val="Hyperlink"/>
          </w:rPr>
          <w:t xml:space="preserve">https://happygitwithr.com/</w:t>
        </w:r>
      </w:hyperlink>
      <w:r>
        <w:t xml:space="preserve">.</w:t>
      </w:r>
    </w:p>
    <w:bookmarkEnd w:id="966"/>
    <w:bookmarkStart w:id="96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967"/>
    <w:bookmarkStart w:id="969"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68">
        <w:r>
          <w:rPr>
            <w:rStyle w:val="Hyperlink"/>
          </w:rPr>
          <w:t xml:space="preserve">https://en.wikipedia.org/wiki/Ender%27s_Game</w:t>
        </w:r>
      </w:hyperlink>
      <w:r>
        <w:t xml:space="preserve">.</w:t>
      </w:r>
    </w:p>
    <w:bookmarkEnd w:id="969"/>
    <w:bookmarkStart w:id="97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70">
        <w:r>
          <w:rPr>
            <w:rStyle w:val="Hyperlink"/>
          </w:rPr>
          <w:t xml:space="preserve">https://doi.org/10.1038/s41467-020-19160-7</w:t>
        </w:r>
      </w:hyperlink>
      <w:r>
        <w:t xml:space="preserve">.</w:t>
      </w:r>
    </w:p>
    <w:bookmarkEnd w:id="971"/>
    <w:bookmarkStart w:id="97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72">
        <w:r>
          <w:rPr>
            <w:rStyle w:val="Hyperlink"/>
          </w:rPr>
          <w:t xml:space="preserve">http://creativecommons.org/licenses/by-nc/4.0/</w:t>
        </w:r>
      </w:hyperlink>
      <w:r>
        <w:t xml:space="preserve">.</w:t>
      </w:r>
    </w:p>
    <w:bookmarkEnd w:id="973"/>
    <w:bookmarkStart w:id="975" w:name="ref-credit"/>
    <w:p>
      <w:pPr>
        <w:pStyle w:val="Bibliography"/>
      </w:pPr>
      <w:r>
        <w:t xml:space="preserve">“CRediT: Contributor Roles Taxonomy.”</w:t>
      </w:r>
      <w:r>
        <w:t xml:space="preserve"> </w:t>
      </w:r>
      <w:r>
        <w:t xml:space="preserve">n.d. PLOS ONE.</w:t>
      </w:r>
      <w:r>
        <w:t xml:space="preserve"> </w:t>
      </w:r>
      <w:hyperlink r:id="rId974">
        <w:r>
          <w:rPr>
            <w:rStyle w:val="Hyperlink"/>
          </w:rPr>
          <w:t xml:space="preserve">https://journals.plos.org/plosone/s/authorship</w:t>
        </w:r>
      </w:hyperlink>
      <w:r>
        <w:t xml:space="preserve">.</w:t>
      </w:r>
    </w:p>
    <w:bookmarkEnd w:id="975"/>
    <w:bookmarkStart w:id="977" w:name="ref-dryad"/>
    <w:p>
      <w:pPr>
        <w:pStyle w:val="Bibliography"/>
      </w:pPr>
      <w:r>
        <w:t xml:space="preserve">“Dryad Digital Repository.”</w:t>
      </w:r>
      <w:r>
        <w:t xml:space="preserve"> </w:t>
      </w:r>
      <w:r>
        <w:t xml:space="preserve">n.d. Dryad.</w:t>
      </w:r>
      <w:r>
        <w:t xml:space="preserve"> </w:t>
      </w:r>
      <w:hyperlink r:id="rId976">
        <w:r>
          <w:rPr>
            <w:rStyle w:val="Hyperlink"/>
          </w:rPr>
          <w:t xml:space="preserve">https://datadryad.org/</w:t>
        </w:r>
      </w:hyperlink>
      <w:r>
        <w:t xml:space="preserve">.</w:t>
      </w:r>
    </w:p>
    <w:bookmarkEnd w:id="977"/>
    <w:bookmarkStart w:id="97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978"/>
    <w:bookmarkStart w:id="98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9">
        <w:r>
          <w:rPr>
            <w:rStyle w:val="Hyperlink"/>
          </w:rPr>
          <w:t xml:space="preserve">https://doi.org/10.1201/9781003029878</w:t>
        </w:r>
      </w:hyperlink>
      <w:r>
        <w:t xml:space="preserve">.</w:t>
      </w:r>
    </w:p>
    <w:bookmarkEnd w:id="980"/>
    <w:bookmarkStart w:id="982"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81">
        <w:r>
          <w:rPr>
            <w:rStyle w:val="Hyperlink"/>
          </w:rPr>
          <w:t xml:space="preserve">https://www.youtube.com/watch?v=B1BdQcJ2ZYY</w:t>
        </w:r>
      </w:hyperlink>
      <w:r>
        <w:t xml:space="preserve">.</w:t>
      </w:r>
    </w:p>
    <w:bookmarkEnd w:id="982"/>
    <w:bookmarkStart w:id="983"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983"/>
    <w:bookmarkStart w:id="985" w:name="ref-githubdesktop"/>
    <w:p>
      <w:pPr>
        <w:pStyle w:val="Bibliography"/>
      </w:pPr>
      <w:r>
        <w:t xml:space="preserve">“GitHub Desktop.”</w:t>
      </w:r>
      <w:r>
        <w:t xml:space="preserve"> </w:t>
      </w:r>
      <w:r>
        <w:t xml:space="preserve">n.d. GitHub.</w:t>
      </w:r>
      <w:r>
        <w:t xml:space="preserve"> </w:t>
      </w:r>
      <w:hyperlink r:id="rId984">
        <w:r>
          <w:rPr>
            <w:rStyle w:val="Hyperlink"/>
          </w:rPr>
          <w:t xml:space="preserve">https://desktop.github.com/</w:t>
        </w:r>
      </w:hyperlink>
      <w:r>
        <w:t xml:space="preserve">.</w:t>
      </w:r>
    </w:p>
    <w:bookmarkEnd w:id="985"/>
    <w:bookmarkStart w:id="987" w:name="ref-dune"/>
    <w:p>
      <w:pPr>
        <w:pStyle w:val="Bibliography"/>
      </w:pPr>
      <w:r>
        <w:t xml:space="preserve">Herbert, Frank. 1965.</w:t>
      </w:r>
      <w:r>
        <w:t xml:space="preserve"> </w:t>
      </w:r>
      <w:r>
        <w:rPr>
          <w:i/>
          <w:iCs/>
        </w:rPr>
        <w:t xml:space="preserve">Dune</w:t>
      </w:r>
      <w:r>
        <w:t xml:space="preserve">. Novel.</w:t>
      </w:r>
      <w:r>
        <w:t xml:space="preserve"> </w:t>
      </w:r>
      <w:hyperlink r:id="rId986">
        <w:r>
          <w:rPr>
            <w:rStyle w:val="Hyperlink"/>
          </w:rPr>
          <w:t xml:space="preserve">https://en.wikipedia.org/wiki/Organizations_of_the_Dune_universe#Thinking_machines</w:t>
        </w:r>
      </w:hyperlink>
      <w:r>
        <w:t xml:space="preserve">.</w:t>
      </w:r>
    </w:p>
    <w:bookmarkEnd w:id="987"/>
    <w:bookmarkStart w:id="989" w:name="ref-plos_data"/>
    <w:p>
      <w:pPr>
        <w:pStyle w:val="Bibliography"/>
      </w:pPr>
      <w:r>
        <w:t xml:space="preserve">“How to Store and Manage Your Data.”</w:t>
      </w:r>
      <w:r>
        <w:t xml:space="preserve"> </w:t>
      </w:r>
      <w:r>
        <w:t xml:space="preserve">n.d. PLOS.</w:t>
      </w:r>
      <w:r>
        <w:t xml:space="preserve"> </w:t>
      </w:r>
      <w:hyperlink r:id="rId988">
        <w:r>
          <w:rPr>
            <w:rStyle w:val="Hyperlink"/>
          </w:rPr>
          <w:t xml:space="preserve">https://plos.org/resource/how-to-store-and-manage-your-data/</w:t>
        </w:r>
      </w:hyperlink>
      <w:r>
        <w:t xml:space="preserve">.</w:t>
      </w:r>
    </w:p>
    <w:bookmarkEnd w:id="989"/>
    <w:bookmarkStart w:id="99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90"/>
    <w:bookmarkStart w:id="99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91">
        <w:r>
          <w:rPr>
            <w:rStyle w:val="Hyperlink"/>
          </w:rPr>
          <w:t xml:space="preserve">https://mentors.fm/2019/08/13/think-and-write-with-leslie-lamport/</w:t>
        </w:r>
      </w:hyperlink>
      <w:r>
        <w:t xml:space="preserve">.</w:t>
      </w:r>
    </w:p>
    <w:bookmarkEnd w:id="992"/>
    <w:bookmarkStart w:id="994"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93">
        <w:r>
          <w:rPr>
            <w:rStyle w:val="Hyperlink"/>
          </w:rPr>
          <w:t xml:space="preserve">https://openreview.net/forum?id=BZ5a1r-kVsf</w:t>
        </w:r>
      </w:hyperlink>
      <w:r>
        <w:t xml:space="preserve">.</w:t>
      </w:r>
    </w:p>
    <w:bookmarkEnd w:id="994"/>
    <w:bookmarkStart w:id="995" w:name="ref-medRxiv"/>
    <w:p>
      <w:pPr>
        <w:pStyle w:val="Bibliography"/>
      </w:pPr>
      <w:r>
        <w:t xml:space="preserve">“medRxiv: The Preprint Server for Health Sciences.”</w:t>
      </w:r>
      <w:r>
        <w:t xml:space="preserve"> </w:t>
      </w:r>
      <w:r>
        <w:t xml:space="preserve">n.d. Cold Spring Harbor Laboratory.</w:t>
      </w:r>
      <w:r>
        <w:t xml:space="preserve"> </w:t>
      </w:r>
      <w:hyperlink r:id="rId940">
        <w:r>
          <w:rPr>
            <w:rStyle w:val="Hyperlink"/>
          </w:rPr>
          <w:t xml:space="preserve">https://www.medrxiv.org/</w:t>
        </w:r>
      </w:hyperlink>
      <w:r>
        <w:t xml:space="preserve">.</w:t>
      </w:r>
    </w:p>
    <w:bookmarkEnd w:id="995"/>
    <w:bookmarkStart w:id="99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96">
        <w:r>
          <w:rPr>
            <w:rStyle w:val="Hyperlink"/>
          </w:rPr>
          <w:t xml:space="preserve">https://doi.org/10.1038/467775a</w:t>
        </w:r>
      </w:hyperlink>
      <w:r>
        <w:t xml:space="preserve">.</w:t>
      </w:r>
    </w:p>
    <w:bookmarkEnd w:id="997"/>
    <w:bookmarkStart w:id="99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98">
        <w:r>
          <w:rPr>
            <w:rStyle w:val="Hyperlink"/>
          </w:rPr>
          <w:t xml:space="preserve">https://doi.org/10.1038/s41562-016-0021</w:t>
        </w:r>
      </w:hyperlink>
      <w:r>
        <w:t xml:space="preserve">.</w:t>
      </w:r>
    </w:p>
    <w:bookmarkEnd w:id="999"/>
    <w:bookmarkStart w:id="100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00">
        <w:r>
          <w:rPr>
            <w:rStyle w:val="Hyperlink"/>
          </w:rPr>
          <w:t xml:space="preserve">https://doi.org/10.1038/526182a</w:t>
        </w:r>
      </w:hyperlink>
      <w:r>
        <w:t xml:space="preserve">.</w:t>
      </w:r>
    </w:p>
    <w:bookmarkEnd w:id="1001"/>
    <w:bookmarkStart w:id="1003" w:name="ref-osf"/>
    <w:p>
      <w:pPr>
        <w:pStyle w:val="Bibliography"/>
      </w:pPr>
      <w:r>
        <w:t xml:space="preserve">“Open Science Framework.”</w:t>
      </w:r>
      <w:r>
        <w:t xml:space="preserve"> </w:t>
      </w:r>
      <w:r>
        <w:t xml:space="preserve">n.d. Center for Open Science.</w:t>
      </w:r>
      <w:r>
        <w:t xml:space="preserve"> </w:t>
      </w:r>
      <w:hyperlink r:id="rId1002">
        <w:r>
          <w:rPr>
            <w:rStyle w:val="Hyperlink"/>
          </w:rPr>
          <w:t xml:space="preserve">https://osf.io/</w:t>
        </w:r>
      </w:hyperlink>
      <w:r>
        <w:t xml:space="preserve">.</w:t>
      </w:r>
    </w:p>
    <w:bookmarkEnd w:id="1003"/>
    <w:bookmarkStart w:id="100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04"/>
    <w:bookmarkStart w:id="1006" w:name="ref-gitfixum"/>
    <w:p>
      <w:pPr>
        <w:pStyle w:val="Bibliography"/>
      </w:pPr>
      <w:r>
        <w:t xml:space="preserve">Robertson, Seth. n.d.</w:t>
      </w:r>
      <w:r>
        <w:t xml:space="preserve"> </w:t>
      </w:r>
      <w:r>
        <w:t xml:space="preserve">“On Undoing, Fixing, or Removing Commits in Git.”</w:t>
      </w:r>
      <w:r>
        <w:t xml:space="preserve"> </w:t>
      </w:r>
      <w:hyperlink r:id="rId1005">
        <w:r>
          <w:rPr>
            <w:rStyle w:val="Hyperlink"/>
          </w:rPr>
          <w:t xml:space="preserve">https://sethrobertson.github.io/GitFixUm/fixup.html</w:t>
        </w:r>
      </w:hyperlink>
      <w:r>
        <w:t xml:space="preserve">.</w:t>
      </w:r>
    </w:p>
    <w:bookmarkEnd w:id="1006"/>
    <w:bookmarkStart w:id="100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07">
        <w:r>
          <w:rPr>
            <w:rStyle w:val="Hyperlink"/>
          </w:rPr>
          <w:t xml:space="preserve">https://doi.org/10.1371/journal.pcbi.1003833</w:t>
        </w:r>
      </w:hyperlink>
      <w:r>
        <w:t xml:space="preserve">.</w:t>
      </w:r>
    </w:p>
    <w:bookmarkEnd w:id="1008"/>
    <w:bookmarkStart w:id="101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09">
        <w:r>
          <w:rPr>
            <w:rStyle w:val="Hyperlink"/>
          </w:rPr>
          <w:t xml:space="preserve">https://doi.org/10.1038/d41586-019-02918-5</w:t>
        </w:r>
      </w:hyperlink>
      <w:r>
        <w:t xml:space="preserve">.</w:t>
      </w:r>
    </w:p>
    <w:bookmarkEnd w:id="1010"/>
    <w:bookmarkStart w:id="1012" w:name="ref-slurm-salloc"/>
    <w:p>
      <w:pPr>
        <w:pStyle w:val="Bibliography"/>
      </w:pPr>
      <w:r>
        <w:t xml:space="preserve">“Slurm Workload Manager: Salloc Documentation.”</w:t>
      </w:r>
      <w:r>
        <w:t xml:space="preserve"> </w:t>
      </w:r>
      <w:r>
        <w:t xml:space="preserve">n.d.-a. SchedMD.</w:t>
      </w:r>
      <w:r>
        <w:t xml:space="preserve"> </w:t>
      </w:r>
      <w:hyperlink r:id="rId1011">
        <w:r>
          <w:rPr>
            <w:rStyle w:val="Hyperlink"/>
          </w:rPr>
          <w:t xml:space="preserve">https://slurm.schedmd.com/salloc.html</w:t>
        </w:r>
      </w:hyperlink>
      <w:r>
        <w:t xml:space="preserve">.</w:t>
      </w:r>
    </w:p>
    <w:bookmarkEnd w:id="1012"/>
    <w:bookmarkStart w:id="1014" w:name="ref-slurm-sattach"/>
    <w:p>
      <w:pPr>
        <w:pStyle w:val="Bibliography"/>
      </w:pPr>
      <w:r>
        <w:t xml:space="preserve">“Slurm Workload Manager: Sattach Documentation.”</w:t>
      </w:r>
      <w:r>
        <w:t xml:space="preserve"> </w:t>
      </w:r>
      <w:r>
        <w:t xml:space="preserve">n.d.-b. SchedMD.</w:t>
      </w:r>
      <w:r>
        <w:t xml:space="preserve"> </w:t>
      </w:r>
      <w:hyperlink r:id="rId1013">
        <w:r>
          <w:rPr>
            <w:rStyle w:val="Hyperlink"/>
          </w:rPr>
          <w:t xml:space="preserve">https://slurm.schedmd.com/sattach.html</w:t>
        </w:r>
      </w:hyperlink>
      <w:r>
        <w:t xml:space="preserve">.</w:t>
      </w:r>
    </w:p>
    <w:bookmarkEnd w:id="1014"/>
    <w:bookmarkStart w:id="1016" w:name="ref-slurm"/>
    <w:p>
      <w:pPr>
        <w:pStyle w:val="Bibliography"/>
      </w:pPr>
      <w:r>
        <w:t xml:space="preserve">“Slurm Workload Manager: Sbatch Documentation.”</w:t>
      </w:r>
      <w:r>
        <w:t xml:space="preserve"> </w:t>
      </w:r>
      <w:r>
        <w:t xml:space="preserve">n.d.-c. SchedMD.</w:t>
      </w:r>
      <w:r>
        <w:t xml:space="preserve"> </w:t>
      </w:r>
      <w:hyperlink r:id="rId1015">
        <w:r>
          <w:rPr>
            <w:rStyle w:val="Hyperlink"/>
          </w:rPr>
          <w:t xml:space="preserve">https://slurm.schedmd.com/sbatch.html</w:t>
        </w:r>
      </w:hyperlink>
      <w:r>
        <w:t xml:space="preserve">.</w:t>
      </w:r>
    </w:p>
    <w:bookmarkEnd w:id="1016"/>
    <w:bookmarkStart w:id="1018" w:name="ref-slurm-squeue"/>
    <w:p>
      <w:pPr>
        <w:pStyle w:val="Bibliography"/>
      </w:pPr>
      <w:r>
        <w:t xml:space="preserve">“Slurm Workload Manager: Squeue Documentation.”</w:t>
      </w:r>
      <w:r>
        <w:t xml:space="preserve"> </w:t>
      </w:r>
      <w:r>
        <w:t xml:space="preserve">n.d.-d. SchedMD.</w:t>
      </w:r>
      <w:r>
        <w:t xml:space="preserve"> </w:t>
      </w:r>
      <w:hyperlink r:id="rId1017">
        <w:r>
          <w:rPr>
            <w:rStyle w:val="Hyperlink"/>
          </w:rPr>
          <w:t xml:space="preserve">https://slurm.schedmd.com/squeue.html</w:t>
        </w:r>
      </w:hyperlink>
      <w:r>
        <w:t xml:space="preserve">.</w:t>
      </w:r>
    </w:p>
    <w:bookmarkEnd w:id="1018"/>
    <w:bookmarkStart w:id="1020" w:name="ref-slurm-srun"/>
    <w:p>
      <w:pPr>
        <w:pStyle w:val="Bibliography"/>
      </w:pPr>
      <w:r>
        <w:t xml:space="preserve">“Slurm Workload Manager: Srun Documentation.”</w:t>
      </w:r>
      <w:r>
        <w:t xml:space="preserve"> </w:t>
      </w:r>
      <w:r>
        <w:t xml:space="preserve">n.d.-e. SchedMD.</w:t>
      </w:r>
      <w:r>
        <w:t xml:space="preserve"> </w:t>
      </w:r>
      <w:hyperlink r:id="rId1019">
        <w:r>
          <w:rPr>
            <w:rStyle w:val="Hyperlink"/>
          </w:rPr>
          <w:t xml:space="preserve">https://slurm.schedmd.com/srun.html</w:t>
        </w:r>
      </w:hyperlink>
      <w:r>
        <w:t xml:space="preserve">.</w:t>
      </w:r>
    </w:p>
    <w:bookmarkEnd w:id="1020"/>
    <w:bookmarkStart w:id="102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21">
        <w:r>
          <w:rPr>
            <w:rStyle w:val="Hyperlink"/>
          </w:rPr>
          <w:t xml:space="preserve">https://doi.org/10.1038/d41586-019-00067-3</w:t>
        </w:r>
      </w:hyperlink>
      <w:r>
        <w:t xml:space="preserve">.</w:t>
      </w:r>
    </w:p>
    <w:bookmarkEnd w:id="1022"/>
    <w:bookmarkStart w:id="1024" w:name="ref-terminator"/>
    <w:p>
      <w:pPr>
        <w:pStyle w:val="Bibliography"/>
      </w:pPr>
      <w:r>
        <w:rPr>
          <w:i/>
          <w:iCs/>
        </w:rPr>
        <w:t xml:space="preserve">Terminator 3: Rise of the Machines</w:t>
      </w:r>
      <w:r>
        <w:t xml:space="preserve">. 2003. Film.</w:t>
      </w:r>
      <w:r>
        <w:t xml:space="preserve"> </w:t>
      </w:r>
      <w:hyperlink r:id="rId1023">
        <w:r>
          <w:rPr>
            <w:rStyle w:val="Hyperlink"/>
          </w:rPr>
          <w:t xml:space="preserve">https://en.wikipedia.org/wiki/Terminator_3:_Rise_of_the_Machines</w:t>
        </w:r>
      </w:hyperlink>
      <w:r>
        <w:t xml:space="preserve">.</w:t>
      </w:r>
    </w:p>
    <w:bookmarkEnd w:id="1024"/>
    <w:bookmarkStart w:id="1026" w:name="ref-matrix"/>
    <w:p>
      <w:pPr>
        <w:pStyle w:val="Bibliography"/>
      </w:pPr>
      <w:r>
        <w:rPr>
          <w:i/>
          <w:iCs/>
        </w:rPr>
        <w:t xml:space="preserve">The Matrix</w:t>
      </w:r>
      <w:r>
        <w:t xml:space="preserve">. 1999. Film.</w:t>
      </w:r>
      <w:r>
        <w:t xml:space="preserve"> </w:t>
      </w:r>
      <w:hyperlink r:id="rId1025">
        <w:r>
          <w:rPr>
            <w:rStyle w:val="Hyperlink"/>
          </w:rPr>
          <w:t xml:space="preserve">https://en.wikipedia.org/wiki/The_Matrix</w:t>
        </w:r>
      </w:hyperlink>
      <w:r>
        <w:t xml:space="preserve">.</w:t>
      </w:r>
    </w:p>
    <w:bookmarkEnd w:id="1026"/>
    <w:bookmarkStart w:id="102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27"/>
    <w:bookmarkStart w:id="102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28">
        <w:r>
          <w:rPr>
            <w:rStyle w:val="Hyperlink"/>
          </w:rPr>
          <w:t xml:space="preserve">https://doi.org/10.1038/d41586-021-03603-2</w:t>
        </w:r>
      </w:hyperlink>
      <w:r>
        <w:t xml:space="preserve">.</w:t>
      </w:r>
    </w:p>
    <w:bookmarkEnd w:id="1029"/>
    <w:bookmarkStart w:id="1031" w:name="ref-wargames"/>
    <w:p>
      <w:pPr>
        <w:pStyle w:val="Bibliography"/>
      </w:pPr>
      <w:r>
        <w:rPr>
          <w:i/>
          <w:iCs/>
        </w:rPr>
        <w:t xml:space="preserve">WarGames</w:t>
      </w:r>
      <w:r>
        <w:t xml:space="preserve">. 1983. Film.</w:t>
      </w:r>
      <w:r>
        <w:t xml:space="preserve"> </w:t>
      </w:r>
      <w:hyperlink r:id="rId1030">
        <w:r>
          <w:rPr>
            <w:rStyle w:val="Hyperlink"/>
          </w:rPr>
          <w:t xml:space="preserve">https://en.wikipedia.org/wiki/WarGames</w:t>
        </w:r>
      </w:hyperlink>
      <w:r>
        <w:t xml:space="preserve">.</w:t>
      </w:r>
    </w:p>
    <w:bookmarkEnd w:id="1031"/>
    <w:bookmarkStart w:id="103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32">
        <w:r>
          <w:rPr>
            <w:rStyle w:val="Hyperlink"/>
          </w:rPr>
          <w:t xml:space="preserve">https://doi.org/10.1201/9781351201315</w:t>
        </w:r>
      </w:hyperlink>
      <w:r>
        <w:t xml:space="preserve">.</w:t>
      </w:r>
    </w:p>
    <w:bookmarkEnd w:id="1033"/>
    <w:bookmarkStart w:id="103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34">
        <w:r>
          <w:rPr>
            <w:rStyle w:val="Hyperlink"/>
          </w:rPr>
          <w:t xml:space="preserve">https://mastering-shiny.org/</w:t>
        </w:r>
      </w:hyperlink>
      <w:r>
        <w:t xml:space="preserve">.</w:t>
      </w:r>
    </w:p>
    <w:bookmarkEnd w:id="1035"/>
    <w:bookmarkStart w:id="103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36"/>
    <w:bookmarkStart w:id="103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37">
        <w:r>
          <w:rPr>
            <w:rStyle w:val="Hyperlink"/>
          </w:rPr>
          <w:t xml:space="preserve">https://design.tidyverse.org/</w:t>
        </w:r>
      </w:hyperlink>
      <w:r>
        <w:t xml:space="preserve">.</w:t>
      </w:r>
    </w:p>
    <w:bookmarkEnd w:id="1038"/>
    <w:bookmarkStart w:id="104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39">
        <w:r>
          <w:rPr>
            <w:rStyle w:val="Hyperlink"/>
          </w:rPr>
          <w:t xml:space="preserve">https://r-pkgs.org/</w:t>
        </w:r>
      </w:hyperlink>
      <w:r>
        <w:t xml:space="preserve">.</w:t>
      </w:r>
    </w:p>
    <w:bookmarkEnd w:id="1040"/>
    <w:bookmarkStart w:id="104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41">
        <w:r>
          <w:rPr>
            <w:rStyle w:val="Hyperlink"/>
          </w:rPr>
          <w:t xml:space="preserve">https://r4ds.hadley.nz/</w:t>
        </w:r>
      </w:hyperlink>
      <w:r>
        <w:t xml:space="preserve">.</w:t>
      </w:r>
    </w:p>
    <w:bookmarkEnd w:id="1042"/>
    <w:bookmarkStart w:id="104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43"/>
    <w:bookmarkEnd w:id="1044"/>
    <w:p>
      <w:r>
        <w:br w:type="page"/>
      </w:r>
    </w:p>
    <w:bookmarkEnd w:id="1045"/>
    <w:bookmarkStart w:id="104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46">
        <w:r>
          <w:rPr>
            <w:rStyle w:val="Hyperlink"/>
          </w:rPr>
          <w:t xml:space="preserve">https://ucd-serg.github.io/lab-manual/appendix-copilot-instructions.html</w:t>
        </w:r>
      </w:hyperlink>
    </w:p>
    <w:p>
      <w:r>
        <w:br w:type="page"/>
      </w:r>
    </w:p>
    <w:bookmarkEnd w:id="1047"/>
    <w:bookmarkStart w:id="104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48">
        <w:r>
          <w:rPr>
            <w:rStyle w:val="Hyperlink"/>
          </w:rPr>
          <w:t xml:space="preserve">https://ucd-serg.github.io/lab-manual/appendix-copilot-setup-steps.html</w:t>
        </w:r>
      </w:hyperlink>
    </w:p>
    <w:p>
      <w:r>
        <w:br w:type="page"/>
      </w:r>
    </w:p>
    <w:bookmarkEnd w:id="1049"/>
    <w:bookmarkStart w:id="105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14"/>
        </w:numPr>
      </w:pPr>
      <w:ins w:id="3420" w:author="PR Preview" w:date="2024-01-01T00:00:00Z">
        <w:r>
          <w:rPr>
            <w:b/>
            <w:bCs/>
          </w:rPr>
          <w:t xml:space="preserve">Branch:</w:t>
        </w:r>
      </w:ins>
      <w:ins w:id="3420" w:author="PR Preview" w:date="2024-01-01T00:00:00Z">
        <w:r>
          <w:t xml:space="preserve"> </w:t>
        </w:r>
      </w:ins>
      <w:ins w:id="3420" w:author="PR Preview" w:date="2024-01-01T00:00:00Z">
        <w:r>
          <w:t xml:space="preserve">HEAD</w:t>
        </w:r>
      </w:ins>
    </w:p>
    <w:p>
      <w:pPr>
        <w:pStyle w:val="Compact"/>
        <w:numPr>
          <w:ilvl w:val="0"/>
          <w:numId w:val="1414"/>
        </w:numPr>
      </w:pPr>
      <w:ins w:id="3421" w:author="PR Preview" w:date="2024-01-01T00:00:00Z">
        <w:r>
          <w:rPr>
            <w:b/>
            <w:bCs/>
          </w:rPr>
          <w:t xml:space="preserve">Commit:</w:t>
        </w:r>
      </w:ins>
      <w:ins w:id="3421" w:author="PR Preview" w:date="2024-01-01T00:00:00Z">
        <w:r>
          <w:t xml:space="preserve"> </w:t>
        </w:r>
      </w:ins>
      <w:ins w:id="3421" w:author="PR Preview" w:date="2024-01-01T00:00:00Z">
        <w:r>
          <w:t xml:space="preserve">e2eb07e</w:t>
        </w:r>
      </w:ins>
    </w:p>
    <w:p>
      <w:pPr>
        <w:pStyle w:val="Compact"/>
        <w:numPr>
          <w:ilvl w:val="0"/>
          <w:numId w:val="1414"/>
        </w:numPr>
      </w:pPr>
      <w:ins w:id="3422" w:author="PR Preview" w:date="2024-01-01T00:00:00Z">
        <w:r>
          <w:rPr>
            <w:b/>
            <w:bCs/>
          </w:rPr>
          <w:t xml:space="preserve">Full commit hash:</w:t>
        </w:r>
      </w:ins>
      <w:ins w:id="3422" w:author="PR Preview" w:date="2024-01-01T00:00:00Z">
        <w:r>
          <w:t xml:space="preserve"> </w:t>
        </w:r>
      </w:ins>
      <w:ins w:id="3422" w:author="PR Preview" w:date="2024-01-01T00:00:00Z">
        <w:r>
          <w:t xml:space="preserve">e2eb07e91f37bdfb5f8f8c0d7a28f1e4301f4f61</w:t>
        </w:r>
      </w:ins>
    </w:p>
    <w:p>
      <w:pPr>
        <w:pStyle w:val="Compact"/>
        <w:numPr>
          <w:ilvl w:val="0"/>
          <w:numId w:val="1414"/>
        </w:numPr>
      </w:pPr>
      <w:ins w:id="3423" w:author="PR Preview" w:date="2024-01-01T00:00:00Z">
        <w:r>
          <w:rPr>
            <w:b/>
            <w:bCs/>
          </w:rPr>
          <w:t xml:space="preserve">Commit date:</w:t>
        </w:r>
      </w:ins>
      <w:ins w:id="3423" w:author="PR Preview" w:date="2024-01-01T00:00:00Z">
        <w:r>
          <w:t xml:space="preserve"> </w:t>
        </w:r>
      </w:ins>
      <w:ins w:id="3423" w:author="PR Preview" w:date="2024-01-01T00:00:00Z">
        <w:r>
          <w:t xml:space="preserve">2026-07-02 00:11:11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1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2"/>
  </w:num>
  <w:num w:numId="1223">
    <w:abstractNumId w:val="992"/>
  </w:num>
  <w:num w:numId="1224">
    <w:abstractNumId w:val="992"/>
  </w:num>
  <w:num w:numId="1225">
    <w:abstractNumId w:val="992"/>
  </w:num>
  <w:num w:numId="1226">
    <w:abstractNumId w:val="992"/>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1"/>
  </w:num>
  <w:num w:numId="1411">
    <w:abstractNumId w:val="991"/>
  </w:num>
  <w:num w:numId="1412">
    <w:abstractNumId w:val="991"/>
  </w:num>
  <w:num w:numId="1413">
    <w:abstractNumId w:val="991"/>
  </w:num>
  <w:num w:numId="14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50" Type="http://schemas.openxmlformats.org/officeDocument/2006/relationships/image" Target="media/rId750.png"/><Relationship Id="rId138" Type="http://schemas.openxmlformats.org/officeDocument/2006/relationships/image" Target="media/rId138.png"/><Relationship Id="rId109" Type="http://schemas.openxmlformats.org/officeDocument/2006/relationships/image" Target="media/rId109.png"/><Relationship Id="rId328" Type="http://schemas.openxmlformats.org/officeDocument/2006/relationships/image" Target="media/rId328.png"/><Relationship Id="rId523" Type="http://schemas.openxmlformats.org/officeDocument/2006/relationships/image" Target="media/rId523.png"/><Relationship Id="rId685" Type="http://schemas.openxmlformats.org/officeDocument/2006/relationships/image" Target="media/rId685.png"/><Relationship Id="rId688" Type="http://schemas.openxmlformats.org/officeDocument/2006/relationships/image" Target="media/rId688.jpg"/><Relationship Id="rId354" Type="http://schemas.openxmlformats.org/officeDocument/2006/relationships/image" Target="media/rId354.png"/><Relationship Id="rId550" Type="http://schemas.openxmlformats.org/officeDocument/2006/relationships/image" Target="media/rId550.jpg"/><Relationship Id="rId556" Type="http://schemas.openxmlformats.org/officeDocument/2006/relationships/image" Target="media/rId556.png"/><Relationship Id="rId457" Type="http://schemas.openxmlformats.org/officeDocument/2006/relationships/image" Target="media/rId457.png"/><Relationship Id="rId462" Type="http://schemas.openxmlformats.org/officeDocument/2006/relationships/image" Target="media/rId462.png"/><Relationship Id="rId264" Type="http://schemas.openxmlformats.org/officeDocument/2006/relationships/image" Target="media/rId264.png"/><Relationship Id="rId694" Type="http://schemas.openxmlformats.org/officeDocument/2006/relationships/image" Target="media/rId694.png"/><Relationship Id="rId725" Type="http://schemas.openxmlformats.org/officeDocument/2006/relationships/image" Target="media/rId725.png"/><Relationship Id="rId269" Type="http://schemas.openxmlformats.org/officeDocument/2006/relationships/image" Target="media/rId269.png"/><Relationship Id="rId691" Type="http://schemas.openxmlformats.org/officeDocument/2006/relationships/image" Target="media/rId691.png"/><Relationship Id="rId630"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874" Type="http://schemas.openxmlformats.org/officeDocument/2006/relationships/hyperlink" Target="http://adv-r.had.co.nz/Style.html" TargetMode="External"/><Relationship Id="rId911" Type="http://schemas.openxmlformats.org/officeDocument/2006/relationships/hyperlink" Target="http://colorbrewer2.org/" TargetMode="External"/><Relationship Id="rId972"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5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797" Type="http://schemas.openxmlformats.org/officeDocument/2006/relationships/hyperlink" Target="https://agentskills.io/home" TargetMode="External"/><Relationship Id="rId798"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771" Type="http://schemas.openxmlformats.org/officeDocument/2006/relationships/hyperlink" Target="https://chatgpt.com/codex/" TargetMode="External"/><Relationship Id="rId806" Type="http://schemas.openxmlformats.org/officeDocument/2006/relationships/hyperlink" Target="https://claude.ai/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09" Type="http://schemas.openxmlformats.org/officeDocument/2006/relationships/hyperlink" Target="https://code.claude.com/docs/en/claude-code-on-the-web" TargetMode="External"/><Relationship Id="rId810" Type="http://schemas.openxmlformats.org/officeDocument/2006/relationships/hyperlink" Target="https://code.claude.com/docs/en/commands" TargetMode="External"/><Relationship Id="rId833" Type="http://schemas.openxmlformats.org/officeDocument/2006/relationships/hyperlink" Target="https://code.claude.com/docs/en/setup" TargetMode="External"/><Relationship Id="rId760" Type="http://schemas.openxmlformats.org/officeDocument/2006/relationships/hyperlink" Target="https://continue.dev" TargetMode="External"/><Relationship Id="rId597" Type="http://schemas.openxmlformats.org/officeDocument/2006/relationships/hyperlink" Target="https://cran.r-project.org/" TargetMode="External"/><Relationship Id="rId947"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32"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976" Type="http://schemas.openxmlformats.org/officeDocument/2006/relationships/hyperlink" Target="https://datadryad.org/" TargetMode="External"/><Relationship Id="rId946" Type="http://schemas.openxmlformats.org/officeDocument/2006/relationships/hyperlink" Target="https://davidgohel.github.io/flextable/" TargetMode="External"/><Relationship Id="rId1037"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984" Type="http://schemas.openxmlformats.org/officeDocument/2006/relationships/hyperlink" Target="https://desktop.github.com/" TargetMode="External"/><Relationship Id="rId778" Type="http://schemas.openxmlformats.org/officeDocument/2006/relationships/hyperlink" Target="https://developers.openai.com/api/docs/quickstart" TargetMode="External"/><Relationship Id="rId772"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546" Type="http://schemas.openxmlformats.org/officeDocument/2006/relationships/hyperlink" Target="https://docs.github.com/en/actions" TargetMode="External"/><Relationship Id="rId712" Type="http://schemas.openxmlformats.org/officeDocument/2006/relationships/hyperlink" Target="https://docs.github.com/en/copilot/how-tos/use-copilot-agents/coding-agent" TargetMode="External"/><Relationship Id="rId788" Type="http://schemas.openxmlformats.org/officeDocument/2006/relationships/hyperlink" Target="https://docs.github.com/en/copilot/how-tos/use-copilot-agents/coding-agent/customize-the-agent-environment" TargetMode="External"/><Relationship Id="rId815" Type="http://schemas.openxmlformats.org/officeDocument/2006/relationships/hyperlink" Target="https://docs.github.com/en/copilot/how-tos/use-copilot-agents/coding-agent/customize-the-agent-environment#preinstalling-tools-or-dependencies-in-copilots-environment" TargetMode="External"/><Relationship Id="rId739" Type="http://schemas.openxmlformats.org/officeDocument/2006/relationships/hyperlink" Target="https://docs.github.com/en/copilot/how-tos/use-copilot-agents/coding-agent/customize-the-agent-firewall" TargetMode="External"/><Relationship Id="rId737" Type="http://schemas.openxmlformats.org/officeDocument/2006/relationships/hyperlink" Target="https://docs.github.com/en/copilot/reference/copilot-allowlist-reference" TargetMode="External"/><Relationship Id="rId595"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894" Type="http://schemas.openxmlformats.org/officeDocument/2006/relationships/hyperlink" Target="https://docs.google.com/document/d/1ckgRCcr7FFPyymyMA6Y_-cB_vftOyrrxT28c6gRg0PI/edit" TargetMode="External"/><Relationship Id="rId996" Type="http://schemas.openxmlformats.org/officeDocument/2006/relationships/hyperlink" Target="https://doi.org/10.1038/467775a" TargetMode="External"/><Relationship Id="rId1000" Type="http://schemas.openxmlformats.org/officeDocument/2006/relationships/hyperlink" Target="https://doi.org/10.1038/526182a" TargetMode="External"/><Relationship Id="rId1021" Type="http://schemas.openxmlformats.org/officeDocument/2006/relationships/hyperlink" Target="https://doi.org/10.1038/d41586-019-00067-3" TargetMode="External"/><Relationship Id="rId957" Type="http://schemas.openxmlformats.org/officeDocument/2006/relationships/hyperlink" Target="https://doi.org/10.1038/d41586-019-01431-z" TargetMode="External"/><Relationship Id="rId1009" Type="http://schemas.openxmlformats.org/officeDocument/2006/relationships/hyperlink" Target="https://doi.org/10.1038/d41586-019-02918-5" TargetMode="External"/><Relationship Id="rId1028" Type="http://schemas.openxmlformats.org/officeDocument/2006/relationships/hyperlink" Target="https://doi.org/10.1038/d41586-021-03603-2" TargetMode="External"/><Relationship Id="rId970" Type="http://schemas.openxmlformats.org/officeDocument/2006/relationships/hyperlink" Target="https://doi.org/10.1038/s41467-020-19160-7" TargetMode="External"/><Relationship Id="rId998" Type="http://schemas.openxmlformats.org/officeDocument/2006/relationships/hyperlink" Target="https://doi.org/10.1038/s41562-016-0021" TargetMode="External"/><Relationship Id="rId979" Type="http://schemas.openxmlformats.org/officeDocument/2006/relationships/hyperlink" Target="https://doi.org/10.1201/9781003029878" TargetMode="External"/><Relationship Id="rId1032" Type="http://schemas.openxmlformats.org/officeDocument/2006/relationships/hyperlink" Target="https://doi.org/10.1201/9781351201315" TargetMode="External"/><Relationship Id="rId1007" Type="http://schemas.openxmlformats.org/officeDocument/2006/relationships/hyperlink" Target="https://doi.org/10.1371/journal.pcbi.1003833" TargetMode="External"/><Relationship Id="rId953"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51" Type="http://schemas.openxmlformats.org/officeDocument/2006/relationships/hyperlink" Target="https://en.wikipedia.org/wiki/2001:_A_Space_Odyssey_(film)" TargetMode="External"/><Relationship Id="rId657" Type="http://schemas.openxmlformats.org/officeDocument/2006/relationships/hyperlink" Target="https://en.wikipedia.org/wiki/AI-assisted_software_development" TargetMode="External"/><Relationship Id="rId674" Type="http://schemas.openxmlformats.org/officeDocument/2006/relationships/hyperlink" Target="https://en.wikipedia.org/wiki/AI_agent" TargetMode="External"/><Relationship Id="rId728" Type="http://schemas.openxmlformats.org/officeDocument/2006/relationships/hyperlink" Target="https://en.wikipedia.org/wiki/Agent_(The_Matrix)" TargetMode="External"/><Relationship Id="rId959" Type="http://schemas.openxmlformats.org/officeDocument/2006/relationships/hyperlink" Target="https://en.wikipedia.org/wiki/Battlestar_Galactica_(2004_TV_series)" TargetMode="External"/><Relationship Id="rId963"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773"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21" Type="http://schemas.openxmlformats.org/officeDocument/2006/relationships/hyperlink" Target="https://en.wikipedia.org/wiki/Doctor_of_Philosophy#History" TargetMode="External"/><Relationship Id="rId968" Type="http://schemas.openxmlformats.org/officeDocument/2006/relationships/hyperlink" Target="https://en.wikipedia.org/wiki/Ender%27s_Game"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38" Type="http://schemas.openxmlformats.org/officeDocument/2006/relationships/hyperlink" Target="https://en.wikipedia.org/wiki/Implicature" TargetMode="External"/><Relationship Id="rId676" Type="http://schemas.openxmlformats.org/officeDocument/2006/relationships/hyperlink" Target="https://en.wikipedia.org/wiki/Intelligent_agent" TargetMode="External"/><Relationship Id="rId922" Type="http://schemas.openxmlformats.org/officeDocument/2006/relationships/hyperlink" Target="https://en.wikipedia.org/wiki/Masterpiece#History" TargetMode="External"/><Relationship Id="rId986" Type="http://schemas.openxmlformats.org/officeDocument/2006/relationships/hyperlink" Target="https://en.wikipedia.org/wiki/Organizations_of_the_Dune_universe#Thinking_machines" TargetMode="External"/><Relationship Id="rId677" Type="http://schemas.openxmlformats.org/officeDocument/2006/relationships/hyperlink" Target="https://en.wikipedia.org/wiki/Technological_singularity" TargetMode="External"/><Relationship Id="rId1023" Type="http://schemas.openxmlformats.org/officeDocument/2006/relationships/hyperlink" Target="https://en.wikipedia.org/wiki/Terminator_3:_Rise_of_the_Machines" TargetMode="External"/><Relationship Id="rId1025" Type="http://schemas.openxmlformats.org/officeDocument/2006/relationships/hyperlink" Target="https://en.wikipedia.org/wiki/The_Matrix" TargetMode="External"/><Relationship Id="rId920"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30" Type="http://schemas.openxmlformats.org/officeDocument/2006/relationships/hyperlink" Target="https://en.wikipedia.org/wiki/WarGames" TargetMode="External"/><Relationship Id="rId937"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827" Type="http://schemas.openxmlformats.org/officeDocument/2006/relationships/hyperlink" Target="https://gitforwindows.org/" TargetMode="External"/><Relationship Id="rId861" Type="http://schemas.openxmlformats.org/officeDocument/2006/relationships/hyperlink" Target="https://github.com/IndrajeetPatil/awesome-r-pkgtools"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8" Type="http://schemas.openxmlformats.org/officeDocument/2006/relationships/hyperlink" Target="https://github.com/UCD-SERG/lab-manual/issues/112" TargetMode="External"/><Relationship Id="rId704" Type="http://schemas.openxmlformats.org/officeDocument/2006/relationships/hyperlink" Target="https://github.com/UCD-SERG/lab-manual/issues/42" TargetMode="External"/><Relationship Id="rId669" Type="http://schemas.openxmlformats.org/officeDocument/2006/relationships/hyperlink" Target="https://github.com/UCD-SERG/lab-manual/pull/145" TargetMode="External"/><Relationship Id="rId705"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787"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802" Type="http://schemas.openxmlformats.org/officeDocument/2006/relationships/hyperlink" Target="https://github.com/d-morrison/ai-config" TargetMode="External"/><Relationship Id="rId887"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3" Type="http://schemas.openxmlformats.org/officeDocument/2006/relationships/hyperlink" Target="https://github.com/eddelbuettel/github-actions/tree/master/r2u-setup" TargetMode="External"/><Relationship Id="rId599"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3" Type="http://schemas.openxmlformats.org/officeDocument/2006/relationships/hyperlink" Target="https://github.com/features/copilot/agents" TargetMode="External"/><Relationship Id="rId814"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0" Type="http://schemas.openxmlformats.org/officeDocument/2006/relationships/hyperlink" Target="https://github.com/marocchino/sticky-pull-request-comment" TargetMode="External"/><Relationship Id="rId925" Type="http://schemas.openxmlformats.org/officeDocument/2006/relationships/hyperlink" Target="https://github.com/nmfs-opensci/quarto-thesis" TargetMode="External"/><Relationship Id="rId753" Type="http://schemas.openxmlformats.org/officeDocument/2006/relationships/hyperlink" Target="https://github.com/ollama/ollama/releases" TargetMode="External"/><Relationship Id="rId710" Type="http://schemas.openxmlformats.org/officeDocument/2006/relationships/hyperlink" Target="https://github.com/orgs/community/discussions/162826" TargetMode="External"/><Relationship Id="rId711"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18"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19"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17"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601" Type="http://schemas.openxmlformats.org/officeDocument/2006/relationships/hyperlink" Target="https://github.com/r-hub/rhub" TargetMode="External"/><Relationship Id="rId517" Type="http://schemas.openxmlformats.org/officeDocument/2006/relationships/hyperlink" Target="https://github.com/r-lib/actions" TargetMode="External"/><Relationship Id="rId547" Type="http://schemas.openxmlformats.org/officeDocument/2006/relationships/hyperlink" Target="https://github.com/r-lib/actions#where-to-find-help" TargetMode="External"/><Relationship Id="rId533" Type="http://schemas.openxmlformats.org/officeDocument/2006/relationships/hyperlink" Target="https://github.com/rossjrw/pr-preview-action" TargetMode="External"/><Relationship Id="rId53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878" Type="http://schemas.openxmlformats.org/officeDocument/2006/relationships/hyperlink" Target="https://github.com/skills/introduction-to-github" TargetMode="External"/><Relationship Id="rId532" Type="http://schemas.openxmlformats.org/officeDocument/2006/relationships/hyperlink" Target="https://github.com/thollander/actions-comment-pull-request" TargetMode="External"/><Relationship Id="rId641" Type="http://schemas.openxmlformats.org/officeDocument/2006/relationships/hyperlink" Target="https://github.com/tmux/tmux/wiki" TargetMode="External"/><Relationship Id="rId613" Type="http://schemas.openxmlformats.org/officeDocument/2006/relationships/hyperlink" Target="https://github.com/ucdavisdatalab" TargetMode="External"/><Relationship Id="rId866"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21" Type="http://schemas.openxmlformats.org/officeDocument/2006/relationships/hyperlink" Target="https://github.com/ucdavisdatalab/workshop_how-to-data-documentation" TargetMode="External"/><Relationship Id="rId881" Type="http://schemas.openxmlformats.org/officeDocument/2006/relationships/hyperlink" Target="https://github.com/ucdavisdatalab/workshop_nlp_with_python" TargetMode="External"/><Relationship Id="rId880" Type="http://schemas.openxmlformats.org/officeDocument/2006/relationships/hyperlink" Target="https://github.com/ucdavisdatalab/workshop_python_basics" TargetMode="External"/><Relationship Id="rId865"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15" Type="http://schemas.openxmlformats.org/officeDocument/2006/relationships/hyperlink" Target="https://grants.nih.gov" TargetMode="External"/><Relationship Id="rId897" Type="http://schemas.openxmlformats.org/officeDocument/2006/relationships/hyperlink" Target="https://grantwriting.stanford.edu/resources/funding-train/" TargetMode="External"/><Relationship Id="rId965"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777" Type="http://schemas.openxmlformats.org/officeDocument/2006/relationships/hyperlink" Target="https://help.openai.com/en/articles/4936850-where-do-i-find-my-openai-api-key" TargetMode="External"/><Relationship Id="rId629" Type="http://schemas.openxmlformats.org/officeDocument/2006/relationships/hyperlink" Target="https://hpc.ucdavis.edu/" TargetMode="External"/><Relationship Id="rId96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55" Type="http://schemas.openxmlformats.org/officeDocument/2006/relationships/hyperlink" Target="https://journals.lww.com/epidem/Fulltext/2001/05000/The_Value_of_P.2.aspx" TargetMode="External"/><Relationship Id="rId913" Type="http://schemas.openxmlformats.org/officeDocument/2006/relationships/hyperlink" Target="https://journals.plos.org/ploscompbiol/article?id=10.1371/journal.pcbi.1003833" TargetMode="External"/><Relationship Id="rId974" Type="http://schemas.openxmlformats.org/officeDocument/2006/relationships/hyperlink" Target="https://journals.plos.org/plosone/s/authorship"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886" Type="http://schemas.openxmlformats.org/officeDocument/2006/relationships/hyperlink" Target="https://link.springer.com/book/10.1007/978-3-030-98175-4" TargetMode="External"/><Relationship Id="rId901"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34" Type="http://schemas.openxmlformats.org/officeDocument/2006/relationships/hyperlink" Target="https://mastering-shiny.org/" TargetMode="External"/><Relationship Id="rId912" Type="http://schemas.openxmlformats.org/officeDocument/2006/relationships/hyperlink" Target="https://medialab.github.io/iwanthue/" TargetMode="External"/><Relationship Id="rId858"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991"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892" Type="http://schemas.openxmlformats.org/officeDocument/2006/relationships/hyperlink" Target="https://mitcommlab.mit.edu/be/2023/09/27/toward-an-evenbetterposter-improving-the-betterposter-template/" TargetMode="External"/><Relationship Id="rId905" Type="http://schemas.openxmlformats.org/officeDocument/2006/relationships/hyperlink" Target="https://myidp.sciencecareers.org/" TargetMode="External"/><Relationship Id="rId830" Type="http://schemas.openxmlformats.org/officeDocument/2006/relationships/hyperlink" Target="https://nodejs.org/" TargetMode="External"/><Relationship Id="rId835" Type="http://schemas.openxmlformats.org/officeDocument/2006/relationships/hyperlink" Target="https://ohmyz.sh/" TargetMode="External"/><Relationship Id="rId749" Type="http://schemas.openxmlformats.org/officeDocument/2006/relationships/hyperlink" Target="https://ollama.com" TargetMode="External"/><Relationship Id="rId758" Type="http://schemas.openxmlformats.org/officeDocument/2006/relationships/hyperlink" Target="https://ollama.com/blog/openai-compatibility" TargetMode="External"/><Relationship Id="rId754" Type="http://schemas.openxmlformats.org/officeDocument/2006/relationships/hyperlink" Target="https://ollama.com/download" TargetMode="External"/><Relationship Id="rId755" Type="http://schemas.openxmlformats.org/officeDocument/2006/relationships/hyperlink" Target="https://ollama.com/library" TargetMode="External"/><Relationship Id="rId993" Type="http://schemas.openxmlformats.org/officeDocument/2006/relationships/hyperlink" Target="https://openreview.net/forum?id=BZ5a1r-kVsf" TargetMode="External"/><Relationship Id="rId1002" Type="http://schemas.openxmlformats.org/officeDocument/2006/relationships/hyperlink" Target="https://osf.io/" TargetMode="External"/><Relationship Id="rId41" Type="http://schemas.openxmlformats.org/officeDocument/2006/relationships/hyperlink" Target="https://osf.io/tgbxr/" TargetMode="External"/><Relationship Id="rId78" Type="http://schemas.openxmlformats.org/officeDocument/2006/relationships/hyperlink" Target="https://pkgdown.r-lib.org/" TargetMode="External"/><Relationship Id="rId775" Type="http://schemas.openxmlformats.org/officeDocument/2006/relationships/hyperlink" Target="https://platform.openai.com/api-keys" TargetMode="External"/><Relationship Id="rId988" Type="http://schemas.openxmlformats.org/officeDocument/2006/relationships/hyperlink" Target="https://plos.org/resource/how-to-store-and-manage-your-data/" TargetMode="External"/><Relationship Id="rId757" Type="http://schemas.openxmlformats.org/officeDocument/2006/relationships/hyperlink" Target="https://positron.posit.co" TargetMode="External"/><Relationship Id="rId776" Type="http://schemas.openxmlformats.org/officeDocument/2006/relationships/hyperlink" Target="https://positron.posit.co/assistant-getting-started.html" TargetMode="External"/><Relationship Id="rId62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602" Type="http://schemas.openxmlformats.org/officeDocument/2006/relationships/hyperlink" Target="https://r-hub.github.io/rhub/articles/rhubv2.html" TargetMode="External"/><Relationship Id="rId1039"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8" Type="http://schemas.openxmlformats.org/officeDocument/2006/relationships/hyperlink" Target="https://r-pkgs.org/release.html" TargetMode="External"/><Relationship Id="rId605" Type="http://schemas.openxmlformats.org/officeDocument/2006/relationships/hyperlink" Target="https://r-pkgs.org/release.html#sec-release-initial" TargetMode="External"/><Relationship Id="rId545" Type="http://schemas.openxmlformats.org/officeDocument/2006/relationships/hyperlink" Target="https://r-pkgs.org/software-development-practices.html#sec-sw-dev-practices-ci" TargetMode="External"/><Relationship Id="rId1041"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22"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871" Type="http://schemas.openxmlformats.org/officeDocument/2006/relationships/hyperlink" Target="https://s3.amazonaws.com/assets.datacamp.com/blog_assets/datatable_Cheat_Sheet_R.pdf" TargetMode="External"/><Relationship Id="rId955"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05" Type="http://schemas.openxmlformats.org/officeDocument/2006/relationships/hyperlink" Target="https://sethrobertson.github.io/GitFixUm/fixup.html" TargetMode="External"/><Relationship Id="rId1011" Type="http://schemas.openxmlformats.org/officeDocument/2006/relationships/hyperlink" Target="https://slurm.schedmd.com/salloc.html" TargetMode="External"/><Relationship Id="rId1013" Type="http://schemas.openxmlformats.org/officeDocument/2006/relationships/hyperlink" Target="https://slurm.schedmd.com/sattach.html" TargetMode="External"/><Relationship Id="rId1015" Type="http://schemas.openxmlformats.org/officeDocument/2006/relationships/hyperlink" Target="https://slurm.schedmd.com/sbatch.html" TargetMode="External"/><Relationship Id="rId1017" Type="http://schemas.openxmlformats.org/officeDocument/2006/relationships/hyperlink" Target="https://slurm.schedmd.com/squeue.html" TargetMode="External"/><Relationship Id="rId1019"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33"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895"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46" Type="http://schemas.openxmlformats.org/officeDocument/2006/relationships/hyperlink" Target="https://ucd-serg.github.io/lab-manual/appendix-copilot-instructions.html" TargetMode="External"/><Relationship Id="rId1048" Type="http://schemas.openxmlformats.org/officeDocument/2006/relationships/hyperlink" Target="https://ucd-serg.github.io/lab-manual/appendix-copilot-setup-steps.html" TargetMode="External"/><Relationship Id="rId585" Type="http://schemas.openxmlformats.org/officeDocument/2006/relationships/hyperlink" Target="https://ucd-serg.github.io/lab-manual/coding-practices.html#file-headers" TargetMode="External"/><Relationship Id="rId588" Type="http://schemas.openxmlformats.org/officeDocument/2006/relationships/hyperlink" Target="https://ucd-serg.github.io/lab-manual/coding-practices.html#function-documentation" TargetMode="External"/><Relationship Id="rId853" Type="http://schemas.openxmlformats.org/officeDocument/2006/relationships/hyperlink" Target="https://ucd-serg.github.io/lab-manual/coding-style.html" TargetMode="External"/><Relationship Id="rId591" Type="http://schemas.openxmlformats.org/officeDocument/2006/relationships/hyperlink" Target="https://ucd-serg.github.io/lab-manual/unix.html#example-code-for-runfilesavelogs" TargetMode="External"/><Relationship Id="rId867" Type="http://schemas.openxmlformats.org/officeDocument/2006/relationships/hyperlink" Target="https://ucdavisdatalab.github.io/install_guides/" TargetMode="External"/><Relationship Id="rId86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83"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05" Type="http://schemas.openxmlformats.org/officeDocument/2006/relationships/hyperlink" Target="https://www.anthropic.com/claude-code" TargetMode="External"/><Relationship Id="rId941"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52" Type="http://schemas.openxmlformats.org/officeDocument/2006/relationships/hyperlink" Target="https://www.chriswrites.com/how-to-change-file-permissions-using-the-terminal/" TargetMode="External"/><Relationship Id="rId945" Type="http://schemas.openxmlformats.org/officeDocument/2006/relationships/hyperlink" Target="https://www.danieldsjoberg.com/gtsummary/" TargetMode="External"/><Relationship Id="rId862"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7" Type="http://schemas.openxmlformats.org/officeDocument/2006/relationships/hyperlink" Target="https://www.githubstatus.com/" TargetMode="External"/><Relationship Id="rId900" Type="http://schemas.openxmlformats.org/officeDocument/2006/relationships/hyperlink" Target="https://www.globalcodeofconduct.org/" TargetMode="External"/><Relationship Id="rId642"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40" Type="http://schemas.openxmlformats.org/officeDocument/2006/relationships/hyperlink" Target="https://www.medrxiv.org/" TargetMode="External"/><Relationship Id="rId828" Type="http://schemas.openxmlformats.org/officeDocument/2006/relationships/hyperlink" Target="https://www.msys2.org/" TargetMode="External"/><Relationship Id="rId908" Type="http://schemas.openxmlformats.org/officeDocument/2006/relationships/hyperlink" Target="https://www.nature.com/articles/d41586-021-03603-2" TargetMode="External"/><Relationship Id="rId898" Type="http://schemas.openxmlformats.org/officeDocument/2006/relationships/hyperlink" Target="https://www.niaid.nih.gov/grants-contracts/write-grant-application" TargetMode="External"/><Relationship Id="rId681"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869" Type="http://schemas.openxmlformats.org/officeDocument/2006/relationships/hyperlink" Target="https://www.rstudio.com/wp-content/uploads/2015/02/data-wrangling-cheatsheet.pdf" TargetMode="External"/><Relationship Id="rId872" Type="http://schemas.openxmlformats.org/officeDocument/2006/relationships/hyperlink" Target="https://www.rstudio.com/wp-content/uploads/2015/02/rmarkdown-cheatsheet.pdf" TargetMode="External"/><Relationship Id="rId870" Type="http://schemas.openxmlformats.org/officeDocument/2006/relationships/hyperlink" Target="https://www.rstudio.com/wp-content/uploads/2015/03/ggplot2-cheatsheet.pdf" TargetMode="External"/><Relationship Id="rId890"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06" Type="http://schemas.openxmlformats.org/officeDocument/2006/relationships/hyperlink" Target="https://www.training.nih.gov/career-services/" TargetMode="External"/><Relationship Id="rId909" Type="http://schemas.openxmlformats.org/officeDocument/2006/relationships/hyperlink" Target="https://www.youtube.com/watch?v=1RwJbhkCA58" TargetMode="External"/><Relationship Id="rId891" Type="http://schemas.openxmlformats.org/officeDocument/2006/relationships/hyperlink" Target="https://www.youtube.com/watch?v=1RwJbhkCA58&amp;t=1171s" TargetMode="External"/><Relationship Id="rId981"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888"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630"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874" Type="http://schemas.openxmlformats.org/officeDocument/2006/relationships/hyperlink" Target="http://adv-r.had.co.nz/Style.html" TargetMode="External"/><Relationship Id="rId911" Type="http://schemas.openxmlformats.org/officeDocument/2006/relationships/hyperlink" Target="http://colorbrewer2.org/" TargetMode="External"/><Relationship Id="rId972"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5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797" Type="http://schemas.openxmlformats.org/officeDocument/2006/relationships/hyperlink" Target="https://agentskills.io/home" TargetMode="External"/><Relationship Id="rId798"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771" Type="http://schemas.openxmlformats.org/officeDocument/2006/relationships/hyperlink" Target="https://chatgpt.com/codex/" TargetMode="External"/><Relationship Id="rId806" Type="http://schemas.openxmlformats.org/officeDocument/2006/relationships/hyperlink" Target="https://claude.ai/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09" Type="http://schemas.openxmlformats.org/officeDocument/2006/relationships/hyperlink" Target="https://code.claude.com/docs/en/claude-code-on-the-web" TargetMode="External"/><Relationship Id="rId810" Type="http://schemas.openxmlformats.org/officeDocument/2006/relationships/hyperlink" Target="https://code.claude.com/docs/en/commands" TargetMode="External"/><Relationship Id="rId833" Type="http://schemas.openxmlformats.org/officeDocument/2006/relationships/hyperlink" Target="https://code.claude.com/docs/en/setup" TargetMode="External"/><Relationship Id="rId760" Type="http://schemas.openxmlformats.org/officeDocument/2006/relationships/hyperlink" Target="https://continue.dev" TargetMode="External"/><Relationship Id="rId597" Type="http://schemas.openxmlformats.org/officeDocument/2006/relationships/hyperlink" Target="https://cran.r-project.org/" TargetMode="External"/><Relationship Id="rId947"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32"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976" Type="http://schemas.openxmlformats.org/officeDocument/2006/relationships/hyperlink" Target="https://datadryad.org/" TargetMode="External"/><Relationship Id="rId946" Type="http://schemas.openxmlformats.org/officeDocument/2006/relationships/hyperlink" Target="https://davidgohel.github.io/flextable/" TargetMode="External"/><Relationship Id="rId1037"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984" Type="http://schemas.openxmlformats.org/officeDocument/2006/relationships/hyperlink" Target="https://desktop.github.com/" TargetMode="External"/><Relationship Id="rId778" Type="http://schemas.openxmlformats.org/officeDocument/2006/relationships/hyperlink" Target="https://developers.openai.com/api/docs/quickstart" TargetMode="External"/><Relationship Id="rId772"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546" Type="http://schemas.openxmlformats.org/officeDocument/2006/relationships/hyperlink" Target="https://docs.github.com/en/actions" TargetMode="External"/><Relationship Id="rId712" Type="http://schemas.openxmlformats.org/officeDocument/2006/relationships/hyperlink" Target="https://docs.github.com/en/copilot/how-tos/use-copilot-agents/coding-agent" TargetMode="External"/><Relationship Id="rId788" Type="http://schemas.openxmlformats.org/officeDocument/2006/relationships/hyperlink" Target="https://docs.github.com/en/copilot/how-tos/use-copilot-agents/coding-agent/customize-the-agent-environment" TargetMode="External"/><Relationship Id="rId815" Type="http://schemas.openxmlformats.org/officeDocument/2006/relationships/hyperlink" Target="https://docs.github.com/en/copilot/how-tos/use-copilot-agents/coding-agent/customize-the-agent-environment#preinstalling-tools-or-dependencies-in-copilots-environment" TargetMode="External"/><Relationship Id="rId739" Type="http://schemas.openxmlformats.org/officeDocument/2006/relationships/hyperlink" Target="https://docs.github.com/en/copilot/how-tos/use-copilot-agents/coding-agent/customize-the-agent-firewall" TargetMode="External"/><Relationship Id="rId737" Type="http://schemas.openxmlformats.org/officeDocument/2006/relationships/hyperlink" Target="https://docs.github.com/en/copilot/reference/copilot-allowlist-reference" TargetMode="External"/><Relationship Id="rId595"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894" Type="http://schemas.openxmlformats.org/officeDocument/2006/relationships/hyperlink" Target="https://docs.google.com/document/d/1ckgRCcr7FFPyymyMA6Y_-cB_vftOyrrxT28c6gRg0PI/edit" TargetMode="External"/><Relationship Id="rId996" Type="http://schemas.openxmlformats.org/officeDocument/2006/relationships/hyperlink" Target="https://doi.org/10.1038/467775a" TargetMode="External"/><Relationship Id="rId1000" Type="http://schemas.openxmlformats.org/officeDocument/2006/relationships/hyperlink" Target="https://doi.org/10.1038/526182a" TargetMode="External"/><Relationship Id="rId1021" Type="http://schemas.openxmlformats.org/officeDocument/2006/relationships/hyperlink" Target="https://doi.org/10.1038/d41586-019-00067-3" TargetMode="External"/><Relationship Id="rId957" Type="http://schemas.openxmlformats.org/officeDocument/2006/relationships/hyperlink" Target="https://doi.org/10.1038/d41586-019-01431-z" TargetMode="External"/><Relationship Id="rId1009" Type="http://schemas.openxmlformats.org/officeDocument/2006/relationships/hyperlink" Target="https://doi.org/10.1038/d41586-019-02918-5" TargetMode="External"/><Relationship Id="rId1028" Type="http://schemas.openxmlformats.org/officeDocument/2006/relationships/hyperlink" Target="https://doi.org/10.1038/d41586-021-03603-2" TargetMode="External"/><Relationship Id="rId970" Type="http://schemas.openxmlformats.org/officeDocument/2006/relationships/hyperlink" Target="https://doi.org/10.1038/s41467-020-19160-7" TargetMode="External"/><Relationship Id="rId998" Type="http://schemas.openxmlformats.org/officeDocument/2006/relationships/hyperlink" Target="https://doi.org/10.1038/s41562-016-0021" TargetMode="External"/><Relationship Id="rId979" Type="http://schemas.openxmlformats.org/officeDocument/2006/relationships/hyperlink" Target="https://doi.org/10.1201/9781003029878" TargetMode="External"/><Relationship Id="rId1032" Type="http://schemas.openxmlformats.org/officeDocument/2006/relationships/hyperlink" Target="https://doi.org/10.1201/9781351201315" TargetMode="External"/><Relationship Id="rId1007" Type="http://schemas.openxmlformats.org/officeDocument/2006/relationships/hyperlink" Target="https://doi.org/10.1371/journal.pcbi.1003833" TargetMode="External"/><Relationship Id="rId953"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51" Type="http://schemas.openxmlformats.org/officeDocument/2006/relationships/hyperlink" Target="https://en.wikipedia.org/wiki/2001:_A_Space_Odyssey_(film)" TargetMode="External"/><Relationship Id="rId657" Type="http://schemas.openxmlformats.org/officeDocument/2006/relationships/hyperlink" Target="https://en.wikipedia.org/wiki/AI-assisted_software_development" TargetMode="External"/><Relationship Id="rId674" Type="http://schemas.openxmlformats.org/officeDocument/2006/relationships/hyperlink" Target="https://en.wikipedia.org/wiki/AI_agent" TargetMode="External"/><Relationship Id="rId728" Type="http://schemas.openxmlformats.org/officeDocument/2006/relationships/hyperlink" Target="https://en.wikipedia.org/wiki/Agent_(The_Matrix)" TargetMode="External"/><Relationship Id="rId959" Type="http://schemas.openxmlformats.org/officeDocument/2006/relationships/hyperlink" Target="https://en.wikipedia.org/wiki/Battlestar_Galactica_(2004_TV_series)" TargetMode="External"/><Relationship Id="rId963"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773"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21" Type="http://schemas.openxmlformats.org/officeDocument/2006/relationships/hyperlink" Target="https://en.wikipedia.org/wiki/Doctor_of_Philosophy#History" TargetMode="External"/><Relationship Id="rId968" Type="http://schemas.openxmlformats.org/officeDocument/2006/relationships/hyperlink" Target="https://en.wikipedia.org/wiki/Ender%27s_Game"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38" Type="http://schemas.openxmlformats.org/officeDocument/2006/relationships/hyperlink" Target="https://en.wikipedia.org/wiki/Implicature" TargetMode="External"/><Relationship Id="rId676" Type="http://schemas.openxmlformats.org/officeDocument/2006/relationships/hyperlink" Target="https://en.wikipedia.org/wiki/Intelligent_agent" TargetMode="External"/><Relationship Id="rId922" Type="http://schemas.openxmlformats.org/officeDocument/2006/relationships/hyperlink" Target="https://en.wikipedia.org/wiki/Masterpiece#History" TargetMode="External"/><Relationship Id="rId986" Type="http://schemas.openxmlformats.org/officeDocument/2006/relationships/hyperlink" Target="https://en.wikipedia.org/wiki/Organizations_of_the_Dune_universe#Thinking_machines" TargetMode="External"/><Relationship Id="rId677" Type="http://schemas.openxmlformats.org/officeDocument/2006/relationships/hyperlink" Target="https://en.wikipedia.org/wiki/Technological_singularity" TargetMode="External"/><Relationship Id="rId1023" Type="http://schemas.openxmlformats.org/officeDocument/2006/relationships/hyperlink" Target="https://en.wikipedia.org/wiki/Terminator_3:_Rise_of_the_Machines" TargetMode="External"/><Relationship Id="rId1025" Type="http://schemas.openxmlformats.org/officeDocument/2006/relationships/hyperlink" Target="https://en.wikipedia.org/wiki/The_Matrix" TargetMode="External"/><Relationship Id="rId920"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30" Type="http://schemas.openxmlformats.org/officeDocument/2006/relationships/hyperlink" Target="https://en.wikipedia.org/wiki/WarGames" TargetMode="External"/><Relationship Id="rId937"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827" Type="http://schemas.openxmlformats.org/officeDocument/2006/relationships/hyperlink" Target="https://gitforwindows.org/" TargetMode="External"/><Relationship Id="rId861" Type="http://schemas.openxmlformats.org/officeDocument/2006/relationships/hyperlink" Target="https://github.com/IndrajeetPatil/awesome-r-pkgtools"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8" Type="http://schemas.openxmlformats.org/officeDocument/2006/relationships/hyperlink" Target="https://github.com/UCD-SERG/lab-manual/issues/112" TargetMode="External"/><Relationship Id="rId704" Type="http://schemas.openxmlformats.org/officeDocument/2006/relationships/hyperlink" Target="https://github.com/UCD-SERG/lab-manual/issues/42" TargetMode="External"/><Relationship Id="rId669" Type="http://schemas.openxmlformats.org/officeDocument/2006/relationships/hyperlink" Target="https://github.com/UCD-SERG/lab-manual/pull/145" TargetMode="External"/><Relationship Id="rId705"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787"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802" Type="http://schemas.openxmlformats.org/officeDocument/2006/relationships/hyperlink" Target="https://github.com/d-morrison/ai-config" TargetMode="External"/><Relationship Id="rId887"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3" Type="http://schemas.openxmlformats.org/officeDocument/2006/relationships/hyperlink" Target="https://github.com/eddelbuettel/github-actions/tree/master/r2u-setup" TargetMode="External"/><Relationship Id="rId599"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3" Type="http://schemas.openxmlformats.org/officeDocument/2006/relationships/hyperlink" Target="https://github.com/features/copilot/agents" TargetMode="External"/><Relationship Id="rId814"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0" Type="http://schemas.openxmlformats.org/officeDocument/2006/relationships/hyperlink" Target="https://github.com/marocchino/sticky-pull-request-comment" TargetMode="External"/><Relationship Id="rId925" Type="http://schemas.openxmlformats.org/officeDocument/2006/relationships/hyperlink" Target="https://github.com/nmfs-opensci/quarto-thesis" TargetMode="External"/><Relationship Id="rId753" Type="http://schemas.openxmlformats.org/officeDocument/2006/relationships/hyperlink" Target="https://github.com/ollama/ollama/releases" TargetMode="External"/><Relationship Id="rId710" Type="http://schemas.openxmlformats.org/officeDocument/2006/relationships/hyperlink" Target="https://github.com/orgs/community/discussions/162826" TargetMode="External"/><Relationship Id="rId711"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18"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19"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17"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601" Type="http://schemas.openxmlformats.org/officeDocument/2006/relationships/hyperlink" Target="https://github.com/r-hub/rhub" TargetMode="External"/><Relationship Id="rId517" Type="http://schemas.openxmlformats.org/officeDocument/2006/relationships/hyperlink" Target="https://github.com/r-lib/actions" TargetMode="External"/><Relationship Id="rId547" Type="http://schemas.openxmlformats.org/officeDocument/2006/relationships/hyperlink" Target="https://github.com/r-lib/actions#where-to-find-help" TargetMode="External"/><Relationship Id="rId533" Type="http://schemas.openxmlformats.org/officeDocument/2006/relationships/hyperlink" Target="https://github.com/rossjrw/pr-preview-action" TargetMode="External"/><Relationship Id="rId53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878" Type="http://schemas.openxmlformats.org/officeDocument/2006/relationships/hyperlink" Target="https://github.com/skills/introduction-to-github" TargetMode="External"/><Relationship Id="rId532" Type="http://schemas.openxmlformats.org/officeDocument/2006/relationships/hyperlink" Target="https://github.com/thollander/actions-comment-pull-request" TargetMode="External"/><Relationship Id="rId641" Type="http://schemas.openxmlformats.org/officeDocument/2006/relationships/hyperlink" Target="https://github.com/tmux/tmux/wiki" TargetMode="External"/><Relationship Id="rId613" Type="http://schemas.openxmlformats.org/officeDocument/2006/relationships/hyperlink" Target="https://github.com/ucdavisdatalab" TargetMode="External"/><Relationship Id="rId866"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21" Type="http://schemas.openxmlformats.org/officeDocument/2006/relationships/hyperlink" Target="https://github.com/ucdavisdatalab/workshop_how-to-data-documentation" TargetMode="External"/><Relationship Id="rId881" Type="http://schemas.openxmlformats.org/officeDocument/2006/relationships/hyperlink" Target="https://github.com/ucdavisdatalab/workshop_nlp_with_python" TargetMode="External"/><Relationship Id="rId880" Type="http://schemas.openxmlformats.org/officeDocument/2006/relationships/hyperlink" Target="https://github.com/ucdavisdatalab/workshop_python_basics" TargetMode="External"/><Relationship Id="rId865"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15" Type="http://schemas.openxmlformats.org/officeDocument/2006/relationships/hyperlink" Target="https://grants.nih.gov" TargetMode="External"/><Relationship Id="rId897" Type="http://schemas.openxmlformats.org/officeDocument/2006/relationships/hyperlink" Target="https://grantwriting.stanford.edu/resources/funding-train/" TargetMode="External"/><Relationship Id="rId965"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777" Type="http://schemas.openxmlformats.org/officeDocument/2006/relationships/hyperlink" Target="https://help.openai.com/en/articles/4936850-where-do-i-find-my-openai-api-key" TargetMode="External"/><Relationship Id="rId629" Type="http://schemas.openxmlformats.org/officeDocument/2006/relationships/hyperlink" Target="https://hpc.ucdavis.edu/" TargetMode="External"/><Relationship Id="rId96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55" Type="http://schemas.openxmlformats.org/officeDocument/2006/relationships/hyperlink" Target="https://journals.lww.com/epidem/Fulltext/2001/05000/The_Value_of_P.2.aspx" TargetMode="External"/><Relationship Id="rId913" Type="http://schemas.openxmlformats.org/officeDocument/2006/relationships/hyperlink" Target="https://journals.plos.org/ploscompbiol/article?id=10.1371/journal.pcbi.1003833" TargetMode="External"/><Relationship Id="rId974" Type="http://schemas.openxmlformats.org/officeDocument/2006/relationships/hyperlink" Target="https://journals.plos.org/plosone/s/authorship"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886" Type="http://schemas.openxmlformats.org/officeDocument/2006/relationships/hyperlink" Target="https://link.springer.com/book/10.1007/978-3-030-98175-4" TargetMode="External"/><Relationship Id="rId901"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34" Type="http://schemas.openxmlformats.org/officeDocument/2006/relationships/hyperlink" Target="https://mastering-shiny.org/" TargetMode="External"/><Relationship Id="rId912" Type="http://schemas.openxmlformats.org/officeDocument/2006/relationships/hyperlink" Target="https://medialab.github.io/iwanthue/" TargetMode="External"/><Relationship Id="rId858"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991"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892" Type="http://schemas.openxmlformats.org/officeDocument/2006/relationships/hyperlink" Target="https://mitcommlab.mit.edu/be/2023/09/27/toward-an-evenbetterposter-improving-the-betterposter-template/" TargetMode="External"/><Relationship Id="rId905" Type="http://schemas.openxmlformats.org/officeDocument/2006/relationships/hyperlink" Target="https://myidp.sciencecareers.org/" TargetMode="External"/><Relationship Id="rId830" Type="http://schemas.openxmlformats.org/officeDocument/2006/relationships/hyperlink" Target="https://nodejs.org/" TargetMode="External"/><Relationship Id="rId835" Type="http://schemas.openxmlformats.org/officeDocument/2006/relationships/hyperlink" Target="https://ohmyz.sh/" TargetMode="External"/><Relationship Id="rId749" Type="http://schemas.openxmlformats.org/officeDocument/2006/relationships/hyperlink" Target="https://ollama.com" TargetMode="External"/><Relationship Id="rId758" Type="http://schemas.openxmlformats.org/officeDocument/2006/relationships/hyperlink" Target="https://ollama.com/blog/openai-compatibility" TargetMode="External"/><Relationship Id="rId754" Type="http://schemas.openxmlformats.org/officeDocument/2006/relationships/hyperlink" Target="https://ollama.com/download" TargetMode="External"/><Relationship Id="rId755" Type="http://schemas.openxmlformats.org/officeDocument/2006/relationships/hyperlink" Target="https://ollama.com/library" TargetMode="External"/><Relationship Id="rId993" Type="http://schemas.openxmlformats.org/officeDocument/2006/relationships/hyperlink" Target="https://openreview.net/forum?id=BZ5a1r-kVsf" TargetMode="External"/><Relationship Id="rId1002" Type="http://schemas.openxmlformats.org/officeDocument/2006/relationships/hyperlink" Target="https://osf.io/" TargetMode="External"/><Relationship Id="rId41" Type="http://schemas.openxmlformats.org/officeDocument/2006/relationships/hyperlink" Target="https://osf.io/tgbxr/" TargetMode="External"/><Relationship Id="rId78" Type="http://schemas.openxmlformats.org/officeDocument/2006/relationships/hyperlink" Target="https://pkgdown.r-lib.org/" TargetMode="External"/><Relationship Id="rId775" Type="http://schemas.openxmlformats.org/officeDocument/2006/relationships/hyperlink" Target="https://platform.openai.com/api-keys" TargetMode="External"/><Relationship Id="rId988" Type="http://schemas.openxmlformats.org/officeDocument/2006/relationships/hyperlink" Target="https://plos.org/resource/how-to-store-and-manage-your-data/" TargetMode="External"/><Relationship Id="rId757" Type="http://schemas.openxmlformats.org/officeDocument/2006/relationships/hyperlink" Target="https://positron.posit.co" TargetMode="External"/><Relationship Id="rId776" Type="http://schemas.openxmlformats.org/officeDocument/2006/relationships/hyperlink" Target="https://positron.posit.co/assistant-getting-started.html" TargetMode="External"/><Relationship Id="rId62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602" Type="http://schemas.openxmlformats.org/officeDocument/2006/relationships/hyperlink" Target="https://r-hub.github.io/rhub/articles/rhubv2.html" TargetMode="External"/><Relationship Id="rId1039"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8" Type="http://schemas.openxmlformats.org/officeDocument/2006/relationships/hyperlink" Target="https://r-pkgs.org/release.html" TargetMode="External"/><Relationship Id="rId605" Type="http://schemas.openxmlformats.org/officeDocument/2006/relationships/hyperlink" Target="https://r-pkgs.org/release.html#sec-release-initial" TargetMode="External"/><Relationship Id="rId545" Type="http://schemas.openxmlformats.org/officeDocument/2006/relationships/hyperlink" Target="https://r-pkgs.org/software-development-practices.html#sec-sw-dev-practices-ci" TargetMode="External"/><Relationship Id="rId1041"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22"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871" Type="http://schemas.openxmlformats.org/officeDocument/2006/relationships/hyperlink" Target="https://s3.amazonaws.com/assets.datacamp.com/blog_assets/datatable_Cheat_Sheet_R.pdf" TargetMode="External"/><Relationship Id="rId955"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05" Type="http://schemas.openxmlformats.org/officeDocument/2006/relationships/hyperlink" Target="https://sethrobertson.github.io/GitFixUm/fixup.html" TargetMode="External"/><Relationship Id="rId1011" Type="http://schemas.openxmlformats.org/officeDocument/2006/relationships/hyperlink" Target="https://slurm.schedmd.com/salloc.html" TargetMode="External"/><Relationship Id="rId1013" Type="http://schemas.openxmlformats.org/officeDocument/2006/relationships/hyperlink" Target="https://slurm.schedmd.com/sattach.html" TargetMode="External"/><Relationship Id="rId1015" Type="http://schemas.openxmlformats.org/officeDocument/2006/relationships/hyperlink" Target="https://slurm.schedmd.com/sbatch.html" TargetMode="External"/><Relationship Id="rId1017" Type="http://schemas.openxmlformats.org/officeDocument/2006/relationships/hyperlink" Target="https://slurm.schedmd.com/squeue.html" TargetMode="External"/><Relationship Id="rId1019"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33"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895"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46" Type="http://schemas.openxmlformats.org/officeDocument/2006/relationships/hyperlink" Target="https://ucd-serg.github.io/lab-manual/appendix-copilot-instructions.html" TargetMode="External"/><Relationship Id="rId1048" Type="http://schemas.openxmlformats.org/officeDocument/2006/relationships/hyperlink" Target="https://ucd-serg.github.io/lab-manual/appendix-copilot-setup-steps.html" TargetMode="External"/><Relationship Id="rId585" Type="http://schemas.openxmlformats.org/officeDocument/2006/relationships/hyperlink" Target="https://ucd-serg.github.io/lab-manual/coding-practices.html#file-headers" TargetMode="External"/><Relationship Id="rId588" Type="http://schemas.openxmlformats.org/officeDocument/2006/relationships/hyperlink" Target="https://ucd-serg.github.io/lab-manual/coding-practices.html#function-documentation" TargetMode="External"/><Relationship Id="rId853" Type="http://schemas.openxmlformats.org/officeDocument/2006/relationships/hyperlink" Target="https://ucd-serg.github.io/lab-manual/coding-style.html" TargetMode="External"/><Relationship Id="rId591" Type="http://schemas.openxmlformats.org/officeDocument/2006/relationships/hyperlink" Target="https://ucd-serg.github.io/lab-manual/unix.html#example-code-for-runfilesavelogs" TargetMode="External"/><Relationship Id="rId867" Type="http://schemas.openxmlformats.org/officeDocument/2006/relationships/hyperlink" Target="https://ucdavisdatalab.github.io/install_guides/" TargetMode="External"/><Relationship Id="rId86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83"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05" Type="http://schemas.openxmlformats.org/officeDocument/2006/relationships/hyperlink" Target="https://www.anthropic.com/claude-code" TargetMode="External"/><Relationship Id="rId941"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52" Type="http://schemas.openxmlformats.org/officeDocument/2006/relationships/hyperlink" Target="https://www.chriswrites.com/how-to-change-file-permissions-using-the-terminal/" TargetMode="External"/><Relationship Id="rId945" Type="http://schemas.openxmlformats.org/officeDocument/2006/relationships/hyperlink" Target="https://www.danieldsjoberg.com/gtsummary/" TargetMode="External"/><Relationship Id="rId862"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7" Type="http://schemas.openxmlformats.org/officeDocument/2006/relationships/hyperlink" Target="https://www.githubstatus.com/" TargetMode="External"/><Relationship Id="rId900" Type="http://schemas.openxmlformats.org/officeDocument/2006/relationships/hyperlink" Target="https://www.globalcodeofconduct.org/" TargetMode="External"/><Relationship Id="rId642"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40" Type="http://schemas.openxmlformats.org/officeDocument/2006/relationships/hyperlink" Target="https://www.medrxiv.org/" TargetMode="External"/><Relationship Id="rId828" Type="http://schemas.openxmlformats.org/officeDocument/2006/relationships/hyperlink" Target="https://www.msys2.org/" TargetMode="External"/><Relationship Id="rId908" Type="http://schemas.openxmlformats.org/officeDocument/2006/relationships/hyperlink" Target="https://www.nature.com/articles/d41586-021-03603-2" TargetMode="External"/><Relationship Id="rId898" Type="http://schemas.openxmlformats.org/officeDocument/2006/relationships/hyperlink" Target="https://www.niaid.nih.gov/grants-contracts/write-grant-application" TargetMode="External"/><Relationship Id="rId681"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869" Type="http://schemas.openxmlformats.org/officeDocument/2006/relationships/hyperlink" Target="https://www.rstudio.com/wp-content/uploads/2015/02/data-wrangling-cheatsheet.pdf" TargetMode="External"/><Relationship Id="rId872" Type="http://schemas.openxmlformats.org/officeDocument/2006/relationships/hyperlink" Target="https://www.rstudio.com/wp-content/uploads/2015/02/rmarkdown-cheatsheet.pdf" TargetMode="External"/><Relationship Id="rId870" Type="http://schemas.openxmlformats.org/officeDocument/2006/relationships/hyperlink" Target="https://www.rstudio.com/wp-content/uploads/2015/03/ggplot2-cheatsheet.pdf" TargetMode="External"/><Relationship Id="rId890"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06" Type="http://schemas.openxmlformats.org/officeDocument/2006/relationships/hyperlink" Target="https://www.training.nih.gov/career-services/" TargetMode="External"/><Relationship Id="rId909" Type="http://schemas.openxmlformats.org/officeDocument/2006/relationships/hyperlink" Target="https://www.youtube.com/watch?v=1RwJbhkCA58" TargetMode="External"/><Relationship Id="rId891" Type="http://schemas.openxmlformats.org/officeDocument/2006/relationships/hyperlink" Target="https://www.youtube.com/watch?v=1RwJbhkCA58&amp;t=1171s" TargetMode="External"/><Relationship Id="rId981"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888"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2026-07-02T07:34:32Z</dcterms:created>
  <dcterms:modified xsi:type="dcterms:W3CDTF">2026-07-02T07:34:32Z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