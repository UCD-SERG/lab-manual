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ins w:id="270" w:author="PR Preview" w:date="2024-01-01T00:00:00Z">
        <w:r>
          <w:rPr>
            <w:b/>
            <w:bCs/>
          </w:rPr>
          <w:t xml:space="preserve">Look before you build — then chip away.</w:t>
        </w:r>
      </w:ins>
      <w:ins w:id="270" w:author="PR Preview" w:date="2024-01-01T00:00:00Z">
        <w:r>
          <w:t xml:space="preserve"> </w:t>
        </w:r>
      </w:ins>
      <w:ins w:id="270" w:author="PR Preview" w:date="2024-01-01T00:00:00Z">
        <w:r>
          <w:t xml:space="preserve">Check whether an existing tool already solves the problem</w:t>
        </w:r>
      </w:ins>
      <w:ins w:id="270" w:author="PR Preview" w:date="2024-01-01T00:00:00Z">
        <w:r>
          <w:t xml:space="preserve"> </w:t>
        </w:r>
      </w:ins>
      <w:ins w:id="270" w:author="PR Preview" w:date="2024-01-01T00:00:00Z">
        <w:r>
          <w:t xml:space="preserve">(see</w:t>
        </w:r>
      </w:ins>
      <w:ins w:id="270" w:author="PR Preview" w:date="2024-01-01T00:00:00Z">
        <w:r>
          <w:t xml:space="preserve"> </w:t>
        </w:r>
      </w:ins>
      <w:hyperlink w:anchor="sec-prefer-packaged-functions">
        <w:r>
          <w:rPr>
            <w:rStyle w:val="Hyperlink"/>
          </w:rPr>
          <w:t xml:space="preserve">Section 7.7</w:t>
        </w:r>
      </w:hyperlink>
      <w:ins w:id="270" w:author="PR Preview" w:date="2024-01-01T00:00:00Z">
        <w:r>
          <w:t xml:space="preserve">);</w:t>
        </w:r>
      </w:ins>
      <w:ins w:id="270" w:author="PR Preview" w:date="2024-01-01T00:00:00Z">
        <w:r>
          <w:t xml:space="preserve"> </w:t>
        </w:r>
      </w:ins>
      <w:ins w:id="270" w:author="PR Preview" w:date="2024-01-01T00:00:00Z">
        <w:r>
          <w:t xml:space="preserve">when nothing quite fits,</w:t>
        </w:r>
      </w:ins>
      <w:ins w:id="270" w:author="PR Preview" w:date="2024-01-01T00:00:00Z">
        <w:r>
          <w:t xml:space="preserve"> </w:t>
        </w:r>
      </w:ins>
      <w:ins w:id="270" w:author="PR Preview" w:date="2024-01-01T00:00:00Z">
        <w:r>
          <w:t xml:space="preserve">don’t let</w:t>
        </w:r>
      </w:ins>
      <w:ins w:id="270" w:author="PR Preview" w:date="2024-01-01T00:00:00Z">
        <w:r>
          <w:t xml:space="preserve"> </w:t>
        </w:r>
      </w:ins>
      <w:ins w:id="270" w:author="PR Preview" w:date="2024-01-01T00:00:00Z">
        <w:r>
          <w:t xml:space="preserve">“not worth the effort”</w:t>
        </w:r>
      </w:ins>
      <w:ins w:id="270" w:author="PR Preview" w:date="2024-01-01T00:00:00Z">
        <w:r>
          <w:t xml:space="preserve"> </w:t>
        </w:r>
      </w:ins>
      <w:ins w:id="270" w:author="PR Preview" w:date="2024-01-01T00:00:00Z">
        <w:r>
          <w:t xml:space="preserve">stop you:</w:t>
        </w:r>
      </w:ins>
      <w:ins w:id="270" w:author="PR Preview" w:date="2024-01-01T00:00:00Z">
        <w:r>
          <w:t xml:space="preserve"> </w:t>
        </w:r>
      </w:ins>
      <w:ins w:id="270" w:author="PR Preview" w:date="2024-01-01T00:00:00Z">
        <w:r>
          <w:t xml:space="preserve">a tool that removes part of an annoying task</w:t>
        </w:r>
      </w:ins>
      <w:ins w:id="270" w:author="PR Preview" w:date="2024-01-01T00:00:00Z">
        <w:r>
          <w:t xml:space="preserve"> </w:t>
        </w:r>
      </w:ins>
      <w:ins w:id="270" w:author="PR Preview" w:date="2024-01-01T00:00:00Z">
        <w:r>
          <w:t xml:space="preserve">is already good enough to start with.</w:t>
        </w:r>
      </w:ins>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ins w:id="612" w:author="PR Preview" w:date="2024-01-01T00:00:00Z">
        <w:r>
          <w:t xml:space="preserve">See also</w:t>
        </w:r>
      </w:ins>
      <w:ins w:id="612" w:author="PR Preview" w:date="2024-01-01T00:00:00Z">
        <w:r>
          <w:t xml:space="preserve"> </w:t>
        </w:r>
      </w:ins>
      <w:hyperlink w:anchor="sec-style-auto-style">
        <w:r>
          <w:rPr>
            <w:rStyle w:val="Hyperlink"/>
          </w:rPr>
          <w:t xml:space="preserve">Section 7.21</w:t>
        </w:r>
      </w:hyperlink>
      <w:ins w:id="612" w:author="PR Preview" w:date="2024-01-01T00:00:00Z">
        <w:r>
          <w:t xml:space="preserve">.</w:t>
        </w:r>
      </w:ins>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ins w:id="664" w:author="PR Preview" w:date="2024-01-01T00:00:00Z">
        <w:r>
          <w:rPr>
            <w:i/>
            <w:iCs/>
          </w:rPr>
          <w:t xml:space="preserve">See also</w:t>
        </w:r>
      </w:ins>
      <w:ins w:id="664" w:author="PR Preview" w:date="2024-01-01T00:00:00Z">
        <w:r>
          <w:rPr>
            <w:i/>
            <w:iCs/>
          </w:rPr>
          <w:t xml:space="preserve"> </w:t>
        </w:r>
      </w:ins>
      <w:hyperlink w:anchor="sec-function-docs">
        <w:r>
          <w:rPr>
            <w:rStyle w:val="Hyperlink"/>
            <w:i/>
            <w:iCs/>
          </w:rPr>
          <w:t xml:space="preserve">Section 7.3</w:t>
        </w:r>
      </w:hyperlink>
      <w:ins w:id="664" w:author="PR Preview" w:date="2024-01-01T00:00:00Z">
        <w:r>
          <w:rPr>
            <w:i/>
            <w:iCs/>
          </w:rPr>
          <w:t xml:space="preserve"> </w:t>
        </w:r>
      </w:ins>
      <w:ins w:id="664" w:author="PR Preview" w:date="2024-01-01T00:00:00Z">
        <w:r>
          <w:rPr>
            <w:i/>
            <w:iCs/>
          </w:rPr>
          <w:t xml:space="preserve">for function documentation style guidelines.</w:t>
        </w:r>
      </w:ins>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ins w:id="688" w:author="PR Preview" w:date="2024-01-01T00:00:00Z">
        <w:r>
          <w:t xml:space="preserve">See also</w:t>
        </w:r>
      </w:ins>
      <w:ins w:id="688" w:author="PR Preview" w:date="2024-01-01T00:00:00Z">
        <w:r>
          <w:t xml:space="preserve"> </w:t>
        </w:r>
      </w:ins>
      <w:hyperlink w:anchor="sec-object-naming">
        <w:r>
          <w:rPr>
            <w:rStyle w:val="Hyperlink"/>
          </w:rPr>
          <w:t xml:space="preserve">Section 7.20</w:t>
        </w:r>
      </w:hyperlink>
      <w:ins w:id="688" w:author="PR Preview" w:date="2024-01-01T00:00:00Z">
        <w:r>
          <w:t xml:space="preserve">.</w:t>
        </w:r>
      </w:ins>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ins w:id="749" w:author="PR Preview" w:date="2024-01-01T00:00:00Z">
        <w:r>
          <w:rPr>
            <w:i/>
            <w:iCs/>
          </w:rPr>
          <w:t xml:space="preserve">See also</w:t>
        </w:r>
      </w:ins>
      <w:ins w:id="749" w:author="PR Preview" w:date="2024-01-01T00:00:00Z">
        <w:r>
          <w:rPr>
            <w:i/>
            <w:iCs/>
          </w:rPr>
          <w:t xml:space="preserve"> </w:t>
        </w:r>
      </w:ins>
      <w:hyperlink w:anchor="sec-here-package-style">
        <w:r>
          <w:rPr>
            <w:rStyle w:val="Hyperlink"/>
            <w:i/>
            <w:iCs/>
          </w:rPr>
          <w:t xml:space="preserve">Section 7.19</w:t>
        </w:r>
      </w:hyperlink>
      <w:ins w:id="749" w:author="PR Preview" w:date="2024-01-01T00:00:00Z">
        <w:r>
          <w:rPr>
            <w:i/>
            <w:iCs/>
          </w:rPr>
          <w:t xml:space="preserve"> </w:t>
        </w:r>
      </w:ins>
      <w:ins w:id="749" w:author="PR Preview" w:date="2024-01-01T00:00:00Z">
        <w:r>
          <w:rPr>
            <w:i/>
            <w:iCs/>
          </w:rPr>
          <w:t xml:space="preserve">for code style guidelines on using the here package.</w:t>
        </w:r>
      </w:ins>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ins w:id="902" w:author="PR Preview" w:date="2024-01-01T00:00:00Z">
        <w:r>
          <w:t xml:space="preserve">See also</w:t>
        </w:r>
      </w:ins>
      <w:ins w:id="902" w:author="PR Preview" w:date="2024-01-01T00:00:00Z">
        <w:r>
          <w:t xml:space="preserve"> </w:t>
        </w:r>
      </w:ins>
      <w:hyperlink w:anchor="sec-tidyverse-replacements">
        <w:r>
          <w:rPr>
            <w:rStyle w:val="Hyperlink"/>
          </w:rPr>
          <w:t xml:space="preserve">Section 7.18</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54"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ins w:id="982" w:author="PR Preview" w:date="2024-01-01T00:00:00Z">
        <w:r>
          <w:t xml:space="preserve">Many of these rules are automatically enforced through our</w:t>
        </w:r>
      </w:ins>
      <w:ins w:id="982" w:author="PR Preview" w:date="2024-01-01T00:00:00Z">
        <w:r>
          <w:t xml:space="preserve"> </w:t>
        </w:r>
      </w:ins>
      <w:hyperlink r:id="rId376">
        <w:r>
          <w:rPr>
            <w:rStyle w:val="VerbatimChar"/>
          </w:rPr>
          <w:t xml:space="preserve">.lintr.R</w:t>
        </w:r>
      </w:hyperlink>
      <w:ins w:id="982" w:author="PR Preview" w:date="2024-01-01T00:00:00Z">
        <w:r>
          <w:t xml:space="preserve"> </w:t>
        </w:r>
      </w:ins>
      <w:ins w:id="982" w:author="PR Preview" w:date="2024-01-01T00:00:00Z">
        <w:r>
          <w:t xml:space="preserve">configuration file.</w:t>
        </w:r>
      </w:ins>
      <w:ins w:id="982" w:author="PR Preview" w:date="2024-01-01T00:00:00Z">
        <w:r>
          <w:t xml:space="preserve"> </w:t>
        </w:r>
      </w:ins>
      <w:ins w:id="982" w:author="PR Preview" w:date="2024-01-01T00:00:00Z">
        <w:r>
          <w:t xml:space="preserve">See</w:t>
        </w:r>
      </w:ins>
      <w:ins w:id="982" w:author="PR Preview" w:date="2024-01-01T00:00:00Z">
        <w:r>
          <w:t xml:space="preserve"> </w:t>
        </w:r>
      </w:ins>
      <w:hyperlink w:anchor="sec-style-auto-style">
        <w:r>
          <w:rPr>
            <w:rStyle w:val="Hyperlink"/>
          </w:rPr>
          <w:t xml:space="preserve">Section 7.21</w:t>
        </w:r>
      </w:hyperlink>
      <w:ins w:id="982" w:author="PR Preview" w:date="2024-01-01T00:00:00Z">
        <w:r>
          <w:t xml:space="preserve"> </w:t>
        </w:r>
      </w:ins>
      <w:ins w:id="982" w:author="PR Preview" w:date="2024-01-01T00:00:00Z">
        <w:r>
          <w:t xml:space="preserve">for details on automated style checking.</w:t>
        </w:r>
      </w:ins>
    </w:p>
    <w:bookmarkEnd w:id="377"/>
    <w:bookmarkStart w:id="383" w:name="sec-clean-code"/>
    <w:p>
      <w:pPr>
        <w:pStyle w:val="Heading2"/>
      </w:pPr>
      <w:ins w:id="983" w:author="PR Preview" w:date="2024-01-01T00:00:00Z">
        <w:r>
          <w:t xml:space="preserve">7.2 Clean Code Principles</w:t>
        </w:r>
      </w:ins>
    </w:p>
    <w:p>
      <w:pPr>
        <w:pStyle w:val="FirstParagraph"/>
      </w:pPr>
      <w:ins w:id="984" w:author="PR Preview" w:date="2024-01-01T00:00:00Z">
        <w:r>
          <w:t xml:space="preserve">Robert C. Martin’s</w:t>
        </w:r>
      </w:ins>
      <w:ins w:id="984" w:author="PR Preview" w:date="2024-01-01T00:00:00Z">
        <w:r>
          <w:t xml:space="preserve"> </w:t>
        </w:r>
      </w:ins>
      <w:ins w:id="984" w:author="PR Preview" w:date="2024-01-01T00:00:00Z">
        <w:r>
          <w:rPr>
            <w:i/>
            <w:iCs/>
          </w:rPr>
          <w:t xml:space="preserve">Clean Code</w:t>
        </w:r>
      </w:ins>
      <w:ins w:id="984" w:author="PR Preview" w:date="2024-01-01T00:00:00Z">
        <w:r>
          <w:t xml:space="preserve"> </w:t>
        </w:r>
      </w:ins>
      <w:ins w:id="984" w:author="PR Preview" w:date="2024-01-01T00:00:00Z">
        <w:r>
          <w:t xml:space="preserve">(Martin 2008)</w:t>
        </w:r>
      </w:ins>
      <w:ins w:id="984" w:author="PR Preview" w:date="2024-01-01T00:00:00Z">
        <w:r>
          <w:t xml:space="preserve"> </w:t>
        </w:r>
      </w:ins>
      <w:ins w:id="984" w:author="PR Preview" w:date="2024-01-01T00:00:00Z">
        <w:r>
          <w:t xml:space="preserve">provides timeless principles</w:t>
        </w:r>
      </w:ins>
      <w:ins w:id="984" w:author="PR Preview" w:date="2024-01-01T00:00:00Z">
        <w:r>
          <w:t xml:space="preserve"> </w:t>
        </w:r>
      </w:ins>
      <w:ins w:id="984" w:author="PR Preview" w:date="2024-01-01T00:00:00Z">
        <w:r>
          <w:t xml:space="preserve">for writing readable, maintainable, and robust software.</w:t>
        </w:r>
      </w:ins>
      <w:ins w:id="984" w:author="PR Preview" w:date="2024-01-01T00:00:00Z">
        <w:r>
          <w:t xml:space="preserve"> </w:t>
        </w:r>
      </w:ins>
      <w:ins w:id="984" w:author="PR Preview" w:date="2024-01-01T00:00:00Z">
        <w:r>
          <w:t xml:space="preserve">While originally framed in object-oriented languages,</w:t>
        </w:r>
      </w:ins>
      <w:ins w:id="984" w:author="PR Preview" w:date="2024-01-01T00:00:00Z">
        <w:r>
          <w:t xml:space="preserve"> </w:t>
        </w:r>
      </w:ins>
      <w:ins w:id="984" w:author="PR Preview" w:date="2024-01-01T00:00:00Z">
        <w:r>
          <w:t xml:space="preserve">these core tenets translate directly to scientific computing and R programming:</w:t>
        </w:r>
      </w:ins>
    </w:p>
    <w:bookmarkStart w:id="378" w:name="meaningful-names"/>
    <w:p>
      <w:pPr>
        <w:pStyle w:val="Heading3"/>
      </w:pPr>
      <w:ins w:id="985" w:author="PR Preview" w:date="2024-01-01T00:00:00Z">
        <w:r>
          <w:t xml:space="preserve">7.2.1 Meaningful Names</w:t>
        </w:r>
      </w:ins>
    </w:p>
    <w:p>
      <w:pPr>
        <w:pStyle w:val="Compact"/>
        <w:numPr>
          <w:ilvl w:val="0"/>
          <w:numId w:val="1101"/>
        </w:numPr>
      </w:pPr>
      <w:ins w:id="986" w:author="PR Preview" w:date="2024-01-01T00:00:00Z">
        <w:r>
          <w:rPr>
            <w:b/>
            <w:bCs/>
          </w:rPr>
          <w:t xml:space="preserve">Use intention-revealing names</w:t>
        </w:r>
      </w:ins>
      <w:ins w:id="986" w:author="PR Preview" w:date="2024-01-01T00:00:00Z">
        <w:r>
          <w:t xml:space="preserve">:</w:t>
        </w:r>
      </w:ins>
      <w:ins w:id="986" w:author="PR Preview" w:date="2024-01-01T00:00:00Z">
        <w:r>
          <w:t xml:space="preserve"> </w:t>
        </w:r>
      </w:ins>
      <w:ins w:id="986" w:author="PR Preview" w:date="2024-01-01T00:00:00Z">
        <w:r>
          <w:t xml:space="preserve">A variable or function name should tell you why it exists,</w:t>
        </w:r>
      </w:ins>
      <w:ins w:id="986" w:author="PR Preview" w:date="2024-01-01T00:00:00Z">
        <w:r>
          <w:t xml:space="preserve"> </w:t>
        </w:r>
      </w:ins>
      <w:ins w:id="986" w:author="PR Preview" w:date="2024-01-01T00:00:00Z">
        <w:r>
          <w:t xml:space="preserve">what it does,</w:t>
        </w:r>
      </w:ins>
      <w:ins w:id="986" w:author="PR Preview" w:date="2024-01-01T00:00:00Z">
        <w:r>
          <w:t xml:space="preserve"> </w:t>
        </w:r>
      </w:ins>
      <w:ins w:id="986" w:author="PR Preview" w:date="2024-01-01T00:00:00Z">
        <w:r>
          <w:t xml:space="preserve">and how it is used (e.g.,</w:t>
        </w:r>
      </w:ins>
      <w:ins w:id="986" w:author="PR Preview" w:date="2024-01-01T00:00:00Z">
        <w:r>
          <w:t xml:space="preserve"> </w:t>
        </w:r>
      </w:ins>
      <w:ins w:id="986" w:author="PR Preview" w:date="2024-01-01T00:00:00Z">
        <w:r>
          <w:rPr>
            <w:rStyle w:val="VerbatimChar"/>
          </w:rPr>
          <w:t xml:space="preserve">days_since_exposure</w:t>
        </w:r>
      </w:ins>
      <w:ins w:id="986" w:author="PR Preview" w:date="2024-01-01T00:00:00Z">
        <w:r>
          <w:t xml:space="preserve"> </w:t>
        </w:r>
      </w:ins>
      <w:ins w:id="986" w:author="PR Preview" w:date="2024-01-01T00:00:00Z">
        <w:r>
          <w:t xml:space="preserve">rather than</w:t>
        </w:r>
      </w:ins>
      <w:ins w:id="986" w:author="PR Preview" w:date="2024-01-01T00:00:00Z">
        <w:r>
          <w:t xml:space="preserve"> </w:t>
        </w:r>
      </w:ins>
      <w:ins w:id="986" w:author="PR Preview" w:date="2024-01-01T00:00:00Z">
        <w:r>
          <w:rPr>
            <w:rStyle w:val="VerbatimChar"/>
          </w:rPr>
          <w:t xml:space="preserve">d</w:t>
        </w:r>
      </w:ins>
      <w:ins w:id="986" w:author="PR Preview" w:date="2024-01-01T00:00:00Z">
        <w:r>
          <w:t xml:space="preserve">).</w:t>
        </w:r>
      </w:ins>
    </w:p>
    <w:p>
      <w:pPr>
        <w:pStyle w:val="Compact"/>
        <w:numPr>
          <w:ilvl w:val="0"/>
          <w:numId w:val="1101"/>
        </w:numPr>
      </w:pPr>
      <w:ins w:id="987" w:author="PR Preview" w:date="2024-01-01T00:00:00Z">
        <w:r>
          <w:rPr>
            <w:b/>
            <w:bCs/>
          </w:rPr>
          <w:t xml:space="preserve">Make meaningful distinctions</w:t>
        </w:r>
      </w:ins>
      <w:ins w:id="987" w:author="PR Preview" w:date="2024-01-01T00:00:00Z">
        <w:r>
          <w:t xml:space="preserve">:</w:t>
        </w:r>
      </w:ins>
      <w:ins w:id="987" w:author="PR Preview" w:date="2024-01-01T00:00:00Z">
        <w:r>
          <w:t xml:space="preserve"> </w:t>
        </w:r>
      </w:ins>
      <w:ins w:id="987" w:author="PR Preview" w:date="2024-01-01T00:00:00Z">
        <w:r>
          <w:t xml:space="preserve">Avoid arbitrary suffixes like</w:t>
        </w:r>
      </w:ins>
      <w:ins w:id="987" w:author="PR Preview" w:date="2024-01-01T00:00:00Z">
        <w:r>
          <w:t xml:space="preserve"> </w:t>
        </w:r>
      </w:ins>
      <w:ins w:id="987" w:author="PR Preview" w:date="2024-01-01T00:00:00Z">
        <w:r>
          <w:rPr>
            <w:rStyle w:val="VerbatimChar"/>
          </w:rPr>
          <w:t xml:space="preserve">data1</w:t>
        </w:r>
      </w:ins>
      <w:ins w:id="987" w:author="PR Preview" w:date="2024-01-01T00:00:00Z">
        <w:r>
          <w:t xml:space="preserve"> </w:t>
        </w:r>
      </w:ins>
      <w:ins w:id="987" w:author="PR Preview" w:date="2024-01-01T00:00:00Z">
        <w:r>
          <w:t xml:space="preserve">and</w:t>
        </w:r>
      </w:ins>
      <w:ins w:id="987" w:author="PR Preview" w:date="2024-01-01T00:00:00Z">
        <w:r>
          <w:t xml:space="preserve"> </w:t>
        </w:r>
      </w:ins>
      <w:ins w:id="987" w:author="PR Preview" w:date="2024-01-01T00:00:00Z">
        <w:r>
          <w:rPr>
            <w:rStyle w:val="VerbatimChar"/>
          </w:rPr>
          <w:t xml:space="preserve">data2</w:t>
        </w:r>
      </w:ins>
      <w:ins w:id="987" w:author="PR Preview" w:date="2024-01-01T00:00:00Z">
        <w:r>
          <w:t xml:space="preserve"> </w:t>
        </w:r>
      </w:ins>
      <w:ins w:id="987" w:author="PR Preview" w:date="2024-01-01T00:00:00Z">
        <w:r>
          <w:t xml:space="preserve">or</w:t>
        </w:r>
      </w:ins>
      <w:ins w:id="987" w:author="PR Preview" w:date="2024-01-01T00:00:00Z">
        <w:r>
          <w:t xml:space="preserve"> </w:t>
        </w:r>
      </w:ins>
      <w:ins w:id="987" w:author="PR Preview" w:date="2024-01-01T00:00:00Z">
        <w:r>
          <w:rPr>
            <w:rStyle w:val="VerbatimChar"/>
          </w:rPr>
          <w:t xml:space="preserve">info</w:t>
        </w:r>
      </w:ins>
      <w:ins w:id="987" w:author="PR Preview" w:date="2024-01-01T00:00:00Z">
        <w:r>
          <w:t xml:space="preserve"> </w:t>
        </w:r>
      </w:ins>
      <w:ins w:id="987" w:author="PR Preview" w:date="2024-01-01T00:00:00Z">
        <w:r>
          <w:t xml:space="preserve">and</w:t>
        </w:r>
      </w:ins>
      <w:ins w:id="987" w:author="PR Preview" w:date="2024-01-01T00:00:00Z">
        <w:r>
          <w:t xml:space="preserve"> </w:t>
        </w:r>
      </w:ins>
      <w:ins w:id="987" w:author="PR Preview" w:date="2024-01-01T00:00:00Z">
        <w:r>
          <w:rPr>
            <w:rStyle w:val="VerbatimChar"/>
          </w:rPr>
          <w:t xml:space="preserve">data</w:t>
        </w:r>
      </w:ins>
      <w:ins w:id="987" w:author="PR Preview" w:date="2024-01-01T00:00:00Z">
        <w:r>
          <w:t xml:space="preserve">.</w:t>
        </w:r>
      </w:ins>
    </w:p>
    <w:p>
      <w:pPr>
        <w:pStyle w:val="Compact"/>
        <w:numPr>
          <w:ilvl w:val="0"/>
          <w:numId w:val="1101"/>
        </w:numPr>
      </w:pPr>
      <w:ins w:id="988" w:author="PR Preview" w:date="2024-01-01T00:00:00Z">
        <w:r>
          <w:rPr>
            <w:b/>
            <w:bCs/>
          </w:rPr>
          <w:t xml:space="preserve">Use pronounceable and searchable names</w:t>
        </w:r>
      </w:ins>
      <w:ins w:id="988" w:author="PR Preview" w:date="2024-01-01T00:00:00Z">
        <w:r>
          <w:t xml:space="preserve">:</w:t>
        </w:r>
      </w:ins>
      <w:ins w:id="988" w:author="PR Preview" w:date="2024-01-01T00:00:00Z">
        <w:r>
          <w:t xml:space="preserve"> </w:t>
        </w:r>
      </w:ins>
      <w:ins w:id="988" w:author="PR Preview" w:date="2024-01-01T00:00:00Z">
        <w:r>
          <w:t xml:space="preserve">Names should be easily communicated in conversations and found via search tools.</w:t>
        </w:r>
      </w:ins>
    </w:p>
    <w:p>
      <w:pPr>
        <w:pStyle w:val="Compact"/>
        <w:numPr>
          <w:ilvl w:val="0"/>
          <w:numId w:val="1101"/>
        </w:numPr>
      </w:pPr>
      <w:ins w:id="989" w:author="PR Preview" w:date="2024-01-01T00:00:00Z">
        <w:r>
          <w:rPr>
            <w:b/>
            <w:bCs/>
          </w:rPr>
          <w:t xml:space="preserve">Functions should use verbs</w:t>
        </w:r>
      </w:ins>
      <w:ins w:id="989" w:author="PR Preview" w:date="2024-01-01T00:00:00Z">
        <w:r>
          <w:t xml:space="preserve">:</w:t>
        </w:r>
      </w:ins>
      <w:ins w:id="989" w:author="PR Preview" w:date="2024-01-01T00:00:00Z">
        <w:r>
          <w:t xml:space="preserve"> </w:t>
        </w:r>
      </w:ins>
      <w:ins w:id="989" w:author="PR Preview" w:date="2024-01-01T00:00:00Z">
        <w:r>
          <w:t xml:space="preserve">Function names should describe actions (e.g.,</w:t>
        </w:r>
      </w:ins>
      <w:ins w:id="989" w:author="PR Preview" w:date="2024-01-01T00:00:00Z">
        <w:r>
          <w:t xml:space="preserve"> </w:t>
        </w:r>
      </w:ins>
      <w:ins w:id="989" w:author="PR Preview" w:date="2024-01-01T00:00:00Z">
        <w:r>
          <w:rPr>
            <w:rStyle w:val="VerbatimChar"/>
          </w:rPr>
          <w:t xml:space="preserve">calculate_incidence()</w:t>
        </w:r>
      </w:ins>
      <w:ins w:id="989" w:author="PR Preview" w:date="2024-01-01T00:00:00Z">
        <w:r>
          <w:t xml:space="preserve">,</w:t>
        </w:r>
      </w:ins>
      <w:ins w:id="989" w:author="PR Preview" w:date="2024-01-01T00:00:00Z">
        <w:r>
          <w:t xml:space="preserve"> </w:t>
        </w:r>
      </w:ins>
      <w:ins w:id="989" w:author="PR Preview" w:date="2024-01-01T00:00:00Z">
        <w:r>
          <w:rPr>
            <w:rStyle w:val="VerbatimChar"/>
          </w:rPr>
          <w:t xml:space="preserve">fit_model()</w:t>
        </w:r>
      </w:ins>
      <w:ins w:id="989" w:author="PR Preview" w:date="2024-01-01T00:00:00Z">
        <w:r>
          <w:t xml:space="preserve">,</w:t>
        </w:r>
      </w:ins>
      <w:ins w:id="989" w:author="PR Preview" w:date="2024-01-01T00:00:00Z">
        <w:r>
          <w:t xml:space="preserve"> </w:t>
        </w:r>
      </w:ins>
      <w:ins w:id="989" w:author="PR Preview" w:date="2024-01-01T00:00:00Z">
        <w:r>
          <w:rPr>
            <w:rStyle w:val="VerbatimChar"/>
          </w:rPr>
          <w:t xml:space="preserve">plot_titers()</w:t>
        </w:r>
      </w:ins>
      <w:ins w:id="989" w:author="PR Preview" w:date="2024-01-01T00:00:00Z">
        <w:r>
          <w:t xml:space="preserve">).</w:t>
        </w:r>
      </w:ins>
    </w:p>
    <w:bookmarkEnd w:id="378"/>
    <w:bookmarkStart w:id="379" w:name="functions"/>
    <w:p>
      <w:pPr>
        <w:pStyle w:val="Heading3"/>
      </w:pPr>
      <w:ins w:id="990" w:author="PR Preview" w:date="2024-01-01T00:00:00Z">
        <w:r>
          <w:t xml:space="preserve">7.2.2 Functions</w:t>
        </w:r>
      </w:ins>
    </w:p>
    <w:p>
      <w:pPr>
        <w:pStyle w:val="Compact"/>
        <w:numPr>
          <w:ilvl w:val="0"/>
          <w:numId w:val="1102"/>
        </w:numPr>
      </w:pPr>
      <w:ins w:id="991" w:author="PR Preview" w:date="2024-01-01T00:00:00Z">
        <w:r>
          <w:rPr>
            <w:b/>
            <w:bCs/>
          </w:rPr>
          <w:t xml:space="preserve">Small and focused</w:t>
        </w:r>
      </w:ins>
      <w:ins w:id="991" w:author="PR Preview" w:date="2024-01-01T00:00:00Z">
        <w:r>
          <w:t xml:space="preserve">:</w:t>
        </w:r>
      </w:ins>
      <w:ins w:id="991" w:author="PR Preview" w:date="2024-01-01T00:00:00Z">
        <w:r>
          <w:t xml:space="preserve"> </w:t>
        </w:r>
      </w:ins>
      <w:ins w:id="991" w:author="PR Preview" w:date="2024-01-01T00:00:00Z">
        <w:r>
          <w:t xml:space="preserve">Functions should do one thing,</w:t>
        </w:r>
      </w:ins>
      <w:ins w:id="991" w:author="PR Preview" w:date="2024-01-01T00:00:00Z">
        <w:r>
          <w:t xml:space="preserve"> </w:t>
        </w:r>
      </w:ins>
      <w:ins w:id="991" w:author="PR Preview" w:date="2024-01-01T00:00:00Z">
        <w:r>
          <w:t xml:space="preserve">do it well,</w:t>
        </w:r>
      </w:ins>
      <w:ins w:id="991" w:author="PR Preview" w:date="2024-01-01T00:00:00Z">
        <w:r>
          <w:t xml:space="preserve"> </w:t>
        </w:r>
      </w:ins>
      <w:ins w:id="991" w:author="PR Preview" w:date="2024-01-01T00:00:00Z">
        <w:r>
          <w:t xml:space="preserve">and do it only.</w:t>
        </w:r>
      </w:ins>
    </w:p>
    <w:p>
      <w:pPr>
        <w:pStyle w:val="Compact"/>
        <w:numPr>
          <w:ilvl w:val="0"/>
          <w:numId w:val="1102"/>
        </w:numPr>
      </w:pPr>
      <w:ins w:id="992" w:author="PR Preview" w:date="2024-01-01T00:00:00Z">
        <w:r>
          <w:rPr>
            <w:b/>
            <w:bCs/>
          </w:rPr>
          <w:t xml:space="preserve">Single level of abstraction</w:t>
        </w:r>
      </w:ins>
      <w:ins w:id="992" w:author="PR Preview" w:date="2024-01-01T00:00:00Z">
        <w:r>
          <w:t xml:space="preserve">:</w:t>
        </w:r>
      </w:ins>
      <w:ins w:id="992" w:author="PR Preview" w:date="2024-01-01T00:00:00Z">
        <w:r>
          <w:t xml:space="preserve"> </w:t>
        </w:r>
      </w:ins>
      <w:ins w:id="992" w:author="PR Preview" w:date="2024-01-01T00:00:00Z">
        <w:r>
          <w:t xml:space="preserve">Keep operations in a function at the same conceptual level</w:t>
        </w:r>
      </w:ins>
      <w:ins w:id="992" w:author="PR Preview" w:date="2024-01-01T00:00:00Z">
        <w:r>
          <w:t xml:space="preserve"> </w:t>
        </w:r>
      </w:ins>
      <w:ins w:id="992" w:author="PR Preview" w:date="2024-01-01T00:00:00Z">
        <w:r>
          <w:t xml:space="preserve">rather than mixing high-level orchestration with low-level data munging.</w:t>
        </w:r>
      </w:ins>
    </w:p>
    <w:p>
      <w:pPr>
        <w:pStyle w:val="Compact"/>
        <w:numPr>
          <w:ilvl w:val="0"/>
          <w:numId w:val="1102"/>
        </w:numPr>
      </w:pPr>
      <w:ins w:id="993" w:author="PR Preview" w:date="2024-01-01T00:00:00Z">
        <w:r>
          <w:rPr>
            <w:b/>
            <w:bCs/>
          </w:rPr>
          <w:t xml:space="preserve">Few arguments</w:t>
        </w:r>
      </w:ins>
      <w:ins w:id="993" w:author="PR Preview" w:date="2024-01-01T00:00:00Z">
        <w:r>
          <w:t xml:space="preserve">:</w:t>
        </w:r>
      </w:ins>
      <w:ins w:id="993" w:author="PR Preview" w:date="2024-01-01T00:00:00Z">
        <w:r>
          <w:t xml:space="preserve"> </w:t>
        </w:r>
      </w:ins>
      <w:ins w:id="993" w:author="PR Preview" w:date="2024-01-01T00:00:00Z">
        <w:r>
          <w:t xml:space="preserve">Aim for 0 to 2 arguments where practical;</w:t>
        </w:r>
      </w:ins>
      <w:ins w:id="993" w:author="PR Preview" w:date="2024-01-01T00:00:00Z">
        <w:r>
          <w:t xml:space="preserve"> </w:t>
        </w:r>
      </w:ins>
      <w:ins w:id="993" w:author="PR Preview" w:date="2024-01-01T00:00:00Z">
        <w:r>
          <w:t xml:space="preserve">if a function requires many parameters,</w:t>
        </w:r>
      </w:ins>
      <w:ins w:id="993" w:author="PR Preview" w:date="2024-01-01T00:00:00Z">
        <w:r>
          <w:t xml:space="preserve"> </w:t>
        </w:r>
      </w:ins>
      <w:ins w:id="993" w:author="PR Preview" w:date="2024-01-01T00:00:00Z">
        <w:r>
          <w:t xml:space="preserve">group them into a configuration object or list.</w:t>
        </w:r>
      </w:ins>
    </w:p>
    <w:p>
      <w:pPr>
        <w:pStyle w:val="Compact"/>
        <w:numPr>
          <w:ilvl w:val="0"/>
          <w:numId w:val="1102"/>
        </w:numPr>
      </w:pPr>
      <w:ins w:id="994" w:author="PR Preview" w:date="2024-01-01T00:00:00Z">
        <w:r>
          <w:rPr>
            <w:b/>
            <w:bCs/>
          </w:rPr>
          <w:t xml:space="preserve">Avoid side effects</w:t>
        </w:r>
      </w:ins>
      <w:ins w:id="994" w:author="PR Preview" w:date="2024-01-01T00:00:00Z">
        <w:r>
          <w:t xml:space="preserve">:</w:t>
        </w:r>
      </w:ins>
      <w:ins w:id="994" w:author="PR Preview" w:date="2024-01-01T00:00:00Z">
        <w:r>
          <w:t xml:space="preserve"> </w:t>
        </w:r>
      </w:ins>
      <w:ins w:id="994" w:author="PR Preview" w:date="2024-01-01T00:00:00Z">
        <w:r>
          <w:t xml:space="preserve">Functions should return values predictably without unexpectedly mutating global state.</w:t>
        </w:r>
      </w:ins>
    </w:p>
    <w:bookmarkEnd w:id="379"/>
    <w:bookmarkStart w:id="380" w:name="comments"/>
    <w:p>
      <w:pPr>
        <w:pStyle w:val="Heading3"/>
      </w:pPr>
      <w:ins w:id="995" w:author="PR Preview" w:date="2024-01-01T00:00:00Z">
        <w:r>
          <w:t xml:space="preserve">7.2.3 Comments</w:t>
        </w:r>
      </w:ins>
    </w:p>
    <w:p>
      <w:pPr>
        <w:pStyle w:val="Compact"/>
        <w:numPr>
          <w:ilvl w:val="0"/>
          <w:numId w:val="1103"/>
        </w:numPr>
      </w:pPr>
      <w:ins w:id="996" w:author="PR Preview" w:date="2024-01-01T00:00:00Z">
        <w:r>
          <w:rPr>
            <w:b/>
            <w:bCs/>
          </w:rPr>
          <w:t xml:space="preserve">Explain why, not what</w:t>
        </w:r>
      </w:ins>
      <w:ins w:id="996" w:author="PR Preview" w:date="2024-01-01T00:00:00Z">
        <w:r>
          <w:t xml:space="preserve">:</w:t>
        </w:r>
      </w:ins>
      <w:ins w:id="996" w:author="PR Preview" w:date="2024-01-01T00:00:00Z">
        <w:r>
          <w:t xml:space="preserve"> </w:t>
        </w:r>
      </w:ins>
      <w:ins w:id="996" w:author="PR Preview" w:date="2024-01-01T00:00:00Z">
        <w:r>
          <w:t xml:space="preserve">Code should explain what it does through clear naming and structure.</w:t>
        </w:r>
      </w:ins>
      <w:ins w:id="996" w:author="PR Preview" w:date="2024-01-01T00:00:00Z">
        <w:r>
          <w:t xml:space="preserve"> </w:t>
        </w:r>
      </w:ins>
      <w:ins w:id="996" w:author="PR Preview" w:date="2024-01-01T00:00:00Z">
        <w:r>
          <w:t xml:space="preserve">Use comments to document the reasoning,</w:t>
        </w:r>
      </w:ins>
      <w:ins w:id="996" w:author="PR Preview" w:date="2024-01-01T00:00:00Z">
        <w:r>
          <w:t xml:space="preserve"> </w:t>
        </w:r>
      </w:ins>
      <w:ins w:id="996" w:author="PR Preview" w:date="2024-01-01T00:00:00Z">
        <w:r>
          <w:t xml:space="preserve">statistical rationale,</w:t>
        </w:r>
      </w:ins>
      <w:ins w:id="996" w:author="PR Preview" w:date="2024-01-01T00:00:00Z">
        <w:r>
          <w:t xml:space="preserve"> </w:t>
        </w:r>
      </w:ins>
      <w:ins w:id="996" w:author="PR Preview" w:date="2024-01-01T00:00:00Z">
        <w:r>
          <w:t xml:space="preserve">edge cases,</w:t>
        </w:r>
      </w:ins>
      <w:ins w:id="996" w:author="PR Preview" w:date="2024-01-01T00:00:00Z">
        <w:r>
          <w:t xml:space="preserve"> </w:t>
        </w:r>
      </w:ins>
      <w:ins w:id="996" w:author="PR Preview" w:date="2024-01-01T00:00:00Z">
        <w:r>
          <w:t xml:space="preserve">or scientific domain decisions behind an implementation.</w:t>
        </w:r>
      </w:ins>
    </w:p>
    <w:p>
      <w:pPr>
        <w:pStyle w:val="Compact"/>
        <w:numPr>
          <w:ilvl w:val="0"/>
          <w:numId w:val="1103"/>
        </w:numPr>
      </w:pPr>
      <w:ins w:id="997" w:author="PR Preview" w:date="2024-01-01T00:00:00Z">
        <w:r>
          <w:rPr>
            <w:b/>
            <w:bCs/>
          </w:rPr>
          <w:t xml:space="preserve">Do not leave commented-out code</w:t>
        </w:r>
      </w:ins>
      <w:ins w:id="997" w:author="PR Preview" w:date="2024-01-01T00:00:00Z">
        <w:r>
          <w:t xml:space="preserve">:</w:t>
        </w:r>
      </w:ins>
      <w:ins w:id="997" w:author="PR Preview" w:date="2024-01-01T00:00:00Z">
        <w:r>
          <w:t xml:space="preserve"> </w:t>
        </w:r>
      </w:ins>
      <w:ins w:id="997" w:author="PR Preview" w:date="2024-01-01T00:00:00Z">
        <w:r>
          <w:t xml:space="preserve">Rely on version control (Git) to preserve historical code rather than leaving dead blocks in source files.</w:t>
        </w:r>
      </w:ins>
    </w:p>
    <w:bookmarkEnd w:id="380"/>
    <w:bookmarkStart w:id="381" w:name="the-boy-scout-rule"/>
    <w:p>
      <w:pPr>
        <w:pStyle w:val="Heading3"/>
      </w:pPr>
      <w:ins w:id="998" w:author="PR Preview" w:date="2024-01-01T00:00:00Z">
        <w:r>
          <w:t xml:space="preserve">7.2.4 The Boy Scout Rule</w:t>
        </w:r>
      </w:ins>
    </w:p>
    <w:p>
      <w:pPr>
        <w:pStyle w:val="Compact"/>
        <w:numPr>
          <w:ilvl w:val="0"/>
          <w:numId w:val="1104"/>
        </w:numPr>
      </w:pPr>
      <w:ins w:id="999" w:author="PR Preview" w:date="2024-01-01T00:00:00Z">
        <w:r>
          <w:rPr>
            <w:b/>
            <w:bCs/>
          </w:rPr>
          <w:t xml:space="preserve">Leave the codebase cleaner than you found it</w:t>
        </w:r>
      </w:ins>
      <w:ins w:id="999" w:author="PR Preview" w:date="2024-01-01T00:00:00Z">
        <w:r>
          <w:t xml:space="preserve">:</w:t>
        </w:r>
      </w:ins>
      <w:ins w:id="999" w:author="PR Preview" w:date="2024-01-01T00:00:00Z">
        <w:r>
          <w:t xml:space="preserve"> </w:t>
        </w:r>
      </w:ins>
      <w:ins w:id="999" w:author="PR Preview" w:date="2024-01-01T00:00:00Z">
        <w:r>
          <w:t xml:space="preserve">When editing a script or chapter,</w:t>
        </w:r>
      </w:ins>
      <w:ins w:id="999" w:author="PR Preview" w:date="2024-01-01T00:00:00Z">
        <w:r>
          <w:t xml:space="preserve"> </w:t>
        </w:r>
      </w:ins>
      <w:ins w:id="999" w:author="PR Preview" w:date="2024-01-01T00:00:00Z">
        <w:r>
          <w:t xml:space="preserve">make small improvements in stride—fix typos,</w:t>
        </w:r>
      </w:ins>
      <w:ins w:id="999" w:author="PR Preview" w:date="2024-01-01T00:00:00Z">
        <w:r>
          <w:t xml:space="preserve"> </w:t>
        </w:r>
      </w:ins>
      <w:ins w:id="999" w:author="PR Preview" w:date="2024-01-01T00:00:00Z">
        <w:r>
          <w:t xml:space="preserve">improve a variable name,</w:t>
        </w:r>
      </w:ins>
      <w:ins w:id="999" w:author="PR Preview" w:date="2024-01-01T00:00:00Z">
        <w:r>
          <w:t xml:space="preserve"> </w:t>
        </w:r>
      </w:ins>
      <w:ins w:id="999" w:author="PR Preview" w:date="2024-01-01T00:00:00Z">
        <w:r>
          <w:t xml:space="preserve">or break up a long expression.</w:t>
        </w:r>
      </w:ins>
      <w:ins w:id="999" w:author="PR Preview" w:date="2024-01-01T00:00:00Z">
        <w:r>
          <w:t xml:space="preserve"> </w:t>
        </w:r>
      </w:ins>
      <w:ins w:id="999" w:author="PR Preview" w:date="2024-01-01T00:00:00Z">
        <w:r>
          <w:t xml:space="preserve">Over time,</w:t>
        </w:r>
      </w:ins>
      <w:ins w:id="999" w:author="PR Preview" w:date="2024-01-01T00:00:00Z">
        <w:r>
          <w:t xml:space="preserve"> </w:t>
        </w:r>
      </w:ins>
      <w:ins w:id="999" w:author="PR Preview" w:date="2024-01-01T00:00:00Z">
        <w:r>
          <w:t xml:space="preserve">continuous incremental cleanup prevents code degradation.</w:t>
        </w:r>
      </w:ins>
    </w:p>
    <w:bookmarkEnd w:id="381"/>
    <w:bookmarkStart w:id="382" w:name="dont-repeat-yourself-dry"/>
    <w:p>
      <w:pPr>
        <w:pStyle w:val="Heading3"/>
      </w:pPr>
      <w:ins w:id="1000" w:author="PR Preview" w:date="2024-01-01T00:00:00Z">
        <w:r>
          <w:t xml:space="preserve">7.2.5 Don’t Repeat Yourself (DRY)</w:t>
        </w:r>
      </w:ins>
    </w:p>
    <w:p>
      <w:pPr>
        <w:pStyle w:val="Compact"/>
        <w:numPr>
          <w:ilvl w:val="0"/>
          <w:numId w:val="1105"/>
        </w:numPr>
      </w:pPr>
      <w:ins w:id="1001" w:author="PR Preview" w:date="2024-01-01T00:00:00Z">
        <w:r>
          <w:rPr>
            <w:b/>
            <w:bCs/>
          </w:rPr>
          <w:t xml:space="preserve">Eliminate duplication</w:t>
        </w:r>
      </w:ins>
      <w:ins w:id="1001" w:author="PR Preview" w:date="2024-01-01T00:00:00Z">
        <w:r>
          <w:t xml:space="preserve">:</w:t>
        </w:r>
      </w:ins>
      <w:ins w:id="1001" w:author="PR Preview" w:date="2024-01-01T00:00:00Z">
        <w:r>
          <w:t xml:space="preserve"> </w:t>
        </w:r>
      </w:ins>
      <w:ins w:id="1001" w:author="PR Preview" w:date="2024-01-01T00:00:00Z">
        <w:r>
          <w:t xml:space="preserve">Duplicate logic is a primary source of bugs and maintenance overhead.</w:t>
        </w:r>
      </w:ins>
      <w:ins w:id="1001" w:author="PR Preview" w:date="2024-01-01T00:00:00Z">
        <w:r>
          <w:t xml:space="preserve"> </w:t>
        </w:r>
      </w:ins>
      <w:ins w:id="1001" w:author="PR Preview" w:date="2024-01-01T00:00:00Z">
        <w:r>
          <w:t xml:space="preserve">When the same transformation or calculation appears in multiple places,</w:t>
        </w:r>
      </w:ins>
      <w:ins w:id="1001" w:author="PR Preview" w:date="2024-01-01T00:00:00Z">
        <w:r>
          <w:t xml:space="preserve"> </w:t>
        </w:r>
      </w:ins>
      <w:ins w:id="1001" w:author="PR Preview" w:date="2024-01-01T00:00:00Z">
        <w:r>
          <w:t xml:space="preserve">extract it into a reusable helper function.</w:t>
        </w:r>
      </w:ins>
    </w:p>
    <w:bookmarkEnd w:id="382"/>
    <w:bookmarkEnd w:id="383"/>
    <w:bookmarkStart w:id="386" w:name="sec-function-docs"/>
    <w:p>
      <w:pPr>
        <w:pStyle w:val="Heading2"/>
      </w:pPr>
      <w:ins w:id="1002" w:author="PR Preview" w:date="2024-01-01T00:00:00Z">
        <w:r>
          <w:t xml:space="preserve">7.3 Function Structure and Documentation</w:t>
        </w:r>
      </w:ins>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5" w:name="explicit-return-statements"/>
    <w:p>
      <w:pPr>
        <w:pStyle w:val="Heading3"/>
      </w:pPr>
      <w:ins w:id="1006" w:author="PR Preview" w:date="2024-01-01T00:00:00Z">
        <w:r>
          <w:t xml:space="preserve">7.3.1 Explicit Return Statements</w:t>
        </w:r>
      </w:ins>
    </w:p>
    <w:p>
      <w:pPr>
        <w:pStyle w:val="FirstParagraph"/>
      </w:pPr>
      <w:r>
        <w:t xml:space="preserve">Following the</w:t>
      </w:r>
      <w:r>
        <w:t xml:space="preserve"> </w:t>
      </w:r>
      <w:hyperlink r:id="rId384">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5"/>
    <w:bookmarkEnd w:id="386"/>
    <w:bookmarkStart w:id="387" w:name="sec-avoid-nesting"/>
    <w:p>
      <w:pPr>
        <w:pStyle w:val="Heading2"/>
      </w:pPr>
      <w:ins w:id="1011" w:author="PR Preview" w:date="2024-01-01T00:00:00Z">
        <w:r>
          <w:t xml:space="preserve">7.4 Avoiding Deep Nesting</w:t>
        </w:r>
      </w:ins>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6"/>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6"/>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7"/>
    <w:bookmarkStart w:id="390" w:name="Xe498262ae6be61f401e18dbcc7cafd360e15ce1"/>
    <w:p>
      <w:pPr>
        <w:pStyle w:val="Heading2"/>
      </w:pPr>
      <w:ins w:id="1016" w:author="PR Preview" w:date="2024-01-01T00:00:00Z">
        <w:r>
          <w:t xml:space="preserve">7.5 Prefer more, simpler steps over fewer, denser ones</w:t>
        </w:r>
      </w:ins>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8">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9">
        <w:r>
          <w:rPr>
            <w:rStyle w:val="VerbatimChar"/>
          </w:rPr>
          <w:t xml:space="preserve">measure-performance</w:t>
        </w:r>
      </w:hyperlink>
      <w:r>
        <w:t xml:space="preserve">, not by</w:t>
      </w:r>
      <w:r>
        <w:t xml:space="preserve"> </w:t>
      </w:r>
      <w:r>
        <w:t xml:space="preserve">assumption.</w:t>
      </w:r>
    </w:p>
    <w:bookmarkEnd w:id="390"/>
    <w:bookmarkStart w:id="393" w:name="lambdas-in-mapapply-family-calls"/>
    <w:p>
      <w:pPr>
        <w:pStyle w:val="Heading2"/>
      </w:pPr>
      <w:ins w:id="1021" w:author="PR Preview" w:date="2024-01-01T00:00:00Z">
        <w:r>
          <w:t xml:space="preserve">7.6 Lambdas in map()/apply-family calls</w:t>
        </w:r>
      </w:ins>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1">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92">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3"/>
    <w:bookmarkStart w:id="395" w:name="sec-prefer-packaged-functions"/>
    <w:p>
      <w:pPr>
        <w:pStyle w:val="Heading2"/>
      </w:pPr>
      <w:ins w:id="1027" w:author="PR Preview" w:date="2024-01-01T00:00:00Z">
        <w:r>
          <w:t xml:space="preserve">7.7 Prefer Existing Packaged Functions</w:t>
        </w:r>
      </w:ins>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7"/>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7"/>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4">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5"/>
    <w:bookmarkStart w:id="397" w:name="sec-per-operation-grouping"/>
    <w:p>
      <w:pPr>
        <w:pStyle w:val="Heading2"/>
      </w:pPr>
      <w:ins w:id="1034" w:author="PR Preview" w:date="2024-01-01T00:00:00Z">
        <w:r>
          <w:t xml:space="preserve">7.8 Prefer Per-Operation Grouping</w:t>
        </w:r>
      </w:ins>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6">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7"/>
    <w:bookmarkStart w:id="398" w:name="sec-avoid-hardcoding-external-data"/>
    <w:p>
      <w:pPr>
        <w:pStyle w:val="Heading2"/>
      </w:pPr>
      <w:ins w:id="1039" w:author="PR Preview" w:date="2024-01-01T00:00:00Z">
        <w:r>
          <w:t xml:space="preserve">7.9 Avoid Hard-Coding Data with an External Source of Truth</w:t>
        </w:r>
      </w:ins>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8"/>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8"/>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8"/>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8"/>
    <w:bookmarkStart w:id="401" w:name="X6cd99ac23357f519341a53b23e138c646ea1c45"/>
    <w:p>
      <w:pPr>
        <w:pStyle w:val="Heading2"/>
      </w:pPr>
      <w:ins w:id="1044" w:author="PR Preview" w:date="2024-01-01T00:00:00Z">
        <w:r>
          <w:t xml:space="preserve">7.10 Prose enumerations count, and they are the ones that rot unnoticed</w:t>
        </w:r>
      </w:ins>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0" w:name="X45da8616c13d9849c5079b09e6f10b14b1e8a62"/>
    <w:p>
      <w:pPr>
        <w:pStyle w:val="Heading3"/>
      </w:pPr>
      <w:ins w:id="1049" w:author="PR Preview" w:date="2024-01-01T00:00:00Z">
        <w:r>
          <w:t xml:space="preserve">7.10.1 A count in the prose above a block is the same duplicate, one line away</w:t>
        </w:r>
      </w:ins>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9"/>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9"/>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9">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0"/>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0"/>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0"/>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0"/>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0"/>
    <w:bookmarkEnd w:id="401"/>
    <w:bookmarkStart w:id="403" w:name="X4e174cb9149f2b2e14b36b2edf87964fcbfdad4"/>
    <w:p>
      <w:pPr>
        <w:pStyle w:val="Heading2"/>
      </w:pPr>
      <w:ins w:id="1065" w:author="PR Preview" w:date="2024-01-01T00:00:00Z">
        <w:r>
          <w:t xml:space="preserve">7.11 Where the rule stops: text that records what was observed</w:t>
        </w:r>
      </w:ins>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1"/>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1"/>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1"/>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02">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2"/>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2"/>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2"/>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2"/>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3"/>
    <w:bookmarkStart w:id="404" w:name="sec-construct-inputs"/>
    <w:p>
      <w:pPr>
        <w:pStyle w:val="Heading2"/>
      </w:pPr>
      <w:ins w:id="1079" w:author="PR Preview" w:date="2024-01-01T00:00:00Z">
        <w:r>
          <w:t xml:space="preserve">7.12 Construct Complex Inputs Before the Call</w:t>
        </w:r>
      </w:ins>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ins w:id="1084" w:author="PR Preview" w:date="2024-01-01T00:00:00Z">
        <w:r>
          <w:t xml:space="preserve">This is the same readability goal as</w:t>
        </w:r>
      </w:ins>
      <w:ins w:id="1084" w:author="PR Preview" w:date="2024-01-01T00:00:00Z">
        <w:r>
          <w:t xml:space="preserve"> </w:t>
        </w:r>
      </w:ins>
      <w:hyperlink w:anchor="sec-avoid-nesting">
        <w:r>
          <w:rPr>
            <w:rStyle w:val="Hyperlink"/>
          </w:rPr>
          <w:t xml:space="preserve">Section 7.4</w:t>
        </w:r>
      </w:hyperlink>
      <w:ins w:id="1084" w:author="PR Preview" w:date="2024-01-01T00:00:00Z">
        <w:r>
          <w:t xml:space="preserve">:</w:t>
        </w:r>
      </w:ins>
      <w:ins w:id="1084" w:author="PR Preview" w:date="2024-01-01T00:00:00Z">
        <w:r>
          <w:t xml:space="preserve"> </w:t>
        </w:r>
      </w:ins>
      <w:ins w:id="1084" w:author="PR Preview" w:date="2024-01-01T00:00:00Z">
        <w:r>
          <w:t xml:space="preserve">prefer named steps you can read and check over one dense expression.</w:t>
        </w:r>
      </w:ins>
    </w:p>
    <w:bookmarkEnd w:id="404"/>
    <w:bookmarkStart w:id="407" w:name="comments-1"/>
    <w:p>
      <w:pPr>
        <w:pStyle w:val="Heading2"/>
      </w:pPr>
      <w:ins w:id="1085" w:author="PR Preview" w:date="2024-01-01T00:00:00Z">
        <w:r>
          <w:t xml:space="preserve">7.13 Comments</w:t>
        </w:r>
      </w:ins>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3"/>
        </w:numPr>
      </w:pPr>
      <w:r>
        <w:t xml:space="preserve">source your config =&gt;</w:t>
      </w:r>
    </w:p>
    <w:p>
      <w:pPr>
        <w:pStyle w:val="Compact"/>
        <w:numPr>
          <w:ilvl w:val="0"/>
          <w:numId w:val="1113"/>
        </w:numPr>
      </w:pPr>
      <w:r>
        <w:t xml:space="preserve">load all your data =&gt;</w:t>
      </w:r>
    </w:p>
    <w:p>
      <w:pPr>
        <w:pStyle w:val="Compact"/>
        <w:numPr>
          <w:ilvl w:val="0"/>
          <w:numId w:val="1113"/>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opt/quarto/share/formats/docx/note.png" id="40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7"/>
    <w:bookmarkStart w:id="412" w:name="line-breaks-and-formatting"/>
    <w:p>
      <w:pPr>
        <w:pStyle w:val="Heading2"/>
      </w:pPr>
      <w:ins w:id="1100" w:author="PR Preview" w:date="2024-01-01T00:00:00Z">
        <w:r>
          <w:t xml:space="preserve">7.14 Line Breaks and Formatting</w:t>
        </w:r>
      </w:ins>
    </w:p>
    <w:bookmarkStart w:id="408" w:name="blank-lines-before-lists"/>
    <w:p>
      <w:pPr>
        <w:pStyle w:val="Heading3"/>
      </w:pPr>
      <w:ins w:id="1101" w:author="PR Preview" w:date="2024-01-01T00:00:00Z">
        <w:r>
          <w:t xml:space="preserve">7.14.1 Blank Lines Before Lists</w:t>
        </w:r>
      </w:ins>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8"/>
    <w:bookmarkStart w:id="410" w:name="sec-semantic-line-breaks"/>
    <w:p>
      <w:pPr>
        <w:pStyle w:val="Heading3"/>
      </w:pPr>
      <w:ins w:id="1109" w:author="PR Preview" w:date="2024-01-01T00:00:00Z">
        <w:r>
          <w:t xml:space="preserve">7.14.2 Semantic Line Breaks in Plain Text</w:t>
        </w:r>
      </w:ins>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4"/>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4"/>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9">
        <w:r>
          <w:rPr>
            <w:rStyle w:val="Hyperlink"/>
          </w:rPr>
          <w:t xml:space="preserve">semantic line breaks</w:t>
        </w:r>
      </w:hyperlink>
      <w:r>
        <w:t xml:space="preserve">.</w:t>
      </w:r>
    </w:p>
    <w:p>
      <w:pPr>
        <w:pStyle w:val="BodyText"/>
      </w:pPr>
      <w:r>
        <w:rPr>
          <w:b/>
          <w:bCs/>
        </w:rPr>
        <w:t xml:space="preserve">Guidelines:</w:t>
      </w:r>
    </w:p>
    <w:p>
      <w:pPr>
        <w:pStyle w:val="Compact"/>
        <w:numPr>
          <w:ilvl w:val="0"/>
          <w:numId w:val="1115"/>
        </w:numPr>
      </w:pPr>
      <w:r>
        <w:t xml:space="preserve">Break after complete sentences (at periods)</w:t>
      </w:r>
    </w:p>
    <w:p>
      <w:pPr>
        <w:pStyle w:val="Compact"/>
        <w:numPr>
          <w:ilvl w:val="0"/>
          <w:numId w:val="1115"/>
        </w:numPr>
      </w:pPr>
      <w:r>
        <w:t xml:space="preserve">Break after long phrases or clauses (at commas or conjunctions)</w:t>
      </w:r>
    </w:p>
    <w:p>
      <w:pPr>
        <w:pStyle w:val="Compact"/>
        <w:numPr>
          <w:ilvl w:val="0"/>
          <w:numId w:val="1115"/>
        </w:numPr>
      </w:pPr>
      <w:r>
        <w:t xml:space="preserve">Aim for lines under 80 characters</w:t>
      </w:r>
    </w:p>
    <w:p>
      <w:pPr>
        <w:pStyle w:val="Compact"/>
        <w:numPr>
          <w:ilvl w:val="0"/>
          <w:numId w:val="1115"/>
        </w:numPr>
      </w:pPr>
      <w:r>
        <w:t xml:space="preserve">Keep related short phrases together on one line</w:t>
      </w:r>
    </w:p>
    <w:p>
      <w:pPr>
        <w:pStyle w:val="Compact"/>
        <w:numPr>
          <w:ilvl w:val="0"/>
          <w:numId w:val="1115"/>
        </w:numPr>
      </w:pPr>
      <w:r>
        <w:t xml:space="preserve">Do not break in the middle of inline code, links, or formatting</w:t>
      </w:r>
    </w:p>
    <w:bookmarkEnd w:id="410"/>
    <w:bookmarkStart w:id="411" w:name="line-breaks-in-code"/>
    <w:p>
      <w:pPr>
        <w:pStyle w:val="Heading3"/>
      </w:pPr>
      <w:ins w:id="1128" w:author="PR Preview" w:date="2024-01-01T00:00:00Z">
        <w:r>
          <w:t xml:space="preserve">7.14.3 Line Breaks in Code</w:t>
        </w:r>
      </w:ins>
    </w:p>
    <w:p>
      <w:pPr>
        <w:pStyle w:val="Compact"/>
        <w:numPr>
          <w:ilvl w:val="0"/>
          <w:numId w:val="111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1"/>
    <w:bookmarkEnd w:id="412"/>
    <w:bookmarkStart w:id="414" w:name="markdown-and-quarto-formatting"/>
    <w:p>
      <w:pPr>
        <w:pStyle w:val="Heading2"/>
      </w:pPr>
      <w:ins w:id="1135" w:author="PR Preview" w:date="2024-01-01T00:00:00Z">
        <w:r>
          <w:t xml:space="preserve">7.15 Markdown and Quarto Formatting</w:t>
        </w:r>
      </w:ins>
    </w:p>
    <w:bookmarkStart w:id="413" w:name="writing-about-code-in-quarto-documents"/>
    <w:p>
      <w:pPr>
        <w:pStyle w:val="Heading3"/>
      </w:pPr>
      <w:ins w:id="1136" w:author="PR Preview" w:date="2024-01-01T00:00:00Z">
        <w:r>
          <w:t xml:space="preserve">7.15.1 Writing about code in Quarto documents</w:t>
        </w:r>
      </w:ins>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3"/>
    <w:bookmarkEnd w:id="414"/>
    <w:bookmarkStart w:id="415" w:name="messaging-and-user-communication"/>
    <w:p>
      <w:pPr>
        <w:pStyle w:val="Heading2"/>
      </w:pPr>
      <w:ins w:id="1139" w:author="PR Preview" w:date="2024-01-01T00:00:00Z">
        <w:r>
          <w:t xml:space="preserve">7.16 Messaging and User Communication</w:t>
        </w:r>
      </w:ins>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5"/>
    <w:bookmarkStart w:id="417" w:name="package-code-practices"/>
    <w:p>
      <w:pPr>
        <w:pStyle w:val="Heading2"/>
      </w:pPr>
      <w:ins w:id="1148" w:author="PR Preview" w:date="2024-01-01T00:00:00Z">
        <w:r>
          <w:t xml:space="preserve">7.17 Package Code Practices</w:t>
        </w:r>
      </w:ins>
    </w:p>
    <w:p>
      <w:pPr>
        <w:pStyle w:val="Compact"/>
        <w:numPr>
          <w:ilvl w:val="0"/>
          <w:numId w:val="111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9"/>
        </w:numPr>
      </w:pPr>
      <w:r>
        <w:rPr>
          <w:rStyle w:val="VerbatimChar"/>
        </w:rPr>
        <w:t xml:space="preserve">withr::local_package()</w:t>
      </w:r>
      <w:r>
        <w:t xml:space="preserve"> </w:t>
      </w:r>
      <w:r>
        <w:t xml:space="preserve">for temporary package loading in tests</w:t>
      </w:r>
    </w:p>
    <w:p>
      <w:pPr>
        <w:pStyle w:val="Compact"/>
        <w:numPr>
          <w:ilvl w:val="0"/>
          <w:numId w:val="1118"/>
        </w:numPr>
      </w:pPr>
      <w:r>
        <w:t xml:space="preserve">This keeps the global search path clean and makes dependencies explicit.</w:t>
      </w:r>
      <w:r>
        <w:t xml:space="preserve"> </w:t>
      </w:r>
      <w:r>
        <w:t xml:space="preserve">See</w:t>
      </w:r>
      <w:r>
        <w:t xml:space="preserve"> </w:t>
      </w:r>
      <w:hyperlink r:id="rId416">
        <w:r>
          <w:rPr>
            <w:rStyle w:val="Hyperlink"/>
          </w:rPr>
          <w:t xml:space="preserve">R Packages - The R landscape</w:t>
        </w:r>
      </w:hyperlink>
      <w:r>
        <w:t xml:space="preserve"> </w:t>
      </w:r>
      <w:r>
        <w:t xml:space="preserve">for more details.</w:t>
      </w:r>
    </w:p>
    <w:p>
      <w:pPr>
        <w:pStyle w:val="Compact"/>
        <w:numPr>
          <w:ilvl w:val="0"/>
          <w:numId w:val="111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8"/>
        </w:numPr>
      </w:pPr>
      <w:r>
        <w:rPr>
          <w:b/>
          <w:bCs/>
        </w:rPr>
        <w:t xml:space="preserve">Avoid code duplication</w:t>
      </w:r>
      <w:r>
        <w:t xml:space="preserve">: Extract repeated logic into helper functions</w:t>
      </w:r>
    </w:p>
    <w:bookmarkEnd w:id="417"/>
    <w:bookmarkStart w:id="418" w:name="sec-tidyverse-replacements"/>
    <w:p>
      <w:pPr>
        <w:pStyle w:val="Heading2"/>
      </w:pPr>
      <w:ins w:id="1156" w:author="PR Preview" w:date="2024-01-01T00:00:00Z">
        <w:r>
          <w:t xml:space="preserve">7.18 Tidyverse Replacements</w:t>
        </w:r>
      </w:ins>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8"/>
    <w:bookmarkStart w:id="419" w:name="sec-here-package-style"/>
    <w:p>
      <w:pPr>
        <w:pStyle w:val="Heading2"/>
      </w:pPr>
      <w:ins w:id="1160" w:author="PR Preview" w:date="2024-01-01T00:00:00Z">
        <w:r>
          <w:t xml:space="preserve">7.19 The here Package</w:t>
        </w:r>
      </w:ins>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9"/>
    <w:bookmarkStart w:id="424" w:name="sec-object-naming"/>
    <w:p>
      <w:pPr>
        <w:pStyle w:val="Heading2"/>
      </w:pPr>
      <w:ins w:id="1166" w:author="PR Preview" w:date="2024-01-01T00:00:00Z">
        <w:r>
          <w:t xml:space="preserve">7.20 Object Naming</w:t>
        </w:r>
      </w:ins>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0"/>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0"/>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0" name="Picture"/>
                  <a:graphic>
                    <a:graphicData uri="http://schemas.openxmlformats.org/drawingml/2006/picture">
                      <pic:pic>
                        <pic:nvPicPr>
                          <pic:cNvPr descr="/opt/quarto/share/formats/docx/note.png" id="42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2" name="Picture"/>
                  <a:graphic>
                    <a:graphicData uri="http://schemas.openxmlformats.org/drawingml/2006/picture">
                      <pic:pic>
                        <pic:nvPicPr>
                          <pic:cNvPr descr="/opt/quarto/share/formats/docx/note.png" id="42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24"/>
    <w:bookmarkStart w:id="452" w:name="sec-style-auto-style"/>
    <w:p>
      <w:pPr>
        <w:pStyle w:val="Heading2"/>
      </w:pPr>
      <w:ins w:id="1188" w:author="PR Preview" w:date="2024-01-01T00:00:00Z">
        <w:r>
          <w:t xml:space="preserve">7.21 Automated Tools for Style and Project Workflow</w:t>
        </w:r>
      </w:ins>
    </w:p>
    <w:bookmarkStart w:id="445" w:name="styling"/>
    <w:p>
      <w:pPr>
        <w:pStyle w:val="Heading3"/>
      </w:pPr>
      <w:ins w:id="1189" w:author="PR Preview" w:date="2024-01-01T00:00:00Z">
        <w:r>
          <w:t xml:space="preserve">7.21.1 Styling</w:t>
        </w:r>
      </w:ins>
    </w:p>
    <w:bookmarkStart w:id="426" w:name="rstudio-shortcuts"/>
    <w:p>
      <w:pPr>
        <w:pStyle w:val="Heading4"/>
      </w:pPr>
      <w:ins w:id="1190" w:author="PR Preview" w:date="2024-01-01T00:00:00Z">
        <w:r>
          <w:t xml:space="preserve">7.21.1.1 RStudio shortcuts</w:t>
        </w:r>
      </w:ins>
    </w:p>
    <w:p>
      <w:pPr>
        <w:numPr>
          <w:ilvl w:val="0"/>
          <w:numId w:val="112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1"/>
        </w:numPr>
      </w:pPr>
      <w:r>
        <w:rPr>
          <w:b/>
          <w:bCs/>
        </w:rPr>
        <w:t xml:space="preserve">Assignment Aligner</w:t>
      </w:r>
      <w:r>
        <w:t xml:space="preserve"> </w:t>
      </w:r>
      <w:r>
        <w:t xml:space="preserve">- A</w:t>
      </w:r>
      <w:r>
        <w:t xml:space="preserve"> </w:t>
      </w:r>
      <w:hyperlink r:id="rId4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6"/>
    <w:bookmarkStart w:id="437" w:name="styler"/>
    <w:p>
      <w:pPr>
        <w:pStyle w:val="Heading4"/>
      </w:pPr>
      <w:ins w:id="1195" w:author="PR Preview" w:date="2024-01-01T00:00:00Z">
        <w:r>
          <w:t xml:space="preserve">7.21.1.2</w:t>
        </w:r>
      </w:ins>
      <w:ins w:id="1195" w:author="PR Preview" w:date="2024-01-01T00:00:00Z">
        <w:r>
          <w:t xml:space="preserve"> </w:t>
        </w:r>
      </w:ins>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note.png" id="4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3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2" name="Picture"/>
                  <a:graphic>
                    <a:graphicData uri="http://schemas.openxmlformats.org/drawingml/2006/picture">
                      <pic:pic>
                        <pic:nvPicPr>
                          <pic:cNvPr descr="/opt/quarto/share/formats/docx/note.png" id="43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tip.png" id="436" name="Picture"/>
                          <pic:cNvPicPr>
                            <a:picLocks noChangeArrowheads="1" noChangeAspect="1"/>
                          </pic:cNvPicPr>
                        </pic:nvPicPr>
                        <pic:blipFill>
                          <a:blip r:embed="rId4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7"/>
    <w:bookmarkStart w:id="444" w:name="lintr"/>
    <w:p>
      <w:pPr>
        <w:pStyle w:val="Heading4"/>
      </w:pPr>
      <w:ins w:id="1199" w:author="PR Preview" w:date="2024-01-01T00:00:00Z">
        <w:r>
          <w:t xml:space="preserve">7.21.1.3</w:t>
        </w:r>
      </w:ins>
      <w:ins w:id="1199" w:author="PR Preview" w:date="2024-01-01T00:00:00Z">
        <w:r>
          <w:t xml:space="preserve"> </w:t>
        </w:r>
      </w:ins>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8">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9" name="Picture"/>
                  <a:graphic>
                    <a:graphicData uri="http://schemas.openxmlformats.org/drawingml/2006/picture">
                      <pic:pic>
                        <pic:nvPicPr>
                          <pic:cNvPr descr="/opt/quarto/share/formats/docx/note.png" id="44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4"/>
    <w:bookmarkEnd w:id="445"/>
    <w:bookmarkStart w:id="448" w:name="using-lintr"/>
    <w:p>
      <w:pPr>
        <w:pStyle w:val="Heading3"/>
      </w:pPr>
      <w:ins w:id="1202" w:author="PR Preview" w:date="2024-01-01T00:00:00Z">
        <w:r>
          <w:t xml:space="preserve">7.21.2 Using Lintr</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tip.png" id="447" name="Picture"/>
                          <pic:cNvPicPr>
                            <a:picLocks noChangeArrowheads="1" noChangeAspect="1"/>
                          </pic:cNvPicPr>
                        </pic:nvPicPr>
                        <pic:blipFill>
                          <a:blip r:embed="rId4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2"/>
              </w:numPr>
            </w:pPr>
            <w:r>
              <w:t xml:space="preserve">Unused variables</w:t>
            </w:r>
          </w:p>
          <w:p>
            <w:pPr>
              <w:pStyle w:val="Compact"/>
              <w:numPr>
                <w:ilvl w:val="0"/>
                <w:numId w:val="1122"/>
              </w:numPr>
            </w:pPr>
            <w:r>
              <w:t xml:space="preserve">Improper whitespace</w:t>
            </w:r>
          </w:p>
          <w:p>
            <w:pPr>
              <w:pStyle w:val="Compact"/>
              <w:numPr>
                <w:ilvl w:val="0"/>
                <w:numId w:val="1122"/>
              </w:numPr>
            </w:pPr>
            <w:r>
              <w:t xml:space="preserve">Line length issues</w:t>
            </w:r>
          </w:p>
          <w:p>
            <w:pPr>
              <w:pStyle w:val="Compact"/>
              <w:numPr>
                <w:ilvl w:val="0"/>
                <w:numId w:val="112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8"/>
    <w:bookmarkStart w:id="449" w:name="our-labs-lintr-configuration"/>
    <w:p>
      <w:pPr>
        <w:pStyle w:val="Heading3"/>
      </w:pPr>
      <w:ins w:id="1203" w:author="PR Preview" w:date="2024-01-01T00:00:00Z">
        <w:r>
          <w:t xml:space="preserve">7.21.3 Our Lab’s Lintr Configuration</w:t>
        </w:r>
      </w:ins>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4">
        <w:r>
          <w:rPr>
            <w:rStyle w:val="Hyperlink"/>
          </w:rPr>
          <w:t xml:space="preserve">Google R Style Guide</w:t>
        </w:r>
      </w:hyperlink>
      <w:r>
        <w:t xml:space="preserve">.</w:t>
      </w:r>
    </w:p>
    <w:p>
      <w:pPr>
        <w:pStyle w:val="Compact"/>
        <w:numPr>
          <w:ilvl w:val="0"/>
          <w:numId w:val="112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5"/>
        </w:numPr>
      </w:pPr>
      <w:r>
        <w:rPr>
          <w:rStyle w:val="VerbatimChar"/>
        </w:rPr>
        <w:t xml:space="preserve">data-raw/</w:t>
      </w:r>
      <w:r>
        <w:t xml:space="preserve">: Pipe consistency and undesirable function rules relaxed (exploratory scripts)</w:t>
      </w:r>
    </w:p>
    <w:p>
      <w:pPr>
        <w:pStyle w:val="Compact"/>
        <w:numPr>
          <w:ilvl w:val="0"/>
          <w:numId w:val="112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5"/>
        </w:numPr>
      </w:pPr>
      <w:r>
        <w:rPr>
          <w:rStyle w:val="VerbatimChar"/>
        </w:rPr>
        <w:t xml:space="preserve">inst/examples/</w:t>
      </w:r>
      <w:r>
        <w:t xml:space="preserve">: Undesirable function rules relaxed</w:t>
      </w:r>
    </w:p>
    <w:p>
      <w:pPr>
        <w:pStyle w:val="Compact"/>
        <w:numPr>
          <w:ilvl w:val="0"/>
          <w:numId w:val="1125"/>
        </w:numPr>
      </w:pPr>
      <w:r>
        <w:rPr>
          <w:rStyle w:val="VerbatimChar"/>
        </w:rPr>
        <w:t xml:space="preserve">tests/testthat.R</w:t>
      </w:r>
      <w:r>
        <w:t xml:space="preserve">: Undesirable function rules relaxed</w:t>
      </w:r>
    </w:p>
    <w:bookmarkEnd w:id="449"/>
    <w:bookmarkStart w:id="451" w:name="X20514c3690be0e3afe0e3453b36bf4daf01ce44"/>
    <w:p>
      <w:pPr>
        <w:pStyle w:val="Heading3"/>
      </w:pPr>
      <w:ins w:id="1219" w:author="PR Preview" w:date="2024-01-01T00:00:00Z">
        <w:r>
          <w:t xml:space="preserve">7.21.4 Linting Changed Files vs. the Whole Project in CI</w:t>
        </w:r>
      </w:ins>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50">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51"/>
    <w:bookmarkEnd w:id="452"/>
    <w:bookmarkStart w:id="453" w:name="sec-r-resources-style"/>
    <w:p>
      <w:pPr>
        <w:pStyle w:val="Heading2"/>
      </w:pPr>
      <w:ins w:id="1224" w:author="PR Preview" w:date="2024-01-01T00:00:00Z">
        <w:r>
          <w:t xml:space="preserve">7.22 Additional Resources</w:t>
        </w:r>
      </w:ins>
    </w:p>
    <w:p>
      <w:pPr>
        <w:pStyle w:val="Compact"/>
        <w:numPr>
          <w:ilvl w:val="0"/>
          <w:numId w:val="112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53"/>
    <w:bookmarkEnd w:id="454"/>
    <w:bookmarkStart w:id="459" w:name="big-data"/>
    <w:p>
      <w:pPr>
        <w:pStyle w:val="Heading1"/>
      </w:pPr>
      <w:r>
        <w:t xml:space="preserve">8. Big data</w:t>
      </w:r>
    </w:p>
    <w:bookmarkStart w:id="45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6"/>
    <w:bookmarkStart w:id="45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7"/>
    <w:bookmarkStart w:id="45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7"/>
        </w:numPr>
      </w:pPr>
      <w:r>
        <w:rPr>
          <w:b/>
          <w:bCs/>
        </w:rPr>
        <w:t xml:space="preserve">Uncheck</w:t>
      </w:r>
      <w:r>
        <w:t xml:space="preserve"> </w:t>
      </w:r>
      <w:r>
        <w:t xml:space="preserve">Restore RData into workspace at startup</w:t>
      </w:r>
    </w:p>
    <w:p>
      <w:pPr>
        <w:pStyle w:val="Compact"/>
        <w:numPr>
          <w:ilvl w:val="0"/>
          <w:numId w:val="112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8"/>
    <w:bookmarkEnd w:id="459"/>
    <w:bookmarkStart w:id="476"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63" w:name="fig-data-masking"/>
          <w:p>
            <w:pPr>
              <w:pStyle w:val="Compact"/>
              <w:jc w:val="center"/>
            </w:pPr>
            <w:r>
              <w:drawing>
                <wp:inline>
                  <wp:extent cx="2667000" cy="1103368"/>
                  <wp:effectExtent b="0" l="0" r="0" t="0"/>
                  <wp:docPr descr="" title="" id="461" name="Picture"/>
                  <a:graphic>
                    <a:graphicData uri="http://schemas.openxmlformats.org/drawingml/2006/picture">
                      <pic:pic>
                        <pic:nvPicPr>
                          <pic:cNvPr descr="assets/images/data-masking.PNG" id="462" name="Picture"/>
                          <pic:cNvPicPr>
                            <a:picLocks noChangeArrowheads="1" noChangeAspect="1"/>
                          </pic:cNvPicPr>
                        </pic:nvPicPr>
                        <pic:blipFill>
                          <a:blip r:embed="rId46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6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4"/>
    <w:bookmarkStart w:id="46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5"/>
    <w:bookmarkEnd w:id="466"/>
    <w:bookmarkStart w:id="473"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9"/>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9"/>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7"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7"/>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72"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8">
        <w:r>
          <w:rPr>
            <w:rStyle w:val="VerbatimChar"/>
          </w:rPr>
          <w:t xml:space="preserve">{tidyselect}</w:t>
        </w:r>
      </w:hyperlink>
      <w:r>
        <w:t xml:space="preserve"> </w:t>
      </w:r>
      <w:r>
        <w:t xml:space="preserve">1.2.0</w:t>
      </w:r>
      <w:r>
        <w:t xml:space="preserve"> </w:t>
      </w:r>
      <w:r>
        <w:t xml:space="preserve">(</w:t>
      </w:r>
      <w:hyperlink r:id="rId469">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70">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71">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72"/>
    <w:bookmarkEnd w:id="473"/>
    <w:bookmarkStart w:id="475"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4"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4"/>
    <w:bookmarkEnd w:id="475"/>
    <w:bookmarkEnd w:id="476"/>
    <w:bookmarkStart w:id="562" w:name="sec-quarto"/>
    <w:p>
      <w:pPr>
        <w:pStyle w:val="Heading1"/>
      </w:pPr>
      <w:r>
        <w:t xml:space="preserve">10. Quarto</w:t>
      </w:r>
    </w:p>
    <w:bookmarkStart w:id="484" w:name="introduction"/>
    <w:p>
      <w:pPr>
        <w:pStyle w:val="Heading2"/>
      </w:pPr>
      <w:r>
        <w:t xml:space="preserve">10.1 Introduction</w:t>
      </w:r>
    </w:p>
    <w:p>
      <w:pPr>
        <w:pStyle w:val="FirstParagraph"/>
      </w:pPr>
      <w:hyperlink r:id="rId47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0"/>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0"/>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0"/>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8"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8"/>
    <w:bookmarkStart w:id="479"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9"/>
    <w:bookmarkStart w:id="483" w:name="getting-started"/>
    <w:p>
      <w:pPr>
        <w:pStyle w:val="Heading3"/>
      </w:pPr>
      <w:r>
        <w:t xml:space="preserve">10.1.3 Getting Started</w:t>
      </w:r>
    </w:p>
    <w:p>
      <w:pPr>
        <w:pStyle w:val="FirstParagraph"/>
      </w:pPr>
      <w:r>
        <w:t xml:space="preserve">To get started with Quarto:</w:t>
      </w:r>
    </w:p>
    <w:p>
      <w:pPr>
        <w:numPr>
          <w:ilvl w:val="0"/>
          <w:numId w:val="1131"/>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80">
        <w:r>
          <w:rPr>
            <w:rStyle w:val="Hyperlink"/>
          </w:rPr>
          <w:t xml:space="preserve">https://quarto.org/docs/get-started/</w:t>
        </w:r>
      </w:hyperlink>
    </w:p>
    <w:p>
      <w:pPr>
        <w:numPr>
          <w:ilvl w:val="0"/>
          <w:numId w:val="1131"/>
        </w:numPr>
      </w:pPr>
      <w:r>
        <w:rPr>
          <w:b/>
          <w:bCs/>
        </w:rPr>
        <w:t xml:space="preserve">Documentation:</w:t>
      </w:r>
      <w:r>
        <w:t xml:space="preserve"> </w:t>
      </w:r>
      <w:r>
        <w:t xml:space="preserve">The official Quarto documentation is available at</w:t>
      </w:r>
      <w:r>
        <w:t xml:space="preserve"> </w:t>
      </w:r>
      <w:hyperlink r:id="rId481">
        <w:r>
          <w:rPr>
            <w:rStyle w:val="Hyperlink"/>
          </w:rPr>
          <w:t xml:space="preserve">https://quarto.org/docs/guide/</w:t>
        </w:r>
      </w:hyperlink>
    </w:p>
    <w:p>
      <w:pPr>
        <w:numPr>
          <w:ilvl w:val="0"/>
          <w:numId w:val="1131"/>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82">
        <w:r>
          <w:rPr>
            <w:rStyle w:val="Hyperlink"/>
          </w:rPr>
          <w:t xml:space="preserve">Quarto chapter in R for Data Science</w:t>
        </w:r>
      </w:hyperlink>
      <w:r>
        <w:t xml:space="preserve"> </w:t>
      </w:r>
      <w:r>
        <w:t xml:space="preserve">(Wickham et al. 2023)</w:t>
      </w:r>
    </w:p>
    <w:bookmarkEnd w:id="483"/>
    <w:bookmarkEnd w:id="484"/>
    <w:bookmarkStart w:id="492"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2"/>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2"/>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2"/>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5"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5"/>
    <w:bookmarkStart w:id="487"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7"/>
    <w:bookmarkStart w:id="488"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3"/>
        </w:numPr>
      </w:pPr>
      <w:r>
        <w:t xml:space="preserve">Click</w:t>
      </w:r>
      <w:r>
        <w:t xml:space="preserve"> </w:t>
      </w:r>
      <w:r>
        <w:rPr>
          <w:b/>
          <w:bCs/>
        </w:rPr>
        <w:t xml:space="preserve">“Render”</w:t>
      </w:r>
      <w:r>
        <w:t xml:space="preserve"> </w:t>
      </w:r>
      <w:r>
        <w:t xml:space="preserve">in RStudio, or</w:t>
      </w:r>
    </w:p>
    <w:p>
      <w:pPr>
        <w:pStyle w:val="Compact"/>
        <w:numPr>
          <w:ilvl w:val="0"/>
          <w:numId w:val="1133"/>
        </w:numPr>
      </w:pPr>
      <w:r>
        <w:t xml:space="preserve">Press</w:t>
      </w:r>
      <w:r>
        <w:t xml:space="preserve"> </w:t>
      </w:r>
      <w:r>
        <w:rPr>
          <w:b/>
          <w:bCs/>
        </w:rPr>
        <w:t xml:space="preserve">Cmd/Ctrl + Shift + K</w:t>
      </w:r>
      <w:r>
        <w:t xml:space="preserve">, or</w:t>
      </w:r>
    </w:p>
    <w:p>
      <w:pPr>
        <w:pStyle w:val="Compact"/>
        <w:numPr>
          <w:ilvl w:val="0"/>
          <w:numId w:val="1133"/>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3"/>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8"/>
    <w:bookmarkStart w:id="489"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4"/>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4"/>
        </w:numPr>
      </w:pPr>
      <w:r>
        <w:t xml:space="preserve">The</w:t>
      </w:r>
      <w:r>
        <w:t xml:space="preserve"> </w:t>
      </w:r>
      <w:r>
        <w:rPr>
          <w:b/>
          <w:bCs/>
        </w:rPr>
        <w:t xml:space="preserve">“Insert”</w:t>
      </w:r>
      <w:r>
        <w:t xml:space="preserve"> </w:t>
      </w:r>
      <w:r>
        <w:t xml:space="preserve">button icon in the editor toolbar</w:t>
      </w:r>
    </w:p>
    <w:p>
      <w:pPr>
        <w:pStyle w:val="Compact"/>
        <w:numPr>
          <w:ilvl w:val="0"/>
          <w:numId w:val="1134"/>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5"/>
        </w:numPr>
      </w:pPr>
      <w:r>
        <w:rPr>
          <w:rStyle w:val="VerbatimChar"/>
        </w:rPr>
        <w:t xml:space="preserve">#| label:</w:t>
      </w:r>
      <w:r>
        <w:t xml:space="preserve"> </w:t>
      </w:r>
      <w:r>
        <w:t xml:space="preserve">- give the chunk a name</w:t>
      </w:r>
    </w:p>
    <w:p>
      <w:pPr>
        <w:pStyle w:val="Compact"/>
        <w:numPr>
          <w:ilvl w:val="0"/>
          <w:numId w:val="1135"/>
        </w:numPr>
      </w:pPr>
      <w:r>
        <w:rPr>
          <w:rStyle w:val="VerbatimChar"/>
        </w:rPr>
        <w:t xml:space="preserve">#| echo: false</w:t>
      </w:r>
      <w:r>
        <w:t xml:space="preserve"> </w:t>
      </w:r>
      <w:r>
        <w:t xml:space="preserve">- hide the code but show the output</w:t>
      </w:r>
    </w:p>
    <w:p>
      <w:pPr>
        <w:pStyle w:val="Compact"/>
        <w:numPr>
          <w:ilvl w:val="0"/>
          <w:numId w:val="1135"/>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5"/>
        </w:numPr>
      </w:pPr>
      <w:r>
        <w:rPr>
          <w:rStyle w:val="VerbatimChar"/>
        </w:rPr>
        <w:t xml:space="preserve">#| eval: false</w:t>
      </w:r>
      <w:r>
        <w:t xml:space="preserve"> </w:t>
      </w:r>
      <w:r>
        <w:t xml:space="preserve">- show the code but don’t run it</w:t>
      </w:r>
    </w:p>
    <w:p>
      <w:pPr>
        <w:pStyle w:val="Compact"/>
        <w:numPr>
          <w:ilvl w:val="0"/>
          <w:numId w:val="1135"/>
        </w:numPr>
      </w:pPr>
      <w:r>
        <w:rPr>
          <w:rStyle w:val="VerbatimChar"/>
        </w:rPr>
        <w:t xml:space="preserve">#| include: false</w:t>
      </w:r>
      <w:r>
        <w:t xml:space="preserve"> </w:t>
      </w:r>
      <w:r>
        <w:t xml:space="preserve">- run the code but hide both code and output</w:t>
      </w:r>
    </w:p>
    <w:p>
      <w:pPr>
        <w:pStyle w:val="Compact"/>
        <w:numPr>
          <w:ilvl w:val="0"/>
          <w:numId w:val="1135"/>
        </w:numPr>
      </w:pPr>
      <w:r>
        <w:rPr>
          <w:rStyle w:val="VerbatimChar"/>
        </w:rPr>
        <w:t xml:space="preserve">#| warning: false</w:t>
      </w:r>
      <w:r>
        <w:t xml:space="preserve"> </w:t>
      </w:r>
      <w:r>
        <w:t xml:space="preserve">- hide warnings</w:t>
      </w:r>
    </w:p>
    <w:p>
      <w:pPr>
        <w:pStyle w:val="Compact"/>
        <w:numPr>
          <w:ilvl w:val="0"/>
          <w:numId w:val="1135"/>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9"/>
    <w:bookmarkStart w:id="490"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6"/>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6"/>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6"/>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6"/>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7"/>
        </w:numPr>
      </w:pPr>
      <w:r>
        <w:t xml:space="preserve">Adjust figure dimensions for different page sizes</w:t>
      </w:r>
    </w:p>
    <w:p>
      <w:pPr>
        <w:pStyle w:val="Compact"/>
        <w:numPr>
          <w:ilvl w:val="0"/>
          <w:numId w:val="1137"/>
        </w:numPr>
      </w:pPr>
      <w:r>
        <w:t xml:space="preserve">Use different table formatting for different outputs</w:t>
      </w:r>
    </w:p>
    <w:p>
      <w:pPr>
        <w:pStyle w:val="Compact"/>
        <w:numPr>
          <w:ilvl w:val="0"/>
          <w:numId w:val="1137"/>
        </w:numPr>
      </w:pPr>
      <w:r>
        <w:t xml:space="preserve">Include or exclude content based on output format</w:t>
      </w:r>
    </w:p>
    <w:p>
      <w:pPr>
        <w:pStyle w:val="Compact"/>
        <w:numPr>
          <w:ilvl w:val="0"/>
          <w:numId w:val="1137"/>
        </w:numPr>
      </w:pPr>
      <w:r>
        <w:t xml:space="preserve">Set format-specific styling or options</w:t>
      </w:r>
    </w:p>
    <w:bookmarkEnd w:id="490"/>
    <w:bookmarkStart w:id="491"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8"/>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8"/>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8"/>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8"/>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8"/>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8"/>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8"/>
        </w:numPr>
      </w:pPr>
      <w:r>
        <w:rPr>
          <w:rStyle w:val="VerbatimChar"/>
        </w:rPr>
        <w:t xml:space="preserve">[link text](url)</w:t>
      </w:r>
      <w:r>
        <w:t xml:space="preserve"> </w:t>
      </w:r>
      <w:r>
        <w:t xml:space="preserve">creates hyperlinks</w:t>
      </w:r>
    </w:p>
    <w:p>
      <w:pPr>
        <w:pStyle w:val="Compact"/>
        <w:numPr>
          <w:ilvl w:val="0"/>
          <w:numId w:val="1138"/>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82">
        <w:r>
          <w:rPr>
            <w:rStyle w:val="Hyperlink"/>
          </w:rPr>
          <w:t xml:space="preserve">Quarto chapter in R for Data Science</w:t>
        </w:r>
      </w:hyperlink>
      <w:r>
        <w:t xml:space="preserve"> </w:t>
      </w:r>
      <w:r>
        <w:t xml:space="preserve">(Wickham et al. 2023)</w:t>
      </w:r>
      <w:r>
        <w:t xml:space="preserve">.</w:t>
      </w:r>
    </w:p>
    <w:bookmarkEnd w:id="491"/>
    <w:bookmarkEnd w:id="492"/>
    <w:bookmarkStart w:id="505"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6"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9"/>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0"/>
        </w:numPr>
      </w:pPr>
      <w:r>
        <w:t xml:space="preserve">Repository:</w:t>
      </w:r>
      <w:r>
        <w:t xml:space="preserve"> </w:t>
      </w:r>
      <w:hyperlink r:id="rId493">
        <w:r>
          <w:rPr>
            <w:rStyle w:val="Hyperlink"/>
          </w:rPr>
          <w:t xml:space="preserve">https://github.com/UCD-SERG/qbt</w:t>
        </w:r>
      </w:hyperlink>
    </w:p>
    <w:p>
      <w:pPr>
        <w:pStyle w:val="Compact"/>
        <w:numPr>
          <w:ilvl w:val="1"/>
          <w:numId w:val="11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0"/>
        </w:numPr>
      </w:pPr>
      <w:r>
        <w:t xml:space="preserve">Clone your new repository and start editing</w:t>
      </w:r>
    </w:p>
    <w:p>
      <w:pPr>
        <w:pStyle w:val="Compact"/>
        <w:numPr>
          <w:ilvl w:val="1"/>
          <w:numId w:val="1140"/>
        </w:numPr>
      </w:pPr>
      <w:r>
        <w:t xml:space="preserve">Includes GitHub Actions for automatic deployment to GitHub Pages</w:t>
      </w:r>
    </w:p>
    <w:p>
      <w:pPr>
        <w:pStyle w:val="Compact"/>
        <w:numPr>
          <w:ilvl w:val="0"/>
          <w:numId w:val="1139"/>
        </w:numPr>
      </w:pPr>
      <w:r>
        <w:rPr>
          <w:b/>
          <w:bCs/>
        </w:rPr>
        <w:t xml:space="preserve">Coatless Tutorials Quarto Book Template</w:t>
      </w:r>
      <w:r>
        <w:t xml:space="preserve"> </w:t>
      </w:r>
      <w:r>
        <w:t xml:space="preserve">- Another template with helpful examples:</w:t>
      </w:r>
    </w:p>
    <w:p>
      <w:pPr>
        <w:pStyle w:val="Compact"/>
        <w:numPr>
          <w:ilvl w:val="1"/>
          <w:numId w:val="1141"/>
        </w:numPr>
      </w:pPr>
      <w:r>
        <w:t xml:space="preserve">Repository:</w:t>
      </w:r>
      <w:r>
        <w:t xml:space="preserve"> </w:t>
      </w:r>
      <w:hyperlink r:id="rId494">
        <w:r>
          <w:rPr>
            <w:rStyle w:val="Hyperlink"/>
          </w:rPr>
          <w:t xml:space="preserve">https://github.com/coatless-tutorials/quarto-book-template</w:t>
        </w:r>
      </w:hyperlink>
    </w:p>
    <w:p>
      <w:pPr>
        <w:pStyle w:val="Compact"/>
        <w:numPr>
          <w:ilvl w:val="1"/>
          <w:numId w:val="1141"/>
        </w:numPr>
      </w:pPr>
      <w:r>
        <w:t xml:space="preserve">Includes examples of common Quarto book features</w:t>
      </w:r>
    </w:p>
    <w:p>
      <w:pPr>
        <w:pStyle w:val="Compact"/>
        <w:numPr>
          <w:ilvl w:val="0"/>
          <w:numId w:val="1139"/>
        </w:numPr>
      </w:pPr>
      <w:r>
        <w:rPr>
          <w:b/>
          <w:bCs/>
        </w:rPr>
        <w:t xml:space="preserve">DataLab Quarto Template</w:t>
      </w:r>
      <w:r>
        <w:t xml:space="preserve"> </w:t>
      </w:r>
      <w:r>
        <w:t xml:space="preserve">- Template from the UC Davis DataLab and Davis R Users Group:</w:t>
      </w:r>
    </w:p>
    <w:p>
      <w:pPr>
        <w:pStyle w:val="Compact"/>
        <w:numPr>
          <w:ilvl w:val="1"/>
          <w:numId w:val="1142"/>
        </w:numPr>
      </w:pPr>
      <w:r>
        <w:t xml:space="preserve">Repository:</w:t>
      </w:r>
      <w:r>
        <w:t xml:space="preserve"> </w:t>
      </w:r>
      <w:hyperlink r:id="rId495">
        <w:r>
          <w:rPr>
            <w:rStyle w:val="Hyperlink"/>
          </w:rPr>
          <w:t xml:space="preserve">https://github.com/d-rug/datalab_template_quarto</w:t>
        </w:r>
      </w:hyperlink>
    </w:p>
    <w:p>
      <w:pPr>
        <w:pStyle w:val="Compact"/>
        <w:numPr>
          <w:ilvl w:val="1"/>
          <w:numId w:val="1142"/>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3"/>
        </w:numPr>
      </w:pPr>
      <w:r>
        <w:rPr>
          <w:rStyle w:val="VerbatimChar"/>
        </w:rPr>
        <w:t xml:space="preserve">_quarto.yml</w:t>
      </w:r>
      <w:r>
        <w:t xml:space="preserve"> </w:t>
      </w:r>
      <w:r>
        <w:t xml:space="preserve">- configuration file for your book</w:t>
      </w:r>
    </w:p>
    <w:p>
      <w:pPr>
        <w:pStyle w:val="Compact"/>
        <w:numPr>
          <w:ilvl w:val="0"/>
          <w:numId w:val="1143"/>
        </w:numPr>
      </w:pPr>
      <w:r>
        <w:rPr>
          <w:rStyle w:val="VerbatimChar"/>
        </w:rPr>
        <w:t xml:space="preserve">index.qmd</w:t>
      </w:r>
      <w:r>
        <w:t xml:space="preserve"> </w:t>
      </w:r>
      <w:r>
        <w:t xml:space="preserve">- the home page / preface</w:t>
      </w:r>
    </w:p>
    <w:p>
      <w:pPr>
        <w:pStyle w:val="Compact"/>
        <w:numPr>
          <w:ilvl w:val="0"/>
          <w:numId w:val="1143"/>
        </w:numPr>
      </w:pPr>
      <w:r>
        <w:t xml:space="preserve">Sample chapter files</w:t>
      </w:r>
    </w:p>
    <w:p>
      <w:pPr>
        <w:pStyle w:val="Compact"/>
        <w:numPr>
          <w:ilvl w:val="0"/>
          <w:numId w:val="1143"/>
        </w:numPr>
      </w:pPr>
      <w:r>
        <w:rPr>
          <w:rStyle w:val="VerbatimChar"/>
        </w:rPr>
        <w:t xml:space="preserve">references.qmd</w:t>
      </w:r>
      <w:r>
        <w:t xml:space="preserve"> </w:t>
      </w:r>
      <w:r>
        <w:t xml:space="preserve">- bibliography/references page</w:t>
      </w:r>
    </w:p>
    <w:bookmarkEnd w:id="496"/>
    <w:bookmarkStart w:id="497"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7"/>
    <w:bookmarkStart w:id="498"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4"/>
        </w:numPr>
      </w:pPr>
      <w:r>
        <w:t xml:space="preserve">Book metadata (title, author, date)</w:t>
      </w:r>
    </w:p>
    <w:p>
      <w:pPr>
        <w:pStyle w:val="Compact"/>
        <w:numPr>
          <w:ilvl w:val="0"/>
          <w:numId w:val="1144"/>
        </w:numPr>
      </w:pPr>
      <w:r>
        <w:t xml:space="preserve">Chapter order</w:t>
      </w:r>
    </w:p>
    <w:p>
      <w:pPr>
        <w:pStyle w:val="Compact"/>
        <w:numPr>
          <w:ilvl w:val="0"/>
          <w:numId w:val="1144"/>
        </w:numPr>
      </w:pPr>
      <w:r>
        <w:t xml:space="preserve">Output formats (HTML, PDF, ePub, etc.)</w:t>
      </w:r>
    </w:p>
    <w:p>
      <w:pPr>
        <w:pStyle w:val="Compact"/>
        <w:numPr>
          <w:ilvl w:val="0"/>
          <w:numId w:val="1144"/>
        </w:numPr>
      </w:pPr>
      <w:r>
        <w:t xml:space="preserve">Styling and theme</w:t>
      </w:r>
    </w:p>
    <w:p>
      <w:pPr>
        <w:pStyle w:val="Compact"/>
        <w:numPr>
          <w:ilvl w:val="0"/>
          <w:numId w:val="1144"/>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8"/>
    <w:bookmarkStart w:id="499"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9"/>
    <w:bookmarkStart w:id="501"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0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01"/>
    <w:bookmarkStart w:id="504" w:name="resources"/>
    <w:p>
      <w:pPr>
        <w:pStyle w:val="Heading3"/>
      </w:pPr>
      <w:r>
        <w:t xml:space="preserve">10.3.6 Resources</w:t>
      </w:r>
    </w:p>
    <w:p>
      <w:pPr>
        <w:pStyle w:val="Compact"/>
        <w:numPr>
          <w:ilvl w:val="0"/>
          <w:numId w:val="1145"/>
        </w:numPr>
      </w:pPr>
      <w:hyperlink r:id="rId502">
        <w:r>
          <w:rPr>
            <w:rStyle w:val="Hyperlink"/>
          </w:rPr>
          <w:t xml:space="preserve">Quarto Books Guide</w:t>
        </w:r>
      </w:hyperlink>
      <w:r>
        <w:t xml:space="preserve"> </w:t>
      </w:r>
      <w:r>
        <w:t xml:space="preserve">- comprehensive documentation for Quarto books</w:t>
      </w:r>
    </w:p>
    <w:p>
      <w:pPr>
        <w:pStyle w:val="Compact"/>
        <w:numPr>
          <w:ilvl w:val="0"/>
          <w:numId w:val="1145"/>
        </w:numPr>
      </w:pPr>
      <w:hyperlink r:id="rId503">
        <w:r>
          <w:rPr>
            <w:rStyle w:val="Hyperlink"/>
          </w:rPr>
          <w:t xml:space="preserve">Quarto Publishing Guide</w:t>
        </w:r>
      </w:hyperlink>
      <w:r>
        <w:t xml:space="preserve"> </w:t>
      </w:r>
      <w:r>
        <w:t xml:space="preserve">- how to publish your book online</w:t>
      </w:r>
    </w:p>
    <w:p>
      <w:pPr>
        <w:pStyle w:val="Compact"/>
        <w:numPr>
          <w:ilvl w:val="0"/>
          <w:numId w:val="1145"/>
        </w:numPr>
      </w:pPr>
      <w:hyperlink r:id="rId482">
        <w:r>
          <w:rPr>
            <w:rStyle w:val="Hyperlink"/>
          </w:rPr>
          <w:t xml:space="preserve">R4DS Quarto chapter</w:t>
        </w:r>
      </w:hyperlink>
      <w:r>
        <w:t xml:space="preserve"> </w:t>
      </w:r>
      <w:r>
        <w:t xml:space="preserve">(Wickham et al. 2023)</w:t>
      </w:r>
      <w:r>
        <w:t xml:space="preserve"> </w:t>
      </w:r>
      <w:r>
        <w:t xml:space="preserve">- excellent introduction to Quarto</w:t>
      </w:r>
    </w:p>
    <w:bookmarkEnd w:id="504"/>
    <w:bookmarkEnd w:id="505"/>
    <w:bookmarkStart w:id="512" w:name="sec-quarto-dashboards"/>
    <w:p>
      <w:pPr>
        <w:pStyle w:val="Heading2"/>
      </w:pPr>
      <w:r>
        <w:t xml:space="preserve">10.4 Dashboards</w:t>
      </w:r>
    </w:p>
    <w:p>
      <w:pPr>
        <w:pStyle w:val="FirstParagraph"/>
      </w:pPr>
      <w:hyperlink r:id="rId506">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7">
        <w:r>
          <w:rPr>
            <w:rStyle w:val="VerbatimChar"/>
          </w:rPr>
          <w:t xml:space="preserve">{plotly}</w:t>
        </w:r>
      </w:hyperlink>
      <w:r>
        <w:t xml:space="preserve">,</w:t>
      </w:r>
      <w:r>
        <w:t xml:space="preserve"> </w:t>
      </w:r>
      <w:hyperlink r:id="rId508">
        <w:r>
          <w:rPr>
            <w:rStyle w:val="VerbatimChar"/>
          </w:rPr>
          <w:t xml:space="preserve">{leaflet}</w:t>
        </w:r>
      </w:hyperlink>
      <w:r>
        <w:t xml:space="preserve">,</w:t>
      </w:r>
      <w:r>
        <w:t xml:space="preserve"> </w:t>
      </w:r>
      <w:hyperlink r:id="rId509">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10">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11">
        <w:r>
          <w:rPr>
            <w:rStyle w:val="Hyperlink"/>
          </w:rPr>
          <w:t xml:space="preserve">dashboard examples gallery</w:t>
        </w:r>
      </w:hyperlink>
      <w:r>
        <w:t xml:space="preserve"> </w:t>
      </w:r>
      <w:r>
        <w:t xml:space="preserve">for layouts to copy from.</w:t>
      </w:r>
    </w:p>
    <w:bookmarkEnd w:id="512"/>
    <w:bookmarkStart w:id="521"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13"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6"/>
        </w:numPr>
      </w:pPr>
      <w:r>
        <w:rPr>
          <w:rStyle w:val="VerbatimChar"/>
        </w:rPr>
        <w:t xml:space="preserve">_quarto.yml</w:t>
      </w:r>
      <w:r>
        <w:t xml:space="preserve"> </w:t>
      </w:r>
      <w:r>
        <w:t xml:space="preserve">- default book configuration</w:t>
      </w:r>
    </w:p>
    <w:p>
      <w:pPr>
        <w:pStyle w:val="Compact"/>
        <w:numPr>
          <w:ilvl w:val="0"/>
          <w:numId w:val="1146"/>
        </w:numPr>
      </w:pPr>
      <w:r>
        <w:rPr>
          <w:rStyle w:val="VerbatimChar"/>
        </w:rPr>
        <w:t xml:space="preserve">_quarto-revealjs.yml</w:t>
      </w:r>
      <w:r>
        <w:t xml:space="preserve"> </w:t>
      </w:r>
      <w:r>
        <w:t xml:space="preserve">- configuration for rendering chapters as slide decks</w:t>
      </w:r>
    </w:p>
    <w:p>
      <w:pPr>
        <w:pStyle w:val="Compact"/>
        <w:numPr>
          <w:ilvl w:val="0"/>
          <w:numId w:val="1146"/>
        </w:numPr>
      </w:pPr>
      <w:r>
        <w:rPr>
          <w:rStyle w:val="VerbatimChar"/>
        </w:rPr>
        <w:t xml:space="preserve">_quarto-print.yml</w:t>
      </w:r>
      <w:r>
        <w:t xml:space="preserve"> </w:t>
      </w:r>
      <w:r>
        <w:t xml:space="preserve">- configuration optimized for PDF printing</w:t>
      </w:r>
    </w:p>
    <w:bookmarkEnd w:id="513"/>
    <w:bookmarkStart w:id="515"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5"/>
    <w:bookmarkStart w:id="516" w:name="creating-a-profile"/>
    <w:p>
      <w:pPr>
        <w:pStyle w:val="Heading3"/>
      </w:pPr>
      <w:r>
        <w:t xml:space="preserve">10.5.3 Creating a Profile</w:t>
      </w:r>
    </w:p>
    <w:p>
      <w:pPr>
        <w:pStyle w:val="FirstParagraph"/>
      </w:pPr>
      <w:r>
        <w:t xml:space="preserve">To create a profile:</w:t>
      </w:r>
    </w:p>
    <w:p>
      <w:pPr>
        <w:pStyle w:val="Compact"/>
        <w:numPr>
          <w:ilvl w:val="0"/>
          <w:numId w:val="1147"/>
        </w:numPr>
      </w:pPr>
      <w:r>
        <w:t xml:space="preserve">Create a new YAML file named</w:t>
      </w:r>
      <w:r>
        <w:t xml:space="preserve"> </w:t>
      </w:r>
      <w:r>
        <w:rPr>
          <w:rStyle w:val="VerbatimChar"/>
        </w:rPr>
        <w:t xml:space="preserve">_quarto-{profile-name}.yml</w:t>
      </w:r>
    </w:p>
    <w:p>
      <w:pPr>
        <w:pStyle w:val="Compact"/>
        <w:numPr>
          <w:ilvl w:val="0"/>
          <w:numId w:val="1147"/>
        </w:numPr>
      </w:pPr>
      <w:r>
        <w:t xml:space="preserve">Include only the configuration options that differ from your default</w:t>
      </w:r>
      <w:r>
        <w:t xml:space="preserve"> </w:t>
      </w:r>
      <w:r>
        <w:rPr>
          <w:rStyle w:val="VerbatimChar"/>
        </w:rPr>
        <w:t xml:space="preserve">_quarto.yml</w:t>
      </w:r>
    </w:p>
    <w:p>
      <w:pPr>
        <w:pStyle w:val="Compact"/>
        <w:numPr>
          <w:ilvl w:val="0"/>
          <w:numId w:val="1147"/>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6"/>
    <w:bookmarkStart w:id="517"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4">
        <w:r>
          <w:rPr>
            <w:rStyle w:val="Hyperlink"/>
          </w:rPr>
          <w:t xml:space="preserve">RME course</w:t>
        </w:r>
      </w:hyperlink>
      <w:r>
        <w:t xml:space="preserve">.</w:t>
      </w:r>
    </w:p>
    <w:bookmarkEnd w:id="517"/>
    <w:bookmarkStart w:id="520" w:name="resources-1"/>
    <w:p>
      <w:pPr>
        <w:pStyle w:val="Heading3"/>
      </w:pPr>
      <w:r>
        <w:t xml:space="preserve">10.5.5 Resources</w:t>
      </w:r>
    </w:p>
    <w:p>
      <w:pPr>
        <w:pStyle w:val="Compact"/>
        <w:numPr>
          <w:ilvl w:val="0"/>
          <w:numId w:val="1148"/>
        </w:numPr>
      </w:pPr>
      <w:hyperlink r:id="rId518">
        <w:r>
          <w:rPr>
            <w:rStyle w:val="Hyperlink"/>
          </w:rPr>
          <w:t xml:space="preserve">Quarto Profiles Documentation</w:t>
        </w:r>
      </w:hyperlink>
    </w:p>
    <w:p>
      <w:pPr>
        <w:pStyle w:val="Compact"/>
        <w:numPr>
          <w:ilvl w:val="0"/>
          <w:numId w:val="1148"/>
        </w:numPr>
      </w:pPr>
      <w:hyperlink r:id="rId514">
        <w:r>
          <w:rPr>
            <w:rStyle w:val="Hyperlink"/>
          </w:rPr>
          <w:t xml:space="preserve">RME Example</w:t>
        </w:r>
      </w:hyperlink>
      <w:r>
        <w:t xml:space="preserve"> </w:t>
      </w:r>
      <w:r>
        <w:t xml:space="preserve">- see the source at</w:t>
      </w:r>
      <w:r>
        <w:t xml:space="preserve"> </w:t>
      </w:r>
      <w:hyperlink r:id="rId519">
        <w:r>
          <w:rPr>
            <w:rStyle w:val="Hyperlink"/>
          </w:rPr>
          <w:t xml:space="preserve">https://github.com/d-morrison/rme</w:t>
        </w:r>
      </w:hyperlink>
      <w:r>
        <w:t xml:space="preserve"> </w:t>
      </w:r>
      <w:r>
        <w:t xml:space="preserve">for a working example</w:t>
      </w:r>
    </w:p>
    <w:bookmarkEnd w:id="520"/>
    <w:bookmarkEnd w:id="521"/>
    <w:bookmarkStart w:id="526" w:name="advanced-features"/>
    <w:p>
      <w:pPr>
        <w:pStyle w:val="Heading2"/>
      </w:pPr>
      <w:r>
        <w:t xml:space="preserve">10.6 Advanced Features</w:t>
      </w:r>
    </w:p>
    <w:bookmarkStart w:id="523"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9"/>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9"/>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9"/>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9"/>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9"/>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9"/>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0"/>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0"/>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0"/>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0"/>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1"/>
        </w:numPr>
      </w:pPr>
      <w:r>
        <w:t xml:space="preserve">Automatic numbering of figures, tables, and equations</w:t>
      </w:r>
    </w:p>
    <w:p>
      <w:pPr>
        <w:pStyle w:val="Compact"/>
        <w:numPr>
          <w:ilvl w:val="0"/>
          <w:numId w:val="1151"/>
        </w:numPr>
      </w:pPr>
      <w:r>
        <w:t xml:space="preserve">Automatic updates when content is reordered</w:t>
      </w:r>
    </w:p>
    <w:p>
      <w:pPr>
        <w:pStyle w:val="Compact"/>
        <w:numPr>
          <w:ilvl w:val="0"/>
          <w:numId w:val="1151"/>
        </w:numPr>
      </w:pPr>
      <w:r>
        <w:t xml:space="preserve">Clickable cross-references in HTML and PDF output</w:t>
      </w:r>
    </w:p>
    <w:p>
      <w:pPr>
        <w:pStyle w:val="Compact"/>
        <w:numPr>
          <w:ilvl w:val="0"/>
          <w:numId w:val="1151"/>
        </w:numPr>
      </w:pPr>
      <w:r>
        <w:t xml:space="preserve">Consistent formatting across all output formats</w:t>
      </w:r>
    </w:p>
    <w:p>
      <w:pPr>
        <w:pStyle w:val="Compact"/>
        <w:numPr>
          <w:ilvl w:val="0"/>
          <w:numId w:val="1151"/>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22">
        <w:r>
          <w:rPr>
            <w:rStyle w:val="Hyperlink"/>
          </w:rPr>
          <w:t xml:space="preserve">Quarto Cross-References documentation</w:t>
        </w:r>
      </w:hyperlink>
      <w:r>
        <w:t xml:space="preserve">.</w:t>
      </w:r>
    </w:p>
    <w:bookmarkEnd w:id="523"/>
    <w:bookmarkStart w:id="525"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2"/>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2"/>
        </w:numPr>
      </w:pPr>
      <w:r>
        <w:rPr>
          <w:b/>
          <w:bCs/>
        </w:rPr>
        <w:t xml:space="preserve">Easier Code Review:</w:t>
      </w:r>
      <w:r>
        <w:t xml:space="preserve"> </w:t>
      </w:r>
      <w:r>
        <w:t xml:space="preserve">Reviewers can see exactly what changed—either the organization (main file) or the content (include file).</w:t>
      </w:r>
    </w:p>
    <w:p>
      <w:pPr>
        <w:numPr>
          <w:ilvl w:val="0"/>
          <w:numId w:val="1152"/>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2"/>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3"/>
        </w:numPr>
      </w:pPr>
      <w:r>
        <w:t xml:space="preserve">Stored in a subdirectory matching the chapter name</w:t>
      </w:r>
    </w:p>
    <w:p>
      <w:pPr>
        <w:pStyle w:val="Compact"/>
        <w:numPr>
          <w:ilvl w:val="0"/>
          <w:numId w:val="1153"/>
        </w:numPr>
      </w:pPr>
      <w:r>
        <w:t xml:space="preserve">Contains only the content for that section (no heading)</w:t>
      </w:r>
    </w:p>
    <w:p>
      <w:pPr>
        <w:pStyle w:val="Compact"/>
        <w:numPr>
          <w:ilvl w:val="0"/>
          <w:numId w:val="1153"/>
        </w:numPr>
      </w:pPr>
      <w:r>
        <w:t xml:space="preserve">The heading stays in the main chapter file</w:t>
      </w:r>
    </w:p>
    <w:p>
      <w:pPr>
        <w:pStyle w:val="Compact"/>
        <w:numPr>
          <w:ilvl w:val="0"/>
          <w:numId w:val="1153"/>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4">
        <w:r>
          <w:rPr>
            <w:rStyle w:val="Hyperlink"/>
          </w:rPr>
          <w:t xml:space="preserve">Quarto Includes documentation</w:t>
        </w:r>
      </w:hyperlink>
      <w:r>
        <w:t xml:space="preserve">.</w:t>
      </w:r>
    </w:p>
    <w:bookmarkEnd w:id="525"/>
    <w:bookmarkEnd w:id="526"/>
    <w:bookmarkStart w:id="544"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7"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7"/>
    <w:bookmarkStart w:id="530"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8"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4"/>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4"/>
        </w:numPr>
      </w:pPr>
      <w:r>
        <w:rPr>
          <w:b/>
          <w:bCs/>
        </w:rPr>
        <w:t xml:space="preserve">Complete rendering failures:</w:t>
      </w:r>
      <w:r>
        <w:t xml:space="preserve"> </w:t>
      </w:r>
      <w:r>
        <w:t xml:space="preserve">The rendering process may fail entirely with errors</w:t>
      </w:r>
    </w:p>
    <w:p>
      <w:pPr>
        <w:pStyle w:val="Compact"/>
        <w:numPr>
          <w:ilvl w:val="0"/>
          <w:numId w:val="1154"/>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8"/>
    <w:bookmarkStart w:id="529"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5"/>
        </w:numPr>
      </w:pPr>
      <w:r>
        <w:rPr>
          <w:b/>
          <w:bCs/>
        </w:rPr>
        <w:t xml:space="preserve">Small or blurry images:</w:t>
      </w:r>
      <w:r>
        <w:t xml:space="preserve"> </w:t>
      </w:r>
      <w:r>
        <w:t xml:space="preserve">Diagrams appear rasterized at low resolution</w:t>
      </w:r>
    </w:p>
    <w:p>
      <w:pPr>
        <w:pStyle w:val="Compact"/>
        <w:numPr>
          <w:ilvl w:val="0"/>
          <w:numId w:val="1155"/>
        </w:numPr>
      </w:pPr>
      <w:r>
        <w:rPr>
          <w:b/>
          <w:bCs/>
        </w:rPr>
        <w:t xml:space="preserve">Incorrect sizing:</w:t>
      </w:r>
      <w:r>
        <w:t xml:space="preserve"> </w:t>
      </w:r>
      <w:r>
        <w:t xml:space="preserve">Diagrams may not respect sizing options specified in the document</w:t>
      </w:r>
    </w:p>
    <w:bookmarkEnd w:id="529"/>
    <w:bookmarkEnd w:id="530"/>
    <w:bookmarkStart w:id="536"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32"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6"/>
        </w:numPr>
      </w:pPr>
      <w:r>
        <w:t xml:space="preserve">First render your mermaid diagrams to HTML</w:t>
      </w:r>
    </w:p>
    <w:p>
      <w:pPr>
        <w:pStyle w:val="Compact"/>
        <w:numPr>
          <w:ilvl w:val="0"/>
          <w:numId w:val="1156"/>
        </w:numPr>
      </w:pPr>
      <w:r>
        <w:t xml:space="preserve">Export them as PNG or SVG images manually using:</w:t>
      </w:r>
    </w:p>
    <w:p>
      <w:pPr>
        <w:pStyle w:val="Compact"/>
        <w:numPr>
          <w:ilvl w:val="1"/>
          <w:numId w:val="1157"/>
        </w:numPr>
      </w:pPr>
      <w:r>
        <w:t xml:space="preserve">Browser developer tools (save rendered diagram)</w:t>
      </w:r>
    </w:p>
    <w:p>
      <w:pPr>
        <w:pStyle w:val="Compact"/>
        <w:numPr>
          <w:ilvl w:val="1"/>
          <w:numId w:val="1157"/>
        </w:numPr>
      </w:pPr>
      <w:r>
        <w:t xml:space="preserve">Online mermaid editors (e.g.,</w:t>
      </w:r>
      <w:r>
        <w:t xml:space="preserve"> </w:t>
      </w:r>
      <w:hyperlink r:id="rId531">
        <w:r>
          <w:rPr>
            <w:rStyle w:val="Hyperlink"/>
          </w:rPr>
          <w:t xml:space="preserve">https://mermaid.live/</w:t>
        </w:r>
      </w:hyperlink>
      <w:r>
        <w:t xml:space="preserve">)</w:t>
      </w:r>
    </w:p>
    <w:p>
      <w:pPr>
        <w:pStyle w:val="Compact"/>
        <w:numPr>
          <w:ilvl w:val="1"/>
          <w:numId w:val="1157"/>
        </w:numPr>
      </w:pPr>
      <w:r>
        <w:t xml:space="preserve">Mermaid CLI tools</w:t>
      </w:r>
    </w:p>
    <w:p>
      <w:pPr>
        <w:pStyle w:val="Compact"/>
        <w:numPr>
          <w:ilvl w:val="0"/>
          <w:numId w:val="1156"/>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32"/>
    <w:bookmarkStart w:id="533"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33"/>
    <w:bookmarkStart w:id="534"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4"/>
    <w:bookmarkStart w:id="535"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5"/>
    <w:bookmarkEnd w:id="536"/>
    <w:bookmarkStart w:id="538" w:name="real-world-example"/>
    <w:p>
      <w:pPr>
        <w:pStyle w:val="Heading3"/>
      </w:pPr>
      <w:r>
        <w:t xml:space="preserve">10.7.4 Real-World Example</w:t>
      </w:r>
    </w:p>
    <w:p>
      <w:pPr>
        <w:pStyle w:val="FirstParagraph"/>
      </w:pPr>
      <w:r>
        <w:t xml:space="preserve">In</w:t>
      </w:r>
      <w:r>
        <w:t xml:space="preserve"> </w:t>
      </w:r>
      <w:hyperlink r:id="rId537">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8"/>
    <w:bookmarkStart w:id="542"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8"/>
        </w:numPr>
      </w:pPr>
      <w:hyperlink r:id="rId539">
        <w:r>
          <w:rPr>
            <w:rStyle w:val="Hyperlink"/>
          </w:rPr>
          <w:t xml:space="preserve">Quarto CLI Issue #3809</w:t>
        </w:r>
      </w:hyperlink>
      <w:r>
        <w:t xml:space="preserve"> </w:t>
      </w:r>
      <w:r>
        <w:t xml:space="preserve">- Tracking mermaid/dot rendering to DOCX/PDF</w:t>
      </w:r>
    </w:p>
    <w:p>
      <w:pPr>
        <w:pStyle w:val="Compact"/>
        <w:numPr>
          <w:ilvl w:val="0"/>
          <w:numId w:val="1158"/>
        </w:numPr>
      </w:pPr>
      <w:hyperlink r:id="rId540">
        <w:r>
          <w:rPr>
            <w:rStyle w:val="Hyperlink"/>
          </w:rPr>
          <w:t xml:space="preserve">Quarto Discussion #6085</w:t>
        </w:r>
      </w:hyperlink>
      <w:r>
        <w:t xml:space="preserve"> </w:t>
      </w:r>
      <w:r>
        <w:t xml:space="preserve">- Mermaid rendering hangs with DOCX</w:t>
      </w:r>
    </w:p>
    <w:p>
      <w:pPr>
        <w:pStyle w:val="Compact"/>
        <w:numPr>
          <w:ilvl w:val="0"/>
          <w:numId w:val="1158"/>
        </w:numPr>
      </w:pPr>
      <w:hyperlink r:id="rId541">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42"/>
    <w:bookmarkStart w:id="543" w:name="summary"/>
    <w:p>
      <w:pPr>
        <w:pStyle w:val="Heading3"/>
      </w:pPr>
      <w:r>
        <w:t xml:space="preserve">10.7.6 Summary</w:t>
      </w:r>
    </w:p>
    <w:p>
      <w:pPr>
        <w:pStyle w:val="FirstParagraph"/>
      </w:pPr>
      <w:r>
        <w:rPr>
          <w:b/>
          <w:bCs/>
        </w:rPr>
        <w:t xml:space="preserve">Key Takeaways:</w:t>
      </w:r>
    </w:p>
    <w:p>
      <w:pPr>
        <w:pStyle w:val="Compact"/>
        <w:numPr>
          <w:ilvl w:val="0"/>
          <w:numId w:val="1159"/>
        </w:numPr>
      </w:pPr>
      <w:r>
        <w:t xml:space="preserve">Mermaid diagrams work well in HTML output but are problematic for DOCX and PDF</w:t>
      </w:r>
    </w:p>
    <w:p>
      <w:pPr>
        <w:pStyle w:val="Compact"/>
        <w:numPr>
          <w:ilvl w:val="0"/>
          <w:numId w:val="1159"/>
        </w:numPr>
      </w:pPr>
      <w:r>
        <w:t xml:space="preserve">Rendering failures,</w:t>
      </w:r>
      <w:r>
        <w:t xml:space="preserve"> </w:t>
      </w:r>
      <w:r>
        <w:t xml:space="preserve">hangs,</w:t>
      </w:r>
      <w:r>
        <w:t xml:space="preserve"> </w:t>
      </w:r>
      <w:r>
        <w:t xml:space="preserve">and quality issues are common</w:t>
      </w:r>
    </w:p>
    <w:p>
      <w:pPr>
        <w:pStyle w:val="Compact"/>
        <w:numPr>
          <w:ilvl w:val="0"/>
          <w:numId w:val="1159"/>
        </w:numPr>
      </w:pPr>
      <w:r>
        <w:t xml:space="preserve">For reliable DOCX/PDF output,</w:t>
      </w:r>
      <w:r>
        <w:t xml:space="preserve"> </w:t>
      </w:r>
      <w:r>
        <w:t xml:space="preserve">export diagrams manually as images</w:t>
      </w:r>
    </w:p>
    <w:p>
      <w:pPr>
        <w:pStyle w:val="Compact"/>
        <w:numPr>
          <w:ilvl w:val="0"/>
          <w:numId w:val="1159"/>
        </w:numPr>
      </w:pPr>
      <w:r>
        <w:t xml:space="preserve">Use conditional content to show different formats based on output type</w:t>
      </w:r>
    </w:p>
    <w:p>
      <w:pPr>
        <w:pStyle w:val="Compact"/>
        <w:numPr>
          <w:ilvl w:val="0"/>
          <w:numId w:val="1159"/>
        </w:numPr>
      </w:pPr>
      <w:r>
        <w:t xml:space="preserve">Prefer HTML output when mermaid diagrams are important to your document</w:t>
      </w:r>
    </w:p>
    <w:bookmarkEnd w:id="543"/>
    <w:bookmarkEnd w:id="544"/>
    <w:bookmarkStart w:id="551"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5">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6"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0"/>
        </w:numPr>
      </w:pPr>
      <w:r>
        <w:t xml:space="preserve">Quarto version and binary dependencies (Pandoc, Dart Sass, Deno, Typst)</w:t>
      </w:r>
    </w:p>
    <w:p>
      <w:pPr>
        <w:pStyle w:val="Compact"/>
        <w:numPr>
          <w:ilvl w:val="0"/>
          <w:numId w:val="1160"/>
        </w:numPr>
      </w:pPr>
      <w:r>
        <w:t xml:space="preserve">LaTeX installation (TinyTeX or system TeX)</w:t>
      </w:r>
    </w:p>
    <w:p>
      <w:pPr>
        <w:pStyle w:val="Compact"/>
        <w:numPr>
          <w:ilvl w:val="0"/>
          <w:numId w:val="1160"/>
        </w:numPr>
      </w:pPr>
      <w:r>
        <w:t xml:space="preserve">Python, Jupyter, and available kernels</w:t>
      </w:r>
    </w:p>
    <w:p>
      <w:pPr>
        <w:pStyle w:val="Compact"/>
        <w:numPr>
          <w:ilvl w:val="0"/>
          <w:numId w:val="1160"/>
        </w:numPr>
      </w:pPr>
      <w:r>
        <w:t xml:space="preserve">R, knitr, and rmarkdown versions</w:t>
      </w:r>
    </w:p>
    <w:p>
      <w:pPr>
        <w:pStyle w:val="Compact"/>
        <w:numPr>
          <w:ilvl w:val="0"/>
          <w:numId w:val="1160"/>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5">
        <w:r>
          <w:rPr>
            <w:rStyle w:val="Hyperlink"/>
          </w:rPr>
          <w:t xml:space="preserve">official guide</w:t>
        </w:r>
      </w:hyperlink>
      <w:r>
        <w:t xml:space="preserve"> </w:t>
      </w:r>
      <w:r>
        <w:t xml:space="preserve">for the complete, authoritative list of checks.</w:t>
      </w:r>
    </w:p>
    <w:bookmarkEnd w:id="546"/>
    <w:bookmarkStart w:id="547"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1"/>
        </w:numPr>
      </w:pPr>
      <w:r>
        <w:rPr>
          <w:b/>
          <w:bCs/>
        </w:rPr>
        <w:t xml:space="preserve">Windows:</w:t>
      </w:r>
      <w:r>
        <w:t xml:space="preserve"> </w:t>
      </w:r>
      <w:r>
        <w:rPr>
          <w:rStyle w:val="VerbatimChar"/>
        </w:rPr>
        <w:t xml:space="preserve">%LOCALAPPDATA%\quarto\logs</w:t>
      </w:r>
    </w:p>
    <w:p>
      <w:pPr>
        <w:pStyle w:val="Compact"/>
        <w:numPr>
          <w:ilvl w:val="0"/>
          <w:numId w:val="1161"/>
        </w:numPr>
      </w:pPr>
      <w:r>
        <w:rPr>
          <w:b/>
          <w:bCs/>
        </w:rPr>
        <w:t xml:space="preserve">macOS:</w:t>
      </w:r>
      <w:r>
        <w:t xml:space="preserve"> </w:t>
      </w:r>
      <w:r>
        <w:rPr>
          <w:rStyle w:val="VerbatimChar"/>
        </w:rPr>
        <w:t xml:space="preserve">~/Library/Application Support/quarto/logs</w:t>
      </w:r>
    </w:p>
    <w:p>
      <w:pPr>
        <w:pStyle w:val="Compact"/>
        <w:numPr>
          <w:ilvl w:val="0"/>
          <w:numId w:val="1161"/>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7"/>
    <w:bookmarkStart w:id="548"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8"/>
    <w:bookmarkStart w:id="550"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5">
        <w:r>
          <w:rPr>
            <w:rStyle w:val="Hyperlink"/>
          </w:rPr>
          <w:t xml:space="preserve">official Quarto Troubleshooting Guide</w:t>
        </w:r>
      </w:hyperlink>
      <w:r>
        <w:t xml:space="preserve">,</w:t>
      </w:r>
      <w:r>
        <w:t xml:space="preserve"> </w:t>
      </w:r>
      <w:r>
        <w:t xml:space="preserve">which covers:</w:t>
      </w:r>
    </w:p>
    <w:p>
      <w:pPr>
        <w:pStyle w:val="Compact"/>
        <w:numPr>
          <w:ilvl w:val="0"/>
          <w:numId w:val="1162"/>
        </w:numPr>
      </w:pPr>
      <w:r>
        <w:t xml:space="preserve">Jupyter engine debugging and kernel issues</w:t>
      </w:r>
    </w:p>
    <w:p>
      <w:pPr>
        <w:pStyle w:val="Compact"/>
        <w:numPr>
          <w:ilvl w:val="0"/>
          <w:numId w:val="1162"/>
        </w:numPr>
      </w:pPr>
      <w:r>
        <w:t xml:space="preserve">Lua filter debugging and tracing</w:t>
      </w:r>
    </w:p>
    <w:p>
      <w:pPr>
        <w:pStyle w:val="Compact"/>
        <w:numPr>
          <w:ilvl w:val="0"/>
          <w:numId w:val="1162"/>
        </w:numPr>
      </w:pPr>
      <w:r>
        <w:t xml:space="preserve">Julia-specific troubleshooting</w:t>
      </w:r>
    </w:p>
    <w:p>
      <w:pPr>
        <w:pStyle w:val="Compact"/>
        <w:numPr>
          <w:ilvl w:val="0"/>
          <w:numId w:val="1162"/>
        </w:numPr>
      </w:pPr>
      <w:r>
        <w:t xml:space="preserve">Detailed environment and dependency diagnostics</w:t>
      </w:r>
    </w:p>
    <w:p>
      <w:pPr>
        <w:pStyle w:val="Compact"/>
        <w:numPr>
          <w:ilvl w:val="0"/>
          <w:numId w:val="1162"/>
        </w:numPr>
      </w:pPr>
      <w:r>
        <w:t xml:space="preserve">Installation problems (including macOS installer logs)</w:t>
      </w:r>
    </w:p>
    <w:p>
      <w:pPr>
        <w:pStyle w:val="FirstParagraph"/>
      </w:pPr>
      <w:r>
        <w:t xml:space="preserve">When seeking help on the</w:t>
      </w:r>
      <w:r>
        <w:t xml:space="preserve"> </w:t>
      </w:r>
      <w:hyperlink r:id="rId549">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50"/>
    <w:bookmarkEnd w:id="551"/>
    <w:bookmarkStart w:id="561" w:name="additional-resources-1"/>
    <w:p>
      <w:pPr>
        <w:pStyle w:val="Heading2"/>
      </w:pPr>
      <w:r>
        <w:t xml:space="preserve">10.9 Additional Resources</w:t>
      </w:r>
    </w:p>
    <w:bookmarkStart w:id="552" w:name="official-documentation"/>
    <w:p>
      <w:pPr>
        <w:pStyle w:val="Heading3"/>
      </w:pPr>
      <w:r>
        <w:t xml:space="preserve">10.9.1 Official Documentation</w:t>
      </w:r>
    </w:p>
    <w:p>
      <w:pPr>
        <w:pStyle w:val="Compact"/>
        <w:numPr>
          <w:ilvl w:val="0"/>
          <w:numId w:val="1163"/>
        </w:numPr>
      </w:pPr>
      <w:hyperlink r:id="rId481">
        <w:r>
          <w:rPr>
            <w:rStyle w:val="Hyperlink"/>
          </w:rPr>
          <w:t xml:space="preserve">Quarto Official Guide</w:t>
        </w:r>
      </w:hyperlink>
      <w:r>
        <w:t xml:space="preserve"> </w:t>
      </w:r>
      <w:r>
        <w:t xml:space="preserve">- comprehensive official documentation</w:t>
      </w:r>
    </w:p>
    <w:p>
      <w:pPr>
        <w:pStyle w:val="Compact"/>
        <w:numPr>
          <w:ilvl w:val="0"/>
          <w:numId w:val="1163"/>
        </w:numPr>
      </w:pPr>
      <w:hyperlink r:id="rId502">
        <w:r>
          <w:rPr>
            <w:rStyle w:val="Hyperlink"/>
          </w:rPr>
          <w:t xml:space="preserve">Quarto Books Guide</w:t>
        </w:r>
      </w:hyperlink>
      <w:r>
        <w:t xml:space="preserve"> </w:t>
      </w:r>
      <w:r>
        <w:t xml:space="preserve">- documentation specific to creating books</w:t>
      </w:r>
    </w:p>
    <w:p>
      <w:pPr>
        <w:pStyle w:val="Compact"/>
        <w:numPr>
          <w:ilvl w:val="0"/>
          <w:numId w:val="1163"/>
        </w:numPr>
      </w:pPr>
      <w:hyperlink r:id="rId503">
        <w:r>
          <w:rPr>
            <w:rStyle w:val="Hyperlink"/>
          </w:rPr>
          <w:t xml:space="preserve">Quarto Publishing Guide</w:t>
        </w:r>
      </w:hyperlink>
      <w:r>
        <w:t xml:space="preserve"> </w:t>
      </w:r>
      <w:r>
        <w:t xml:space="preserve">- how to publish your Quarto content online</w:t>
      </w:r>
    </w:p>
    <w:p>
      <w:pPr>
        <w:pStyle w:val="Compact"/>
        <w:numPr>
          <w:ilvl w:val="0"/>
          <w:numId w:val="1163"/>
        </w:numPr>
      </w:pPr>
      <w:hyperlink r:id="rId480">
        <w:r>
          <w:rPr>
            <w:rStyle w:val="Hyperlink"/>
          </w:rPr>
          <w:t xml:space="preserve">Quarto Getting Started</w:t>
        </w:r>
      </w:hyperlink>
      <w:r>
        <w:t xml:space="preserve"> </w:t>
      </w:r>
      <w:r>
        <w:t xml:space="preserve">- installation and basic usage</w:t>
      </w:r>
    </w:p>
    <w:bookmarkEnd w:id="552"/>
    <w:bookmarkStart w:id="555" w:name="learning-resources"/>
    <w:p>
      <w:pPr>
        <w:pStyle w:val="Heading3"/>
      </w:pPr>
      <w:r>
        <w:t xml:space="preserve">10.9.2 Learning Resources</w:t>
      </w:r>
    </w:p>
    <w:p>
      <w:pPr>
        <w:pStyle w:val="Compact"/>
        <w:numPr>
          <w:ilvl w:val="0"/>
          <w:numId w:val="1164"/>
        </w:numPr>
      </w:pPr>
      <w:hyperlink r:id="rId482">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4"/>
        </w:numPr>
      </w:pPr>
      <w:hyperlink r:id="rId553">
        <w:r>
          <w:rPr>
            <w:rStyle w:val="Hyperlink"/>
          </w:rPr>
          <w:t xml:space="preserve">litedown: R Markdown Reimagined</w:t>
        </w:r>
      </w:hyperlink>
      <w:r>
        <w:t xml:space="preserve"> </w:t>
      </w:r>
      <w:r>
        <w:t xml:space="preserve">- a book by Yihui Xie on</w:t>
      </w:r>
      <w:r>
        <w:t xml:space="preserve"> </w:t>
      </w:r>
      <w:hyperlink r:id="rId554">
        <w:r>
          <w:rPr>
            <w:rStyle w:val="VerbatimChar"/>
          </w:rPr>
          <w:t xml:space="preserve">{litedown}</w:t>
        </w:r>
      </w:hyperlink>
      <w:r>
        <w:t xml:space="preserve">, a lightweight R Markdown implementation aimed at simplicity and speed</w:t>
      </w:r>
    </w:p>
    <w:p>
      <w:pPr>
        <w:pStyle w:val="Compact"/>
        <w:numPr>
          <w:ilvl w:val="0"/>
          <w:numId w:val="1164"/>
        </w:numPr>
      </w:pPr>
      <w:hyperlink r:id="rId51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4"/>
        </w:numPr>
      </w:pPr>
      <w:hyperlink r:id="rId500">
        <w:r>
          <w:rPr>
            <w:rStyle w:val="Hyperlink"/>
          </w:rPr>
          <w:t xml:space="preserve">UCD-SeRG Lab Manual Source</w:t>
        </w:r>
      </w:hyperlink>
      <w:r>
        <w:t xml:space="preserve"> </w:t>
      </w:r>
      <w:r>
        <w:t xml:space="preserve">- this manual’s source code provides examples of:</w:t>
      </w:r>
    </w:p>
    <w:p>
      <w:pPr>
        <w:pStyle w:val="Compact"/>
        <w:numPr>
          <w:ilvl w:val="1"/>
          <w:numId w:val="1165"/>
        </w:numPr>
      </w:pPr>
      <w:r>
        <w:t xml:space="preserve">Book structure and organization</w:t>
      </w:r>
    </w:p>
    <w:p>
      <w:pPr>
        <w:pStyle w:val="Compact"/>
        <w:numPr>
          <w:ilvl w:val="1"/>
          <w:numId w:val="1165"/>
        </w:numPr>
      </w:pPr>
      <w:r>
        <w:t xml:space="preserve">Using includes for modular content</w:t>
      </w:r>
      <w:r>
        <w:br/>
      </w:r>
    </w:p>
    <w:p>
      <w:pPr>
        <w:pStyle w:val="Compact"/>
        <w:numPr>
          <w:ilvl w:val="1"/>
          <w:numId w:val="1165"/>
        </w:numPr>
      </w:pPr>
      <w:r>
        <w:t xml:space="preserve">Configuring multiple output formats (HTML, PDF, ePub, Word)</w:t>
      </w:r>
    </w:p>
    <w:p>
      <w:pPr>
        <w:pStyle w:val="Compact"/>
        <w:numPr>
          <w:ilvl w:val="1"/>
          <w:numId w:val="1165"/>
        </w:numPr>
      </w:pPr>
      <w:r>
        <w:t xml:space="preserve">Cross-references for figures, tables, and sections</w:t>
      </w:r>
    </w:p>
    <w:bookmarkEnd w:id="555"/>
    <w:bookmarkStart w:id="556" w:name="templates"/>
    <w:p>
      <w:pPr>
        <w:pStyle w:val="Heading3"/>
      </w:pPr>
      <w:r>
        <w:t xml:space="preserve">10.9.3 Templates</w:t>
      </w:r>
    </w:p>
    <w:p>
      <w:pPr>
        <w:pStyle w:val="Compact"/>
        <w:numPr>
          <w:ilvl w:val="0"/>
          <w:numId w:val="1166"/>
        </w:numPr>
      </w:pPr>
      <w:hyperlink r:id="rId493">
        <w:r>
          <w:rPr>
            <w:rStyle w:val="Hyperlink"/>
          </w:rPr>
          <w:t xml:space="preserve">UCD-SeRG Quarto Book Template</w:t>
        </w:r>
      </w:hyperlink>
      <w:r>
        <w:t xml:space="preserve"> </w:t>
      </w:r>
      <w:r>
        <w:t xml:space="preserve">- our recommended template</w:t>
      </w:r>
    </w:p>
    <w:p>
      <w:pPr>
        <w:pStyle w:val="Compact"/>
        <w:numPr>
          <w:ilvl w:val="0"/>
          <w:numId w:val="1166"/>
        </w:numPr>
      </w:pPr>
      <w:hyperlink r:id="rId49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6"/>
        </w:numPr>
      </w:pPr>
      <w:hyperlink r:id="rId495">
        <w:r>
          <w:rPr>
            <w:rStyle w:val="Hyperlink"/>
          </w:rPr>
          <w:t xml:space="preserve">DataLab Quarto Template</w:t>
        </w:r>
      </w:hyperlink>
      <w:r>
        <w:t xml:space="preserve"> </w:t>
      </w:r>
      <w:r>
        <w:t xml:space="preserve">- template from the UC Davis DataLab and Davis R Users Group</w:t>
      </w:r>
    </w:p>
    <w:bookmarkEnd w:id="556"/>
    <w:bookmarkStart w:id="559"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7"/>
        </w:numPr>
      </w:pPr>
      <w:hyperlink r:id="rId55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7"/>
        </w:numPr>
      </w:pPr>
      <w:hyperlink r:id="rId55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9"/>
    <w:bookmarkStart w:id="560"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8"/>
        </w:numPr>
      </w:pPr>
      <w:hyperlink w:anchor="sec-github">
        <w:r>
          <w:rPr>
            <w:rStyle w:val="Hyperlink"/>
          </w:rPr>
          <w:t xml:space="preserve">Chapter 11</w:t>
        </w:r>
      </w:hyperlink>
      <w:r>
        <w:t xml:space="preserve"> </w:t>
      </w:r>
      <w:r>
        <w:t xml:space="preserve">- Version control for Quarto projects</w:t>
      </w:r>
    </w:p>
    <w:p>
      <w:r>
        <w:br w:type="page"/>
      </w:r>
    </w:p>
    <w:bookmarkEnd w:id="560"/>
    <w:bookmarkEnd w:id="561"/>
    <w:bookmarkEnd w:id="562"/>
    <w:bookmarkStart w:id="635" w:name="sec-github"/>
    <w:p>
      <w:pPr>
        <w:pStyle w:val="Heading1"/>
      </w:pPr>
      <w:r>
        <w:t xml:space="preserve">11. Github</w:t>
      </w:r>
    </w:p>
    <w:bookmarkStart w:id="566" w:name="basics"/>
    <w:p>
      <w:pPr>
        <w:pStyle w:val="Heading2"/>
      </w:pPr>
      <w:r>
        <w:t xml:space="preserve">11.1 Basics</w:t>
      </w:r>
    </w:p>
    <w:p>
      <w:pPr>
        <w:pStyle w:val="Compact"/>
        <w:numPr>
          <w:ilvl w:val="0"/>
          <w:numId w:val="1169"/>
        </w:numPr>
      </w:pPr>
      <w:hyperlink r:id="rId56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9"/>
        </w:numPr>
      </w:pPr>
      <w:r>
        <w:t xml:space="preserve">A detailed tutorial of Git can be found</w:t>
      </w:r>
      <w:r>
        <w:t xml:space="preserve"> </w:t>
      </w:r>
      <w:hyperlink r:id="rId564">
        <w:r>
          <w:rPr>
            <w:rStyle w:val="Hyperlink"/>
          </w:rPr>
          <w:t xml:space="preserve">here on the CS61B website</w:t>
        </w:r>
      </w:hyperlink>
      <w:r>
        <w:t xml:space="preserve">.</w:t>
      </w:r>
    </w:p>
    <w:p>
      <w:pPr>
        <w:pStyle w:val="Compact"/>
        <w:numPr>
          <w:ilvl w:val="0"/>
          <w:numId w:val="1169"/>
        </w:numPr>
      </w:pPr>
      <w:r>
        <w:t xml:space="preserve">If you are already familiar with Git, you can reference the summary at the end of</w:t>
      </w:r>
      <w:r>
        <w:t xml:space="preserve"> </w:t>
      </w:r>
      <w:hyperlink r:id="rId564">
        <w:r>
          <w:rPr>
            <w:rStyle w:val="Hyperlink"/>
          </w:rPr>
          <w:t xml:space="preserve">Section B</w:t>
        </w:r>
      </w:hyperlink>
      <w:r>
        <w:t xml:space="preserve">.</w:t>
      </w:r>
    </w:p>
    <w:p>
      <w:pPr>
        <w:pStyle w:val="Compact"/>
        <w:numPr>
          <w:ilvl w:val="0"/>
          <w:numId w:val="116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9"/>
        </w:numPr>
      </w:pPr>
      <w:r>
        <w:t xml:space="preserve">For hands-on Git practice, see the</w:t>
      </w:r>
      <w:r>
        <w:t xml:space="preserve"> </w:t>
      </w:r>
      <w:hyperlink r:id="rId565">
        <w:r>
          <w:rPr>
            <w:rStyle w:val="Hyperlink"/>
          </w:rPr>
          <w:t xml:space="preserve">UC Davis DataLab Git Sandbox</w:t>
        </w:r>
      </w:hyperlink>
      <w:r>
        <w:t xml:space="preserve"> </w:t>
      </w:r>
      <w:r>
        <w:t xml:space="preserve">- a collaborative repository for learning Git workflows.</w:t>
      </w:r>
    </w:p>
    <w:bookmarkEnd w:id="566"/>
    <w:bookmarkStart w:id="582" w:name="sec-github-education"/>
    <w:p>
      <w:pPr>
        <w:pStyle w:val="Heading2"/>
      </w:pPr>
      <w:r>
        <w:t xml:space="preserve">11.2 GitHub Education and Copilot Access</w:t>
      </w:r>
    </w:p>
    <w:bookmarkStart w:id="57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0"/>
        </w:numPr>
      </w:pPr>
      <w:r>
        <w:t xml:space="preserve">Visit the</w:t>
      </w:r>
      <w:r>
        <w:t xml:space="preserve"> </w:t>
      </w:r>
      <w:hyperlink r:id="rId567">
        <w:r>
          <w:rPr>
            <w:rStyle w:val="Hyperlink"/>
          </w:rPr>
          <w:t xml:space="preserve">GitHub Education website</w:t>
        </w:r>
      </w:hyperlink>
    </w:p>
    <w:p>
      <w:pPr>
        <w:pStyle w:val="Compact"/>
        <w:numPr>
          <w:ilvl w:val="0"/>
          <w:numId w:val="117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0"/>
        </w:numPr>
      </w:pPr>
      <w:r>
        <w:t xml:space="preserve">Sign in with your GitHub account (or create one if you don’t have one)</w:t>
      </w:r>
    </w:p>
    <w:p>
      <w:pPr>
        <w:pStyle w:val="Compact"/>
        <w:numPr>
          <w:ilvl w:val="0"/>
          <w:numId w:val="117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0"/>
        </w:numPr>
      </w:pPr>
      <w:r>
        <w:t xml:space="preserve">Provide proof of your academic affiliation (e.g., upload a photo of your student ID or university letter)</w:t>
      </w:r>
    </w:p>
    <w:p>
      <w:pPr>
        <w:pStyle w:val="Compact"/>
        <w:numPr>
          <w:ilvl w:val="0"/>
          <w:numId w:val="117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8">
        <w:r>
          <w:rPr>
            <w:rStyle w:val="Hyperlink"/>
          </w:rPr>
          <w:t xml:space="preserve">GitHub Student Developer Pack</w:t>
        </w:r>
      </w:hyperlink>
      <w:r>
        <w:t xml:space="preserve"> </w:t>
      </w:r>
      <w:r>
        <w:t xml:space="preserve">(for students)</w:t>
      </w:r>
      <w:r>
        <w:t xml:space="preserve"> </w:t>
      </w:r>
      <w:r>
        <w:t xml:space="preserve">or</w:t>
      </w:r>
      <w:r>
        <w:t xml:space="preserve"> </w:t>
      </w:r>
      <w:hyperlink r:id="rId56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70"/>
    <w:bookmarkStart w:id="58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1"/>
        </w:numPr>
      </w:pPr>
      <w:r>
        <w:t xml:space="preserve">Ensure you have a GitHub account and have signed up for GitHub Education (see above)</w:t>
      </w:r>
    </w:p>
    <w:p>
      <w:pPr>
        <w:pStyle w:val="Compact"/>
        <w:numPr>
          <w:ilvl w:val="0"/>
          <w:numId w:val="1171"/>
        </w:numPr>
      </w:pPr>
      <w:r>
        <w:t xml:space="preserve">Go to the</w:t>
      </w:r>
      <w:r>
        <w:t xml:space="preserve"> </w:t>
      </w:r>
      <w:hyperlink r:id="rId571">
        <w:r>
          <w:rPr>
            <w:rStyle w:val="Hyperlink"/>
          </w:rPr>
          <w:t xml:space="preserve">UC Davis IT ServiceHub GitHub page</w:t>
        </w:r>
      </w:hyperlink>
    </w:p>
    <w:p>
      <w:pPr>
        <w:pStyle w:val="Compact"/>
        <w:numPr>
          <w:ilvl w:val="0"/>
          <w:numId w:val="1171"/>
        </w:numPr>
      </w:pPr>
      <w:r>
        <w:t xml:space="preserve">Click the blue</w:t>
      </w:r>
      <w:r>
        <w:t xml:space="preserve"> </w:t>
      </w:r>
      <w:r>
        <w:t xml:space="preserve">“Get GitHub!”</w:t>
      </w:r>
      <w:r>
        <w:t xml:space="preserve"> </w:t>
      </w:r>
      <w:r>
        <w:t xml:space="preserve">button near the top right</w:t>
      </w:r>
    </w:p>
    <w:p>
      <w:pPr>
        <w:pStyle w:val="Compact"/>
        <w:numPr>
          <w:ilvl w:val="0"/>
          <w:numId w:val="117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5" w:name="fig-request-copilot-seat"/>
          <w:p>
            <w:pPr>
              <w:pStyle w:val="Compact"/>
              <w:jc w:val="center"/>
            </w:pPr>
            <w:r>
              <w:drawing>
                <wp:inline>
                  <wp:extent cx="5334000" cy="3052792"/>
                  <wp:effectExtent b="0" l="0" r="0" t="0"/>
                  <wp:docPr descr="" title="" id="573" name="Picture"/>
                  <a:graphic>
                    <a:graphicData uri="http://schemas.openxmlformats.org/drawingml/2006/picture">
                      <pic:pic>
                        <pic:nvPicPr>
                          <pic:cNvPr descr="assets/images/github-copilot-invitation-email.png" id="574" name="Picture"/>
                          <pic:cNvPicPr>
                            <a:picLocks noChangeArrowheads="1" noChangeAspect="1"/>
                          </pic:cNvPicPr>
                        </pic:nvPicPr>
                        <pic:blipFill>
                          <a:blip r:embed="rId57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5"/>
        </w:tc>
      </w:tr>
    </w:tbl>
    <w:p>
      <w:pPr>
        <w:pStyle w:val="Compact"/>
        <w:numPr>
          <w:ilvl w:val="0"/>
          <w:numId w:val="1172"/>
        </w:numPr>
      </w:pPr>
      <w:r>
        <w:t xml:space="preserve">Click</w:t>
      </w:r>
      <w:r>
        <w:t xml:space="preserve"> </w:t>
      </w:r>
      <w:r>
        <w:t xml:space="preserve">“Join UC Davis”</w:t>
      </w:r>
      <w:r>
        <w:t xml:space="preserve"> </w:t>
      </w:r>
      <w:r>
        <w:t xml:space="preserve">to accept the invitation</w:t>
      </w:r>
    </w:p>
    <w:p>
      <w:pPr>
        <w:pStyle w:val="Compact"/>
        <w:numPr>
          <w:ilvl w:val="0"/>
          <w:numId w:val="117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3"/>
        </w:numPr>
      </w:pPr>
      <w:r>
        <w:t xml:space="preserve">Go to your</w:t>
      </w:r>
      <w:r>
        <w:t xml:space="preserve"> </w:t>
      </w:r>
      <w:hyperlink r:id="rId576">
        <w:r>
          <w:rPr>
            <w:rStyle w:val="Hyperlink"/>
          </w:rPr>
          <w:t xml:space="preserve">GitHub Copilot settings</w:t>
        </w:r>
      </w:hyperlink>
    </w:p>
    <w:p>
      <w:pPr>
        <w:pStyle w:val="Compact"/>
        <w:numPr>
          <w:ilvl w:val="0"/>
          <w:numId w:val="117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80" w:name="fig-copilot-settings-org-options"/>
          <w:p>
            <w:pPr>
              <w:pStyle w:val="Compact"/>
              <w:jc w:val="center"/>
            </w:pPr>
            <w:r>
              <w:drawing>
                <wp:inline>
                  <wp:extent cx="5334000" cy="531962"/>
                  <wp:effectExtent b="0" l="0" r="0" t="0"/>
                  <wp:docPr descr="" title="" id="578" name="Picture"/>
                  <a:graphic>
                    <a:graphicData uri="http://schemas.openxmlformats.org/drawingml/2006/picture">
                      <pic:pic>
                        <pic:nvPicPr>
                          <pic:cNvPr descr="assets/images/github-copilot-settings-page.png" id="579" name="Picture"/>
                          <pic:cNvPicPr>
                            <a:picLocks noChangeArrowheads="1" noChangeAspect="1"/>
                          </pic:cNvPicPr>
                        </pic:nvPicPr>
                        <pic:blipFill>
                          <a:blip r:embed="rId57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80"/>
        </w:tc>
      </w:tr>
    </w:tbl>
    <w:p>
      <w:pPr>
        <w:pStyle w:val="Compact"/>
        <w:numPr>
          <w:ilvl w:val="0"/>
          <w:numId w:val="1174"/>
        </w:numPr>
      </w:pPr>
      <w:r>
        <w:t xml:space="preserve">Wait for approval from the UC Davis GitHub organization administrators</w:t>
      </w:r>
    </w:p>
    <w:p>
      <w:pPr>
        <w:pStyle w:val="Compact"/>
        <w:numPr>
          <w:ilvl w:val="0"/>
          <w:numId w:val="117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1"/>
    <w:bookmarkEnd w:id="582"/>
    <w:bookmarkStart w:id="58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83"/>
    <w:bookmarkStart w:id="593" w:name="sec-cli-tools"/>
    <w:p>
      <w:pPr>
        <w:pStyle w:val="Heading2"/>
      </w:pPr>
      <w:r>
        <w:t xml:space="preserve">11.4 GitHub CLI and GitLab CLI</w:t>
      </w:r>
    </w:p>
    <w:p>
      <w:pPr>
        <w:pStyle w:val="FirstParagraph"/>
      </w:pPr>
      <w:hyperlink r:id="rId58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5">
        <w:r>
          <w:rPr>
            <w:rStyle w:val="VerbatimChar"/>
          </w:rPr>
          <w:t xml:space="preserve">glab</w:t>
        </w:r>
      </w:hyperlink>
      <w:r>
        <w:t xml:space="preserve"> </w:t>
      </w:r>
      <w:r>
        <w:t xml:space="preserve">is the GitLab equivalent.</w:t>
      </w:r>
    </w:p>
    <w:bookmarkStart w:id="58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5"/>
        </w:numPr>
      </w:pPr>
      <w:r>
        <w:rPr>
          <w:b/>
          <w:bCs/>
        </w:rPr>
        <w:t xml:space="preserve">macOS:</w:t>
      </w:r>
      <w:r>
        <w:t xml:space="preserve"> </w:t>
      </w:r>
      <w:r>
        <w:rPr>
          <w:rStyle w:val="VerbatimChar"/>
        </w:rPr>
        <w:t xml:space="preserve">brew install gh</w:t>
      </w:r>
    </w:p>
    <w:p>
      <w:pPr>
        <w:pStyle w:val="Compact"/>
        <w:numPr>
          <w:ilvl w:val="0"/>
          <w:numId w:val="1175"/>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7">
        <w:r>
          <w:rPr>
            <w:rStyle w:val="Hyperlink"/>
          </w:rPr>
          <w:t xml:space="preserve">GitHub CLI apt repository</w:t>
        </w:r>
      </w:hyperlink>
    </w:p>
    <w:p>
      <w:pPr>
        <w:pStyle w:val="Compact"/>
        <w:numPr>
          <w:ilvl w:val="0"/>
          <w:numId w:val="1175"/>
        </w:numPr>
      </w:pPr>
      <w:r>
        <w:rPr>
          <w:b/>
          <w:bCs/>
        </w:rPr>
        <w:t xml:space="preserve">Linux (Fedora/RHEL):</w:t>
      </w:r>
      <w:r>
        <w:t xml:space="preserve"> </w:t>
      </w:r>
      <w:r>
        <w:rPr>
          <w:rStyle w:val="VerbatimChar"/>
        </w:rPr>
        <w:t xml:space="preserve">sudo dnf install gh</w:t>
      </w:r>
    </w:p>
    <w:p>
      <w:pPr>
        <w:pStyle w:val="Compact"/>
        <w:numPr>
          <w:ilvl w:val="0"/>
          <w:numId w:val="1175"/>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9"/>
    <w:bookmarkStart w:id="59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6"/>
        </w:numPr>
      </w:pPr>
      <w:r>
        <w:rPr>
          <w:b/>
          <w:bCs/>
        </w:rPr>
        <w:t xml:space="preserve">macOS:</w:t>
      </w:r>
      <w:r>
        <w:t xml:space="preserve"> </w:t>
      </w:r>
      <w:r>
        <w:rPr>
          <w:rStyle w:val="VerbatimChar"/>
        </w:rPr>
        <w:t xml:space="preserve">brew install glab</w:t>
      </w:r>
    </w:p>
    <w:p>
      <w:pPr>
        <w:pStyle w:val="Compact"/>
        <w:numPr>
          <w:ilvl w:val="0"/>
          <w:numId w:val="1176"/>
        </w:numPr>
      </w:pPr>
      <w:r>
        <w:rPr>
          <w:b/>
          <w:bCs/>
        </w:rPr>
        <w:t xml:space="preserve">Linux:</w:t>
      </w:r>
      <w:r>
        <w:t xml:space="preserve"> </w:t>
      </w:r>
      <w:r>
        <w:t xml:space="preserve">download the latest package from the</w:t>
      </w:r>
      <w:r>
        <w:t xml:space="preserve"> </w:t>
      </w:r>
      <w:hyperlink r:id="rId59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6"/>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2"/>
    <w:bookmarkEnd w:id="593"/>
    <w:bookmarkStart w:id="59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7"/>
        </w:numPr>
      </w:pPr>
      <w:r>
        <w:t xml:space="preserve">You want to start working on a new part of the project, but you aren’t sure yet if your changes will work and make it to the final product.</w:t>
      </w:r>
    </w:p>
    <w:p>
      <w:pPr>
        <w:pStyle w:val="Compact"/>
        <w:numPr>
          <w:ilvl w:val="0"/>
          <w:numId w:val="117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4">
        <w:r>
          <w:rPr>
            <w:rStyle w:val="Hyperlink"/>
          </w:rPr>
          <w:t xml:space="preserve">here</w:t>
        </w:r>
      </w:hyperlink>
      <w:r>
        <w:t xml:space="preserve">. You can also find instructions on how to handle merge conflicts when joining branches together.</w:t>
      </w:r>
    </w:p>
    <w:bookmarkEnd w:id="595"/>
    <w:bookmarkStart w:id="59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8"/>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8"/>
        </w:numPr>
      </w:pPr>
      <w:r>
        <w:t xml:space="preserve">Cherry-pick the commits you want to contribute</w:t>
      </w:r>
      <w:r>
        <w:t xml:space="preserve"> </w:t>
      </w:r>
      <w:r>
        <w:t xml:space="preserve">from the dev branch onto the feature branch.</w:t>
      </w:r>
    </w:p>
    <w:p>
      <w:pPr>
        <w:pStyle w:val="Compact"/>
        <w:numPr>
          <w:ilvl w:val="0"/>
          <w:numId w:val="1178"/>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9"/>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9"/>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6"/>
    <w:bookmarkStart w:id="59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8"/>
          <w:p/>
        </w:tc>
      </w:tr>
    </w:tbl>
    <w:bookmarkEnd w:id="599"/>
    <w:bookmarkStart w:id="60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00"/>
    <w:bookmarkStart w:id="60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0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01"/>
          <w:p/>
        </w:tc>
      </w:tr>
    </w:tbl>
    <w:bookmarkEnd w:id="602"/>
    <w:bookmarkStart w:id="60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3"/>
    <w:bookmarkStart w:id="60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0"/>
        </w:numPr>
      </w:pPr>
      <w:r>
        <w:t xml:space="preserve">Make a small change and verify your project still works</w:t>
      </w:r>
    </w:p>
    <w:p>
      <w:pPr>
        <w:pStyle w:val="Compact"/>
        <w:numPr>
          <w:ilvl w:val="0"/>
          <w:numId w:val="118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0"/>
        </w:numPr>
      </w:pPr>
      <w:r>
        <w:rPr>
          <w:b/>
          <w:bCs/>
        </w:rPr>
        <w:t xml:space="preserve">Do not push yet</w:t>
      </w:r>
    </w:p>
    <w:p>
      <w:pPr>
        <w:pStyle w:val="Compact"/>
        <w:numPr>
          <w:ilvl w:val="0"/>
          <w:numId w:val="1180"/>
        </w:numPr>
      </w:pPr>
      <w:r>
        <w:t xml:space="preserve">Make another small change and verify it works</w:t>
      </w:r>
    </w:p>
    <w:p>
      <w:pPr>
        <w:pStyle w:val="Compact"/>
        <w:numPr>
          <w:ilvl w:val="0"/>
          <w:numId w:val="1180"/>
        </w:numPr>
      </w:pPr>
      <w:r>
        <w:t xml:space="preserve">Stage and amend the previous commit:</w:t>
      </w:r>
      <w:r>
        <w:t xml:space="preserve"> </w:t>
      </w:r>
      <w:r>
        <w:rPr>
          <w:rStyle w:val="VerbatimChar"/>
        </w:rPr>
        <w:t xml:space="preserve">git commit --amend --no-edit</w:t>
      </w:r>
    </w:p>
    <w:p>
      <w:pPr>
        <w:pStyle w:val="Compact"/>
        <w:numPr>
          <w:ilvl w:val="0"/>
          <w:numId w:val="1180"/>
        </w:numPr>
      </w:pPr>
      <w:r>
        <w:t xml:space="preserve">Repeat steps 4-5 as needed</w:t>
      </w:r>
    </w:p>
    <w:p>
      <w:pPr>
        <w:pStyle w:val="Compact"/>
        <w:numPr>
          <w:ilvl w:val="0"/>
          <w:numId w:val="1180"/>
        </w:numPr>
      </w:pPr>
      <w:r>
        <w:t xml:space="preserve">When finished, amend one final time with a proper commit message</w:t>
      </w:r>
    </w:p>
    <w:p>
      <w:pPr>
        <w:pStyle w:val="Compact"/>
        <w:numPr>
          <w:ilvl w:val="0"/>
          <w:numId w:val="118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4"/>
    <w:bookmarkStart w:id="606" w:name="key-points"/>
    <w:p>
      <w:pPr>
        <w:pStyle w:val="Heading3"/>
      </w:pPr>
      <w:r>
        <w:t xml:space="preserve">11.11.2 Key Points</w:t>
      </w:r>
    </w:p>
    <w:p>
      <w:pPr>
        <w:pStyle w:val="Compact"/>
        <w:numPr>
          <w:ilvl w:val="0"/>
          <w:numId w:val="1181"/>
        </w:numPr>
      </w:pPr>
      <w:r>
        <w:t xml:space="preserve">Each amend replaces the previous commit rather than creating a new one</w:t>
      </w:r>
    </w:p>
    <w:p>
      <w:pPr>
        <w:pStyle w:val="Compact"/>
        <w:numPr>
          <w:ilvl w:val="0"/>
          <w:numId w:val="1181"/>
        </w:numPr>
      </w:pPr>
      <w:r>
        <w:t xml:space="preserve">This keeps your history clean while letting you work incrementally</w:t>
      </w:r>
    </w:p>
    <w:p>
      <w:pPr>
        <w:pStyle w:val="Compact"/>
        <w:numPr>
          <w:ilvl w:val="0"/>
          <w:numId w:val="1181"/>
        </w:numPr>
      </w:pPr>
      <w:r>
        <w:t xml:space="preserve">Only use this pattern before pushing - never amend commits that others may have pulled</w:t>
      </w:r>
    </w:p>
    <w:p>
      <w:pPr>
        <w:pStyle w:val="Compact"/>
        <w:numPr>
          <w:ilvl w:val="0"/>
          <w:numId w:val="118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5">
        <w:r>
          <w:rPr>
            <w:rStyle w:val="Hyperlink"/>
          </w:rPr>
          <w:t xml:space="preserve">Repeated Amend chapter</w:t>
        </w:r>
      </w:hyperlink>
      <w:r>
        <w:t xml:space="preserve"> </w:t>
      </w:r>
      <w:r>
        <w:t xml:space="preserve">in Happy Git with R.</w:t>
      </w:r>
    </w:p>
    <w:bookmarkEnd w:id="606"/>
    <w:bookmarkEnd w:id="607"/>
    <w:bookmarkStart w:id="61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9">
        <w:r>
          <w:rPr>
            <w:rStyle w:val="Hyperlink"/>
          </w:rPr>
          <w:t xml:space="preserve">great discussion of project-oriented workflows</w:t>
        </w:r>
      </w:hyperlink>
      <w:r>
        <w:t xml:space="preserve">, extolling the virtues of a self-contained, portable projects, for your reference.</w:t>
      </w:r>
    </w:p>
    <w:bookmarkEnd w:id="610"/>
    <w:bookmarkStart w:id="61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1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2"/>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2"/>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2"/>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2"/>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3"/>
        </w:numPr>
      </w:pPr>
      <w:hyperlink r:id="rId61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3"/>
        </w:numPr>
      </w:pPr>
      <w:hyperlink r:id="rId61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4"/>
    <w:bookmarkStart w:id="627" w:name="sec-gitattributes"/>
    <w:p>
      <w:pPr>
        <w:pStyle w:val="Heading2"/>
      </w:pPr>
      <w:r>
        <w:t xml:space="preserve">11.14 Customizing How Files Appear on GitHub</w:t>
      </w:r>
    </w:p>
    <w:p>
      <w:pPr>
        <w:pStyle w:val="FirstParagraph"/>
      </w:pPr>
      <w:r>
        <w:t xml:space="preserve">GitHub uses a tool called</w:t>
      </w:r>
      <w:r>
        <w:t xml:space="preserve"> </w:t>
      </w:r>
      <w:hyperlink r:id="rId61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4"/>
        </w:numPr>
      </w:pPr>
      <w:r>
        <w:rPr>
          <w:b/>
          <w:bCs/>
        </w:rPr>
        <w:t xml:space="preserve">Excluded from language statistics</w:t>
      </w:r>
      <w:r>
        <w:t xml:space="preserve"> </w:t>
      </w:r>
      <w:r>
        <w:t xml:space="preserve">- they won’t affect your repository’s language breakdown</w:t>
      </w:r>
    </w:p>
    <w:p>
      <w:pPr>
        <w:pStyle w:val="Compact"/>
        <w:numPr>
          <w:ilvl w:val="0"/>
          <w:numId w:val="1184"/>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5"/>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5"/>
        </w:numPr>
      </w:pPr>
      <w:r>
        <w:t xml:space="preserve">Auto-generated documentation files</w:t>
      </w:r>
    </w:p>
    <w:p>
      <w:pPr>
        <w:pStyle w:val="Compact"/>
        <w:numPr>
          <w:ilvl w:val="0"/>
          <w:numId w:val="1185"/>
        </w:numPr>
      </w:pPr>
      <w:r>
        <w:t xml:space="preserve">Files generated by build tools or code generators</w:t>
      </w:r>
    </w:p>
    <w:p>
      <w:pPr>
        <w:pStyle w:val="Compact"/>
        <w:numPr>
          <w:ilvl w:val="0"/>
          <w:numId w:val="1185"/>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6">
        <w:r>
          <w:rPr>
            <w:rStyle w:val="Hyperlink"/>
          </w:rPr>
          <w:t xml:space="preserve">Generated code documentation</w:t>
        </w:r>
      </w:hyperlink>
      <w:r>
        <w:t xml:space="preserve">.</w:t>
      </w:r>
    </w:p>
    <w:bookmarkEnd w:id="617"/>
    <w:bookmarkStart w:id="62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8">
        <w:r>
          <w:rPr>
            <w:rStyle w:val="Hyperlink"/>
          </w:rPr>
          <w:t xml:space="preserve">pattern format documentation</w:t>
        </w:r>
      </w:hyperlink>
      <w:r>
        <w:t xml:space="preserve"> </w:t>
      </w:r>
      <w:r>
        <w:t xml:space="preserve">and the</w:t>
      </w:r>
      <w:r>
        <w:t xml:space="preserve"> </w:t>
      </w:r>
      <w:hyperlink r:id="rId619">
        <w:r>
          <w:rPr>
            <w:rStyle w:val="Hyperlink"/>
          </w:rPr>
          <w:t xml:space="preserve">Using gitattributes guide</w:t>
        </w:r>
      </w:hyperlink>
      <w:r>
        <w:t xml:space="preserve">.</w:t>
      </w:r>
    </w:p>
    <w:bookmarkEnd w:id="620"/>
    <w:bookmarkStart w:id="62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6"/>
        </w:numPr>
      </w:pPr>
      <w:r>
        <w:rPr>
          <w:rStyle w:val="VerbatimChar"/>
        </w:rPr>
        <w:t xml:space="preserve">linguist-vendored</w:t>
      </w:r>
      <w:r>
        <w:t xml:space="preserve"> </w:t>
      </w:r>
      <w:r>
        <w:t xml:space="preserve">- Marks vendored code (libraries you didn’t write) to exclude from stats (</w:t>
      </w:r>
      <w:hyperlink r:id="rId621">
        <w:r>
          <w:rPr>
            <w:rStyle w:val="Hyperlink"/>
          </w:rPr>
          <w:t xml:space="preserve">documentation</w:t>
        </w:r>
      </w:hyperlink>
      <w:r>
        <w:t xml:space="preserve">)</w:t>
      </w:r>
    </w:p>
    <w:p>
      <w:pPr>
        <w:pStyle w:val="Compact"/>
        <w:numPr>
          <w:ilvl w:val="0"/>
          <w:numId w:val="1186"/>
        </w:numPr>
      </w:pPr>
      <w:r>
        <w:rPr>
          <w:rStyle w:val="VerbatimChar"/>
        </w:rPr>
        <w:t xml:space="preserve">linguist-documentation</w:t>
      </w:r>
      <w:r>
        <w:t xml:space="preserve"> </w:t>
      </w:r>
      <w:r>
        <w:t xml:space="preserve">- Marks documentation files to exclude from stats (</w:t>
      </w:r>
      <w:hyperlink r:id="rId622">
        <w:r>
          <w:rPr>
            <w:rStyle w:val="Hyperlink"/>
          </w:rPr>
          <w:t xml:space="preserve">documentation</w:t>
        </w:r>
      </w:hyperlink>
      <w:r>
        <w:t xml:space="preserve">)</w:t>
      </w:r>
    </w:p>
    <w:p>
      <w:pPr>
        <w:pStyle w:val="Compact"/>
        <w:numPr>
          <w:ilvl w:val="0"/>
          <w:numId w:val="1186"/>
        </w:numPr>
      </w:pPr>
      <w:r>
        <w:rPr>
          <w:rStyle w:val="VerbatimChar"/>
        </w:rPr>
        <w:t xml:space="preserve">linguist-detectable</w:t>
      </w:r>
      <w:r>
        <w:t xml:space="preserve"> </w:t>
      </w:r>
      <w:r>
        <w:t xml:space="preserve">- Forces a file type to be included in language stats (useful for data or prose files) (</w:t>
      </w:r>
      <w:hyperlink r:id="rId623">
        <w:r>
          <w:rPr>
            <w:rStyle w:val="Hyperlink"/>
          </w:rPr>
          <w:t xml:space="preserve">documentation</w:t>
        </w:r>
      </w:hyperlink>
      <w:r>
        <w:t xml:space="preserve">)</w:t>
      </w:r>
    </w:p>
    <w:p>
      <w:pPr>
        <w:pStyle w:val="Compact"/>
        <w:numPr>
          <w:ilvl w:val="0"/>
          <w:numId w:val="1186"/>
        </w:numPr>
      </w:pPr>
      <w:r>
        <w:rPr>
          <w:rStyle w:val="VerbatimChar"/>
        </w:rPr>
        <w:t xml:space="preserve">linguist-language=&lt;name&gt;</w:t>
      </w:r>
      <w:r>
        <w:t xml:space="preserve"> </w:t>
      </w:r>
      <w:r>
        <w:t xml:space="preserve">- Overrides the detected language for syntax highlighting (</w:t>
      </w:r>
      <w:hyperlink r:id="rId61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4">
        <w:r>
          <w:rPr>
            <w:rStyle w:val="Hyperlink"/>
          </w:rPr>
          <w:t xml:space="preserve">Customizing how changed files appear on GitHub</w:t>
        </w:r>
      </w:hyperlink>
      <w:r>
        <w:t xml:space="preserve"> </w:t>
      </w:r>
      <w:r>
        <w:t xml:space="preserve">and the</w:t>
      </w:r>
      <w:r>
        <w:t xml:space="preserve"> </w:t>
      </w:r>
      <w:hyperlink r:id="rId625">
        <w:r>
          <w:rPr>
            <w:rStyle w:val="Hyperlink"/>
          </w:rPr>
          <w:t xml:space="preserve">Linguist overrides documentation</w:t>
        </w:r>
      </w:hyperlink>
      <w:r>
        <w:t xml:space="preserve">.</w:t>
      </w:r>
    </w:p>
    <w:bookmarkEnd w:id="626"/>
    <w:bookmarkEnd w:id="627"/>
    <w:bookmarkStart w:id="63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7"/>
        </w:numPr>
      </w:pPr>
      <w:r>
        <w:rPr>
          <w:b/>
          <w:bCs/>
        </w:rPr>
        <w:t xml:space="preserve">Archiving</w:t>
      </w:r>
      <w:r>
        <w:t xml:space="preserve"> </w:t>
      </w:r>
      <w:r>
        <w:t xml:space="preserve">a project before a repository is transferred, made private, or deleted.</w:t>
      </w:r>
    </w:p>
    <w:p>
      <w:pPr>
        <w:pStyle w:val="Compact"/>
        <w:numPr>
          <w:ilvl w:val="0"/>
          <w:numId w:val="1187"/>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7"/>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7"/>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8"/>
    <w:bookmarkStart w:id="62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9"/>
    <w:bookmarkStart w:id="63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30"/>
    <w:bookmarkStart w:id="63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31"/>
    <w:bookmarkStart w:id="63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32"/>
    <w:bookmarkStart w:id="633" w:name="sec-export-cautions"/>
    <w:p>
      <w:pPr>
        <w:pStyle w:val="Heading3"/>
      </w:pPr>
      <w:r>
        <w:t xml:space="preserve">11.15.6 Practical cautions</w:t>
      </w:r>
    </w:p>
    <w:p>
      <w:pPr>
        <w:pStyle w:val="Compact"/>
        <w:numPr>
          <w:ilvl w:val="0"/>
          <w:numId w:val="1188"/>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8"/>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8"/>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8"/>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3"/>
    <w:bookmarkEnd w:id="634"/>
    <w:bookmarkEnd w:id="635"/>
    <w:bookmarkStart w:id="67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3" w:name="sec-pull-requests"/>
    <w:p>
      <w:pPr>
        <w:pStyle w:val="Heading2"/>
      </w:pPr>
      <w:r>
        <w:t xml:space="preserve">12.1 Pull Requests</w:t>
      </w:r>
    </w:p>
    <w:bookmarkStart w:id="64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6"/>
    <w:bookmarkStart w:id="63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7"/>
    <w:bookmarkStart w:id="63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8"/>
    <w:bookmarkStart w:id="63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9"/>
    <w:bookmarkStart w:id="64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40"/>
    <w:bookmarkStart w:id="64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1">
        <w:r>
          <w:rPr>
            <w:rStyle w:val="Hyperlink"/>
          </w:rPr>
          <w:t xml:space="preserve">steward guidelines</w:t>
        </w:r>
      </w:hyperlink>
      <w:r>
        <w:t xml:space="preserve">.</w:t>
      </w:r>
    </w:p>
    <w:bookmarkEnd w:id="642"/>
    <w:bookmarkEnd w:id="643"/>
    <w:bookmarkStart w:id="652" w:name="sec-opening-pull-requests"/>
    <w:p>
      <w:pPr>
        <w:pStyle w:val="Heading3"/>
      </w:pPr>
      <w:r>
        <w:t xml:space="preserve">12.1.2 Opening pull requests</w:t>
      </w:r>
    </w:p>
    <w:bookmarkStart w:id="64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9"/>
        </w:numPr>
      </w:pPr>
      <w:r>
        <w:rPr>
          <w:b/>
          <w:bCs/>
        </w:rPr>
        <w:t xml:space="preserve">Fewer bugs</w:t>
      </w:r>
      <w:r>
        <w:t xml:space="preserve">:</w:t>
      </w:r>
      <w:r>
        <w:t xml:space="preserve"> </w:t>
      </w:r>
      <w:r>
        <w:t xml:space="preserve">Smaller changes are easier to reason about.</w:t>
      </w:r>
    </w:p>
    <w:p>
      <w:pPr>
        <w:pStyle w:val="Compact"/>
        <w:numPr>
          <w:ilvl w:val="0"/>
          <w:numId w:val="118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4"/>
    <w:bookmarkStart w:id="64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0"/>
        </w:numPr>
      </w:pPr>
      <w:r>
        <w:t xml:space="preserve">“Fix bug”</w:t>
      </w:r>
    </w:p>
    <w:p>
      <w:pPr>
        <w:pStyle w:val="Compact"/>
        <w:numPr>
          <w:ilvl w:val="0"/>
          <w:numId w:val="1190"/>
        </w:numPr>
      </w:pPr>
      <w:r>
        <w:t xml:space="preserve">“Add patch”</w:t>
      </w:r>
    </w:p>
    <w:p>
      <w:pPr>
        <w:pStyle w:val="Compact"/>
        <w:numPr>
          <w:ilvl w:val="0"/>
          <w:numId w:val="1190"/>
        </w:numPr>
      </w:pPr>
      <w:r>
        <w:t xml:space="preserve">“Moving code from A to B”</w:t>
      </w:r>
    </w:p>
    <w:p>
      <w:pPr>
        <w:pStyle w:val="FirstParagraph"/>
      </w:pPr>
      <w:r>
        <w:t xml:space="preserve">Better titles that summarize the actual change:</w:t>
      </w:r>
    </w:p>
    <w:p>
      <w:pPr>
        <w:pStyle w:val="Compact"/>
        <w:numPr>
          <w:ilvl w:val="0"/>
          <w:numId w:val="1191"/>
        </w:numPr>
      </w:pPr>
      <w:r>
        <w:t xml:space="preserve">“Fix missing value handling in data processing function”</w:t>
      </w:r>
    </w:p>
    <w:p>
      <w:pPr>
        <w:pStyle w:val="Compact"/>
        <w:numPr>
          <w:ilvl w:val="0"/>
          <w:numId w:val="119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2"/>
        </w:numPr>
      </w:pPr>
      <w:r>
        <w:t xml:space="preserve">A brief description of the problem being solved</w:t>
      </w:r>
    </w:p>
    <w:p>
      <w:pPr>
        <w:pStyle w:val="Compact"/>
        <w:numPr>
          <w:ilvl w:val="0"/>
          <w:numId w:val="119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2"/>
        </w:numPr>
      </w:pPr>
      <w:r>
        <w:t xml:space="preserve">A before-and-after example that shows the changed behavior</w:t>
      </w:r>
    </w:p>
    <w:p>
      <w:pPr>
        <w:pStyle w:val="Compact"/>
        <w:numPr>
          <w:ilvl w:val="0"/>
          <w:numId w:val="1192"/>
        </w:numPr>
      </w:pPr>
      <w:r>
        <w:t xml:space="preserve">Possible shortcomings or trade-offs in the current approach</w:t>
      </w:r>
    </w:p>
    <w:p>
      <w:pPr>
        <w:pStyle w:val="Compact"/>
        <w:numPr>
          <w:ilvl w:val="0"/>
          <w:numId w:val="119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5"/>
    <w:bookmarkStart w:id="64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6"/>
    <w:bookmarkStart w:id="64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4"/>
        </w:numPr>
      </w:pPr>
      <w:r>
        <w:t xml:space="preserve">at least one other student</w:t>
      </w:r>
    </w:p>
    <w:p>
      <w:pPr>
        <w:pStyle w:val="Compact"/>
        <w:numPr>
          <w:ilvl w:val="0"/>
          <w:numId w:val="119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7"/>
    <w:bookmarkStart w:id="64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8"/>
    <w:bookmarkStart w:id="64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9"/>
    <w:bookmarkStart w:id="65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5"/>
        </w:numPr>
      </w:pPr>
      <w:r>
        <w:t xml:space="preserve">On GitHub,</w:t>
      </w:r>
      <w:r>
        <w:t xml:space="preserve"> </w:t>
      </w:r>
      <w:r>
        <w:t xml:space="preserve">navigate to the main page of the repository.</w:t>
      </w:r>
    </w:p>
    <w:p>
      <w:pPr>
        <w:pStyle w:val="Compact"/>
        <w:numPr>
          <w:ilvl w:val="0"/>
          <w:numId w:val="119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50">
        <w:r>
          <w:rPr>
            <w:rStyle w:val="Hyperlink"/>
          </w:rPr>
          <w:t xml:space="preserve">GitHub’s pull request template documentation</w:t>
        </w:r>
      </w:hyperlink>
      <w:r>
        <w:t xml:space="preserve">.</w:t>
      </w:r>
    </w:p>
    <w:p>
      <w:pPr>
        <w:pStyle w:val="Compact"/>
        <w:numPr>
          <w:ilvl w:val="0"/>
          <w:numId w:val="119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1"/>
    <w:bookmarkEnd w:id="652"/>
    <w:bookmarkEnd w:id="653"/>
    <w:bookmarkStart w:id="675" w:name="sec-code-review"/>
    <w:p>
      <w:pPr>
        <w:pStyle w:val="Heading2"/>
      </w:pPr>
      <w:r>
        <w:t xml:space="preserve">12.2 Code Review</w:t>
      </w:r>
    </w:p>
    <w:bookmarkStart w:id="67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5"/>
    <w:bookmarkStart w:id="65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6"/>
        </w:numPr>
      </w:pPr>
      <w:r>
        <w:rPr>
          <w:b/>
          <w:bCs/>
        </w:rPr>
        <w:t xml:space="preserve">General bookmark</w:t>
      </w:r>
      <w:r>
        <w:t xml:space="preserve">:</w:t>
      </w:r>
      <w:r>
        <w:t xml:space="preserve"> </w:t>
      </w:r>
      <w:hyperlink r:id="rId65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6"/>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8"/>
    <w:bookmarkStart w:id="65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7"/>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7"/>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7"/>
        </w:numPr>
      </w:pPr>
      <w:r>
        <w:t xml:space="preserve">Balance problem finding with guidance,</w:t>
      </w:r>
      <w:r>
        <w:t xml:space="preserve"> </w:t>
      </w:r>
      <w:r>
        <w:t xml:space="preserve">so the author can learn from the review.</w:t>
      </w:r>
    </w:p>
    <w:p>
      <w:pPr>
        <w:pStyle w:val="Compact"/>
        <w:numPr>
          <w:ilvl w:val="0"/>
          <w:numId w:val="1197"/>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9"/>
    <w:bookmarkStart w:id="66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8"/>
        </w:numPr>
      </w:pPr>
      <w:r>
        <w:t xml:space="preserve">Leave comments that help authors learn something new.</w:t>
      </w:r>
    </w:p>
    <w:p>
      <w:pPr>
        <w:pStyle w:val="Compact"/>
        <w:numPr>
          <w:ilvl w:val="0"/>
          <w:numId w:val="1198"/>
        </w:numPr>
      </w:pPr>
      <w:r>
        <w:t xml:space="preserve">Link to relevant style guides</w:t>
      </w:r>
      <w:r>
        <w:t xml:space="preserve"> </w:t>
      </w:r>
      <w:r>
        <w:t xml:space="preserve">or best-practice documentation.</w:t>
      </w:r>
    </w:p>
    <w:p>
      <w:pPr>
        <w:pStyle w:val="Compact"/>
        <w:numPr>
          <w:ilvl w:val="0"/>
          <w:numId w:val="1198"/>
        </w:numPr>
      </w:pPr>
      <w:r>
        <w:t xml:space="preserve">For complex reviews,</w:t>
      </w:r>
      <w:r>
        <w:t xml:space="preserve"> </w:t>
      </w:r>
      <w:r>
        <w:t xml:space="preserve">consider a live review or pair-programming session.</w:t>
      </w:r>
    </w:p>
    <w:bookmarkEnd w:id="660"/>
    <w:bookmarkStart w:id="66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4" w:name="fig-github-suggestion-feature"/>
          <w:p>
            <w:pPr>
              <w:pStyle w:val="Compact"/>
              <w:jc w:val="center"/>
            </w:pPr>
            <w:r>
              <w:drawing>
                <wp:inline>
                  <wp:extent cx="5334000" cy="1989605"/>
                  <wp:effectExtent b="0" l="0" r="0" t="0"/>
                  <wp:docPr descr="" title="" id="662" name="Picture"/>
                  <a:graphic>
                    <a:graphicData uri="http://schemas.openxmlformats.org/drawingml/2006/picture">
                      <pic:pic>
                        <pic:nvPicPr>
                          <pic:cNvPr descr="assets/images/github-suggestion-feature.png" id="663" name="Picture"/>
                          <pic:cNvPicPr>
                            <a:picLocks noChangeArrowheads="1" noChangeAspect="1"/>
                          </pic:cNvPicPr>
                        </pic:nvPicPr>
                        <pic:blipFill>
                          <a:blip r:embed="rId66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4"/>
        </w:tc>
      </w:tr>
    </w:tbl>
    <w:bookmarkEnd w:id="665"/>
    <w:bookmarkStart w:id="67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9"/>
        </w:numPr>
      </w:pPr>
      <w:r>
        <w:t xml:space="preserve">They are generated files</w:t>
      </w:r>
      <w:r>
        <w:t xml:space="preserve"> </w:t>
      </w:r>
      <w:r>
        <w:t xml:space="preserve">and should never be edited by hand.</w:t>
      </w:r>
    </w:p>
    <w:p>
      <w:pPr>
        <w:pStyle w:val="Compact"/>
        <w:numPr>
          <w:ilvl w:val="0"/>
          <w:numId w:val="1199"/>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9"/>
        </w:numPr>
      </w:pPr>
      <w:r>
        <w:t xml:space="preserve">Reviewing the source comments is more informative</w:t>
      </w:r>
      <w:r>
        <w:t xml:space="preserve"> </w:t>
      </w:r>
      <w:r>
        <w:t xml:space="preserve">than reviewing the generated output.</w:t>
      </w:r>
    </w:p>
    <w:p>
      <w:pPr>
        <w:pStyle w:val="Compact"/>
        <w:numPr>
          <w:ilvl w:val="0"/>
          <w:numId w:val="1199"/>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9" w:name="fig-preview-comment"/>
          <w:p>
            <w:pPr>
              <w:pStyle w:val="Compact"/>
              <w:jc w:val="center"/>
            </w:pPr>
            <w:r>
              <w:drawing>
                <wp:inline>
                  <wp:extent cx="5334000" cy="1333500"/>
                  <wp:effectExtent b="0" l="0" r="0" t="0"/>
                  <wp:docPr descr="" title="" id="667" name="Picture"/>
                  <a:graphic>
                    <a:graphicData uri="http://schemas.openxmlformats.org/drawingml/2006/picture">
                      <pic:pic>
                        <pic:nvPicPr>
                          <pic:cNvPr descr="assets/images/quarto-preview-comment.png" id="668" name="Picture"/>
                          <pic:cNvPicPr>
                            <a:picLocks noChangeArrowheads="1" noChangeAspect="1"/>
                          </pic:cNvPicPr>
                        </pic:nvPicPr>
                        <pic:blipFill>
                          <a:blip r:embed="rId66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70"/>
    <w:bookmarkStart w:id="67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0"/>
        </w:numPr>
      </w:pPr>
      <w:r>
        <w:t xml:space="preserve">You must manually approve GitHub Actions workflows for Copilot PRs.</w:t>
      </w:r>
    </w:p>
    <w:p>
      <w:pPr>
        <w:pStyle w:val="Compact"/>
        <w:numPr>
          <w:ilvl w:val="0"/>
          <w:numId w:val="1200"/>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0"/>
        </w:numPr>
      </w:pPr>
      <w:r>
        <w:t xml:space="preserve">Approve the workflow from the Actions tab</w:t>
      </w:r>
      <w:r>
        <w:t xml:space="preserve"> </w:t>
      </w:r>
      <w:r>
        <w:t xml:space="preserve">or from the PR interface to start the checks.</w:t>
      </w:r>
    </w:p>
    <w:p>
      <w:pPr>
        <w:pStyle w:val="Compact"/>
        <w:numPr>
          <w:ilvl w:val="0"/>
          <w:numId w:val="1200"/>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1"/>
        </w:numPr>
      </w:pPr>
      <w:r>
        <w:t xml:space="preserve">Verify that the solution actually addresses the issue.</w:t>
      </w:r>
    </w:p>
    <w:p>
      <w:pPr>
        <w:pStyle w:val="Compact"/>
        <w:numPr>
          <w:ilvl w:val="0"/>
          <w:numId w:val="1201"/>
        </w:numPr>
      </w:pPr>
      <w:r>
        <w:t xml:space="preserve">Check for over-engineering</w:t>
      </w:r>
      <w:r>
        <w:t xml:space="preserve"> </w:t>
      </w:r>
      <w:r>
        <w:t xml:space="preserve">or extra features that were not requested.</w:t>
      </w:r>
    </w:p>
    <w:p>
      <w:pPr>
        <w:pStyle w:val="Compact"/>
        <w:numPr>
          <w:ilvl w:val="0"/>
          <w:numId w:val="1201"/>
        </w:numPr>
      </w:pPr>
      <w:r>
        <w:t xml:space="preserve">Review the test coverage for relevance and completeness.</w:t>
      </w:r>
    </w:p>
    <w:p>
      <w:pPr>
        <w:pStyle w:val="Compact"/>
        <w:numPr>
          <w:ilvl w:val="0"/>
          <w:numId w:val="1201"/>
        </w:numPr>
      </w:pPr>
      <w:r>
        <w:t xml:space="preserve">Check whether documentation is clear</w:t>
      </w:r>
      <w:r>
        <w:t xml:space="preserve"> </w:t>
      </w:r>
      <w:r>
        <w:t xml:space="preserve">and follows repository conventions.</w:t>
      </w:r>
    </w:p>
    <w:p>
      <w:pPr>
        <w:pStyle w:val="Compact"/>
        <w:numPr>
          <w:ilvl w:val="0"/>
          <w:numId w:val="1201"/>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2"/>
        </w:numPr>
      </w:pPr>
      <w:r>
        <w:t xml:space="preserve">Leave review comments</w:t>
      </w:r>
      <w:r>
        <w:t xml:space="preserve"> </w:t>
      </w:r>
      <w:r>
        <w:t xml:space="preserve">and ask Copilot to address them.</w:t>
      </w:r>
    </w:p>
    <w:p>
      <w:pPr>
        <w:pStyle w:val="Compact"/>
        <w:numPr>
          <w:ilvl w:val="0"/>
          <w:numId w:val="1202"/>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3"/>
        </w:numPr>
      </w:pPr>
      <w:r>
        <w:t xml:space="preserve">Do not push while Copilot is actively working on the branch.</w:t>
      </w:r>
    </w:p>
    <w:p>
      <w:pPr>
        <w:pStyle w:val="Compact"/>
        <w:numPr>
          <w:ilvl w:val="0"/>
          <w:numId w:val="1203"/>
        </w:numPr>
      </w:pPr>
      <w:r>
        <w:t xml:space="preserve">Review incrementally</w:t>
      </w:r>
      <w:r>
        <w:t xml:space="preserve"> </w:t>
      </w:r>
      <w:r>
        <w:t xml:space="preserve">if the PR is large and the agent is updating it in stages.</w:t>
      </w:r>
    </w:p>
    <w:p>
      <w:pPr>
        <w:pStyle w:val="Compact"/>
        <w:numPr>
          <w:ilvl w:val="0"/>
          <w:numId w:val="1203"/>
        </w:numPr>
      </w:pPr>
      <w:r>
        <w:t xml:space="preserve">Trust the tool,</w:t>
      </w:r>
      <w:r>
        <w:t xml:space="preserve"> </w:t>
      </w:r>
      <w:r>
        <w:t xml:space="preserve">but always verify the result with human review.</w:t>
      </w:r>
    </w:p>
    <w:bookmarkEnd w:id="671"/>
    <w:bookmarkEnd w:id="672"/>
    <w:bookmarkStart w:id="67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4"/>
        </w:numPr>
      </w:pPr>
      <w:r>
        <w:rPr>
          <w:b/>
          <w:bCs/>
        </w:rPr>
        <w:t xml:space="preserve">Address it.</w:t>
      </w:r>
      <w:r>
        <w:t xml:space="preserve"> </w:t>
      </w:r>
      <w:r>
        <w:t xml:space="preserve">Make the change the reviewer asked for.</w:t>
      </w:r>
    </w:p>
    <w:p>
      <w:pPr>
        <w:pStyle w:val="Compact"/>
        <w:numPr>
          <w:ilvl w:val="0"/>
          <w:numId w:val="1204"/>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4"/>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4"/>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3"/>
    <w:bookmarkStart w:id="67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4"/>
    <w:bookmarkEnd w:id="675"/>
    <w:bookmarkEnd w:id="676"/>
    <w:bookmarkStart w:id="737" w:name="sec-r-ci"/>
    <w:p>
      <w:pPr>
        <w:pStyle w:val="Heading1"/>
      </w:pPr>
      <w:r>
        <w:t xml:space="preserve">13. Continuous Integration</w:t>
      </w:r>
    </w:p>
    <w:bookmarkStart w:id="688" w:name="understanding-github-actions"/>
    <w:p>
      <w:pPr>
        <w:pStyle w:val="Heading2"/>
      </w:pPr>
      <w:r>
        <w:t xml:space="preserve">13.1 Understanding GitHub Actions</w:t>
      </w:r>
    </w:p>
    <w:p>
      <w:pPr>
        <w:pStyle w:val="FirstParagraph"/>
      </w:pPr>
      <w:hyperlink r:id="rId67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5"/>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5"/>
        </w:numPr>
      </w:pPr>
      <w:r>
        <w:rPr>
          <w:b/>
          <w:bCs/>
        </w:rPr>
        <w:t xml:space="preserve">Immediate feedback</w:t>
      </w:r>
      <w:r>
        <w:t xml:space="preserve">: Get notified of problems quickly, when they’re easier to fix</w:t>
      </w:r>
    </w:p>
    <w:p>
      <w:pPr>
        <w:pStyle w:val="Compact"/>
        <w:numPr>
          <w:ilvl w:val="0"/>
          <w:numId w:val="1205"/>
        </w:numPr>
      </w:pPr>
      <w:r>
        <w:rPr>
          <w:b/>
          <w:bCs/>
        </w:rPr>
        <w:t xml:space="preserve">Better collaboration</w:t>
      </w:r>
      <w:r>
        <w:t xml:space="preserve">: External contributors can see if their changes pass all checks before you review</w:t>
      </w:r>
    </w:p>
    <w:p>
      <w:pPr>
        <w:pStyle w:val="Compact"/>
        <w:numPr>
          <w:ilvl w:val="0"/>
          <w:numId w:val="1205"/>
        </w:numPr>
      </w:pPr>
      <w:r>
        <w:rPr>
          <w:b/>
          <w:bCs/>
        </w:rPr>
        <w:t xml:space="preserve">Quality assurance</w:t>
      </w:r>
      <w:r>
        <w:t xml:space="preserve">: Catch platform-specific issues before they reach users</w:t>
      </w:r>
    </w:p>
    <w:p>
      <w:pPr>
        <w:pStyle w:val="Compact"/>
        <w:numPr>
          <w:ilvl w:val="0"/>
          <w:numId w:val="1205"/>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1"/>
    <w:bookmarkStart w:id="68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6"/>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6"/>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6"/>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note.png" id="68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8">
              <w:r>
                <w:rPr>
                  <w:rStyle w:val="Hyperlink"/>
                </w:rPr>
                <w:t xml:space="preserve">Actions versioning guide</w:t>
              </w:r>
            </w:hyperlink>
            <w:r>
              <w:t xml:space="preserve">.</w:t>
            </w:r>
          </w:p>
          <w:p/>
        </w:tc>
      </w:tr>
    </w:tbl>
    <w:bookmarkEnd w:id="685"/>
    <w:bookmarkStart w:id="68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6"/>
    <w:bookmarkEnd w:id="687"/>
    <w:bookmarkEnd w:id="688"/>
    <w:bookmarkStart w:id="69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9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90"/>
    <w:bookmarkStart w:id="69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1"/>
    <w:bookmarkStart w:id="69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7"/>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7"/>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7"/>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92"/>
    <w:bookmarkEnd w:id="693"/>
    <w:bookmarkStart w:id="69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8"/>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8"/>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8"/>
        </w:numPr>
      </w:pPr>
      <w:hyperlink r:id="rId69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8"/>
        </w:numPr>
      </w:pPr>
      <w:hyperlink r:id="rId69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8"/>
        </w:numPr>
      </w:pPr>
      <w:hyperlink r:id="rId69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7"/>
    <w:bookmarkStart w:id="69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9"/>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9"/>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8"/>
    <w:bookmarkStart w:id="70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0" name="Picture"/>
                  <a:graphic>
                    <a:graphicData uri="http://schemas.openxmlformats.org/drawingml/2006/picture">
                      <pic:pic>
                        <pic:nvPicPr>
                          <pic:cNvPr descr="/opt/quarto/share/formats/docx/warning.png" id="701"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0"/>
        </w:numPr>
      </w:pPr>
      <w:r>
        <w:t xml:space="preserve">When to run (on push, pull request, schedule, etc.)</w:t>
      </w:r>
    </w:p>
    <w:p>
      <w:pPr>
        <w:pStyle w:val="Compact"/>
        <w:numPr>
          <w:ilvl w:val="0"/>
          <w:numId w:val="1210"/>
        </w:numPr>
      </w:pPr>
      <w:r>
        <w:t xml:space="preserve">What operating systems and R versions to use</w:t>
      </w:r>
    </w:p>
    <w:p>
      <w:pPr>
        <w:pStyle w:val="Compact"/>
        <w:numPr>
          <w:ilvl w:val="0"/>
          <w:numId w:val="1210"/>
        </w:numPr>
      </w:pPr>
      <w:r>
        <w:t xml:space="preserve">What steps to execute (install dependencies, run checks, etc.)</w:t>
      </w:r>
    </w:p>
    <w:bookmarkEnd w:id="702"/>
    <w:bookmarkStart w:id="71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1"/>
        </w:numPr>
      </w:pPr>
      <w:r>
        <w:t xml:space="preserve">GitHub Actions:</w:t>
      </w:r>
      <w:r>
        <w:t xml:space="preserve"> </w:t>
      </w:r>
      <w:r>
        <w:t xml:space="preserve">a</w:t>
      </w:r>
      <w:r>
        <w:t xml:space="preserve"> </w:t>
      </w:r>
      <w:hyperlink r:id="rId70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1"/>
        </w:numPr>
      </w:pPr>
      <w:r>
        <w:t xml:space="preserve">GitLab CI: a</w:t>
      </w:r>
      <w:r>
        <w:t xml:space="preserve"> </w:t>
      </w:r>
      <w:hyperlink r:id="rId70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5"/>
    <w:bookmarkStart w:id="70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2"/>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2"/>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6"/>
    <w:bookmarkStart w:id="70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7"/>
    <w:bookmarkStart w:id="70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3"/>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3"/>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3"/>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8"/>
    <w:bookmarkStart w:id="70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9"/>
    <w:bookmarkStart w:id="71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10"/>
    <w:bookmarkStart w:id="711" w:name="sec-ci-secrets"/>
    <w:p>
      <w:pPr>
        <w:pStyle w:val="Heading3"/>
      </w:pPr>
      <w:r>
        <w:t xml:space="preserve">13.6.7 Secret Management</w:t>
      </w:r>
    </w:p>
    <w:p>
      <w:pPr>
        <w:pStyle w:val="Compact"/>
        <w:numPr>
          <w:ilvl w:val="0"/>
          <w:numId w:val="1214"/>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4"/>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4"/>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4"/>
        </w:numPr>
      </w:pPr>
      <w:r>
        <w:t xml:space="preserve">Rotate long-lived tokens on a schedule,</w:t>
      </w:r>
      <w:r>
        <w:t xml:space="preserve"> </w:t>
      </w:r>
      <w:r>
        <w:t xml:space="preserve">and immediately when a person with access leaves the project.</w:t>
      </w:r>
    </w:p>
    <w:bookmarkEnd w:id="711"/>
    <w:bookmarkStart w:id="71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5"/>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5"/>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5"/>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5"/>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12"/>
    <w:bookmarkEnd w:id="713"/>
    <w:bookmarkStart w:id="71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6"/>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6"/>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6"/>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7"/>
        </w:numPr>
      </w:pPr>
      <w:r>
        <w:rPr>
          <w:b/>
          <w:bCs/>
        </w:rPr>
        <w:t xml:space="preserve">Test failures</w:t>
      </w:r>
      <w:r>
        <w:t xml:space="preserve">: Your tests found a bug (this is good! fix the bug)</w:t>
      </w:r>
    </w:p>
    <w:p>
      <w:pPr>
        <w:pStyle w:val="Compact"/>
        <w:numPr>
          <w:ilvl w:val="0"/>
          <w:numId w:val="1217"/>
        </w:numPr>
      </w:pPr>
      <w:r>
        <w:rPr>
          <w:b/>
          <w:bCs/>
        </w:rPr>
        <w:t xml:space="preserve">Platform-specific issues</w:t>
      </w:r>
      <w:r>
        <w:t xml:space="preserve">: Code works on your machine but not on other platforms</w:t>
      </w:r>
    </w:p>
    <w:p>
      <w:pPr>
        <w:pStyle w:val="Compact"/>
        <w:numPr>
          <w:ilvl w:val="0"/>
          <w:numId w:val="1217"/>
        </w:numPr>
      </w:pPr>
      <w:r>
        <w:rPr>
          <w:b/>
          <w:bCs/>
        </w:rPr>
        <w:t xml:space="preserve">Missing dependencies</w:t>
      </w:r>
      <w:r>
        <w:t xml:space="preserve">: System libraries needed for packages aren’t installed</w:t>
      </w:r>
    </w:p>
    <w:p>
      <w:pPr>
        <w:pStyle w:val="Compact"/>
        <w:numPr>
          <w:ilvl w:val="0"/>
          <w:numId w:val="1217"/>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6"/>
    <w:bookmarkStart w:id="72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8"/>
        </w:numPr>
      </w:pPr>
      <w:r>
        <w:rPr>
          <w:b/>
          <w:bCs/>
        </w:rPr>
        <w:t xml:space="preserve">CI/CD status updates</w:t>
      </w:r>
      <w:r>
        <w:t xml:space="preserve">: Report test results, build status, or deployment progress</w:t>
      </w:r>
    </w:p>
    <w:p>
      <w:pPr>
        <w:pStyle w:val="Compact"/>
        <w:numPr>
          <w:ilvl w:val="0"/>
          <w:numId w:val="1218"/>
        </w:numPr>
      </w:pPr>
      <w:r>
        <w:rPr>
          <w:b/>
          <w:bCs/>
        </w:rPr>
        <w:t xml:space="preserve">Code quality reports</w:t>
      </w:r>
      <w:r>
        <w:t xml:space="preserve">: Post coverage reports, linting results, or security scan findings</w:t>
      </w:r>
      <w:r>
        <w:br/>
      </w:r>
    </w:p>
    <w:p>
      <w:pPr>
        <w:pStyle w:val="Compact"/>
        <w:numPr>
          <w:ilvl w:val="0"/>
          <w:numId w:val="1218"/>
        </w:numPr>
      </w:pPr>
      <w:r>
        <w:rPr>
          <w:b/>
          <w:bCs/>
        </w:rPr>
        <w:t xml:space="preserve">Deployment previews</w:t>
      </w:r>
      <w:r>
        <w:t xml:space="preserve">: Share links to preview deployments (e.g., documentation sites, app previews)</w:t>
      </w:r>
    </w:p>
    <w:p>
      <w:pPr>
        <w:pStyle w:val="Compact"/>
        <w:numPr>
          <w:ilvl w:val="0"/>
          <w:numId w:val="1218"/>
        </w:numPr>
      </w:pPr>
      <w:r>
        <w:rPr>
          <w:b/>
          <w:bCs/>
        </w:rPr>
        <w:t xml:space="preserve">Bot feedback</w:t>
      </w:r>
      <w:r>
        <w:t xml:space="preserve">: Provide automated feedback without cluttering the PR conversation</w:t>
      </w:r>
    </w:p>
    <w:bookmarkEnd w:id="717"/>
    <w:bookmarkStart w:id="723" w:name="comparison-of-popular-actions"/>
    <w:p>
      <w:pPr>
        <w:pStyle w:val="Heading4"/>
      </w:pPr>
      <w:r>
        <w:t xml:space="preserve">13.8.0.2 Comparison of Popular Actions</w:t>
      </w:r>
    </w:p>
    <w:p>
      <w:pPr>
        <w:pStyle w:val="FirstParagraph"/>
      </w:pPr>
      <w:hyperlink r:id="rId71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9"/>
        </w:numPr>
      </w:pPr>
      <w:r>
        <w:rPr>
          <w:b/>
          <w:bCs/>
        </w:rPr>
        <w:t xml:space="preserve">Sticky comments</w:t>
      </w:r>
      <w:r>
        <w:t xml:space="preserve">: Creates or updates a comment identified by a unique header</w:t>
      </w:r>
    </w:p>
    <w:p>
      <w:pPr>
        <w:pStyle w:val="Compact"/>
        <w:numPr>
          <w:ilvl w:val="0"/>
          <w:numId w:val="1219"/>
        </w:numPr>
      </w:pPr>
      <w:r>
        <w:rPr>
          <w:b/>
          <w:bCs/>
        </w:rPr>
        <w:t xml:space="preserve">Multiple independent comments</w:t>
      </w:r>
      <w:r>
        <w:t xml:space="preserve">: Different workflows can maintain separate sticky comments using different headers</w:t>
      </w:r>
    </w:p>
    <w:p>
      <w:pPr>
        <w:pStyle w:val="Compact"/>
        <w:numPr>
          <w:ilvl w:val="0"/>
          <w:numId w:val="1219"/>
        </w:numPr>
      </w:pPr>
      <w:r>
        <w:rPr>
          <w:b/>
          <w:bCs/>
        </w:rPr>
        <w:t xml:space="preserve">Flexible update modes</w:t>
      </w:r>
      <w:r>
        <w:t xml:space="preserve">: Replace, append, recreate, delete, or hide comments</w:t>
      </w:r>
    </w:p>
    <w:p>
      <w:pPr>
        <w:pStyle w:val="Compact"/>
        <w:numPr>
          <w:ilvl w:val="0"/>
          <w:numId w:val="1219"/>
        </w:numPr>
      </w:pPr>
      <w:r>
        <w:rPr>
          <w:b/>
          <w:bCs/>
        </w:rPr>
        <w:t xml:space="preserve">File-based messages</w:t>
      </w:r>
      <w:r>
        <w:t xml:space="preserve">: Load comment content from files for complex templates</w:t>
      </w:r>
    </w:p>
    <w:p>
      <w:pPr>
        <w:pStyle w:val="Compact"/>
        <w:numPr>
          <w:ilvl w:val="0"/>
          <w:numId w:val="1219"/>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0"/>
        </w:numPr>
      </w:pPr>
      <w:r>
        <w:rPr>
          <w:b/>
          <w:bCs/>
        </w:rPr>
        <w:t xml:space="preserve">Progress tracking</w:t>
      </w:r>
      <w:r>
        <w:t xml:space="preserve">: Update comments as workflow steps complete or fail</w:t>
      </w:r>
    </w:p>
    <w:p>
      <w:pPr>
        <w:pStyle w:val="Compact"/>
        <w:numPr>
          <w:ilvl w:val="0"/>
          <w:numId w:val="1220"/>
        </w:numPr>
      </w:pPr>
      <w:r>
        <w:rPr>
          <w:b/>
          <w:bCs/>
        </w:rPr>
        <w:t xml:space="preserve">Identifier-based updates</w:t>
      </w:r>
      <w:r>
        <w:t xml:space="preserve">: Uses a hidden identifier to find and update the correct comment</w:t>
      </w:r>
    </w:p>
    <w:p>
      <w:pPr>
        <w:pStyle w:val="Compact"/>
        <w:numPr>
          <w:ilvl w:val="0"/>
          <w:numId w:val="1220"/>
        </w:numPr>
      </w:pPr>
      <w:r>
        <w:rPr>
          <w:b/>
          <w:bCs/>
        </w:rPr>
        <w:t xml:space="preserve">Multiple update modes</w:t>
      </w:r>
      <w:r>
        <w:t xml:space="preserve">: Append to existing comments, recreate, or delete</w:t>
      </w:r>
    </w:p>
    <w:p>
      <w:pPr>
        <w:pStyle w:val="Compact"/>
        <w:numPr>
          <w:ilvl w:val="0"/>
          <w:numId w:val="1220"/>
        </w:numPr>
      </w:pPr>
      <w:r>
        <w:rPr>
          <w:b/>
          <w:bCs/>
        </w:rPr>
        <w:t xml:space="preserve">Flexible targets</w:t>
      </w:r>
      <w:r>
        <w:t xml:space="preserve">: Comment on PRs, issues, or specific commits</w:t>
      </w:r>
    </w:p>
    <w:p>
      <w:pPr>
        <w:pStyle w:val="Compact"/>
        <w:numPr>
          <w:ilvl w:val="0"/>
          <w:numId w:val="1220"/>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2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1"/>
        </w:numPr>
      </w:pPr>
      <w:r>
        <w:rPr>
          <w:b/>
          <w:bCs/>
        </w:rPr>
        <w:t xml:space="preserve">Simple comment creation</w:t>
      </w:r>
      <w:r>
        <w:t xml:space="preserve">: Easy to post one-time or updated comments</w:t>
      </w:r>
    </w:p>
    <w:p>
      <w:pPr>
        <w:pStyle w:val="Compact"/>
        <w:numPr>
          <w:ilvl w:val="0"/>
          <w:numId w:val="1221"/>
        </w:numPr>
      </w:pPr>
      <w:r>
        <w:rPr>
          <w:b/>
          <w:bCs/>
        </w:rPr>
        <w:t xml:space="preserve">Comment updates</w:t>
      </w:r>
      <w:r>
        <w:t xml:space="preserve">: Find and update existing comments by ID or content</w:t>
      </w:r>
    </w:p>
    <w:p>
      <w:pPr>
        <w:pStyle w:val="Compact"/>
        <w:numPr>
          <w:ilvl w:val="0"/>
          <w:numId w:val="1221"/>
        </w:numPr>
      </w:pPr>
      <w:r>
        <w:rPr>
          <w:b/>
          <w:bCs/>
        </w:rPr>
        <w:t xml:space="preserve">Reactions</w:t>
      </w:r>
      <w:r>
        <w:t xml:space="preserve">: Add emoji reactions to comments</w:t>
      </w:r>
    </w:p>
    <w:p>
      <w:pPr>
        <w:pStyle w:val="Compact"/>
        <w:numPr>
          <w:ilvl w:val="0"/>
          <w:numId w:val="1221"/>
        </w:numPr>
      </w:pPr>
      <w:r>
        <w:rPr>
          <w:b/>
          <w:bCs/>
        </w:rPr>
        <w:t xml:space="preserve">Comment deletion</w:t>
      </w:r>
      <w:r>
        <w:t xml:space="preserve">: Remove comments when no longer needed</w:t>
      </w:r>
    </w:p>
    <w:p>
      <w:pPr>
        <w:pStyle w:val="Compact"/>
        <w:numPr>
          <w:ilvl w:val="0"/>
          <w:numId w:val="1221"/>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2"/>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2"/>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2"/>
        </w:numPr>
      </w:pPr>
      <w:r>
        <w:rPr>
          <w:b/>
          <w:bCs/>
        </w:rPr>
        <w:t xml:space="preserve">Sticky comments with links</w:t>
      </w:r>
      <w:r>
        <w:t xml:space="preserve">: Posts and updates a comment with the preview URL and optional QR code for mobile access</w:t>
      </w:r>
    </w:p>
    <w:p>
      <w:pPr>
        <w:pStyle w:val="Compact"/>
        <w:numPr>
          <w:ilvl w:val="0"/>
          <w:numId w:val="1222"/>
        </w:numPr>
      </w:pPr>
      <w:r>
        <w:rPr>
          <w:b/>
          <w:bCs/>
        </w:rPr>
        <w:t xml:space="preserve">Automatic cleanup</w:t>
      </w:r>
      <w:r>
        <w:t xml:space="preserve">: Removes preview deployments when PRs are closed</w:t>
      </w:r>
    </w:p>
    <w:p>
      <w:pPr>
        <w:pStyle w:val="Compact"/>
        <w:numPr>
          <w:ilvl w:val="0"/>
          <w:numId w:val="1222"/>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2"/>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2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3"/>
        </w:numPr>
      </w:pPr>
      <w:r>
        <w:t xml:space="preserve">Keep a historical record of what each merged PR changed</w:t>
      </w:r>
    </w:p>
    <w:p>
      <w:pPr>
        <w:pStyle w:val="Compact"/>
        <w:numPr>
          <w:ilvl w:val="0"/>
          <w:numId w:val="1223"/>
        </w:numPr>
      </w:pPr>
      <w:r>
        <w:t xml:space="preserve">Allow stakeholders to review merged changes after the fact</w:t>
      </w:r>
    </w:p>
    <w:p>
      <w:pPr>
        <w:pStyle w:val="Compact"/>
        <w:numPr>
          <w:ilvl w:val="0"/>
          <w:numId w:val="1223"/>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3"/>
    <w:bookmarkStart w:id="72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4"/>
    <w:bookmarkStart w:id="72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4"/>
        </w:numPr>
      </w:pPr>
      <w:r>
        <w:t xml:space="preserve">You need to maintain multiple independent status comments (test results, coverage, deployment, etc.)</w:t>
      </w:r>
    </w:p>
    <w:p>
      <w:pPr>
        <w:pStyle w:val="Compact"/>
        <w:numPr>
          <w:ilvl w:val="0"/>
          <w:numId w:val="1224"/>
        </w:numPr>
      </w:pPr>
      <w:r>
        <w:t xml:space="preserve">You want to prevent comment spam by updating the same comment</w:t>
      </w:r>
    </w:p>
    <w:p>
      <w:pPr>
        <w:pStyle w:val="Compact"/>
        <w:numPr>
          <w:ilvl w:val="0"/>
          <w:numId w:val="1224"/>
        </w:numPr>
      </w:pPr>
      <w:r>
        <w:t xml:space="preserve">You need advanced features like hiding outdated comments or file-based templates</w:t>
      </w:r>
    </w:p>
    <w:p>
      <w:pPr>
        <w:pStyle w:val="Compact"/>
        <w:numPr>
          <w:ilvl w:val="0"/>
          <w:numId w:val="1224"/>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5"/>
        </w:numPr>
      </w:pPr>
      <w:r>
        <w:t xml:space="preserve">You have long-running workflows with multiple stages</w:t>
      </w:r>
    </w:p>
    <w:p>
      <w:pPr>
        <w:pStyle w:val="Compact"/>
        <w:numPr>
          <w:ilvl w:val="0"/>
          <w:numId w:val="1225"/>
        </w:numPr>
      </w:pPr>
      <w:r>
        <w:t xml:space="preserve">You want to provide progressive feedback as each stage completes</w:t>
      </w:r>
    </w:p>
    <w:p>
      <w:pPr>
        <w:pStyle w:val="Compact"/>
        <w:numPr>
          <w:ilvl w:val="0"/>
          <w:numId w:val="1225"/>
        </w:numPr>
      </w:pPr>
      <w:r>
        <w:t xml:space="preserve">You need the workflow to fail and report the failure in the comment</w:t>
      </w:r>
    </w:p>
    <w:p>
      <w:pPr>
        <w:pStyle w:val="Compact"/>
        <w:numPr>
          <w:ilvl w:val="0"/>
          <w:numId w:val="1225"/>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6"/>
        </w:numPr>
      </w:pPr>
      <w:r>
        <w:t xml:space="preserve">You need simple comment posting without complex update logic</w:t>
      </w:r>
    </w:p>
    <w:p>
      <w:pPr>
        <w:pStyle w:val="Compact"/>
        <w:numPr>
          <w:ilvl w:val="0"/>
          <w:numId w:val="1226"/>
        </w:numPr>
      </w:pPr>
      <w:r>
        <w:t xml:space="preserve">You want to add emoji reactions to comments</w:t>
      </w:r>
    </w:p>
    <w:p>
      <w:pPr>
        <w:pStyle w:val="Compact"/>
        <w:numPr>
          <w:ilvl w:val="0"/>
          <w:numId w:val="1226"/>
        </w:numPr>
      </w:pPr>
      <w:r>
        <w:t xml:space="preserve">You’re comfortable with the action’s simpler update mechanism</w:t>
      </w:r>
    </w:p>
    <w:p>
      <w:pPr>
        <w:pStyle w:val="Compact"/>
        <w:numPr>
          <w:ilvl w:val="0"/>
          <w:numId w:val="1226"/>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7"/>
        </w:numPr>
      </w:pPr>
      <w:r>
        <w:t xml:space="preserve">You need to deploy preview versions of your site/app to GitHub Pages for each PR</w:t>
      </w:r>
    </w:p>
    <w:p>
      <w:pPr>
        <w:pStyle w:val="Compact"/>
        <w:numPr>
          <w:ilvl w:val="0"/>
          <w:numId w:val="1227"/>
        </w:numPr>
      </w:pPr>
      <w:r>
        <w:t xml:space="preserve">You want stakeholders to review rendered output (documentation, UI) rather than just code</w:t>
      </w:r>
    </w:p>
    <w:p>
      <w:pPr>
        <w:pStyle w:val="Compact"/>
        <w:numPr>
          <w:ilvl w:val="0"/>
          <w:numId w:val="1227"/>
        </w:numPr>
      </w:pPr>
      <w:r>
        <w:t xml:space="preserve">You need automatic cleanup of preview deployments when PRs close</w:t>
      </w:r>
    </w:p>
    <w:p>
      <w:pPr>
        <w:pStyle w:val="Compact"/>
        <w:numPr>
          <w:ilvl w:val="0"/>
          <w:numId w:val="1227"/>
        </w:numPr>
      </w:pPr>
      <w:r>
        <w:t xml:space="preserve">You want to preserve previews of merged PRs for historical reference</w:t>
      </w:r>
    </w:p>
    <w:p>
      <w:pPr>
        <w:pStyle w:val="Compact"/>
        <w:numPr>
          <w:ilvl w:val="0"/>
          <w:numId w:val="1227"/>
        </w:numPr>
      </w:pPr>
      <w:r>
        <w:t xml:space="preserve">Your project uses GitHub Pages and benefits from preview environments</w:t>
      </w:r>
    </w:p>
    <w:bookmarkEnd w:id="725"/>
    <w:bookmarkStart w:id="72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6" name="Picture"/>
                  <a:graphic>
                    <a:graphicData uri="http://schemas.openxmlformats.org/drawingml/2006/picture">
                      <pic:pic>
                        <pic:nvPicPr>
                          <pic:cNvPr descr="/opt/quarto/share/formats/docx/warning.png" id="727"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8"/>
    <w:bookmarkEnd w:id="729"/>
    <w:bookmarkStart w:id="73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3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8"/>
        </w:numPr>
      </w:pPr>
      <w:r>
        <w:rPr>
          <w:b/>
          <w:bCs/>
        </w:rPr>
        <w:t xml:space="preserve">Faster installation</w:t>
      </w:r>
      <w:r>
        <w:t xml:space="preserve">: Binary packages install in seconds rather than minutes</w:t>
      </w:r>
    </w:p>
    <w:p>
      <w:pPr>
        <w:pStyle w:val="Compact"/>
        <w:numPr>
          <w:ilvl w:val="0"/>
          <w:numId w:val="1228"/>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8"/>
        </w:numPr>
      </w:pPr>
      <w:r>
        <w:rPr>
          <w:b/>
          <w:bCs/>
        </w:rPr>
        <w:t xml:space="preserve">Complete CRAN coverage</w:t>
      </w:r>
      <w:r>
        <w:t xml:space="preserve">: Over 30,000 CRAN packages available as binaries (as of early 2025)</w:t>
      </w:r>
    </w:p>
    <w:p>
      <w:pPr>
        <w:pStyle w:val="Compact"/>
        <w:numPr>
          <w:ilvl w:val="0"/>
          <w:numId w:val="1228"/>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9"/>
        </w:numPr>
      </w:pPr>
      <w:r>
        <w:t xml:space="preserve">Your workflow installs many R packages</w:t>
      </w:r>
    </w:p>
    <w:p>
      <w:pPr>
        <w:pStyle w:val="Compact"/>
        <w:numPr>
          <w:ilvl w:val="0"/>
          <w:numId w:val="1229"/>
        </w:numPr>
      </w:pPr>
      <w:r>
        <w:t xml:space="preserve">Build times are a bottleneck in your CI pipeline</w:t>
      </w:r>
    </w:p>
    <w:p>
      <w:pPr>
        <w:pStyle w:val="Compact"/>
        <w:numPr>
          <w:ilvl w:val="0"/>
          <w:numId w:val="1229"/>
        </w:numPr>
      </w:pPr>
      <w:r>
        <w:t xml:space="preserve">You’re running on Ubuntu (focal, jammy, or noble)</w:t>
      </w:r>
    </w:p>
    <w:p>
      <w:pPr>
        <w:pStyle w:val="Compact"/>
        <w:numPr>
          <w:ilvl w:val="0"/>
          <w:numId w:val="1229"/>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30">
        <w:r>
          <w:rPr>
            <w:rStyle w:val="Hyperlink"/>
          </w:rPr>
          <w:t xml:space="preserve">r2u website</w:t>
        </w:r>
      </w:hyperlink>
      <w:r>
        <w:t xml:space="preserve">.</w:t>
      </w:r>
    </w:p>
    <w:bookmarkEnd w:id="732"/>
    <w:bookmarkStart w:id="736" w:name="additional-resources-2"/>
    <w:p>
      <w:pPr>
        <w:pStyle w:val="Heading2"/>
      </w:pPr>
      <w:r>
        <w:t xml:space="preserve">13.10 Additional Resources</w:t>
      </w:r>
    </w:p>
    <w:p>
      <w:pPr>
        <w:pStyle w:val="Compact"/>
        <w:numPr>
          <w:ilvl w:val="0"/>
          <w:numId w:val="1230"/>
        </w:numPr>
      </w:pPr>
      <w:hyperlink r:id="rId677">
        <w:r>
          <w:rPr>
            <w:rStyle w:val="Hyperlink"/>
          </w:rPr>
          <w:t xml:space="preserve">GitHub Actions features overview</w:t>
        </w:r>
      </w:hyperlink>
    </w:p>
    <w:p>
      <w:pPr>
        <w:pStyle w:val="Compact"/>
        <w:numPr>
          <w:ilvl w:val="0"/>
          <w:numId w:val="1230"/>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30"/>
        </w:numPr>
      </w:pPr>
      <w:hyperlink r:id="rId733">
        <w:r>
          <w:rPr>
            <w:rStyle w:val="Hyperlink"/>
          </w:rPr>
          <w:t xml:space="preserve">R Packages book: Continuous Integration</w:t>
        </w:r>
      </w:hyperlink>
    </w:p>
    <w:p>
      <w:pPr>
        <w:pStyle w:val="Compact"/>
        <w:numPr>
          <w:ilvl w:val="0"/>
          <w:numId w:val="1230"/>
        </w:numPr>
      </w:pPr>
      <w:hyperlink r:id="rId734">
        <w:r>
          <w:rPr>
            <w:rStyle w:val="Hyperlink"/>
          </w:rPr>
          <w:t xml:space="preserve">GitHub Actions documentation</w:t>
        </w:r>
      </w:hyperlink>
    </w:p>
    <w:p>
      <w:pPr>
        <w:pStyle w:val="Compact"/>
        <w:numPr>
          <w:ilvl w:val="0"/>
          <w:numId w:val="1230"/>
        </w:numPr>
      </w:pPr>
      <w:hyperlink r:id="rId735">
        <w:r>
          <w:rPr>
            <w:rStyle w:val="Hyperlink"/>
          </w:rPr>
          <w:t xml:space="preserve">Where to find help with r-lib/actions</w:t>
        </w:r>
      </w:hyperlink>
    </w:p>
    <w:p>
      <w:pPr>
        <w:pStyle w:val="Compact"/>
        <w:numPr>
          <w:ilvl w:val="0"/>
          <w:numId w:val="1230"/>
        </w:numPr>
      </w:pPr>
      <w:hyperlink r:id="rId714">
        <w:r>
          <w:rPr>
            <w:rStyle w:val="Hyperlink"/>
          </w:rPr>
          <w:t xml:space="preserve">GitHub Status</w:t>
        </w:r>
      </w:hyperlink>
      <w:r>
        <w:t xml:space="preserve"> </w:t>
      </w:r>
      <w:r>
        <w:t xml:space="preserve">- real-time status of GitHub services</w:t>
      </w:r>
    </w:p>
    <w:p>
      <w:r>
        <w:br w:type="page"/>
      </w:r>
    </w:p>
    <w:bookmarkEnd w:id="736"/>
    <w:bookmarkEnd w:id="737"/>
    <w:bookmarkStart w:id="79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1"/>
        </w:numPr>
      </w:pPr>
      <w:r>
        <w:t xml:space="preserve">Run a series of scripts in parallel or in a specific order to reproduce our work</w:t>
      </w:r>
    </w:p>
    <w:p>
      <w:pPr>
        <w:pStyle w:val="Compact"/>
        <w:numPr>
          <w:ilvl w:val="0"/>
          <w:numId w:val="1231"/>
        </w:numPr>
      </w:pPr>
      <w:r>
        <w:t xml:space="preserve">To check on the progress of a batch of jobs</w:t>
      </w:r>
    </w:p>
    <w:p>
      <w:pPr>
        <w:pStyle w:val="Compact"/>
        <w:numPr>
          <w:ilvl w:val="0"/>
          <w:numId w:val="1231"/>
        </w:numPr>
      </w:pPr>
      <w:r>
        <w:t xml:space="preserve">To use git and push to github</w:t>
      </w:r>
    </w:p>
    <w:bookmarkStart w:id="742"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1" w:name="fig-unix-desktop"/>
          <w:p>
            <w:pPr>
              <w:pStyle w:val="Compact"/>
              <w:jc w:val="center"/>
            </w:pPr>
            <w:r>
              <w:drawing>
                <wp:inline>
                  <wp:extent cx="5334000" cy="3380267"/>
                  <wp:effectExtent b="0" l="0" r="0" t="0"/>
                  <wp:docPr descr="" title="" id="739" name="Picture"/>
                  <a:graphic>
                    <a:graphicData uri="http://schemas.openxmlformats.org/drawingml/2006/picture">
                      <pic:pic>
                        <pic:nvPicPr>
                          <pic:cNvPr descr="assets/images/ex-desktop.jpg" id="740" name="Picture"/>
                          <pic:cNvPicPr>
                            <a:picLocks noChangeArrowheads="1" noChangeAspect="1"/>
                          </pic:cNvPicPr>
                        </pic:nvPicPr>
                        <pic:blipFill>
                          <a:blip r:embed="rId73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1"/>
        </w:tc>
      </w:tr>
    </w:tbl>
    <w:bookmarkEnd w:id="742"/>
    <w:bookmarkStart w:id="748"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3"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7" w:name="fig-unix-terminal"/>
          <w:p>
            <w:pPr>
              <w:pStyle w:val="Compact"/>
              <w:jc w:val="center"/>
            </w:pPr>
            <w:r>
              <w:drawing>
                <wp:inline>
                  <wp:extent cx="4488872" cy="8862646"/>
                  <wp:effectExtent b="0" l="0" r="0" t="0"/>
                  <wp:docPr descr="" title="" id="745" name="Picture"/>
                  <a:graphic>
                    <a:graphicData uri="http://schemas.openxmlformats.org/drawingml/2006/picture">
                      <pic:pic>
                        <pic:nvPicPr>
                          <pic:cNvPr descr="assets/images/ex-terminal.PNG" id="746" name="Picture"/>
                          <pic:cNvPicPr>
                            <a:picLocks noChangeArrowheads="1" noChangeAspect="1"/>
                          </pic:cNvPicPr>
                        </pic:nvPicPr>
                        <pic:blipFill>
                          <a:blip r:embed="rId74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7"/>
        </w:tc>
      </w:tr>
    </w:tbl>
    <w:bookmarkEnd w:id="748"/>
    <w:bookmarkStart w:id="770"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9">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3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3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50"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50"/>
    <w:bookmarkStart w:id="751"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51"/>
    <w:bookmarkStart w:id="754" w:name="the-two-plugins-we-use"/>
    <w:p>
      <w:pPr>
        <w:pStyle w:val="Heading3"/>
      </w:pPr>
      <w:r>
        <w:t xml:space="preserve">14.3.3 The two plugins we use</w:t>
      </w:r>
    </w:p>
    <w:p>
      <w:pPr>
        <w:pStyle w:val="FirstParagraph"/>
      </w:pPr>
      <w:hyperlink r:id="rId752">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3">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4"/>
    <w:bookmarkStart w:id="756"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5"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5"/>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6"/>
    <w:bookmarkStart w:id="759"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7">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8">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9"/>
    <w:bookmarkStart w:id="768"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7"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60">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61">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62">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3">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4">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5">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6">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7"/>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8"/>
    <w:bookmarkStart w:id="769"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9"/>
    <w:bookmarkEnd w:id="770"/>
    <w:bookmarkStart w:id="772"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71"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71"/>
          <w:p/>
        </w:tc>
      </w:tr>
    </w:tbl>
    <w:bookmarkEnd w:id="772"/>
    <w:bookmarkStart w:id="783" w:name="sec-shell-style"/>
    <w:p>
      <w:pPr>
        <w:pStyle w:val="Heading2"/>
      </w:pPr>
      <w:r>
        <w:t xml:space="preserve">14.5 Shell Scripting Style</w:t>
      </w:r>
    </w:p>
    <w:p>
      <w:pPr>
        <w:pStyle w:val="FirstParagraph"/>
      </w:pPr>
      <w:r>
        <w:t xml:space="preserve">For shell scripts, we follow the</w:t>
      </w:r>
      <w:r>
        <w:t xml:space="preserve"> </w:t>
      </w:r>
      <w:hyperlink r:id="rId773">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4"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4"/>
    <w:bookmarkStart w:id="775"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5"/>
    <w:bookmarkStart w:id="776" w:name="comments-2"/>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6"/>
    <w:bookmarkStart w:id="777"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7"/>
    <w:bookmarkStart w:id="778" w:name="security"/>
    <w:p>
      <w:pPr>
        <w:pStyle w:val="Heading3"/>
      </w:pPr>
      <w:r>
        <w:t xml:space="preserve">14.5.5 Security</w:t>
      </w:r>
    </w:p>
    <w:p>
      <w:pPr>
        <w:pStyle w:val="Compact"/>
        <w:numPr>
          <w:ilvl w:val="0"/>
          <w:numId w:val="1234"/>
        </w:numPr>
      </w:pPr>
      <w:r>
        <w:t xml:space="preserve">Never echo secrets;</w:t>
      </w:r>
      <w:r>
        <w:t xml:space="preserve"> </w:t>
      </w:r>
      <w:r>
        <w:t xml:space="preserve">redact tokens before logging command lines that carry them.</w:t>
      </w:r>
    </w:p>
    <w:p>
      <w:pPr>
        <w:pStyle w:val="Compact"/>
        <w:numPr>
          <w:ilvl w:val="0"/>
          <w:numId w:val="123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8"/>
    <w:bookmarkStart w:id="780" w:name="linting"/>
    <w:p>
      <w:pPr>
        <w:pStyle w:val="Heading3"/>
      </w:pPr>
      <w:r>
        <w:t xml:space="preserve">14.5.6 Linting</w:t>
      </w:r>
    </w:p>
    <w:p>
      <w:pPr>
        <w:pStyle w:val="FirstParagraph"/>
      </w:pPr>
      <w:hyperlink r:id="rId779">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0"/>
    <w:bookmarkStart w:id="781"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81"/>
    <w:bookmarkStart w:id="782"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82"/>
    <w:bookmarkEnd w:id="783"/>
    <w:bookmarkStart w:id="786"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5" w:name="common-mistakes"/>
    <w:p>
      <w:pPr>
        <w:pStyle w:val="Heading3"/>
      </w:pPr>
      <w:r>
        <w:t xml:space="preserve">14.6.1 Common Mistakes</w:t>
      </w:r>
    </w:p>
    <w:p>
      <w:pPr>
        <w:pStyle w:val="Compact"/>
        <w:numPr>
          <w:ilvl w:val="0"/>
          <w:numId w:val="1235"/>
        </w:numPr>
      </w:pPr>
      <w:r>
        <w:t xml:space="preserve">Remember to include all of the quotation marks around file paths that have a spaces.</w:t>
      </w:r>
    </w:p>
    <w:p>
      <w:pPr>
        <w:pStyle w:val="Compact"/>
        <w:numPr>
          <w:ilvl w:val="0"/>
          <w:numId w:val="123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5"/>
    <w:bookmarkEnd w:id="786"/>
    <w:bookmarkStart w:id="787"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7"/>
    <w:bookmarkStart w:id="791"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9"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9"/>
    <w:bookmarkStart w:id="790"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90"/>
    <w:bookmarkEnd w:id="791"/>
    <w:bookmarkEnd w:id="792"/>
    <w:bookmarkStart w:id="806" w:name="reproducible-environments"/>
    <w:p>
      <w:pPr>
        <w:pStyle w:val="Heading1"/>
      </w:pPr>
      <w:r>
        <w:t xml:space="preserve">15. Reproducible Environments</w:t>
      </w:r>
    </w:p>
    <w:bookmarkStart w:id="799" w:name="package-version-control-with-renv"/>
    <w:p>
      <w:pPr>
        <w:pStyle w:val="Heading2"/>
      </w:pPr>
      <w:r>
        <w:t xml:space="preserve">15.1 Package Version Control with renv</w:t>
      </w:r>
    </w:p>
    <w:bookmarkStart w:id="79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3"/>
    <w:bookmarkStart w:id="79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8"/>
        </w:numPr>
      </w:pPr>
      <w:r>
        <w:t xml:space="preserve">Create an RProject file and ensure that your working directory is set to the correct folder</w:t>
      </w:r>
    </w:p>
    <w:p>
      <w:pPr>
        <w:pStyle w:val="Compact"/>
        <w:numPr>
          <w:ilvl w:val="0"/>
          <w:numId w:val="123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8"/>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4"/>
    <w:bookmarkStart w:id="797"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6"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5">
        <w:r>
          <w:rPr>
            <w:rStyle w:val="Hyperlink"/>
          </w:rPr>
          <w:t xml:space="preserve">official renv documentation</w:t>
        </w:r>
      </w:hyperlink>
      <w:r>
        <w:t xml:space="preserve">.</w:t>
      </w:r>
    </w:p>
    <w:bookmarkEnd w:id="796"/>
    <w:bookmarkEnd w:id="797"/>
    <w:bookmarkStart w:id="798"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9"/>
        </w:numPr>
      </w:pPr>
      <w:r>
        <w:t xml:space="preserve">Pull the most updated version of the project from GitHub</w:t>
      </w:r>
    </w:p>
    <w:p>
      <w:pPr>
        <w:pStyle w:val="Compact"/>
        <w:numPr>
          <w:ilvl w:val="0"/>
          <w:numId w:val="1239"/>
        </w:numPr>
      </w:pPr>
      <w:r>
        <w:t xml:space="preserve">Open the project’s RProject file</w:t>
      </w:r>
    </w:p>
    <w:p>
      <w:pPr>
        <w:pStyle w:val="Compact"/>
        <w:numPr>
          <w:ilvl w:val="0"/>
          <w:numId w:val="123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9"/>
        </w:numPr>
      </w:pPr>
      <w:r>
        <w:t xml:space="preserve">Wait for the correct versions of each package to install/update. This may take some time, depending on how many packages the project uses.</w:t>
      </w:r>
    </w:p>
    <w:p>
      <w:pPr>
        <w:pStyle w:val="Compact"/>
        <w:numPr>
          <w:ilvl w:val="0"/>
          <w:numId w:val="123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9"/>
        </w:numPr>
      </w:pPr>
      <w:r>
        <w:t xml:space="preserve">If you make edits to the code and introduce new/updated packages, see the section above for instructions on how to make updates.</w:t>
      </w:r>
    </w:p>
    <w:bookmarkEnd w:id="798"/>
    <w:bookmarkEnd w:id="799"/>
    <w:bookmarkStart w:id="800"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3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40"/>
        </w:numPr>
      </w:pPr>
      <w:r>
        <w:rPr>
          <w:b/>
          <w:bCs/>
        </w:rPr>
        <w:t xml:space="preserve">Fast installation</w:t>
      </w:r>
      <w:r>
        <w:t xml:space="preserve">: Binary packages install in seconds, not minutes</w:t>
      </w:r>
    </w:p>
    <w:p>
      <w:pPr>
        <w:pStyle w:val="Compact"/>
        <w:numPr>
          <w:ilvl w:val="0"/>
          <w:numId w:val="1240"/>
        </w:numPr>
      </w:pPr>
      <w:r>
        <w:rPr>
          <w:b/>
          <w:bCs/>
        </w:rPr>
        <w:t xml:space="preserve">Automatic dependency resolution</w:t>
      </w:r>
      <w:r>
        <w:t xml:space="preserve">: System dependencies are handled automatically</w:t>
      </w:r>
    </w:p>
    <w:p>
      <w:pPr>
        <w:pStyle w:val="Compact"/>
        <w:numPr>
          <w:ilvl w:val="0"/>
          <w:numId w:val="1240"/>
        </w:numPr>
      </w:pPr>
      <w:r>
        <w:rPr>
          <w:b/>
          <w:bCs/>
        </w:rPr>
        <w:t xml:space="preserve">System-level integration</w:t>
      </w:r>
      <w:r>
        <w:t xml:space="preserve">: Packages integrate with Ubuntu’s package management</w:t>
      </w:r>
    </w:p>
    <w:p>
      <w:pPr>
        <w:pStyle w:val="Compact"/>
        <w:numPr>
          <w:ilvl w:val="0"/>
          <w:numId w:val="1240"/>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41"/>
        </w:numPr>
      </w:pPr>
      <w:r>
        <w:t xml:space="preserve">Ubuntu 24.04</w:t>
      </w:r>
      <w:r>
        <w:t xml:space="preserve"> </w:t>
      </w:r>
      <w:r>
        <w:t xml:space="preserve">“noble”</w:t>
      </w:r>
      <w:r>
        <w:t xml:space="preserve"> </w:t>
      </w:r>
      <w:r>
        <w:t xml:space="preserve">(amd64 and arm64)</w:t>
      </w:r>
    </w:p>
    <w:p>
      <w:pPr>
        <w:pStyle w:val="Compact"/>
        <w:numPr>
          <w:ilvl w:val="0"/>
          <w:numId w:val="1241"/>
        </w:numPr>
      </w:pPr>
      <w:r>
        <w:t xml:space="preserve">Ubuntu 22.04</w:t>
      </w:r>
      <w:r>
        <w:t xml:space="preserve"> </w:t>
      </w:r>
      <w:r>
        <w:t xml:space="preserve">“jammy”</w:t>
      </w:r>
      <w:r>
        <w:t xml:space="preserve"> </w:t>
      </w:r>
      <w:r>
        <w:t xml:space="preserve">(amd64)</w:t>
      </w:r>
    </w:p>
    <w:p>
      <w:pPr>
        <w:pStyle w:val="Compact"/>
        <w:numPr>
          <w:ilvl w:val="0"/>
          <w:numId w:val="1241"/>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42"/>
        </w:numPr>
      </w:pPr>
      <w:r>
        <w:rPr>
          <w:b/>
          <w:bCs/>
        </w:rPr>
        <w:t xml:space="preserve">Use r2u when</w:t>
      </w:r>
      <w:r>
        <w:t xml:space="preserve">: You work primarily on Ubuntu systems, want fast package installation, or need system-level package management</w:t>
      </w:r>
    </w:p>
    <w:p>
      <w:pPr>
        <w:pStyle w:val="Compact"/>
        <w:numPr>
          <w:ilvl w:val="0"/>
          <w:numId w:val="1242"/>
        </w:numPr>
      </w:pPr>
      <w:r>
        <w:rPr>
          <w:b/>
          <w:bCs/>
        </w:rPr>
        <w:t xml:space="preserve">Use renv when</w:t>
      </w:r>
      <w:r>
        <w:t xml:space="preserve">: You need cross-platform reproducibility, work on macOS/Windows, or require project-specific package libraries</w:t>
      </w:r>
    </w:p>
    <w:p>
      <w:pPr>
        <w:pStyle w:val="Compact"/>
        <w:numPr>
          <w:ilvl w:val="0"/>
          <w:numId w:val="1242"/>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3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30">
        <w:r>
          <w:rPr>
            <w:rStyle w:val="Hyperlink"/>
          </w:rPr>
          <w:t xml:space="preserve">r2u website</w:t>
        </w:r>
      </w:hyperlink>
      <w:r>
        <w:t xml:space="preserve">.</w:t>
      </w:r>
    </w:p>
    <w:bookmarkEnd w:id="800"/>
    <w:bookmarkStart w:id="802" w:name="managing-r-versions-with-rig"/>
    <w:p>
      <w:pPr>
        <w:pStyle w:val="Heading2"/>
      </w:pPr>
      <w:r>
        <w:t xml:space="preserve">15.3 Managing R Versions with rig</w:t>
      </w:r>
    </w:p>
    <w:p>
      <w:pPr>
        <w:pStyle w:val="FirstParagraph"/>
      </w:pPr>
      <w:hyperlink r:id="rId801">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3"/>
        </w:numPr>
      </w:pPr>
      <w:r>
        <w:rPr>
          <w:b/>
          <w:bCs/>
        </w:rPr>
        <w:t xml:space="preserve">Multi-version support</w:t>
      </w:r>
      <w:r>
        <w:t xml:space="preserve">: Install and switch between multiple R versions</w:t>
      </w:r>
    </w:p>
    <w:p>
      <w:pPr>
        <w:pStyle w:val="Compact"/>
        <w:numPr>
          <w:ilvl w:val="0"/>
          <w:numId w:val="1243"/>
        </w:numPr>
      </w:pPr>
      <w:r>
        <w:rPr>
          <w:b/>
          <w:bCs/>
        </w:rPr>
        <w:t xml:space="preserve">Cross-platform</w:t>
      </w:r>
      <w:r>
        <w:t xml:space="preserve">: Works on macOS, Windows, and Linux</w:t>
      </w:r>
    </w:p>
    <w:p>
      <w:pPr>
        <w:pStyle w:val="Compact"/>
        <w:numPr>
          <w:ilvl w:val="0"/>
          <w:numId w:val="1243"/>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3"/>
        </w:numPr>
      </w:pPr>
      <w:r>
        <w:rPr>
          <w:b/>
          <w:bCs/>
        </w:rPr>
        <w:t xml:space="preserve">RStudio / Positron integration</w:t>
      </w:r>
      <w:r>
        <w:t xml:space="preserve">: Registered R versions are automatically available in RStudio and Positron</w:t>
      </w:r>
    </w:p>
    <w:p>
      <w:pPr>
        <w:pStyle w:val="Compact"/>
        <w:numPr>
          <w:ilvl w:val="0"/>
          <w:numId w:val="1243"/>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4"/>
        </w:numPr>
      </w:pPr>
      <w:r>
        <w:t xml:space="preserve">You need a specific older R version to reproduce results from a published analysis</w:t>
      </w:r>
    </w:p>
    <w:p>
      <w:pPr>
        <w:pStyle w:val="Compact"/>
        <w:numPr>
          <w:ilvl w:val="0"/>
          <w:numId w:val="1244"/>
        </w:numPr>
      </w:pPr>
      <w:r>
        <w:t xml:space="preserve">You want to test code against multiple R versions</w:t>
      </w:r>
    </w:p>
    <w:p>
      <w:pPr>
        <w:pStyle w:val="Compact"/>
        <w:numPr>
          <w:ilvl w:val="0"/>
          <w:numId w:val="1244"/>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01">
        <w:r>
          <w:rPr>
            <w:rStyle w:val="Hyperlink"/>
          </w:rPr>
          <w:t xml:space="preserve">rig GitHub repository</w:t>
        </w:r>
      </w:hyperlink>
      <w:r>
        <w:t xml:space="preserve">.</w:t>
      </w:r>
    </w:p>
    <w:bookmarkEnd w:id="802"/>
    <w:bookmarkStart w:id="805"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5"/>
        </w:numPr>
      </w:pPr>
      <w:r>
        <w:t xml:space="preserve">SSH into the Docker server.</w:t>
      </w:r>
    </w:p>
    <w:p>
      <w:pPr>
        <w:pStyle w:val="Compact"/>
        <w:numPr>
          <w:ilvl w:val="0"/>
          <w:numId w:val="1245"/>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3" name="Picture"/>
                  <a:graphic>
                    <a:graphicData uri="http://schemas.openxmlformats.org/drawingml/2006/picture">
                      <pic:pic>
                        <pic:nvPicPr>
                          <pic:cNvPr descr="/opt/quarto/share/formats/docx/warning.png" id="804"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5"/>
    <w:bookmarkEnd w:id="806"/>
    <w:bookmarkStart w:id="834" w:name="code-publication"/>
    <w:p>
      <w:pPr>
        <w:pStyle w:val="Heading1"/>
      </w:pPr>
      <w:r>
        <w:t xml:space="preserve">16. Code Publication</w:t>
      </w:r>
    </w:p>
    <w:bookmarkStart w:id="807" w:name="checklist-overview"/>
    <w:p>
      <w:pPr>
        <w:pStyle w:val="Heading2"/>
      </w:pPr>
      <w:r>
        <w:t xml:space="preserve">16.1 Checklist overview</w:t>
      </w:r>
    </w:p>
    <w:p>
      <w:pPr>
        <w:pStyle w:val="Compact"/>
        <w:numPr>
          <w:ilvl w:val="0"/>
          <w:numId w:val="1246"/>
        </w:numPr>
      </w:pPr>
      <w:hyperlink w:anchor="fill-out-file-headers">
        <w:r>
          <w:rPr>
            <w:rStyle w:val="Hyperlink"/>
          </w:rPr>
          <w:t xml:space="preserve">Fill out file headers</w:t>
        </w:r>
      </w:hyperlink>
    </w:p>
    <w:p>
      <w:pPr>
        <w:pStyle w:val="Compact"/>
        <w:numPr>
          <w:ilvl w:val="0"/>
          <w:numId w:val="1246"/>
        </w:numPr>
      </w:pPr>
      <w:hyperlink w:anchor="clean-up-comments">
        <w:r>
          <w:rPr>
            <w:rStyle w:val="Hyperlink"/>
          </w:rPr>
          <w:t xml:space="preserve">Clean up comments</w:t>
        </w:r>
      </w:hyperlink>
    </w:p>
    <w:p>
      <w:pPr>
        <w:pStyle w:val="Compact"/>
        <w:numPr>
          <w:ilvl w:val="0"/>
          <w:numId w:val="1246"/>
        </w:numPr>
      </w:pPr>
      <w:hyperlink w:anchor="document-functions">
        <w:r>
          <w:rPr>
            <w:rStyle w:val="Hyperlink"/>
          </w:rPr>
          <w:t xml:space="preserve">Document functions</w:t>
        </w:r>
      </w:hyperlink>
    </w:p>
    <w:p>
      <w:pPr>
        <w:pStyle w:val="Compact"/>
        <w:numPr>
          <w:ilvl w:val="0"/>
          <w:numId w:val="1246"/>
        </w:numPr>
      </w:pPr>
      <w:hyperlink w:anchor="remove-deprecated-filepaths">
        <w:r>
          <w:rPr>
            <w:rStyle w:val="Hyperlink"/>
          </w:rPr>
          <w:t xml:space="preserve">Remove deprecated filepaths</w:t>
        </w:r>
      </w:hyperlink>
    </w:p>
    <w:p>
      <w:pPr>
        <w:pStyle w:val="Compact"/>
        <w:numPr>
          <w:ilvl w:val="0"/>
          <w:numId w:val="1246"/>
        </w:numPr>
      </w:pPr>
      <w:hyperlink w:anchor="ensure-project-runs-via-bash">
        <w:r>
          <w:rPr>
            <w:rStyle w:val="Hyperlink"/>
          </w:rPr>
          <w:t xml:space="preserve">Ensure project runs via bash</w:t>
        </w:r>
      </w:hyperlink>
    </w:p>
    <w:p>
      <w:pPr>
        <w:pStyle w:val="Compact"/>
        <w:numPr>
          <w:ilvl w:val="0"/>
          <w:numId w:val="1246"/>
        </w:numPr>
      </w:pPr>
      <w:hyperlink w:anchor="complete-the-readme">
        <w:r>
          <w:rPr>
            <w:rStyle w:val="Hyperlink"/>
          </w:rPr>
          <w:t xml:space="preserve">Complete the README</w:t>
        </w:r>
      </w:hyperlink>
    </w:p>
    <w:p>
      <w:pPr>
        <w:pStyle w:val="Compact"/>
        <w:numPr>
          <w:ilvl w:val="0"/>
          <w:numId w:val="1246"/>
        </w:numPr>
      </w:pPr>
      <w:hyperlink w:anchor="clean-up-feature-branches">
        <w:r>
          <w:rPr>
            <w:rStyle w:val="Hyperlink"/>
          </w:rPr>
          <w:t xml:space="preserve">Clean up feature branches</w:t>
        </w:r>
      </w:hyperlink>
    </w:p>
    <w:p>
      <w:pPr>
        <w:pStyle w:val="Compact"/>
        <w:numPr>
          <w:ilvl w:val="0"/>
          <w:numId w:val="1246"/>
        </w:numPr>
      </w:pPr>
      <w:hyperlink w:anchor="sec-create-github-release">
        <w:r>
          <w:rPr>
            <w:rStyle w:val="Hyperlink"/>
          </w:rPr>
          <w:t xml:space="preserve">Create GitHub release</w:t>
        </w:r>
      </w:hyperlink>
    </w:p>
    <w:bookmarkEnd w:id="807"/>
    <w:bookmarkStart w:id="809"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8">
        <w:r>
          <w:rPr>
            <w:rStyle w:val="Hyperlink"/>
          </w:rPr>
          <w:t xml:space="preserve">here.</w:t>
        </w:r>
      </w:hyperlink>
    </w:p>
    <w:bookmarkEnd w:id="809"/>
    <w:bookmarkStart w:id="810"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10"/>
    <w:bookmarkStart w:id="812"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11">
        <w:r>
          <w:rPr>
            <w:rStyle w:val="Hyperlink"/>
          </w:rPr>
          <w:t xml:space="preserve">here.</w:t>
        </w:r>
      </w:hyperlink>
    </w:p>
    <w:bookmarkEnd w:id="812"/>
    <w:bookmarkStart w:id="813"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3"/>
    <w:bookmarkStart w:id="815"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4">
        <w:r>
          <w:rPr>
            <w:rStyle w:val="Hyperlink"/>
          </w:rPr>
          <w:t xml:space="preserve">here.</w:t>
        </w:r>
      </w:hyperlink>
    </w:p>
    <w:bookmarkEnd w:id="815"/>
    <w:bookmarkStart w:id="816"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7"/>
        </w:numPr>
      </w:pPr>
      <w:r>
        <w:t xml:space="preserve">0-config.R: configuration file that sets data directories, sources base functions, and loads required libraries</w:t>
      </w:r>
    </w:p>
    <w:p>
      <w:pPr>
        <w:pStyle w:val="BlockText"/>
        <w:numPr>
          <w:ilvl w:val="0"/>
          <w:numId w:val="1247"/>
        </w:numPr>
      </w:pPr>
      <w:r>
        <w:t xml:space="preserve">0-base-functions: folder containing scripts with functions used in the analysis</w:t>
      </w:r>
    </w:p>
    <w:p>
      <w:pPr>
        <w:pStyle w:val="BlockText"/>
        <w:numPr>
          <w:ilvl w:val="1"/>
          <w:numId w:val="1248"/>
        </w:numPr>
      </w:pPr>
      <w:r>
        <w:t xml:space="preserve">0-base-functions.R: R script containing general functions used across the analysis</w:t>
      </w:r>
    </w:p>
    <w:p>
      <w:pPr>
        <w:pStyle w:val="BlockText"/>
        <w:numPr>
          <w:ilvl w:val="1"/>
          <w:numId w:val="1248"/>
        </w:numPr>
      </w:pPr>
      <w:r>
        <w:t xml:space="preserve">0-bias-corr-functions.R: R script containing functions used in bias correction</w:t>
      </w:r>
    </w:p>
    <w:p>
      <w:pPr>
        <w:pStyle w:val="BlockText"/>
        <w:numPr>
          <w:ilvl w:val="1"/>
          <w:numId w:val="124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8"/>
        </w:numPr>
      </w:pPr>
      <w:r>
        <w:t xml:space="preserve">0-prior-functions.R: R script containing functions to generate priors</w:t>
      </w:r>
    </w:p>
    <w:p>
      <w:pPr>
        <w:pStyle w:val="BlockText"/>
        <w:numPr>
          <w:ilvl w:val="0"/>
          <w:numId w:val="1247"/>
        </w:numPr>
      </w:pPr>
      <w:r>
        <w:t xml:space="preserve">1-data: folder containing data processing scripts NOTE: some scripts are deprecated</w:t>
      </w:r>
    </w:p>
    <w:p>
      <w:pPr>
        <w:pStyle w:val="BlockText"/>
        <w:numPr>
          <w:ilvl w:val="0"/>
          <w:numId w:val="1247"/>
        </w:numPr>
      </w:pPr>
      <w:r>
        <w:t xml:space="preserve">2-analysis: folder containing analysis scripts. To rerun all scripts in this subdirectory, run the bash script 0-run-analysis.sh.</w:t>
      </w:r>
    </w:p>
    <w:p>
      <w:pPr>
        <w:pStyle w:val="BlockText"/>
        <w:numPr>
          <w:ilvl w:val="1"/>
          <w:numId w:val="1249"/>
        </w:numPr>
      </w:pPr>
      <w:r>
        <w:t xml:space="preserve">1-obtain-priors-state.R: obtain priors for each state</w:t>
      </w:r>
    </w:p>
    <w:p>
      <w:pPr>
        <w:pStyle w:val="BlockText"/>
        <w:numPr>
          <w:ilvl w:val="1"/>
          <w:numId w:val="1249"/>
        </w:numPr>
      </w:pPr>
      <w:r>
        <w:t xml:space="preserve">2-est-expected-cases-state.R: estimate expected cases in each state</w:t>
      </w:r>
    </w:p>
    <w:p>
      <w:pPr>
        <w:pStyle w:val="BlockText"/>
        <w:numPr>
          <w:ilvl w:val="1"/>
          <w:numId w:val="1249"/>
        </w:numPr>
      </w:pPr>
      <w:r>
        <w:t xml:space="preserve">3-est-expected-cases-state-perf-testing.R: estimate expected cases in each state, estimate the percentage of underestimation due to incomplete testing vs. imperfect test accuracy</w:t>
      </w:r>
    </w:p>
    <w:p>
      <w:pPr>
        <w:pStyle w:val="BlockText"/>
        <w:numPr>
          <w:ilvl w:val="1"/>
          <w:numId w:val="1249"/>
        </w:numPr>
      </w:pPr>
      <w:r>
        <w:t xml:space="preserve">4-obtain-testing-protocols.R: find testing protocols for each state.</w:t>
      </w:r>
    </w:p>
    <w:p>
      <w:pPr>
        <w:pStyle w:val="BlockText"/>
        <w:numPr>
          <w:ilvl w:val="1"/>
          <w:numId w:val="1249"/>
        </w:numPr>
      </w:pPr>
      <w:r>
        <w:t xml:space="preserve">5-summarize-results.R: summarize results; obtain results for in text numerical results.</w:t>
      </w:r>
    </w:p>
    <w:p>
      <w:pPr>
        <w:pStyle w:val="BlockText"/>
        <w:numPr>
          <w:ilvl w:val="0"/>
          <w:numId w:val="1247"/>
        </w:numPr>
      </w:pPr>
      <w:r>
        <w:t xml:space="preserve">3-figure-table-scripts: folder containing figure scripts. To rerun all scripts in this subdirectory, run the bash script 0-run-figs.sh.</w:t>
      </w:r>
    </w:p>
    <w:p>
      <w:pPr>
        <w:pStyle w:val="BlockText"/>
        <w:numPr>
          <w:ilvl w:val="1"/>
          <w:numId w:val="1250"/>
        </w:numPr>
      </w:pPr>
      <w:r>
        <w:t xml:space="preserve">1-fig-testing.R: creates plot of testing patterns by state over time</w:t>
      </w:r>
    </w:p>
    <w:p>
      <w:pPr>
        <w:pStyle w:val="BlockText"/>
        <w:numPr>
          <w:ilvl w:val="1"/>
          <w:numId w:val="1250"/>
        </w:numPr>
      </w:pPr>
      <w:r>
        <w:t xml:space="preserve">2-fig-cases-usa-state-bar.R: creates bar plot of confirmed vs. estimated infections by state</w:t>
      </w:r>
    </w:p>
    <w:p>
      <w:pPr>
        <w:pStyle w:val="BlockText"/>
        <w:numPr>
          <w:ilvl w:val="1"/>
          <w:numId w:val="1250"/>
        </w:numPr>
      </w:pPr>
      <w:r>
        <w:t xml:space="preserve">3a-fig-map-usa-state.R: creates map of confirmed vs. estimated infections by state</w:t>
      </w:r>
    </w:p>
    <w:p>
      <w:pPr>
        <w:pStyle w:val="BlockText"/>
        <w:numPr>
          <w:ilvl w:val="1"/>
          <w:numId w:val="1250"/>
        </w:numPr>
      </w:pPr>
      <w:r>
        <w:t xml:space="preserve">3b-fig-map-usa-state-shiny.R: creates map of confirmed vs. estimated infections by state with search functionality by state</w:t>
      </w:r>
    </w:p>
    <w:p>
      <w:pPr>
        <w:pStyle w:val="BlockText"/>
        <w:numPr>
          <w:ilvl w:val="1"/>
          <w:numId w:val="1250"/>
        </w:numPr>
      </w:pPr>
      <w:r>
        <w:t xml:space="preserve">4-fig-priors.R: creates figure with priors for US as a whole</w:t>
      </w:r>
    </w:p>
    <w:p>
      <w:pPr>
        <w:pStyle w:val="BlockText"/>
        <w:numPr>
          <w:ilvl w:val="1"/>
          <w:numId w:val="1250"/>
        </w:numPr>
      </w:pPr>
      <w:r>
        <w:t xml:space="preserve">5-fig-density-usa.R: creates figure of distribution of estimated cases in the US</w:t>
      </w:r>
    </w:p>
    <w:p>
      <w:pPr>
        <w:pStyle w:val="BlockText"/>
        <w:numPr>
          <w:ilvl w:val="1"/>
          <w:numId w:val="1250"/>
        </w:numPr>
      </w:pPr>
      <w:r>
        <w:t xml:space="preserve">6-table-data-quality.R: creates table of data quality grading from COVID Tracking Project</w:t>
      </w:r>
    </w:p>
    <w:p>
      <w:pPr>
        <w:pStyle w:val="BlockText"/>
        <w:numPr>
          <w:ilvl w:val="1"/>
          <w:numId w:val="1250"/>
        </w:numPr>
      </w:pPr>
      <w:r>
        <w:t xml:space="preserve">7-fig-testpos.R: creates figure of the probability of testing positive among those tested by state</w:t>
      </w:r>
    </w:p>
    <w:p>
      <w:pPr>
        <w:pStyle w:val="BlockText"/>
        <w:numPr>
          <w:ilvl w:val="1"/>
          <w:numId w:val="1250"/>
        </w:numPr>
      </w:pPr>
      <w:r>
        <w:t xml:space="preserve">8-fig-percent-undertesting-state.R: creates figure of the percentage of under estimation due to incomplete testing</w:t>
      </w:r>
    </w:p>
    <w:p>
      <w:pPr>
        <w:pStyle w:val="BlockText"/>
        <w:numPr>
          <w:ilvl w:val="0"/>
          <w:numId w:val="1247"/>
        </w:numPr>
      </w:pPr>
      <w:r>
        <w:t xml:space="preserve">4-figures: folder containing figure files.</w:t>
      </w:r>
    </w:p>
    <w:p>
      <w:pPr>
        <w:pStyle w:val="BlockText"/>
        <w:numPr>
          <w:ilvl w:val="0"/>
          <w:numId w:val="1247"/>
        </w:numPr>
      </w:pPr>
      <w:r>
        <w:t xml:space="preserve">5-results: folder containing analysis results objects.</w:t>
      </w:r>
    </w:p>
    <w:p>
      <w:pPr>
        <w:pStyle w:val="BlockText"/>
        <w:numPr>
          <w:ilvl w:val="0"/>
          <w:numId w:val="124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6"/>
    <w:bookmarkStart w:id="817"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7"/>
    <w:bookmarkStart w:id="819"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8">
        <w:r>
          <w:rPr>
            <w:rStyle w:val="Hyperlink"/>
          </w:rPr>
          <w:t xml:space="preserve">Managing releases in a repository</w:t>
        </w:r>
      </w:hyperlink>
      <w:r>
        <w:t xml:space="preserve">.</w:t>
      </w:r>
    </w:p>
    <w:bookmarkEnd w:id="819"/>
    <w:bookmarkStart w:id="833"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20">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21">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22">
        <w:r>
          <w:rPr>
            <w:rStyle w:val="Hyperlink"/>
          </w:rPr>
          <w:t xml:space="preserve">CRAN stages diagram</w:t>
        </w:r>
      </w:hyperlink>
      <w:r>
        <w:t xml:space="preserve"> </w:t>
      </w:r>
      <w:r>
        <w:t xml:space="preserve">by Edgar Ruiz.</w:t>
      </w:r>
    </w:p>
    <w:bookmarkStart w:id="823"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51"/>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51"/>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51"/>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3"/>
    <w:bookmarkStart w:id="827"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52"/>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52"/>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52"/>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52"/>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52"/>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3"/>
        </w:numPr>
      </w:pPr>
      <w:r>
        <w:rPr>
          <w:rStyle w:val="VerbatimChar"/>
        </w:rPr>
        <w:t xml:space="preserve">devtools::check_win_devel()</w:t>
      </w:r>
      <w:r>
        <w:t xml:space="preserve"> </w:t>
      </w:r>
      <w:r>
        <w:t xml:space="preserve">- tests on Windows with the development version of R</w:t>
      </w:r>
    </w:p>
    <w:p>
      <w:pPr>
        <w:pStyle w:val="Compact"/>
        <w:numPr>
          <w:ilvl w:val="1"/>
          <w:numId w:val="1253"/>
        </w:numPr>
      </w:pPr>
      <w:hyperlink r:id="rId824">
        <w:r>
          <w:rPr>
            <w:rStyle w:val="Hyperlink"/>
          </w:rPr>
          <w:t xml:space="preserve">R-hub</w:t>
        </w:r>
      </w:hyperlink>
      <w:r>
        <w:t xml:space="preserve"> </w:t>
      </w:r>
      <w:r>
        <w:t xml:space="preserve">- tests on a wide range of platforms.</w:t>
      </w:r>
      <w:r>
        <w:t xml:space="preserve"> </w:t>
      </w:r>
      <w:r>
        <w:t xml:space="preserve">In</w:t>
      </w:r>
      <w:r>
        <w:t xml:space="preserve"> </w:t>
      </w:r>
      <w:hyperlink r:id="rId825">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52"/>
        </w:numPr>
      </w:pPr>
      <w:r>
        <w:rPr>
          <w:b/>
          <w:bCs/>
        </w:rPr>
        <w:t xml:space="preserve">Review CRAN policies</w:t>
      </w:r>
      <w:r>
        <w:t xml:space="preserve">: Ensure your package complies with the</w:t>
      </w:r>
      <w:r>
        <w:t xml:space="preserve"> </w:t>
      </w:r>
      <w:hyperlink r:id="rId826">
        <w:r>
          <w:rPr>
            <w:rStyle w:val="Hyperlink"/>
          </w:rPr>
          <w:t xml:space="preserve">CRAN Repository Policy</w:t>
        </w:r>
      </w:hyperlink>
      <w:r>
        <w:t xml:space="preserve">.</w:t>
      </w:r>
    </w:p>
    <w:bookmarkEnd w:id="827"/>
    <w:bookmarkStart w:id="829"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8">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9"/>
    <w:bookmarkStart w:id="832" w:name="after-cran-acceptance"/>
    <w:p>
      <w:pPr>
        <w:pStyle w:val="Heading3"/>
      </w:pPr>
      <w:r>
        <w:t xml:space="preserve">16.10.4 After CRAN Acceptance</w:t>
      </w:r>
    </w:p>
    <w:p>
      <w:pPr>
        <w:pStyle w:val="FirstParagraph"/>
      </w:pPr>
      <w:r>
        <w:t xml:space="preserve">Once CRAN accepts your package:</w:t>
      </w:r>
    </w:p>
    <w:p>
      <w:pPr>
        <w:numPr>
          <w:ilvl w:val="0"/>
          <w:numId w:val="1254"/>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4"/>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4"/>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4"/>
        </w:numPr>
      </w:pPr>
      <w:r>
        <w:rPr>
          <w:b/>
          <w:bCs/>
        </w:rPr>
        <w:t xml:space="preserve">Track adoption over time</w:t>
      </w:r>
      <w:r>
        <w:t xml:space="preserve">: the</w:t>
      </w:r>
      <w:r>
        <w:t xml:space="preserve"> </w:t>
      </w:r>
      <w:hyperlink r:id="rId830">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31">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32"/>
    <w:bookmarkEnd w:id="833"/>
    <w:bookmarkEnd w:id="834"/>
    <w:bookmarkStart w:id="854" w:name="data-publication"/>
    <w:p>
      <w:pPr>
        <w:pStyle w:val="Heading1"/>
      </w:pPr>
      <w:r>
        <w:t xml:space="preserve">17. Data Publication</w:t>
      </w:r>
    </w:p>
    <w:bookmarkStart w:id="835"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5"/>
    <w:bookmarkStart w:id="840"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6"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6"/>
    <w:bookmarkStart w:id="837"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7"/>
    <w:bookmarkStart w:id="839"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8">
        <w:r>
          <w:rPr>
            <w:rStyle w:val="Hyperlink"/>
          </w:rPr>
          <w:t xml:space="preserve">UC Davis DataLab GIS workshops</w:t>
        </w:r>
      </w:hyperlink>
      <w:r>
        <w:t xml:space="preserve">, including resources on QGIS and spatial SQL.</w:t>
      </w:r>
    </w:p>
    <w:bookmarkEnd w:id="839"/>
    <w:bookmarkEnd w:id="840"/>
    <w:bookmarkStart w:id="844" w:name="create-public-ids"/>
    <w:p>
      <w:pPr>
        <w:pStyle w:val="Heading2"/>
      </w:pPr>
      <w:r>
        <w:t xml:space="preserve">17.3 Create public IDs</w:t>
      </w:r>
    </w:p>
    <w:bookmarkStart w:id="841"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41"/>
    <w:bookmarkStart w:id="842"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42"/>
    <w:bookmarkStart w:id="843"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5"/>
        </w:numPr>
      </w:pPr>
      <w:r>
        <w:rPr>
          <w:rStyle w:val="VerbatimChar"/>
        </w:rPr>
        <w:t xml:space="preserve">data/final/</w:t>
      </w:r>
      <w:r>
        <w:t xml:space="preserve">- folder containing the projects final data in both csv and rds formats</w:t>
      </w:r>
      <w:r>
        <w:br/>
      </w:r>
    </w:p>
    <w:p>
      <w:pPr>
        <w:pStyle w:val="Compact"/>
        <w:numPr>
          <w:ilvl w:val="0"/>
          <w:numId w:val="125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3"/>
    <w:bookmarkEnd w:id="844"/>
    <w:bookmarkStart w:id="85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5">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6">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7">
        <w:r>
          <w:rPr>
            <w:rStyle w:val="Hyperlink"/>
          </w:rPr>
          <w:t xml:space="preserve">UC Davis DataLab workshop on data documentation</w:t>
        </w:r>
      </w:hyperlink>
      <w:r>
        <w:t xml:space="preserve">.</w:t>
      </w:r>
    </w:p>
    <w:bookmarkStart w:id="849" w:name="X659912a983e12070198566d6758f84b7c139c71"/>
    <w:p>
      <w:pPr>
        <w:pStyle w:val="Heading3"/>
      </w:pPr>
      <w:r>
        <w:t xml:space="preserve">17.4.1 Steps for creating an Open Science Framework (OSF) repository:</w:t>
      </w:r>
    </w:p>
    <w:p>
      <w:pPr>
        <w:pStyle w:val="Compact"/>
        <w:numPr>
          <w:ilvl w:val="0"/>
          <w:numId w:val="1256"/>
        </w:numPr>
      </w:pPr>
      <w:r>
        <w:t xml:space="preserve">Create a new OSF project per these instructions: https://help.osf.io/article/252-create-a-project</w:t>
      </w:r>
    </w:p>
    <w:p>
      <w:pPr>
        <w:pStyle w:val="Compact"/>
        <w:numPr>
          <w:ilvl w:val="0"/>
          <w:numId w:val="125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6"/>
        </w:numPr>
      </w:pPr>
      <w:r>
        <w:t xml:space="preserve">Create a notebook component and upload the final .html files (which will not be on github… but see optional item below)</w:t>
      </w:r>
    </w:p>
    <w:p>
      <w:pPr>
        <w:pStyle w:val="Compact"/>
        <w:numPr>
          <w:ilvl w:val="0"/>
          <w:numId w:val="1256"/>
        </w:numPr>
      </w:pPr>
      <w:r>
        <w:t xml:space="preserve">On the OSF landing Wiki, provide some context. Here is a recent example: https://osf.io/954bt/</w:t>
      </w:r>
    </w:p>
    <w:p>
      <w:pPr>
        <w:pStyle w:val="Compact"/>
        <w:numPr>
          <w:ilvl w:val="0"/>
          <w:numId w:val="1256"/>
        </w:numPr>
      </w:pPr>
      <w:r>
        <w:t xml:space="preserve">Create a Digital Object Identifier (DOI) for the repository. A DOI is a unique identifier that provides a persistent link to content, such as a dataset in this case.</w:t>
      </w:r>
      <w:r>
        <w:t xml:space="preserve"> </w:t>
      </w:r>
      <w:hyperlink r:id="rId848">
        <w:r>
          <w:rPr>
            <w:rStyle w:val="Hyperlink"/>
          </w:rPr>
          <w:t xml:space="preserve">Learn more about DOIs</w:t>
        </w:r>
      </w:hyperlink>
    </w:p>
    <w:p>
      <w:pPr>
        <w:pStyle w:val="Compact"/>
        <w:numPr>
          <w:ilvl w:val="0"/>
          <w:numId w:val="1256"/>
        </w:numPr>
      </w:pPr>
      <w:r>
        <w:t xml:space="preserve">Optional: Complete the software checklist and system requirement guide for the analysis to guide others. Include it on the GitHub README for the project: https://github.com/proctor-ucsf/mordor-antibody</w:t>
      </w:r>
    </w:p>
    <w:bookmarkEnd w:id="849"/>
    <w:bookmarkEnd w:id="850"/>
    <w:bookmarkStart w:id="85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51"/>
    <w:bookmarkStart w:id="85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52"/>
    <w:bookmarkStart w:id="85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7"/>
        </w:numPr>
      </w:pPr>
      <w:r>
        <w:t xml:space="preserve">ACTION - https://osf.io/ca3pe/</w:t>
      </w:r>
      <w:r>
        <w:br/>
      </w:r>
    </w:p>
    <w:p>
      <w:pPr>
        <w:pStyle w:val="Compact"/>
        <w:numPr>
          <w:ilvl w:val="0"/>
          <w:numId w:val="1257"/>
        </w:numPr>
      </w:pPr>
      <w:r>
        <w:t xml:space="preserve">NAITRE - https://osf.io/ujeyb/</w:t>
      </w:r>
      <w:r>
        <w:br/>
      </w:r>
    </w:p>
    <w:p>
      <w:pPr>
        <w:pStyle w:val="Compact"/>
        <w:numPr>
          <w:ilvl w:val="0"/>
          <w:numId w:val="1257"/>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3"/>
    <w:bookmarkEnd w:id="854"/>
    <w:bookmarkStart w:id="90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8" w:name="uc-davis-computing-resources"/>
    <w:p>
      <w:pPr>
        <w:pStyle w:val="Heading2"/>
      </w:pPr>
      <w:r>
        <w:t xml:space="preserve">18.1 UC Davis Computing Resources</w:t>
      </w:r>
    </w:p>
    <w:bookmarkStart w:id="85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8"/>
        </w:numPr>
      </w:pPr>
      <w:r>
        <w:rPr>
          <w:b/>
          <w:bCs/>
        </w:rPr>
        <w:t xml:space="preserve">Shiva</w:t>
      </w:r>
      <w:r>
        <w:t xml:space="preserve"> </w:t>
      </w:r>
      <w:r>
        <w:t xml:space="preserve">(shiva.ucdavis.edu): SLURM-based cluster for computational work</w:t>
      </w:r>
    </w:p>
    <w:p>
      <w:pPr>
        <w:pStyle w:val="Compact"/>
        <w:numPr>
          <w:ilvl w:val="0"/>
          <w:numId w:val="125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7"/>
    <w:bookmarkEnd w:id="858"/>
    <w:bookmarkStart w:id="86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9"/>
    <w:bookmarkEnd w:id="860"/>
    <w:bookmarkStart w:id="86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61"/>
    <w:bookmarkStart w:id="86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5">
        <w:r>
          <w:rPr>
            <w:rStyle w:val="Hyperlink"/>
          </w:rPr>
          <w:t xml:space="preserve">hpc.ucdavis.edu</w:t>
        </w:r>
      </w:hyperlink>
      <w:r>
        <w:t xml:space="preserve"> </w:t>
      </w:r>
      <w:r>
        <w:t xml:space="preserve">for support information.</w:t>
      </w:r>
    </w:p>
    <w:bookmarkEnd w:id="862"/>
    <w:bookmarkStart w:id="86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3"/>
    <w:bookmarkStart w:id="86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4"/>
    <w:bookmarkStart w:id="86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5"/>
    <w:bookmarkEnd w:id="866"/>
    <w:bookmarkStart w:id="88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9">
                    <w:r>
                      <w:rPr>
                        <w:rStyle w:val="Hyperlink"/>
                      </w:rPr>
                      <w:t xml:space="preserve">VcXsrv</w:t>
                    </w:r>
                  </w:hyperlink>
                  <w:r>
                    <w:t xml:space="preserve">, or</w:t>
                  </w:r>
                  <w:r>
                    <w:t xml:space="preserve"> </w:t>
                  </w:r>
                  <w:hyperlink r:id="rId87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7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7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3"/>
          <w:p/>
        </w:tc>
      </w:tr>
    </w:tbl>
    <w:bookmarkEnd w:id="874"/>
    <w:bookmarkStart w:id="87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5"/>
    <w:bookmarkStart w:id="87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6"/>
    <w:bookmarkStart w:id="87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9"/>
    <w:bookmarkStart w:id="88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8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8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82">
        <w:r>
          <w:rPr>
            <w:rStyle w:val="Hyperlink"/>
          </w:rPr>
          <w:t xml:space="preserve">Xpra</w:t>
        </w:r>
      </w:hyperlink>
      <w:r>
        <w:t xml:space="preserve">, VNC, and</w:t>
      </w:r>
      <w:r>
        <w:t xml:space="preserve"> </w:t>
      </w:r>
      <w:hyperlink r:id="rId88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4"/>
    <w:bookmarkEnd w:id="885"/>
    <w:bookmarkStart w:id="89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6">
        <w:r>
          <w:rPr>
            <w:rStyle w:val="VerbatimChar"/>
          </w:rPr>
          <w:t xml:space="preserve">tmux</w:t>
        </w:r>
      </w:hyperlink>
      <w:r>
        <w:t xml:space="preserve"> </w:t>
      </w:r>
      <w:r>
        <w:t xml:space="preserve">or</w:t>
      </w:r>
      <w:r>
        <w:t xml:space="preserve"> </w:t>
      </w:r>
      <w:hyperlink r:id="rId88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8"/>
    <w:bookmarkStart w:id="89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9" name="Picture"/>
                  <a:graphic>
                    <a:graphicData uri="http://schemas.openxmlformats.org/drawingml/2006/picture">
                      <pic:pic>
                        <pic:nvPicPr>
                          <pic:cNvPr descr="/opt/quarto/share/formats/docx/important.png" id="89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1" name="Picture"/>
                  <a:graphic>
                    <a:graphicData uri="http://schemas.openxmlformats.org/drawingml/2006/picture">
                      <pic:pic>
                        <pic:nvPicPr>
                          <pic:cNvPr descr="/opt/quarto/share/formats/docx/note.png" id="89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5">
              <w:r>
                <w:rPr>
                  <w:rStyle w:val="Hyperlink"/>
                </w:rPr>
                <w:t xml:space="preserve">UC Davis HPC documentation</w:t>
              </w:r>
            </w:hyperlink>
            <w:r>
              <w:t xml:space="preserve"> </w:t>
            </w:r>
            <w:r>
              <w:t xml:space="preserve">or contact HPC support.</w:t>
            </w:r>
          </w:p>
          <w:p/>
        </w:tc>
      </w:tr>
    </w:tbl>
    <w:bookmarkEnd w:id="893"/>
    <w:bookmarkEnd w:id="894"/>
    <w:bookmarkStart w:id="899" w:name="storage-group-storage-access"/>
    <w:p>
      <w:pPr>
        <w:pStyle w:val="Heading2"/>
      </w:pPr>
      <w:r>
        <w:t xml:space="preserve">18.8 Storage &amp; group storage access</w:t>
      </w:r>
    </w:p>
    <w:bookmarkStart w:id="89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5">
        <w:r>
          <w:rPr>
            <w:rStyle w:val="Hyperlink"/>
          </w:rPr>
          <w:t xml:space="preserve">UC Davis HPC documentation</w:t>
        </w:r>
      </w:hyperlink>
      <w:r>
        <w:t xml:space="preserve"> </w:t>
      </w:r>
      <w:r>
        <w:t xml:space="preserve">for specific storage options and quotas.</w:t>
      </w:r>
    </w:p>
    <w:bookmarkEnd w:id="895"/>
    <w:bookmarkStart w:id="89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6"/>
    <w:bookmarkStart w:id="89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7">
        <w:r>
          <w:rPr>
            <w:rStyle w:val="Hyperlink"/>
          </w:rPr>
          <w:t xml:space="preserve">this guide</w:t>
        </w:r>
      </w:hyperlink>
      <w:r>
        <w:t xml:space="preserve">.</w:t>
      </w:r>
    </w:p>
    <w:bookmarkEnd w:id="898"/>
    <w:bookmarkEnd w:id="899"/>
    <w:bookmarkStart w:id="90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9"/>
        </w:numPr>
      </w:pPr>
      <w:r>
        <w:rPr>
          <w:rStyle w:val="VerbatimChar"/>
        </w:rPr>
        <w:t xml:space="preserve">job-name=run_inc</w:t>
      </w:r>
      <w:r>
        <w:t xml:space="preserve">: Job name that will show up in the SLURM system</w:t>
      </w:r>
    </w:p>
    <w:p>
      <w:pPr>
        <w:pStyle w:val="Compact"/>
        <w:numPr>
          <w:ilvl w:val="0"/>
          <w:numId w:val="1259"/>
        </w:numPr>
      </w:pPr>
      <w:r>
        <w:rPr>
          <w:rStyle w:val="VerbatimChar"/>
        </w:rPr>
        <w:t xml:space="preserve">begin=now</w:t>
      </w:r>
      <w:r>
        <w:t xml:space="preserve">: Requests to start the job as soon as the requested resources are available</w:t>
      </w:r>
    </w:p>
    <w:p>
      <w:pPr>
        <w:pStyle w:val="Compact"/>
        <w:numPr>
          <w:ilvl w:val="0"/>
          <w:numId w:val="1259"/>
        </w:numPr>
      </w:pPr>
      <w:r>
        <w:rPr>
          <w:rStyle w:val="VerbatimChar"/>
        </w:rPr>
        <w:t xml:space="preserve">dependency=singleton</w:t>
      </w:r>
      <w:r>
        <w:t xml:space="preserve">: Jobs can begin after all previously launched jobs with the same name and user have ended.</w:t>
      </w:r>
    </w:p>
    <w:p>
      <w:pPr>
        <w:pStyle w:val="Compact"/>
        <w:numPr>
          <w:ilvl w:val="0"/>
          <w:numId w:val="1259"/>
        </w:numPr>
      </w:pPr>
      <w:r>
        <w:rPr>
          <w:rStyle w:val="VerbatimChar"/>
        </w:rPr>
        <w:t xml:space="preserve">mail-type=ALL</w:t>
      </w:r>
      <w:r>
        <w:t xml:space="preserve">: Receive all types of email notification (e.g., when job starts, fails, ends)</w:t>
      </w:r>
    </w:p>
    <w:p>
      <w:pPr>
        <w:pStyle w:val="Compact"/>
        <w:numPr>
          <w:ilvl w:val="0"/>
          <w:numId w:val="1259"/>
        </w:numPr>
      </w:pPr>
      <w:r>
        <w:rPr>
          <w:rStyle w:val="VerbatimChar"/>
        </w:rPr>
        <w:t xml:space="preserve">cpus-per-task=16</w:t>
      </w:r>
      <w:r>
        <w:t xml:space="preserve">: Request 16 processors per task. The default is one processor per task.</w:t>
      </w:r>
    </w:p>
    <w:p>
      <w:pPr>
        <w:pStyle w:val="Compact"/>
        <w:numPr>
          <w:ilvl w:val="0"/>
          <w:numId w:val="1259"/>
        </w:numPr>
      </w:pPr>
      <w:r>
        <w:rPr>
          <w:rStyle w:val="VerbatimChar"/>
        </w:rPr>
        <w:t xml:space="preserve">mem=64G</w:t>
      </w:r>
      <w:r>
        <w:t xml:space="preserve">: Request 64 GB memory per node.</w:t>
      </w:r>
    </w:p>
    <w:p>
      <w:pPr>
        <w:pStyle w:val="Compact"/>
        <w:numPr>
          <w:ilvl w:val="0"/>
          <w:numId w:val="125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00"/>
    <w:bookmarkEnd w:id="901"/>
    <w:bookmarkStart w:id="92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02">
        <w:r>
          <w:rPr>
            <w:rStyle w:val="Hyperlink"/>
            <w:b/>
            <w:bCs/>
          </w:rPr>
          <w:t xml:space="preserve">Working with AI</w:t>
        </w:r>
      </w:hyperlink>
      <w:r>
        <w:t xml:space="preserve"> </w:t>
      </w:r>
      <w:r>
        <w:t xml:space="preserve">(source:</w:t>
      </w:r>
      <w:r>
        <w:t xml:space="preserve"> </w:t>
      </w:r>
      <w:hyperlink r:id="rId903">
        <w:r>
          <w:rPr>
            <w:rStyle w:val="Hyperlink"/>
          </w:rPr>
          <w:t xml:space="preserve">https://github.com/d-morrison/wai</w:t>
        </w:r>
      </w:hyperlink>
      <w:r>
        <w:t xml:space="preserve">).</w:t>
      </w:r>
    </w:p>
    <w:p>
      <w:pPr>
        <w:pStyle w:val="BodyText"/>
      </w:pPr>
      <w:r>
        <w:t xml:space="preserve">That site covers:</w:t>
      </w:r>
      <w:r>
        <w:t xml:space="preserve"> </w:t>
      </w:r>
      <w:bookmarkStart w:id="904" w:name="sec-ai-disclosure"/>
      <w:bookmarkEnd w:id="904"/>
      <w:bookmarkStart w:id="905" w:name="sec-ai-journal-articles"/>
      <w:bookmarkEnd w:id="905"/>
      <w:r>
        <w:t xml:space="preserve"> </w:t>
      </w:r>
      <w:bookmarkStart w:id="906" w:name="sec-ai-language-model"/>
      <w:bookmarkEnd w:id="906"/>
      <w:bookmarkStart w:id="907" w:name="sec-ai-harnesses"/>
      <w:bookmarkEnd w:id="907"/>
      <w:bookmarkStart w:id="908" w:name="sec-ai-agent-implementation"/>
      <w:bookmarkEnd w:id="908"/>
      <w:r>
        <w:t xml:space="preserve"> </w:t>
      </w:r>
      <w:bookmarkStart w:id="909" w:name="sec-ai-harness-construction"/>
      <w:bookmarkEnd w:id="909"/>
      <w:bookmarkStart w:id="910" w:name="sec-ai-agent-program-kind"/>
      <w:bookmarkEnd w:id="910"/>
      <w:r>
        <w:t xml:space="preserve"> </w:t>
      </w:r>
      <w:bookmarkStart w:id="911" w:name="sec-ai-harness-agent-relationship"/>
      <w:bookmarkEnd w:id="911"/>
      <w:bookmarkStart w:id="912" w:name="sec-ai-addressing-failing-workflows"/>
      <w:bookmarkEnd w:id="912"/>
      <w:r>
        <w:t xml:space="preserve"> </w:t>
      </w:r>
      <w:bookmarkStart w:id="913" w:name="sec-ai-benefits-hazards"/>
      <w:bookmarkEnd w:id="913"/>
      <w:bookmarkStart w:id="914" w:name="sec-ai-best-practices"/>
      <w:bookmarkEnd w:id="914"/>
      <w:bookmarkStart w:id="915" w:name="sec-ai-offline"/>
      <w:bookmarkEnd w:id="915"/>
      <w:r>
        <w:t xml:space="preserve"> </w:t>
      </w:r>
      <w:bookmarkStart w:id="916" w:name="sec-ai-copilot-settings"/>
      <w:bookmarkEnd w:id="916"/>
      <w:bookmarkStart w:id="917" w:name="sec-ai-agent-skills"/>
      <w:bookmarkEnd w:id="917"/>
      <w:bookmarkStart w:id="918" w:name="sec-ai-claude-cloud-env"/>
      <w:bookmarkEnd w:id="918"/>
      <w:r>
        <w:t xml:space="preserve"> </w:t>
      </w:r>
      <w:bookmarkStart w:id="919" w:name="sec-ai-when-to-use"/>
      <w:bookmarkEnd w:id="919"/>
      <w:bookmarkStart w:id="920" w:name="sec-ai-claude-code-windows"/>
      <w:bookmarkEnd w:id="920"/>
      <w:bookmarkStart w:id="921" w:name="sec-fully-clean"/>
      <w:bookmarkEnd w:id="921"/>
    </w:p>
    <w:p>
      <w:pPr>
        <w:numPr>
          <w:ilvl w:val="0"/>
          <w:numId w:val="1260"/>
        </w:numPr>
      </w:pPr>
      <w:hyperlink r:id="rId92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60"/>
        </w:numPr>
      </w:pPr>
      <w:hyperlink r:id="rId92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60"/>
        </w:numPr>
      </w:pPr>
      <w:hyperlink r:id="rId92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5" name="Picture"/>
                  <a:graphic>
                    <a:graphicData uri="http://schemas.openxmlformats.org/drawingml/2006/picture">
                      <pic:pic>
                        <pic:nvPicPr>
                          <pic:cNvPr descr="/opt/quarto/share/formats/docx/note.png" id="92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7"/>
    <w:bookmarkStart w:id="936" w:name="checklists"/>
    <w:p>
      <w:pPr>
        <w:pStyle w:val="Heading1"/>
      </w:pPr>
      <w:r>
        <w:t xml:space="preserve">20. Checklists</w:t>
      </w:r>
    </w:p>
    <w:bookmarkStart w:id="928" w:name="pre-analysis-plan-checklist"/>
    <w:p>
      <w:pPr>
        <w:pStyle w:val="Heading2"/>
      </w:pPr>
      <w:r>
        <w:t xml:space="preserve">20.1 Pre-analysis plan checklist</w:t>
      </w:r>
    </w:p>
    <w:p>
      <w:pPr>
        <w:pStyle w:val="Compact"/>
        <w:numPr>
          <w:ilvl w:val="0"/>
          <w:numId w:val="1261"/>
        </w:numPr>
      </w:pPr>
      <w:r>
        <w:t xml:space="preserve">Brief background on the study (a condensed version of the introduction section of the paper)</w:t>
      </w:r>
    </w:p>
    <w:p>
      <w:pPr>
        <w:pStyle w:val="Compact"/>
        <w:numPr>
          <w:ilvl w:val="0"/>
          <w:numId w:val="1261"/>
        </w:numPr>
      </w:pPr>
      <w:r>
        <w:t xml:space="preserve">Hypotheses / objectives</w:t>
      </w:r>
    </w:p>
    <w:p>
      <w:pPr>
        <w:pStyle w:val="Compact"/>
        <w:numPr>
          <w:ilvl w:val="0"/>
          <w:numId w:val="1261"/>
        </w:numPr>
      </w:pPr>
      <w:r>
        <w:t xml:space="preserve">Study design</w:t>
      </w:r>
    </w:p>
    <w:p>
      <w:pPr>
        <w:pStyle w:val="Compact"/>
        <w:numPr>
          <w:ilvl w:val="0"/>
          <w:numId w:val="1261"/>
        </w:numPr>
      </w:pPr>
      <w:r>
        <w:t xml:space="preserve">Description of data</w:t>
      </w:r>
    </w:p>
    <w:p>
      <w:pPr>
        <w:pStyle w:val="Compact"/>
        <w:numPr>
          <w:ilvl w:val="0"/>
          <w:numId w:val="1261"/>
        </w:numPr>
      </w:pPr>
      <w:r>
        <w:t xml:space="preserve">Definition of outcomes</w:t>
      </w:r>
    </w:p>
    <w:p>
      <w:pPr>
        <w:pStyle w:val="Compact"/>
        <w:numPr>
          <w:ilvl w:val="0"/>
          <w:numId w:val="1261"/>
        </w:numPr>
      </w:pPr>
      <w:r>
        <w:t xml:space="preserve">Definition of interventions / exposures</w:t>
      </w:r>
    </w:p>
    <w:p>
      <w:pPr>
        <w:pStyle w:val="Compact"/>
        <w:numPr>
          <w:ilvl w:val="0"/>
          <w:numId w:val="1261"/>
        </w:numPr>
      </w:pPr>
      <w:r>
        <w:t xml:space="preserve">Definition of covariates</w:t>
      </w:r>
    </w:p>
    <w:p>
      <w:pPr>
        <w:pStyle w:val="Compact"/>
        <w:numPr>
          <w:ilvl w:val="0"/>
          <w:numId w:val="1261"/>
        </w:numPr>
      </w:pPr>
      <w:r>
        <w:t xml:space="preserve">Statistical power calculation</w:t>
      </w:r>
    </w:p>
    <w:p>
      <w:pPr>
        <w:pStyle w:val="Compact"/>
        <w:numPr>
          <w:ilvl w:val="0"/>
          <w:numId w:val="1261"/>
        </w:numPr>
      </w:pPr>
      <w:r>
        <w:t xml:space="preserve">Statistical model description</w:t>
      </w:r>
    </w:p>
    <w:p>
      <w:pPr>
        <w:pStyle w:val="Compact"/>
        <w:numPr>
          <w:ilvl w:val="0"/>
          <w:numId w:val="1261"/>
        </w:numPr>
      </w:pPr>
      <w:r>
        <w:t xml:space="preserve">Covariate selection / screening</w:t>
      </w:r>
    </w:p>
    <w:p>
      <w:pPr>
        <w:pStyle w:val="Compact"/>
        <w:numPr>
          <w:ilvl w:val="0"/>
          <w:numId w:val="1261"/>
        </w:numPr>
      </w:pPr>
      <w:r>
        <w:t xml:space="preserve">Standard error estimation method</w:t>
      </w:r>
    </w:p>
    <w:p>
      <w:pPr>
        <w:pStyle w:val="Compact"/>
        <w:numPr>
          <w:ilvl w:val="0"/>
          <w:numId w:val="1261"/>
        </w:numPr>
      </w:pPr>
      <w:r>
        <w:t xml:space="preserve">Missing data analysis</w:t>
      </w:r>
    </w:p>
    <w:p>
      <w:pPr>
        <w:pStyle w:val="Compact"/>
        <w:numPr>
          <w:ilvl w:val="0"/>
          <w:numId w:val="1261"/>
        </w:numPr>
      </w:pPr>
      <w:r>
        <w:t xml:space="preserve">Assessment of effect modification / subgroup analyses</w:t>
      </w:r>
    </w:p>
    <w:p>
      <w:pPr>
        <w:pStyle w:val="Compact"/>
        <w:numPr>
          <w:ilvl w:val="0"/>
          <w:numId w:val="1261"/>
        </w:numPr>
      </w:pPr>
      <w:r>
        <w:t xml:space="preserve">Sensitivity analyses</w:t>
      </w:r>
    </w:p>
    <w:p>
      <w:pPr>
        <w:pStyle w:val="Compact"/>
        <w:numPr>
          <w:ilvl w:val="0"/>
          <w:numId w:val="1261"/>
        </w:numPr>
      </w:pPr>
      <w:r>
        <w:t xml:space="preserve">Negative control analyses</w:t>
      </w:r>
    </w:p>
    <w:bookmarkEnd w:id="928"/>
    <w:bookmarkStart w:id="930" w:name="code-checklist"/>
    <w:p>
      <w:pPr>
        <w:pStyle w:val="Heading2"/>
      </w:pPr>
      <w:r>
        <w:t xml:space="preserve">20.2 Code checklist</w:t>
      </w:r>
    </w:p>
    <w:p>
      <w:pPr>
        <w:pStyle w:val="Compact"/>
        <w:numPr>
          <w:ilvl w:val="0"/>
          <w:numId w:val="1262"/>
        </w:numPr>
      </w:pPr>
      <w:r>
        <w:t xml:space="preserve">Does the script run without errors?</w:t>
      </w:r>
    </w:p>
    <w:p>
      <w:pPr>
        <w:pStyle w:val="Compact"/>
        <w:numPr>
          <w:ilvl w:val="0"/>
          <w:numId w:val="1262"/>
        </w:numPr>
      </w:pPr>
      <w:r>
        <w:t xml:space="preserve">Is code self-contained within repo and/or associated Box folder?</w:t>
      </w:r>
    </w:p>
    <w:p>
      <w:pPr>
        <w:pStyle w:val="Compact"/>
        <w:numPr>
          <w:ilvl w:val="0"/>
          <w:numId w:val="1262"/>
        </w:numPr>
      </w:pPr>
      <w:r>
        <w:t xml:space="preserve">Is all commented out code / remarks removed?</w:t>
      </w:r>
    </w:p>
    <w:p>
      <w:pPr>
        <w:pStyle w:val="Compact"/>
        <w:numPr>
          <w:ilvl w:val="0"/>
          <w:numId w:val="1262"/>
        </w:numPr>
      </w:pPr>
      <w:r>
        <w:t xml:space="preserve">Does the header accurately describe the process completed in the script?</w:t>
      </w:r>
    </w:p>
    <w:p>
      <w:pPr>
        <w:pStyle w:val="Compact"/>
        <w:numPr>
          <w:ilvl w:val="0"/>
          <w:numId w:val="1262"/>
        </w:numPr>
      </w:pPr>
      <w:r>
        <w:t xml:space="preserve">Is the script pushed to its github repository?</w:t>
      </w:r>
    </w:p>
    <w:p>
      <w:pPr>
        <w:pStyle w:val="Compact"/>
        <w:numPr>
          <w:ilvl w:val="0"/>
          <w:numId w:val="1262"/>
        </w:numPr>
      </w:pPr>
      <w:r>
        <w:t xml:space="preserve">Does the code adhere to the</w:t>
      </w:r>
      <w:r>
        <w:t xml:space="preserve"> </w:t>
      </w:r>
      <w:hyperlink r:id="rId929">
        <w:r>
          <w:rPr>
            <w:rStyle w:val="Hyperlink"/>
          </w:rPr>
          <w:t xml:space="preserve">coding style guide</w:t>
        </w:r>
      </w:hyperlink>
      <w:r>
        <w:t xml:space="preserve">?</w:t>
      </w:r>
    </w:p>
    <w:p>
      <w:pPr>
        <w:pStyle w:val="Compact"/>
        <w:numPr>
          <w:ilvl w:val="0"/>
          <w:numId w:val="1262"/>
        </w:numPr>
      </w:pPr>
      <w:r>
        <w:t xml:space="preserve">Are all warnings ignorable? Should any warnings be intentionally suppressed or addressed?</w:t>
      </w:r>
    </w:p>
    <w:bookmarkEnd w:id="930"/>
    <w:bookmarkStart w:id="93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3"/>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3"/>
        </w:numPr>
      </w:pPr>
      <w:r>
        <w:t xml:space="preserve">Are the study results within the manuscript replicable (i.e., if you rerun the code in the study’s repository, the tables and figures will be exactly replicated?)</w:t>
      </w:r>
    </w:p>
    <w:p>
      <w:pPr>
        <w:pStyle w:val="Compact"/>
        <w:numPr>
          <w:ilvl w:val="0"/>
          <w:numId w:val="1263"/>
        </w:numPr>
      </w:pPr>
      <w:r>
        <w:t xml:space="preserve">Is a target journal selected?</w:t>
      </w:r>
    </w:p>
    <w:p>
      <w:pPr>
        <w:pStyle w:val="Compact"/>
        <w:numPr>
          <w:ilvl w:val="0"/>
          <w:numId w:val="1263"/>
        </w:numPr>
      </w:pPr>
      <w:r>
        <w:t xml:space="preserve">Is the title declarative, in other words, does it state the object/findings rather than suggest them?</w:t>
      </w:r>
    </w:p>
    <w:p>
      <w:pPr>
        <w:pStyle w:val="Compact"/>
        <w:numPr>
          <w:ilvl w:val="0"/>
          <w:numId w:val="1263"/>
        </w:numPr>
      </w:pPr>
      <w:r>
        <w:t xml:space="preserve">Is the word count of the manuscript close to the target journal’s allowance?</w:t>
      </w:r>
    </w:p>
    <w:p>
      <w:pPr>
        <w:pStyle w:val="Compact"/>
        <w:numPr>
          <w:ilvl w:val="0"/>
          <w:numId w:val="1263"/>
        </w:numPr>
      </w:pPr>
      <w:r>
        <w:t xml:space="preserve">Does the manuscript adhere to the formatting guide of the target journal?</w:t>
      </w:r>
    </w:p>
    <w:p>
      <w:pPr>
        <w:pStyle w:val="Compact"/>
        <w:numPr>
          <w:ilvl w:val="0"/>
          <w:numId w:val="1263"/>
        </w:numPr>
      </w:pPr>
      <w:r>
        <w:t xml:space="preserve">Does the manuscript use a consistent voice (passive or active – usually active is preferred … pun intended)?</w:t>
      </w:r>
    </w:p>
    <w:p>
      <w:pPr>
        <w:pStyle w:val="Compact"/>
        <w:numPr>
          <w:ilvl w:val="0"/>
          <w:numId w:val="1263"/>
        </w:numPr>
      </w:pPr>
      <w:r>
        <w:t xml:space="preserve">Is each figure and table (including supplementary material) referenced in the main text?</w:t>
      </w:r>
    </w:p>
    <w:p>
      <w:pPr>
        <w:pStyle w:val="Compact"/>
        <w:numPr>
          <w:ilvl w:val="0"/>
          <w:numId w:val="1263"/>
        </w:numPr>
      </w:pPr>
      <w:r>
        <w:t xml:space="preserve">Is there a caption for each figure and table (including supplementary material)?</w:t>
      </w:r>
    </w:p>
    <w:p>
      <w:pPr>
        <w:pStyle w:val="Compact"/>
        <w:numPr>
          <w:ilvl w:val="0"/>
          <w:numId w:val="1263"/>
        </w:numPr>
      </w:pPr>
      <w:r>
        <w:t xml:space="preserve">Are tables/figures and supplementary material numbered in accordance with their appearance in the main text?</w:t>
      </w:r>
    </w:p>
    <w:p>
      <w:pPr>
        <w:pStyle w:val="Compact"/>
        <w:numPr>
          <w:ilvl w:val="0"/>
          <w:numId w:val="1263"/>
        </w:numPr>
      </w:pPr>
      <w:r>
        <w:t xml:space="preserve">Does the text use past tense if it is reporting research findings or future tense if it is a study protocol?</w:t>
      </w:r>
    </w:p>
    <w:p>
      <w:pPr>
        <w:pStyle w:val="Compact"/>
        <w:numPr>
          <w:ilvl w:val="0"/>
          <w:numId w:val="126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3"/>
        </w:numPr>
      </w:pPr>
      <w:r>
        <w:t xml:space="preserve">Does the text use minimal abbreviations, and are all abbreviations defined at first use?</w:t>
      </w:r>
    </w:p>
    <w:p>
      <w:pPr>
        <w:pStyle w:val="Compact"/>
        <w:numPr>
          <w:ilvl w:val="0"/>
          <w:numId w:val="126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31">
        <w:r>
          <w:rPr>
            <w:rStyle w:val="Hyperlink"/>
          </w:rPr>
          <w:t xml:space="preserve">here</w:t>
        </w:r>
      </w:hyperlink>
      <w:r>
        <w:t xml:space="preserve">)</w:t>
      </w:r>
    </w:p>
    <w:p>
      <w:pPr>
        <w:pStyle w:val="Compact"/>
        <w:numPr>
          <w:ilvl w:val="0"/>
          <w:numId w:val="1263"/>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2"/>
    <w:bookmarkStart w:id="935" w:name="figure-checklist"/>
    <w:p>
      <w:pPr>
        <w:pStyle w:val="Heading2"/>
      </w:pPr>
      <w:r>
        <w:t xml:space="preserve">20.4 Figure checklist</w:t>
      </w:r>
    </w:p>
    <w:p>
      <w:pPr>
        <w:pStyle w:val="Compact"/>
        <w:numPr>
          <w:ilvl w:val="0"/>
          <w:numId w:val="1264"/>
        </w:numPr>
      </w:pPr>
      <w:r>
        <w:t xml:space="preserve">Are the x-axis and y-axis labeled?</w:t>
      </w:r>
    </w:p>
    <w:p>
      <w:pPr>
        <w:pStyle w:val="Compact"/>
        <w:numPr>
          <w:ilvl w:val="0"/>
          <w:numId w:val="1264"/>
        </w:numPr>
      </w:pPr>
      <w:r>
        <w:t xml:space="preserve">If the figure includes panels, is each panel labeled?</w:t>
      </w:r>
    </w:p>
    <w:p>
      <w:pPr>
        <w:pStyle w:val="Compact"/>
        <w:numPr>
          <w:ilvl w:val="0"/>
          <w:numId w:val="1264"/>
        </w:numPr>
      </w:pPr>
      <w:r>
        <w:t xml:space="preserve">Are there sufficient numerical / text labels and breaks on the x-axis and y-axis?</w:t>
      </w:r>
    </w:p>
    <w:p>
      <w:pPr>
        <w:pStyle w:val="Compact"/>
        <w:numPr>
          <w:ilvl w:val="0"/>
          <w:numId w:val="1264"/>
        </w:numPr>
      </w:pPr>
      <w:r>
        <w:t xml:space="preserve">Is the font size appropriate (i.e., large enough to read, not so large that it distracts from the data presented in the figure?)</w:t>
      </w:r>
    </w:p>
    <w:p>
      <w:pPr>
        <w:pStyle w:val="Compact"/>
        <w:numPr>
          <w:ilvl w:val="0"/>
          <w:numId w:val="1264"/>
        </w:numPr>
      </w:pPr>
      <w:r>
        <w:t xml:space="preserve">Are the colors used colorblind friendly? See a colorblind-friendly palette</w:t>
      </w:r>
      <w:r>
        <w:t xml:space="preserve"> </w:t>
      </w:r>
      <w:hyperlink r:id="rId933">
        <w:r>
          <w:rPr>
            <w:rStyle w:val="Hyperlink"/>
          </w:rPr>
          <w:t xml:space="preserve">here</w:t>
        </w:r>
      </w:hyperlink>
      <w:r>
        <w:t xml:space="preserve">, a neat palette generator with colorblind options</w:t>
      </w:r>
      <w:r>
        <w:t xml:space="preserve"> </w:t>
      </w:r>
      <w:hyperlink r:id="rId93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4"/>
        </w:numPr>
      </w:pPr>
      <w:r>
        <w:t xml:space="preserve">Are colors/shapes/line types defined in a legend?</w:t>
      </w:r>
    </w:p>
    <w:p>
      <w:pPr>
        <w:pStyle w:val="Compact"/>
        <w:numPr>
          <w:ilvl w:val="0"/>
          <w:numId w:val="1264"/>
        </w:numPr>
      </w:pPr>
      <w:r>
        <w:t xml:space="preserve">Are the legends and other labels easy to understand with minimal abbreviations?</w:t>
      </w:r>
    </w:p>
    <w:p>
      <w:pPr>
        <w:pStyle w:val="Compact"/>
        <w:numPr>
          <w:ilvl w:val="0"/>
          <w:numId w:val="1264"/>
        </w:numPr>
      </w:pPr>
      <w:r>
        <w:t xml:space="preserve">If there is overplotting, is transparency used to show overlapping data?</w:t>
      </w:r>
    </w:p>
    <w:p>
      <w:pPr>
        <w:pStyle w:val="Compact"/>
        <w:numPr>
          <w:ilvl w:val="0"/>
          <w:numId w:val="1264"/>
        </w:numPr>
      </w:pPr>
      <w:r>
        <w:t xml:space="preserve">Are 95% confidence intervals or other measures of precision shown, if applicable?</w:t>
      </w:r>
    </w:p>
    <w:p>
      <w:r>
        <w:br w:type="page"/>
      </w:r>
    </w:p>
    <w:bookmarkEnd w:id="935"/>
    <w:bookmarkEnd w:id="936"/>
    <w:bookmarkStart w:id="981" w:name="resources-2"/>
    <w:p>
      <w:pPr>
        <w:pStyle w:val="Heading1"/>
      </w:pPr>
      <w:r>
        <w:t xml:space="preserve">21. Resources</w:t>
      </w:r>
    </w:p>
    <w:bookmarkStart w:id="954" w:name="resources-for-r"/>
    <w:p>
      <w:pPr>
        <w:pStyle w:val="Heading2"/>
      </w:pPr>
      <w:r>
        <w:t xml:space="preserve">21.1 Resources for R</w:t>
      </w:r>
    </w:p>
    <w:bookmarkStart w:id="939" w:name="books-and-comprehensive-guides"/>
    <w:p>
      <w:pPr>
        <w:pStyle w:val="Heading3"/>
      </w:pPr>
      <w:r>
        <w:t xml:space="preserve">21.1.1 Books and Comprehensive Guides</w:t>
      </w:r>
    </w:p>
    <w:p>
      <w:pPr>
        <w:pStyle w:val="Compact"/>
        <w:numPr>
          <w:ilvl w:val="0"/>
          <w:numId w:val="1265"/>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5"/>
        </w:numPr>
      </w:pPr>
      <w:hyperlink r:id="rId937">
        <w:r>
          <w:rPr>
            <w:rStyle w:val="Hyperlink"/>
          </w:rPr>
          <w:t xml:space="preserve">Awesome R Package Development Tools</w:t>
        </w:r>
      </w:hyperlink>
      <w:r>
        <w:t xml:space="preserve"> </w:t>
      </w:r>
      <w:r>
        <w:t xml:space="preserve">- curated list of tools for R package development</w:t>
      </w:r>
    </w:p>
    <w:p>
      <w:pPr>
        <w:pStyle w:val="Compact"/>
        <w:numPr>
          <w:ilvl w:val="0"/>
          <w:numId w:val="126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5"/>
        </w:numPr>
      </w:pPr>
      <w:hyperlink r:id="rId553">
        <w:r>
          <w:rPr>
            <w:rStyle w:val="Hyperlink"/>
          </w:rPr>
          <w:t xml:space="preserve">litedown: R Markdown Reimagined</w:t>
        </w:r>
      </w:hyperlink>
      <w:r>
        <w:t xml:space="preserve"> </w:t>
      </w:r>
      <w:r>
        <w:t xml:space="preserve">- a book by Yihui Xie on</w:t>
      </w:r>
      <w:r>
        <w:t xml:space="preserve"> </w:t>
      </w:r>
      <w:hyperlink r:id="rId554">
        <w:r>
          <w:rPr>
            <w:rStyle w:val="VerbatimChar"/>
          </w:rPr>
          <w:t xml:space="preserve">{litedown}</w:t>
        </w:r>
      </w:hyperlink>
      <w:r>
        <w:t xml:space="preserve">, a lightweight R Markdown implementation aimed at simplicity and speed</w:t>
      </w:r>
    </w:p>
    <w:p>
      <w:pPr>
        <w:pStyle w:val="Compact"/>
        <w:numPr>
          <w:ilvl w:val="0"/>
          <w:numId w:val="1265"/>
        </w:numPr>
      </w:pPr>
      <w:hyperlink r:id="rId938">
        <w:r>
          <w:rPr>
            <w:rStyle w:val="Hyperlink"/>
          </w:rPr>
          <w:t xml:space="preserve">DataCamp</w:t>
        </w:r>
      </w:hyperlink>
      <w:r>
        <w:t xml:space="preserve"> </w:t>
      </w:r>
      <w:r>
        <w:t xml:space="preserve">- email Kristen for access</w:t>
      </w:r>
    </w:p>
    <w:bookmarkEnd w:id="939"/>
    <w:bookmarkStart w:id="944" w:name="uc-davis-datalab-workshops-and-tutorials"/>
    <w:p>
      <w:pPr>
        <w:pStyle w:val="Heading3"/>
      </w:pPr>
      <w:r>
        <w:t xml:space="preserve">21.1.2 UC Davis DataLab Workshops and Tutorials</w:t>
      </w:r>
    </w:p>
    <w:p>
      <w:pPr>
        <w:pStyle w:val="FirstParagraph"/>
      </w:pPr>
      <w:r>
        <w:t xml:space="preserve">The</w:t>
      </w:r>
      <w:r>
        <w:t xml:space="preserve"> </w:t>
      </w:r>
      <w:hyperlink r:id="rId838">
        <w:r>
          <w:rPr>
            <w:rStyle w:val="Hyperlink"/>
          </w:rPr>
          <w:t xml:space="preserve">UC Davis DataLab</w:t>
        </w:r>
      </w:hyperlink>
      <w:r>
        <w:t xml:space="preserve"> </w:t>
      </w:r>
      <w:r>
        <w:t xml:space="preserve">provides extensive workshops and learning materials for data science:</w:t>
      </w:r>
    </w:p>
    <w:p>
      <w:pPr>
        <w:pStyle w:val="Compact"/>
        <w:numPr>
          <w:ilvl w:val="0"/>
          <w:numId w:val="1266"/>
        </w:numPr>
      </w:pPr>
      <w:hyperlink r:id="rId940">
        <w:r>
          <w:rPr>
            <w:rStyle w:val="Hyperlink"/>
          </w:rPr>
          <w:t xml:space="preserve">Workshop Index</w:t>
        </w:r>
      </w:hyperlink>
      <w:r>
        <w:t xml:space="preserve"> </w:t>
      </w:r>
      <w:r>
        <w:t xml:space="preserve">- comprehensive catalog of all DataLab workshops</w:t>
      </w:r>
    </w:p>
    <w:p>
      <w:pPr>
        <w:pStyle w:val="Compact"/>
        <w:numPr>
          <w:ilvl w:val="0"/>
          <w:numId w:val="1266"/>
        </w:numPr>
      </w:pPr>
      <w:hyperlink r:id="rId941">
        <w:r>
          <w:rPr>
            <w:rStyle w:val="Hyperlink"/>
          </w:rPr>
          <w:t xml:space="preserve">R Basics Workshop</w:t>
        </w:r>
      </w:hyperlink>
      <w:r>
        <w:t xml:space="preserve"> </w:t>
      </w:r>
      <w:r>
        <w:t xml:space="preserve">- foundational R programming for beginners</w:t>
      </w:r>
    </w:p>
    <w:p>
      <w:pPr>
        <w:pStyle w:val="Compact"/>
        <w:numPr>
          <w:ilvl w:val="0"/>
          <w:numId w:val="1266"/>
        </w:numPr>
      </w:pPr>
      <w:hyperlink r:id="rId942">
        <w:r>
          <w:rPr>
            <w:rStyle w:val="Hyperlink"/>
          </w:rPr>
          <w:t xml:space="preserve">Research Toolkits</w:t>
        </w:r>
      </w:hyperlink>
      <w:r>
        <w:t xml:space="preserve"> </w:t>
      </w:r>
      <w:r>
        <w:t xml:space="preserve">- in-depth guides for research tools and methods</w:t>
      </w:r>
    </w:p>
    <w:p>
      <w:pPr>
        <w:pStyle w:val="Compact"/>
        <w:numPr>
          <w:ilvl w:val="0"/>
          <w:numId w:val="1266"/>
        </w:numPr>
      </w:pPr>
      <w:hyperlink r:id="rId943">
        <w:r>
          <w:rPr>
            <w:rStyle w:val="Hyperlink"/>
          </w:rPr>
          <w:t xml:space="preserve">Install Guides</w:t>
        </w:r>
      </w:hyperlink>
      <w:r>
        <w:t xml:space="preserve"> </w:t>
      </w:r>
      <w:r>
        <w:t xml:space="preserve">- setup instructions for data science software</w:t>
      </w:r>
    </w:p>
    <w:bookmarkEnd w:id="944"/>
    <w:bookmarkStart w:id="949" w:name="cheat-sheets"/>
    <w:p>
      <w:pPr>
        <w:pStyle w:val="Heading3"/>
      </w:pPr>
      <w:r>
        <w:t xml:space="preserve">21.1.3 Cheat Sheets</w:t>
      </w:r>
    </w:p>
    <w:p>
      <w:pPr>
        <w:pStyle w:val="Compact"/>
        <w:numPr>
          <w:ilvl w:val="0"/>
          <w:numId w:val="1267"/>
        </w:numPr>
      </w:pPr>
      <w:hyperlink r:id="rId945">
        <w:r>
          <w:rPr>
            <w:rStyle w:val="Hyperlink"/>
          </w:rPr>
          <w:t xml:space="preserve">dplyr and tidyr cheat sheet</w:t>
        </w:r>
      </w:hyperlink>
    </w:p>
    <w:p>
      <w:pPr>
        <w:pStyle w:val="Compact"/>
        <w:numPr>
          <w:ilvl w:val="0"/>
          <w:numId w:val="1267"/>
        </w:numPr>
      </w:pPr>
      <w:hyperlink r:id="rId946">
        <w:r>
          <w:rPr>
            <w:rStyle w:val="Hyperlink"/>
          </w:rPr>
          <w:t xml:space="preserve">ggplot cheat sheet</w:t>
        </w:r>
      </w:hyperlink>
    </w:p>
    <w:p>
      <w:pPr>
        <w:pStyle w:val="Compact"/>
        <w:numPr>
          <w:ilvl w:val="0"/>
          <w:numId w:val="1267"/>
        </w:numPr>
      </w:pPr>
      <w:hyperlink r:id="rId947">
        <w:r>
          <w:rPr>
            <w:rStyle w:val="Hyperlink"/>
          </w:rPr>
          <w:t xml:space="preserve">data table cheat sheet</w:t>
        </w:r>
      </w:hyperlink>
    </w:p>
    <w:p>
      <w:pPr>
        <w:pStyle w:val="Compact"/>
        <w:numPr>
          <w:ilvl w:val="0"/>
          <w:numId w:val="1267"/>
        </w:numPr>
      </w:pPr>
      <w:hyperlink r:id="rId948">
        <w:r>
          <w:rPr>
            <w:rStyle w:val="Hyperlink"/>
          </w:rPr>
          <w:t xml:space="preserve">RMarkdown cheat sheet</w:t>
        </w:r>
      </w:hyperlink>
    </w:p>
    <w:bookmarkEnd w:id="949"/>
    <w:bookmarkStart w:id="951" w:name="style-and-best-practices"/>
    <w:p>
      <w:pPr>
        <w:pStyle w:val="Heading3"/>
      </w:pPr>
      <w:r>
        <w:t xml:space="preserve">21.1.4 Style and Best Practices</w:t>
      </w:r>
    </w:p>
    <w:p>
      <w:pPr>
        <w:pStyle w:val="Compact"/>
        <w:numPr>
          <w:ilvl w:val="0"/>
          <w:numId w:val="1268"/>
        </w:numPr>
      </w:pPr>
      <w:hyperlink r:id="rId950">
        <w:r>
          <w:rPr>
            <w:rStyle w:val="Hyperlink"/>
          </w:rPr>
          <w:t xml:space="preserve">Hadley Wickham’s R Style Guide</w:t>
        </w:r>
      </w:hyperlink>
    </w:p>
    <w:bookmarkEnd w:id="951"/>
    <w:bookmarkStart w:id="952" w:name="data-documentation-and-dictionaries"/>
    <w:p>
      <w:pPr>
        <w:pStyle w:val="Heading3"/>
      </w:pPr>
      <w:r>
        <w:t xml:space="preserve">21.1.5 Data Documentation and Dictionaries</w:t>
      </w:r>
    </w:p>
    <w:p>
      <w:pPr>
        <w:pStyle w:val="Compact"/>
        <w:numPr>
          <w:ilvl w:val="0"/>
          <w:numId w:val="1269"/>
        </w:numPr>
      </w:pPr>
      <w:hyperlink r:id="rId846">
        <w:r>
          <w:rPr>
            <w:rStyle w:val="Hyperlink"/>
          </w:rPr>
          <w:t xml:space="preserve">Tidyverse data-dict</w:t>
        </w:r>
      </w:hyperlink>
      <w:r>
        <w:t xml:space="preserve"> </w:t>
      </w:r>
      <w:r>
        <w:t xml:space="preserve">- open specification and CLI tool for creating, validating, and documenting data dictionaries in YAML format</w:t>
      </w:r>
    </w:p>
    <w:bookmarkEnd w:id="952"/>
    <w:bookmarkStart w:id="953" w:name="tidy-evaluation-resources"/>
    <w:p>
      <w:pPr>
        <w:pStyle w:val="Heading3"/>
      </w:pPr>
      <w:r>
        <w:t xml:space="preserve">21.1.6 Tidy Evaluation Resources</w:t>
      </w:r>
    </w:p>
    <w:p>
      <w:pPr>
        <w:pStyle w:val="Compact"/>
        <w:numPr>
          <w:ilvl w:val="0"/>
          <w:numId w:val="1270"/>
        </w:numPr>
      </w:pPr>
      <w:hyperlink r:id="rId348">
        <w:r>
          <w:rPr>
            <w:rStyle w:val="Hyperlink"/>
          </w:rPr>
          <w:t xml:space="preserve">Tidy Eval in 5 Minutes</w:t>
        </w:r>
      </w:hyperlink>
      <w:r>
        <w:t xml:space="preserve"> </w:t>
      </w:r>
      <w:r>
        <w:t xml:space="preserve">(video)</w:t>
      </w:r>
    </w:p>
    <w:p>
      <w:pPr>
        <w:pStyle w:val="Compact"/>
        <w:numPr>
          <w:ilvl w:val="0"/>
          <w:numId w:val="1270"/>
        </w:numPr>
      </w:pPr>
      <w:hyperlink r:id="rId346">
        <w:r>
          <w:rPr>
            <w:rStyle w:val="Hyperlink"/>
          </w:rPr>
          <w:t xml:space="preserve">Tidy Evaluation</w:t>
        </w:r>
      </w:hyperlink>
      <w:r>
        <w:t xml:space="preserve"> </w:t>
      </w:r>
      <w:r>
        <w:t xml:space="preserve">(e-book)</w:t>
      </w:r>
    </w:p>
    <w:p>
      <w:pPr>
        <w:pStyle w:val="Compact"/>
        <w:numPr>
          <w:ilvl w:val="0"/>
          <w:numId w:val="1270"/>
        </w:numPr>
      </w:pPr>
      <w:hyperlink r:id="rId350">
        <w:r>
          <w:rPr>
            <w:rStyle w:val="Hyperlink"/>
          </w:rPr>
          <w:t xml:space="preserve">Data Frame Columns as Arguments to Dplyr Functions</w:t>
        </w:r>
      </w:hyperlink>
      <w:r>
        <w:t xml:space="preserve"> </w:t>
      </w:r>
      <w:r>
        <w:t xml:space="preserve">(blog)</w:t>
      </w:r>
    </w:p>
    <w:p>
      <w:pPr>
        <w:pStyle w:val="Compact"/>
        <w:numPr>
          <w:ilvl w:val="0"/>
          <w:numId w:val="1270"/>
        </w:numPr>
      </w:pPr>
      <w:hyperlink r:id="rId351">
        <w:r>
          <w:rPr>
            <w:rStyle w:val="Hyperlink"/>
          </w:rPr>
          <w:t xml:space="preserve">Standard Evaluation for *_join</w:t>
        </w:r>
      </w:hyperlink>
      <w:r>
        <w:t xml:space="preserve"> </w:t>
      </w:r>
      <w:r>
        <w:t xml:space="preserve">(stackoverflow)</w:t>
      </w:r>
    </w:p>
    <w:p>
      <w:pPr>
        <w:pStyle w:val="Compact"/>
        <w:numPr>
          <w:ilvl w:val="0"/>
          <w:numId w:val="1270"/>
        </w:numPr>
      </w:pPr>
      <w:hyperlink r:id="rId346">
        <w:r>
          <w:rPr>
            <w:rStyle w:val="Hyperlink"/>
          </w:rPr>
          <w:t xml:space="preserve">Programming with dplyr</w:t>
        </w:r>
      </w:hyperlink>
      <w:r>
        <w:t xml:space="preserve"> </w:t>
      </w:r>
      <w:r>
        <w:t xml:space="preserve">(package vignette)</w:t>
      </w:r>
    </w:p>
    <w:bookmarkEnd w:id="953"/>
    <w:bookmarkEnd w:id="954"/>
    <w:bookmarkStart w:id="956" w:name="resources-for-git-github"/>
    <w:p>
      <w:pPr>
        <w:pStyle w:val="Heading2"/>
      </w:pPr>
      <w:r>
        <w:t xml:space="preserve">21.2 Resources for Git &amp; Github</w:t>
      </w:r>
    </w:p>
    <w:p>
      <w:pPr>
        <w:pStyle w:val="Compact"/>
        <w:numPr>
          <w:ilvl w:val="0"/>
          <w:numId w:val="127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71"/>
        </w:numPr>
      </w:pPr>
      <w:hyperlink r:id="rId56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71"/>
        </w:numPr>
      </w:pPr>
      <w:hyperlink r:id="rId955">
        <w:r>
          <w:rPr>
            <w:rStyle w:val="Hyperlink"/>
          </w:rPr>
          <w:t xml:space="preserve">GitHub Skills: Introduction to GitHub</w:t>
        </w:r>
      </w:hyperlink>
    </w:p>
    <w:p>
      <w:pPr>
        <w:pStyle w:val="Compact"/>
        <w:numPr>
          <w:ilvl w:val="0"/>
          <w:numId w:val="1271"/>
        </w:numPr>
      </w:pPr>
      <w:hyperlink r:id="rId565">
        <w:r>
          <w:rPr>
            <w:rStyle w:val="Hyperlink"/>
          </w:rPr>
          <w:t xml:space="preserve">UC Davis DataLab Git Sandbox</w:t>
        </w:r>
      </w:hyperlink>
      <w:r>
        <w:t xml:space="preserve"> </w:t>
      </w:r>
      <w:r>
        <w:t xml:space="preserve">- hands-on Git practice repository</w:t>
      </w:r>
    </w:p>
    <w:bookmarkEnd w:id="956"/>
    <w:bookmarkStart w:id="959" w:name="resources-for-python"/>
    <w:p>
      <w:pPr>
        <w:pStyle w:val="Heading2"/>
      </w:pPr>
      <w:r>
        <w:t xml:space="preserve">21.3 Resources for Python</w:t>
      </w:r>
    </w:p>
    <w:p>
      <w:pPr>
        <w:pStyle w:val="Compact"/>
        <w:numPr>
          <w:ilvl w:val="0"/>
          <w:numId w:val="1272"/>
        </w:numPr>
      </w:pPr>
      <w:hyperlink r:id="rId957">
        <w:r>
          <w:rPr>
            <w:rStyle w:val="Hyperlink"/>
          </w:rPr>
          <w:t xml:space="preserve">UC Davis DataLab Python Basics Workshop</w:t>
        </w:r>
      </w:hyperlink>
      <w:r>
        <w:t xml:space="preserve"> </w:t>
      </w:r>
      <w:r>
        <w:t xml:space="preserve">- foundational Python programming</w:t>
      </w:r>
    </w:p>
    <w:p>
      <w:pPr>
        <w:pStyle w:val="Compact"/>
        <w:numPr>
          <w:ilvl w:val="0"/>
          <w:numId w:val="1272"/>
        </w:numPr>
      </w:pPr>
      <w:hyperlink r:id="rId958">
        <w:r>
          <w:rPr>
            <w:rStyle w:val="Hyperlink"/>
          </w:rPr>
          <w:t xml:space="preserve">Natural Language Processing with Python</w:t>
        </w:r>
      </w:hyperlink>
      <w:r>
        <w:t xml:space="preserve"> </w:t>
      </w:r>
      <w:r>
        <w:t xml:space="preserve">- text analysis and NLP techniques</w:t>
      </w:r>
    </w:p>
    <w:bookmarkEnd w:id="959"/>
    <w:bookmarkStart w:id="961" w:name="resources-for-julia"/>
    <w:p>
      <w:pPr>
        <w:pStyle w:val="Heading2"/>
      </w:pPr>
      <w:r>
        <w:t xml:space="preserve">21.4 Resources for Julia</w:t>
      </w:r>
    </w:p>
    <w:p>
      <w:pPr>
        <w:pStyle w:val="Compact"/>
        <w:numPr>
          <w:ilvl w:val="0"/>
          <w:numId w:val="1273"/>
        </w:numPr>
      </w:pPr>
      <w:hyperlink r:id="rId960">
        <w:r>
          <w:rPr>
            <w:rStyle w:val="Hyperlink"/>
          </w:rPr>
          <w:t xml:space="preserve">UC Davis Julia Users Group Julia Basics Workshop</w:t>
        </w:r>
      </w:hyperlink>
      <w:r>
        <w:t xml:space="preserve"> </w:t>
      </w:r>
      <w:r>
        <w:t xml:space="preserve">- foundational Julia programming</w:t>
      </w:r>
    </w:p>
    <w:bookmarkEnd w:id="961"/>
    <w:bookmarkStart w:id="963" w:name="scientific-figures"/>
    <w:p>
      <w:pPr>
        <w:pStyle w:val="Heading2"/>
      </w:pPr>
      <w:r>
        <w:t xml:space="preserve">21.5 Scientific figures</w:t>
      </w:r>
    </w:p>
    <w:p>
      <w:pPr>
        <w:pStyle w:val="Compact"/>
        <w:numPr>
          <w:ilvl w:val="0"/>
          <w:numId w:val="1274"/>
        </w:numPr>
      </w:pPr>
      <w:r>
        <w:t xml:space="preserve">Ten Simple Rules for Better Figures</w:t>
      </w:r>
      <w:r>
        <w:t xml:space="preserve"> </w:t>
      </w:r>
      <w:r>
        <w:t xml:space="preserve">(Rougier et al. 2014)</w:t>
      </w:r>
    </w:p>
    <w:p>
      <w:pPr>
        <w:pStyle w:val="Compact"/>
        <w:numPr>
          <w:ilvl w:val="0"/>
          <w:numId w:val="1274"/>
        </w:numPr>
      </w:pPr>
      <w:hyperlink r:id="rId962">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3"/>
    <w:bookmarkStart w:id="967" w:name="writing"/>
    <w:p>
      <w:pPr>
        <w:pStyle w:val="Heading2"/>
      </w:pPr>
      <w:r>
        <w:t xml:space="preserve">21.6 Writing</w:t>
      </w:r>
    </w:p>
    <w:p>
      <w:pPr>
        <w:pStyle w:val="Compact"/>
        <w:numPr>
          <w:ilvl w:val="0"/>
          <w:numId w:val="1275"/>
        </w:numPr>
      </w:pPr>
      <w:r>
        <w:t xml:space="preserve">Unpacking the Scientific Toolbox</w:t>
      </w:r>
      <w:r>
        <w:t xml:space="preserve"> </w:t>
      </w:r>
      <w:r>
        <w:t xml:space="preserve">(Silbiger and Stubler 2019)</w:t>
      </w:r>
    </w:p>
    <w:p>
      <w:pPr>
        <w:pStyle w:val="Compact"/>
        <w:numPr>
          <w:ilvl w:val="0"/>
          <w:numId w:val="1275"/>
        </w:numPr>
      </w:pPr>
      <w:r>
        <w:t xml:space="preserve">ICMJE Definition of authorship</w:t>
      </w:r>
      <w:r>
        <w:t xml:space="preserve"> </w:t>
      </w:r>
      <w:r>
        <w:t xml:space="preserve">(International Committee of Medical Journal Editors, n.d.)</w:t>
      </w:r>
    </w:p>
    <w:p>
      <w:pPr>
        <w:pStyle w:val="Compact"/>
        <w:numPr>
          <w:ilvl w:val="0"/>
          <w:numId w:val="1275"/>
        </w:numPr>
      </w:pPr>
      <w:r>
        <w:t xml:space="preserve">Computational science: …why scientific programming does not compute</w:t>
      </w:r>
      <w:r>
        <w:t xml:space="preserve"> </w:t>
      </w:r>
      <w:r>
        <w:t xml:space="preserve">(Merali and Giles 2010)</w:t>
      </w:r>
    </w:p>
    <w:p>
      <w:pPr>
        <w:pStyle w:val="Compact"/>
        <w:numPr>
          <w:ilvl w:val="0"/>
          <w:numId w:val="1275"/>
        </w:numPr>
      </w:pPr>
      <w:hyperlink r:id="rId964">
        <w:r>
          <w:rPr>
            <w:rStyle w:val="Hyperlink"/>
          </w:rPr>
          <w:t xml:space="preserve">The Pathway to Publishing: A Guide to Quantitative Writing in the Health Sciences</w:t>
        </w:r>
      </w:hyperlink>
    </w:p>
    <w:p>
      <w:pPr>
        <w:pStyle w:val="Compact"/>
        <w:numPr>
          <w:ilvl w:val="0"/>
          <w:numId w:val="1275"/>
        </w:numPr>
      </w:pPr>
      <w:hyperlink r:id="rId9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5"/>
        </w:numPr>
      </w:pPr>
      <w:hyperlink r:id="rId966">
        <w:r>
          <w:rPr>
            <w:rStyle w:val="Hyperlink"/>
          </w:rPr>
          <w:t xml:space="preserve">Secret, actionable writing tips</w:t>
        </w:r>
      </w:hyperlink>
    </w:p>
    <w:bookmarkEnd w:id="967"/>
    <w:bookmarkStart w:id="971" w:name="presentations"/>
    <w:p>
      <w:pPr>
        <w:pStyle w:val="Heading2"/>
      </w:pPr>
      <w:r>
        <w:t xml:space="preserve">21.7 Presentations</w:t>
      </w:r>
    </w:p>
    <w:p>
      <w:pPr>
        <w:pStyle w:val="Compact"/>
        <w:numPr>
          <w:ilvl w:val="0"/>
          <w:numId w:val="1276"/>
        </w:numPr>
      </w:pPr>
      <w:r>
        <w:t xml:space="preserve">How to tell a compelling story in scientific presentations</w:t>
      </w:r>
      <w:r>
        <w:t xml:space="preserve"> </w:t>
      </w:r>
      <w:r>
        <w:t xml:space="preserve">(Van Noorden 2021)</w:t>
      </w:r>
    </w:p>
    <w:p>
      <w:pPr>
        <w:pStyle w:val="Compact"/>
        <w:numPr>
          <w:ilvl w:val="0"/>
          <w:numId w:val="1276"/>
        </w:numPr>
      </w:pPr>
      <w:hyperlink r:id="rId968">
        <w:r>
          <w:rPr>
            <w:rStyle w:val="Hyperlink"/>
          </w:rPr>
          <w:t xml:space="preserve">How to give a killer narratively-driven scientific talk</w:t>
        </w:r>
      </w:hyperlink>
    </w:p>
    <w:p>
      <w:pPr>
        <w:pStyle w:val="Compact"/>
        <w:numPr>
          <w:ilvl w:val="0"/>
          <w:numId w:val="1276"/>
        </w:numPr>
      </w:pPr>
      <w:hyperlink r:id="rId969">
        <w:r>
          <w:rPr>
            <w:rStyle w:val="Hyperlink"/>
          </w:rPr>
          <w:t xml:space="preserve">How to make a better poster</w:t>
        </w:r>
      </w:hyperlink>
    </w:p>
    <w:p>
      <w:pPr>
        <w:pStyle w:val="Compact"/>
        <w:numPr>
          <w:ilvl w:val="0"/>
          <w:numId w:val="1276"/>
        </w:numPr>
      </w:pPr>
      <w:hyperlink r:id="rId970">
        <w:r>
          <w:rPr>
            <w:rStyle w:val="Hyperlink"/>
          </w:rPr>
          <w:t xml:space="preserve">How to make an even better poster</w:t>
        </w:r>
      </w:hyperlink>
    </w:p>
    <w:bookmarkEnd w:id="971"/>
    <w:bookmarkStart w:id="974" w:name="professional-advice"/>
    <w:p>
      <w:pPr>
        <w:pStyle w:val="Heading2"/>
      </w:pPr>
      <w:r>
        <w:t xml:space="preserve">21.8 Professional advice</w:t>
      </w:r>
    </w:p>
    <w:p>
      <w:pPr>
        <w:pStyle w:val="Compact"/>
        <w:numPr>
          <w:ilvl w:val="0"/>
          <w:numId w:val="1277"/>
        </w:numPr>
      </w:pPr>
      <w:hyperlink r:id="rId972">
        <w:r>
          <w:rPr>
            <w:rStyle w:val="Hyperlink"/>
          </w:rPr>
          <w:t xml:space="preserve">Professional advice, especially for your first job</w:t>
        </w:r>
      </w:hyperlink>
    </w:p>
    <w:p>
      <w:pPr>
        <w:pStyle w:val="Compact"/>
        <w:numPr>
          <w:ilvl w:val="0"/>
          <w:numId w:val="1277"/>
        </w:numPr>
      </w:pPr>
      <w:hyperlink r:id="rId973">
        <w:r>
          <w:rPr>
            <w:rStyle w:val="Hyperlink"/>
          </w:rPr>
          <w:t xml:space="preserve">Team Public Health Substack</w:t>
        </w:r>
      </w:hyperlink>
    </w:p>
    <w:bookmarkEnd w:id="974"/>
    <w:bookmarkStart w:id="977" w:name="funding"/>
    <w:p>
      <w:pPr>
        <w:pStyle w:val="Heading2"/>
      </w:pPr>
      <w:r>
        <w:t xml:space="preserve">21.9 Funding</w:t>
      </w:r>
    </w:p>
    <w:p>
      <w:pPr>
        <w:pStyle w:val="Compact"/>
        <w:numPr>
          <w:ilvl w:val="0"/>
          <w:numId w:val="1278"/>
        </w:numPr>
      </w:pPr>
      <w:hyperlink r:id="rId975">
        <w:r>
          <w:rPr>
            <w:rStyle w:val="Hyperlink"/>
          </w:rPr>
          <w:t xml:space="preserve">Building Your Funding Train</w:t>
        </w:r>
      </w:hyperlink>
    </w:p>
    <w:p>
      <w:pPr>
        <w:pStyle w:val="Compact"/>
        <w:numPr>
          <w:ilvl w:val="0"/>
          <w:numId w:val="1278"/>
        </w:numPr>
      </w:pPr>
      <w:hyperlink r:id="rId976">
        <w:r>
          <w:rPr>
            <w:rStyle w:val="Hyperlink"/>
          </w:rPr>
          <w:t xml:space="preserve">NIH Grant Writing Resources</w:t>
        </w:r>
      </w:hyperlink>
    </w:p>
    <w:bookmarkEnd w:id="977"/>
    <w:bookmarkStart w:id="980" w:name="ethics-and-global-health-research"/>
    <w:p>
      <w:pPr>
        <w:pStyle w:val="Heading2"/>
      </w:pPr>
      <w:r>
        <w:t xml:space="preserve">21.10 Ethics and global health research</w:t>
      </w:r>
    </w:p>
    <w:p>
      <w:pPr>
        <w:pStyle w:val="Compact"/>
        <w:numPr>
          <w:ilvl w:val="0"/>
          <w:numId w:val="1279"/>
        </w:numPr>
      </w:pPr>
      <w:hyperlink r:id="rId978">
        <w:r>
          <w:rPr>
            <w:rStyle w:val="Hyperlink"/>
          </w:rPr>
          <w:t xml:space="preserve">Global Code of Conduct For Research in Resource-Poor Settings</w:t>
        </w:r>
      </w:hyperlink>
    </w:p>
    <w:p>
      <w:pPr>
        <w:pStyle w:val="Compact"/>
        <w:numPr>
          <w:ilvl w:val="0"/>
          <w:numId w:val="127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9"/>
        </w:numPr>
      </w:pPr>
      <w:hyperlink r:id="rId979">
        <w:r>
          <w:rPr>
            <w:rStyle w:val="Hyperlink"/>
          </w:rPr>
          <w:t xml:space="preserve">Transforming Global Health Partnerships</w:t>
        </w:r>
      </w:hyperlink>
    </w:p>
    <w:p>
      <w:r>
        <w:br w:type="page"/>
      </w:r>
    </w:p>
    <w:bookmarkEnd w:id="980"/>
    <w:bookmarkEnd w:id="981"/>
    <w:bookmarkStart w:id="1008" w:name="professional-development"/>
    <w:p>
      <w:pPr>
        <w:pStyle w:val="Heading1"/>
      </w:pPr>
      <w:r>
        <w:t xml:space="preserve">22. Professional Development</w:t>
      </w:r>
    </w:p>
    <w:bookmarkStart w:id="98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80"/>
        </w:numPr>
      </w:pPr>
      <w:r>
        <w:t xml:space="preserve">Regular, open communication between mentees and mentors</w:t>
      </w:r>
    </w:p>
    <w:p>
      <w:pPr>
        <w:pStyle w:val="Compact"/>
        <w:numPr>
          <w:ilvl w:val="0"/>
          <w:numId w:val="1280"/>
        </w:numPr>
      </w:pPr>
      <w:r>
        <w:t xml:space="preserve">Mutual respect and trust</w:t>
      </w:r>
    </w:p>
    <w:p>
      <w:pPr>
        <w:pStyle w:val="Compact"/>
        <w:numPr>
          <w:ilvl w:val="0"/>
          <w:numId w:val="1280"/>
        </w:numPr>
      </w:pPr>
      <w:r>
        <w:t xml:space="preserve">Clear expectations and goals</w:t>
      </w:r>
    </w:p>
    <w:p>
      <w:pPr>
        <w:pStyle w:val="Compact"/>
        <w:numPr>
          <w:ilvl w:val="0"/>
          <w:numId w:val="1280"/>
        </w:numPr>
      </w:pPr>
      <w:r>
        <w:t xml:space="preserve">Constructive feedback</w:t>
      </w:r>
    </w:p>
    <w:p>
      <w:pPr>
        <w:pStyle w:val="Compact"/>
        <w:numPr>
          <w:ilvl w:val="0"/>
          <w:numId w:val="1280"/>
        </w:numPr>
      </w:pPr>
      <w:r>
        <w:t xml:space="preserve">Support for both research and career development</w:t>
      </w:r>
    </w:p>
    <w:bookmarkEnd w:id="982"/>
    <w:bookmarkStart w:id="98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81"/>
        </w:numPr>
      </w:pPr>
      <w:r>
        <w:t xml:space="preserve">Short-term and long-term career goals</w:t>
      </w:r>
    </w:p>
    <w:p>
      <w:pPr>
        <w:pStyle w:val="Compact"/>
        <w:numPr>
          <w:ilvl w:val="0"/>
          <w:numId w:val="1281"/>
        </w:numPr>
      </w:pPr>
      <w:r>
        <w:t xml:space="preserve">Skills to develop</w:t>
      </w:r>
    </w:p>
    <w:p>
      <w:pPr>
        <w:pStyle w:val="Compact"/>
        <w:numPr>
          <w:ilvl w:val="0"/>
          <w:numId w:val="1281"/>
        </w:numPr>
      </w:pPr>
      <w:r>
        <w:t xml:space="preserve">Training needs and opportunities</w:t>
      </w:r>
    </w:p>
    <w:p>
      <w:pPr>
        <w:pStyle w:val="Compact"/>
        <w:numPr>
          <w:ilvl w:val="0"/>
          <w:numId w:val="1281"/>
        </w:numPr>
      </w:pPr>
      <w:r>
        <w:t xml:space="preserve">Timeline and milestones</w:t>
      </w:r>
    </w:p>
    <w:p>
      <w:pPr>
        <w:pStyle w:val="Compact"/>
        <w:numPr>
          <w:ilvl w:val="0"/>
          <w:numId w:val="1281"/>
        </w:numPr>
      </w:pPr>
      <w:r>
        <w:t xml:space="preserve">Progress toward goals</w:t>
      </w:r>
    </w:p>
    <w:p>
      <w:pPr>
        <w:pStyle w:val="FirstParagraph"/>
      </w:pPr>
      <w:r>
        <w:t xml:space="preserve">Update your IDP at least annually and discuss it with your PI. Useful resources:</w:t>
      </w:r>
    </w:p>
    <w:p>
      <w:pPr>
        <w:pStyle w:val="Compact"/>
        <w:numPr>
          <w:ilvl w:val="0"/>
          <w:numId w:val="1282"/>
        </w:numPr>
      </w:pPr>
      <w:hyperlink r:id="rId983">
        <w:r>
          <w:rPr>
            <w:rStyle w:val="Hyperlink"/>
          </w:rPr>
          <w:t xml:space="preserve">myIDP - Individual Development Plan tool</w:t>
        </w:r>
      </w:hyperlink>
    </w:p>
    <w:p>
      <w:pPr>
        <w:pStyle w:val="Compact"/>
        <w:numPr>
          <w:ilvl w:val="0"/>
          <w:numId w:val="1282"/>
        </w:numPr>
      </w:pPr>
      <w:hyperlink r:id="rId984">
        <w:r>
          <w:rPr>
            <w:rStyle w:val="Hyperlink"/>
          </w:rPr>
          <w:t xml:space="preserve">NIH OITE Career Resources</w:t>
        </w:r>
      </w:hyperlink>
    </w:p>
    <w:bookmarkEnd w:id="985"/>
    <w:bookmarkStart w:id="98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3"/>
        </w:numPr>
      </w:pPr>
      <w:r>
        <w:t xml:space="preserve">Discuss conference opportunities with PIs early</w:t>
      </w:r>
    </w:p>
    <w:p>
      <w:pPr>
        <w:pStyle w:val="Compact"/>
        <w:numPr>
          <w:ilvl w:val="0"/>
          <w:numId w:val="1283"/>
        </w:numPr>
      </w:pPr>
      <w:r>
        <w:t xml:space="preserve">Submit abstracts with PI approval</w:t>
      </w:r>
    </w:p>
    <w:p>
      <w:pPr>
        <w:pStyle w:val="Compact"/>
        <w:numPr>
          <w:ilvl w:val="0"/>
          <w:numId w:val="1283"/>
        </w:numPr>
      </w:pPr>
      <w:r>
        <w:t xml:space="preserve">Practice presentations in lab meeting before the conference</w:t>
      </w:r>
    </w:p>
    <w:p>
      <w:pPr>
        <w:pStyle w:val="Compact"/>
        <w:numPr>
          <w:ilvl w:val="0"/>
          <w:numId w:val="128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4"/>
        </w:numPr>
      </w:pPr>
      <w:hyperlink r:id="rId986">
        <w:r>
          <w:rPr>
            <w:rStyle w:val="Hyperlink"/>
          </w:rPr>
          <w:t xml:space="preserve">How to tell a compelling story in scientific presentations</w:t>
        </w:r>
      </w:hyperlink>
    </w:p>
    <w:p>
      <w:pPr>
        <w:pStyle w:val="Compact"/>
        <w:numPr>
          <w:ilvl w:val="0"/>
          <w:numId w:val="1284"/>
        </w:numPr>
      </w:pPr>
      <w:hyperlink r:id="rId968">
        <w:r>
          <w:rPr>
            <w:rStyle w:val="Hyperlink"/>
          </w:rPr>
          <w:t xml:space="preserve">How to give a killer narratively-driven scientific talk</w:t>
        </w:r>
      </w:hyperlink>
    </w:p>
    <w:p>
      <w:pPr>
        <w:pStyle w:val="Compact"/>
        <w:numPr>
          <w:ilvl w:val="0"/>
          <w:numId w:val="1284"/>
        </w:numPr>
      </w:pPr>
      <w:hyperlink r:id="rId987">
        <w:r>
          <w:rPr>
            <w:rStyle w:val="Hyperlink"/>
          </w:rPr>
          <w:t xml:space="preserve">How to make a better poster</w:t>
        </w:r>
      </w:hyperlink>
    </w:p>
    <w:p>
      <w:pPr>
        <w:pStyle w:val="Compact"/>
        <w:numPr>
          <w:ilvl w:val="0"/>
          <w:numId w:val="1284"/>
        </w:numPr>
      </w:pPr>
      <w:hyperlink r:id="rId970">
        <w:r>
          <w:rPr>
            <w:rStyle w:val="Hyperlink"/>
          </w:rPr>
          <w:t xml:space="preserve">How to make an even better poster</w:t>
        </w:r>
      </w:hyperlink>
    </w:p>
    <w:bookmarkEnd w:id="988"/>
    <w:bookmarkStart w:id="99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5"/>
        </w:numPr>
      </w:pPr>
      <w:r>
        <w:t xml:space="preserve">Label x-axis and y-axis clearly</w:t>
      </w:r>
    </w:p>
    <w:p>
      <w:pPr>
        <w:pStyle w:val="Compact"/>
        <w:numPr>
          <w:ilvl w:val="0"/>
          <w:numId w:val="1285"/>
        </w:numPr>
      </w:pPr>
      <w:r>
        <w:t xml:space="preserve">Use panel labels when including multiple subplots</w:t>
      </w:r>
    </w:p>
    <w:p>
      <w:pPr>
        <w:pStyle w:val="Compact"/>
        <w:numPr>
          <w:ilvl w:val="0"/>
          <w:numId w:val="1285"/>
        </w:numPr>
      </w:pPr>
      <w:r>
        <w:t xml:space="preserve">Include sufficient tick marks and labels</w:t>
      </w:r>
    </w:p>
    <w:p>
      <w:pPr>
        <w:pStyle w:val="Compact"/>
        <w:numPr>
          <w:ilvl w:val="0"/>
          <w:numId w:val="1285"/>
        </w:numPr>
      </w:pPr>
      <w:r>
        <w:t xml:space="preserve">Use appropriate font sizes (readable but not distracting)</w:t>
      </w:r>
    </w:p>
    <w:p>
      <w:pPr>
        <w:pStyle w:val="Compact"/>
        <w:numPr>
          <w:ilvl w:val="0"/>
          <w:numId w:val="1285"/>
        </w:numPr>
      </w:pPr>
      <w:r>
        <w:t xml:space="preserve">Use colorblind-friendly palettes (see</w:t>
      </w:r>
      <w:r>
        <w:t xml:space="preserve"> </w:t>
      </w:r>
      <w:hyperlink r:id="rId989">
        <w:r>
          <w:rPr>
            <w:rStyle w:val="Hyperlink"/>
          </w:rPr>
          <w:t xml:space="preserve">ColorBrewer</w:t>
        </w:r>
      </w:hyperlink>
      <w:r>
        <w:t xml:space="preserve"> </w:t>
      </w:r>
      <w:r>
        <w:t xml:space="preserve">or</w:t>
      </w:r>
      <w:r>
        <w:t xml:space="preserve"> </w:t>
      </w:r>
      <w:hyperlink r:id="rId990">
        <w:r>
          <w:rPr>
            <w:rStyle w:val="Hyperlink"/>
          </w:rPr>
          <w:t xml:space="preserve">iwanthue</w:t>
        </w:r>
      </w:hyperlink>
      <w:r>
        <w:t xml:space="preserve">)</w:t>
      </w:r>
    </w:p>
    <w:p>
      <w:pPr>
        <w:pStyle w:val="Compact"/>
        <w:numPr>
          <w:ilvl w:val="0"/>
          <w:numId w:val="1285"/>
        </w:numPr>
      </w:pPr>
      <w:r>
        <w:t xml:space="preserve">Define colors, shapes, and line types in legends</w:t>
      </w:r>
    </w:p>
    <w:p>
      <w:pPr>
        <w:pStyle w:val="Compact"/>
        <w:numPr>
          <w:ilvl w:val="0"/>
          <w:numId w:val="1285"/>
        </w:numPr>
      </w:pPr>
      <w:r>
        <w:t xml:space="preserve">Minimize abbreviations in labels and legends</w:t>
      </w:r>
    </w:p>
    <w:p>
      <w:pPr>
        <w:pStyle w:val="Compact"/>
        <w:numPr>
          <w:ilvl w:val="0"/>
          <w:numId w:val="1285"/>
        </w:numPr>
      </w:pPr>
      <w:r>
        <w:t xml:space="preserve">Use transparency to show overlapping data</w:t>
      </w:r>
    </w:p>
    <w:p>
      <w:pPr>
        <w:pStyle w:val="Compact"/>
        <w:numPr>
          <w:ilvl w:val="0"/>
          <w:numId w:val="1285"/>
        </w:numPr>
      </w:pPr>
      <w:r>
        <w:t xml:space="preserve">Show measures of precision (e.g., 95% confidence intervals)</w:t>
      </w:r>
    </w:p>
    <w:p>
      <w:pPr>
        <w:pStyle w:val="FirstParagraph"/>
      </w:pPr>
      <w:r>
        <w:rPr>
          <w:b/>
          <w:bCs/>
        </w:rPr>
        <w:t xml:space="preserve">Resources:</w:t>
      </w:r>
    </w:p>
    <w:p>
      <w:pPr>
        <w:pStyle w:val="Compact"/>
        <w:numPr>
          <w:ilvl w:val="0"/>
          <w:numId w:val="1286"/>
        </w:numPr>
      </w:pPr>
      <w:hyperlink r:id="rId991">
        <w:r>
          <w:rPr>
            <w:rStyle w:val="Hyperlink"/>
          </w:rPr>
          <w:t xml:space="preserve">Ten Simple Rules for Better Figures</w:t>
        </w:r>
      </w:hyperlink>
    </w:p>
    <w:bookmarkEnd w:id="992"/>
    <w:bookmarkStart w:id="994" w:name="grant-writing"/>
    <w:p>
      <w:pPr>
        <w:pStyle w:val="Heading2"/>
      </w:pPr>
      <w:r>
        <w:t xml:space="preserve">22.5 Grant Writing</w:t>
      </w:r>
    </w:p>
    <w:p>
      <w:pPr>
        <w:pStyle w:val="Compact"/>
        <w:numPr>
          <w:ilvl w:val="0"/>
          <w:numId w:val="1287"/>
        </w:numPr>
      </w:pPr>
      <w:r>
        <w:t xml:space="preserve">Graduate students and postdocs are encouraged to apply for fellowships (e.g., NIH F31, NSF GRFP, K awards)</w:t>
      </w:r>
    </w:p>
    <w:p>
      <w:pPr>
        <w:pStyle w:val="Compact"/>
        <w:numPr>
          <w:ilvl w:val="0"/>
          <w:numId w:val="1287"/>
        </w:numPr>
      </w:pPr>
      <w:r>
        <w:t xml:space="preserve">PIs will support fellowship applications with feedback, letters of support, and mentoring</w:t>
      </w:r>
    </w:p>
    <w:p>
      <w:pPr>
        <w:pStyle w:val="Compact"/>
        <w:numPr>
          <w:ilvl w:val="0"/>
          <w:numId w:val="1287"/>
        </w:numPr>
      </w:pPr>
      <w:r>
        <w:t xml:space="preserve">Start planning fellowship applications well in advance of deadlines (typically 3-6 months)</w:t>
      </w:r>
    </w:p>
    <w:p>
      <w:pPr>
        <w:pStyle w:val="Compact"/>
        <w:numPr>
          <w:ilvl w:val="0"/>
          <w:numId w:val="1287"/>
        </w:numPr>
      </w:pPr>
      <w:r>
        <w:t xml:space="preserve">Attend grant writing workshops and seek feedback from multiple sources</w:t>
      </w:r>
    </w:p>
    <w:p>
      <w:pPr>
        <w:pStyle w:val="FirstParagraph"/>
      </w:pPr>
      <w:r>
        <w:rPr>
          <w:b/>
          <w:bCs/>
        </w:rPr>
        <w:t xml:space="preserve">Resources:</w:t>
      </w:r>
    </w:p>
    <w:p>
      <w:pPr>
        <w:pStyle w:val="Compact"/>
        <w:numPr>
          <w:ilvl w:val="0"/>
          <w:numId w:val="1288"/>
        </w:numPr>
      </w:pPr>
      <w:hyperlink r:id="rId975">
        <w:r>
          <w:rPr>
            <w:rStyle w:val="Hyperlink"/>
          </w:rPr>
          <w:t xml:space="preserve">Building Your Funding Train</w:t>
        </w:r>
      </w:hyperlink>
    </w:p>
    <w:p>
      <w:pPr>
        <w:pStyle w:val="Compact"/>
        <w:numPr>
          <w:ilvl w:val="0"/>
          <w:numId w:val="1288"/>
        </w:numPr>
      </w:pPr>
      <w:hyperlink r:id="rId993">
        <w:r>
          <w:rPr>
            <w:rStyle w:val="Hyperlink"/>
          </w:rPr>
          <w:t xml:space="preserve">NIH Funding Opportunities</w:t>
        </w:r>
      </w:hyperlink>
    </w:p>
    <w:p>
      <w:pPr>
        <w:pStyle w:val="Compact"/>
        <w:numPr>
          <w:ilvl w:val="0"/>
          <w:numId w:val="1288"/>
        </w:numPr>
      </w:pPr>
      <w:hyperlink r:id="rId976">
        <w:r>
          <w:rPr>
            <w:rStyle w:val="Hyperlink"/>
          </w:rPr>
          <w:t xml:space="preserve">NIH Grant Writing Resources</w:t>
        </w:r>
      </w:hyperlink>
    </w:p>
    <w:bookmarkEnd w:id="994"/>
    <w:bookmarkStart w:id="100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9"/>
        </w:numPr>
      </w:pPr>
      <w:r>
        <w:t xml:space="preserve">Understand the typical scope and depth expected</w:t>
      </w:r>
    </w:p>
    <w:p>
      <w:pPr>
        <w:pStyle w:val="Compact"/>
        <w:numPr>
          <w:ilvl w:val="0"/>
          <w:numId w:val="1289"/>
        </w:numPr>
      </w:pPr>
      <w:r>
        <w:t xml:space="preserve">See different approaches to structure and presentation</w:t>
      </w:r>
    </w:p>
    <w:p>
      <w:pPr>
        <w:pStyle w:val="Compact"/>
        <w:numPr>
          <w:ilvl w:val="0"/>
          <w:numId w:val="1289"/>
        </w:numPr>
      </w:pPr>
      <w:r>
        <w:t xml:space="preserve">Calibrate your expectations based on successful examples</w:t>
      </w:r>
    </w:p>
    <w:p>
      <w:pPr>
        <w:pStyle w:val="Compact"/>
        <w:numPr>
          <w:ilvl w:val="0"/>
          <w:numId w:val="128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5"/>
    <w:bookmarkStart w:id="99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90"/>
        </w:numPr>
      </w:pPr>
      <w:r>
        <w:t xml:space="preserve">Independent research capability</w:t>
      </w:r>
    </w:p>
    <w:p>
      <w:pPr>
        <w:pStyle w:val="Compact"/>
        <w:numPr>
          <w:ilvl w:val="0"/>
          <w:numId w:val="1290"/>
        </w:numPr>
      </w:pPr>
      <w:r>
        <w:t xml:space="preserve">Ability to communicate findings effectively</w:t>
      </w:r>
    </w:p>
    <w:p>
      <w:pPr>
        <w:pStyle w:val="Compact"/>
        <w:numPr>
          <w:ilvl w:val="0"/>
          <w:numId w:val="1290"/>
        </w:numPr>
      </w:pPr>
      <w:r>
        <w:t xml:space="preserve">Contribution to the scientific literature</w:t>
      </w:r>
    </w:p>
    <w:p>
      <w:pPr>
        <w:pStyle w:val="Compact"/>
        <w:numPr>
          <w:ilvl w:val="0"/>
          <w:numId w:val="1290"/>
        </w:numPr>
      </w:pPr>
      <w:r>
        <w:t xml:space="preserve">Readiness for an academic or research career</w:t>
      </w:r>
    </w:p>
    <w:bookmarkEnd w:id="996"/>
    <w:bookmarkStart w:id="99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7"/>
    <w:bookmarkStart w:id="1001"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9">
        <w:r>
          <w:rPr>
            <w:rStyle w:val="Hyperlink"/>
          </w:rPr>
          <w:t xml:space="preserve">PhD</w:t>
        </w:r>
      </w:hyperlink>
      <w:r>
        <w:t xml:space="preserve">,</w:t>
      </w:r>
      <w:r>
        <w:t xml:space="preserve"> </w:t>
      </w:r>
      <w:r>
        <w:t xml:space="preserve">is a spiritual successor to an apprentice’s</w:t>
      </w:r>
      <w:r>
        <w:t xml:space="preserve"> </w:t>
      </w:r>
      <w:hyperlink r:id="rId100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1"/>
        </w:numPr>
      </w:pPr>
      <w:r>
        <w:t xml:space="preserve">The dissertation proves you can conduct rigorous research</w:t>
      </w:r>
    </w:p>
    <w:p>
      <w:pPr>
        <w:pStyle w:val="Compact"/>
        <w:numPr>
          <w:ilvl w:val="0"/>
          <w:numId w:val="1291"/>
        </w:numPr>
      </w:pPr>
      <w:r>
        <w:t xml:space="preserve">It doesn’t need to solve every problem in your field</w:t>
      </w:r>
    </w:p>
    <w:p>
      <w:pPr>
        <w:pStyle w:val="Compact"/>
        <w:numPr>
          <w:ilvl w:val="0"/>
          <w:numId w:val="1291"/>
        </w:numPr>
      </w:pPr>
      <w:r>
        <w:t xml:space="preserve">It doesn’t need to be flawless</w:t>
      </w:r>
    </w:p>
    <w:p>
      <w:pPr>
        <w:pStyle w:val="Compact"/>
        <w:numPr>
          <w:ilvl w:val="0"/>
          <w:numId w:val="1291"/>
        </w:numPr>
      </w:pPr>
      <w:r>
        <w:t xml:space="preserve">It doesn’t need to be all-encompassing</w:t>
      </w:r>
    </w:p>
    <w:p>
      <w:pPr>
        <w:pStyle w:val="Compact"/>
        <w:numPr>
          <w:ilvl w:val="0"/>
          <w:numId w:val="1291"/>
        </w:numPr>
      </w:pPr>
      <w:r>
        <w:t xml:space="preserve">It just needs to constitute incremental progress in your field</w:t>
      </w:r>
    </w:p>
    <w:bookmarkEnd w:id="1001"/>
    <w:bookmarkStart w:id="100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2"/>
        </w:numPr>
      </w:pPr>
      <w:r>
        <w:t xml:space="preserve">Done is better than perfect when it comes to dissertations</w:t>
      </w:r>
    </w:p>
    <w:p>
      <w:pPr>
        <w:pStyle w:val="Compact"/>
        <w:numPr>
          <w:ilvl w:val="0"/>
          <w:numId w:val="1292"/>
        </w:numPr>
      </w:pPr>
      <w:r>
        <w:t xml:space="preserve">You’ll have your entire career to refine and expand on these ideas</w:t>
      </w:r>
    </w:p>
    <w:p>
      <w:pPr>
        <w:pStyle w:val="Compact"/>
        <w:numPr>
          <w:ilvl w:val="0"/>
          <w:numId w:val="1292"/>
        </w:numPr>
      </w:pPr>
      <w:r>
        <w:t xml:space="preserve">The goal is to finish and move forward,</w:t>
      </w:r>
      <w:r>
        <w:t xml:space="preserve"> </w:t>
      </w:r>
      <w:r>
        <w:t xml:space="preserve">not to write the definitive work on your topic</w:t>
      </w:r>
    </w:p>
    <w:p>
      <w:pPr>
        <w:pStyle w:val="Compact"/>
        <w:numPr>
          <w:ilvl w:val="0"/>
          <w:numId w:val="129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2"/>
    <w:bookmarkStart w:id="1004" w:name="resources-3"/>
    <w:p>
      <w:pPr>
        <w:pStyle w:val="Heading3"/>
      </w:pPr>
      <w:r>
        <w:t xml:space="preserve">22.6.6 Resources</w:t>
      </w:r>
    </w:p>
    <w:p>
      <w:pPr>
        <w:pStyle w:val="FirstParagraph"/>
      </w:pPr>
      <w:r>
        <w:rPr>
          <w:b/>
          <w:bCs/>
        </w:rPr>
        <w:t xml:space="preserve">Dissertation writing tools:</w:t>
      </w:r>
    </w:p>
    <w:p>
      <w:pPr>
        <w:pStyle w:val="Compact"/>
        <w:numPr>
          <w:ilvl w:val="0"/>
          <w:numId w:val="1293"/>
        </w:numPr>
      </w:pPr>
      <w:hyperlink r:id="rId1003">
        <w:r>
          <w:rPr>
            <w:rStyle w:val="Hyperlink"/>
          </w:rPr>
          <w:t xml:space="preserve">quarto-thesis</w:t>
        </w:r>
      </w:hyperlink>
      <w:r>
        <w:t xml:space="preserve"> </w:t>
      </w:r>
      <w:r>
        <w:t xml:space="preserve">- Quarto extension for creating masters or PhD theses with professional LaTeX formatting</w:t>
      </w:r>
    </w:p>
    <w:bookmarkEnd w:id="1004"/>
    <w:bookmarkEnd w:id="1005"/>
    <w:bookmarkStart w:id="100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4"/>
        </w:numPr>
      </w:pPr>
      <w:r>
        <w:t xml:space="preserve">Graduate students are encouraged to gain teaching experience</w:t>
      </w:r>
    </w:p>
    <w:p>
      <w:pPr>
        <w:pStyle w:val="Compact"/>
        <w:numPr>
          <w:ilvl w:val="0"/>
          <w:numId w:val="1294"/>
        </w:numPr>
      </w:pPr>
      <w:r>
        <w:t xml:space="preserve">We support science communication and outreach activities</w:t>
      </w:r>
    </w:p>
    <w:p>
      <w:pPr>
        <w:pStyle w:val="Compact"/>
        <w:numPr>
          <w:ilvl w:val="0"/>
          <w:numId w:val="1294"/>
        </w:numPr>
      </w:pPr>
      <w:r>
        <w:t xml:space="preserve">Discuss opportunities with PIs</w:t>
      </w:r>
    </w:p>
    <w:p>
      <w:pPr>
        <w:pStyle w:val="FirstParagraph"/>
      </w:pPr>
      <w:r>
        <w:t xml:space="preserve">The</w:t>
      </w:r>
      <w:r>
        <w:t xml:space="preserve"> </w:t>
      </w:r>
      <w:hyperlink r:id="rId83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40">
        <w:r>
          <w:rPr>
            <w:rStyle w:val="Hyperlink"/>
          </w:rPr>
          <w:t xml:space="preserve">workshop index</w:t>
        </w:r>
      </w:hyperlink>
      <w:r>
        <w:t xml:space="preserve"> </w:t>
      </w:r>
      <w:r>
        <w:t xml:space="preserve">provides a comprehensive catalog of available resources.</w:t>
      </w:r>
    </w:p>
    <w:bookmarkEnd w:id="1006"/>
    <w:bookmarkStart w:id="100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5"/>
        </w:numPr>
      </w:pPr>
      <w:r>
        <w:t xml:space="preserve">Attend seminars and departmental events</w:t>
      </w:r>
    </w:p>
    <w:p>
      <w:pPr>
        <w:pStyle w:val="Compact"/>
        <w:numPr>
          <w:ilvl w:val="0"/>
          <w:numId w:val="1295"/>
        </w:numPr>
      </w:pPr>
      <w:r>
        <w:t xml:space="preserve">Connect with researchers in your field</w:t>
      </w:r>
    </w:p>
    <w:p>
      <w:pPr>
        <w:pStyle w:val="Compact"/>
        <w:numPr>
          <w:ilvl w:val="0"/>
          <w:numId w:val="1295"/>
        </w:numPr>
      </w:pPr>
      <w:r>
        <w:t xml:space="preserve">Join professional societies</w:t>
      </w:r>
    </w:p>
    <w:p>
      <w:pPr>
        <w:pStyle w:val="Compact"/>
        <w:numPr>
          <w:ilvl w:val="0"/>
          <w:numId w:val="1295"/>
        </w:numPr>
      </w:pPr>
      <w:r>
        <w:t xml:space="preserve">Use professional social media platforms to share research and engage with the scientific community</w:t>
      </w:r>
    </w:p>
    <w:p>
      <w:r>
        <w:br w:type="page"/>
      </w:r>
    </w:p>
    <w:bookmarkEnd w:id="1007"/>
    <w:bookmarkEnd w:id="1008"/>
    <w:bookmarkStart w:id="1013" w:name="sec-writing"/>
    <w:p>
      <w:pPr>
        <w:pStyle w:val="Heading1"/>
      </w:pPr>
      <w:r>
        <w:t xml:space="preserve">23. Writing</w:t>
      </w:r>
    </w:p>
    <w:bookmarkStart w:id="100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6"/>
        </w:numPr>
      </w:pPr>
      <w:r>
        <w:t xml:space="preserve">Organize your thoughts and identify what you actually need to know</w:t>
      </w:r>
    </w:p>
    <w:p>
      <w:pPr>
        <w:pStyle w:val="Compact"/>
        <w:numPr>
          <w:ilvl w:val="0"/>
          <w:numId w:val="1296"/>
        </w:numPr>
      </w:pPr>
      <w:r>
        <w:t xml:space="preserve">Articulate the problem more precisely</w:t>
      </w:r>
    </w:p>
    <w:p>
      <w:pPr>
        <w:pStyle w:val="Compact"/>
        <w:numPr>
          <w:ilvl w:val="0"/>
          <w:numId w:val="129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9"/>
    <w:bookmarkStart w:id="101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1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7"/>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7"/>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7"/>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7"/>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7"/>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1"/>
    <w:bookmarkStart w:id="101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8"/>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8"/>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8"/>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8"/>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2"/>
    <w:bookmarkEnd w:id="1013"/>
    <w:bookmarkStart w:id="1029" w:name="manuscript-preparation-and-publication"/>
    <w:p>
      <w:pPr>
        <w:pStyle w:val="Heading1"/>
      </w:pPr>
      <w:r>
        <w:t xml:space="preserve">24. Manuscript Preparation and Publication</w:t>
      </w:r>
    </w:p>
    <w:bookmarkStart w:id="101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9"/>
        </w:numPr>
      </w:pPr>
      <w:r>
        <w:rPr>
          <w:b/>
          <w:bCs/>
        </w:rPr>
        <w:t xml:space="preserve">Planning</w:t>
      </w:r>
      <w:r>
        <w:t xml:space="preserve">: Discuss target journals, outline, and timeline with PIs</w:t>
      </w:r>
    </w:p>
    <w:p>
      <w:pPr>
        <w:pStyle w:val="Compact"/>
        <w:numPr>
          <w:ilvl w:val="0"/>
          <w:numId w:val="1299"/>
        </w:numPr>
      </w:pPr>
      <w:r>
        <w:rPr>
          <w:b/>
          <w:bCs/>
        </w:rPr>
        <w:t xml:space="preserve">Drafting</w:t>
      </w:r>
      <w:r>
        <w:t xml:space="preserve">: Lead author prepares initial draft</w:t>
      </w:r>
    </w:p>
    <w:p>
      <w:pPr>
        <w:pStyle w:val="Compact"/>
        <w:numPr>
          <w:ilvl w:val="0"/>
          <w:numId w:val="1299"/>
        </w:numPr>
      </w:pPr>
      <w:r>
        <w:rPr>
          <w:b/>
          <w:bCs/>
        </w:rPr>
        <w:t xml:space="preserve">Internal review</w:t>
      </w:r>
      <w:r>
        <w:t xml:space="preserve">: Co-authors review and provide feedback</w:t>
      </w:r>
    </w:p>
    <w:p>
      <w:pPr>
        <w:pStyle w:val="Compact"/>
        <w:numPr>
          <w:ilvl w:val="0"/>
          <w:numId w:val="1299"/>
        </w:numPr>
      </w:pPr>
      <w:r>
        <w:rPr>
          <w:b/>
          <w:bCs/>
        </w:rPr>
        <w:t xml:space="preserve">Revision</w:t>
      </w:r>
      <w:r>
        <w:t xml:space="preserve">: Lead author incorporates feedback iteratively</w:t>
      </w:r>
    </w:p>
    <w:p>
      <w:pPr>
        <w:pStyle w:val="Compact"/>
        <w:numPr>
          <w:ilvl w:val="0"/>
          <w:numId w:val="1299"/>
        </w:numPr>
      </w:pPr>
      <w:r>
        <w:rPr>
          <w:b/>
          <w:bCs/>
        </w:rPr>
        <w:t xml:space="preserve">PI approval</w:t>
      </w:r>
      <w:r>
        <w:t xml:space="preserve">: Obtain final approval from PIs before submission</w:t>
      </w:r>
    </w:p>
    <w:p>
      <w:pPr>
        <w:pStyle w:val="Compact"/>
        <w:numPr>
          <w:ilvl w:val="0"/>
          <w:numId w:val="1299"/>
        </w:numPr>
      </w:pPr>
      <w:r>
        <w:rPr>
          <w:b/>
          <w:bCs/>
        </w:rPr>
        <w:t xml:space="preserve">Submission</w:t>
      </w:r>
      <w:r>
        <w:t xml:space="preserve">: Submit to journal</w:t>
      </w:r>
    </w:p>
    <w:p>
      <w:pPr>
        <w:pStyle w:val="Compact"/>
        <w:numPr>
          <w:ilvl w:val="0"/>
          <w:numId w:val="1299"/>
        </w:numPr>
      </w:pPr>
      <w:r>
        <w:rPr>
          <w:b/>
          <w:bCs/>
        </w:rPr>
        <w:t xml:space="preserve">Revisions</w:t>
      </w:r>
      <w:r>
        <w:t xml:space="preserve">: Lead author coordinates response to peer reviewers</w:t>
      </w:r>
    </w:p>
    <w:p>
      <w:pPr>
        <w:pStyle w:val="Compact"/>
        <w:numPr>
          <w:ilvl w:val="0"/>
          <w:numId w:val="1299"/>
        </w:numPr>
      </w:pPr>
      <w:r>
        <w:rPr>
          <w:b/>
          <w:bCs/>
        </w:rPr>
        <w:t xml:space="preserve">Publication</w:t>
      </w:r>
      <w:r>
        <w:t xml:space="preserve">: Celebrate and share!</w:t>
      </w:r>
    </w:p>
    <w:bookmarkEnd w:id="1014"/>
    <w:bookmarkStart w:id="1017"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6">
        <w:r>
          <w:rPr>
            <w:rStyle w:val="Hyperlink"/>
          </w:rPr>
          <w:t xml:space="preserve">implicature</w:t>
        </w:r>
      </w:hyperlink>
      <w:r>
        <w:t xml:space="preserve">.</w:t>
      </w:r>
    </w:p>
    <w:p>
      <w:pPr>
        <w:pStyle w:val="BodyText"/>
      </w:pPr>
      <w:r>
        <w:rPr>
          <w:b/>
          <w:bCs/>
        </w:rPr>
        <w:t xml:space="preserve">Additional tips:</w:t>
      </w:r>
    </w:p>
    <w:p>
      <w:pPr>
        <w:pStyle w:val="Compact"/>
        <w:numPr>
          <w:ilvl w:val="0"/>
          <w:numId w:val="1300"/>
        </w:numPr>
      </w:pPr>
      <w:r>
        <w:t xml:space="preserve">Always thank reviewers for their time and feedback</w:t>
      </w:r>
    </w:p>
    <w:p>
      <w:pPr>
        <w:pStyle w:val="Compact"/>
        <w:numPr>
          <w:ilvl w:val="0"/>
          <w:numId w:val="1300"/>
        </w:numPr>
      </w:pPr>
      <w:r>
        <w:t xml:space="preserve">Quote page numbers from the revised manuscript</w:t>
      </w:r>
    </w:p>
    <w:p>
      <w:pPr>
        <w:pStyle w:val="Compact"/>
        <w:numPr>
          <w:ilvl w:val="0"/>
          <w:numId w:val="1300"/>
        </w:numPr>
      </w:pPr>
      <w:r>
        <w:t xml:space="preserve">Use direct quotes from your revised text when possible</w:t>
      </w:r>
    </w:p>
    <w:p>
      <w:pPr>
        <w:pStyle w:val="Compact"/>
        <w:numPr>
          <w:ilvl w:val="0"/>
          <w:numId w:val="1300"/>
        </w:numPr>
      </w:pPr>
      <w:r>
        <w:t xml:space="preserve">Maintain a respectful and collaborative tone throughout</w:t>
      </w:r>
    </w:p>
    <w:p>
      <w:pPr>
        <w:pStyle w:val="Compact"/>
        <w:numPr>
          <w:ilvl w:val="0"/>
          <w:numId w:val="1300"/>
        </w:numPr>
      </w:pPr>
      <w:r>
        <w:t xml:space="preserve">If you make changes beyond what the reviewer requested, mention them briefly</w:t>
      </w:r>
    </w:p>
    <w:bookmarkEnd w:id="1017"/>
    <w:bookmarkStart w:id="1020" w:name="preprints-and-open-access"/>
    <w:p>
      <w:pPr>
        <w:pStyle w:val="Heading2"/>
      </w:pPr>
      <w:r>
        <w:t xml:space="preserve">24.3 Preprints and Open Access</w:t>
      </w:r>
    </w:p>
    <w:p>
      <w:pPr>
        <w:pStyle w:val="Compact"/>
        <w:numPr>
          <w:ilvl w:val="0"/>
          <w:numId w:val="1301"/>
        </w:numPr>
      </w:pPr>
      <w:r>
        <w:t xml:space="preserve">We encourage posting preprints prior to or during peer review on platforms like</w:t>
      </w:r>
      <w:r>
        <w:t xml:space="preserve"> </w:t>
      </w:r>
      <w:hyperlink r:id="rId1018">
        <w:r>
          <w:rPr>
            <w:rStyle w:val="Hyperlink"/>
          </w:rPr>
          <w:t xml:space="preserve">medRxiv</w:t>
        </w:r>
      </w:hyperlink>
      <w:r>
        <w:t xml:space="preserve"> </w:t>
      </w:r>
      <w:r>
        <w:t xml:space="preserve">or</w:t>
      </w:r>
      <w:r>
        <w:t xml:space="preserve"> </w:t>
      </w:r>
      <w:hyperlink r:id="rId1019">
        <w:r>
          <w:rPr>
            <w:rStyle w:val="Hyperlink"/>
          </w:rPr>
          <w:t xml:space="preserve">bioRxiv</w:t>
        </w:r>
      </w:hyperlink>
    </w:p>
    <w:p>
      <w:pPr>
        <w:pStyle w:val="Compact"/>
        <w:numPr>
          <w:ilvl w:val="0"/>
          <w:numId w:val="1301"/>
        </w:numPr>
      </w:pPr>
      <w:r>
        <w:t xml:space="preserve">Preprints allow rapid dissemination of findings and can be cited in grant applications</w:t>
      </w:r>
    </w:p>
    <w:p>
      <w:pPr>
        <w:pStyle w:val="Compact"/>
        <w:numPr>
          <w:ilvl w:val="0"/>
          <w:numId w:val="1301"/>
        </w:numPr>
      </w:pPr>
      <w:r>
        <w:t xml:space="preserve">We support publishing in open access journals when possible to maximize accessibility</w:t>
      </w:r>
    </w:p>
    <w:p>
      <w:pPr>
        <w:pStyle w:val="Compact"/>
        <w:numPr>
          <w:ilvl w:val="0"/>
          <w:numId w:val="130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8">
        <w:r>
          <w:rPr>
            <w:rStyle w:val="Hyperlink"/>
          </w:rPr>
          <w:t xml:space="preserve">medRxiv</w:t>
        </w:r>
      </w:hyperlink>
      <w:r>
        <w:t xml:space="preserve">.</w:t>
      </w:r>
    </w:p>
    <w:bookmarkEnd w:id="1020"/>
    <w:bookmarkStart w:id="102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2"/>
        </w:numPr>
      </w:pPr>
      <w:r>
        <w:t xml:space="preserve">CONSORT for randomized trials</w:t>
      </w:r>
    </w:p>
    <w:p>
      <w:pPr>
        <w:pStyle w:val="Compact"/>
        <w:numPr>
          <w:ilvl w:val="0"/>
          <w:numId w:val="1302"/>
        </w:numPr>
      </w:pPr>
      <w:r>
        <w:t xml:space="preserve">STROBE for observational studies</w:t>
      </w:r>
    </w:p>
    <w:p>
      <w:pPr>
        <w:pStyle w:val="Compact"/>
        <w:numPr>
          <w:ilvl w:val="0"/>
          <w:numId w:val="1302"/>
        </w:numPr>
      </w:pPr>
      <w:r>
        <w:t xml:space="preserve">PRISMA for systematic reviews</w:t>
      </w:r>
    </w:p>
    <w:p>
      <w:pPr>
        <w:pStyle w:val="Compact"/>
        <w:numPr>
          <w:ilvl w:val="0"/>
          <w:numId w:val="1302"/>
        </w:numPr>
      </w:pPr>
      <w:r>
        <w:t xml:space="preserve">Others as appropriate (see</w:t>
      </w:r>
      <w:r>
        <w:t xml:space="preserve"> </w:t>
      </w:r>
      <w:hyperlink r:id="rId46">
        <w:r>
          <w:rPr>
            <w:rStyle w:val="Hyperlink"/>
          </w:rPr>
          <w:t xml:space="preserve">EQUATOR Network</w:t>
        </w:r>
      </w:hyperlink>
      <w:r>
        <w:t xml:space="preserve">)</w:t>
      </w:r>
    </w:p>
    <w:bookmarkEnd w:id="1021"/>
    <w:bookmarkStart w:id="1022" w:name="manuscript-checklist-1"/>
    <w:p>
      <w:pPr>
        <w:pStyle w:val="Heading2"/>
      </w:pPr>
      <w:r>
        <w:t xml:space="preserve">24.5 Manuscript Checklist</w:t>
      </w:r>
    </w:p>
    <w:p>
      <w:pPr>
        <w:pStyle w:val="FirstParagraph"/>
      </w:pPr>
      <w:r>
        <w:t xml:space="preserve">Before submitting a manuscript:</w:t>
      </w:r>
    </w:p>
    <w:p>
      <w:pPr>
        <w:pStyle w:val="Compact"/>
        <w:numPr>
          <w:ilvl w:val="0"/>
          <w:numId w:val="1303"/>
        </w:numPr>
      </w:pPr>
      <w:r>
        <w:t xml:space="preserve">Completed relevant reporting checklist</w:t>
      </w:r>
    </w:p>
    <w:p>
      <w:pPr>
        <w:pStyle w:val="Compact"/>
        <w:numPr>
          <w:ilvl w:val="0"/>
          <w:numId w:val="1304"/>
        </w:numPr>
      </w:pPr>
      <w:r>
        <w:t xml:space="preserve">Results are reproducible (rerunning code replicates tables/figures exactly)</w:t>
      </w:r>
    </w:p>
    <w:p>
      <w:pPr>
        <w:pStyle w:val="Compact"/>
        <w:numPr>
          <w:ilvl w:val="0"/>
          <w:numId w:val="1305"/>
        </w:numPr>
      </w:pPr>
      <w:r>
        <w:t xml:space="preserve">Target journal selected</w:t>
      </w:r>
    </w:p>
    <w:p>
      <w:pPr>
        <w:pStyle w:val="Compact"/>
        <w:numPr>
          <w:ilvl w:val="0"/>
          <w:numId w:val="1306"/>
        </w:numPr>
      </w:pPr>
      <w:r>
        <w:t xml:space="preserve">Title is declarative and states findings clearly</w:t>
      </w:r>
    </w:p>
    <w:p>
      <w:pPr>
        <w:pStyle w:val="Compact"/>
        <w:numPr>
          <w:ilvl w:val="0"/>
          <w:numId w:val="1307"/>
        </w:numPr>
      </w:pPr>
      <w:r>
        <w:t xml:space="preserve">Word count meets journal requirements</w:t>
      </w:r>
    </w:p>
    <w:p>
      <w:pPr>
        <w:pStyle w:val="Compact"/>
        <w:numPr>
          <w:ilvl w:val="0"/>
          <w:numId w:val="1308"/>
        </w:numPr>
      </w:pPr>
      <w:r>
        <w:t xml:space="preserve">Manuscript follows journal formatting guidelines</w:t>
      </w:r>
    </w:p>
    <w:p>
      <w:pPr>
        <w:pStyle w:val="Compact"/>
        <w:numPr>
          <w:ilvl w:val="0"/>
          <w:numId w:val="1309"/>
        </w:numPr>
      </w:pPr>
      <w:r>
        <w:t xml:space="preserve">Consistent voice throughout (typically active voice)</w:t>
      </w:r>
    </w:p>
    <w:p>
      <w:pPr>
        <w:pStyle w:val="Compact"/>
        <w:numPr>
          <w:ilvl w:val="0"/>
          <w:numId w:val="1310"/>
        </w:numPr>
      </w:pPr>
      <w:r>
        <w:t xml:space="preserve">All figures and tables referenced in main text</w:t>
      </w:r>
    </w:p>
    <w:p>
      <w:pPr>
        <w:pStyle w:val="Compact"/>
        <w:numPr>
          <w:ilvl w:val="0"/>
          <w:numId w:val="1311"/>
        </w:numPr>
      </w:pPr>
      <w:r>
        <w:t xml:space="preserve">Captions for all figures and tables</w:t>
      </w:r>
    </w:p>
    <w:p>
      <w:pPr>
        <w:pStyle w:val="Compact"/>
        <w:numPr>
          <w:ilvl w:val="0"/>
          <w:numId w:val="1312"/>
        </w:numPr>
      </w:pPr>
      <w:r>
        <w:t xml:space="preserve">Tables/figures numbered by order of appearance</w:t>
      </w:r>
    </w:p>
    <w:p>
      <w:pPr>
        <w:pStyle w:val="Compact"/>
        <w:numPr>
          <w:ilvl w:val="0"/>
          <w:numId w:val="1313"/>
        </w:numPr>
      </w:pPr>
      <w:r>
        <w:t xml:space="preserve">Abbreviations defined at first use and used sparingly</w:t>
      </w:r>
    </w:p>
    <w:p>
      <w:pPr>
        <w:pStyle w:val="Compact"/>
        <w:numPr>
          <w:ilvl w:val="0"/>
          <w:numId w:val="131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5"/>
        </w:numPr>
      </w:pPr>
      <w:r>
        <w:t xml:space="preserve">Avoid directionless statements (specify direction of associations)</w:t>
      </w:r>
    </w:p>
    <w:p>
      <w:pPr>
        <w:pStyle w:val="Compact"/>
        <w:numPr>
          <w:ilvl w:val="0"/>
          <w:numId w:val="1316"/>
        </w:numPr>
      </w:pPr>
      <w:r>
        <w:t xml:space="preserve">Causal language only when supported by study design</w:t>
      </w:r>
    </w:p>
    <w:p>
      <w:pPr>
        <w:pStyle w:val="Compact"/>
        <w:numPr>
          <w:ilvl w:val="0"/>
          <w:numId w:val="131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8"/>
        </w:numPr>
      </w:pPr>
      <w:r>
        <w:t xml:space="preserve">Author contributions drafted using CRediT Taxonomy</w:t>
      </w:r>
    </w:p>
    <w:bookmarkEnd w:id="1022"/>
    <w:bookmarkStart w:id="102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6"/>
    <w:bookmarkStart w:id="102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20"/>
        </w:numPr>
      </w:pPr>
      <w:r>
        <w:rPr>
          <w:b/>
          <w:bCs/>
        </w:rPr>
        <w:t xml:space="preserve">Cite primary sources</w:t>
      </w:r>
      <w:r>
        <w:t xml:space="preserve"> </w:t>
      </w:r>
      <w:r>
        <w:t xml:space="preserve">for factual statements about established knowledge, methods, or findings</w:t>
      </w:r>
    </w:p>
    <w:p>
      <w:pPr>
        <w:pStyle w:val="Compact"/>
        <w:numPr>
          <w:ilvl w:val="0"/>
          <w:numId w:val="1320"/>
        </w:numPr>
      </w:pPr>
      <w:r>
        <w:rPr>
          <w:b/>
          <w:bCs/>
        </w:rPr>
        <w:t xml:space="preserve">Cite official documentation</w:t>
      </w:r>
      <w:r>
        <w:t xml:space="preserve"> </w:t>
      </w:r>
      <w:r>
        <w:t xml:space="preserve">when describing how software, tools, or systems work</w:t>
      </w:r>
    </w:p>
    <w:p>
      <w:pPr>
        <w:pStyle w:val="Compact"/>
        <w:numPr>
          <w:ilvl w:val="0"/>
          <w:numId w:val="132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2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1"/>
        </w:numPr>
      </w:pPr>
      <w:r>
        <w:rPr>
          <w:b/>
          <w:bCs/>
        </w:rPr>
        <w:t xml:space="preserve">Demonstrate directly</w:t>
      </w:r>
      <w:r>
        <w:t xml:space="preserve">: Show the behavior through experiments, data, or explicit examples</w:t>
      </w:r>
    </w:p>
    <w:p>
      <w:pPr>
        <w:pStyle w:val="Compact"/>
        <w:numPr>
          <w:ilvl w:val="0"/>
          <w:numId w:val="132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2"/>
        </w:numPr>
      </w:pPr>
      <w:r>
        <w:t xml:space="preserve">Builds reader trust and credibility</w:t>
      </w:r>
    </w:p>
    <w:p>
      <w:pPr>
        <w:pStyle w:val="Compact"/>
        <w:numPr>
          <w:ilvl w:val="0"/>
          <w:numId w:val="1322"/>
        </w:numPr>
      </w:pPr>
      <w:r>
        <w:t xml:space="preserve">Enables readers to verify information independently</w:t>
      </w:r>
    </w:p>
    <w:p>
      <w:pPr>
        <w:pStyle w:val="Compact"/>
        <w:numPr>
          <w:ilvl w:val="0"/>
          <w:numId w:val="1322"/>
        </w:numPr>
      </w:pPr>
      <w:r>
        <w:t xml:space="preserve">Maintains scientific rigor in all communications</w:t>
      </w:r>
    </w:p>
    <w:p>
      <w:pPr>
        <w:pStyle w:val="Compact"/>
        <w:numPr>
          <w:ilvl w:val="0"/>
          <w:numId w:val="132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8"/>
    <w:bookmarkEnd w:id="1029"/>
    <w:bookmarkStart w:id="1113" w:name="references"/>
    <w:p>
      <w:pPr>
        <w:pStyle w:val="Heading1"/>
      </w:pPr>
      <w:r>
        <w:t xml:space="preserve">References</w:t>
      </w:r>
    </w:p>
    <w:bookmarkStart w:id="1112" w:name="refs"/>
    <w:bookmarkStart w:id="10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30">
        <w:r>
          <w:rPr>
            <w:rStyle w:val="Hyperlink"/>
          </w:rPr>
          <w:t xml:space="preserve">https://doi.org/10.1371/journal.pgph.0002269</w:t>
        </w:r>
      </w:hyperlink>
      <w:r>
        <w:t xml:space="preserve">.</w:t>
      </w:r>
    </w:p>
    <w:bookmarkEnd w:id="1031"/>
    <w:bookmarkStart w:id="103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2">
        <w:r>
          <w:rPr>
            <w:rStyle w:val="Hyperlink"/>
          </w:rPr>
          <w:t xml:space="preserve">https://doi.org/10.1038/d41586-019-01431-z</w:t>
        </w:r>
      </w:hyperlink>
      <w:r>
        <w:t xml:space="preserve">.</w:t>
      </w:r>
    </w:p>
    <w:bookmarkEnd w:id="1033"/>
    <w:bookmarkStart w:id="103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4">
        <w:r>
          <w:rPr>
            <w:rStyle w:val="Hyperlink"/>
          </w:rPr>
          <w:t xml:space="preserve">https://jadebc.github.io/lab-manual/</w:t>
        </w:r>
      </w:hyperlink>
      <w:r>
        <w:t xml:space="preserve">.</w:t>
      </w:r>
    </w:p>
    <w:bookmarkEnd w:id="1035"/>
    <w:bookmarkStart w:id="103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6">
        <w:r>
          <w:rPr>
            <w:rStyle w:val="Hyperlink"/>
          </w:rPr>
          <w:t xml:space="preserve">https://happygitwithr.com/</w:t>
        </w:r>
      </w:hyperlink>
      <w:r>
        <w:t xml:space="preserve">.</w:t>
      </w:r>
    </w:p>
    <w:bookmarkEnd w:id="1037"/>
    <w:bookmarkStart w:id="103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8"/>
    <w:bookmarkStart w:id="104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9">
        <w:r>
          <w:rPr>
            <w:rStyle w:val="Hyperlink"/>
          </w:rPr>
          <w:t xml:space="preserve">https://doi.org/10.1038/s41467-020-19160-7</w:t>
        </w:r>
      </w:hyperlink>
      <w:r>
        <w:t xml:space="preserve">.</w:t>
      </w:r>
    </w:p>
    <w:bookmarkEnd w:id="1040"/>
    <w:bookmarkStart w:id="104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1">
        <w:r>
          <w:rPr>
            <w:rStyle w:val="Hyperlink"/>
          </w:rPr>
          <w:t xml:space="preserve">http://creativecommons.org/licenses/by-nc/4.0/</w:t>
        </w:r>
      </w:hyperlink>
      <w:r>
        <w:t xml:space="preserve">.</w:t>
      </w:r>
    </w:p>
    <w:bookmarkEnd w:id="1042"/>
    <w:bookmarkStart w:id="1044" w:name="ref-credit"/>
    <w:p>
      <w:pPr>
        <w:pStyle w:val="Bibliography"/>
      </w:pPr>
      <w:r>
        <w:t xml:space="preserve">“CRediT: Contributor Roles Taxonomy.”</w:t>
      </w:r>
      <w:r>
        <w:t xml:space="preserve"> </w:t>
      </w:r>
      <w:r>
        <w:t xml:space="preserve">n.d. PLOS ONE.</w:t>
      </w:r>
      <w:r>
        <w:t xml:space="preserve"> </w:t>
      </w:r>
      <w:hyperlink r:id="rId1043">
        <w:r>
          <w:rPr>
            <w:rStyle w:val="Hyperlink"/>
          </w:rPr>
          <w:t xml:space="preserve">https://journals.plos.org/plosone/s/authorship</w:t>
        </w:r>
      </w:hyperlink>
      <w:r>
        <w:t xml:space="preserve">.</w:t>
      </w:r>
    </w:p>
    <w:bookmarkEnd w:id="1044"/>
    <w:bookmarkStart w:id="1046" w:name="ref-dryad"/>
    <w:p>
      <w:pPr>
        <w:pStyle w:val="Bibliography"/>
      </w:pPr>
      <w:r>
        <w:t xml:space="preserve">“Dryad Digital Repository.”</w:t>
      </w:r>
      <w:r>
        <w:t xml:space="preserve"> </w:t>
      </w:r>
      <w:r>
        <w:t xml:space="preserve">n.d. Dryad.</w:t>
      </w:r>
      <w:r>
        <w:t xml:space="preserve"> </w:t>
      </w:r>
      <w:hyperlink r:id="rId1045">
        <w:r>
          <w:rPr>
            <w:rStyle w:val="Hyperlink"/>
          </w:rPr>
          <w:t xml:space="preserve">https://datadryad.org/</w:t>
        </w:r>
      </w:hyperlink>
      <w:r>
        <w:t xml:space="preserve">.</w:t>
      </w:r>
    </w:p>
    <w:bookmarkEnd w:id="1046"/>
    <w:bookmarkStart w:id="104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7"/>
    <w:bookmarkStart w:id="104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8">
        <w:r>
          <w:rPr>
            <w:rStyle w:val="Hyperlink"/>
          </w:rPr>
          <w:t xml:space="preserve">https://doi.org/10.1201/9781003029878</w:t>
        </w:r>
      </w:hyperlink>
      <w:r>
        <w:t xml:space="preserve">.</w:t>
      </w:r>
    </w:p>
    <w:bookmarkEnd w:id="1049"/>
    <w:bookmarkStart w:id="105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40">
        <w:r>
          <w:rPr>
            <w:rStyle w:val="Hyperlink"/>
          </w:rPr>
          <w:t xml:space="preserve">https://github.com/orgs/quarto-dev/discussions/6085</w:t>
        </w:r>
      </w:hyperlink>
      <w:r>
        <w:t xml:space="preserve">.</w:t>
      </w:r>
    </w:p>
    <w:bookmarkEnd w:id="1050"/>
    <w:bookmarkStart w:id="1052" w:name="ref-githubdesktop"/>
    <w:p>
      <w:pPr>
        <w:pStyle w:val="Bibliography"/>
      </w:pPr>
      <w:r>
        <w:t xml:space="preserve">“GitHub Desktop.”</w:t>
      </w:r>
      <w:r>
        <w:t xml:space="preserve"> </w:t>
      </w:r>
      <w:r>
        <w:t xml:space="preserve">n.d. GitHub.</w:t>
      </w:r>
      <w:r>
        <w:t xml:space="preserve"> </w:t>
      </w:r>
      <w:hyperlink r:id="rId1051">
        <w:r>
          <w:rPr>
            <w:rStyle w:val="Hyperlink"/>
          </w:rPr>
          <w:t xml:space="preserve">https://desktop.github.com/</w:t>
        </w:r>
      </w:hyperlink>
      <w:r>
        <w:t xml:space="preserve">.</w:t>
      </w:r>
    </w:p>
    <w:bookmarkEnd w:id="1052"/>
    <w:bookmarkStart w:id="1054" w:name="ref-plos_data"/>
    <w:p>
      <w:pPr>
        <w:pStyle w:val="Bibliography"/>
      </w:pPr>
      <w:r>
        <w:t xml:space="preserve">“How to Store and Manage Your Data.”</w:t>
      </w:r>
      <w:r>
        <w:t xml:space="preserve"> </w:t>
      </w:r>
      <w:r>
        <w:t xml:space="preserve">n.d. PLOS.</w:t>
      </w:r>
      <w:r>
        <w:t xml:space="preserve"> </w:t>
      </w:r>
      <w:hyperlink r:id="rId1053">
        <w:r>
          <w:rPr>
            <w:rStyle w:val="Hyperlink"/>
          </w:rPr>
          <w:t xml:space="preserve">https://plos.org/resource/how-to-store-and-manage-your-data/</w:t>
        </w:r>
      </w:hyperlink>
      <w:r>
        <w:t xml:space="preserve">.</w:t>
      </w:r>
    </w:p>
    <w:bookmarkEnd w:id="1054"/>
    <w:bookmarkStart w:id="10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5"/>
    <w:bookmarkStart w:id="105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6">
        <w:r>
          <w:rPr>
            <w:rStyle w:val="Hyperlink"/>
          </w:rPr>
          <w:t xml:space="preserve">https://mentors.fm/2019/08/13/think-and-write-with-leslie-lamport/</w:t>
        </w:r>
      </w:hyperlink>
      <w:r>
        <w:t xml:space="preserve">.</w:t>
      </w:r>
    </w:p>
    <w:bookmarkEnd w:id="1057"/>
    <w:bookmarkStart w:id="1058" w:name="ref-martin2008cleancode"/>
    <w:p>
      <w:pPr>
        <w:pStyle w:val="Bibliography"/>
      </w:pPr>
      <w:ins w:id="4071" w:author="PR Preview" w:date="2024-01-01T00:00:00Z">
        <w:r>
          <w:t xml:space="preserve">Martin, Robert C. 2008.</w:t>
        </w:r>
      </w:ins>
      <w:ins w:id="4071" w:author="PR Preview" w:date="2024-01-01T00:00:00Z">
        <w:r>
          <w:t xml:space="preserve"> </w:t>
        </w:r>
      </w:ins>
      <w:ins w:id="4071" w:author="PR Preview" w:date="2024-01-01T00:00:00Z">
        <w:r>
          <w:rPr>
            <w:i/>
            <w:iCs/>
          </w:rPr>
          <w:t xml:space="preserve">Clean Code: A Handbook of Agile Software Craftsmanship</w:t>
        </w:r>
      </w:ins>
      <w:ins w:id="4071" w:author="PR Preview" w:date="2024-01-01T00:00:00Z">
        <w:r>
          <w:t xml:space="preserve">. Prentice Hall.</w:t>
        </w:r>
      </w:ins>
    </w:p>
    <w:bookmarkEnd w:id="1058"/>
    <w:bookmarkStart w:id="1059" w:name="ref-medRxiv"/>
    <w:p>
      <w:pPr>
        <w:pStyle w:val="Bibliography"/>
      </w:pPr>
      <w:r>
        <w:t xml:space="preserve">“medRxiv: The Preprint Server for Health Sciences.”</w:t>
      </w:r>
      <w:r>
        <w:t xml:space="preserve"> </w:t>
      </w:r>
      <w:r>
        <w:t xml:space="preserve">n.d. Cold Spring Harbor Laboratory.</w:t>
      </w:r>
      <w:r>
        <w:t xml:space="preserve"> </w:t>
      </w:r>
      <w:hyperlink r:id="rId1018">
        <w:r>
          <w:rPr>
            <w:rStyle w:val="Hyperlink"/>
          </w:rPr>
          <w:t xml:space="preserve">https://www.medrxiv.org/</w:t>
        </w:r>
      </w:hyperlink>
      <w:r>
        <w:t xml:space="preserve">.</w:t>
      </w:r>
    </w:p>
    <w:bookmarkEnd w:id="1059"/>
    <w:bookmarkStart w:id="106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60">
        <w:r>
          <w:rPr>
            <w:rStyle w:val="Hyperlink"/>
          </w:rPr>
          <w:t xml:space="preserve">https://doi.org/10.1038/467775a</w:t>
        </w:r>
      </w:hyperlink>
      <w:r>
        <w:t xml:space="preserve">.</w:t>
      </w:r>
    </w:p>
    <w:bookmarkEnd w:id="1061"/>
    <w:bookmarkStart w:id="106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2">
        <w:r>
          <w:rPr>
            <w:rStyle w:val="Hyperlink"/>
          </w:rPr>
          <w:t xml:space="preserve">https://doi.org/10.1038/s41562-016-0021</w:t>
        </w:r>
      </w:hyperlink>
      <w:r>
        <w:t xml:space="preserve">.</w:t>
      </w:r>
    </w:p>
    <w:bookmarkEnd w:id="1063"/>
    <w:bookmarkStart w:id="106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4">
        <w:r>
          <w:rPr>
            <w:rStyle w:val="Hyperlink"/>
          </w:rPr>
          <w:t xml:space="preserve">https://doi.org/10.1038/526182a</w:t>
        </w:r>
      </w:hyperlink>
      <w:r>
        <w:t xml:space="preserve">.</w:t>
      </w:r>
    </w:p>
    <w:bookmarkEnd w:id="1065"/>
    <w:bookmarkStart w:id="1067" w:name="ref-osf"/>
    <w:p>
      <w:pPr>
        <w:pStyle w:val="Bibliography"/>
      </w:pPr>
      <w:r>
        <w:t xml:space="preserve">“Open Science Framework.”</w:t>
      </w:r>
      <w:r>
        <w:t xml:space="preserve"> </w:t>
      </w:r>
      <w:r>
        <w:t xml:space="preserve">n.d. Center for Open Science.</w:t>
      </w:r>
      <w:r>
        <w:t xml:space="preserve"> </w:t>
      </w:r>
      <w:hyperlink r:id="rId1066">
        <w:r>
          <w:rPr>
            <w:rStyle w:val="Hyperlink"/>
          </w:rPr>
          <w:t xml:space="preserve">https://osf.io/</w:t>
        </w:r>
      </w:hyperlink>
      <w:r>
        <w:t xml:space="preserve">.</w:t>
      </w:r>
    </w:p>
    <w:bookmarkEnd w:id="1067"/>
    <w:bookmarkStart w:id="106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9">
        <w:r>
          <w:rPr>
            <w:rStyle w:val="Hyperlink"/>
          </w:rPr>
          <w:t xml:space="preserve">https://github.com/quarto-dev/quarto-cli/issues/3809</w:t>
        </w:r>
      </w:hyperlink>
      <w:r>
        <w:t xml:space="preserve">.</w:t>
      </w:r>
    </w:p>
    <w:bookmarkEnd w:id="1068"/>
    <w:bookmarkStart w:id="1070" w:name="ref-githubaccountarchive"/>
    <w:p>
      <w:pPr>
        <w:pStyle w:val="Bibliography"/>
      </w:pPr>
      <w:r>
        <w:t xml:space="preserve">“Requesting an Archive of Your Personal Account’s Data.”</w:t>
      </w:r>
      <w:r>
        <w:t xml:space="preserve"> </w:t>
      </w:r>
      <w:r>
        <w:t xml:space="preserve">n.d. GitHub.</w:t>
      </w:r>
      <w:r>
        <w:t xml:space="preserve"> </w:t>
      </w:r>
      <w:hyperlink r:id="rId1069">
        <w:r>
          <w:rPr>
            <w:rStyle w:val="Hyperlink"/>
          </w:rPr>
          <w:t xml:space="preserve">https://docs.github.com/en/get-started/archiving-your-github-personal-account-and-public-repositories/requesting-an-archive-of-your-personal-accounts-data</w:t>
        </w:r>
      </w:hyperlink>
      <w:r>
        <w:t xml:space="preserve">.</w:t>
      </w:r>
    </w:p>
    <w:bookmarkEnd w:id="1070"/>
    <w:bookmarkStart w:id="1072" w:name="ref-githuborgmigrations"/>
    <w:p>
      <w:pPr>
        <w:pStyle w:val="Bibliography"/>
      </w:pPr>
      <w:r>
        <w:t xml:space="preserve">“REST API Endpoints for Organization Migrations.”</w:t>
      </w:r>
      <w:r>
        <w:t xml:space="preserve"> </w:t>
      </w:r>
      <w:r>
        <w:t xml:space="preserve">n.d. GitHub.</w:t>
      </w:r>
      <w:r>
        <w:t xml:space="preserve"> </w:t>
      </w:r>
      <w:hyperlink r:id="rId1071">
        <w:r>
          <w:rPr>
            <w:rStyle w:val="Hyperlink"/>
          </w:rPr>
          <w:t xml:space="preserve">https://docs.github.com/en/rest/migrations/orgs</w:t>
        </w:r>
      </w:hyperlink>
      <w:r>
        <w:t xml:space="preserve">.</w:t>
      </w:r>
    </w:p>
    <w:bookmarkEnd w:id="1072"/>
    <w:bookmarkStart w:id="1074" w:name="ref-githubusermigrations"/>
    <w:p>
      <w:pPr>
        <w:pStyle w:val="Bibliography"/>
      </w:pPr>
      <w:r>
        <w:t xml:space="preserve">“REST API Endpoints for User Migrations.”</w:t>
      </w:r>
      <w:r>
        <w:t xml:space="preserve"> </w:t>
      </w:r>
      <w:r>
        <w:t xml:space="preserve">n.d. GitHub.</w:t>
      </w:r>
      <w:r>
        <w:t xml:space="preserve"> </w:t>
      </w:r>
      <w:hyperlink r:id="rId1073">
        <w:r>
          <w:rPr>
            <w:rStyle w:val="Hyperlink"/>
          </w:rPr>
          <w:t xml:space="preserve">https://docs.github.com/en/rest/migrations/users</w:t>
        </w:r>
      </w:hyperlink>
      <w:r>
        <w:t xml:space="preserve">.</w:t>
      </w:r>
    </w:p>
    <w:bookmarkEnd w:id="1074"/>
    <w:bookmarkStart w:id="1076" w:name="ref-gitfixum"/>
    <w:p>
      <w:pPr>
        <w:pStyle w:val="Bibliography"/>
      </w:pPr>
      <w:r>
        <w:t xml:space="preserve">Robertson, Seth. n.d.</w:t>
      </w:r>
      <w:r>
        <w:t xml:space="preserve"> </w:t>
      </w:r>
      <w:r>
        <w:t xml:space="preserve">“On Undoing, Fixing, or Removing Commits in Git.”</w:t>
      </w:r>
      <w:r>
        <w:t xml:space="preserve"> </w:t>
      </w:r>
      <w:hyperlink r:id="rId1075">
        <w:r>
          <w:rPr>
            <w:rStyle w:val="Hyperlink"/>
          </w:rPr>
          <w:t xml:space="preserve">https://sethrobertson.github.io/GitFixUm/fixup.html</w:t>
        </w:r>
      </w:hyperlink>
      <w:r>
        <w:t xml:space="preserve">.</w:t>
      </w:r>
    </w:p>
    <w:bookmarkEnd w:id="1076"/>
    <w:bookmarkStart w:id="107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7">
        <w:r>
          <w:rPr>
            <w:rStyle w:val="Hyperlink"/>
          </w:rPr>
          <w:t xml:space="preserve">https://doi.org/10.1371/journal.pcbi.1003833</w:t>
        </w:r>
      </w:hyperlink>
      <w:r>
        <w:t xml:space="preserve">.</w:t>
      </w:r>
    </w:p>
    <w:bookmarkEnd w:id="1078"/>
    <w:bookmarkStart w:id="108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9">
        <w:r>
          <w:rPr>
            <w:rStyle w:val="Hyperlink"/>
          </w:rPr>
          <w:t xml:space="preserve">https://doi.org/10.1038/d41586-019-02918-5</w:t>
        </w:r>
      </w:hyperlink>
      <w:r>
        <w:t xml:space="preserve">.</w:t>
      </w:r>
    </w:p>
    <w:bookmarkEnd w:id="1080"/>
    <w:bookmarkStart w:id="1082" w:name="ref-slurm-salloc"/>
    <w:p>
      <w:pPr>
        <w:pStyle w:val="Bibliography"/>
      </w:pPr>
      <w:r>
        <w:t xml:space="preserve">“Slurm Workload Manager: Salloc Documentation.”</w:t>
      </w:r>
      <w:r>
        <w:t xml:space="preserve"> </w:t>
      </w:r>
      <w:r>
        <w:t xml:space="preserve">n.d.-a. SchedMD.</w:t>
      </w:r>
      <w:r>
        <w:t xml:space="preserve"> </w:t>
      </w:r>
      <w:hyperlink r:id="rId1081">
        <w:r>
          <w:rPr>
            <w:rStyle w:val="Hyperlink"/>
          </w:rPr>
          <w:t xml:space="preserve">https://slurm.schedmd.com/salloc.html</w:t>
        </w:r>
      </w:hyperlink>
      <w:r>
        <w:t xml:space="preserve">.</w:t>
      </w:r>
    </w:p>
    <w:bookmarkEnd w:id="1082"/>
    <w:bookmarkStart w:id="1084" w:name="ref-slurm-sattach"/>
    <w:p>
      <w:pPr>
        <w:pStyle w:val="Bibliography"/>
      </w:pPr>
      <w:r>
        <w:t xml:space="preserve">“Slurm Workload Manager: Sattach Documentation.”</w:t>
      </w:r>
      <w:r>
        <w:t xml:space="preserve"> </w:t>
      </w:r>
      <w:r>
        <w:t xml:space="preserve">n.d.-b. SchedMD.</w:t>
      </w:r>
      <w:r>
        <w:t xml:space="preserve"> </w:t>
      </w:r>
      <w:hyperlink r:id="rId1083">
        <w:r>
          <w:rPr>
            <w:rStyle w:val="Hyperlink"/>
          </w:rPr>
          <w:t xml:space="preserve">https://slurm.schedmd.com/sattach.html</w:t>
        </w:r>
      </w:hyperlink>
      <w:r>
        <w:t xml:space="preserve">.</w:t>
      </w:r>
    </w:p>
    <w:bookmarkEnd w:id="1084"/>
    <w:bookmarkStart w:id="1086" w:name="ref-slurm"/>
    <w:p>
      <w:pPr>
        <w:pStyle w:val="Bibliography"/>
      </w:pPr>
      <w:r>
        <w:t xml:space="preserve">“Slurm Workload Manager: Sbatch Documentation.”</w:t>
      </w:r>
      <w:r>
        <w:t xml:space="preserve"> </w:t>
      </w:r>
      <w:r>
        <w:t xml:space="preserve">n.d.-c. SchedMD.</w:t>
      </w:r>
      <w:r>
        <w:t xml:space="preserve"> </w:t>
      </w:r>
      <w:hyperlink r:id="rId1085">
        <w:r>
          <w:rPr>
            <w:rStyle w:val="Hyperlink"/>
          </w:rPr>
          <w:t xml:space="preserve">https://slurm.schedmd.com/sbatch.html</w:t>
        </w:r>
      </w:hyperlink>
      <w:r>
        <w:t xml:space="preserve">.</w:t>
      </w:r>
    </w:p>
    <w:bookmarkEnd w:id="1086"/>
    <w:bookmarkStart w:id="1088" w:name="ref-slurm-squeue"/>
    <w:p>
      <w:pPr>
        <w:pStyle w:val="Bibliography"/>
      </w:pPr>
      <w:r>
        <w:t xml:space="preserve">“Slurm Workload Manager: Squeue Documentation.”</w:t>
      </w:r>
      <w:r>
        <w:t xml:space="preserve"> </w:t>
      </w:r>
      <w:r>
        <w:t xml:space="preserve">n.d.-d. SchedMD.</w:t>
      </w:r>
      <w:r>
        <w:t xml:space="preserve"> </w:t>
      </w:r>
      <w:hyperlink r:id="rId1087">
        <w:r>
          <w:rPr>
            <w:rStyle w:val="Hyperlink"/>
          </w:rPr>
          <w:t xml:space="preserve">https://slurm.schedmd.com/squeue.html</w:t>
        </w:r>
      </w:hyperlink>
      <w:r>
        <w:t xml:space="preserve">.</w:t>
      </w:r>
    </w:p>
    <w:bookmarkEnd w:id="1088"/>
    <w:bookmarkStart w:id="1090" w:name="ref-slurm-srun"/>
    <w:p>
      <w:pPr>
        <w:pStyle w:val="Bibliography"/>
      </w:pPr>
      <w:r>
        <w:t xml:space="preserve">“Slurm Workload Manager: Srun Documentation.”</w:t>
      </w:r>
      <w:r>
        <w:t xml:space="preserve"> </w:t>
      </w:r>
      <w:r>
        <w:t xml:space="preserve">n.d.-e. SchedMD.</w:t>
      </w:r>
      <w:r>
        <w:t xml:space="preserve"> </w:t>
      </w:r>
      <w:hyperlink r:id="rId1089">
        <w:r>
          <w:rPr>
            <w:rStyle w:val="Hyperlink"/>
          </w:rPr>
          <w:t xml:space="preserve">https://slurm.schedmd.com/srun.html</w:t>
        </w:r>
      </w:hyperlink>
      <w:r>
        <w:t xml:space="preserve">.</w:t>
      </w:r>
    </w:p>
    <w:bookmarkEnd w:id="1090"/>
    <w:bookmarkStart w:id="1092" w:name="ref-openssh-ssh-config"/>
    <w:p>
      <w:pPr>
        <w:pStyle w:val="Bibliography"/>
      </w:pPr>
      <w:r>
        <w:t xml:space="preserve">“Ssh_config(5) Manual Page.”</w:t>
      </w:r>
      <w:r>
        <w:t xml:space="preserve"> </w:t>
      </w:r>
      <w:r>
        <w:t xml:space="preserve">n.d. OpenBSD.</w:t>
      </w:r>
      <w:r>
        <w:t xml:space="preserve"> </w:t>
      </w:r>
      <w:hyperlink r:id="rId1091">
        <w:r>
          <w:rPr>
            <w:rStyle w:val="Hyperlink"/>
          </w:rPr>
          <w:t xml:space="preserve">https://man.openbsd.org/ssh_config</w:t>
        </w:r>
      </w:hyperlink>
      <w:r>
        <w:t xml:space="preserve">.</w:t>
      </w:r>
    </w:p>
    <w:bookmarkEnd w:id="1092"/>
    <w:bookmarkStart w:id="1094" w:name="ref-openssh-ssh-config-debian"/>
    <w:p>
      <w:pPr>
        <w:pStyle w:val="Bibliography"/>
      </w:pPr>
      <w:r>
        <w:t xml:space="preserve">“Ssh_config(5) Manual Page, Debian Edition.”</w:t>
      </w:r>
      <w:r>
        <w:t xml:space="preserve"> </w:t>
      </w:r>
      <w:r>
        <w:t xml:space="preserve">n.d. Debian Project.</w:t>
      </w:r>
      <w:r>
        <w:t xml:space="preserve"> </w:t>
      </w:r>
      <w:hyperlink r:id="rId1093">
        <w:r>
          <w:rPr>
            <w:rStyle w:val="Hyperlink"/>
          </w:rPr>
          <w:t xml:space="preserve">https://manpages.debian.org/stable/openssh-client/ssh_config.5.en.html</w:t>
        </w:r>
      </w:hyperlink>
      <w:r>
        <w:t xml:space="preserve">.</w:t>
      </w:r>
    </w:p>
    <w:bookmarkEnd w:id="1094"/>
    <w:bookmarkStart w:id="10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5">
        <w:r>
          <w:rPr>
            <w:rStyle w:val="Hyperlink"/>
          </w:rPr>
          <w:t xml:space="preserve">https://doi.org/10.1038/d41586-019-00067-3</w:t>
        </w:r>
      </w:hyperlink>
      <w:r>
        <w:t xml:space="preserve">.</w:t>
      </w:r>
    </w:p>
    <w:bookmarkEnd w:id="1096"/>
    <w:bookmarkStart w:id="109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4">
        <w:r>
          <w:rPr>
            <w:rStyle w:val="Hyperlink"/>
          </w:rPr>
          <w:t xml:space="preserve">https://code-review.tidyverse.org/</w:t>
        </w:r>
      </w:hyperlink>
      <w:r>
        <w:t xml:space="preserve">.</w:t>
      </w:r>
    </w:p>
    <w:bookmarkEnd w:id="1097"/>
    <w:bookmarkStart w:id="109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8">
        <w:r>
          <w:rPr>
            <w:rStyle w:val="Hyperlink"/>
          </w:rPr>
          <w:t xml:space="preserve">https://doi.org/10.1038/d41586-021-03603-2</w:t>
        </w:r>
      </w:hyperlink>
      <w:r>
        <w:t xml:space="preserve">.</w:t>
      </w:r>
    </w:p>
    <w:bookmarkEnd w:id="1099"/>
    <w:bookmarkStart w:id="11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00">
        <w:r>
          <w:rPr>
            <w:rStyle w:val="Hyperlink"/>
          </w:rPr>
          <w:t xml:space="preserve">https://doi.org/10.1201/9781351201315</w:t>
        </w:r>
      </w:hyperlink>
      <w:r>
        <w:t xml:space="preserve">.</w:t>
      </w:r>
    </w:p>
    <w:bookmarkEnd w:id="1101"/>
    <w:bookmarkStart w:id="11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2">
        <w:r>
          <w:rPr>
            <w:rStyle w:val="Hyperlink"/>
          </w:rPr>
          <w:t xml:space="preserve">https://mastering-shiny.org/</w:t>
        </w:r>
      </w:hyperlink>
      <w:r>
        <w:t xml:space="preserve">.</w:t>
      </w:r>
    </w:p>
    <w:bookmarkEnd w:id="1103"/>
    <w:bookmarkStart w:id="11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4"/>
    <w:bookmarkStart w:id="11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5">
        <w:r>
          <w:rPr>
            <w:rStyle w:val="Hyperlink"/>
          </w:rPr>
          <w:t xml:space="preserve">https://design.tidyverse.org/</w:t>
        </w:r>
      </w:hyperlink>
      <w:r>
        <w:t xml:space="preserve">.</w:t>
      </w:r>
    </w:p>
    <w:bookmarkEnd w:id="1106"/>
    <w:bookmarkStart w:id="11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7">
        <w:r>
          <w:rPr>
            <w:rStyle w:val="Hyperlink"/>
          </w:rPr>
          <w:t xml:space="preserve">https://r-pkgs.org/</w:t>
        </w:r>
      </w:hyperlink>
      <w:r>
        <w:t xml:space="preserve">.</w:t>
      </w:r>
    </w:p>
    <w:bookmarkEnd w:id="1108"/>
    <w:bookmarkStart w:id="11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9">
        <w:r>
          <w:rPr>
            <w:rStyle w:val="Hyperlink"/>
          </w:rPr>
          <w:t xml:space="preserve">https://r4ds.hadley.nz/</w:t>
        </w:r>
      </w:hyperlink>
      <w:r>
        <w:t xml:space="preserve">.</w:t>
      </w:r>
    </w:p>
    <w:bookmarkEnd w:id="1110"/>
    <w:bookmarkStart w:id="11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11"/>
    <w:bookmarkEnd w:id="1112"/>
    <w:p>
      <w:r>
        <w:br w:type="page"/>
      </w:r>
    </w:p>
    <w:bookmarkEnd w:id="1113"/>
    <w:bookmarkStart w:id="11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4">
        <w:r>
          <w:rPr>
            <w:rStyle w:val="Hyperlink"/>
          </w:rPr>
          <w:t xml:space="preserve">https://ucd-serg.github.io/lab-manual/appendix-copilot-instructions.html</w:t>
        </w:r>
      </w:hyperlink>
    </w:p>
    <w:p>
      <w:r>
        <w:br w:type="page"/>
      </w:r>
    </w:p>
    <w:bookmarkEnd w:id="1115"/>
    <w:bookmarkStart w:id="11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6">
        <w:r>
          <w:rPr>
            <w:rStyle w:val="Hyperlink"/>
          </w:rPr>
          <w:t xml:space="preserve">https://ucd-serg.github.io/lab-manual/appendix-copilot-setup-steps.html</w:t>
        </w:r>
      </w:hyperlink>
    </w:p>
    <w:p>
      <w:r>
        <w:br w:type="page"/>
      </w:r>
    </w:p>
    <w:bookmarkEnd w:id="1117"/>
    <w:bookmarkStart w:id="11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3"/>
        </w:numPr>
      </w:pPr>
      <w:ins w:id="3110" w:author="PR Preview" w:date="2024-01-01T00:00:00Z">
        <w:r>
          <w:rPr>
            <w:b/>
            <w:bCs/>
          </w:rPr>
          <w:t xml:space="preserve">Branch:</w:t>
        </w:r>
      </w:ins>
      <w:ins w:id="3110" w:author="PR Preview" w:date="2024-01-01T00:00:00Z">
        <w:r>
          <w:t xml:space="preserve"> </w:t>
        </w:r>
      </w:ins>
      <w:ins w:id="3110" w:author="PR Preview" w:date="2024-01-01T00:00:00Z">
        <w:r>
          <w:t xml:space="preserve">HEAD</w:t>
        </w:r>
      </w:ins>
    </w:p>
    <w:p>
      <w:pPr>
        <w:pStyle w:val="Compact"/>
        <w:numPr>
          <w:ilvl w:val="0"/>
          <w:numId w:val="1323"/>
        </w:numPr>
      </w:pPr>
      <w:ins w:id="3111" w:author="PR Preview" w:date="2024-01-01T00:00:00Z">
        <w:r>
          <w:rPr>
            <w:b/>
            <w:bCs/>
          </w:rPr>
          <w:t xml:space="preserve">Commit:</w:t>
        </w:r>
      </w:ins>
      <w:ins w:id="3111" w:author="PR Preview" w:date="2024-01-01T00:00:00Z">
        <w:r>
          <w:t xml:space="preserve"> </w:t>
        </w:r>
      </w:ins>
      <w:ins w:id="3111" w:author="PR Preview" w:date="2024-01-01T00:00:00Z">
        <w:r>
          <w:t xml:space="preserve">7f7ac22</w:t>
        </w:r>
      </w:ins>
    </w:p>
    <w:p>
      <w:pPr>
        <w:pStyle w:val="Compact"/>
        <w:numPr>
          <w:ilvl w:val="0"/>
          <w:numId w:val="1323"/>
        </w:numPr>
      </w:pPr>
      <w:ins w:id="3112" w:author="PR Preview" w:date="2024-01-01T00:00:00Z">
        <w:r>
          <w:rPr>
            <w:b/>
            <w:bCs/>
          </w:rPr>
          <w:t xml:space="preserve">Full commit hash:</w:t>
        </w:r>
      </w:ins>
      <w:ins w:id="3112" w:author="PR Preview" w:date="2024-01-01T00:00:00Z">
        <w:r>
          <w:t xml:space="preserve"> </w:t>
        </w:r>
      </w:ins>
      <w:ins w:id="3112" w:author="PR Preview" w:date="2024-01-01T00:00:00Z">
        <w:r>
          <w:t xml:space="preserve">7f7ac22d25dc6fa91e24d3f399eb3d9946792caa</w:t>
        </w:r>
      </w:ins>
    </w:p>
    <w:p>
      <w:pPr>
        <w:pStyle w:val="Compact"/>
        <w:numPr>
          <w:ilvl w:val="0"/>
          <w:numId w:val="1323"/>
        </w:numPr>
      </w:pPr>
      <w:ins w:id="3113" w:author="PR Preview" w:date="2024-01-01T00:00:00Z">
        <w:r>
          <w:rPr>
            <w:b/>
            <w:bCs/>
          </w:rPr>
          <w:t xml:space="preserve">Commit date:</w:t>
        </w:r>
      </w:ins>
      <w:ins w:id="3113" w:author="PR Preview" w:date="2024-01-01T00:00:00Z">
        <w:r>
          <w:t xml:space="preserve"> </w:t>
        </w:r>
      </w:ins>
      <w:ins w:id="3113" w:author="PR Preview" w:date="2024-01-01T00:00:00Z">
        <w:r>
          <w:t xml:space="preserve">2026-09-01 13:53:38 -0700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1"/>
  </w:num>
  <w:num w:numId="1320">
    <w:abstractNumId w:val="991"/>
  </w:num>
  <w:num w:numId="1321">
    <w:abstractNumId w:val="991"/>
  </w:num>
  <w:num w:numId="1322">
    <w:abstractNumId w:val="991"/>
  </w:num>
  <w:num w:numId="13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34" Type="http://schemas.openxmlformats.org/officeDocument/2006/relationships/image" Target="media/rId434.png"/><Relationship Id="rId699" Type="http://schemas.openxmlformats.org/officeDocument/2006/relationships/image" Target="media/rId699.png"/><Relationship Id="rId460" Type="http://schemas.openxmlformats.org/officeDocument/2006/relationships/image" Target="media/rId460.png"/><Relationship Id="rId738" Type="http://schemas.openxmlformats.org/officeDocument/2006/relationships/image" Target="media/rId738.jpg"/><Relationship Id="rId744" Type="http://schemas.openxmlformats.org/officeDocument/2006/relationships/image" Target="media/rId744.png"/><Relationship Id="rId572" Type="http://schemas.openxmlformats.org/officeDocument/2006/relationships/image" Target="media/rId572.png"/><Relationship Id="rId577" Type="http://schemas.openxmlformats.org/officeDocument/2006/relationships/image" Target="media/rId577.png"/><Relationship Id="rId661" Type="http://schemas.openxmlformats.org/officeDocument/2006/relationships/image" Target="media/rId661.png"/><Relationship Id="rId666" Type="http://schemas.openxmlformats.org/officeDocument/2006/relationships/image" Target="media/rId666.png"/><Relationship Id="rId389" Type="http://schemas.openxmlformats.org/officeDocument/2006/relationships/hyperlink" Target="../../skills/measure-performance/SKILL.md" TargetMode="External"/><Relationship Id="rId394" Type="http://schemas.openxmlformats.org/officeDocument/2006/relationships/hyperlink" Target="../principles/dont-reinvent-wheel.md" TargetMode="External"/><Relationship Id="rId399"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402" Type="http://schemas.openxmlformats.org/officeDocument/2006/relationships/hyperlink" Target="ascii-punctuation-in-source.md" TargetMode="External"/><Relationship Id="rId85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50" Type="http://schemas.openxmlformats.org/officeDocument/2006/relationships/hyperlink" Target="http://adv-r.had.co.nz/Style.html" TargetMode="External"/><Relationship Id="rId989" Type="http://schemas.openxmlformats.org/officeDocument/2006/relationships/hyperlink" Target="http://colorbrewer2.org/" TargetMode="External"/><Relationship Id="rId1041" Type="http://schemas.openxmlformats.org/officeDocument/2006/relationships/hyperlink" Target="http://creativecommons.org/licenses/by-nc/4.0/" TargetMode="External"/><Relationship Id="rId431" Type="http://schemas.openxmlformats.org/officeDocument/2006/relationships/hyperlink" Target="http://styler.r-lib.org/articles/customizing_styler.html" TargetMode="External"/><Relationship Id="rId93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9" Type="http://schemas.openxmlformats.org/officeDocument/2006/relationships/hyperlink" Target="https://about.codecov.io" TargetMode="External"/><Relationship Id="rId611"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8"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4" Type="http://schemas.openxmlformats.org/officeDocument/2006/relationships/hyperlink" Target="https://cli.github.com/" TargetMode="External"/><Relationship Id="rId273" Type="http://schemas.openxmlformats.org/officeDocument/2006/relationships/hyperlink" Target="https://cli.r-lib.org/" TargetMode="External"/><Relationship Id="rId654"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20" Type="http://schemas.openxmlformats.org/officeDocument/2006/relationships/hyperlink" Target="https://cran.r-project.org/" TargetMode="External"/><Relationship Id="rId1025" Type="http://schemas.openxmlformats.org/officeDocument/2006/relationships/hyperlink" Target="https://cran.r-project.org/package=flexlsx" TargetMode="External"/><Relationship Id="rId88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8" Type="http://schemas.openxmlformats.org/officeDocument/2006/relationships/hyperlink" Target="https://cran.r-project.org/web/packages/lintr/readme/README.html#available-linters" TargetMode="External"/><Relationship Id="rId441" Type="http://schemas.openxmlformats.org/officeDocument/2006/relationships/hyperlink" Target="https://cran.r-project.org/web/packages/lintr/readme/README.html#project-configuration" TargetMode="External"/><Relationship Id="rId826"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4"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6" Type="http://schemas.openxmlformats.org/officeDocument/2006/relationships/hyperlink" Target="https://data-dict.tidyverse.org/" TargetMode="External"/><Relationship Id="rId1045" Type="http://schemas.openxmlformats.org/officeDocument/2006/relationships/hyperlink" Target="https://datadryad.org/" TargetMode="External"/><Relationship Id="rId1024"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5"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1" Type="http://schemas.openxmlformats.org/officeDocument/2006/relationships/hyperlink" Target="https://desktop.github.com/" TargetMode="External"/><Relationship Id="rId95" Type="http://schemas.openxmlformats.org/officeDocument/2006/relationships/hyperlink" Target="https://devtools.r-lib.org/" TargetMode="External"/><Relationship Id="rId765" Type="http://schemas.openxmlformats.org/officeDocument/2006/relationships/hyperlink" Target="https://direnv.net/" TargetMode="External"/><Relationship Id="rId734" Type="http://schemas.openxmlformats.org/officeDocument/2006/relationships/hyperlink" Target="https://docs.github.com/en/actions" TargetMode="External"/><Relationship Id="rId703" Type="http://schemas.openxmlformats.org/officeDocument/2006/relationships/hyperlink" Target="https://docs.github.com/en/actions/using-jobs/using-concurrency" TargetMode="External"/><Relationship Id="rId650" Type="http://schemas.openxmlformats.org/officeDocument/2006/relationships/hyperlink" Target="https://docs.github.com/en/communities/using-templates-to-encourage-useful-issues-and-pull-requests/creating-a-pull-request-template-for-your-repository" TargetMode="External"/><Relationship Id="rId1069" Type="http://schemas.openxmlformats.org/officeDocument/2006/relationships/hyperlink" Target="https://docs.github.com/en/get-started/archiving-your-github-personal-account-and-public-repositories/requesting-an-archive-of-your-personal-accounts-data" TargetMode="External"/><Relationship Id="rId818" Type="http://schemas.openxmlformats.org/officeDocument/2006/relationships/hyperlink" Target="https://docs.github.com/en/repositories/releasing-projects-on-github/managing-releases-in-a-repository" TargetMode="External"/><Relationship Id="rId624" Type="http://schemas.openxmlformats.org/officeDocument/2006/relationships/hyperlink" Target="https://docs.github.com/en/repositories/working-with-files/managing-files/customizing-how-changed-files-appear-on-github" TargetMode="External"/><Relationship Id="rId1071" Type="http://schemas.openxmlformats.org/officeDocument/2006/relationships/hyperlink" Target="https://docs.github.com/en/rest/migrations/orgs" TargetMode="External"/><Relationship Id="rId1073" Type="http://schemas.openxmlformats.org/officeDocument/2006/relationships/hyperlink" Target="https://docs.github.com/en/rest/migrations/users" TargetMode="External"/><Relationship Id="rId70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2" Type="http://schemas.openxmlformats.org/officeDocument/2006/relationships/hyperlink" Target="https://docs.google.com/document/d/1ckgRCcr7FFPyymyMA6Y_-cB_vftOyrrxT28c6gRg0PI/edit" TargetMode="External"/><Relationship Id="rId1060" Type="http://schemas.openxmlformats.org/officeDocument/2006/relationships/hyperlink" Target="https://doi.org/10.1038/467775a" TargetMode="External"/><Relationship Id="rId1064" Type="http://schemas.openxmlformats.org/officeDocument/2006/relationships/hyperlink" Target="https://doi.org/10.1038/526182a" TargetMode="External"/><Relationship Id="rId1095" Type="http://schemas.openxmlformats.org/officeDocument/2006/relationships/hyperlink" Target="https://doi.org/10.1038/d41586-019-00067-3" TargetMode="External"/><Relationship Id="rId1032" Type="http://schemas.openxmlformats.org/officeDocument/2006/relationships/hyperlink" Target="https://doi.org/10.1038/d41586-019-01431-z" TargetMode="External"/><Relationship Id="rId1079" Type="http://schemas.openxmlformats.org/officeDocument/2006/relationships/hyperlink" Target="https://doi.org/10.1038/d41586-019-02918-5" TargetMode="External"/><Relationship Id="rId1098" Type="http://schemas.openxmlformats.org/officeDocument/2006/relationships/hyperlink" Target="https://doi.org/10.1038/d41586-021-03603-2" TargetMode="External"/><Relationship Id="rId1039" Type="http://schemas.openxmlformats.org/officeDocument/2006/relationships/hyperlink" Target="https://doi.org/10.1038/s41467-020-19160-7" TargetMode="External"/><Relationship Id="rId1062" Type="http://schemas.openxmlformats.org/officeDocument/2006/relationships/hyperlink" Target="https://doi.org/10.1038/s41562-016-0021" TargetMode="External"/><Relationship Id="rId1048" Type="http://schemas.openxmlformats.org/officeDocument/2006/relationships/hyperlink" Target="https://doi.org/10.1201/9781003029878" TargetMode="External"/><Relationship Id="rId1100" Type="http://schemas.openxmlformats.org/officeDocument/2006/relationships/hyperlink" Target="https://doi.org/10.1201/9781351201315" TargetMode="External"/><Relationship Id="rId1077" Type="http://schemas.openxmlformats.org/officeDocument/2006/relationships/hyperlink" Target="https://doi.org/10.1371/journal.pcbi.1003833" TargetMode="External"/><Relationship Id="rId1030"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6"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30" Type="http://schemas.openxmlformats.org/officeDocument/2006/relationships/hyperlink" Target="https://eddelbuettel.github.io/r2u/" TargetMode="External"/><Relationship Id="rId567" Type="http://schemas.openxmlformats.org/officeDocument/2006/relationships/hyperlink" Target="https://education.github.com/" TargetMode="External"/><Relationship Id="rId568" Type="http://schemas.openxmlformats.org/officeDocument/2006/relationships/hyperlink" Target="https://education.github.com/pack" TargetMode="External"/><Relationship Id="rId569" Type="http://schemas.openxmlformats.org/officeDocument/2006/relationships/hyperlink" Target="https://education.github.com/teachers" TargetMode="External"/><Relationship Id="rId962"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9"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6"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1000"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8" Type="http://schemas.openxmlformats.org/officeDocument/2006/relationships/hyperlink" Target="https://en.wikipedia.org/wiki/Thesis" TargetMode="External"/><Relationship Id="rId486" Type="http://schemas.openxmlformats.org/officeDocument/2006/relationships/hyperlink" Target="https://en.wikipedia.org/wiki/WYSIWYM" TargetMode="External"/><Relationship Id="rId1015"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1" Type="http://schemas.openxmlformats.org/officeDocument/2006/relationships/hyperlink" Target="https://github.com/BurntSushi/ripgrep" TargetMode="External"/><Relationship Id="rId937" Type="http://schemas.openxmlformats.org/officeDocument/2006/relationships/hyperlink" Target="https://github.com/IndrajeetPatil/awesome-r-pkgtools" TargetMode="External"/><Relationship Id="rId696" Type="http://schemas.openxmlformats.org/officeDocument/2006/relationships/hyperlink" Target="https://github.com/RMI-PACTA/actions" TargetMode="External"/><Relationship Id="rId500"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93"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7"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2" Type="http://schemas.openxmlformats.org/officeDocument/2006/relationships/hyperlink" Target="https://github.com/Xpra-org/xpra" TargetMode="External"/><Relationship Id="rId678" Type="http://schemas.openxmlformats.org/officeDocument/2006/relationships/hyperlink" Target="https://github.com/actions/toolkit/blob/main/docs/action-versioning.md" TargetMode="External"/><Relationship Id="rId684" Type="http://schemas.openxmlformats.org/officeDocument/2006/relationships/hyperlink" Target="https://github.com/actions/toolkit/issues/214" TargetMode="External"/><Relationship Id="rId766" Type="http://schemas.openxmlformats.org/officeDocument/2006/relationships/hyperlink" Target="https://github.com/ajeetdsouza/zoxide" TargetMode="External"/><Relationship Id="rId586" Type="http://schemas.openxmlformats.org/officeDocument/2006/relationships/hyperlink" Target="https://github.com/cli/cli#installation" TargetMode="External"/><Relationship Id="rId587" Type="http://schemas.openxmlformats.org/officeDocument/2006/relationships/hyperlink" Target="https://github.com/cli/cli/blob/trunk/docs/install_linux.md" TargetMode="External"/><Relationship Id="rId494" Type="http://schemas.openxmlformats.org/officeDocument/2006/relationships/hyperlink" Target="https://github.com/coatless-tutorials/quarto-book-template" TargetMode="External"/><Relationship Id="rId87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3" Type="http://schemas.openxmlformats.org/officeDocument/2006/relationships/hyperlink" Target="https://github.com/d-morrison/pr.helpers" TargetMode="External"/><Relationship Id="rId965" Type="http://schemas.openxmlformats.org/officeDocument/2006/relationships/hyperlink" Target="https://github.com/d-morrison/psw" TargetMode="External"/><Relationship Id="rId519" Type="http://schemas.openxmlformats.org/officeDocument/2006/relationships/hyperlink" Target="https://github.com/d-morrison/rme" TargetMode="External"/><Relationship Id="rId903" Type="http://schemas.openxmlformats.org/officeDocument/2006/relationships/hyperlink" Target="https://github.com/d-morrison/wai" TargetMode="External"/><Relationship Id="rId495" Type="http://schemas.openxmlformats.org/officeDocument/2006/relationships/hyperlink" Target="https://github.com/d-rug/datalab_template_quarto" TargetMode="External"/><Relationship Id="rId764" Type="http://schemas.openxmlformats.org/officeDocument/2006/relationships/hyperlink" Target="https://github.com/dandavison/delta" TargetMode="External"/><Relationship Id="rId695" Type="http://schemas.openxmlformats.org/officeDocument/2006/relationships/hyperlink" Target="https://github.com/easystats/workflows" TargetMode="External"/><Relationship Id="rId731" Type="http://schemas.openxmlformats.org/officeDocument/2006/relationships/hyperlink" Target="https://github.com/eddelbuettel/github-actions/tree/master/r2u-setup" TargetMode="External"/><Relationship Id="rId694" Type="http://schemas.openxmlformats.org/officeDocument/2006/relationships/hyperlink" Target="https://github.com/eddelbuettel/r-ci" TargetMode="External"/><Relationship Id="rId822"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7" Type="http://schemas.openxmlformats.org/officeDocument/2006/relationships/hyperlink" Target="https://github.com/features/actions" TargetMode="External"/><Relationship Id="rId615" Type="http://schemas.openxmlformats.org/officeDocument/2006/relationships/hyperlink" Target="https://github.com/github-linguist/linguist/" TargetMode="External"/><Relationship Id="rId625" Type="http://schemas.openxmlformats.org/officeDocument/2006/relationships/hyperlink" Target="https://github.com/github-linguist/linguist/blob/main/docs/overrides.md" TargetMode="External"/><Relationship Id="rId623" Type="http://schemas.openxmlformats.org/officeDocument/2006/relationships/hyperlink" Target="https://github.com/github-linguist/linguist/blob/main/docs/overrides.md#detectable" TargetMode="External"/><Relationship Id="rId622" Type="http://schemas.openxmlformats.org/officeDocument/2006/relationships/hyperlink" Target="https://github.com/github-linguist/linguist/blob/main/docs/overrides.md#documentation" TargetMode="External"/><Relationship Id="rId616" Type="http://schemas.openxmlformats.org/officeDocument/2006/relationships/hyperlink" Target="https://github.com/github-linguist/linguist/blob/main/docs/overrides.md#generated-code" TargetMode="External"/><Relationship Id="rId619" Type="http://schemas.openxmlformats.org/officeDocument/2006/relationships/hyperlink" Target="https://github.com/github-linguist/linguist/blob/main/docs/overrides.md#using-gitattributes" TargetMode="External"/><Relationship Id="rId621" Type="http://schemas.openxmlformats.org/officeDocument/2006/relationships/hyperlink" Target="https://github.com/github-linguist/linguist/blob/main/docs/overrides.md#vendored-code" TargetMode="External"/><Relationship Id="rId608" Type="http://schemas.openxmlformats.org/officeDocument/2006/relationships/hyperlink" Target="https://github.com/github/gitignore/blob/master/R.gitignore" TargetMode="External"/><Relationship Id="rId719"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60"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8" Type="http://schemas.openxmlformats.org/officeDocument/2006/relationships/hyperlink" Target="https://github.com/marocchino/sticky-pull-request-comment" TargetMode="External"/><Relationship Id="rId830" Type="http://schemas.openxmlformats.org/officeDocument/2006/relationships/hyperlink" Target="https://github.com/mponce0/Visualize.CRAN.Downloads" TargetMode="External"/><Relationship Id="rId1003"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40"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6" Type="http://schemas.openxmlformats.org/officeDocument/2006/relationships/hyperlink" Target="https://github.com/pulls/review-requested" TargetMode="External"/><Relationship Id="rId549" Type="http://schemas.openxmlformats.org/officeDocument/2006/relationships/hyperlink" Target="https://github.com/quarto-dev/quarto-cli/issues" TargetMode="External"/><Relationship Id="rId539" Type="http://schemas.openxmlformats.org/officeDocument/2006/relationships/hyperlink" Target="https://github.com/quarto-dev/quarto-cli/issues/3809" TargetMode="External"/><Relationship Id="rId558" Type="http://schemas.openxmlformats.org/officeDocument/2006/relationships/hyperlink" Target="https://github.com/quarto-dev/quarto-cli/issues/4894" TargetMode="External"/><Relationship Id="rId557"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4"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5" Type="http://schemas.openxmlformats.org/officeDocument/2006/relationships/hyperlink" Target="https://github.com/r-lib/actions#where-to-find-help" TargetMode="External"/><Relationship Id="rId450" Type="http://schemas.openxmlformats.org/officeDocument/2006/relationships/hyperlink" Target="https://github.com/r-lib/actions/blob/v2-branch/examples/lint-changed-files.yaml" TargetMode="External"/><Relationship Id="rId801" Type="http://schemas.openxmlformats.org/officeDocument/2006/relationships/hyperlink" Target="https://github.com/r-lib/rig" TargetMode="External"/><Relationship Id="rId757" Type="http://schemas.openxmlformats.org/officeDocument/2006/relationships/hyperlink" Target="https://github.com/romkatv/powerlevel10k" TargetMode="External"/><Relationship Id="rId721" Type="http://schemas.openxmlformats.org/officeDocument/2006/relationships/hyperlink" Target="https://github.com/rossjrw/pr-preview-action" TargetMode="External"/><Relationship Id="rId722" Type="http://schemas.openxmlformats.org/officeDocument/2006/relationships/hyperlink" Target="https://github.com/rossjrw/pr-preview-action?tab=readme-ov-file#only-remove-previews-for-unmerged-prs" TargetMode="External"/><Relationship Id="rId576" Type="http://schemas.openxmlformats.org/officeDocument/2006/relationships/hyperlink" Target="https://github.com/settings/copilot/features" TargetMode="External"/><Relationship Id="rId763" Type="http://schemas.openxmlformats.org/officeDocument/2006/relationships/hyperlink" Target="https://github.com/sharkdp/bat" TargetMode="External"/><Relationship Id="rId762" Type="http://schemas.openxmlformats.org/officeDocument/2006/relationships/hyperlink" Target="https://github.com/sharkdp/fd" TargetMode="External"/><Relationship Id="rId955" Type="http://schemas.openxmlformats.org/officeDocument/2006/relationships/hyperlink" Target="https://github.com/skills/introduction-to-github" TargetMode="External"/><Relationship Id="rId720" Type="http://schemas.openxmlformats.org/officeDocument/2006/relationships/hyperlink" Target="https://github.com/thollander/actions-comment-pull-request" TargetMode="External"/><Relationship Id="rId886" Type="http://schemas.openxmlformats.org/officeDocument/2006/relationships/hyperlink" Target="https://github.com/tmux/tmux/wiki" TargetMode="External"/><Relationship Id="rId838" Type="http://schemas.openxmlformats.org/officeDocument/2006/relationships/hyperlink" Target="https://github.com/ucdavisdatalab" TargetMode="External"/><Relationship Id="rId942" Type="http://schemas.openxmlformats.org/officeDocument/2006/relationships/hyperlink" Target="https://github.com/ucdavisdatalab/research-toolkits" TargetMode="External"/><Relationship Id="rId565" Type="http://schemas.openxmlformats.org/officeDocument/2006/relationships/hyperlink" Target="https://github.com/ucdavisdatalab/sandbox_git" TargetMode="External"/><Relationship Id="rId847" Type="http://schemas.openxmlformats.org/officeDocument/2006/relationships/hyperlink" Target="https://github.com/ucdavisdatalab/workshop_how-to-data-documentation" TargetMode="External"/><Relationship Id="rId958" Type="http://schemas.openxmlformats.org/officeDocument/2006/relationships/hyperlink" Target="https://github.com/ucdavisdatalab/workshop_nlp_with_python" TargetMode="External"/><Relationship Id="rId957" Type="http://schemas.openxmlformats.org/officeDocument/2006/relationships/hyperlink" Target="https://github.com/ucdavisdatalab/workshop_python_basics" TargetMode="External"/><Relationship Id="rId94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2" Type="http://schemas.openxmlformats.org/officeDocument/2006/relationships/hyperlink" Target="https://github.com/zsh-users/zsh-autosuggestions" TargetMode="External"/><Relationship Id="rId753" Type="http://schemas.openxmlformats.org/officeDocument/2006/relationships/hyperlink" Target="https://github.com/zsh-users/zsh-syntax-highlighting" TargetMode="External"/><Relationship Id="rId585" Type="http://schemas.openxmlformats.org/officeDocument/2006/relationships/hyperlink" Target="https://gitlab.com/gitlab-org/cli" TargetMode="External"/><Relationship Id="rId590" Type="http://schemas.openxmlformats.org/officeDocument/2006/relationships/hyperlink" Target="https://gitlab.com/gitlab-org/cli#installation" TargetMode="External"/><Relationship Id="rId591"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84" Type="http://schemas.openxmlformats.org/officeDocument/2006/relationships/hyperlink" Target="https://google.github.io/styleguide/Rguide.html#use-explicit-returns" TargetMode="External"/><Relationship Id="rId773" Type="http://schemas.openxmlformats.org/officeDocument/2006/relationships/hyperlink" Target="https://google.github.io/styleguide/shellguide.html" TargetMode="External"/><Relationship Id="rId993" Type="http://schemas.openxmlformats.org/officeDocument/2006/relationships/hyperlink" Target="https://grants.nih.gov" TargetMode="External"/><Relationship Id="rId975" Type="http://schemas.openxmlformats.org/officeDocument/2006/relationships/hyperlink" Target="https://grantwriting.stanford.edu/resources/funding-train/" TargetMode="External"/><Relationship Id="rId1036" Type="http://schemas.openxmlformats.org/officeDocument/2006/relationships/hyperlink" Target="https://happygitwithr.com/" TargetMode="External"/><Relationship Id="rId605" Type="http://schemas.openxmlformats.org/officeDocument/2006/relationships/hyperlink" Target="https://happygitwithr.com/repeated-amend.html" TargetMode="External"/><Relationship Id="rId597"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1" Type="http://schemas.openxmlformats.org/officeDocument/2006/relationships/hyperlink" Target="https://journals.lww.com/epidem/Fulltext/2001/05000/The_Value_of_P.2.aspx" TargetMode="External"/><Relationship Id="rId991" Type="http://schemas.openxmlformats.org/officeDocument/2006/relationships/hyperlink" Target="https://journals.plos.org/ploscompbiol/article?id=10.1371/journal.pcbi.1003833" TargetMode="External"/><Relationship Id="rId1043" Type="http://schemas.openxmlformats.org/officeDocument/2006/relationships/hyperlink" Target="https://journals.plos.org/plosone/s/authorship" TargetMode="External"/><Relationship Id="rId563" Type="http://schemas.openxmlformats.org/officeDocument/2006/relationships/hyperlink" Target="https://learn.github.com/" TargetMode="External"/><Relationship Id="rId87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70" Type="http://schemas.openxmlformats.org/officeDocument/2006/relationships/hyperlink" Target="https://lifecycle.r-lib.org/articles/communicate.html" TargetMode="External"/><Relationship Id="rId471" Type="http://schemas.openxmlformats.org/officeDocument/2006/relationships/hyperlink" Target="https://lifecycle.r-lib.org/reference/deprecate_soft.html" TargetMode="External"/><Relationship Id="rId964" Type="http://schemas.openxmlformats.org/officeDocument/2006/relationships/hyperlink" Target="https://link.springer.com/book/10.1007/978-3-030-98175-4" TargetMode="External"/><Relationship Id="rId979"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91" Type="http://schemas.openxmlformats.org/officeDocument/2006/relationships/hyperlink" Target="https://man.openbsd.org/ssh_config" TargetMode="External"/><Relationship Id="rId1093" Type="http://schemas.openxmlformats.org/officeDocument/2006/relationships/hyperlink" Target="https://manpages.debian.org/stable/openssh-client/ssh_config.5.en.html" TargetMode="External"/><Relationship Id="rId1102" Type="http://schemas.openxmlformats.org/officeDocument/2006/relationships/hyperlink" Target="https://mastering-shiny.org/" TargetMode="External"/><Relationship Id="rId990" Type="http://schemas.openxmlformats.org/officeDocument/2006/relationships/hyperlink" Target="https://medialab.github.io/iwanthue/" TargetMode="External"/><Relationship Id="rId934" Type="http://schemas.openxmlformats.org/officeDocument/2006/relationships/hyperlink" Target="https://medialab.github.io/iwanthue/?utm_source=Nature+Briefing&amp;utm_campaign=2c68711076-briefing-dy-20211006&amp;utm_medium=email&amp;utm_term=0_c9dfd39373-2c68711076-44335685" TargetMode="External"/><Relationship Id="rId788"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6" Type="http://schemas.openxmlformats.org/officeDocument/2006/relationships/hyperlink" Target="https://mentors.fm/2019/08/13/think-and-write-with-leslie-lamport/" TargetMode="External"/><Relationship Id="rId531" Type="http://schemas.openxmlformats.org/officeDocument/2006/relationships/hyperlink" Target="https://mermaid.live/" TargetMode="External"/><Relationship Id="rId970" Type="http://schemas.openxmlformats.org/officeDocument/2006/relationships/hyperlink" Target="https://mitcommlab.mit.edu/be/2023/09/27/toward-an-evenbetterposter-improving-the-betterposter-template/" TargetMode="External"/><Relationship Id="rId870" Type="http://schemas.openxmlformats.org/officeDocument/2006/relationships/hyperlink" Target="https://mobaxterm.mobatek.net/" TargetMode="External"/><Relationship Id="rId1010" Type="http://schemas.openxmlformats.org/officeDocument/2006/relationships/hyperlink" Target="https://morrison-lab.github.io/psw/" TargetMode="External"/><Relationship Id="rId902" Type="http://schemas.openxmlformats.org/officeDocument/2006/relationships/hyperlink" Target="https://morrison-lab.github.io/wai/" TargetMode="External"/><Relationship Id="rId922" Type="http://schemas.openxmlformats.org/officeDocument/2006/relationships/hyperlink" Target="https://morrison-lab.github.io/wai/chapters/ai-use-policies.html" TargetMode="External"/><Relationship Id="rId1027" Type="http://schemas.openxmlformats.org/officeDocument/2006/relationships/hyperlink" Target="https://morrison-lab.github.io/wai/chapters/ai-use-policies.html#sec-ai-journal-articles" TargetMode="External"/><Relationship Id="rId923" Type="http://schemas.openxmlformats.org/officeDocument/2006/relationships/hyperlink" Target="https://morrison-lab.github.io/wai/chapters/coding-agents.html" TargetMode="External"/><Relationship Id="rId71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8" Type="http://schemas.openxmlformats.org/officeDocument/2006/relationships/hyperlink" Target="https://morrison-lab.github.io/wai/chapters/coding-agents.html#sec-ai-claude-code-windows" TargetMode="External"/><Relationship Id="rId924" Type="http://schemas.openxmlformats.org/officeDocument/2006/relationships/hyperlink" Target="https://morrison-lab.github.io/wai/chapters/pr-workflow-with-agents.html" TargetMode="External"/><Relationship Id="rId983" Type="http://schemas.openxmlformats.org/officeDocument/2006/relationships/hyperlink" Target="https://myidp.sciencecareers.org/" TargetMode="External"/><Relationship Id="rId749" Type="http://schemas.openxmlformats.org/officeDocument/2006/relationships/hyperlink" Target="https://ohmyz.sh/" TargetMode="External"/><Relationship Id="rId1066" Type="http://schemas.openxmlformats.org/officeDocument/2006/relationships/hyperlink" Target="https://osf.io/" TargetMode="External"/><Relationship Id="rId40" Type="http://schemas.openxmlformats.org/officeDocument/2006/relationships/hyperlink" Target="https://osf.io/tgbxr/" TargetMode="External"/><Relationship Id="rId641"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54" Type="http://schemas.openxmlformats.org/officeDocument/2006/relationships/hyperlink" Target="https://pkg.yihui.org/litedown/" TargetMode="External"/><Relationship Id="rId553"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3" Type="http://schemas.openxmlformats.org/officeDocument/2006/relationships/hyperlink" Target="https://plos.org/resource/how-to-store-and-manage-your-data/" TargetMode="External"/><Relationship Id="rId507" Type="http://schemas.openxmlformats.org/officeDocument/2006/relationships/hyperlink" Target="https://plotly.com/r/" TargetMode="External"/><Relationship Id="rId86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91" Type="http://schemas.openxmlformats.org/officeDocument/2006/relationships/hyperlink" Target="https://purrr.tidyverse.org/reference/map.html" TargetMode="External"/><Relationship Id="rId477" Type="http://schemas.openxmlformats.org/officeDocument/2006/relationships/hyperlink" Target="https://quarto.org/" TargetMode="External"/><Relationship Id="rId522" Type="http://schemas.openxmlformats.org/officeDocument/2006/relationships/hyperlink" Target="https://quarto.org/docs/authoring/cross-references.html" TargetMode="External"/><Relationship Id="rId541" Type="http://schemas.openxmlformats.org/officeDocument/2006/relationships/hyperlink" Target="https://quarto.org/docs/authoring/diagrams.html" TargetMode="External"/><Relationship Id="rId524" Type="http://schemas.openxmlformats.org/officeDocument/2006/relationships/hyperlink" Target="https://quarto.org/docs/authoring/includes.html" TargetMode="External"/><Relationship Id="rId502" Type="http://schemas.openxmlformats.org/officeDocument/2006/relationships/hyperlink" Target="https://quarto.org/docs/books/" TargetMode="External"/><Relationship Id="rId506" Type="http://schemas.openxmlformats.org/officeDocument/2006/relationships/hyperlink" Target="https://quarto.org/docs/dashboards/" TargetMode="External"/><Relationship Id="rId511" Type="http://schemas.openxmlformats.org/officeDocument/2006/relationships/hyperlink" Target="https://quarto.org/docs/gallery/#dashboards" TargetMode="External"/><Relationship Id="rId480" Type="http://schemas.openxmlformats.org/officeDocument/2006/relationships/hyperlink" Target="https://quarto.org/docs/get-started/" TargetMode="External"/><Relationship Id="rId481"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8" Type="http://schemas.openxmlformats.org/officeDocument/2006/relationships/hyperlink" Target="https://quarto.org/docs/projects/profiles.html" TargetMode="External"/><Relationship Id="rId503" Type="http://schemas.openxmlformats.org/officeDocument/2006/relationships/hyperlink" Target="https://quarto.org/docs/publishing/" TargetMode="External"/><Relationship Id="rId545"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31" Type="http://schemas.openxmlformats.org/officeDocument/2006/relationships/hyperlink" Target="https://r-hub.github.io/cranlogs/" TargetMode="External"/><Relationship Id="rId825"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7" Type="http://schemas.openxmlformats.org/officeDocument/2006/relationships/hyperlink" Target="https://r-pkgs.org/" TargetMode="External"/><Relationship Id="rId416"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21" Type="http://schemas.openxmlformats.org/officeDocument/2006/relationships/hyperlink" Target="https://r-pkgs.org/release.html" TargetMode="External"/><Relationship Id="rId828" Type="http://schemas.openxmlformats.org/officeDocument/2006/relationships/hyperlink" Target="https://r-pkgs.org/release.html#sec-release-initial" TargetMode="External"/><Relationship Id="rId73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9" Type="http://schemas.openxmlformats.org/officeDocument/2006/relationships/hyperlink" Target="https://r4ds.hadley.nz/" TargetMode="External"/><Relationship Id="rId482"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8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8" Type="http://schemas.openxmlformats.org/officeDocument/2006/relationships/hyperlink" Target="https://rstudio.github.io/leaflet/" TargetMode="External"/><Relationship Id="rId795"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9" Type="http://schemas.openxmlformats.org/officeDocument/2006/relationships/hyperlink" Target="https://sembr.org/" TargetMode="External"/><Relationship Id="rId57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5" Type="http://schemas.openxmlformats.org/officeDocument/2006/relationships/hyperlink" Target="https://sethrobertson.github.io/GitFixUm/fixup.html" TargetMode="External"/><Relationship Id="rId510" Type="http://schemas.openxmlformats.org/officeDocument/2006/relationships/hyperlink" Target="https://shiny.posit.co/" TargetMode="External"/><Relationship Id="rId1081" Type="http://schemas.openxmlformats.org/officeDocument/2006/relationships/hyperlink" Target="https://slurm.schedmd.com/salloc.html" TargetMode="External"/><Relationship Id="rId1083" Type="http://schemas.openxmlformats.org/officeDocument/2006/relationships/hyperlink" Target="https://slurm.schedmd.com/sattach.html" TargetMode="External"/><Relationship Id="rId1085" Type="http://schemas.openxmlformats.org/officeDocument/2006/relationships/hyperlink" Target="https://slurm.schedmd.com/sbatch.html" TargetMode="External"/><Relationship Id="rId1087" Type="http://schemas.openxmlformats.org/officeDocument/2006/relationships/hyperlink" Target="https://slurm.schedmd.com/squeue.html" TargetMode="External"/><Relationship Id="rId1089"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9" Type="http://schemas.openxmlformats.org/officeDocument/2006/relationships/hyperlink" Target="https://sourceforge.net/projects/vcxsrv/" TargetMode="External"/><Relationship Id="rId564" Type="http://schemas.openxmlformats.org/officeDocument/2006/relationships/hyperlink" Target="https://sp19.datastructur.es/materials/guides/using-git#b-local-repositories-narrative-introduction" TargetMode="External"/><Relationship Id="rId594"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5"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8"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3"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12"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8" Type="http://schemas.openxmlformats.org/officeDocument/2006/relationships/hyperlink" Target="https://tidyselect.r-lib.org/" TargetMode="External"/><Relationship Id="rId427" Type="http://schemas.openxmlformats.org/officeDocument/2006/relationships/hyperlink" Target="https://tidyverse.org/blog/2017/12/styler-1.0.0/" TargetMode="External"/><Relationship Id="rId609" Type="http://schemas.openxmlformats.org/officeDocument/2006/relationships/hyperlink" Target="https://tidyverse.org/blog/2017/12/workflow-vs-script/" TargetMode="External"/><Relationship Id="rId1114" Type="http://schemas.openxmlformats.org/officeDocument/2006/relationships/hyperlink" Target="https://ucd-serg.github.io/lab-manual/appendix-copilot-instructions.html" TargetMode="External"/><Relationship Id="rId1116" Type="http://schemas.openxmlformats.org/officeDocument/2006/relationships/hyperlink" Target="https://ucd-serg.github.io/lab-manual/appendix-copilot-setup-steps.html" TargetMode="External"/><Relationship Id="rId808" Type="http://schemas.openxmlformats.org/officeDocument/2006/relationships/hyperlink" Target="https://ucd-serg.github.io/lab-manual/coding-practices.html#file-headers" TargetMode="External"/><Relationship Id="rId811" Type="http://schemas.openxmlformats.org/officeDocument/2006/relationships/hyperlink" Target="https://ucd-serg.github.io/lab-manual/coding-practices.html#function-documentation" TargetMode="External"/><Relationship Id="rId929" Type="http://schemas.openxmlformats.org/officeDocument/2006/relationships/hyperlink" Target="https://ucd-serg.github.io/lab-manual/coding-style.html" TargetMode="External"/><Relationship Id="rId814" Type="http://schemas.openxmlformats.org/officeDocument/2006/relationships/hyperlink" Target="https://ucd-serg.github.io/lab-manual/unix.html#example-code-for-runfilesavelogs" TargetMode="External"/><Relationship Id="rId943" Type="http://schemas.openxmlformats.org/officeDocument/2006/relationships/hyperlink" Target="https://ucdavisdatalab.github.io/install_guides/" TargetMode="External"/><Relationship Id="rId94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60"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2" Type="http://schemas.openxmlformats.org/officeDocument/2006/relationships/hyperlink" Target="https://wiki.archlinux.org/title/Wayland" TargetMode="External"/><Relationship Id="rId883" Type="http://schemas.openxmlformats.org/officeDocument/2006/relationships/hyperlink" Target="https://wiki.x2go.org/" TargetMode="External"/><Relationship Id="rId271" Type="http://schemas.openxmlformats.org/officeDocument/2006/relationships/hyperlink" Target="https://withr.r-lib.org/" TargetMode="External"/><Relationship Id="rId1019"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7" Type="http://schemas.openxmlformats.org/officeDocument/2006/relationships/hyperlink" Target="https://www.chriswrites.com/how-to-change-file-permissions-using-the-terminal/" TargetMode="External"/><Relationship Id="rId1023" Type="http://schemas.openxmlformats.org/officeDocument/2006/relationships/hyperlink" Target="https://www.danieldsjoberg.com/gtsummary/" TargetMode="External"/><Relationship Id="rId93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8" Type="http://schemas.openxmlformats.org/officeDocument/2006/relationships/hyperlink" Target="https://www.git-scm.com/docs/gitignore#_pattern_format" TargetMode="External"/><Relationship Id="rId714" Type="http://schemas.openxmlformats.org/officeDocument/2006/relationships/hyperlink" Target="https://www.githubstatus.com/" TargetMode="External"/><Relationship Id="rId978" Type="http://schemas.openxmlformats.org/officeDocument/2006/relationships/hyperlink" Target="https://www.globalcodeofconduct.org/" TargetMode="External"/><Relationship Id="rId887" Type="http://schemas.openxmlformats.org/officeDocument/2006/relationships/hyperlink" Target="https://www.gnu.org/software/screen/" TargetMode="External"/><Relationship Id="rId784" Type="http://schemas.openxmlformats.org/officeDocument/2006/relationships/hyperlink" Target="https://www.howtogeek.com/118594/how-to-edit-your-system-path-for-easy-command-line-access/" TargetMode="External"/><Relationship Id="rId509" Type="http://schemas.openxmlformats.org/officeDocument/2006/relationships/hyperlink" Target="https://www.htmlwidgets.org/" TargetMode="External"/><Relationship Id="rId1018" Type="http://schemas.openxmlformats.org/officeDocument/2006/relationships/hyperlink" Target="https://www.medrxiv.org/" TargetMode="External"/><Relationship Id="rId986" Type="http://schemas.openxmlformats.org/officeDocument/2006/relationships/hyperlink" Target="https://www.nature.com/articles/d41586-021-03603-2" TargetMode="External"/><Relationship Id="rId976" Type="http://schemas.openxmlformats.org/officeDocument/2006/relationships/hyperlink" Target="https://www.niaid.nih.gov/grants-contracts/write-grant-application" TargetMode="External"/><Relationship Id="rId425"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8"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5" Type="http://schemas.openxmlformats.org/officeDocument/2006/relationships/hyperlink" Target="https://www.rstudio.com/wp-content/uploads/2015/02/data-wrangling-cheatsheet.pdf" TargetMode="External"/><Relationship Id="rId948" Type="http://schemas.openxmlformats.org/officeDocument/2006/relationships/hyperlink" Target="https://www.rstudio.com/wp-content/uploads/2015/02/rmarkdown-cheatsheet.pdf" TargetMode="External"/><Relationship Id="rId946" Type="http://schemas.openxmlformats.org/officeDocument/2006/relationships/hyperlink" Target="https://www.rstudio.com/wp-content/uploads/2015/03/ggplot2-cheatsheet.pdf" TargetMode="External"/><Relationship Id="rId968" Type="http://schemas.openxmlformats.org/officeDocument/2006/relationships/hyperlink" Target="https://www.sciencedirect.com/science/article/pii/S1471491423000928" TargetMode="External"/><Relationship Id="rId779"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9" Type="http://schemas.openxmlformats.org/officeDocument/2006/relationships/hyperlink" Target="https://www.tidyverse.org/blog/2022/10/tidyselect-1-2-0/" TargetMode="External"/><Relationship Id="rId984" Type="http://schemas.openxmlformats.org/officeDocument/2006/relationships/hyperlink" Target="https://www.training.nih.gov/career-services/" TargetMode="External"/><Relationship Id="rId868" Type="http://schemas.openxmlformats.org/officeDocument/2006/relationships/hyperlink" Target="https://www.xquartz.org/" TargetMode="External"/><Relationship Id="rId987" Type="http://schemas.openxmlformats.org/officeDocument/2006/relationships/hyperlink" Target="https://www.youtube.com/watch?v=1RwJbhkCA58" TargetMode="External"/><Relationship Id="rId969"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6" Type="http://schemas.openxmlformats.org/officeDocument/2006/relationships/hyperlink" Target="https://x.com/acagamic/status/1680381737816424450" TargetMode="External"/><Relationship Id="rId392"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9" Type="http://schemas.openxmlformats.org/officeDocument/2006/relationships/hyperlink" Target="../../skills/measure-performance/SKILL.md" TargetMode="External"/><Relationship Id="rId394" Type="http://schemas.openxmlformats.org/officeDocument/2006/relationships/hyperlink" Target="../principles/dont-reinvent-wheel.md" TargetMode="External"/><Relationship Id="rId399"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402" Type="http://schemas.openxmlformats.org/officeDocument/2006/relationships/hyperlink" Target="ascii-punctuation-in-source.md" TargetMode="External"/><Relationship Id="rId85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50" Type="http://schemas.openxmlformats.org/officeDocument/2006/relationships/hyperlink" Target="http://adv-r.had.co.nz/Style.html" TargetMode="External"/><Relationship Id="rId989" Type="http://schemas.openxmlformats.org/officeDocument/2006/relationships/hyperlink" Target="http://colorbrewer2.org/" TargetMode="External"/><Relationship Id="rId1041" Type="http://schemas.openxmlformats.org/officeDocument/2006/relationships/hyperlink" Target="http://creativecommons.org/licenses/by-nc/4.0/" TargetMode="External"/><Relationship Id="rId431" Type="http://schemas.openxmlformats.org/officeDocument/2006/relationships/hyperlink" Target="http://styler.r-lib.org/articles/customizing_styler.html" TargetMode="External"/><Relationship Id="rId93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9" Type="http://schemas.openxmlformats.org/officeDocument/2006/relationships/hyperlink" Target="https://about.codecov.io" TargetMode="External"/><Relationship Id="rId611"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8"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4" Type="http://schemas.openxmlformats.org/officeDocument/2006/relationships/hyperlink" Target="https://cli.github.com/" TargetMode="External"/><Relationship Id="rId273" Type="http://schemas.openxmlformats.org/officeDocument/2006/relationships/hyperlink" Target="https://cli.r-lib.org/" TargetMode="External"/><Relationship Id="rId654"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20" Type="http://schemas.openxmlformats.org/officeDocument/2006/relationships/hyperlink" Target="https://cran.r-project.org/" TargetMode="External"/><Relationship Id="rId1025" Type="http://schemas.openxmlformats.org/officeDocument/2006/relationships/hyperlink" Target="https://cran.r-project.org/package=flexlsx" TargetMode="External"/><Relationship Id="rId88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8" Type="http://schemas.openxmlformats.org/officeDocument/2006/relationships/hyperlink" Target="https://cran.r-project.org/web/packages/lintr/readme/README.html#available-linters" TargetMode="External"/><Relationship Id="rId441" Type="http://schemas.openxmlformats.org/officeDocument/2006/relationships/hyperlink" Target="https://cran.r-project.org/web/packages/lintr/readme/README.html#project-configuration" TargetMode="External"/><Relationship Id="rId826"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4"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6" Type="http://schemas.openxmlformats.org/officeDocument/2006/relationships/hyperlink" Target="https://data-dict.tidyverse.org/" TargetMode="External"/><Relationship Id="rId1045" Type="http://schemas.openxmlformats.org/officeDocument/2006/relationships/hyperlink" Target="https://datadryad.org/" TargetMode="External"/><Relationship Id="rId1024"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5"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1" Type="http://schemas.openxmlformats.org/officeDocument/2006/relationships/hyperlink" Target="https://desktop.github.com/" TargetMode="External"/><Relationship Id="rId95" Type="http://schemas.openxmlformats.org/officeDocument/2006/relationships/hyperlink" Target="https://devtools.r-lib.org/" TargetMode="External"/><Relationship Id="rId765" Type="http://schemas.openxmlformats.org/officeDocument/2006/relationships/hyperlink" Target="https://direnv.net/" TargetMode="External"/><Relationship Id="rId734" Type="http://schemas.openxmlformats.org/officeDocument/2006/relationships/hyperlink" Target="https://docs.github.com/en/actions" TargetMode="External"/><Relationship Id="rId703" Type="http://schemas.openxmlformats.org/officeDocument/2006/relationships/hyperlink" Target="https://docs.github.com/en/actions/using-jobs/using-concurrency" TargetMode="External"/><Relationship Id="rId650" Type="http://schemas.openxmlformats.org/officeDocument/2006/relationships/hyperlink" Target="https://docs.github.com/en/communities/using-templates-to-encourage-useful-issues-and-pull-requests/creating-a-pull-request-template-for-your-repository" TargetMode="External"/><Relationship Id="rId1069" Type="http://schemas.openxmlformats.org/officeDocument/2006/relationships/hyperlink" Target="https://docs.github.com/en/get-started/archiving-your-github-personal-account-and-public-repositories/requesting-an-archive-of-your-personal-accounts-data" TargetMode="External"/><Relationship Id="rId818" Type="http://schemas.openxmlformats.org/officeDocument/2006/relationships/hyperlink" Target="https://docs.github.com/en/repositories/releasing-projects-on-github/managing-releases-in-a-repository" TargetMode="External"/><Relationship Id="rId624" Type="http://schemas.openxmlformats.org/officeDocument/2006/relationships/hyperlink" Target="https://docs.github.com/en/repositories/working-with-files/managing-files/customizing-how-changed-files-appear-on-github" TargetMode="External"/><Relationship Id="rId1071" Type="http://schemas.openxmlformats.org/officeDocument/2006/relationships/hyperlink" Target="https://docs.github.com/en/rest/migrations/orgs" TargetMode="External"/><Relationship Id="rId1073" Type="http://schemas.openxmlformats.org/officeDocument/2006/relationships/hyperlink" Target="https://docs.github.com/en/rest/migrations/users" TargetMode="External"/><Relationship Id="rId70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2" Type="http://schemas.openxmlformats.org/officeDocument/2006/relationships/hyperlink" Target="https://docs.google.com/document/d/1ckgRCcr7FFPyymyMA6Y_-cB_vftOyrrxT28c6gRg0PI/edit" TargetMode="External"/><Relationship Id="rId1060" Type="http://schemas.openxmlformats.org/officeDocument/2006/relationships/hyperlink" Target="https://doi.org/10.1038/467775a" TargetMode="External"/><Relationship Id="rId1064" Type="http://schemas.openxmlformats.org/officeDocument/2006/relationships/hyperlink" Target="https://doi.org/10.1038/526182a" TargetMode="External"/><Relationship Id="rId1095" Type="http://schemas.openxmlformats.org/officeDocument/2006/relationships/hyperlink" Target="https://doi.org/10.1038/d41586-019-00067-3" TargetMode="External"/><Relationship Id="rId1032" Type="http://schemas.openxmlformats.org/officeDocument/2006/relationships/hyperlink" Target="https://doi.org/10.1038/d41586-019-01431-z" TargetMode="External"/><Relationship Id="rId1079" Type="http://schemas.openxmlformats.org/officeDocument/2006/relationships/hyperlink" Target="https://doi.org/10.1038/d41586-019-02918-5" TargetMode="External"/><Relationship Id="rId1098" Type="http://schemas.openxmlformats.org/officeDocument/2006/relationships/hyperlink" Target="https://doi.org/10.1038/d41586-021-03603-2" TargetMode="External"/><Relationship Id="rId1039" Type="http://schemas.openxmlformats.org/officeDocument/2006/relationships/hyperlink" Target="https://doi.org/10.1038/s41467-020-19160-7" TargetMode="External"/><Relationship Id="rId1062" Type="http://schemas.openxmlformats.org/officeDocument/2006/relationships/hyperlink" Target="https://doi.org/10.1038/s41562-016-0021" TargetMode="External"/><Relationship Id="rId1048" Type="http://schemas.openxmlformats.org/officeDocument/2006/relationships/hyperlink" Target="https://doi.org/10.1201/9781003029878" TargetMode="External"/><Relationship Id="rId1100" Type="http://schemas.openxmlformats.org/officeDocument/2006/relationships/hyperlink" Target="https://doi.org/10.1201/9781351201315" TargetMode="External"/><Relationship Id="rId1077" Type="http://schemas.openxmlformats.org/officeDocument/2006/relationships/hyperlink" Target="https://doi.org/10.1371/journal.pcbi.1003833" TargetMode="External"/><Relationship Id="rId1030"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6"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30" Type="http://schemas.openxmlformats.org/officeDocument/2006/relationships/hyperlink" Target="https://eddelbuettel.github.io/r2u/" TargetMode="External"/><Relationship Id="rId567" Type="http://schemas.openxmlformats.org/officeDocument/2006/relationships/hyperlink" Target="https://education.github.com/" TargetMode="External"/><Relationship Id="rId568" Type="http://schemas.openxmlformats.org/officeDocument/2006/relationships/hyperlink" Target="https://education.github.com/pack" TargetMode="External"/><Relationship Id="rId569" Type="http://schemas.openxmlformats.org/officeDocument/2006/relationships/hyperlink" Target="https://education.github.com/teachers" TargetMode="External"/><Relationship Id="rId962"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9"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6"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1000"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8" Type="http://schemas.openxmlformats.org/officeDocument/2006/relationships/hyperlink" Target="https://en.wikipedia.org/wiki/Thesis" TargetMode="External"/><Relationship Id="rId486" Type="http://schemas.openxmlformats.org/officeDocument/2006/relationships/hyperlink" Target="https://en.wikipedia.org/wiki/WYSIWYM" TargetMode="External"/><Relationship Id="rId1015"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1" Type="http://schemas.openxmlformats.org/officeDocument/2006/relationships/hyperlink" Target="https://github.com/BurntSushi/ripgrep" TargetMode="External"/><Relationship Id="rId937" Type="http://schemas.openxmlformats.org/officeDocument/2006/relationships/hyperlink" Target="https://github.com/IndrajeetPatil/awesome-r-pkgtools" TargetMode="External"/><Relationship Id="rId696" Type="http://schemas.openxmlformats.org/officeDocument/2006/relationships/hyperlink" Target="https://github.com/RMI-PACTA/actions" TargetMode="External"/><Relationship Id="rId500"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93"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7"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2" Type="http://schemas.openxmlformats.org/officeDocument/2006/relationships/hyperlink" Target="https://github.com/Xpra-org/xpra" TargetMode="External"/><Relationship Id="rId678" Type="http://schemas.openxmlformats.org/officeDocument/2006/relationships/hyperlink" Target="https://github.com/actions/toolkit/blob/main/docs/action-versioning.md" TargetMode="External"/><Relationship Id="rId684" Type="http://schemas.openxmlformats.org/officeDocument/2006/relationships/hyperlink" Target="https://github.com/actions/toolkit/issues/214" TargetMode="External"/><Relationship Id="rId766" Type="http://schemas.openxmlformats.org/officeDocument/2006/relationships/hyperlink" Target="https://github.com/ajeetdsouza/zoxide" TargetMode="External"/><Relationship Id="rId586" Type="http://schemas.openxmlformats.org/officeDocument/2006/relationships/hyperlink" Target="https://github.com/cli/cli#installation" TargetMode="External"/><Relationship Id="rId587" Type="http://schemas.openxmlformats.org/officeDocument/2006/relationships/hyperlink" Target="https://github.com/cli/cli/blob/trunk/docs/install_linux.md" TargetMode="External"/><Relationship Id="rId494" Type="http://schemas.openxmlformats.org/officeDocument/2006/relationships/hyperlink" Target="https://github.com/coatless-tutorials/quarto-book-template" TargetMode="External"/><Relationship Id="rId87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3" Type="http://schemas.openxmlformats.org/officeDocument/2006/relationships/hyperlink" Target="https://github.com/d-morrison/pr.helpers" TargetMode="External"/><Relationship Id="rId965" Type="http://schemas.openxmlformats.org/officeDocument/2006/relationships/hyperlink" Target="https://github.com/d-morrison/psw" TargetMode="External"/><Relationship Id="rId519" Type="http://schemas.openxmlformats.org/officeDocument/2006/relationships/hyperlink" Target="https://github.com/d-morrison/rme" TargetMode="External"/><Relationship Id="rId903" Type="http://schemas.openxmlformats.org/officeDocument/2006/relationships/hyperlink" Target="https://github.com/d-morrison/wai" TargetMode="External"/><Relationship Id="rId495" Type="http://schemas.openxmlformats.org/officeDocument/2006/relationships/hyperlink" Target="https://github.com/d-rug/datalab_template_quarto" TargetMode="External"/><Relationship Id="rId764" Type="http://schemas.openxmlformats.org/officeDocument/2006/relationships/hyperlink" Target="https://github.com/dandavison/delta" TargetMode="External"/><Relationship Id="rId695" Type="http://schemas.openxmlformats.org/officeDocument/2006/relationships/hyperlink" Target="https://github.com/easystats/workflows" TargetMode="External"/><Relationship Id="rId731" Type="http://schemas.openxmlformats.org/officeDocument/2006/relationships/hyperlink" Target="https://github.com/eddelbuettel/github-actions/tree/master/r2u-setup" TargetMode="External"/><Relationship Id="rId694" Type="http://schemas.openxmlformats.org/officeDocument/2006/relationships/hyperlink" Target="https://github.com/eddelbuettel/r-ci" TargetMode="External"/><Relationship Id="rId822"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7" Type="http://schemas.openxmlformats.org/officeDocument/2006/relationships/hyperlink" Target="https://github.com/features/actions" TargetMode="External"/><Relationship Id="rId615" Type="http://schemas.openxmlformats.org/officeDocument/2006/relationships/hyperlink" Target="https://github.com/github-linguist/linguist/" TargetMode="External"/><Relationship Id="rId625" Type="http://schemas.openxmlformats.org/officeDocument/2006/relationships/hyperlink" Target="https://github.com/github-linguist/linguist/blob/main/docs/overrides.md" TargetMode="External"/><Relationship Id="rId623" Type="http://schemas.openxmlformats.org/officeDocument/2006/relationships/hyperlink" Target="https://github.com/github-linguist/linguist/blob/main/docs/overrides.md#detectable" TargetMode="External"/><Relationship Id="rId622" Type="http://schemas.openxmlformats.org/officeDocument/2006/relationships/hyperlink" Target="https://github.com/github-linguist/linguist/blob/main/docs/overrides.md#documentation" TargetMode="External"/><Relationship Id="rId616" Type="http://schemas.openxmlformats.org/officeDocument/2006/relationships/hyperlink" Target="https://github.com/github-linguist/linguist/blob/main/docs/overrides.md#generated-code" TargetMode="External"/><Relationship Id="rId619" Type="http://schemas.openxmlformats.org/officeDocument/2006/relationships/hyperlink" Target="https://github.com/github-linguist/linguist/blob/main/docs/overrides.md#using-gitattributes" TargetMode="External"/><Relationship Id="rId621" Type="http://schemas.openxmlformats.org/officeDocument/2006/relationships/hyperlink" Target="https://github.com/github-linguist/linguist/blob/main/docs/overrides.md#vendored-code" TargetMode="External"/><Relationship Id="rId608" Type="http://schemas.openxmlformats.org/officeDocument/2006/relationships/hyperlink" Target="https://github.com/github/gitignore/blob/master/R.gitignore" TargetMode="External"/><Relationship Id="rId719"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60"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8" Type="http://schemas.openxmlformats.org/officeDocument/2006/relationships/hyperlink" Target="https://github.com/marocchino/sticky-pull-request-comment" TargetMode="External"/><Relationship Id="rId830" Type="http://schemas.openxmlformats.org/officeDocument/2006/relationships/hyperlink" Target="https://github.com/mponce0/Visualize.CRAN.Downloads" TargetMode="External"/><Relationship Id="rId1003"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40"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6" Type="http://schemas.openxmlformats.org/officeDocument/2006/relationships/hyperlink" Target="https://github.com/pulls/review-requested" TargetMode="External"/><Relationship Id="rId549" Type="http://schemas.openxmlformats.org/officeDocument/2006/relationships/hyperlink" Target="https://github.com/quarto-dev/quarto-cli/issues" TargetMode="External"/><Relationship Id="rId539" Type="http://schemas.openxmlformats.org/officeDocument/2006/relationships/hyperlink" Target="https://github.com/quarto-dev/quarto-cli/issues/3809" TargetMode="External"/><Relationship Id="rId558" Type="http://schemas.openxmlformats.org/officeDocument/2006/relationships/hyperlink" Target="https://github.com/quarto-dev/quarto-cli/issues/4894" TargetMode="External"/><Relationship Id="rId557"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4"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5" Type="http://schemas.openxmlformats.org/officeDocument/2006/relationships/hyperlink" Target="https://github.com/r-lib/actions#where-to-find-help" TargetMode="External"/><Relationship Id="rId450" Type="http://schemas.openxmlformats.org/officeDocument/2006/relationships/hyperlink" Target="https://github.com/r-lib/actions/blob/v2-branch/examples/lint-changed-files.yaml" TargetMode="External"/><Relationship Id="rId801" Type="http://schemas.openxmlformats.org/officeDocument/2006/relationships/hyperlink" Target="https://github.com/r-lib/rig" TargetMode="External"/><Relationship Id="rId757" Type="http://schemas.openxmlformats.org/officeDocument/2006/relationships/hyperlink" Target="https://github.com/romkatv/powerlevel10k" TargetMode="External"/><Relationship Id="rId721" Type="http://schemas.openxmlformats.org/officeDocument/2006/relationships/hyperlink" Target="https://github.com/rossjrw/pr-preview-action" TargetMode="External"/><Relationship Id="rId722" Type="http://schemas.openxmlformats.org/officeDocument/2006/relationships/hyperlink" Target="https://github.com/rossjrw/pr-preview-action?tab=readme-ov-file#only-remove-previews-for-unmerged-prs" TargetMode="External"/><Relationship Id="rId576" Type="http://schemas.openxmlformats.org/officeDocument/2006/relationships/hyperlink" Target="https://github.com/settings/copilot/features" TargetMode="External"/><Relationship Id="rId763" Type="http://schemas.openxmlformats.org/officeDocument/2006/relationships/hyperlink" Target="https://github.com/sharkdp/bat" TargetMode="External"/><Relationship Id="rId762" Type="http://schemas.openxmlformats.org/officeDocument/2006/relationships/hyperlink" Target="https://github.com/sharkdp/fd" TargetMode="External"/><Relationship Id="rId955" Type="http://schemas.openxmlformats.org/officeDocument/2006/relationships/hyperlink" Target="https://github.com/skills/introduction-to-github" TargetMode="External"/><Relationship Id="rId720" Type="http://schemas.openxmlformats.org/officeDocument/2006/relationships/hyperlink" Target="https://github.com/thollander/actions-comment-pull-request" TargetMode="External"/><Relationship Id="rId886" Type="http://schemas.openxmlformats.org/officeDocument/2006/relationships/hyperlink" Target="https://github.com/tmux/tmux/wiki" TargetMode="External"/><Relationship Id="rId838" Type="http://schemas.openxmlformats.org/officeDocument/2006/relationships/hyperlink" Target="https://github.com/ucdavisdatalab" TargetMode="External"/><Relationship Id="rId942" Type="http://schemas.openxmlformats.org/officeDocument/2006/relationships/hyperlink" Target="https://github.com/ucdavisdatalab/research-toolkits" TargetMode="External"/><Relationship Id="rId565" Type="http://schemas.openxmlformats.org/officeDocument/2006/relationships/hyperlink" Target="https://github.com/ucdavisdatalab/sandbox_git" TargetMode="External"/><Relationship Id="rId847" Type="http://schemas.openxmlformats.org/officeDocument/2006/relationships/hyperlink" Target="https://github.com/ucdavisdatalab/workshop_how-to-data-documentation" TargetMode="External"/><Relationship Id="rId958" Type="http://schemas.openxmlformats.org/officeDocument/2006/relationships/hyperlink" Target="https://github.com/ucdavisdatalab/workshop_nlp_with_python" TargetMode="External"/><Relationship Id="rId957" Type="http://schemas.openxmlformats.org/officeDocument/2006/relationships/hyperlink" Target="https://github.com/ucdavisdatalab/workshop_python_basics" TargetMode="External"/><Relationship Id="rId94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2" Type="http://schemas.openxmlformats.org/officeDocument/2006/relationships/hyperlink" Target="https://github.com/zsh-users/zsh-autosuggestions" TargetMode="External"/><Relationship Id="rId753" Type="http://schemas.openxmlformats.org/officeDocument/2006/relationships/hyperlink" Target="https://github.com/zsh-users/zsh-syntax-highlighting" TargetMode="External"/><Relationship Id="rId585" Type="http://schemas.openxmlformats.org/officeDocument/2006/relationships/hyperlink" Target="https://gitlab.com/gitlab-org/cli" TargetMode="External"/><Relationship Id="rId590" Type="http://schemas.openxmlformats.org/officeDocument/2006/relationships/hyperlink" Target="https://gitlab.com/gitlab-org/cli#installation" TargetMode="External"/><Relationship Id="rId591"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84" Type="http://schemas.openxmlformats.org/officeDocument/2006/relationships/hyperlink" Target="https://google.github.io/styleguide/Rguide.html#use-explicit-returns" TargetMode="External"/><Relationship Id="rId773" Type="http://schemas.openxmlformats.org/officeDocument/2006/relationships/hyperlink" Target="https://google.github.io/styleguide/shellguide.html" TargetMode="External"/><Relationship Id="rId993" Type="http://schemas.openxmlformats.org/officeDocument/2006/relationships/hyperlink" Target="https://grants.nih.gov" TargetMode="External"/><Relationship Id="rId975" Type="http://schemas.openxmlformats.org/officeDocument/2006/relationships/hyperlink" Target="https://grantwriting.stanford.edu/resources/funding-train/" TargetMode="External"/><Relationship Id="rId1036" Type="http://schemas.openxmlformats.org/officeDocument/2006/relationships/hyperlink" Target="https://happygitwithr.com/" TargetMode="External"/><Relationship Id="rId605" Type="http://schemas.openxmlformats.org/officeDocument/2006/relationships/hyperlink" Target="https://happygitwithr.com/repeated-amend.html" TargetMode="External"/><Relationship Id="rId597"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1" Type="http://schemas.openxmlformats.org/officeDocument/2006/relationships/hyperlink" Target="https://journals.lww.com/epidem/Fulltext/2001/05000/The_Value_of_P.2.aspx" TargetMode="External"/><Relationship Id="rId991" Type="http://schemas.openxmlformats.org/officeDocument/2006/relationships/hyperlink" Target="https://journals.plos.org/ploscompbiol/article?id=10.1371/journal.pcbi.1003833" TargetMode="External"/><Relationship Id="rId1043" Type="http://schemas.openxmlformats.org/officeDocument/2006/relationships/hyperlink" Target="https://journals.plos.org/plosone/s/authorship" TargetMode="External"/><Relationship Id="rId563" Type="http://schemas.openxmlformats.org/officeDocument/2006/relationships/hyperlink" Target="https://learn.github.com/" TargetMode="External"/><Relationship Id="rId87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70" Type="http://schemas.openxmlformats.org/officeDocument/2006/relationships/hyperlink" Target="https://lifecycle.r-lib.org/articles/communicate.html" TargetMode="External"/><Relationship Id="rId471" Type="http://schemas.openxmlformats.org/officeDocument/2006/relationships/hyperlink" Target="https://lifecycle.r-lib.org/reference/deprecate_soft.html" TargetMode="External"/><Relationship Id="rId964" Type="http://schemas.openxmlformats.org/officeDocument/2006/relationships/hyperlink" Target="https://link.springer.com/book/10.1007/978-3-030-98175-4" TargetMode="External"/><Relationship Id="rId979"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91" Type="http://schemas.openxmlformats.org/officeDocument/2006/relationships/hyperlink" Target="https://man.openbsd.org/ssh_config" TargetMode="External"/><Relationship Id="rId1093" Type="http://schemas.openxmlformats.org/officeDocument/2006/relationships/hyperlink" Target="https://manpages.debian.org/stable/openssh-client/ssh_config.5.en.html" TargetMode="External"/><Relationship Id="rId1102" Type="http://schemas.openxmlformats.org/officeDocument/2006/relationships/hyperlink" Target="https://mastering-shiny.org/" TargetMode="External"/><Relationship Id="rId990" Type="http://schemas.openxmlformats.org/officeDocument/2006/relationships/hyperlink" Target="https://medialab.github.io/iwanthue/" TargetMode="External"/><Relationship Id="rId934" Type="http://schemas.openxmlformats.org/officeDocument/2006/relationships/hyperlink" Target="https://medialab.github.io/iwanthue/?utm_source=Nature+Briefing&amp;utm_campaign=2c68711076-briefing-dy-20211006&amp;utm_medium=email&amp;utm_term=0_c9dfd39373-2c68711076-44335685" TargetMode="External"/><Relationship Id="rId788"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6" Type="http://schemas.openxmlformats.org/officeDocument/2006/relationships/hyperlink" Target="https://mentors.fm/2019/08/13/think-and-write-with-leslie-lamport/" TargetMode="External"/><Relationship Id="rId531" Type="http://schemas.openxmlformats.org/officeDocument/2006/relationships/hyperlink" Target="https://mermaid.live/" TargetMode="External"/><Relationship Id="rId970" Type="http://schemas.openxmlformats.org/officeDocument/2006/relationships/hyperlink" Target="https://mitcommlab.mit.edu/be/2023/09/27/toward-an-evenbetterposter-improving-the-betterposter-template/" TargetMode="External"/><Relationship Id="rId870" Type="http://schemas.openxmlformats.org/officeDocument/2006/relationships/hyperlink" Target="https://mobaxterm.mobatek.net/" TargetMode="External"/><Relationship Id="rId1010" Type="http://schemas.openxmlformats.org/officeDocument/2006/relationships/hyperlink" Target="https://morrison-lab.github.io/psw/" TargetMode="External"/><Relationship Id="rId902" Type="http://schemas.openxmlformats.org/officeDocument/2006/relationships/hyperlink" Target="https://morrison-lab.github.io/wai/" TargetMode="External"/><Relationship Id="rId922" Type="http://schemas.openxmlformats.org/officeDocument/2006/relationships/hyperlink" Target="https://morrison-lab.github.io/wai/chapters/ai-use-policies.html" TargetMode="External"/><Relationship Id="rId1027" Type="http://schemas.openxmlformats.org/officeDocument/2006/relationships/hyperlink" Target="https://morrison-lab.github.io/wai/chapters/ai-use-policies.html#sec-ai-journal-articles" TargetMode="External"/><Relationship Id="rId923" Type="http://schemas.openxmlformats.org/officeDocument/2006/relationships/hyperlink" Target="https://morrison-lab.github.io/wai/chapters/coding-agents.html" TargetMode="External"/><Relationship Id="rId71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8" Type="http://schemas.openxmlformats.org/officeDocument/2006/relationships/hyperlink" Target="https://morrison-lab.github.io/wai/chapters/coding-agents.html#sec-ai-claude-code-windows" TargetMode="External"/><Relationship Id="rId924" Type="http://schemas.openxmlformats.org/officeDocument/2006/relationships/hyperlink" Target="https://morrison-lab.github.io/wai/chapters/pr-workflow-with-agents.html" TargetMode="External"/><Relationship Id="rId983" Type="http://schemas.openxmlformats.org/officeDocument/2006/relationships/hyperlink" Target="https://myidp.sciencecareers.org/" TargetMode="External"/><Relationship Id="rId749" Type="http://schemas.openxmlformats.org/officeDocument/2006/relationships/hyperlink" Target="https://ohmyz.sh/" TargetMode="External"/><Relationship Id="rId1066" Type="http://schemas.openxmlformats.org/officeDocument/2006/relationships/hyperlink" Target="https://osf.io/" TargetMode="External"/><Relationship Id="rId40" Type="http://schemas.openxmlformats.org/officeDocument/2006/relationships/hyperlink" Target="https://osf.io/tgbxr/" TargetMode="External"/><Relationship Id="rId641"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54" Type="http://schemas.openxmlformats.org/officeDocument/2006/relationships/hyperlink" Target="https://pkg.yihui.org/litedown/" TargetMode="External"/><Relationship Id="rId553"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3" Type="http://schemas.openxmlformats.org/officeDocument/2006/relationships/hyperlink" Target="https://plos.org/resource/how-to-store-and-manage-your-data/" TargetMode="External"/><Relationship Id="rId507" Type="http://schemas.openxmlformats.org/officeDocument/2006/relationships/hyperlink" Target="https://plotly.com/r/" TargetMode="External"/><Relationship Id="rId86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91" Type="http://schemas.openxmlformats.org/officeDocument/2006/relationships/hyperlink" Target="https://purrr.tidyverse.org/reference/map.html" TargetMode="External"/><Relationship Id="rId477" Type="http://schemas.openxmlformats.org/officeDocument/2006/relationships/hyperlink" Target="https://quarto.org/" TargetMode="External"/><Relationship Id="rId522" Type="http://schemas.openxmlformats.org/officeDocument/2006/relationships/hyperlink" Target="https://quarto.org/docs/authoring/cross-references.html" TargetMode="External"/><Relationship Id="rId541" Type="http://schemas.openxmlformats.org/officeDocument/2006/relationships/hyperlink" Target="https://quarto.org/docs/authoring/diagrams.html" TargetMode="External"/><Relationship Id="rId524" Type="http://schemas.openxmlformats.org/officeDocument/2006/relationships/hyperlink" Target="https://quarto.org/docs/authoring/includes.html" TargetMode="External"/><Relationship Id="rId502" Type="http://schemas.openxmlformats.org/officeDocument/2006/relationships/hyperlink" Target="https://quarto.org/docs/books/" TargetMode="External"/><Relationship Id="rId506" Type="http://schemas.openxmlformats.org/officeDocument/2006/relationships/hyperlink" Target="https://quarto.org/docs/dashboards/" TargetMode="External"/><Relationship Id="rId511" Type="http://schemas.openxmlformats.org/officeDocument/2006/relationships/hyperlink" Target="https://quarto.org/docs/gallery/#dashboards" TargetMode="External"/><Relationship Id="rId480" Type="http://schemas.openxmlformats.org/officeDocument/2006/relationships/hyperlink" Target="https://quarto.org/docs/get-started/" TargetMode="External"/><Relationship Id="rId481"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8" Type="http://schemas.openxmlformats.org/officeDocument/2006/relationships/hyperlink" Target="https://quarto.org/docs/projects/profiles.html" TargetMode="External"/><Relationship Id="rId503" Type="http://schemas.openxmlformats.org/officeDocument/2006/relationships/hyperlink" Target="https://quarto.org/docs/publishing/" TargetMode="External"/><Relationship Id="rId545"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31" Type="http://schemas.openxmlformats.org/officeDocument/2006/relationships/hyperlink" Target="https://r-hub.github.io/cranlogs/" TargetMode="External"/><Relationship Id="rId825"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7" Type="http://schemas.openxmlformats.org/officeDocument/2006/relationships/hyperlink" Target="https://r-pkgs.org/" TargetMode="External"/><Relationship Id="rId416"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21" Type="http://schemas.openxmlformats.org/officeDocument/2006/relationships/hyperlink" Target="https://r-pkgs.org/release.html" TargetMode="External"/><Relationship Id="rId828" Type="http://schemas.openxmlformats.org/officeDocument/2006/relationships/hyperlink" Target="https://r-pkgs.org/release.html#sec-release-initial" TargetMode="External"/><Relationship Id="rId73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9" Type="http://schemas.openxmlformats.org/officeDocument/2006/relationships/hyperlink" Target="https://r4ds.hadley.nz/" TargetMode="External"/><Relationship Id="rId482"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8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8" Type="http://schemas.openxmlformats.org/officeDocument/2006/relationships/hyperlink" Target="https://rstudio.github.io/leaflet/" TargetMode="External"/><Relationship Id="rId795"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9" Type="http://schemas.openxmlformats.org/officeDocument/2006/relationships/hyperlink" Target="https://sembr.org/" TargetMode="External"/><Relationship Id="rId57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5" Type="http://schemas.openxmlformats.org/officeDocument/2006/relationships/hyperlink" Target="https://sethrobertson.github.io/GitFixUm/fixup.html" TargetMode="External"/><Relationship Id="rId510" Type="http://schemas.openxmlformats.org/officeDocument/2006/relationships/hyperlink" Target="https://shiny.posit.co/" TargetMode="External"/><Relationship Id="rId1081" Type="http://schemas.openxmlformats.org/officeDocument/2006/relationships/hyperlink" Target="https://slurm.schedmd.com/salloc.html" TargetMode="External"/><Relationship Id="rId1083" Type="http://schemas.openxmlformats.org/officeDocument/2006/relationships/hyperlink" Target="https://slurm.schedmd.com/sattach.html" TargetMode="External"/><Relationship Id="rId1085" Type="http://schemas.openxmlformats.org/officeDocument/2006/relationships/hyperlink" Target="https://slurm.schedmd.com/sbatch.html" TargetMode="External"/><Relationship Id="rId1087" Type="http://schemas.openxmlformats.org/officeDocument/2006/relationships/hyperlink" Target="https://slurm.schedmd.com/squeue.html" TargetMode="External"/><Relationship Id="rId1089"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9" Type="http://schemas.openxmlformats.org/officeDocument/2006/relationships/hyperlink" Target="https://sourceforge.net/projects/vcxsrv/" TargetMode="External"/><Relationship Id="rId564" Type="http://schemas.openxmlformats.org/officeDocument/2006/relationships/hyperlink" Target="https://sp19.datastructur.es/materials/guides/using-git#b-local-repositories-narrative-introduction" TargetMode="External"/><Relationship Id="rId594"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5"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8"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3"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12"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8" Type="http://schemas.openxmlformats.org/officeDocument/2006/relationships/hyperlink" Target="https://tidyselect.r-lib.org/" TargetMode="External"/><Relationship Id="rId427" Type="http://schemas.openxmlformats.org/officeDocument/2006/relationships/hyperlink" Target="https://tidyverse.org/blog/2017/12/styler-1.0.0/" TargetMode="External"/><Relationship Id="rId609" Type="http://schemas.openxmlformats.org/officeDocument/2006/relationships/hyperlink" Target="https://tidyverse.org/blog/2017/12/workflow-vs-script/" TargetMode="External"/><Relationship Id="rId1114" Type="http://schemas.openxmlformats.org/officeDocument/2006/relationships/hyperlink" Target="https://ucd-serg.github.io/lab-manual/appendix-copilot-instructions.html" TargetMode="External"/><Relationship Id="rId1116" Type="http://schemas.openxmlformats.org/officeDocument/2006/relationships/hyperlink" Target="https://ucd-serg.github.io/lab-manual/appendix-copilot-setup-steps.html" TargetMode="External"/><Relationship Id="rId808" Type="http://schemas.openxmlformats.org/officeDocument/2006/relationships/hyperlink" Target="https://ucd-serg.github.io/lab-manual/coding-practices.html#file-headers" TargetMode="External"/><Relationship Id="rId811" Type="http://schemas.openxmlformats.org/officeDocument/2006/relationships/hyperlink" Target="https://ucd-serg.github.io/lab-manual/coding-practices.html#function-documentation" TargetMode="External"/><Relationship Id="rId929" Type="http://schemas.openxmlformats.org/officeDocument/2006/relationships/hyperlink" Target="https://ucd-serg.github.io/lab-manual/coding-style.html" TargetMode="External"/><Relationship Id="rId814" Type="http://schemas.openxmlformats.org/officeDocument/2006/relationships/hyperlink" Target="https://ucd-serg.github.io/lab-manual/unix.html#example-code-for-runfilesavelogs" TargetMode="External"/><Relationship Id="rId943" Type="http://schemas.openxmlformats.org/officeDocument/2006/relationships/hyperlink" Target="https://ucdavisdatalab.github.io/install_guides/" TargetMode="External"/><Relationship Id="rId94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60"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2" Type="http://schemas.openxmlformats.org/officeDocument/2006/relationships/hyperlink" Target="https://wiki.archlinux.org/title/Wayland" TargetMode="External"/><Relationship Id="rId883" Type="http://schemas.openxmlformats.org/officeDocument/2006/relationships/hyperlink" Target="https://wiki.x2go.org/" TargetMode="External"/><Relationship Id="rId271" Type="http://schemas.openxmlformats.org/officeDocument/2006/relationships/hyperlink" Target="https://withr.r-lib.org/" TargetMode="External"/><Relationship Id="rId1019"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7" Type="http://schemas.openxmlformats.org/officeDocument/2006/relationships/hyperlink" Target="https://www.chriswrites.com/how-to-change-file-permissions-using-the-terminal/" TargetMode="External"/><Relationship Id="rId1023" Type="http://schemas.openxmlformats.org/officeDocument/2006/relationships/hyperlink" Target="https://www.danieldsjoberg.com/gtsummary/" TargetMode="External"/><Relationship Id="rId93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8" Type="http://schemas.openxmlformats.org/officeDocument/2006/relationships/hyperlink" Target="https://www.git-scm.com/docs/gitignore#_pattern_format" TargetMode="External"/><Relationship Id="rId714" Type="http://schemas.openxmlformats.org/officeDocument/2006/relationships/hyperlink" Target="https://www.githubstatus.com/" TargetMode="External"/><Relationship Id="rId978" Type="http://schemas.openxmlformats.org/officeDocument/2006/relationships/hyperlink" Target="https://www.globalcodeofconduct.org/" TargetMode="External"/><Relationship Id="rId887" Type="http://schemas.openxmlformats.org/officeDocument/2006/relationships/hyperlink" Target="https://www.gnu.org/software/screen/" TargetMode="External"/><Relationship Id="rId784" Type="http://schemas.openxmlformats.org/officeDocument/2006/relationships/hyperlink" Target="https://www.howtogeek.com/118594/how-to-edit-your-system-path-for-easy-command-line-access/" TargetMode="External"/><Relationship Id="rId509" Type="http://schemas.openxmlformats.org/officeDocument/2006/relationships/hyperlink" Target="https://www.htmlwidgets.org/" TargetMode="External"/><Relationship Id="rId1018" Type="http://schemas.openxmlformats.org/officeDocument/2006/relationships/hyperlink" Target="https://www.medrxiv.org/" TargetMode="External"/><Relationship Id="rId986" Type="http://schemas.openxmlformats.org/officeDocument/2006/relationships/hyperlink" Target="https://www.nature.com/articles/d41586-021-03603-2" TargetMode="External"/><Relationship Id="rId976" Type="http://schemas.openxmlformats.org/officeDocument/2006/relationships/hyperlink" Target="https://www.niaid.nih.gov/grants-contracts/write-grant-application" TargetMode="External"/><Relationship Id="rId425"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8"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5" Type="http://schemas.openxmlformats.org/officeDocument/2006/relationships/hyperlink" Target="https://www.rstudio.com/wp-content/uploads/2015/02/data-wrangling-cheatsheet.pdf" TargetMode="External"/><Relationship Id="rId948" Type="http://schemas.openxmlformats.org/officeDocument/2006/relationships/hyperlink" Target="https://www.rstudio.com/wp-content/uploads/2015/02/rmarkdown-cheatsheet.pdf" TargetMode="External"/><Relationship Id="rId946" Type="http://schemas.openxmlformats.org/officeDocument/2006/relationships/hyperlink" Target="https://www.rstudio.com/wp-content/uploads/2015/03/ggplot2-cheatsheet.pdf" TargetMode="External"/><Relationship Id="rId968" Type="http://schemas.openxmlformats.org/officeDocument/2006/relationships/hyperlink" Target="https://www.sciencedirect.com/science/article/pii/S1471491423000928" TargetMode="External"/><Relationship Id="rId779"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9" Type="http://schemas.openxmlformats.org/officeDocument/2006/relationships/hyperlink" Target="https://www.tidyverse.org/blog/2022/10/tidyselect-1-2-0/" TargetMode="External"/><Relationship Id="rId984" Type="http://schemas.openxmlformats.org/officeDocument/2006/relationships/hyperlink" Target="https://www.training.nih.gov/career-services/" TargetMode="External"/><Relationship Id="rId868" Type="http://schemas.openxmlformats.org/officeDocument/2006/relationships/hyperlink" Target="https://www.xquartz.org/" TargetMode="External"/><Relationship Id="rId987" Type="http://schemas.openxmlformats.org/officeDocument/2006/relationships/hyperlink" Target="https://www.youtube.com/watch?v=1RwJbhkCA58" TargetMode="External"/><Relationship Id="rId969"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6" Type="http://schemas.openxmlformats.org/officeDocument/2006/relationships/hyperlink" Target="https://x.com/acagamic/status/1680381737816424450" TargetMode="External"/><Relationship Id="rId392"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2026-09-01T20:58:45Z</dcterms:created>
  <dcterms:modified xsi:type="dcterms:W3CDTF">2026-09-01T20:58:45Z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