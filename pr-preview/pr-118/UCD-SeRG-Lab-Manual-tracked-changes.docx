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ins w:id="1402" w:author="PR Preview" w:date="2024-01-01T00:00:00Z">
        <w:r>
          <w:t xml:space="preserve">6.10.2 Using</w:t>
        </w:r>
      </w:ins>
      <w:ins w:id="1402" w:author="PR Preview" w:date="2024-01-01T00:00:00Z">
        <w:r>
          <w:t xml:space="preserve"> </w:t>
        </w:r>
      </w:ins>
      <w:ins w:id="1402" w:author="PR Preview" w:date="2024-01-01T00:00:00Z">
        <w:r>
          <w:rPr>
            <w:rStyle w:val="VerbatimChar"/>
          </w:rPr>
          <w:t xml:space="preserve">...</w:t>
        </w:r>
      </w:ins>
      <w:ins w:id="1402" w:author="PR Preview" w:date="2024-01-01T00:00:00Z">
        <w:r>
          <w:t xml:space="preserve"> </w:t>
        </w:r>
      </w:ins>
      <w:ins w:id="1402" w:author="PR Preview" w:date="2024-01-01T00:00:00Z">
        <w:r>
          <w:t xml:space="preserve">(dots) and</w:t>
        </w:r>
      </w:ins>
      <w:ins w:id="1402" w:author="PR Preview" w:date="2024-01-01T00:00:00Z">
        <w:r>
          <w:t xml:space="preserve"> </w:t>
        </w:r>
      </w:ins>
      <w:ins w:id="1402" w:author="PR Preview" w:date="2024-01-01T00:00:00Z">
        <w:r>
          <w:rPr>
            <w:rStyle w:val="VerbatimChar"/>
          </w:rPr>
          <w:t xml:space="preserve">@inheritDotParams</w:t>
        </w:r>
      </w:ins>
    </w:p>
    <w:p>
      <w:pPr>
        <w:pStyle w:val="FirstParagraph"/>
      </w:pPr>
      <w:ins w:id="1403" w:author="PR Preview" w:date="2024-01-01T00:00:00Z">
        <w:r>
          <w:t xml:space="preserve">The</w:t>
        </w:r>
      </w:ins>
      <w:ins w:id="1403" w:author="PR Preview" w:date="2024-01-01T00:00:00Z">
        <w:r>
          <w:t xml:space="preserve"> </w:t>
        </w:r>
      </w:ins>
      <w:ins w:id="1403" w:author="PR Preview" w:date="2024-01-01T00:00:00Z">
        <w:r>
          <w:rPr>
            <w:rStyle w:val="VerbatimChar"/>
          </w:rPr>
          <w:t xml:space="preserve">...</w:t>
        </w:r>
      </w:ins>
      <w:ins w:id="1403" w:author="PR Preview" w:date="2024-01-01T00:00:00Z">
        <w:r>
          <w:t xml:space="preserve"> </w:t>
        </w:r>
      </w:ins>
      <w:ins w:id="1403" w:author="PR Preview" w:date="2024-01-01T00:00:00Z">
        <w:r>
          <w:t xml:space="preserve">argument (pronounced</w:t>
        </w:r>
      </w:ins>
      <w:ins w:id="1403" w:author="PR Preview" w:date="2024-01-01T00:00:00Z">
        <w:r>
          <w:t xml:space="preserve"> </w:t>
        </w:r>
      </w:ins>
      <w:ins w:id="1403" w:author="PR Preview" w:date="2024-01-01T00:00:00Z">
        <w:r>
          <w:t xml:space="preserve">“dots”</w:t>
        </w:r>
      </w:ins>
      <w:ins w:id="1403" w:author="PR Preview" w:date="2024-01-01T00:00:00Z">
        <w:r>
          <w:t xml:space="preserve"> </w:t>
        </w:r>
      </w:ins>
      <w:ins w:id="1403" w:author="PR Preview" w:date="2024-01-01T00:00:00Z">
        <w:r>
          <w:t xml:space="preserve">or</w:t>
        </w:r>
      </w:ins>
      <w:ins w:id="1403" w:author="PR Preview" w:date="2024-01-01T00:00:00Z">
        <w:r>
          <w:t xml:space="preserve"> </w:t>
        </w:r>
      </w:ins>
      <w:ins w:id="1403" w:author="PR Preview" w:date="2024-01-01T00:00:00Z">
        <w:r>
          <w:t xml:space="preserve">“ellipsis”</w:t>
        </w:r>
      </w:ins>
      <w:ins w:id="1403" w:author="PR Preview" w:date="2024-01-01T00:00:00Z">
        <w:r>
          <w:t xml:space="preserve">) is a special R construct that allows functions to accept additional arguments that are passed to other functions.</w:t>
        </w:r>
      </w:ins>
      <w:ins w:id="1403" w:author="PR Preview" w:date="2024-01-01T00:00:00Z">
        <w:r>
          <w:t xml:space="preserve"> </w:t>
        </w:r>
      </w:ins>
      <w:ins w:id="1403" w:author="PR Preview" w:date="2024-01-01T00:00:00Z">
        <w:r>
          <w:t xml:space="preserve">This is particularly useful when creating wrapper functions that call other functions internally.</w:t>
        </w:r>
      </w:ins>
    </w:p>
    <w:p>
      <w:pPr>
        <w:pStyle w:val="BodyText"/>
      </w:pPr>
      <w:ins w:id="1404" w:author="PR Preview" w:date="2024-01-01T00:00:00Z">
        <w:r>
          <w:rPr>
            <w:b/>
            <w:bCs/>
          </w:rPr>
          <w:t xml:space="preserve">When to use</w:t>
        </w:r>
      </w:ins>
      <w:ins w:id="1404" w:author="PR Preview" w:date="2024-01-01T00:00:00Z">
        <w:r>
          <w:rPr>
            <w:b/>
            <w:bCs/>
          </w:rPr>
          <w:t xml:space="preserve"> </w:t>
        </w:r>
      </w:ins>
      <w:ins w:id="1404" w:author="PR Preview" w:date="2024-01-01T00:00:00Z">
        <w:r>
          <w:rPr>
            <w:rStyle w:val="VerbatimChar"/>
            <w:b/>
            <w:bCs/>
          </w:rPr>
          <w:t xml:space="preserve">...</w:t>
        </w:r>
      </w:ins>
      <w:ins w:id="1404" w:author="PR Preview" w:date="2024-01-01T00:00:00Z">
        <w:r>
          <w:rPr>
            <w:b/>
            <w:bCs/>
          </w:rPr>
          <w:t xml:space="preserve">:</w:t>
        </w:r>
      </w:ins>
    </w:p>
    <w:p>
      <w:pPr>
        <w:pStyle w:val="Compact"/>
        <w:numPr>
          <w:ilvl w:val="0"/>
          <w:numId w:val="1047"/>
        </w:numPr>
      </w:pPr>
      <w:ins w:id="1405" w:author="PR Preview" w:date="2024-01-01T00:00:00Z">
        <w:r>
          <w:t xml:space="preserve">You’re creating a wrapper function that calls another function</w:t>
        </w:r>
      </w:ins>
    </w:p>
    <w:p>
      <w:pPr>
        <w:pStyle w:val="Compact"/>
        <w:numPr>
          <w:ilvl w:val="0"/>
          <w:numId w:val="1047"/>
        </w:numPr>
      </w:pPr>
      <w:ins w:id="1406" w:author="PR Preview" w:date="2024-01-01T00:00:00Z">
        <w:r>
          <w:t xml:space="preserve">You want to allow users to pass additional arguments to an internal function</w:t>
        </w:r>
      </w:ins>
    </w:p>
    <w:p>
      <w:pPr>
        <w:pStyle w:val="Compact"/>
        <w:numPr>
          <w:ilvl w:val="0"/>
          <w:numId w:val="1047"/>
        </w:numPr>
      </w:pPr>
      <w:ins w:id="1407" w:author="PR Preview" w:date="2024-01-01T00:00:00Z">
        <w:r>
          <w:t xml:space="preserve">You want to provide flexibility without explicitly listing all possible arguments</w:t>
        </w:r>
      </w:ins>
    </w:p>
    <w:p>
      <w:pPr>
        <w:pStyle w:val="FirstParagraph"/>
      </w:pPr>
      <w:ins w:id="1408" w:author="PR Preview" w:date="2024-01-01T00:00:00Z">
        <w:r>
          <w:rPr>
            <w:b/>
            <w:bCs/>
          </w:rPr>
          <w:t xml:space="preserve">Basic example with</w:t>
        </w:r>
      </w:ins>
      <w:ins w:id="1408" w:author="PR Preview" w:date="2024-01-01T00:00:00Z">
        <w:r>
          <w:rPr>
            <w:b/>
            <w:bCs/>
          </w:rPr>
          <w:t xml:space="preserve"> </w:t>
        </w:r>
      </w:ins>
      <w:ins w:id="1408" w:author="PR Preview" w:date="2024-01-01T00:00:00Z">
        <w:r>
          <w:rPr>
            <w:rStyle w:val="VerbatimChar"/>
            <w:b/>
            <w:bCs/>
          </w:rPr>
          <w:t xml:space="preserve">...</w:t>
        </w:r>
      </w:ins>
      <w:ins w:id="1408" w:author="PR Preview" w:date="2024-01-01T00:00:00Z">
        <w:r>
          <w:rPr>
            <w:b/>
            <w:bCs/>
          </w:rPr>
          <w:t xml:space="preserve">:</w:t>
        </w:r>
      </w:ins>
    </w:p>
    <w:p>
      <w:pPr>
        <w:pStyle w:val="SourceCode"/>
      </w:pPr>
      <w:ins w:id="1409" w:author="PR Preview" w:date="2024-01-01T00:00:00Z">
        <w:r>
          <w:rPr>
            <w:rStyle w:val="CommentTok"/>
          </w:rPr>
          <w:t xml:space="preserve">#' Plot data with custom ggplot2 styling</w:t>
        </w:r>
      </w:ins>
      <w:ins w:id="1409" w:author="PR Preview" w:date="2024-01-01T00:00:00Z">
        <w:r>
          <w:br/>
        </w:r>
      </w:ins>
      <w:ins w:id="1409" w:author="PR Preview" w:date="2024-01-01T00:00:00Z">
        <w:r>
          <w:rPr>
            <w:rStyle w:val="CommentTok"/>
          </w:rPr>
          <w:t xml:space="preserve">#'</w:t>
        </w:r>
      </w:ins>
      <w:ins w:id="1409" w:author="PR Preview" w:date="2024-01-01T00:00:00Z">
        <w:r>
          <w:br/>
        </w:r>
      </w:ins>
      <w:ins w:id="1409" w:author="PR Preview" w:date="2024-01-01T00:00:00Z">
        <w:r>
          <w:rPr>
            <w:rStyle w:val="CommentTok"/>
          </w:rPr>
          <w:t xml:space="preserve">#' A wrapper function that creates a scatter plot with custom theme settings.</w:t>
        </w:r>
      </w:ins>
      <w:ins w:id="1409" w:author="PR Preview" w:date="2024-01-01T00:00:00Z">
        <w:r>
          <w:br/>
        </w:r>
      </w:ins>
      <w:ins w:id="1409" w:author="PR Preview" w:date="2024-01-01T00:00:00Z">
        <w:r>
          <w:rPr>
            <w:rStyle w:val="CommentTok"/>
          </w:rPr>
          <w:t xml:space="preserve">#' Additional arguments are passed to ggplot2::geom_point().</w:t>
        </w:r>
      </w:ins>
      <w:ins w:id="1409" w:author="PR Preview" w:date="2024-01-01T00:00:00Z">
        <w:r>
          <w:br/>
        </w:r>
      </w:ins>
      <w:ins w:id="1409" w:author="PR Preview" w:date="2024-01-01T00:00:00Z">
        <w:r>
          <w:rPr>
            <w:rStyle w:val="CommentTok"/>
          </w:rPr>
          <w:t xml:space="preserve">#'</w:t>
        </w:r>
      </w:ins>
      <w:ins w:id="1409" w:author="PR Preview" w:date="2024-01-01T00:00:00Z">
        <w:r>
          <w:br/>
        </w:r>
      </w:ins>
      <w:ins w:id="1409" w:author="PR Preview" w:date="2024-01-01T00:00:00Z">
        <w:r>
          <w:rPr>
            <w:rStyle w:val="CommentTok"/>
          </w:rPr>
          <w:t xml:space="preserve">#' @param data A data frame containing the variables to plot</w:t>
        </w:r>
      </w:ins>
      <w:ins w:id="1409" w:author="PR Preview" w:date="2024-01-01T00:00:00Z">
        <w:r>
          <w:br/>
        </w:r>
      </w:ins>
      <w:ins w:id="1409" w:author="PR Preview" w:date="2024-01-01T00:00:00Z">
        <w:r>
          <w:rPr>
            <w:rStyle w:val="CommentTok"/>
          </w:rPr>
          <w:t xml:space="preserve">#' @param x A string specifying the x-axis variable name</w:t>
        </w:r>
      </w:ins>
      <w:ins w:id="1409" w:author="PR Preview" w:date="2024-01-01T00:00:00Z">
        <w:r>
          <w:br/>
        </w:r>
      </w:ins>
      <w:ins w:id="1409" w:author="PR Preview" w:date="2024-01-01T00:00:00Z">
        <w:r>
          <w:rPr>
            <w:rStyle w:val="CommentTok"/>
          </w:rPr>
          <w:t xml:space="preserve">#' @param y A string specifying the y-axis variable name</w:t>
        </w:r>
      </w:ins>
      <w:ins w:id="1409" w:author="PR Preview" w:date="2024-01-01T00:00:00Z">
        <w:r>
          <w:br/>
        </w:r>
      </w:ins>
      <w:ins w:id="1409" w:author="PR Preview" w:date="2024-01-01T00:00:00Z">
        <w:r>
          <w:rPr>
            <w:rStyle w:val="CommentTok"/>
          </w:rPr>
          <w:t xml:space="preserve">#' @param ... Additional arguments passed to ggplot2::geom_point()</w:t>
        </w:r>
      </w:ins>
      <w:ins w:id="1409" w:author="PR Preview" w:date="2024-01-01T00:00:00Z">
        <w:r>
          <w:br/>
        </w:r>
      </w:ins>
      <w:ins w:id="1409" w:author="PR Preview" w:date="2024-01-01T00:00:00Z">
        <w:r>
          <w:rPr>
            <w:rStyle w:val="CommentTok"/>
          </w:rPr>
          <w:t xml:space="preserve">#'</w:t>
        </w:r>
      </w:ins>
      <w:ins w:id="1409" w:author="PR Preview" w:date="2024-01-01T00:00:00Z">
        <w:r>
          <w:br/>
        </w:r>
      </w:ins>
      <w:ins w:id="1409" w:author="PR Preview" w:date="2024-01-01T00:00:00Z">
        <w:r>
          <w:rPr>
            <w:rStyle w:val="CommentTok"/>
          </w:rPr>
          <w:t xml:space="preserve">#' @returns A ggplot2 object</w:t>
        </w:r>
      </w:ins>
      <w:ins w:id="1409" w:author="PR Preview" w:date="2024-01-01T00:00:00Z">
        <w:r>
          <w:br/>
        </w:r>
      </w:ins>
      <w:ins w:id="1409" w:author="PR Preview" w:date="2024-01-01T00:00:00Z">
        <w:r>
          <w:rPr>
            <w:rStyle w:val="CommentTok"/>
          </w:rPr>
          <w:t xml:space="preserve">#'</w:t>
        </w:r>
      </w:ins>
      <w:ins w:id="1409" w:author="PR Preview" w:date="2024-01-01T00:00:00Z">
        <w:r>
          <w:br/>
        </w:r>
      </w:ins>
      <w:ins w:id="1409" w:author="PR Preview" w:date="2024-01-01T00:00:00Z">
        <w:r>
          <w:rPr>
            <w:rStyle w:val="CommentTok"/>
          </w:rPr>
          <w:t xml:space="preserve">#' @examples</w:t>
        </w:r>
      </w:ins>
      <w:ins w:id="1409" w:author="PR Preview" w:date="2024-01-01T00:00:00Z">
        <w:r>
          <w:br/>
        </w:r>
      </w:ins>
      <w:ins w:id="1409" w:author="PR Preview" w:date="2024-01-01T00:00:00Z">
        <w:r>
          <w:rPr>
            <w:rStyle w:val="CommentTok"/>
          </w:rPr>
          <w:t xml:space="preserve">#' # Pass color and size arguments to geom_point</w:t>
        </w:r>
      </w:ins>
      <w:ins w:id="1409" w:author="PR Preview" w:date="2024-01-01T00:00:00Z">
        <w:r>
          <w:br/>
        </w:r>
      </w:ins>
      <w:ins w:id="1409" w:author="PR Preview" w:date="2024-01-01T00:00:00Z">
        <w:r>
          <w:rPr>
            <w:rStyle w:val="CommentTok"/>
          </w:rPr>
          <w:t xml:space="preserve">#' plot_with_style(my_data, "age", "height", color = "blue", size = 3)</w:t>
        </w:r>
      </w:ins>
      <w:ins w:id="1409" w:author="PR Preview" w:date="2024-01-01T00:00:00Z">
        <w:r>
          <w:br/>
        </w:r>
      </w:ins>
      <w:ins w:id="1409" w:author="PR Preview" w:date="2024-01-01T00:00:00Z">
        <w:r>
          <w:rPr>
            <w:rStyle w:val="CommentTok"/>
          </w:rPr>
          <w:t xml:space="preserve">#'</w:t>
        </w:r>
      </w:ins>
      <w:ins w:id="1409" w:author="PR Preview" w:date="2024-01-01T00:00:00Z">
        <w:r>
          <w:br/>
        </w:r>
      </w:ins>
      <w:ins w:id="1409" w:author="PR Preview" w:date="2024-01-01T00:00:00Z">
        <w:r>
          <w:rPr>
            <w:rStyle w:val="NormalTok"/>
          </w:rPr>
          <w:t xml:space="preserve">plot_with_style </w:t>
        </w:r>
      </w:ins>
      <w:ins w:id="1409" w:author="PR Preview" w:date="2024-01-01T00:00:00Z">
        <w:r>
          <w:rPr>
            <w:rStyle w:val="OtherTok"/>
          </w:rPr>
          <w:t xml:space="preserve">&lt;-</w:t>
        </w:r>
      </w:ins>
      <w:ins w:id="1409" w:author="PR Preview" w:date="2024-01-01T00:00:00Z">
        <w:r>
          <w:rPr>
            <w:rStyle w:val="NormalTok"/>
          </w:rPr>
          <w:t xml:space="preserve"> </w:t>
        </w:r>
      </w:ins>
      <w:ins w:id="1409" w:author="PR Preview" w:date="2024-01-01T00:00:00Z">
        <w:r>
          <w:rPr>
            <w:rStyle w:val="ControlFlowTok"/>
          </w:rPr>
          <w:t xml:space="preserve">function</w:t>
        </w:r>
      </w:ins>
      <w:ins w:id="1409" w:author="PR Preview" w:date="2024-01-01T00:00:00Z">
        <w:r>
          <w:rPr>
            <w:rStyle w:val="NormalTok"/>
          </w:rPr>
          <w:t xml:space="preserve">(data, x, y, ...) {</w:t>
        </w:r>
      </w:ins>
      <w:ins w:id="1409" w:author="PR Preview" w:date="2024-01-01T00:00:00Z">
        <w:r>
          <w:br/>
        </w:r>
      </w:ins>
      <w:ins w:id="1409" w:author="PR Preview" w:date="2024-01-01T00:00:00Z">
        <w:r>
          <w:rPr>
            <w:rStyle w:val="NormalTok"/>
          </w:rPr>
          <w:t xml:space="preserve">  ggplot2</w:t>
        </w:r>
      </w:ins>
      <w:ins w:id="1409" w:author="PR Preview" w:date="2024-01-01T00:00:00Z">
        <w:r>
          <w:rPr>
            <w:rStyle w:val="SpecialCharTok"/>
          </w:rPr>
          <w:t xml:space="preserve">::</w:t>
        </w:r>
      </w:ins>
      <w:ins w:id="1409" w:author="PR Preview" w:date="2024-01-01T00:00:00Z">
        <w:r>
          <w:rPr>
            <w:rStyle w:val="FunctionTok"/>
          </w:rPr>
          <w:t xml:space="preserve">ggplot</w:t>
        </w:r>
      </w:ins>
      <w:ins w:id="1409" w:author="PR Preview" w:date="2024-01-01T00:00:00Z">
        <w:r>
          <w:rPr>
            <w:rStyle w:val="NormalTok"/>
          </w:rPr>
          <w:t xml:space="preserve">(data, ggplot2</w:t>
        </w:r>
      </w:ins>
      <w:ins w:id="1409" w:author="PR Preview" w:date="2024-01-01T00:00:00Z">
        <w:r>
          <w:rPr>
            <w:rStyle w:val="SpecialCharTok"/>
          </w:rPr>
          <w:t xml:space="preserve">::</w:t>
        </w:r>
      </w:ins>
      <w:ins w:id="1409" w:author="PR Preview" w:date="2024-01-01T00:00:00Z">
        <w:r>
          <w:rPr>
            <w:rStyle w:val="FunctionTok"/>
          </w:rPr>
          <w:t xml:space="preserve">aes</w:t>
        </w:r>
      </w:ins>
      <w:ins w:id="1409" w:author="PR Preview" w:date="2024-01-01T00:00:00Z">
        <w:r>
          <w:rPr>
            <w:rStyle w:val="NormalTok"/>
          </w:rPr>
          <w:t xml:space="preserve">(.data[[x]], .data[[y]])) </w:t>
        </w:r>
      </w:ins>
      <w:ins w:id="1409" w:author="PR Preview" w:date="2024-01-01T00:00:00Z">
        <w:r>
          <w:rPr>
            <w:rStyle w:val="SpecialCharTok"/>
          </w:rPr>
          <w:t xml:space="preserve">+</w:t>
        </w:r>
      </w:ins>
      <w:ins w:id="1409" w:author="PR Preview" w:date="2024-01-01T00:00:00Z">
        <w:r>
          <w:br/>
        </w:r>
      </w:ins>
      <w:ins w:id="1409" w:author="PR Preview" w:date="2024-01-01T00:00:00Z">
        <w:r>
          <w:rPr>
            <w:rStyle w:val="NormalTok"/>
          </w:rPr>
          <w:t xml:space="preserve">    ggplot2</w:t>
        </w:r>
      </w:ins>
      <w:ins w:id="1409" w:author="PR Preview" w:date="2024-01-01T00:00:00Z">
        <w:r>
          <w:rPr>
            <w:rStyle w:val="SpecialCharTok"/>
          </w:rPr>
          <w:t xml:space="preserve">::</w:t>
        </w:r>
      </w:ins>
      <w:ins w:id="1409" w:author="PR Preview" w:date="2024-01-01T00:00:00Z">
        <w:r>
          <w:rPr>
            <w:rStyle w:val="FunctionTok"/>
          </w:rPr>
          <w:t xml:space="preserve">geom_point</w:t>
        </w:r>
      </w:ins>
      <w:ins w:id="1409" w:author="PR Preview" w:date="2024-01-01T00:00:00Z">
        <w:r>
          <w:rPr>
            <w:rStyle w:val="NormalTok"/>
          </w:rPr>
          <w:t xml:space="preserve">(...) </w:t>
        </w:r>
      </w:ins>
      <w:ins w:id="1409" w:author="PR Preview" w:date="2024-01-01T00:00:00Z">
        <w:r>
          <w:rPr>
            <w:rStyle w:val="SpecialCharTok"/>
          </w:rPr>
          <w:t xml:space="preserve">+</w:t>
        </w:r>
      </w:ins>
      <w:ins w:id="1409" w:author="PR Preview" w:date="2024-01-01T00:00:00Z">
        <w:r>
          <w:br/>
        </w:r>
      </w:ins>
      <w:ins w:id="1409" w:author="PR Preview" w:date="2024-01-01T00:00:00Z">
        <w:r>
          <w:rPr>
            <w:rStyle w:val="NormalTok"/>
          </w:rPr>
          <w:t xml:space="preserve">    ggplot2</w:t>
        </w:r>
      </w:ins>
      <w:ins w:id="1409" w:author="PR Preview" w:date="2024-01-01T00:00:00Z">
        <w:r>
          <w:rPr>
            <w:rStyle w:val="SpecialCharTok"/>
          </w:rPr>
          <w:t xml:space="preserve">::</w:t>
        </w:r>
      </w:ins>
      <w:ins w:id="1409" w:author="PR Preview" w:date="2024-01-01T00:00:00Z">
        <w:r>
          <w:rPr>
            <w:rStyle w:val="FunctionTok"/>
          </w:rPr>
          <w:t xml:space="preserve">theme_minimal</w:t>
        </w:r>
      </w:ins>
      <w:ins w:id="1409" w:author="PR Preview" w:date="2024-01-01T00:00:00Z">
        <w:r>
          <w:rPr>
            <w:rStyle w:val="NormalTok"/>
          </w:rPr>
          <w:t xml:space="preserve">()  </w:t>
        </w:r>
      </w:ins>
      <w:ins w:id="1409" w:author="PR Preview" w:date="2024-01-01T00:00:00Z">
        <w:r>
          <w:rPr>
            <w:rStyle w:val="CommentTok"/>
          </w:rPr>
          <w:t xml:space="preserve"># Apply a minimal theme</w:t>
        </w:r>
      </w:ins>
      <w:ins w:id="1409" w:author="PR Preview" w:date="2024-01-01T00:00:00Z">
        <w:r>
          <w:br/>
        </w:r>
      </w:ins>
      <w:ins w:id="1409" w:author="PR Preview" w:date="2024-01-01T00:00:00Z">
        <w:r>
          <w:rPr>
            <w:rStyle w:val="NormalTok"/>
          </w:rPr>
          <w:t xml:space="preserve">}</w:t>
        </w:r>
      </w:ins>
    </w:p>
    <w:p>
      <w:pPr>
        <w:pStyle w:val="FirstParagraph"/>
      </w:pPr>
      <w:ins w:id="1410" w:author="PR Preview" w:date="2024-01-01T00:00:00Z">
        <w:r>
          <w:t xml:space="preserve">While the example above documents</w:t>
        </w:r>
      </w:ins>
      <w:ins w:id="1410" w:author="PR Preview" w:date="2024-01-01T00:00:00Z">
        <w:r>
          <w:t xml:space="preserve"> </w:t>
        </w:r>
      </w:ins>
      <w:ins w:id="1410" w:author="PR Preview" w:date="2024-01-01T00:00:00Z">
        <w:r>
          <w:rPr>
            <w:rStyle w:val="VerbatimChar"/>
          </w:rPr>
          <w:t xml:space="preserve">...</w:t>
        </w:r>
      </w:ins>
      <w:ins w:id="1410" w:author="PR Preview" w:date="2024-01-01T00:00:00Z">
        <w:r>
          <w:t xml:space="preserve"> </w:t>
        </w:r>
      </w:ins>
      <w:ins w:id="1410" w:author="PR Preview" w:date="2024-01-01T00:00:00Z">
        <w:r>
          <w:t xml:space="preserve">with a simple description,</w:t>
        </w:r>
      </w:ins>
      <w:ins w:id="1410" w:author="PR Preview" w:date="2024-01-01T00:00:00Z">
        <w:r>
          <w:t xml:space="preserve"> </w:t>
        </w:r>
      </w:ins>
      <w:ins w:id="1410" w:author="PR Preview" w:date="2024-01-01T00:00:00Z">
        <w:r>
          <w:t xml:space="preserve">roxygen2 provides</w:t>
        </w:r>
      </w:ins>
      <w:ins w:id="1410" w:author="PR Preview" w:date="2024-01-01T00:00:00Z">
        <w:r>
          <w:t xml:space="preserve"> </w:t>
        </w:r>
      </w:ins>
      <w:ins w:id="1410" w:author="PR Preview" w:date="2024-01-01T00:00:00Z">
        <w:r>
          <w:rPr>
            <w:rStyle w:val="VerbatimChar"/>
          </w:rPr>
          <w:t xml:space="preserve">@inheritDotParams</w:t>
        </w:r>
      </w:ins>
      <w:ins w:id="1410" w:author="PR Preview" w:date="2024-01-01T00:00:00Z">
        <w:r>
          <w:t xml:space="preserve"> </w:t>
        </w:r>
      </w:ins>
      <w:ins w:id="1410" w:author="PR Preview" w:date="2024-01-01T00:00:00Z">
        <w:r>
          <w:t xml:space="preserve">to automatically inherit parameter documentation from the function you’re calling.</w:t>
        </w:r>
      </w:ins>
      <w:ins w:id="1410" w:author="PR Preview" w:date="2024-01-01T00:00:00Z">
        <w:r>
          <w:t xml:space="preserve"> </w:t>
        </w:r>
      </w:ins>
      <w:ins w:id="1410" w:author="PR Preview" w:date="2024-01-01T00:00:00Z">
        <w:r>
          <w:t xml:space="preserve">This is more robust and maintainable because it automatically stays synchronized with the target function’s documentation.</w:t>
        </w:r>
      </w:ins>
    </w:p>
    <w:p>
      <w:pPr>
        <w:pStyle w:val="BodyText"/>
      </w:pPr>
      <w:ins w:id="1411" w:author="PR Preview" w:date="2024-01-01T00:00:00Z">
        <w:r>
          <w:rPr>
            <w:b/>
            <w:bCs/>
          </w:rPr>
          <w:t xml:space="preserve">Using</w:t>
        </w:r>
      </w:ins>
      <w:ins w:id="1411" w:author="PR Preview" w:date="2024-01-01T00:00:00Z">
        <w:r>
          <w:rPr>
            <w:b/>
            <w:bCs/>
          </w:rPr>
          <w:t xml:space="preserve"> </w:t>
        </w:r>
      </w:ins>
      <w:ins w:id="1411" w:author="PR Preview" w:date="2024-01-01T00:00:00Z">
        <w:r>
          <w:rPr>
            <w:rStyle w:val="VerbatimChar"/>
            <w:b/>
            <w:bCs/>
          </w:rPr>
          <w:t xml:space="preserve">@inheritDotParams</w:t>
        </w:r>
      </w:ins>
      <w:ins w:id="1411" w:author="PR Preview" w:date="2024-01-01T00:00:00Z">
        <w:r>
          <w:rPr>
            <w:b/>
            <w:bCs/>
          </w:rPr>
          <w:t xml:space="preserve">:</w:t>
        </w:r>
      </w:ins>
    </w:p>
    <w:p>
      <w:pPr>
        <w:pStyle w:val="SourceCode"/>
      </w:pPr>
      <w:ins w:id="1412" w:author="PR Preview" w:date="2024-01-01T00:00:00Z">
        <w:r>
          <w:rPr>
            <w:rStyle w:val="CommentTok"/>
          </w:rPr>
          <w:t xml:space="preserve">#' Plot data with custom ggplot2 styling</w:t>
        </w:r>
      </w:ins>
      <w:ins w:id="1412" w:author="PR Preview" w:date="2024-01-01T00:00:00Z">
        <w:r>
          <w:br/>
        </w:r>
      </w:ins>
      <w:ins w:id="1412" w:author="PR Preview" w:date="2024-01-01T00:00:00Z">
        <w:r>
          <w:rPr>
            <w:rStyle w:val="CommentTok"/>
          </w:rPr>
          <w:t xml:space="preserve">#'</w:t>
        </w:r>
      </w:ins>
      <w:ins w:id="1412" w:author="PR Preview" w:date="2024-01-01T00:00:00Z">
        <w:r>
          <w:br/>
        </w:r>
      </w:ins>
      <w:ins w:id="1412" w:author="PR Preview" w:date="2024-01-01T00:00:00Z">
        <w:r>
          <w:rPr>
            <w:rStyle w:val="CommentTok"/>
          </w:rPr>
          <w:t xml:space="preserve">#' A wrapper function that creates a scatter plot with custom theme settings.</w:t>
        </w:r>
      </w:ins>
      <w:ins w:id="1412" w:author="PR Preview" w:date="2024-01-01T00:00:00Z">
        <w:r>
          <w:br/>
        </w:r>
      </w:ins>
      <w:ins w:id="1412" w:author="PR Preview" w:date="2024-01-01T00:00:00Z">
        <w:r>
          <w:rPr>
            <w:rStyle w:val="CommentTok"/>
          </w:rPr>
          <w:t xml:space="preserve">#'</w:t>
        </w:r>
      </w:ins>
      <w:ins w:id="1412" w:author="PR Preview" w:date="2024-01-01T00:00:00Z">
        <w:r>
          <w:br/>
        </w:r>
      </w:ins>
      <w:ins w:id="1412" w:author="PR Preview" w:date="2024-01-01T00:00:00Z">
        <w:r>
          <w:rPr>
            <w:rStyle w:val="CommentTok"/>
          </w:rPr>
          <w:t xml:space="preserve">#' @param data A data frame containing the variables to plot</w:t>
        </w:r>
      </w:ins>
      <w:ins w:id="1412" w:author="PR Preview" w:date="2024-01-01T00:00:00Z">
        <w:r>
          <w:br/>
        </w:r>
      </w:ins>
      <w:ins w:id="1412" w:author="PR Preview" w:date="2024-01-01T00:00:00Z">
        <w:r>
          <w:rPr>
            <w:rStyle w:val="CommentTok"/>
          </w:rPr>
          <w:t xml:space="preserve">#' @param x A string specifying the x-axis variable name</w:t>
        </w:r>
      </w:ins>
      <w:ins w:id="1412" w:author="PR Preview" w:date="2024-01-01T00:00:00Z">
        <w:r>
          <w:br/>
        </w:r>
      </w:ins>
      <w:ins w:id="1412" w:author="PR Preview" w:date="2024-01-01T00:00:00Z">
        <w:r>
          <w:rPr>
            <w:rStyle w:val="CommentTok"/>
          </w:rPr>
          <w:t xml:space="preserve">#' @param y A string specifying the y-axis variable name</w:t>
        </w:r>
      </w:ins>
      <w:ins w:id="1412" w:author="PR Preview" w:date="2024-01-01T00:00:00Z">
        <w:r>
          <w:br/>
        </w:r>
      </w:ins>
      <w:ins w:id="1412" w:author="PR Preview" w:date="2024-01-01T00:00:00Z">
        <w:r>
          <w:rPr>
            <w:rStyle w:val="CommentTok"/>
          </w:rPr>
          <w:t xml:space="preserve">#' @inheritDotParams ggplot2::geom_point -mapping -data -stat -position</w:t>
        </w:r>
      </w:ins>
      <w:ins w:id="1412" w:author="PR Preview" w:date="2024-01-01T00:00:00Z">
        <w:r>
          <w:br/>
        </w:r>
      </w:ins>
      <w:ins w:id="1412" w:author="PR Preview" w:date="2024-01-01T00:00:00Z">
        <w:r>
          <w:rPr>
            <w:rStyle w:val="CommentTok"/>
          </w:rPr>
          <w:t xml:space="preserve">#'</w:t>
        </w:r>
      </w:ins>
      <w:ins w:id="1412" w:author="PR Preview" w:date="2024-01-01T00:00:00Z">
        <w:r>
          <w:br/>
        </w:r>
      </w:ins>
      <w:ins w:id="1412" w:author="PR Preview" w:date="2024-01-01T00:00:00Z">
        <w:r>
          <w:rPr>
            <w:rStyle w:val="CommentTok"/>
          </w:rPr>
          <w:t xml:space="preserve">#' @returns A ggplot2 object</w:t>
        </w:r>
      </w:ins>
      <w:ins w:id="1412" w:author="PR Preview" w:date="2024-01-01T00:00:00Z">
        <w:r>
          <w:br/>
        </w:r>
      </w:ins>
      <w:ins w:id="1412" w:author="PR Preview" w:date="2024-01-01T00:00:00Z">
        <w:r>
          <w:rPr>
            <w:rStyle w:val="CommentTok"/>
          </w:rPr>
          <w:t xml:space="preserve">#'</w:t>
        </w:r>
      </w:ins>
      <w:ins w:id="1412" w:author="PR Preview" w:date="2024-01-01T00:00:00Z">
        <w:r>
          <w:br/>
        </w:r>
      </w:ins>
      <w:ins w:id="1412" w:author="PR Preview" w:date="2024-01-01T00:00:00Z">
        <w:r>
          <w:rPr>
            <w:rStyle w:val="CommentTok"/>
          </w:rPr>
          <w:t xml:space="preserve">#' @examples</w:t>
        </w:r>
      </w:ins>
      <w:ins w:id="1412" w:author="PR Preview" w:date="2024-01-01T00:00:00Z">
        <w:r>
          <w:br/>
        </w:r>
      </w:ins>
      <w:ins w:id="1412" w:author="PR Preview" w:date="2024-01-01T00:00:00Z">
        <w:r>
          <w:rPr>
            <w:rStyle w:val="CommentTok"/>
          </w:rPr>
          <w:t xml:space="preserve">#' # Pass color and size arguments to geom_point</w:t>
        </w:r>
      </w:ins>
      <w:ins w:id="1412" w:author="PR Preview" w:date="2024-01-01T00:00:00Z">
        <w:r>
          <w:br/>
        </w:r>
      </w:ins>
      <w:ins w:id="1412" w:author="PR Preview" w:date="2024-01-01T00:00:00Z">
        <w:r>
          <w:rPr>
            <w:rStyle w:val="CommentTok"/>
          </w:rPr>
          <w:t xml:space="preserve">#' plot_with_style(my_data, "age", "height", color = "blue", size = 3)</w:t>
        </w:r>
      </w:ins>
      <w:ins w:id="1412" w:author="PR Preview" w:date="2024-01-01T00:00:00Z">
        <w:r>
          <w:br/>
        </w:r>
      </w:ins>
      <w:ins w:id="1412" w:author="PR Preview" w:date="2024-01-01T00:00:00Z">
        <w:r>
          <w:rPr>
            <w:rStyle w:val="CommentTok"/>
          </w:rPr>
          <w:t xml:space="preserve">#'</w:t>
        </w:r>
      </w:ins>
      <w:ins w:id="1412" w:author="PR Preview" w:date="2024-01-01T00:00:00Z">
        <w:r>
          <w:br/>
        </w:r>
      </w:ins>
      <w:ins w:id="1412" w:author="PR Preview" w:date="2024-01-01T00:00:00Z">
        <w:r>
          <w:rPr>
            <w:rStyle w:val="NormalTok"/>
          </w:rPr>
          <w:t xml:space="preserve">plot_with_style </w:t>
        </w:r>
      </w:ins>
      <w:ins w:id="1412" w:author="PR Preview" w:date="2024-01-01T00:00:00Z">
        <w:r>
          <w:rPr>
            <w:rStyle w:val="OtherTok"/>
          </w:rPr>
          <w:t xml:space="preserve">&lt;-</w:t>
        </w:r>
      </w:ins>
      <w:ins w:id="1412" w:author="PR Preview" w:date="2024-01-01T00:00:00Z">
        <w:r>
          <w:rPr>
            <w:rStyle w:val="NormalTok"/>
          </w:rPr>
          <w:t xml:space="preserve"> </w:t>
        </w:r>
      </w:ins>
      <w:ins w:id="1412" w:author="PR Preview" w:date="2024-01-01T00:00:00Z">
        <w:r>
          <w:rPr>
            <w:rStyle w:val="ControlFlowTok"/>
          </w:rPr>
          <w:t xml:space="preserve">function</w:t>
        </w:r>
      </w:ins>
      <w:ins w:id="1412" w:author="PR Preview" w:date="2024-01-01T00:00:00Z">
        <w:r>
          <w:rPr>
            <w:rStyle w:val="NormalTok"/>
          </w:rPr>
          <w:t xml:space="preserve">(data, x, y, ...) {</w:t>
        </w:r>
      </w:ins>
      <w:ins w:id="1412" w:author="PR Preview" w:date="2024-01-01T00:00:00Z">
        <w:r>
          <w:br/>
        </w:r>
      </w:ins>
      <w:ins w:id="1412" w:author="PR Preview" w:date="2024-01-01T00:00:00Z">
        <w:r>
          <w:rPr>
            <w:rStyle w:val="NormalTok"/>
          </w:rPr>
          <w:t xml:space="preserve">  ggplot2</w:t>
        </w:r>
      </w:ins>
      <w:ins w:id="1412" w:author="PR Preview" w:date="2024-01-01T00:00:00Z">
        <w:r>
          <w:rPr>
            <w:rStyle w:val="SpecialCharTok"/>
          </w:rPr>
          <w:t xml:space="preserve">::</w:t>
        </w:r>
      </w:ins>
      <w:ins w:id="1412" w:author="PR Preview" w:date="2024-01-01T00:00:00Z">
        <w:r>
          <w:rPr>
            <w:rStyle w:val="FunctionTok"/>
          </w:rPr>
          <w:t xml:space="preserve">ggplot</w:t>
        </w:r>
      </w:ins>
      <w:ins w:id="1412" w:author="PR Preview" w:date="2024-01-01T00:00:00Z">
        <w:r>
          <w:rPr>
            <w:rStyle w:val="NormalTok"/>
          </w:rPr>
          <w:t xml:space="preserve">(data, ggplot2</w:t>
        </w:r>
      </w:ins>
      <w:ins w:id="1412" w:author="PR Preview" w:date="2024-01-01T00:00:00Z">
        <w:r>
          <w:rPr>
            <w:rStyle w:val="SpecialCharTok"/>
          </w:rPr>
          <w:t xml:space="preserve">::</w:t>
        </w:r>
      </w:ins>
      <w:ins w:id="1412" w:author="PR Preview" w:date="2024-01-01T00:00:00Z">
        <w:r>
          <w:rPr>
            <w:rStyle w:val="FunctionTok"/>
          </w:rPr>
          <w:t xml:space="preserve">aes</w:t>
        </w:r>
      </w:ins>
      <w:ins w:id="1412" w:author="PR Preview" w:date="2024-01-01T00:00:00Z">
        <w:r>
          <w:rPr>
            <w:rStyle w:val="NormalTok"/>
          </w:rPr>
          <w:t xml:space="preserve">(.data[[x]], .data[[y]])) </w:t>
        </w:r>
      </w:ins>
      <w:ins w:id="1412" w:author="PR Preview" w:date="2024-01-01T00:00:00Z">
        <w:r>
          <w:rPr>
            <w:rStyle w:val="SpecialCharTok"/>
          </w:rPr>
          <w:t xml:space="preserve">+</w:t>
        </w:r>
      </w:ins>
      <w:ins w:id="1412" w:author="PR Preview" w:date="2024-01-01T00:00:00Z">
        <w:r>
          <w:br/>
        </w:r>
      </w:ins>
      <w:ins w:id="1412" w:author="PR Preview" w:date="2024-01-01T00:00:00Z">
        <w:r>
          <w:rPr>
            <w:rStyle w:val="NormalTok"/>
          </w:rPr>
          <w:t xml:space="preserve">    ggplot2</w:t>
        </w:r>
      </w:ins>
      <w:ins w:id="1412" w:author="PR Preview" w:date="2024-01-01T00:00:00Z">
        <w:r>
          <w:rPr>
            <w:rStyle w:val="SpecialCharTok"/>
          </w:rPr>
          <w:t xml:space="preserve">::</w:t>
        </w:r>
      </w:ins>
      <w:ins w:id="1412" w:author="PR Preview" w:date="2024-01-01T00:00:00Z">
        <w:r>
          <w:rPr>
            <w:rStyle w:val="FunctionTok"/>
          </w:rPr>
          <w:t xml:space="preserve">geom_point</w:t>
        </w:r>
      </w:ins>
      <w:ins w:id="1412" w:author="PR Preview" w:date="2024-01-01T00:00:00Z">
        <w:r>
          <w:rPr>
            <w:rStyle w:val="NormalTok"/>
          </w:rPr>
          <w:t xml:space="preserve">(...) </w:t>
        </w:r>
      </w:ins>
      <w:ins w:id="1412" w:author="PR Preview" w:date="2024-01-01T00:00:00Z">
        <w:r>
          <w:rPr>
            <w:rStyle w:val="SpecialCharTok"/>
          </w:rPr>
          <w:t xml:space="preserve">+</w:t>
        </w:r>
      </w:ins>
      <w:ins w:id="1412" w:author="PR Preview" w:date="2024-01-01T00:00:00Z">
        <w:r>
          <w:br/>
        </w:r>
      </w:ins>
      <w:ins w:id="1412" w:author="PR Preview" w:date="2024-01-01T00:00:00Z">
        <w:r>
          <w:rPr>
            <w:rStyle w:val="NormalTok"/>
          </w:rPr>
          <w:t xml:space="preserve">    ggplot2</w:t>
        </w:r>
      </w:ins>
      <w:ins w:id="1412" w:author="PR Preview" w:date="2024-01-01T00:00:00Z">
        <w:r>
          <w:rPr>
            <w:rStyle w:val="SpecialCharTok"/>
          </w:rPr>
          <w:t xml:space="preserve">::</w:t>
        </w:r>
      </w:ins>
      <w:ins w:id="1412" w:author="PR Preview" w:date="2024-01-01T00:00:00Z">
        <w:r>
          <w:rPr>
            <w:rStyle w:val="FunctionTok"/>
          </w:rPr>
          <w:t xml:space="preserve">theme_minimal</w:t>
        </w:r>
      </w:ins>
      <w:ins w:id="1412" w:author="PR Preview" w:date="2024-01-01T00:00:00Z">
        <w:r>
          <w:rPr>
            <w:rStyle w:val="NormalTok"/>
          </w:rPr>
          <w:t xml:space="preserve">()  </w:t>
        </w:r>
      </w:ins>
      <w:ins w:id="1412" w:author="PR Preview" w:date="2024-01-01T00:00:00Z">
        <w:r>
          <w:rPr>
            <w:rStyle w:val="CommentTok"/>
          </w:rPr>
          <w:t xml:space="preserve"># Apply a minimal theme</w:t>
        </w:r>
      </w:ins>
      <w:ins w:id="1412" w:author="PR Preview" w:date="2024-01-01T00:00:00Z">
        <w:r>
          <w:br/>
        </w:r>
      </w:ins>
      <w:ins w:id="1412" w:author="PR Preview" w:date="2024-01-01T00:00:00Z">
        <w:r>
          <w:rPr>
            <w:rStyle w:val="NormalTok"/>
          </w:rPr>
          <w:t xml:space="preserve">}</w:t>
        </w:r>
      </w:ins>
    </w:p>
    <w:p>
      <w:pPr>
        <w:pStyle w:val="FirstParagraph"/>
      </w:pPr>
      <w:ins w:id="1413" w:author="PR Preview" w:date="2024-01-01T00:00:00Z">
        <w:r>
          <w:t xml:space="preserve">The</w:t>
        </w:r>
      </w:ins>
      <w:ins w:id="1413" w:author="PR Preview" w:date="2024-01-01T00:00:00Z">
        <w:r>
          <w:t xml:space="preserve"> </w:t>
        </w:r>
      </w:ins>
      <w:ins w:id="1413" w:author="PR Preview" w:date="2024-01-01T00:00:00Z">
        <w:r>
          <w:rPr>
            <w:rStyle w:val="VerbatimChar"/>
          </w:rPr>
          <w:t xml:space="preserve">@inheritDotParams</w:t>
        </w:r>
      </w:ins>
      <w:ins w:id="1413" w:author="PR Preview" w:date="2024-01-01T00:00:00Z">
        <w:r>
          <w:t xml:space="preserve"> </w:t>
        </w:r>
      </w:ins>
      <w:ins w:id="1413" w:author="PR Preview" w:date="2024-01-01T00:00:00Z">
        <w:r>
          <w:t xml:space="preserve">tag:</w:t>
        </w:r>
      </w:ins>
    </w:p>
    <w:p>
      <w:pPr>
        <w:pStyle w:val="Compact"/>
        <w:numPr>
          <w:ilvl w:val="0"/>
          <w:numId w:val="1048"/>
        </w:numPr>
      </w:pPr>
      <w:ins w:id="1414" w:author="PR Preview" w:date="2024-01-01T00:00:00Z">
        <w:r>
          <w:t xml:space="preserve">Automatically imports parameter documentation from</w:t>
        </w:r>
      </w:ins>
      <w:ins w:id="1414" w:author="PR Preview" w:date="2024-01-01T00:00:00Z">
        <w:r>
          <w:t xml:space="preserve"> </w:t>
        </w:r>
      </w:ins>
      <w:ins w:id="1414" w:author="PR Preview" w:date="2024-01-01T00:00:00Z">
        <w:r>
          <w:rPr>
            <w:rStyle w:val="VerbatimChar"/>
          </w:rPr>
          <w:t xml:space="preserve">ggplot2::geom_point()</w:t>
        </w:r>
      </w:ins>
    </w:p>
    <w:p>
      <w:pPr>
        <w:pStyle w:val="Compact"/>
        <w:numPr>
          <w:ilvl w:val="0"/>
          <w:numId w:val="1048"/>
        </w:numPr>
      </w:pPr>
      <w:ins w:id="1415" w:author="PR Preview" w:date="2024-01-01T00:00:00Z">
        <w:r>
          <w:t xml:space="preserve">Uses</w:t>
        </w:r>
      </w:ins>
      <w:ins w:id="1415" w:author="PR Preview" w:date="2024-01-01T00:00:00Z">
        <w:r>
          <w:t xml:space="preserve"> </w:t>
        </w:r>
      </w:ins>
      <w:ins w:id="1415" w:author="PR Preview" w:date="2024-01-01T00:00:00Z">
        <w:r>
          <w:rPr>
            <w:rStyle w:val="VerbatimChar"/>
          </w:rPr>
          <w:t xml:space="preserve">-mapping -data -stat -position</w:t>
        </w:r>
      </w:ins>
      <w:ins w:id="1415" w:author="PR Preview" w:date="2024-01-01T00:00:00Z">
        <w:r>
          <w:t xml:space="preserve"> </w:t>
        </w:r>
      </w:ins>
      <w:ins w:id="1415" w:author="PR Preview" w:date="2024-01-01T00:00:00Z">
        <w:r>
          <w:t xml:space="preserve">to exclude parameters that don’t make sense in this context</w:t>
        </w:r>
      </w:ins>
    </w:p>
    <w:p>
      <w:pPr>
        <w:pStyle w:val="Compact"/>
        <w:numPr>
          <w:ilvl w:val="0"/>
          <w:numId w:val="1048"/>
        </w:numPr>
      </w:pPr>
      <w:ins w:id="1416" w:author="PR Preview" w:date="2024-01-01T00:00:00Z">
        <w:r>
          <w:t xml:space="preserve">Keeps documentation synchronized if the underlying function changes</w:t>
        </w:r>
      </w:ins>
    </w:p>
    <w:p>
      <w:pPr>
        <w:pStyle w:val="Compact"/>
        <w:numPr>
          <w:ilvl w:val="0"/>
          <w:numId w:val="1048"/>
        </w:numPr>
      </w:pPr>
      <w:ins w:id="1417" w:author="PR Preview" w:date="2024-01-01T00:00:00Z">
        <w:r>
          <w:t xml:space="preserve">Makes it clear which function receives the</w:t>
        </w:r>
      </w:ins>
      <w:ins w:id="1417" w:author="PR Preview" w:date="2024-01-01T00:00:00Z">
        <w:r>
          <w:t xml:space="preserve"> </w:t>
        </w:r>
      </w:ins>
      <w:ins w:id="1417" w:author="PR Preview" w:date="2024-01-01T00:00:00Z">
        <w:r>
          <w:rPr>
            <w:rStyle w:val="VerbatimChar"/>
          </w:rPr>
          <w:t xml:space="preserve">...</w:t>
        </w:r>
      </w:ins>
      <w:ins w:id="1417" w:author="PR Preview" w:date="2024-01-01T00:00:00Z">
        <w:r>
          <w:t xml:space="preserve"> </w:t>
        </w:r>
      </w:ins>
      <w:ins w:id="1417" w:author="PR Preview" w:date="2024-01-01T00:00:00Z">
        <w:r>
          <w:t xml:space="preserve">arguments</w:t>
        </w:r>
      </w:ins>
    </w:p>
    <w:p>
      <w:pPr>
        <w:pStyle w:val="FirstParagraph"/>
      </w:pPr>
      <w:ins w:id="1418" w:author="PR Preview" w:date="2024-01-01T00:00:00Z">
        <w:r>
          <w:rPr>
            <w:b/>
            <w:bCs/>
          </w:rPr>
          <w:t xml:space="preserve">Best practices for</w:t>
        </w:r>
      </w:ins>
      <w:ins w:id="1418" w:author="PR Preview" w:date="2024-01-01T00:00:00Z">
        <w:r>
          <w:rPr>
            <w:b/>
            <w:bCs/>
          </w:rPr>
          <w:t xml:space="preserve"> </w:t>
        </w:r>
      </w:ins>
      <w:ins w:id="1418" w:author="PR Preview" w:date="2024-01-01T00:00:00Z">
        <w:r>
          <w:rPr>
            <w:rStyle w:val="VerbatimChar"/>
            <w:b/>
            <w:bCs/>
          </w:rPr>
          <w:t xml:space="preserve">...</w:t>
        </w:r>
      </w:ins>
      <w:ins w:id="1418" w:author="PR Preview" w:date="2024-01-01T00:00:00Z">
        <w:r>
          <w:rPr>
            <w:b/>
            <w:bCs/>
          </w:rPr>
          <w:t xml:space="preserve">:</w:t>
        </w:r>
      </w:ins>
    </w:p>
    <w:p>
      <w:pPr>
        <w:numPr>
          <w:ilvl w:val="0"/>
          <w:numId w:val="1049"/>
        </w:numPr>
      </w:pPr>
      <w:ins w:id="1419" w:author="PR Preview" w:date="2024-01-01T00:00:00Z">
        <w:r>
          <w:rPr>
            <w:b/>
            <w:bCs/>
          </w:rPr>
          <w:t xml:space="preserve">Always document what receives the dots</w:t>
        </w:r>
      </w:ins>
      <w:ins w:id="1419" w:author="PR Preview" w:date="2024-01-01T00:00:00Z">
        <w:r>
          <w:t xml:space="preserve">: Use</w:t>
        </w:r>
      </w:ins>
      <w:ins w:id="1419" w:author="PR Preview" w:date="2024-01-01T00:00:00Z">
        <w:r>
          <w:t xml:space="preserve"> </w:t>
        </w:r>
      </w:ins>
      <w:ins w:id="1419" w:author="PR Preview" w:date="2024-01-01T00:00:00Z">
        <w:r>
          <w:rPr>
            <w:rStyle w:val="VerbatimChar"/>
          </w:rPr>
          <w:t xml:space="preserve">@inheritDotParams</w:t>
        </w:r>
      </w:ins>
      <w:ins w:id="1419" w:author="PR Preview" w:date="2024-01-01T00:00:00Z">
        <w:r>
          <w:t xml:space="preserve"> </w:t>
        </w:r>
      </w:ins>
      <w:ins w:id="1419" w:author="PR Preview" w:date="2024-01-01T00:00:00Z">
        <w:r>
          <w:t xml:space="preserve">when passing to a specific function,</w:t>
        </w:r>
      </w:ins>
      <w:ins w:id="1419" w:author="PR Preview" w:date="2024-01-01T00:00:00Z">
        <w:r>
          <w:t xml:space="preserve"> </w:t>
        </w:r>
      </w:ins>
      <w:ins w:id="1419" w:author="PR Preview" w:date="2024-01-01T00:00:00Z">
        <w:r>
          <w:t xml:space="preserve">or clearly describe where the arguments go</w:t>
        </w:r>
      </w:ins>
    </w:p>
    <w:p>
      <w:pPr>
        <w:numPr>
          <w:ilvl w:val="0"/>
          <w:numId w:val="1049"/>
        </w:numPr>
      </w:pPr>
      <w:ins w:id="1420" w:author="PR Preview" w:date="2024-01-01T00:00:00Z">
        <w:r>
          <w:rPr>
            <w:b/>
            <w:bCs/>
          </w:rPr>
          <w:t xml:space="preserve">Exclude irrelevant parameters</w:t>
        </w:r>
      </w:ins>
      <w:ins w:id="1420" w:author="PR Preview" w:date="2024-01-01T00:00:00Z">
        <w:r>
          <w:t xml:space="preserve">: Use the</w:t>
        </w:r>
      </w:ins>
      <w:ins w:id="1420" w:author="PR Preview" w:date="2024-01-01T00:00:00Z">
        <w:r>
          <w:t xml:space="preserve"> </w:t>
        </w:r>
      </w:ins>
      <w:ins w:id="1420" w:author="PR Preview" w:date="2024-01-01T00:00:00Z">
        <w:r>
          <w:rPr>
            <w:rStyle w:val="VerbatimChar"/>
          </w:rPr>
          <w:t xml:space="preserve">-param_name</w:t>
        </w:r>
      </w:ins>
      <w:ins w:id="1420" w:author="PR Preview" w:date="2024-01-01T00:00:00Z">
        <w:r>
          <w:t xml:space="preserve"> </w:t>
        </w:r>
      </w:ins>
      <w:ins w:id="1420" w:author="PR Preview" w:date="2024-01-01T00:00:00Z">
        <w:r>
          <w:t xml:space="preserve">syntax to exclude parameters that don’t apply</w:t>
        </w:r>
      </w:ins>
    </w:p>
    <w:p>
      <w:pPr>
        <w:numPr>
          <w:ilvl w:val="0"/>
          <w:numId w:val="1049"/>
        </w:numPr>
      </w:pPr>
      <w:ins w:id="1421" w:author="PR Preview" w:date="2024-01-01T00:00:00Z">
        <w:r>
          <w:rPr>
            <w:b/>
            <w:bCs/>
          </w:rPr>
          <w:t xml:space="preserve">Validate unexpected arguments</w:t>
        </w:r>
      </w:ins>
      <w:ins w:id="1421" w:author="PR Preview" w:date="2024-01-01T00:00:00Z">
        <w:r>
          <w:t xml:space="preserve">: Consider using the</w:t>
        </w:r>
      </w:ins>
      <w:ins w:id="1421" w:author="PR Preview" w:date="2024-01-01T00:00:00Z">
        <w:r>
          <w:t xml:space="preserve"> </w:t>
        </w:r>
      </w:ins>
      <w:hyperlink r:id="rId130">
        <w:r>
          <w:rPr>
            <w:rStyle w:val="VerbatimChar"/>
          </w:rPr>
          <w:t xml:space="preserve">{ellipsis}</w:t>
        </w:r>
      </w:hyperlink>
      <w:ins w:id="1421" w:author="PR Preview" w:date="2024-01-01T00:00:00Z">
        <w:r>
          <w:t xml:space="preserve"> </w:t>
        </w:r>
      </w:ins>
      <w:ins w:id="1421" w:author="PR Preview" w:date="2024-01-01T00:00:00Z">
        <w:r>
          <w:t xml:space="preserve">package to catch misspelled argument names:</w:t>
        </w:r>
      </w:ins>
    </w:p>
    <w:p>
      <w:pPr>
        <w:pStyle w:val="SourceCode"/>
        <w:numPr>
          <w:ilvl w:val="0"/>
          <w:numId w:val="1000"/>
        </w:numPr>
      </w:pPr>
      <w:ins w:id="1422" w:author="PR Preview" w:date="2024-01-01T00:00:00Z">
        <w:r>
          <w:rPr>
            <w:rStyle w:val="NormalTok"/>
          </w:rPr>
          <w:t xml:space="preserve">my_function </w:t>
        </w:r>
      </w:ins>
      <w:ins w:id="1422" w:author="PR Preview" w:date="2024-01-01T00:00:00Z">
        <w:r>
          <w:rPr>
            <w:rStyle w:val="OtherTok"/>
          </w:rPr>
          <w:t xml:space="preserve">&lt;-</w:t>
        </w:r>
      </w:ins>
      <w:ins w:id="1422" w:author="PR Preview" w:date="2024-01-01T00:00:00Z">
        <w:r>
          <w:rPr>
            <w:rStyle w:val="NormalTok"/>
          </w:rPr>
          <w:t xml:space="preserve"> </w:t>
        </w:r>
      </w:ins>
      <w:ins w:id="1422" w:author="PR Preview" w:date="2024-01-01T00:00:00Z">
        <w:r>
          <w:rPr>
            <w:rStyle w:val="ControlFlowTok"/>
          </w:rPr>
          <w:t xml:space="preserve">function</w:t>
        </w:r>
      </w:ins>
      <w:ins w:id="1422" w:author="PR Preview" w:date="2024-01-01T00:00:00Z">
        <w:r>
          <w:rPr>
            <w:rStyle w:val="NormalTok"/>
          </w:rPr>
          <w:t xml:space="preserve">(x, y, ...) {</w:t>
        </w:r>
      </w:ins>
      <w:ins w:id="1422" w:author="PR Preview" w:date="2024-01-01T00:00:00Z">
        <w:r>
          <w:br/>
        </w:r>
      </w:ins>
      <w:ins w:id="1422" w:author="PR Preview" w:date="2024-01-01T00:00:00Z">
        <w:r>
          <w:rPr>
            <w:rStyle w:val="NormalTok"/>
          </w:rPr>
          <w:t xml:space="preserve">  ellipsis</w:t>
        </w:r>
      </w:ins>
      <w:ins w:id="1422" w:author="PR Preview" w:date="2024-01-01T00:00:00Z">
        <w:r>
          <w:rPr>
            <w:rStyle w:val="SpecialCharTok"/>
          </w:rPr>
          <w:t xml:space="preserve">::</w:t>
        </w:r>
      </w:ins>
      <w:ins w:id="1422" w:author="PR Preview" w:date="2024-01-01T00:00:00Z">
        <w:r>
          <w:rPr>
            <w:rStyle w:val="FunctionTok"/>
          </w:rPr>
          <w:t xml:space="preserve">check_dots_used</w:t>
        </w:r>
      </w:ins>
      <w:ins w:id="1422" w:author="PR Preview" w:date="2024-01-01T00:00:00Z">
        <w:r>
          <w:rPr>
            <w:rStyle w:val="NormalTok"/>
          </w:rPr>
          <w:t xml:space="preserve">()</w:t>
        </w:r>
      </w:ins>
      <w:ins w:id="1422" w:author="PR Preview" w:date="2024-01-01T00:00:00Z">
        <w:r>
          <w:br/>
        </w:r>
      </w:ins>
      <w:ins w:id="1422" w:author="PR Preview" w:date="2024-01-01T00:00:00Z">
        <w:r>
          <w:rPr>
            <w:rStyle w:val="NormalTok"/>
          </w:rPr>
          <w:t xml:space="preserve">  </w:t>
        </w:r>
      </w:ins>
      <w:ins w:id="1422" w:author="PR Preview" w:date="2024-01-01T00:00:00Z">
        <w:r>
          <w:rPr>
            <w:rStyle w:val="CommentTok"/>
          </w:rPr>
          <w:t xml:space="preserve"># function code</w:t>
        </w:r>
      </w:ins>
      <w:ins w:id="1422" w:author="PR Preview" w:date="2024-01-01T00:00:00Z">
        <w:r>
          <w:br/>
        </w:r>
      </w:ins>
      <w:ins w:id="1422" w:author="PR Preview" w:date="2024-01-01T00:00:00Z">
        <w:r>
          <w:rPr>
            <w:rStyle w:val="NormalTok"/>
          </w:rPr>
          <w:t xml:space="preserve">}</w:t>
        </w:r>
      </w:ins>
    </w:p>
    <w:p>
      <w:pPr>
        <w:numPr>
          <w:ilvl w:val="0"/>
          <w:numId w:val="1049"/>
        </w:numPr>
      </w:pPr>
      <w:ins w:id="1423" w:author="PR Preview" w:date="2024-01-01T00:00:00Z">
        <w:r>
          <w:rPr>
            <w:b/>
            <w:bCs/>
          </w:rPr>
          <w:t xml:space="preserve">Consider alternatives</w:t>
        </w:r>
      </w:ins>
      <w:ins w:id="1423" w:author="PR Preview" w:date="2024-01-01T00:00:00Z">
        <w:r>
          <w:t xml:space="preserve">: If you’re only passing a few specific arguments,</w:t>
        </w:r>
      </w:ins>
      <w:ins w:id="1423" w:author="PR Preview" w:date="2024-01-01T00:00:00Z">
        <w:r>
          <w:t xml:space="preserve"> </w:t>
        </w:r>
      </w:ins>
      <w:ins w:id="1423" w:author="PR Preview" w:date="2024-01-01T00:00:00Z">
        <w:r>
          <w:t xml:space="preserve">it may be clearer to list them explicitly rather than using</w:t>
        </w:r>
      </w:ins>
      <w:ins w:id="1423" w:author="PR Preview" w:date="2024-01-01T00:00:00Z">
        <w:r>
          <w:t xml:space="preserve"> </w:t>
        </w:r>
      </w:ins>
      <w:ins w:id="1423" w:author="PR Preview" w:date="2024-01-01T00:00:00Z">
        <w:r>
          <w:rPr>
            <w:rStyle w:val="VerbatimChar"/>
          </w:rPr>
          <w:t xml:space="preserve">...</w:t>
        </w:r>
      </w:ins>
    </w:p>
    <w:p>
      <w:pPr>
        <w:pStyle w:val="FirstParagraph"/>
      </w:pPr>
      <w:ins w:id="1424" w:author="PR Preview" w:date="2024-01-01T00:00:00Z">
        <w:r>
          <w:t xml:space="preserve">For more details on</w:t>
        </w:r>
      </w:ins>
      <w:ins w:id="1424" w:author="PR Preview" w:date="2024-01-01T00:00:00Z">
        <w:r>
          <w:t xml:space="preserve"> </w:t>
        </w:r>
      </w:ins>
      <w:ins w:id="1424" w:author="PR Preview" w:date="2024-01-01T00:00:00Z">
        <w:r>
          <w:rPr>
            <w:rStyle w:val="VerbatimChar"/>
          </w:rPr>
          <w:t xml:space="preserve">@inheritDotParams</w:t>
        </w:r>
      </w:ins>
      <w:ins w:id="1424" w:author="PR Preview" w:date="2024-01-01T00:00:00Z">
        <w:r>
          <w:t xml:space="preserve">,</w:t>
        </w:r>
      </w:ins>
      <w:ins w:id="1424" w:author="PR Preview" w:date="2024-01-01T00:00:00Z">
        <w:r>
          <w:t xml:space="preserve"> </w:t>
        </w:r>
      </w:ins>
      <w:ins w:id="1424" w:author="PR Preview" w:date="2024-01-01T00:00:00Z">
        <w:r>
          <w:t xml:space="preserve">see the</w:t>
        </w:r>
      </w:ins>
      <w:ins w:id="1424" w:author="PR Preview" w:date="2024-01-01T00:00:00Z">
        <w:r>
          <w:t xml:space="preserve"> </w:t>
        </w:r>
      </w:ins>
      <w:hyperlink r:id="rId131">
        <w:r>
          <w:rPr>
            <w:rStyle w:val="Hyperlink"/>
          </w:rPr>
          <w:t xml:space="preserve">roxygen2 documentation on inheriting parameters</w:t>
        </w:r>
      </w:hyperlink>
      <w:ins w:id="1424" w:author="PR Preview" w:date="2024-01-01T00:00:00Z">
        <w: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ins w:id="426" w:author="PR Preview" w:date="2024-01-01T00:00:00Z">
        <w:r>
          <w:t xml:space="preserve">6.10.3 Script headers</w:t>
        </w:r>
      </w:ins>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ins w:id="429" w:author="PR Preview" w:date="2024-01-01T00:00:00Z">
        <w:r>
          <w:t xml:space="preserve">6.10.4 Sections and subsections</w:t>
        </w:r>
      </w:ins>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ins w:id="432" w:author="PR Preview" w:date="2024-01-01T00:00:00Z">
        <w:r>
          <w:t xml:space="preserve">6.10.5 Code folding</w:t>
        </w:r>
      </w:ins>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ins w:id="434" w:author="PR Preview" w:date="2024-01-01T00:00:00Z">
        <w:r>
          <w:t xml:space="preserve">6.10.6 Comments in the body of your code</w:t>
        </w:r>
      </w:ins>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4"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3"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65"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End w:id="465"/>
    <w:bookmarkStart w:id="476"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66"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7"/>
        </w:numPr>
      </w:pPr>
      <w:r>
        <w:t xml:space="preserve">Faster agent startup and execution</w:t>
      </w:r>
    </w:p>
    <w:p>
      <w:pPr>
        <w:pStyle w:val="Compact"/>
        <w:numPr>
          <w:ilvl w:val="0"/>
          <w:numId w:val="1157"/>
        </w:numPr>
      </w:pPr>
      <w:r>
        <w:t xml:space="preserve">More reliable builds and tests</w:t>
      </w:r>
    </w:p>
    <w:p>
      <w:pPr>
        <w:pStyle w:val="Compact"/>
        <w:numPr>
          <w:ilvl w:val="0"/>
          <w:numId w:val="1157"/>
        </w:numPr>
      </w:pPr>
      <w:r>
        <w:t xml:space="preserve">Access to private or authenticated dependencies</w:t>
      </w:r>
    </w:p>
    <w:p>
      <w:pPr>
        <w:pStyle w:val="Compact"/>
        <w:numPr>
          <w:ilvl w:val="0"/>
          <w:numId w:val="1157"/>
        </w:numPr>
      </w:pPr>
      <w:r>
        <w:t xml:space="preserve">Consistent development environment across all agent sessions</w:t>
      </w:r>
    </w:p>
    <w:bookmarkEnd w:id="466"/>
    <w:bookmarkStart w:id="467"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67"/>
    <w:bookmarkStart w:id="468"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68"/>
    <w:bookmarkStart w:id="469"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8"/>
        </w:numPr>
      </w:pPr>
      <w:r>
        <w:rPr>
          <w:rStyle w:val="VerbatimChar"/>
        </w:rPr>
        <w:t xml:space="preserve">steps</w:t>
      </w:r>
      <w:r>
        <w:t xml:space="preserve">: Setup commands and actions to run</w:t>
      </w:r>
    </w:p>
    <w:p>
      <w:pPr>
        <w:pStyle w:val="Compact"/>
        <w:numPr>
          <w:ilvl w:val="0"/>
          <w:numId w:val="115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8"/>
        </w:numPr>
      </w:pPr>
      <w:r>
        <w:rPr>
          <w:rStyle w:val="VerbatimChar"/>
        </w:rPr>
        <w:t xml:space="preserve">runs-on</w:t>
      </w:r>
      <w:r>
        <w:t xml:space="preserve">: Runner type (Ubuntu x64 Linux only)</w:t>
      </w:r>
    </w:p>
    <w:p>
      <w:pPr>
        <w:pStyle w:val="Compact"/>
        <w:numPr>
          <w:ilvl w:val="0"/>
          <w:numId w:val="1158"/>
        </w:numPr>
      </w:pPr>
      <w:r>
        <w:rPr>
          <w:rStyle w:val="VerbatimChar"/>
        </w:rPr>
        <w:t xml:space="preserve">services</w:t>
      </w:r>
      <w:r>
        <w:t xml:space="preserve">: Database or service containers</w:t>
      </w:r>
    </w:p>
    <w:p>
      <w:pPr>
        <w:pStyle w:val="Compact"/>
        <w:numPr>
          <w:ilvl w:val="0"/>
          <w:numId w:val="1158"/>
        </w:numPr>
      </w:pPr>
      <w:r>
        <w:rPr>
          <w:rStyle w:val="VerbatimChar"/>
        </w:rPr>
        <w:t xml:space="preserve">snapshot</w:t>
      </w:r>
      <w:r>
        <w:t xml:space="preserve">: Save environment state</w:t>
      </w:r>
    </w:p>
    <w:p>
      <w:pPr>
        <w:pStyle w:val="Compact"/>
        <w:numPr>
          <w:ilvl w:val="0"/>
          <w:numId w:val="1158"/>
        </w:numPr>
      </w:pPr>
      <w:r>
        <w:rPr>
          <w:rStyle w:val="VerbatimChar"/>
        </w:rPr>
        <w:t xml:space="preserve">timeout-minutes</w:t>
      </w:r>
      <w:r>
        <w:t xml:space="preserve">: Maximum 59 minutes</w:t>
      </w:r>
    </w:p>
    <w:p>
      <w:pPr>
        <w:pStyle w:val="FirstParagraph"/>
      </w:pPr>
      <w:r>
        <w:t xml:space="preserve">All other workflow settings are ignored by Copilot.</w:t>
      </w:r>
    </w:p>
    <w:bookmarkEnd w:id="469"/>
    <w:bookmarkStart w:id="470"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0"/>
    <w:bookmarkStart w:id="471"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9"/>
        </w:numPr>
      </w:pPr>
      <w:r>
        <w:t xml:space="preserve">Navigate to your repository’s</w:t>
      </w:r>
      <w:r>
        <w:t xml:space="preserve"> </w:t>
      </w:r>
      <w:r>
        <w:rPr>
          <w:b/>
          <w:bCs/>
        </w:rPr>
        <w:t xml:space="preserve">Settings</w:t>
      </w:r>
    </w:p>
    <w:p>
      <w:pPr>
        <w:pStyle w:val="Compact"/>
        <w:numPr>
          <w:ilvl w:val="0"/>
          <w:numId w:val="1159"/>
        </w:numPr>
      </w:pPr>
      <w:r>
        <w:t xml:space="preserve">Go to</w:t>
      </w:r>
      <w:r>
        <w:t xml:space="preserve"> </w:t>
      </w:r>
      <w:r>
        <w:rPr>
          <w:b/>
          <w:bCs/>
        </w:rPr>
        <w:t xml:space="preserve">Environments</w:t>
      </w:r>
    </w:p>
    <w:p>
      <w:pPr>
        <w:pStyle w:val="Compact"/>
        <w:numPr>
          <w:ilvl w:val="0"/>
          <w:numId w:val="115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9"/>
        </w:numPr>
      </w:pPr>
      <w:r>
        <w:t xml:space="preserve">Add environment variables or secrets as needed</w:t>
      </w:r>
    </w:p>
    <w:p>
      <w:pPr>
        <w:pStyle w:val="FirstParagraph"/>
      </w:pPr>
      <w:r>
        <w:t xml:space="preserve">Use secrets for sensitive values like API keys or passwords.</w:t>
      </w:r>
    </w:p>
    <w:bookmarkEnd w:id="471"/>
    <w:bookmarkStart w:id="472"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2"/>
    <w:bookmarkStart w:id="473"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3"/>
    <w:bookmarkStart w:id="475"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4">
        <w:r>
          <w:rPr>
            <w:rStyle w:val="Hyperlink"/>
          </w:rPr>
          <w:t xml:space="preserve">Customizing the development environment for GitHub Copilot coding agent</w:t>
        </w:r>
      </w:hyperlink>
      <w:r>
        <w:t xml:space="preserve">.</w:t>
      </w:r>
    </w:p>
    <w:bookmarkEnd w:id="475"/>
    <w:bookmarkEnd w:id="476"/>
    <w:bookmarkStart w:id="480"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7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7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7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0"/>
    <w:bookmarkStart w:id="481"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0"/>
        </w:numPr>
      </w:pPr>
      <w:r>
        <w:t xml:space="preserve">Lab members can export Quarto content to Word format for review</w:t>
      </w:r>
    </w:p>
    <w:p>
      <w:pPr>
        <w:pStyle w:val="Compact"/>
        <w:numPr>
          <w:ilvl w:val="0"/>
          <w:numId w:val="1160"/>
        </w:numPr>
      </w:pPr>
      <w:r>
        <w:t xml:space="preserve">Reviewers can make edits, add tracked changes, and insert comments in Word</w:t>
      </w:r>
    </w:p>
    <w:p>
      <w:pPr>
        <w:pStyle w:val="Compact"/>
        <w:numPr>
          <w:ilvl w:val="0"/>
          <w:numId w:val="116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1"/>
    <w:bookmarkStart w:id="482"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2"/>
        </w:numPr>
      </w:pPr>
      <w:r>
        <w:t xml:space="preserve">Markdown and Quarto formatting rules (e.g., blank lines before lists, line breaks in prose)</w:t>
      </w:r>
    </w:p>
    <w:p>
      <w:pPr>
        <w:pStyle w:val="Compact"/>
        <w:numPr>
          <w:ilvl w:val="0"/>
          <w:numId w:val="116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2"/>
        </w:numPr>
      </w:pPr>
      <w:r>
        <w:t xml:space="preserve">File organization patterns (e.g., using Quarto includes for modular content)</w:t>
      </w:r>
    </w:p>
    <w:p>
      <w:pPr>
        <w:pStyle w:val="Compact"/>
        <w:numPr>
          <w:ilvl w:val="0"/>
          <w:numId w:val="1162"/>
        </w:numPr>
      </w:pPr>
      <w:r>
        <w:t xml:space="preserve">How to work with DOCX files for hybrid editing workflows</w:t>
      </w:r>
    </w:p>
    <w:p>
      <w:pPr>
        <w:pStyle w:val="Compact"/>
        <w:numPr>
          <w:ilvl w:val="0"/>
          <w:numId w:val="116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2"/>
    <w:bookmarkEnd w:id="483"/>
    <w:bookmarkEnd w:id="484"/>
    <w:bookmarkStart w:id="494" w:name="checklists"/>
    <w:p>
      <w:pPr>
        <w:pStyle w:val="Heading1"/>
      </w:pPr>
      <w:r>
        <w:t xml:space="preserve">18. Checklists</w:t>
      </w:r>
    </w:p>
    <w:p>
      <w:pPr>
        <w:pStyle w:val="FirstParagraph"/>
      </w:pPr>
      <w:r>
        <w:t xml:space="preserve">Adapted by UCD-SeRG team from</w:t>
      </w:r>
      <w:r>
        <w:t xml:space="preserve"> </w:t>
      </w:r>
      <w:hyperlink r:id="rId485">
        <w:r>
          <w:rPr>
            <w:rStyle w:val="Hyperlink"/>
          </w:rPr>
          <w:t xml:space="preserve">original by Jade Benjamin-Chung</w:t>
        </w:r>
      </w:hyperlink>
    </w:p>
    <w:bookmarkStart w:id="486" w:name="pre-analysis-plan-checklist"/>
    <w:p>
      <w:pPr>
        <w:pStyle w:val="Heading2"/>
      </w:pPr>
      <w:r>
        <w:t xml:space="preserve">18.1 Pre-analysis plan checklist</w:t>
      </w:r>
    </w:p>
    <w:p>
      <w:pPr>
        <w:pStyle w:val="Compact"/>
        <w:numPr>
          <w:ilvl w:val="0"/>
          <w:numId w:val="1163"/>
        </w:numPr>
      </w:pPr>
      <w:r>
        <w:t xml:space="preserve">Brief background on the study (a condensed version of the introduction section of the paper)</w:t>
      </w:r>
    </w:p>
    <w:p>
      <w:pPr>
        <w:pStyle w:val="Compact"/>
        <w:numPr>
          <w:ilvl w:val="0"/>
          <w:numId w:val="1163"/>
        </w:numPr>
      </w:pPr>
      <w:r>
        <w:t xml:space="preserve">Hypotheses / objectives</w:t>
      </w:r>
    </w:p>
    <w:p>
      <w:pPr>
        <w:pStyle w:val="Compact"/>
        <w:numPr>
          <w:ilvl w:val="0"/>
          <w:numId w:val="1163"/>
        </w:numPr>
      </w:pPr>
      <w:r>
        <w:t xml:space="preserve">Study design</w:t>
      </w:r>
    </w:p>
    <w:p>
      <w:pPr>
        <w:pStyle w:val="Compact"/>
        <w:numPr>
          <w:ilvl w:val="0"/>
          <w:numId w:val="1163"/>
        </w:numPr>
      </w:pPr>
      <w:r>
        <w:t xml:space="preserve">Description of data</w:t>
      </w:r>
    </w:p>
    <w:p>
      <w:pPr>
        <w:pStyle w:val="Compact"/>
        <w:numPr>
          <w:ilvl w:val="0"/>
          <w:numId w:val="1163"/>
        </w:numPr>
      </w:pPr>
      <w:r>
        <w:t xml:space="preserve">Definition of outcomes</w:t>
      </w:r>
    </w:p>
    <w:p>
      <w:pPr>
        <w:pStyle w:val="Compact"/>
        <w:numPr>
          <w:ilvl w:val="0"/>
          <w:numId w:val="1163"/>
        </w:numPr>
      </w:pPr>
      <w:r>
        <w:t xml:space="preserve">Definition of interventions / exposures</w:t>
      </w:r>
    </w:p>
    <w:p>
      <w:pPr>
        <w:pStyle w:val="Compact"/>
        <w:numPr>
          <w:ilvl w:val="0"/>
          <w:numId w:val="1163"/>
        </w:numPr>
      </w:pPr>
      <w:r>
        <w:t xml:space="preserve">Definition of covariates</w:t>
      </w:r>
    </w:p>
    <w:p>
      <w:pPr>
        <w:pStyle w:val="Compact"/>
        <w:numPr>
          <w:ilvl w:val="0"/>
          <w:numId w:val="1163"/>
        </w:numPr>
      </w:pPr>
      <w:r>
        <w:t xml:space="preserve">Statistical power calculation</w:t>
      </w:r>
    </w:p>
    <w:p>
      <w:pPr>
        <w:pStyle w:val="Compact"/>
        <w:numPr>
          <w:ilvl w:val="0"/>
          <w:numId w:val="1163"/>
        </w:numPr>
      </w:pPr>
      <w:r>
        <w:t xml:space="preserve">Statistical model description</w:t>
      </w:r>
    </w:p>
    <w:p>
      <w:pPr>
        <w:pStyle w:val="Compact"/>
        <w:numPr>
          <w:ilvl w:val="0"/>
          <w:numId w:val="1163"/>
        </w:numPr>
      </w:pPr>
      <w:r>
        <w:t xml:space="preserve">Covariate selection / screening</w:t>
      </w:r>
    </w:p>
    <w:p>
      <w:pPr>
        <w:pStyle w:val="Compact"/>
        <w:numPr>
          <w:ilvl w:val="0"/>
          <w:numId w:val="1163"/>
        </w:numPr>
      </w:pPr>
      <w:r>
        <w:t xml:space="preserve">Standard error estimation method</w:t>
      </w:r>
    </w:p>
    <w:p>
      <w:pPr>
        <w:pStyle w:val="Compact"/>
        <w:numPr>
          <w:ilvl w:val="0"/>
          <w:numId w:val="1163"/>
        </w:numPr>
      </w:pPr>
      <w:r>
        <w:t xml:space="preserve">Missing data analysis</w:t>
      </w:r>
    </w:p>
    <w:p>
      <w:pPr>
        <w:pStyle w:val="Compact"/>
        <w:numPr>
          <w:ilvl w:val="0"/>
          <w:numId w:val="1163"/>
        </w:numPr>
      </w:pPr>
      <w:r>
        <w:t xml:space="preserve">Assessment of effect modification / subgroup analyses</w:t>
      </w:r>
    </w:p>
    <w:p>
      <w:pPr>
        <w:pStyle w:val="Compact"/>
        <w:numPr>
          <w:ilvl w:val="0"/>
          <w:numId w:val="1163"/>
        </w:numPr>
      </w:pPr>
      <w:r>
        <w:t xml:space="preserve">Sensitivity analyses</w:t>
      </w:r>
    </w:p>
    <w:p>
      <w:pPr>
        <w:pStyle w:val="Compact"/>
        <w:numPr>
          <w:ilvl w:val="0"/>
          <w:numId w:val="1163"/>
        </w:numPr>
      </w:pPr>
      <w:r>
        <w:t xml:space="preserve">Negative control analyses</w:t>
      </w:r>
    </w:p>
    <w:bookmarkEnd w:id="486"/>
    <w:bookmarkStart w:id="488" w:name="code-checklist"/>
    <w:p>
      <w:pPr>
        <w:pStyle w:val="Heading2"/>
      </w:pPr>
      <w:r>
        <w:t xml:space="preserve">18.2 Code checklist</w:t>
      </w:r>
    </w:p>
    <w:p>
      <w:pPr>
        <w:pStyle w:val="Compact"/>
        <w:numPr>
          <w:ilvl w:val="0"/>
          <w:numId w:val="1164"/>
        </w:numPr>
      </w:pPr>
      <w:r>
        <w:t xml:space="preserve">Does the script run without errors?</w:t>
      </w:r>
    </w:p>
    <w:p>
      <w:pPr>
        <w:pStyle w:val="Compact"/>
        <w:numPr>
          <w:ilvl w:val="0"/>
          <w:numId w:val="1164"/>
        </w:numPr>
      </w:pPr>
      <w:r>
        <w:t xml:space="preserve">Is code self-contained within repo and/or associated Box folder?</w:t>
      </w:r>
    </w:p>
    <w:p>
      <w:pPr>
        <w:pStyle w:val="Compact"/>
        <w:numPr>
          <w:ilvl w:val="0"/>
          <w:numId w:val="1164"/>
        </w:numPr>
      </w:pPr>
      <w:r>
        <w:t xml:space="preserve">Is all commented out code / remarks removed?</w:t>
      </w:r>
    </w:p>
    <w:p>
      <w:pPr>
        <w:pStyle w:val="Compact"/>
        <w:numPr>
          <w:ilvl w:val="0"/>
          <w:numId w:val="1164"/>
        </w:numPr>
      </w:pPr>
      <w:r>
        <w:t xml:space="preserve">Does the header accurately describe the process completed in the script?</w:t>
      </w:r>
    </w:p>
    <w:p>
      <w:pPr>
        <w:pStyle w:val="Compact"/>
        <w:numPr>
          <w:ilvl w:val="0"/>
          <w:numId w:val="1164"/>
        </w:numPr>
      </w:pPr>
      <w:r>
        <w:t xml:space="preserve">Is the script pushed to its github repository?</w:t>
      </w:r>
    </w:p>
    <w:p>
      <w:pPr>
        <w:pStyle w:val="Compact"/>
        <w:numPr>
          <w:ilvl w:val="0"/>
          <w:numId w:val="1164"/>
        </w:numPr>
      </w:pPr>
      <w:r>
        <w:t xml:space="preserve">Does the code adhere to the</w:t>
      </w:r>
      <w:r>
        <w:t xml:space="preserve"> </w:t>
      </w:r>
      <w:hyperlink r:id="rId487">
        <w:r>
          <w:rPr>
            <w:rStyle w:val="Hyperlink"/>
          </w:rPr>
          <w:t xml:space="preserve">coding style guide</w:t>
        </w:r>
      </w:hyperlink>
      <w:r>
        <w:t xml:space="preserve">?</w:t>
      </w:r>
    </w:p>
    <w:p>
      <w:pPr>
        <w:pStyle w:val="Compact"/>
        <w:numPr>
          <w:ilvl w:val="0"/>
          <w:numId w:val="1164"/>
        </w:numPr>
      </w:pPr>
      <w:r>
        <w:t xml:space="preserve">Are all warnings ignorable? Should any warnings be intentionally suppressed or addressed?</w:t>
      </w:r>
    </w:p>
    <w:bookmarkEnd w:id="488"/>
    <w:bookmarkStart w:id="49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5"/>
        </w:numPr>
      </w:pPr>
      <w:r>
        <w:t xml:space="preserve">Are the study results within the manuscript replicable (i.e., if you rerun the code in the study’s repository, the tables and figures will be exactly replicated?)</w:t>
      </w:r>
    </w:p>
    <w:p>
      <w:pPr>
        <w:pStyle w:val="Compact"/>
        <w:numPr>
          <w:ilvl w:val="0"/>
          <w:numId w:val="1165"/>
        </w:numPr>
      </w:pPr>
      <w:r>
        <w:t xml:space="preserve">Is a target journal selected?</w:t>
      </w:r>
    </w:p>
    <w:p>
      <w:pPr>
        <w:pStyle w:val="Compact"/>
        <w:numPr>
          <w:ilvl w:val="0"/>
          <w:numId w:val="1165"/>
        </w:numPr>
      </w:pPr>
      <w:r>
        <w:t xml:space="preserve">Is the title declarative, in other words, does it state the object/findings rather than suggest them?</w:t>
      </w:r>
    </w:p>
    <w:p>
      <w:pPr>
        <w:pStyle w:val="Compact"/>
        <w:numPr>
          <w:ilvl w:val="0"/>
          <w:numId w:val="1165"/>
        </w:numPr>
      </w:pPr>
      <w:r>
        <w:t xml:space="preserve">Is the word count of the manuscript close to the target journal’s allowance?</w:t>
      </w:r>
    </w:p>
    <w:p>
      <w:pPr>
        <w:pStyle w:val="Compact"/>
        <w:numPr>
          <w:ilvl w:val="0"/>
          <w:numId w:val="1165"/>
        </w:numPr>
      </w:pPr>
      <w:r>
        <w:t xml:space="preserve">Does the manuscript adhere to the formatting guide of the target journal?</w:t>
      </w:r>
    </w:p>
    <w:p>
      <w:pPr>
        <w:pStyle w:val="Compact"/>
        <w:numPr>
          <w:ilvl w:val="0"/>
          <w:numId w:val="1165"/>
        </w:numPr>
      </w:pPr>
      <w:r>
        <w:t xml:space="preserve">Does the manuscript use a consistent voice (passive or active – usually active is preferred … pun intended)?</w:t>
      </w:r>
    </w:p>
    <w:p>
      <w:pPr>
        <w:pStyle w:val="Compact"/>
        <w:numPr>
          <w:ilvl w:val="0"/>
          <w:numId w:val="1165"/>
        </w:numPr>
      </w:pPr>
      <w:r>
        <w:t xml:space="preserve">Is each figure and table (including supplementary material) referenced in the main text?</w:t>
      </w:r>
    </w:p>
    <w:p>
      <w:pPr>
        <w:pStyle w:val="Compact"/>
        <w:numPr>
          <w:ilvl w:val="0"/>
          <w:numId w:val="1165"/>
        </w:numPr>
      </w:pPr>
      <w:r>
        <w:t xml:space="preserve">Is there a caption for each figure and table (including supplementary material)?</w:t>
      </w:r>
    </w:p>
    <w:p>
      <w:pPr>
        <w:pStyle w:val="Compact"/>
        <w:numPr>
          <w:ilvl w:val="0"/>
          <w:numId w:val="1165"/>
        </w:numPr>
      </w:pPr>
      <w:r>
        <w:t xml:space="preserve">Are tables/figures and supplementary material numbered in accordance with their appearance in the main text?</w:t>
      </w:r>
    </w:p>
    <w:p>
      <w:pPr>
        <w:pStyle w:val="Compact"/>
        <w:numPr>
          <w:ilvl w:val="0"/>
          <w:numId w:val="1165"/>
        </w:numPr>
      </w:pPr>
      <w:r>
        <w:t xml:space="preserve">Does the text use past tense if it is reporting research findings or future tense if it is a study protocol?</w:t>
      </w:r>
    </w:p>
    <w:p>
      <w:pPr>
        <w:pStyle w:val="Compact"/>
        <w:numPr>
          <w:ilvl w:val="0"/>
          <w:numId w:val="116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5"/>
        </w:numPr>
      </w:pPr>
      <w:r>
        <w:t xml:space="preserve">Does the text use minimal abbreviations, and are all abbreviations defined at first use?</w:t>
      </w:r>
    </w:p>
    <w:p>
      <w:pPr>
        <w:pStyle w:val="Compact"/>
        <w:numPr>
          <w:ilvl w:val="0"/>
          <w:numId w:val="116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9">
        <w:r>
          <w:rPr>
            <w:rStyle w:val="Hyperlink"/>
          </w:rPr>
          <w:t xml:space="preserve">here</w:t>
        </w:r>
      </w:hyperlink>
      <w:r>
        <w:t xml:space="preserve">)</w:t>
      </w:r>
    </w:p>
    <w:p>
      <w:pPr>
        <w:pStyle w:val="Compact"/>
        <w:numPr>
          <w:ilvl w:val="0"/>
          <w:numId w:val="116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0"/>
    <w:bookmarkStart w:id="493" w:name="figure-checklist"/>
    <w:p>
      <w:pPr>
        <w:pStyle w:val="Heading2"/>
      </w:pPr>
      <w:r>
        <w:t xml:space="preserve">18.4 Figure checklist</w:t>
      </w:r>
    </w:p>
    <w:p>
      <w:pPr>
        <w:pStyle w:val="Compact"/>
        <w:numPr>
          <w:ilvl w:val="0"/>
          <w:numId w:val="1166"/>
        </w:numPr>
      </w:pPr>
      <w:r>
        <w:t xml:space="preserve">Are the x-axis and y-axis labeled?</w:t>
      </w:r>
    </w:p>
    <w:p>
      <w:pPr>
        <w:pStyle w:val="Compact"/>
        <w:numPr>
          <w:ilvl w:val="0"/>
          <w:numId w:val="1166"/>
        </w:numPr>
      </w:pPr>
      <w:r>
        <w:t xml:space="preserve">If the figure includes panels, is each panel labeled?</w:t>
      </w:r>
    </w:p>
    <w:p>
      <w:pPr>
        <w:pStyle w:val="Compact"/>
        <w:numPr>
          <w:ilvl w:val="0"/>
          <w:numId w:val="1166"/>
        </w:numPr>
      </w:pPr>
      <w:r>
        <w:t xml:space="preserve">Are there sufficient numerical / text labels and breaks on the x-axis and y-axis?</w:t>
      </w:r>
    </w:p>
    <w:p>
      <w:pPr>
        <w:pStyle w:val="Compact"/>
        <w:numPr>
          <w:ilvl w:val="0"/>
          <w:numId w:val="1166"/>
        </w:numPr>
      </w:pPr>
      <w:r>
        <w:t xml:space="preserve">Is the font size appropriate (i.e., large enough to read, not so large that it distracts from the data presented in the figure?)</w:t>
      </w:r>
    </w:p>
    <w:p>
      <w:pPr>
        <w:pStyle w:val="Compact"/>
        <w:numPr>
          <w:ilvl w:val="0"/>
          <w:numId w:val="1166"/>
        </w:numPr>
      </w:pPr>
      <w:r>
        <w:t xml:space="preserve">Are the colors used colorblind friendly? See a colorblind-friendly palette</w:t>
      </w:r>
      <w:r>
        <w:t xml:space="preserve"> </w:t>
      </w:r>
      <w:hyperlink r:id="rId491">
        <w:r>
          <w:rPr>
            <w:rStyle w:val="Hyperlink"/>
          </w:rPr>
          <w:t xml:space="preserve">here</w:t>
        </w:r>
      </w:hyperlink>
      <w:r>
        <w:t xml:space="preserve">, a neat palette generator with colorblind options</w:t>
      </w:r>
      <w:r>
        <w:t xml:space="preserve"> </w:t>
      </w:r>
      <w:hyperlink r:id="rId49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6"/>
        </w:numPr>
      </w:pPr>
      <w:r>
        <w:t xml:space="preserve">Are colors/shapes/line types defined in a legend?</w:t>
      </w:r>
    </w:p>
    <w:p>
      <w:pPr>
        <w:pStyle w:val="Compact"/>
        <w:numPr>
          <w:ilvl w:val="0"/>
          <w:numId w:val="1166"/>
        </w:numPr>
      </w:pPr>
      <w:r>
        <w:t xml:space="preserve">Are the legends and other labels easy to understand with minimal abbreviations?</w:t>
      </w:r>
    </w:p>
    <w:p>
      <w:pPr>
        <w:pStyle w:val="Compact"/>
        <w:numPr>
          <w:ilvl w:val="0"/>
          <w:numId w:val="1166"/>
        </w:numPr>
      </w:pPr>
      <w:r>
        <w:t xml:space="preserve">If there is overplotting, is transparency used to show overlapping data?</w:t>
      </w:r>
    </w:p>
    <w:p>
      <w:pPr>
        <w:pStyle w:val="Compact"/>
        <w:numPr>
          <w:ilvl w:val="0"/>
          <w:numId w:val="1166"/>
        </w:numPr>
      </w:pPr>
      <w:r>
        <w:t xml:space="preserve">Are 95% confidence intervals or other measures of precision shown, if applicable?</w:t>
      </w:r>
    </w:p>
    <w:p>
      <w:r>
        <w:br w:type="page"/>
      </w:r>
    </w:p>
    <w:bookmarkEnd w:id="493"/>
    <w:bookmarkEnd w:id="494"/>
    <w:bookmarkStart w:id="525" w:name="resources-2"/>
    <w:p>
      <w:pPr>
        <w:pStyle w:val="Heading1"/>
      </w:pPr>
      <w:r>
        <w:t xml:space="preserve">19. Resources</w:t>
      </w:r>
    </w:p>
    <w:p>
      <w:pPr>
        <w:pStyle w:val="FirstParagraph"/>
      </w:pPr>
      <w:r>
        <w:t xml:space="preserve">Adapted by UCD-SeRG team from</w:t>
      </w:r>
      <w:r>
        <w:t xml:space="preserve"> </w:t>
      </w:r>
      <w:hyperlink r:id="rId495">
        <w:r>
          <w:rPr>
            <w:rStyle w:val="Hyperlink"/>
          </w:rPr>
          <w:t xml:space="preserve">original by Jade Benjamin-Chung and Kunal Mishra</w:t>
        </w:r>
      </w:hyperlink>
    </w:p>
    <w:bookmarkStart w:id="506" w:name="resources-for-r"/>
    <w:p>
      <w:pPr>
        <w:pStyle w:val="Heading2"/>
      </w:pPr>
      <w:r>
        <w:t xml:space="preserve">19.1 Resources for R</w:t>
      </w:r>
    </w:p>
    <w:bookmarkStart w:id="497" w:name="books-and-comprehensive-guides"/>
    <w:p>
      <w:pPr>
        <w:pStyle w:val="Heading3"/>
      </w:pPr>
      <w:r>
        <w:t xml:space="preserve">19.1.1 Books and Comprehensive Guides</w:t>
      </w:r>
    </w:p>
    <w:p>
      <w:pPr>
        <w:pStyle w:val="Compact"/>
        <w:numPr>
          <w:ilvl w:val="0"/>
          <w:numId w:val="116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7"/>
        </w:numPr>
      </w:pPr>
      <w:hyperlink r:id="rId496">
        <w:r>
          <w:rPr>
            <w:rStyle w:val="Hyperlink"/>
          </w:rPr>
          <w:t xml:space="preserve">Jade’s R-for-epi course</w:t>
        </w:r>
      </w:hyperlink>
    </w:p>
    <w:bookmarkEnd w:id="497"/>
    <w:bookmarkStart w:id="502" w:name="cheat-sheets"/>
    <w:p>
      <w:pPr>
        <w:pStyle w:val="Heading3"/>
      </w:pPr>
      <w:r>
        <w:t xml:space="preserve">19.1.2 Cheat Sheets</w:t>
      </w:r>
    </w:p>
    <w:p>
      <w:pPr>
        <w:pStyle w:val="Compact"/>
        <w:numPr>
          <w:ilvl w:val="0"/>
          <w:numId w:val="1168"/>
        </w:numPr>
      </w:pPr>
      <w:hyperlink r:id="rId498">
        <w:r>
          <w:rPr>
            <w:rStyle w:val="Hyperlink"/>
          </w:rPr>
          <w:t xml:space="preserve">dplyr and tidyr cheat sheet</w:t>
        </w:r>
      </w:hyperlink>
    </w:p>
    <w:p>
      <w:pPr>
        <w:pStyle w:val="Compact"/>
        <w:numPr>
          <w:ilvl w:val="0"/>
          <w:numId w:val="1168"/>
        </w:numPr>
      </w:pPr>
      <w:hyperlink r:id="rId499">
        <w:r>
          <w:rPr>
            <w:rStyle w:val="Hyperlink"/>
          </w:rPr>
          <w:t xml:space="preserve">ggplot cheat sheet</w:t>
        </w:r>
      </w:hyperlink>
    </w:p>
    <w:p>
      <w:pPr>
        <w:pStyle w:val="Compact"/>
        <w:numPr>
          <w:ilvl w:val="0"/>
          <w:numId w:val="1168"/>
        </w:numPr>
      </w:pPr>
      <w:hyperlink r:id="rId500">
        <w:r>
          <w:rPr>
            <w:rStyle w:val="Hyperlink"/>
          </w:rPr>
          <w:t xml:space="preserve">data table cheat sheet</w:t>
        </w:r>
      </w:hyperlink>
    </w:p>
    <w:p>
      <w:pPr>
        <w:pStyle w:val="Compact"/>
        <w:numPr>
          <w:ilvl w:val="0"/>
          <w:numId w:val="1168"/>
        </w:numPr>
      </w:pPr>
      <w:hyperlink r:id="rId501">
        <w:r>
          <w:rPr>
            <w:rStyle w:val="Hyperlink"/>
          </w:rPr>
          <w:t xml:space="preserve">RMarkdown cheat sheet</w:t>
        </w:r>
      </w:hyperlink>
    </w:p>
    <w:bookmarkEnd w:id="502"/>
    <w:bookmarkStart w:id="504" w:name="style-and-best-practices"/>
    <w:p>
      <w:pPr>
        <w:pStyle w:val="Heading3"/>
      </w:pPr>
      <w:r>
        <w:t xml:space="preserve">19.1.3 Style and Best Practices</w:t>
      </w:r>
    </w:p>
    <w:p>
      <w:pPr>
        <w:pStyle w:val="Compact"/>
        <w:numPr>
          <w:ilvl w:val="0"/>
          <w:numId w:val="1169"/>
        </w:numPr>
      </w:pPr>
      <w:hyperlink r:id="rId503">
        <w:r>
          <w:rPr>
            <w:rStyle w:val="Hyperlink"/>
          </w:rPr>
          <w:t xml:space="preserve">Hadley Wickham’s R Style Guide</w:t>
        </w:r>
      </w:hyperlink>
    </w:p>
    <w:bookmarkEnd w:id="504"/>
    <w:bookmarkStart w:id="505" w:name="tidy-evaluation-resources"/>
    <w:p>
      <w:pPr>
        <w:pStyle w:val="Heading3"/>
      </w:pPr>
      <w:r>
        <w:t xml:space="preserve">19.1.4 Tidy Evaluation Resources</w:t>
      </w:r>
    </w:p>
    <w:p>
      <w:pPr>
        <w:pStyle w:val="Compact"/>
        <w:numPr>
          <w:ilvl w:val="0"/>
          <w:numId w:val="1170"/>
        </w:numPr>
      </w:pPr>
      <w:hyperlink r:id="rId168">
        <w:r>
          <w:rPr>
            <w:rStyle w:val="Hyperlink"/>
          </w:rPr>
          <w:t xml:space="preserve">Tidy Eval in 5 Minutes</w:t>
        </w:r>
      </w:hyperlink>
      <w:r>
        <w:t xml:space="preserve"> </w:t>
      </w:r>
      <w:r>
        <w:t xml:space="preserve">(video)</w:t>
      </w:r>
    </w:p>
    <w:p>
      <w:pPr>
        <w:pStyle w:val="Compact"/>
        <w:numPr>
          <w:ilvl w:val="0"/>
          <w:numId w:val="1170"/>
        </w:numPr>
      </w:pPr>
      <w:hyperlink r:id="rId169">
        <w:r>
          <w:rPr>
            <w:rStyle w:val="Hyperlink"/>
          </w:rPr>
          <w:t xml:space="preserve">Tidy Evaluation</w:t>
        </w:r>
      </w:hyperlink>
      <w:r>
        <w:t xml:space="preserve"> </w:t>
      </w:r>
      <w:r>
        <w:t xml:space="preserve">(e-book)</w:t>
      </w:r>
    </w:p>
    <w:p>
      <w:pPr>
        <w:pStyle w:val="Compact"/>
        <w:numPr>
          <w:ilvl w:val="0"/>
          <w:numId w:val="1170"/>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0"/>
        </w:numPr>
      </w:pPr>
      <w:hyperlink r:id="rId172">
        <w:r>
          <w:rPr>
            <w:rStyle w:val="Hyperlink"/>
          </w:rPr>
          <w:t xml:space="preserve">Standard Evaluation for *_join</w:t>
        </w:r>
      </w:hyperlink>
      <w:r>
        <w:t xml:space="preserve"> </w:t>
      </w:r>
      <w:r>
        <w:t xml:space="preserve">(stackoverflow)</w:t>
      </w:r>
    </w:p>
    <w:p>
      <w:pPr>
        <w:pStyle w:val="Compact"/>
        <w:numPr>
          <w:ilvl w:val="0"/>
          <w:numId w:val="1170"/>
        </w:numPr>
      </w:pPr>
      <w:hyperlink r:id="rId169">
        <w:r>
          <w:rPr>
            <w:rStyle w:val="Hyperlink"/>
          </w:rPr>
          <w:t xml:space="preserve">Programming with dplyr</w:t>
        </w:r>
      </w:hyperlink>
      <w:r>
        <w:t xml:space="preserve"> </w:t>
      </w:r>
      <w:r>
        <w:t xml:space="preserve">(package vignette)</w:t>
      </w:r>
    </w:p>
    <w:bookmarkEnd w:id="505"/>
    <w:bookmarkEnd w:id="506"/>
    <w:bookmarkStart w:id="508" w:name="resources-for-git-github"/>
    <w:p>
      <w:pPr>
        <w:pStyle w:val="Heading2"/>
      </w:pPr>
      <w:r>
        <w:t xml:space="preserve">19.2 Resources for Git &amp; Github</w:t>
      </w:r>
    </w:p>
    <w:p>
      <w:pPr>
        <w:pStyle w:val="Compact"/>
        <w:numPr>
          <w:ilvl w:val="0"/>
          <w:numId w:val="117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1"/>
        </w:numPr>
      </w:pPr>
      <w:hyperlink r:id="rId507">
        <w:r>
          <w:rPr>
            <w:rStyle w:val="Hyperlink"/>
          </w:rPr>
          <w:t xml:space="preserve">GitHub Skills: Introduction to GitHub</w:t>
        </w:r>
      </w:hyperlink>
    </w:p>
    <w:bookmarkEnd w:id="508"/>
    <w:bookmarkStart w:id="509" w:name="scientific-figures"/>
    <w:p>
      <w:pPr>
        <w:pStyle w:val="Heading2"/>
      </w:pPr>
      <w:r>
        <w:t xml:space="preserve">19.3 Scientific figures</w:t>
      </w:r>
    </w:p>
    <w:p>
      <w:pPr>
        <w:pStyle w:val="Compact"/>
        <w:numPr>
          <w:ilvl w:val="0"/>
          <w:numId w:val="1172"/>
        </w:numPr>
      </w:pPr>
      <w:r>
        <w:t xml:space="preserve">Ten Simple Rules for Better Figures</w:t>
      </w:r>
      <w:r>
        <w:t xml:space="preserve"> </w:t>
      </w:r>
      <w:r>
        <w:t xml:space="preserve">(Rougier, Droettboom, and Bourne 2014)</w:t>
      </w:r>
    </w:p>
    <w:bookmarkEnd w:id="509"/>
    <w:bookmarkStart w:id="512" w:name="writing"/>
    <w:p>
      <w:pPr>
        <w:pStyle w:val="Heading2"/>
      </w:pPr>
      <w:r>
        <w:t xml:space="preserve">19.4 Writing</w:t>
      </w:r>
    </w:p>
    <w:p>
      <w:pPr>
        <w:pStyle w:val="Compact"/>
        <w:numPr>
          <w:ilvl w:val="0"/>
          <w:numId w:val="1173"/>
        </w:numPr>
      </w:pPr>
      <w:r>
        <w:t xml:space="preserve">Unpacking the Scientific Toolbox</w:t>
      </w:r>
      <w:r>
        <w:t xml:space="preserve"> </w:t>
      </w:r>
      <w:r>
        <w:t xml:space="preserve">(Silbiger and Stubler 2019)</w:t>
      </w:r>
    </w:p>
    <w:p>
      <w:pPr>
        <w:pStyle w:val="Compact"/>
        <w:numPr>
          <w:ilvl w:val="0"/>
          <w:numId w:val="1173"/>
        </w:numPr>
      </w:pPr>
      <w:r>
        <w:t xml:space="preserve">ICMJE Definition of authorship</w:t>
      </w:r>
      <w:r>
        <w:t xml:space="preserve"> </w:t>
      </w:r>
      <w:r>
        <w:t xml:space="preserve">(International Committee of Medical Journal Editors, n.d.)</w:t>
      </w:r>
    </w:p>
    <w:p>
      <w:pPr>
        <w:pStyle w:val="Compact"/>
        <w:numPr>
          <w:ilvl w:val="0"/>
          <w:numId w:val="1173"/>
        </w:numPr>
      </w:pPr>
      <w:r>
        <w:t xml:space="preserve">Computational science: …why scientific programming does not compute</w:t>
      </w:r>
      <w:r>
        <w:t xml:space="preserve"> </w:t>
      </w:r>
      <w:r>
        <w:t xml:space="preserve">(Merali and Giles 2010)</w:t>
      </w:r>
    </w:p>
    <w:p>
      <w:pPr>
        <w:pStyle w:val="Compact"/>
        <w:numPr>
          <w:ilvl w:val="0"/>
          <w:numId w:val="1173"/>
        </w:numPr>
      </w:pPr>
      <w:hyperlink r:id="rId510">
        <w:r>
          <w:rPr>
            <w:rStyle w:val="Hyperlink"/>
          </w:rPr>
          <w:t xml:space="preserve">The Pathway to Publishing: A Guide to Quantitative Writing in the Health Sciences</w:t>
        </w:r>
      </w:hyperlink>
    </w:p>
    <w:p>
      <w:pPr>
        <w:pStyle w:val="Compact"/>
        <w:numPr>
          <w:ilvl w:val="0"/>
          <w:numId w:val="1173"/>
        </w:numPr>
      </w:pPr>
      <w:hyperlink r:id="rId511">
        <w:r>
          <w:rPr>
            <w:rStyle w:val="Hyperlink"/>
          </w:rPr>
          <w:t xml:space="preserve">Secret, actionable writing tips</w:t>
        </w:r>
      </w:hyperlink>
    </w:p>
    <w:bookmarkEnd w:id="512"/>
    <w:bookmarkStart w:id="516" w:name="presentations"/>
    <w:p>
      <w:pPr>
        <w:pStyle w:val="Heading2"/>
      </w:pPr>
      <w:r>
        <w:t xml:space="preserve">19.5 Presentations</w:t>
      </w:r>
    </w:p>
    <w:p>
      <w:pPr>
        <w:pStyle w:val="Compact"/>
        <w:numPr>
          <w:ilvl w:val="0"/>
          <w:numId w:val="1174"/>
        </w:numPr>
      </w:pPr>
      <w:r>
        <w:t xml:space="preserve">How to tell a compelling story in scientific presentations</w:t>
      </w:r>
      <w:r>
        <w:t xml:space="preserve"> </w:t>
      </w:r>
      <w:r>
        <w:t xml:space="preserve">(Van Noorden 2021)</w:t>
      </w:r>
    </w:p>
    <w:p>
      <w:pPr>
        <w:pStyle w:val="Compact"/>
        <w:numPr>
          <w:ilvl w:val="0"/>
          <w:numId w:val="1174"/>
        </w:numPr>
      </w:pPr>
      <w:hyperlink r:id="rId513">
        <w:r>
          <w:rPr>
            <w:rStyle w:val="Hyperlink"/>
          </w:rPr>
          <w:t xml:space="preserve">How to give a killer narratively-driven scientific talk</w:t>
        </w:r>
      </w:hyperlink>
    </w:p>
    <w:p>
      <w:pPr>
        <w:pStyle w:val="Compact"/>
        <w:numPr>
          <w:ilvl w:val="0"/>
          <w:numId w:val="1174"/>
        </w:numPr>
      </w:pPr>
      <w:hyperlink r:id="rId514">
        <w:r>
          <w:rPr>
            <w:rStyle w:val="Hyperlink"/>
          </w:rPr>
          <w:t xml:space="preserve">How to make a better poster</w:t>
        </w:r>
      </w:hyperlink>
    </w:p>
    <w:p>
      <w:pPr>
        <w:pStyle w:val="Compact"/>
        <w:numPr>
          <w:ilvl w:val="0"/>
          <w:numId w:val="1174"/>
        </w:numPr>
      </w:pPr>
      <w:hyperlink r:id="rId515">
        <w:r>
          <w:rPr>
            <w:rStyle w:val="Hyperlink"/>
          </w:rPr>
          <w:t xml:space="preserve">How to make an even better poster</w:t>
        </w:r>
      </w:hyperlink>
    </w:p>
    <w:bookmarkEnd w:id="516"/>
    <w:bookmarkStart w:id="518" w:name="professional-advice"/>
    <w:p>
      <w:pPr>
        <w:pStyle w:val="Heading2"/>
      </w:pPr>
      <w:r>
        <w:t xml:space="preserve">19.6 Professional advice</w:t>
      </w:r>
    </w:p>
    <w:p>
      <w:pPr>
        <w:pStyle w:val="Compact"/>
        <w:numPr>
          <w:ilvl w:val="0"/>
          <w:numId w:val="1175"/>
        </w:numPr>
      </w:pPr>
      <w:hyperlink r:id="rId517">
        <w:r>
          <w:rPr>
            <w:rStyle w:val="Hyperlink"/>
          </w:rPr>
          <w:t xml:space="preserve">Professional advice, especially for your first job</w:t>
        </w:r>
      </w:hyperlink>
    </w:p>
    <w:bookmarkEnd w:id="518"/>
    <w:bookmarkStart w:id="521" w:name="funding"/>
    <w:p>
      <w:pPr>
        <w:pStyle w:val="Heading2"/>
      </w:pPr>
      <w:r>
        <w:t xml:space="preserve">19.7 Funding</w:t>
      </w:r>
    </w:p>
    <w:p>
      <w:pPr>
        <w:pStyle w:val="Compact"/>
        <w:numPr>
          <w:ilvl w:val="0"/>
          <w:numId w:val="1176"/>
        </w:numPr>
      </w:pPr>
      <w:hyperlink r:id="rId519">
        <w:r>
          <w:rPr>
            <w:rStyle w:val="Hyperlink"/>
          </w:rPr>
          <w:t xml:space="preserve">Building Your Funding Train</w:t>
        </w:r>
      </w:hyperlink>
    </w:p>
    <w:p>
      <w:pPr>
        <w:pStyle w:val="Compact"/>
        <w:numPr>
          <w:ilvl w:val="0"/>
          <w:numId w:val="1176"/>
        </w:numPr>
      </w:pPr>
      <w:hyperlink r:id="rId520">
        <w:r>
          <w:rPr>
            <w:rStyle w:val="Hyperlink"/>
          </w:rPr>
          <w:t xml:space="preserve">NIH Grant Writing Resources</w:t>
        </w:r>
      </w:hyperlink>
    </w:p>
    <w:bookmarkEnd w:id="521"/>
    <w:bookmarkStart w:id="524" w:name="ethics-and-global-health-research"/>
    <w:p>
      <w:pPr>
        <w:pStyle w:val="Heading2"/>
      </w:pPr>
      <w:r>
        <w:t xml:space="preserve">19.8 Ethics and global health research</w:t>
      </w:r>
    </w:p>
    <w:p>
      <w:pPr>
        <w:pStyle w:val="Compact"/>
        <w:numPr>
          <w:ilvl w:val="0"/>
          <w:numId w:val="1177"/>
        </w:numPr>
      </w:pPr>
      <w:hyperlink r:id="rId522">
        <w:r>
          <w:rPr>
            <w:rStyle w:val="Hyperlink"/>
          </w:rPr>
          <w:t xml:space="preserve">Global Code of Conduct For Research in Resource-Poor Settings</w:t>
        </w:r>
      </w:hyperlink>
    </w:p>
    <w:p>
      <w:pPr>
        <w:pStyle w:val="Compact"/>
        <w:numPr>
          <w:ilvl w:val="0"/>
          <w:numId w:val="1177"/>
        </w:numPr>
      </w:pPr>
      <w:r>
        <w:t xml:space="preserve">Addressing power asymmetries in global health</w:t>
      </w:r>
      <w:r>
        <w:t xml:space="preserve"> </w:t>
      </w:r>
      <w:r>
        <w:t xml:space="preserve">(Abimbola et al. 2022)</w:t>
      </w:r>
    </w:p>
    <w:p>
      <w:pPr>
        <w:pStyle w:val="Compact"/>
        <w:numPr>
          <w:ilvl w:val="0"/>
          <w:numId w:val="1177"/>
        </w:numPr>
      </w:pPr>
      <w:hyperlink r:id="rId523">
        <w:r>
          <w:rPr>
            <w:rStyle w:val="Hyperlink"/>
          </w:rPr>
          <w:t xml:space="preserve">Transforming Global Health Partnerships</w:t>
        </w:r>
      </w:hyperlink>
    </w:p>
    <w:p>
      <w:r>
        <w:br w:type="page"/>
      </w:r>
    </w:p>
    <w:bookmarkEnd w:id="524"/>
    <w:bookmarkEnd w:id="525"/>
    <w:bookmarkStart w:id="543" w:name="professional-development"/>
    <w:p>
      <w:pPr>
        <w:pStyle w:val="Heading1"/>
      </w:pPr>
      <w:r>
        <w:t xml:space="preserve">20. Professional Development</w:t>
      </w:r>
    </w:p>
    <w:p>
      <w:pPr>
        <w:pStyle w:val="FirstParagraph"/>
      </w:pPr>
      <w:r>
        <w:t xml:space="preserve">Adapted by UCD-SeRG team from</w:t>
      </w:r>
      <w:r>
        <w:t xml:space="preserve"> </w:t>
      </w:r>
      <w:hyperlink r:id="rId526">
        <w:r>
          <w:rPr>
            <w:rStyle w:val="Hyperlink"/>
          </w:rPr>
          <w:t xml:space="preserve">original by Jade Benjamin-Chung</w:t>
        </w:r>
      </w:hyperlink>
    </w:p>
    <w:bookmarkStart w:id="5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8"/>
        </w:numPr>
      </w:pPr>
      <w:r>
        <w:t xml:space="preserve">Regular, open communication between mentees and mentors</w:t>
      </w:r>
    </w:p>
    <w:p>
      <w:pPr>
        <w:pStyle w:val="Compact"/>
        <w:numPr>
          <w:ilvl w:val="0"/>
          <w:numId w:val="1178"/>
        </w:numPr>
      </w:pPr>
      <w:r>
        <w:t xml:space="preserve">Mutual respect and trust</w:t>
      </w:r>
    </w:p>
    <w:p>
      <w:pPr>
        <w:pStyle w:val="Compact"/>
        <w:numPr>
          <w:ilvl w:val="0"/>
          <w:numId w:val="1178"/>
        </w:numPr>
      </w:pPr>
      <w:r>
        <w:t xml:space="preserve">Clear expectations and goals</w:t>
      </w:r>
    </w:p>
    <w:p>
      <w:pPr>
        <w:pStyle w:val="Compact"/>
        <w:numPr>
          <w:ilvl w:val="0"/>
          <w:numId w:val="1178"/>
        </w:numPr>
      </w:pPr>
      <w:r>
        <w:t xml:space="preserve">Constructive feedback</w:t>
      </w:r>
    </w:p>
    <w:p>
      <w:pPr>
        <w:pStyle w:val="Compact"/>
        <w:numPr>
          <w:ilvl w:val="0"/>
          <w:numId w:val="1178"/>
        </w:numPr>
      </w:pPr>
      <w:r>
        <w:t xml:space="preserve">Support for both research and career development</w:t>
      </w:r>
    </w:p>
    <w:bookmarkEnd w:id="527"/>
    <w:bookmarkStart w:id="5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9"/>
        </w:numPr>
      </w:pPr>
      <w:r>
        <w:t xml:space="preserve">Short-term and long-term career goals</w:t>
      </w:r>
    </w:p>
    <w:p>
      <w:pPr>
        <w:pStyle w:val="Compact"/>
        <w:numPr>
          <w:ilvl w:val="0"/>
          <w:numId w:val="1179"/>
        </w:numPr>
      </w:pPr>
      <w:r>
        <w:t xml:space="preserve">Skills to develop</w:t>
      </w:r>
    </w:p>
    <w:p>
      <w:pPr>
        <w:pStyle w:val="Compact"/>
        <w:numPr>
          <w:ilvl w:val="0"/>
          <w:numId w:val="1179"/>
        </w:numPr>
      </w:pPr>
      <w:r>
        <w:t xml:space="preserve">Training needs and opportunities</w:t>
      </w:r>
    </w:p>
    <w:p>
      <w:pPr>
        <w:pStyle w:val="Compact"/>
        <w:numPr>
          <w:ilvl w:val="0"/>
          <w:numId w:val="1179"/>
        </w:numPr>
      </w:pPr>
      <w:r>
        <w:t xml:space="preserve">Timeline and milestones</w:t>
      </w:r>
    </w:p>
    <w:p>
      <w:pPr>
        <w:pStyle w:val="Compact"/>
        <w:numPr>
          <w:ilvl w:val="0"/>
          <w:numId w:val="1179"/>
        </w:numPr>
      </w:pPr>
      <w:r>
        <w:t xml:space="preserve">Progress toward goals</w:t>
      </w:r>
    </w:p>
    <w:p>
      <w:pPr>
        <w:pStyle w:val="FirstParagraph"/>
      </w:pPr>
      <w:r>
        <w:t xml:space="preserve">Update your IDP at least annually and discuss it with your PI. Useful resources:</w:t>
      </w:r>
    </w:p>
    <w:p>
      <w:pPr>
        <w:pStyle w:val="Compact"/>
        <w:numPr>
          <w:ilvl w:val="0"/>
          <w:numId w:val="1180"/>
        </w:numPr>
      </w:pPr>
      <w:hyperlink r:id="rId528">
        <w:r>
          <w:rPr>
            <w:rStyle w:val="Hyperlink"/>
          </w:rPr>
          <w:t xml:space="preserve">myIDP - Individual Development Plan tool</w:t>
        </w:r>
      </w:hyperlink>
    </w:p>
    <w:p>
      <w:pPr>
        <w:pStyle w:val="Compact"/>
        <w:numPr>
          <w:ilvl w:val="0"/>
          <w:numId w:val="1180"/>
        </w:numPr>
      </w:pPr>
      <w:hyperlink r:id="rId529">
        <w:r>
          <w:rPr>
            <w:rStyle w:val="Hyperlink"/>
          </w:rPr>
          <w:t xml:space="preserve">NIH OITE Career Resources</w:t>
        </w:r>
      </w:hyperlink>
    </w:p>
    <w:bookmarkEnd w:id="530"/>
    <w:bookmarkStart w:id="5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1"/>
        </w:numPr>
      </w:pPr>
      <w:r>
        <w:t xml:space="preserve">Discuss conference opportunities with PIs early</w:t>
      </w:r>
    </w:p>
    <w:p>
      <w:pPr>
        <w:pStyle w:val="Compact"/>
        <w:numPr>
          <w:ilvl w:val="0"/>
          <w:numId w:val="1181"/>
        </w:numPr>
      </w:pPr>
      <w:r>
        <w:t xml:space="preserve">Submit abstracts with PI approval</w:t>
      </w:r>
    </w:p>
    <w:p>
      <w:pPr>
        <w:pStyle w:val="Compact"/>
        <w:numPr>
          <w:ilvl w:val="0"/>
          <w:numId w:val="1181"/>
        </w:numPr>
      </w:pPr>
      <w:r>
        <w:t xml:space="preserve">Practice presentations in lab meeting before the conference</w:t>
      </w:r>
    </w:p>
    <w:p>
      <w:pPr>
        <w:pStyle w:val="Compact"/>
        <w:numPr>
          <w:ilvl w:val="0"/>
          <w:numId w:val="118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2"/>
        </w:numPr>
      </w:pPr>
      <w:hyperlink r:id="rId531">
        <w:r>
          <w:rPr>
            <w:rStyle w:val="Hyperlink"/>
          </w:rPr>
          <w:t xml:space="preserve">How to tell a compelling story in scientific presentations</w:t>
        </w:r>
      </w:hyperlink>
    </w:p>
    <w:p>
      <w:pPr>
        <w:pStyle w:val="Compact"/>
        <w:numPr>
          <w:ilvl w:val="0"/>
          <w:numId w:val="1182"/>
        </w:numPr>
      </w:pPr>
      <w:hyperlink r:id="rId513">
        <w:r>
          <w:rPr>
            <w:rStyle w:val="Hyperlink"/>
          </w:rPr>
          <w:t xml:space="preserve">How to give a killer narratively-driven scientific talk</w:t>
        </w:r>
      </w:hyperlink>
    </w:p>
    <w:p>
      <w:pPr>
        <w:pStyle w:val="Compact"/>
        <w:numPr>
          <w:ilvl w:val="0"/>
          <w:numId w:val="1182"/>
        </w:numPr>
      </w:pPr>
      <w:hyperlink r:id="rId532">
        <w:r>
          <w:rPr>
            <w:rStyle w:val="Hyperlink"/>
          </w:rPr>
          <w:t xml:space="preserve">How to make a better poster</w:t>
        </w:r>
      </w:hyperlink>
    </w:p>
    <w:p>
      <w:pPr>
        <w:pStyle w:val="Compact"/>
        <w:numPr>
          <w:ilvl w:val="0"/>
          <w:numId w:val="1182"/>
        </w:numPr>
      </w:pPr>
      <w:hyperlink r:id="rId515">
        <w:r>
          <w:rPr>
            <w:rStyle w:val="Hyperlink"/>
          </w:rPr>
          <w:t xml:space="preserve">How to make an even better poster</w:t>
        </w:r>
      </w:hyperlink>
    </w:p>
    <w:bookmarkEnd w:id="533"/>
    <w:bookmarkStart w:id="5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3"/>
        </w:numPr>
      </w:pPr>
      <w:r>
        <w:t xml:space="preserve">Label x-axis and y-axis clearly</w:t>
      </w:r>
    </w:p>
    <w:p>
      <w:pPr>
        <w:pStyle w:val="Compact"/>
        <w:numPr>
          <w:ilvl w:val="0"/>
          <w:numId w:val="1183"/>
        </w:numPr>
      </w:pPr>
      <w:r>
        <w:t xml:space="preserve">Use panel labels when including multiple subplots</w:t>
      </w:r>
    </w:p>
    <w:p>
      <w:pPr>
        <w:pStyle w:val="Compact"/>
        <w:numPr>
          <w:ilvl w:val="0"/>
          <w:numId w:val="1183"/>
        </w:numPr>
      </w:pPr>
      <w:r>
        <w:t xml:space="preserve">Include sufficient tick marks and labels</w:t>
      </w:r>
    </w:p>
    <w:p>
      <w:pPr>
        <w:pStyle w:val="Compact"/>
        <w:numPr>
          <w:ilvl w:val="0"/>
          <w:numId w:val="1183"/>
        </w:numPr>
      </w:pPr>
      <w:r>
        <w:t xml:space="preserve">Use appropriate font sizes (readable but not distracting)</w:t>
      </w:r>
    </w:p>
    <w:p>
      <w:pPr>
        <w:pStyle w:val="Compact"/>
        <w:numPr>
          <w:ilvl w:val="0"/>
          <w:numId w:val="1183"/>
        </w:numPr>
      </w:pPr>
      <w:r>
        <w:t xml:space="preserve">Use colorblind-friendly palettes (see</w:t>
      </w:r>
      <w:r>
        <w:t xml:space="preserve"> </w:t>
      </w:r>
      <w:hyperlink r:id="rId534">
        <w:r>
          <w:rPr>
            <w:rStyle w:val="Hyperlink"/>
          </w:rPr>
          <w:t xml:space="preserve">ColorBrewer</w:t>
        </w:r>
      </w:hyperlink>
      <w:r>
        <w:t xml:space="preserve"> </w:t>
      </w:r>
      <w:r>
        <w:t xml:space="preserve">or</w:t>
      </w:r>
      <w:r>
        <w:t xml:space="preserve"> </w:t>
      </w:r>
      <w:hyperlink r:id="rId535">
        <w:r>
          <w:rPr>
            <w:rStyle w:val="Hyperlink"/>
          </w:rPr>
          <w:t xml:space="preserve">iwanthue</w:t>
        </w:r>
      </w:hyperlink>
      <w:r>
        <w:t xml:space="preserve">)</w:t>
      </w:r>
    </w:p>
    <w:p>
      <w:pPr>
        <w:pStyle w:val="Compact"/>
        <w:numPr>
          <w:ilvl w:val="0"/>
          <w:numId w:val="1183"/>
        </w:numPr>
      </w:pPr>
      <w:r>
        <w:t xml:space="preserve">Define colors, shapes, and line types in legends</w:t>
      </w:r>
    </w:p>
    <w:p>
      <w:pPr>
        <w:pStyle w:val="Compact"/>
        <w:numPr>
          <w:ilvl w:val="0"/>
          <w:numId w:val="1183"/>
        </w:numPr>
      </w:pPr>
      <w:r>
        <w:t xml:space="preserve">Minimize abbreviations in labels and legends</w:t>
      </w:r>
    </w:p>
    <w:p>
      <w:pPr>
        <w:pStyle w:val="Compact"/>
        <w:numPr>
          <w:ilvl w:val="0"/>
          <w:numId w:val="1183"/>
        </w:numPr>
      </w:pPr>
      <w:r>
        <w:t xml:space="preserve">Use transparency to show overlapping data</w:t>
      </w:r>
    </w:p>
    <w:p>
      <w:pPr>
        <w:pStyle w:val="Compact"/>
        <w:numPr>
          <w:ilvl w:val="0"/>
          <w:numId w:val="1183"/>
        </w:numPr>
      </w:pPr>
      <w:r>
        <w:t xml:space="preserve">Show measures of precision (e.g., 95% confidence intervals)</w:t>
      </w:r>
    </w:p>
    <w:p>
      <w:pPr>
        <w:pStyle w:val="FirstParagraph"/>
      </w:pPr>
      <w:r>
        <w:rPr>
          <w:b/>
          <w:bCs/>
        </w:rPr>
        <w:t xml:space="preserve">Resources:</w:t>
      </w:r>
    </w:p>
    <w:p>
      <w:pPr>
        <w:pStyle w:val="Compact"/>
        <w:numPr>
          <w:ilvl w:val="0"/>
          <w:numId w:val="1184"/>
        </w:numPr>
      </w:pPr>
      <w:hyperlink r:id="rId536">
        <w:r>
          <w:rPr>
            <w:rStyle w:val="Hyperlink"/>
          </w:rPr>
          <w:t xml:space="preserve">Ten Simple Rules for Better Figures</w:t>
        </w:r>
      </w:hyperlink>
    </w:p>
    <w:bookmarkEnd w:id="537"/>
    <w:bookmarkStart w:id="540" w:name="grant-writing"/>
    <w:p>
      <w:pPr>
        <w:pStyle w:val="Heading2"/>
      </w:pPr>
      <w:r>
        <w:t xml:space="preserve">20.5 Grant Writing</w:t>
      </w:r>
    </w:p>
    <w:p>
      <w:pPr>
        <w:pStyle w:val="Compact"/>
        <w:numPr>
          <w:ilvl w:val="0"/>
          <w:numId w:val="1185"/>
        </w:numPr>
      </w:pPr>
      <w:r>
        <w:t xml:space="preserve">Graduate students and postdocs are encouraged to apply for fellowships (e.g., NIH F31, NSF GRFP, K awards)</w:t>
      </w:r>
    </w:p>
    <w:p>
      <w:pPr>
        <w:pStyle w:val="Compact"/>
        <w:numPr>
          <w:ilvl w:val="0"/>
          <w:numId w:val="1185"/>
        </w:numPr>
      </w:pPr>
      <w:r>
        <w:t xml:space="preserve">PIs will support fellowship applications with feedback, letters of support, and mentoring</w:t>
      </w:r>
    </w:p>
    <w:p>
      <w:pPr>
        <w:pStyle w:val="Compact"/>
        <w:numPr>
          <w:ilvl w:val="0"/>
          <w:numId w:val="1185"/>
        </w:numPr>
      </w:pPr>
      <w:r>
        <w:t xml:space="preserve">Start planning fellowship applications well in advance of deadlines (typically 3-6 months)</w:t>
      </w:r>
    </w:p>
    <w:p>
      <w:pPr>
        <w:pStyle w:val="Compact"/>
        <w:numPr>
          <w:ilvl w:val="0"/>
          <w:numId w:val="1185"/>
        </w:numPr>
      </w:pPr>
      <w:r>
        <w:t xml:space="preserve">Attend grant writing workshops and seek feedback from multiple sources</w:t>
      </w:r>
    </w:p>
    <w:p>
      <w:pPr>
        <w:pStyle w:val="FirstParagraph"/>
      </w:pPr>
      <w:r>
        <w:rPr>
          <w:b/>
          <w:bCs/>
        </w:rPr>
        <w:t xml:space="preserve">Resources:</w:t>
      </w:r>
    </w:p>
    <w:p>
      <w:pPr>
        <w:pStyle w:val="Compact"/>
        <w:numPr>
          <w:ilvl w:val="0"/>
          <w:numId w:val="1186"/>
        </w:numPr>
      </w:pPr>
      <w:hyperlink r:id="rId538">
        <w:r>
          <w:rPr>
            <w:rStyle w:val="Hyperlink"/>
          </w:rPr>
          <w:t xml:space="preserve">Building Your Funding Train</w:t>
        </w:r>
      </w:hyperlink>
    </w:p>
    <w:p>
      <w:pPr>
        <w:pStyle w:val="Compact"/>
        <w:numPr>
          <w:ilvl w:val="0"/>
          <w:numId w:val="1186"/>
        </w:numPr>
      </w:pPr>
      <w:hyperlink r:id="rId539">
        <w:r>
          <w:rPr>
            <w:rStyle w:val="Hyperlink"/>
          </w:rPr>
          <w:t xml:space="preserve">NIH Funding Opportunities</w:t>
        </w:r>
      </w:hyperlink>
    </w:p>
    <w:p>
      <w:pPr>
        <w:pStyle w:val="Compact"/>
        <w:numPr>
          <w:ilvl w:val="0"/>
          <w:numId w:val="1186"/>
        </w:numPr>
      </w:pPr>
      <w:hyperlink r:id="rId520">
        <w:r>
          <w:rPr>
            <w:rStyle w:val="Hyperlink"/>
          </w:rPr>
          <w:t xml:space="preserve">NIH Grant Writing Resources</w:t>
        </w:r>
      </w:hyperlink>
    </w:p>
    <w:bookmarkEnd w:id="540"/>
    <w:bookmarkStart w:id="54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7"/>
        </w:numPr>
      </w:pPr>
      <w:r>
        <w:t xml:space="preserve">Graduate students are encouraged to gain teaching experience</w:t>
      </w:r>
    </w:p>
    <w:p>
      <w:pPr>
        <w:pStyle w:val="Compact"/>
        <w:numPr>
          <w:ilvl w:val="0"/>
          <w:numId w:val="1187"/>
        </w:numPr>
      </w:pPr>
      <w:r>
        <w:t xml:space="preserve">We support science communication and outreach activities</w:t>
      </w:r>
    </w:p>
    <w:p>
      <w:pPr>
        <w:pStyle w:val="Compact"/>
        <w:numPr>
          <w:ilvl w:val="0"/>
          <w:numId w:val="1187"/>
        </w:numPr>
      </w:pPr>
      <w:r>
        <w:t xml:space="preserve">Discuss opportunities with PIs</w:t>
      </w:r>
    </w:p>
    <w:bookmarkEnd w:id="541"/>
    <w:bookmarkStart w:id="54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8"/>
        </w:numPr>
      </w:pPr>
      <w:r>
        <w:t xml:space="preserve">Attend seminars and departmental events</w:t>
      </w:r>
    </w:p>
    <w:p>
      <w:pPr>
        <w:pStyle w:val="Compact"/>
        <w:numPr>
          <w:ilvl w:val="0"/>
          <w:numId w:val="1188"/>
        </w:numPr>
      </w:pPr>
      <w:r>
        <w:t xml:space="preserve">Connect with researchers in your field</w:t>
      </w:r>
    </w:p>
    <w:p>
      <w:pPr>
        <w:pStyle w:val="Compact"/>
        <w:numPr>
          <w:ilvl w:val="0"/>
          <w:numId w:val="1188"/>
        </w:numPr>
      </w:pPr>
      <w:r>
        <w:t xml:space="preserve">Join professional societies</w:t>
      </w:r>
    </w:p>
    <w:p>
      <w:pPr>
        <w:pStyle w:val="Compact"/>
        <w:numPr>
          <w:ilvl w:val="0"/>
          <w:numId w:val="1188"/>
        </w:numPr>
      </w:pPr>
      <w:r>
        <w:t xml:space="preserve">Use professional social media platforms to share research and engage with the scientific community</w:t>
      </w:r>
    </w:p>
    <w:p>
      <w:r>
        <w:br w:type="page"/>
      </w:r>
    </w:p>
    <w:bookmarkEnd w:id="542"/>
    <w:bookmarkEnd w:id="543"/>
    <w:bookmarkStart w:id="55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26">
        <w:r>
          <w:rPr>
            <w:rStyle w:val="Hyperlink"/>
          </w:rPr>
          <w:t xml:space="preserve">original by Jade Benjamin-Chung</w:t>
        </w:r>
      </w:hyperlink>
    </w:p>
    <w:bookmarkStart w:id="54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9"/>
        </w:numPr>
      </w:pPr>
      <w:r>
        <w:rPr>
          <w:b/>
          <w:bCs/>
        </w:rPr>
        <w:t xml:space="preserve">Planning</w:t>
      </w:r>
      <w:r>
        <w:t xml:space="preserve">: Discuss target journals, outline, and timeline with PIs</w:t>
      </w:r>
    </w:p>
    <w:p>
      <w:pPr>
        <w:pStyle w:val="Compact"/>
        <w:numPr>
          <w:ilvl w:val="0"/>
          <w:numId w:val="1189"/>
        </w:numPr>
      </w:pPr>
      <w:r>
        <w:rPr>
          <w:b/>
          <w:bCs/>
        </w:rPr>
        <w:t xml:space="preserve">Drafting</w:t>
      </w:r>
      <w:r>
        <w:t xml:space="preserve">: Lead author prepares initial draft</w:t>
      </w:r>
    </w:p>
    <w:p>
      <w:pPr>
        <w:pStyle w:val="Compact"/>
        <w:numPr>
          <w:ilvl w:val="0"/>
          <w:numId w:val="1189"/>
        </w:numPr>
      </w:pPr>
      <w:r>
        <w:rPr>
          <w:b/>
          <w:bCs/>
        </w:rPr>
        <w:t xml:space="preserve">Internal review</w:t>
      </w:r>
      <w:r>
        <w:t xml:space="preserve">: Co-authors review and provide feedback</w:t>
      </w:r>
    </w:p>
    <w:p>
      <w:pPr>
        <w:pStyle w:val="Compact"/>
        <w:numPr>
          <w:ilvl w:val="0"/>
          <w:numId w:val="1189"/>
        </w:numPr>
      </w:pPr>
      <w:r>
        <w:rPr>
          <w:b/>
          <w:bCs/>
        </w:rPr>
        <w:t xml:space="preserve">Revision</w:t>
      </w:r>
      <w:r>
        <w:t xml:space="preserve">: Lead author incorporates feedback iteratively</w:t>
      </w:r>
    </w:p>
    <w:p>
      <w:pPr>
        <w:pStyle w:val="Compact"/>
        <w:numPr>
          <w:ilvl w:val="0"/>
          <w:numId w:val="1189"/>
        </w:numPr>
      </w:pPr>
      <w:r>
        <w:rPr>
          <w:b/>
          <w:bCs/>
        </w:rPr>
        <w:t xml:space="preserve">PI approval</w:t>
      </w:r>
      <w:r>
        <w:t xml:space="preserve">: Obtain final approval from PIs before submission</w:t>
      </w:r>
    </w:p>
    <w:p>
      <w:pPr>
        <w:pStyle w:val="Compact"/>
        <w:numPr>
          <w:ilvl w:val="0"/>
          <w:numId w:val="1189"/>
        </w:numPr>
      </w:pPr>
      <w:r>
        <w:rPr>
          <w:b/>
          <w:bCs/>
        </w:rPr>
        <w:t xml:space="preserve">Submission</w:t>
      </w:r>
      <w:r>
        <w:t xml:space="preserve">: Submit to journal</w:t>
      </w:r>
    </w:p>
    <w:p>
      <w:pPr>
        <w:pStyle w:val="Compact"/>
        <w:numPr>
          <w:ilvl w:val="0"/>
          <w:numId w:val="1189"/>
        </w:numPr>
      </w:pPr>
      <w:r>
        <w:rPr>
          <w:b/>
          <w:bCs/>
        </w:rPr>
        <w:t xml:space="preserve">Revisions</w:t>
      </w:r>
      <w:r>
        <w:t xml:space="preserve">: Lead author coordinates response to peer reviewers</w:t>
      </w:r>
    </w:p>
    <w:p>
      <w:pPr>
        <w:pStyle w:val="Compact"/>
        <w:numPr>
          <w:ilvl w:val="0"/>
          <w:numId w:val="1189"/>
        </w:numPr>
      </w:pPr>
      <w:r>
        <w:rPr>
          <w:b/>
          <w:bCs/>
        </w:rPr>
        <w:t xml:space="preserve">Publication</w:t>
      </w:r>
      <w:r>
        <w:t xml:space="preserve">: Celebrate and share!</w:t>
      </w:r>
    </w:p>
    <w:bookmarkEnd w:id="544"/>
    <w:bookmarkStart w:id="547" w:name="preprints-and-open-access"/>
    <w:p>
      <w:pPr>
        <w:pStyle w:val="Heading2"/>
      </w:pPr>
      <w:r>
        <w:t xml:space="preserve">21.2 Preprints and Open Access</w:t>
      </w:r>
    </w:p>
    <w:p>
      <w:pPr>
        <w:pStyle w:val="Compact"/>
        <w:numPr>
          <w:ilvl w:val="0"/>
          <w:numId w:val="1190"/>
        </w:numPr>
      </w:pPr>
      <w:r>
        <w:t xml:space="preserve">We encourage posting preprints prior to or during peer review on platforms like</w:t>
      </w:r>
      <w:r>
        <w:t xml:space="preserve"> </w:t>
      </w:r>
      <w:hyperlink r:id="rId545">
        <w:r>
          <w:rPr>
            <w:rStyle w:val="Hyperlink"/>
          </w:rPr>
          <w:t xml:space="preserve">medRxiv</w:t>
        </w:r>
      </w:hyperlink>
      <w:r>
        <w:t xml:space="preserve"> </w:t>
      </w:r>
      <w:r>
        <w:t xml:space="preserve">or</w:t>
      </w:r>
      <w:r>
        <w:t xml:space="preserve"> </w:t>
      </w:r>
      <w:hyperlink r:id="rId546">
        <w:r>
          <w:rPr>
            <w:rStyle w:val="Hyperlink"/>
          </w:rPr>
          <w:t xml:space="preserve">bioRxiv</w:t>
        </w:r>
      </w:hyperlink>
    </w:p>
    <w:p>
      <w:pPr>
        <w:pStyle w:val="Compact"/>
        <w:numPr>
          <w:ilvl w:val="0"/>
          <w:numId w:val="1190"/>
        </w:numPr>
      </w:pPr>
      <w:r>
        <w:t xml:space="preserve">Preprints allow rapid dissemination of findings and can be cited in grant applications</w:t>
      </w:r>
    </w:p>
    <w:p>
      <w:pPr>
        <w:pStyle w:val="Compact"/>
        <w:numPr>
          <w:ilvl w:val="0"/>
          <w:numId w:val="1190"/>
        </w:numPr>
      </w:pPr>
      <w:r>
        <w:t xml:space="preserve">We support publishing in open access journals when possible to maximize accessibility</w:t>
      </w:r>
    </w:p>
    <w:p>
      <w:pPr>
        <w:pStyle w:val="Compact"/>
        <w:numPr>
          <w:ilvl w:val="0"/>
          <w:numId w:val="119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5">
        <w:r>
          <w:rPr>
            <w:rStyle w:val="Hyperlink"/>
          </w:rPr>
          <w:t xml:space="preserve">medRxiv</w:t>
        </w:r>
      </w:hyperlink>
      <w:r>
        <w:t xml:space="preserve">.</w:t>
      </w:r>
    </w:p>
    <w:bookmarkEnd w:id="547"/>
    <w:bookmarkStart w:id="54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1"/>
        </w:numPr>
      </w:pPr>
      <w:r>
        <w:t xml:space="preserve">CONSORT for randomized trials</w:t>
      </w:r>
    </w:p>
    <w:p>
      <w:pPr>
        <w:pStyle w:val="Compact"/>
        <w:numPr>
          <w:ilvl w:val="0"/>
          <w:numId w:val="1191"/>
        </w:numPr>
      </w:pPr>
      <w:r>
        <w:t xml:space="preserve">STROBE for observational studies</w:t>
      </w:r>
    </w:p>
    <w:p>
      <w:pPr>
        <w:pStyle w:val="Compact"/>
        <w:numPr>
          <w:ilvl w:val="0"/>
          <w:numId w:val="1191"/>
        </w:numPr>
      </w:pPr>
      <w:r>
        <w:t xml:space="preserve">PRISMA for systematic reviews</w:t>
      </w:r>
    </w:p>
    <w:p>
      <w:pPr>
        <w:pStyle w:val="Compact"/>
        <w:numPr>
          <w:ilvl w:val="0"/>
          <w:numId w:val="1191"/>
        </w:numPr>
      </w:pPr>
      <w:r>
        <w:t xml:space="preserve">Others as appropriate (see</w:t>
      </w:r>
      <w:r>
        <w:t xml:space="preserve"> </w:t>
      </w:r>
      <w:hyperlink r:id="rId548">
        <w:r>
          <w:rPr>
            <w:rStyle w:val="Hyperlink"/>
          </w:rPr>
          <w:t xml:space="preserve">EQUATOR Network</w:t>
        </w:r>
      </w:hyperlink>
      <w:r>
        <w:t xml:space="preserve">)</w:t>
      </w:r>
    </w:p>
    <w:bookmarkEnd w:id="549"/>
    <w:bookmarkStart w:id="550" w:name="manuscript-checklist-1"/>
    <w:p>
      <w:pPr>
        <w:pStyle w:val="Heading2"/>
      </w:pPr>
      <w:r>
        <w:t xml:space="preserve">21.4 Manuscript Checklist</w:t>
      </w:r>
    </w:p>
    <w:p>
      <w:pPr>
        <w:pStyle w:val="FirstParagraph"/>
      </w:pPr>
      <w:r>
        <w:t xml:space="preserve">Before submitting a manuscript:</w:t>
      </w:r>
    </w:p>
    <w:p>
      <w:pPr>
        <w:pStyle w:val="Compact"/>
        <w:numPr>
          <w:ilvl w:val="0"/>
          <w:numId w:val="1192"/>
        </w:numPr>
      </w:pPr>
      <w:r>
        <w:t xml:space="preserve">Completed relevant reporting checklist</w:t>
      </w:r>
    </w:p>
    <w:p>
      <w:pPr>
        <w:pStyle w:val="Compact"/>
        <w:numPr>
          <w:ilvl w:val="0"/>
          <w:numId w:val="1193"/>
        </w:numPr>
      </w:pPr>
      <w:r>
        <w:t xml:space="preserve">Results are reproducible (rerunning code replicates tables/figures exactly)</w:t>
      </w:r>
    </w:p>
    <w:p>
      <w:pPr>
        <w:pStyle w:val="Compact"/>
        <w:numPr>
          <w:ilvl w:val="0"/>
          <w:numId w:val="1194"/>
        </w:numPr>
      </w:pPr>
      <w:r>
        <w:t xml:space="preserve">Target journal selected</w:t>
      </w:r>
    </w:p>
    <w:p>
      <w:pPr>
        <w:pStyle w:val="Compact"/>
        <w:numPr>
          <w:ilvl w:val="0"/>
          <w:numId w:val="1195"/>
        </w:numPr>
      </w:pPr>
      <w:r>
        <w:t xml:space="preserve">Title is declarative and states findings clearly</w:t>
      </w:r>
    </w:p>
    <w:p>
      <w:pPr>
        <w:pStyle w:val="Compact"/>
        <w:numPr>
          <w:ilvl w:val="0"/>
          <w:numId w:val="1196"/>
        </w:numPr>
      </w:pPr>
      <w:r>
        <w:t xml:space="preserve">Word count meets journal requirements</w:t>
      </w:r>
    </w:p>
    <w:p>
      <w:pPr>
        <w:pStyle w:val="Compact"/>
        <w:numPr>
          <w:ilvl w:val="0"/>
          <w:numId w:val="1197"/>
        </w:numPr>
      </w:pPr>
      <w:r>
        <w:t xml:space="preserve">Manuscript follows journal formatting guidelines</w:t>
      </w:r>
    </w:p>
    <w:p>
      <w:pPr>
        <w:pStyle w:val="Compact"/>
        <w:numPr>
          <w:ilvl w:val="0"/>
          <w:numId w:val="1198"/>
        </w:numPr>
      </w:pPr>
      <w:r>
        <w:t xml:space="preserve">Consistent voice throughout (typically active voice)</w:t>
      </w:r>
    </w:p>
    <w:p>
      <w:pPr>
        <w:pStyle w:val="Compact"/>
        <w:numPr>
          <w:ilvl w:val="0"/>
          <w:numId w:val="1199"/>
        </w:numPr>
      </w:pPr>
      <w:r>
        <w:t xml:space="preserve">All figures and tables referenced in main text</w:t>
      </w:r>
    </w:p>
    <w:p>
      <w:pPr>
        <w:pStyle w:val="Compact"/>
        <w:numPr>
          <w:ilvl w:val="0"/>
          <w:numId w:val="1200"/>
        </w:numPr>
      </w:pPr>
      <w:r>
        <w:t xml:space="preserve">Captions for all figures and tables</w:t>
      </w:r>
    </w:p>
    <w:p>
      <w:pPr>
        <w:pStyle w:val="Compact"/>
        <w:numPr>
          <w:ilvl w:val="0"/>
          <w:numId w:val="1201"/>
        </w:numPr>
      </w:pPr>
      <w:r>
        <w:t xml:space="preserve">Tables/figures numbered by order of appearance</w:t>
      </w:r>
    </w:p>
    <w:p>
      <w:pPr>
        <w:pStyle w:val="Compact"/>
        <w:numPr>
          <w:ilvl w:val="0"/>
          <w:numId w:val="1202"/>
        </w:numPr>
      </w:pPr>
      <w:r>
        <w:t xml:space="preserve">Abbreviations defined at first use and used sparingly</w:t>
      </w:r>
    </w:p>
    <w:p>
      <w:pPr>
        <w:pStyle w:val="Compact"/>
        <w:numPr>
          <w:ilvl w:val="0"/>
          <w:numId w:val="120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4"/>
        </w:numPr>
      </w:pPr>
      <w:r>
        <w:t xml:space="preserve">Avoid directionless statements (specify direction of associations)</w:t>
      </w:r>
    </w:p>
    <w:p>
      <w:pPr>
        <w:pStyle w:val="Compact"/>
        <w:numPr>
          <w:ilvl w:val="0"/>
          <w:numId w:val="1205"/>
        </w:numPr>
      </w:pPr>
      <w:r>
        <w:t xml:space="preserve">Causal language only when supported by study design</w:t>
      </w:r>
    </w:p>
    <w:p>
      <w:pPr>
        <w:pStyle w:val="Compact"/>
        <w:numPr>
          <w:ilvl w:val="0"/>
          <w:numId w:val="120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7"/>
        </w:numPr>
      </w:pPr>
      <w:r>
        <w:t xml:space="preserve">Author contributions drafted using CRediT Taxonomy</w:t>
      </w:r>
    </w:p>
    <w:p>
      <w:r>
        <w:br w:type="page"/>
      </w:r>
    </w:p>
    <w:bookmarkEnd w:id="550"/>
    <w:bookmarkEnd w:id="551"/>
    <w:bookmarkStart w:id="631" w:name="references"/>
    <w:p>
      <w:pPr>
        <w:pStyle w:val="Heading1"/>
      </w:pPr>
      <w:r>
        <w:t xml:space="preserve">References</w:t>
      </w:r>
    </w:p>
    <w:bookmarkStart w:id="630" w:name="refs"/>
    <w:bookmarkStart w:id="553" w:name="ref-space_odyssey"/>
    <w:p>
      <w:pPr>
        <w:pStyle w:val="Bibliography"/>
      </w:pPr>
      <w:r>
        <w:t xml:space="preserve">“2001: A Space Odyssey.”</w:t>
      </w:r>
      <w:r>
        <w:t xml:space="preserve"> </w:t>
      </w:r>
      <w:r>
        <w:t xml:space="preserve">1968. Film.</w:t>
      </w:r>
      <w:r>
        <w:t xml:space="preserve"> </w:t>
      </w:r>
      <w:hyperlink r:id="rId552">
        <w:r>
          <w:rPr>
            <w:rStyle w:val="Hyperlink"/>
          </w:rPr>
          <w:t xml:space="preserve">https://en.wikipedia.org/wiki/2001:_A_Space_Odyssey_(film)</w:t>
        </w:r>
      </w:hyperlink>
      <w:r>
        <w:t xml:space="preserve">.</w:t>
      </w:r>
    </w:p>
    <w:bookmarkEnd w:id="553"/>
    <w:bookmarkStart w:id="55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4">
        <w:r>
          <w:rPr>
            <w:rStyle w:val="Hyperlink"/>
          </w:rPr>
          <w:t xml:space="preserve">https://doi.org/10.1371/journal.pgph.0002269</w:t>
        </w:r>
      </w:hyperlink>
      <w:r>
        <w:t xml:space="preserve">.</w:t>
      </w:r>
    </w:p>
    <w:bookmarkEnd w:id="555"/>
    <w:bookmarkStart w:id="55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6">
        <w:r>
          <w:rPr>
            <w:rStyle w:val="Hyperlink"/>
          </w:rPr>
          <w:t xml:space="preserve">https://search.library.ucdavis.edu/permalink/01UCD_INST/9fle3i/alma990000226350403126</w:t>
        </w:r>
      </w:hyperlink>
      <w:r>
        <w:t xml:space="preserve">.</w:t>
      </w:r>
    </w:p>
    <w:bookmarkEnd w:id="557"/>
    <w:bookmarkStart w:id="55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58">
        <w:r>
          <w:rPr>
            <w:rStyle w:val="Hyperlink"/>
          </w:rPr>
          <w:t xml:space="preserve">https://doi.org/10.1038/d41586-019-01431-z</w:t>
        </w:r>
      </w:hyperlink>
      <w:r>
        <w:t xml:space="preserve">.</w:t>
      </w:r>
    </w:p>
    <w:bookmarkEnd w:id="559"/>
    <w:bookmarkStart w:id="561" w:name="ref-battlestar_galactica_2004"/>
    <w:p>
      <w:pPr>
        <w:pStyle w:val="Bibliography"/>
      </w:pPr>
      <w:r>
        <w:t xml:space="preserve">“Battlestar Galactica.”</w:t>
      </w:r>
      <w:r>
        <w:t xml:space="preserve"> </w:t>
      </w:r>
      <w:r>
        <w:t xml:space="preserve">2004. Television Series.</w:t>
      </w:r>
      <w:r>
        <w:t xml:space="preserve"> </w:t>
      </w:r>
      <w:hyperlink r:id="rId560">
        <w:r>
          <w:rPr>
            <w:rStyle w:val="Hyperlink"/>
          </w:rPr>
          <w:t xml:space="preserve">https://en.wikipedia.org/wiki/Battlestar_Galactica_(2004_TV_series)</w:t>
        </w:r>
      </w:hyperlink>
      <w:r>
        <w:t xml:space="preserve">.</w:t>
      </w:r>
    </w:p>
    <w:bookmarkEnd w:id="561"/>
    <w:bookmarkStart w:id="56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6">
        <w:r>
          <w:rPr>
            <w:rStyle w:val="Hyperlink"/>
          </w:rPr>
          <w:t xml:space="preserve">https://jadebc.github.io/lab-manual/</w:t>
        </w:r>
      </w:hyperlink>
      <w:r>
        <w:t xml:space="preserve">.</w:t>
      </w:r>
    </w:p>
    <w:bookmarkEnd w:id="562"/>
    <w:bookmarkStart w:id="564" w:name="ref-blade_runner"/>
    <w:p>
      <w:pPr>
        <w:pStyle w:val="Bibliography"/>
      </w:pPr>
      <w:r>
        <w:t xml:space="preserve">“Blade Runner.”</w:t>
      </w:r>
      <w:r>
        <w:t xml:space="preserve"> </w:t>
      </w:r>
      <w:r>
        <w:t xml:space="preserve">1982. Film.</w:t>
      </w:r>
      <w:r>
        <w:t xml:space="preserve"> </w:t>
      </w:r>
      <w:hyperlink r:id="rId563">
        <w:r>
          <w:rPr>
            <w:rStyle w:val="Hyperlink"/>
          </w:rPr>
          <w:t xml:space="preserve">https://en.wikipedia.org/wiki/Blade_Runner</w:t>
        </w:r>
      </w:hyperlink>
      <w:r>
        <w:t xml:space="preserve">.</w:t>
      </w:r>
    </w:p>
    <w:bookmarkEnd w:id="564"/>
    <w:bookmarkStart w:id="5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5">
        <w:r>
          <w:rPr>
            <w:rStyle w:val="Hyperlink"/>
          </w:rPr>
          <w:t xml:space="preserve">https://happygitwithr.com/</w:t>
        </w:r>
      </w:hyperlink>
      <w:r>
        <w:t xml:space="preserve">.</w:t>
      </w:r>
    </w:p>
    <w:bookmarkEnd w:id="566"/>
    <w:bookmarkStart w:id="5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67">
        <w:r>
          <w:rPr>
            <w:rStyle w:val="Hyperlink"/>
          </w:rPr>
          <w:t xml:space="preserve">https://en.wikipedia.org/wiki/Ender%27s_Game</w:t>
        </w:r>
      </w:hyperlink>
      <w:r>
        <w:t xml:space="preserve">.</w:t>
      </w:r>
    </w:p>
    <w:bookmarkEnd w:id="568"/>
    <w:bookmarkStart w:id="5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9">
        <w:r>
          <w:rPr>
            <w:rStyle w:val="Hyperlink"/>
          </w:rPr>
          <w:t xml:space="preserve">https://doi.org/10.1038/s41467-020-19160-7</w:t>
        </w:r>
      </w:hyperlink>
      <w:r>
        <w:t xml:space="preserve">.</w:t>
      </w:r>
    </w:p>
    <w:bookmarkEnd w:id="570"/>
    <w:bookmarkStart w:id="5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1">
        <w:r>
          <w:rPr>
            <w:rStyle w:val="Hyperlink"/>
          </w:rPr>
          <w:t xml:space="preserve">http://creativecommons.org/licenses/by-nc/4.0/</w:t>
        </w:r>
      </w:hyperlink>
      <w:r>
        <w:t xml:space="preserve">.</w:t>
      </w:r>
    </w:p>
    <w:bookmarkEnd w:id="572"/>
    <w:bookmarkStart w:id="574" w:name="ref-credit"/>
    <w:p>
      <w:pPr>
        <w:pStyle w:val="Bibliography"/>
      </w:pPr>
      <w:r>
        <w:t xml:space="preserve">“CRediT: Contributor Roles Taxonomy.”</w:t>
      </w:r>
      <w:r>
        <w:t xml:space="preserve"> </w:t>
      </w:r>
      <w:r>
        <w:t xml:space="preserve">n.d. PLOS ONE.</w:t>
      </w:r>
      <w:r>
        <w:t xml:space="preserve"> </w:t>
      </w:r>
      <w:hyperlink r:id="rId573">
        <w:r>
          <w:rPr>
            <w:rStyle w:val="Hyperlink"/>
          </w:rPr>
          <w:t xml:space="preserve">https://journals.plos.org/plosone/s/authorship</w:t>
        </w:r>
      </w:hyperlink>
      <w:r>
        <w:t xml:space="preserve">.</w:t>
      </w:r>
    </w:p>
    <w:bookmarkEnd w:id="574"/>
    <w:bookmarkStart w:id="576" w:name="ref-dryad"/>
    <w:p>
      <w:pPr>
        <w:pStyle w:val="Bibliography"/>
      </w:pPr>
      <w:r>
        <w:t xml:space="preserve">“Dryad Digital Repository.”</w:t>
      </w:r>
      <w:r>
        <w:t xml:space="preserve"> </w:t>
      </w:r>
      <w:r>
        <w:t xml:space="preserve">n.d. Dryad.</w:t>
      </w:r>
      <w:r>
        <w:t xml:space="preserve"> </w:t>
      </w:r>
      <w:hyperlink r:id="rId575">
        <w:r>
          <w:rPr>
            <w:rStyle w:val="Hyperlink"/>
          </w:rPr>
          <w:t xml:space="preserve">https://datadryad.org/</w:t>
        </w:r>
      </w:hyperlink>
      <w:r>
        <w:t xml:space="preserve">.</w:t>
      </w:r>
    </w:p>
    <w:bookmarkEnd w:id="576"/>
    <w:bookmarkStart w:id="5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48">
        <w:r>
          <w:rPr>
            <w:rStyle w:val="Hyperlink"/>
          </w:rPr>
          <w:t xml:space="preserve">https://www.equator-network.org/</w:t>
        </w:r>
      </w:hyperlink>
      <w:r>
        <w:t xml:space="preserve">.</w:t>
      </w:r>
    </w:p>
    <w:bookmarkEnd w:id="577"/>
    <w:bookmarkStart w:id="5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78">
        <w:r>
          <w:rPr>
            <w:rStyle w:val="Hyperlink"/>
          </w:rPr>
          <w:t xml:space="preserve">https://engineering-shiny.org/</w:t>
        </w:r>
      </w:hyperlink>
      <w:r>
        <w:t xml:space="preserve">.</w:t>
      </w:r>
    </w:p>
    <w:bookmarkEnd w:id="579"/>
    <w:bookmarkStart w:id="58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0">
        <w:r>
          <w:rPr>
            <w:rStyle w:val="Hyperlink"/>
          </w:rPr>
          <w:t xml:space="preserve">https://www.youtube.com/watch?v=B1BdQcJ2ZYY</w:t>
        </w:r>
      </w:hyperlink>
      <w:r>
        <w:t xml:space="preserve">.</w:t>
      </w:r>
    </w:p>
    <w:bookmarkEnd w:id="581"/>
    <w:bookmarkStart w:id="583" w:name="ref-githubdesktop"/>
    <w:p>
      <w:pPr>
        <w:pStyle w:val="Bibliography"/>
      </w:pPr>
      <w:r>
        <w:t xml:space="preserve">“GitHub Desktop.”</w:t>
      </w:r>
      <w:r>
        <w:t xml:space="preserve"> </w:t>
      </w:r>
      <w:r>
        <w:t xml:space="preserve">n.d. GitHub.</w:t>
      </w:r>
      <w:r>
        <w:t xml:space="preserve"> </w:t>
      </w:r>
      <w:hyperlink r:id="rId582">
        <w:r>
          <w:rPr>
            <w:rStyle w:val="Hyperlink"/>
          </w:rPr>
          <w:t xml:space="preserve">https://desktop.github.com/</w:t>
        </w:r>
      </w:hyperlink>
      <w:r>
        <w:t xml:space="preserve">.</w:t>
      </w:r>
    </w:p>
    <w:bookmarkEnd w:id="583"/>
    <w:bookmarkStart w:id="585" w:name="ref-dune"/>
    <w:p>
      <w:pPr>
        <w:pStyle w:val="Bibliography"/>
      </w:pPr>
      <w:r>
        <w:t xml:space="preserve">Herbert, Frank. 1965.</w:t>
      </w:r>
      <w:r>
        <w:t xml:space="preserve"> </w:t>
      </w:r>
      <w:r>
        <w:t xml:space="preserve">“Dune.”</w:t>
      </w:r>
      <w:r>
        <w:t xml:space="preserve"> </w:t>
      </w:r>
      <w:r>
        <w:t xml:space="preserve">Novel.</w:t>
      </w:r>
      <w:r>
        <w:t xml:space="preserve"> </w:t>
      </w:r>
      <w:hyperlink r:id="rId584">
        <w:r>
          <w:rPr>
            <w:rStyle w:val="Hyperlink"/>
          </w:rPr>
          <w:t xml:space="preserve">https://en.wikipedia.org/wiki/Organizations_of_the_Dune_universe#Thinking_machines</w:t>
        </w:r>
      </w:hyperlink>
      <w:r>
        <w:t xml:space="preserve">.</w:t>
      </w:r>
    </w:p>
    <w:bookmarkEnd w:id="585"/>
    <w:bookmarkStart w:id="587" w:name="ref-plos_data"/>
    <w:p>
      <w:pPr>
        <w:pStyle w:val="Bibliography"/>
      </w:pPr>
      <w:r>
        <w:t xml:space="preserve">“How to Store and Manage Your Data.”</w:t>
      </w:r>
      <w:r>
        <w:t xml:space="preserve"> </w:t>
      </w:r>
      <w:r>
        <w:t xml:space="preserve">n.d. PLOS.</w:t>
      </w:r>
      <w:r>
        <w:t xml:space="preserve"> </w:t>
      </w:r>
      <w:hyperlink r:id="rId586">
        <w:r>
          <w:rPr>
            <w:rStyle w:val="Hyperlink"/>
          </w:rPr>
          <w:t xml:space="preserve">https://plos.org/resource/how-to-store-and-manage-your-data/</w:t>
        </w:r>
      </w:hyperlink>
      <w:r>
        <w:t xml:space="preserve">.</w:t>
      </w:r>
    </w:p>
    <w:bookmarkEnd w:id="587"/>
    <w:bookmarkStart w:id="58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88"/>
    <w:bookmarkStart w:id="589" w:name="ref-medRxiv"/>
    <w:p>
      <w:pPr>
        <w:pStyle w:val="Bibliography"/>
      </w:pPr>
      <w:r>
        <w:t xml:space="preserve">“medRxiv: The Preprint Server for Health Sciences.”</w:t>
      </w:r>
      <w:r>
        <w:t xml:space="preserve"> </w:t>
      </w:r>
      <w:r>
        <w:t xml:space="preserve">n.d. Cold Spring Harbor Laboratory.</w:t>
      </w:r>
      <w:r>
        <w:t xml:space="preserve"> </w:t>
      </w:r>
      <w:hyperlink r:id="rId545">
        <w:r>
          <w:rPr>
            <w:rStyle w:val="Hyperlink"/>
          </w:rPr>
          <w:t xml:space="preserve">https://www.medrxiv.org/</w:t>
        </w:r>
      </w:hyperlink>
      <w:r>
        <w:t xml:space="preserve">.</w:t>
      </w:r>
    </w:p>
    <w:bookmarkEnd w:id="589"/>
    <w:bookmarkStart w:id="59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0">
        <w:r>
          <w:rPr>
            <w:rStyle w:val="Hyperlink"/>
          </w:rPr>
          <w:t xml:space="preserve">https://doi.org/10.1038/467775a</w:t>
        </w:r>
      </w:hyperlink>
      <w:r>
        <w:t xml:space="preserve">.</w:t>
      </w:r>
    </w:p>
    <w:bookmarkEnd w:id="591"/>
    <w:bookmarkStart w:id="59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2">
        <w:r>
          <w:rPr>
            <w:rStyle w:val="Hyperlink"/>
          </w:rPr>
          <w:t xml:space="preserve">https://doi.org/10.1038/s41562-016-0021</w:t>
        </w:r>
      </w:hyperlink>
      <w:r>
        <w:t xml:space="preserve">.</w:t>
      </w:r>
    </w:p>
    <w:bookmarkEnd w:id="593"/>
    <w:bookmarkStart w:id="59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4">
        <w:r>
          <w:rPr>
            <w:rStyle w:val="Hyperlink"/>
          </w:rPr>
          <w:t xml:space="preserve">https://doi.org/10.1038/526182a</w:t>
        </w:r>
      </w:hyperlink>
      <w:r>
        <w:t xml:space="preserve">.</w:t>
      </w:r>
    </w:p>
    <w:bookmarkEnd w:id="595"/>
    <w:bookmarkStart w:id="597" w:name="ref-osf"/>
    <w:p>
      <w:pPr>
        <w:pStyle w:val="Bibliography"/>
      </w:pPr>
      <w:r>
        <w:t xml:space="preserve">“Open Science Framework.”</w:t>
      </w:r>
      <w:r>
        <w:t xml:space="preserve"> </w:t>
      </w:r>
      <w:r>
        <w:t xml:space="preserve">n.d. Center for Open Science.</w:t>
      </w:r>
      <w:r>
        <w:t xml:space="preserve"> </w:t>
      </w:r>
      <w:hyperlink r:id="rId596">
        <w:r>
          <w:rPr>
            <w:rStyle w:val="Hyperlink"/>
          </w:rPr>
          <w:t xml:space="preserve">https://osf.io/</w:t>
        </w:r>
      </w:hyperlink>
      <w:r>
        <w:t xml:space="preserve">.</w:t>
      </w:r>
    </w:p>
    <w:bookmarkEnd w:id="597"/>
    <w:bookmarkStart w:id="599" w:name="ref-gitfixum"/>
    <w:p>
      <w:pPr>
        <w:pStyle w:val="Bibliography"/>
      </w:pPr>
      <w:r>
        <w:t xml:space="preserve">Robertson, Seth. n.d.</w:t>
      </w:r>
      <w:r>
        <w:t xml:space="preserve"> </w:t>
      </w:r>
      <w:r>
        <w:t xml:space="preserve">“On Undoing, Fixing, or Removing Commits in Git.”</w:t>
      </w:r>
      <w:r>
        <w:t xml:space="preserve"> </w:t>
      </w:r>
      <w:hyperlink r:id="rId598">
        <w:r>
          <w:rPr>
            <w:rStyle w:val="Hyperlink"/>
          </w:rPr>
          <w:t xml:space="preserve">https://sethrobertson.github.io/GitFixUm/fixup.html</w:t>
        </w:r>
      </w:hyperlink>
      <w:r>
        <w:t xml:space="preserve">.</w:t>
      </w:r>
    </w:p>
    <w:bookmarkEnd w:id="599"/>
    <w:bookmarkStart w:id="60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0">
        <w:r>
          <w:rPr>
            <w:rStyle w:val="Hyperlink"/>
          </w:rPr>
          <w:t xml:space="preserve">https://doi.org/10.1371/journal.pcbi.1003833</w:t>
        </w:r>
      </w:hyperlink>
      <w:r>
        <w:t xml:space="preserve">.</w:t>
      </w:r>
    </w:p>
    <w:bookmarkEnd w:id="601"/>
    <w:bookmarkStart w:id="60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2">
        <w:r>
          <w:rPr>
            <w:rStyle w:val="Hyperlink"/>
          </w:rPr>
          <w:t xml:space="preserve">https://doi.org/10.1038/d41586-019-02918-5</w:t>
        </w:r>
      </w:hyperlink>
      <w:r>
        <w:t xml:space="preserve">.</w:t>
      </w:r>
    </w:p>
    <w:bookmarkEnd w:id="603"/>
    <w:bookmarkStart w:id="605" w:name="ref-slurm"/>
    <w:p>
      <w:pPr>
        <w:pStyle w:val="Bibliography"/>
      </w:pPr>
      <w:r>
        <w:t xml:space="preserve">“Slurm Workload Manager: Sbatch Documentation.”</w:t>
      </w:r>
      <w:r>
        <w:t xml:space="preserve"> </w:t>
      </w:r>
      <w:r>
        <w:t xml:space="preserve">n.d. SchedMD.</w:t>
      </w:r>
      <w:r>
        <w:t xml:space="preserve"> </w:t>
      </w:r>
      <w:hyperlink r:id="rId604">
        <w:r>
          <w:rPr>
            <w:rStyle w:val="Hyperlink"/>
          </w:rPr>
          <w:t xml:space="preserve">https://slurm.schedmd.com/sbatch.html</w:t>
        </w:r>
      </w:hyperlink>
      <w:r>
        <w:t xml:space="preserve">.</w:t>
      </w:r>
    </w:p>
    <w:bookmarkEnd w:id="605"/>
    <w:bookmarkStart w:id="60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6">
        <w:r>
          <w:rPr>
            <w:rStyle w:val="Hyperlink"/>
          </w:rPr>
          <w:t xml:space="preserve">https://doi.org/10.1038/d41586-019-00067-3</w:t>
        </w:r>
      </w:hyperlink>
      <w:r>
        <w:t xml:space="preserve">.</w:t>
      </w:r>
    </w:p>
    <w:bookmarkEnd w:id="607"/>
    <w:bookmarkStart w:id="609" w:name="ref-terminator"/>
    <w:p>
      <w:pPr>
        <w:pStyle w:val="Bibliography"/>
      </w:pPr>
      <w:r>
        <w:t xml:space="preserve">“Terminator 3: Rise of the Machines.”</w:t>
      </w:r>
      <w:r>
        <w:t xml:space="preserve"> </w:t>
      </w:r>
      <w:r>
        <w:t xml:space="preserve">2003. Film.</w:t>
      </w:r>
      <w:r>
        <w:t xml:space="preserve"> </w:t>
      </w:r>
      <w:hyperlink r:id="rId608">
        <w:r>
          <w:rPr>
            <w:rStyle w:val="Hyperlink"/>
          </w:rPr>
          <w:t xml:space="preserve">https://en.wikipedia.org/wiki/Terminator_3:_Rise_of_the_Machines</w:t>
        </w:r>
      </w:hyperlink>
      <w:r>
        <w:t xml:space="preserve">.</w:t>
      </w:r>
    </w:p>
    <w:bookmarkEnd w:id="609"/>
    <w:bookmarkStart w:id="611" w:name="ref-matrix"/>
    <w:p>
      <w:pPr>
        <w:pStyle w:val="Bibliography"/>
      </w:pPr>
      <w:r>
        <w:t xml:space="preserve">“The Matrix.”</w:t>
      </w:r>
      <w:r>
        <w:t xml:space="preserve"> </w:t>
      </w:r>
      <w:r>
        <w:t xml:space="preserve">1999. Film.</w:t>
      </w:r>
      <w:r>
        <w:t xml:space="preserve"> </w:t>
      </w:r>
      <w:hyperlink r:id="rId610">
        <w:r>
          <w:rPr>
            <w:rStyle w:val="Hyperlink"/>
          </w:rPr>
          <w:t xml:space="preserve">https://en.wikipedia.org/wiki/The_Matrix</w:t>
        </w:r>
      </w:hyperlink>
      <w:r>
        <w:t xml:space="preserve">.</w:t>
      </w:r>
    </w:p>
    <w:bookmarkEnd w:id="611"/>
    <w:bookmarkStart w:id="6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2">
        <w:r>
          <w:rPr>
            <w:rStyle w:val="Hyperlink"/>
          </w:rPr>
          <w:t xml:space="preserve">https://code-review.tidyverse.org/</w:t>
        </w:r>
      </w:hyperlink>
      <w:r>
        <w:t xml:space="preserve">.</w:t>
      </w:r>
    </w:p>
    <w:bookmarkEnd w:id="613"/>
    <w:bookmarkStart w:id="6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4">
        <w:r>
          <w:rPr>
            <w:rStyle w:val="Hyperlink"/>
          </w:rPr>
          <w:t xml:space="preserve">https://doi.org/10.1038/d41586-021-03603-2</w:t>
        </w:r>
      </w:hyperlink>
      <w:r>
        <w:t xml:space="preserve">.</w:t>
      </w:r>
    </w:p>
    <w:bookmarkEnd w:id="615"/>
    <w:bookmarkStart w:id="617" w:name="ref-wargames"/>
    <w:p>
      <w:pPr>
        <w:pStyle w:val="Bibliography"/>
      </w:pPr>
      <w:r>
        <w:t xml:space="preserve">“WarGames.”</w:t>
      </w:r>
      <w:r>
        <w:t xml:space="preserve"> </w:t>
      </w:r>
      <w:r>
        <w:t xml:space="preserve">1983. Film.</w:t>
      </w:r>
      <w:r>
        <w:t xml:space="preserve"> </w:t>
      </w:r>
      <w:hyperlink r:id="rId616">
        <w:r>
          <w:rPr>
            <w:rStyle w:val="Hyperlink"/>
          </w:rPr>
          <w:t xml:space="preserve">https://en.wikipedia.org/wiki/WarGames</w:t>
        </w:r>
      </w:hyperlink>
      <w:r>
        <w:t xml:space="preserve">.</w:t>
      </w:r>
    </w:p>
    <w:bookmarkEnd w:id="617"/>
    <w:bookmarkStart w:id="61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18">
        <w:r>
          <w:rPr>
            <w:rStyle w:val="Hyperlink"/>
          </w:rPr>
          <w:t xml:space="preserve">https://adv-r.hadley.nz/</w:t>
        </w:r>
      </w:hyperlink>
      <w:r>
        <w:t xml:space="preserve">.</w:t>
      </w:r>
    </w:p>
    <w:bookmarkEnd w:id="619"/>
    <w:bookmarkStart w:id="621" w:name="ref-wickham2021shiny"/>
    <w:p>
      <w:pPr>
        <w:pStyle w:val="Bibliography"/>
      </w:pPr>
      <w:r>
        <w:t xml:space="preserve">———. 2021.</w:t>
      </w:r>
      <w:r>
        <w:t xml:space="preserve"> </w:t>
      </w:r>
      <w:r>
        <w:rPr>
          <w:i/>
          <w:iCs/>
        </w:rPr>
        <w:t xml:space="preserve">Mastering Shiny</w:t>
      </w:r>
      <w:r>
        <w:t xml:space="preserve">. O’Reilly Media.</w:t>
      </w:r>
      <w:r>
        <w:t xml:space="preserve"> </w:t>
      </w:r>
      <w:hyperlink r:id="rId620">
        <w:r>
          <w:rPr>
            <w:rStyle w:val="Hyperlink"/>
          </w:rPr>
          <w:t xml:space="preserve">https://mastering-shiny.org/</w:t>
        </w:r>
      </w:hyperlink>
      <w:r>
        <w:t xml:space="preserve">.</w:t>
      </w:r>
    </w:p>
    <w:bookmarkEnd w:id="621"/>
    <w:bookmarkStart w:id="622"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2"/>
    <w:bookmarkStart w:id="624" w:name="ref-wickham2023tidydesign"/>
    <w:p>
      <w:pPr>
        <w:pStyle w:val="Bibliography"/>
      </w:pPr>
      <w:r>
        <w:t xml:space="preserve">———. 2023b.</w:t>
      </w:r>
      <w:r>
        <w:t xml:space="preserve"> </w:t>
      </w:r>
      <w:r>
        <w:rPr>
          <w:i/>
          <w:iCs/>
        </w:rPr>
        <w:t xml:space="preserve">Tidyverse Design Guide</w:t>
      </w:r>
      <w:r>
        <w:t xml:space="preserve">.</w:t>
      </w:r>
      <w:r>
        <w:t xml:space="preserve"> </w:t>
      </w:r>
      <w:hyperlink r:id="rId623">
        <w:r>
          <w:rPr>
            <w:rStyle w:val="Hyperlink"/>
          </w:rPr>
          <w:t xml:space="preserve">https://design.tidyverse.org/</w:t>
        </w:r>
      </w:hyperlink>
      <w:r>
        <w:t xml:space="preserve">.</w:t>
      </w:r>
    </w:p>
    <w:bookmarkEnd w:id="624"/>
    <w:bookmarkStart w:id="62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5">
        <w:r>
          <w:rPr>
            <w:rStyle w:val="Hyperlink"/>
          </w:rPr>
          <w:t xml:space="preserve">https://r-pkgs.org/</w:t>
        </w:r>
      </w:hyperlink>
      <w:r>
        <w:t xml:space="preserve">.</w:t>
      </w:r>
    </w:p>
    <w:bookmarkEnd w:id="626"/>
    <w:bookmarkStart w:id="62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27">
        <w:r>
          <w:rPr>
            <w:rStyle w:val="Hyperlink"/>
          </w:rPr>
          <w:t xml:space="preserve">https://r4ds.hadley.nz/</w:t>
        </w:r>
      </w:hyperlink>
      <w:r>
        <w:t xml:space="preserve">.</w:t>
      </w:r>
    </w:p>
    <w:bookmarkEnd w:id="628"/>
    <w:bookmarkStart w:id="62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29"/>
    <w:bookmarkEnd w:id="630"/>
    <w:p>
      <w:r>
        <w:br w:type="page"/>
      </w:r>
    </w:p>
    <w:bookmarkEnd w:id="631"/>
    <w:bookmarkStart w:id="63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2">
        <w:r>
          <w:rPr>
            <w:rStyle w:val="Hyperlink"/>
          </w:rPr>
          <w:t xml:space="preserve">https://ucd-serg.github.io/lab-manual/appendix-copilot-instructions.html</w:t>
        </w:r>
      </w:hyperlink>
    </w:p>
    <w:p>
      <w:r>
        <w:br w:type="page"/>
      </w:r>
    </w:p>
    <w:bookmarkEnd w:id="633"/>
    <w:bookmarkStart w:id="63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4">
        <w:r>
          <w:rPr>
            <w:rStyle w:val="Hyperlink"/>
          </w:rPr>
          <w:t xml:space="preserve">https://ucd-serg.github.io/lab-manual/appendix-copilot-setup-steps.html</w:t>
        </w:r>
      </w:hyperlink>
    </w:p>
    <w:p>
      <w:r>
        <w:br w:type="page"/>
      </w:r>
    </w:p>
    <w:bookmarkEnd w:id="635"/>
    <w:bookmarkStart w:id="63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08"/>
        </w:numPr>
      </w:pPr>
      <w:ins w:id="1873" w:author="PR Preview" w:date="2024-01-01T00:00:00Z">
        <w:r>
          <w:rPr>
            <w:b/>
            <w:bCs/>
          </w:rPr>
          <w:t xml:space="preserve">Branch:</w:t>
        </w:r>
      </w:ins>
      <w:ins w:id="1873" w:author="PR Preview" w:date="2024-01-01T00:00:00Z">
        <w:r>
          <w:t xml:space="preserve"> </w:t>
        </w:r>
      </w:ins>
      <w:ins w:id="1873" w:author="PR Preview" w:date="2024-01-01T00:00:00Z">
        <w:r>
          <w:t xml:space="preserve">HEAD</w:t>
        </w:r>
      </w:ins>
    </w:p>
    <w:p>
      <w:pPr>
        <w:pStyle w:val="Compact"/>
        <w:numPr>
          <w:ilvl w:val="0"/>
          <w:numId w:val="1208"/>
        </w:numPr>
      </w:pPr>
      <w:ins w:id="1874" w:author="PR Preview" w:date="2024-01-01T00:00:00Z">
        <w:r>
          <w:rPr>
            <w:b/>
            <w:bCs/>
          </w:rPr>
          <w:t xml:space="preserve">Commit:</w:t>
        </w:r>
      </w:ins>
      <w:ins w:id="1874" w:author="PR Preview" w:date="2024-01-01T00:00:00Z">
        <w:r>
          <w:t xml:space="preserve"> </w:t>
        </w:r>
      </w:ins>
      <w:ins w:id="1874" w:author="PR Preview" w:date="2024-01-01T00:00:00Z">
        <w:r>
          <w:t xml:space="preserve">a492108</w:t>
        </w:r>
      </w:ins>
    </w:p>
    <w:p>
      <w:pPr>
        <w:pStyle w:val="Compact"/>
        <w:numPr>
          <w:ilvl w:val="0"/>
          <w:numId w:val="1208"/>
        </w:numPr>
      </w:pPr>
      <w:ins w:id="1875" w:author="PR Preview" w:date="2024-01-01T00:00:00Z">
        <w:r>
          <w:rPr>
            <w:b/>
            <w:bCs/>
          </w:rPr>
          <w:t xml:space="preserve">Full commit hash:</w:t>
        </w:r>
      </w:ins>
      <w:ins w:id="1875" w:author="PR Preview" w:date="2024-01-01T00:00:00Z">
        <w:r>
          <w:t xml:space="preserve"> </w:t>
        </w:r>
      </w:ins>
      <w:ins w:id="1875" w:author="PR Preview" w:date="2024-01-01T00:00:00Z">
        <w:r>
          <w:t xml:space="preserve">a49210854c7c25560300377e598cb5733d7526ed</w:t>
        </w:r>
      </w:ins>
    </w:p>
    <w:p>
      <w:pPr>
        <w:pStyle w:val="Compact"/>
        <w:numPr>
          <w:ilvl w:val="0"/>
          <w:numId w:val="1208"/>
        </w:numPr>
      </w:pPr>
      <w:ins w:id="1876" w:author="PR Preview" w:date="2024-01-01T00:00:00Z">
        <w:r>
          <w:rPr>
            <w:b/>
            <w:bCs/>
          </w:rPr>
          <w:t xml:space="preserve">Commit date:</w:t>
        </w:r>
      </w:ins>
      <w:ins w:id="1876" w:author="PR Preview" w:date="2024-01-01T00:00:00Z">
        <w:r>
          <w:t xml:space="preserve"> </w:t>
        </w:r>
      </w:ins>
      <w:ins w:id="1876" w:author="PR Preview" w:date="2024-01-01T00:00:00Z">
        <w:r>
          <w:t xml:space="preserve">2026-01-15 09:05:22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image" Target="media/rId132.png"/><Relationship Id="rId235" Type="http://schemas.openxmlformats.org/officeDocument/2006/relationships/image" Target="media/rId235.png"/><Relationship Id="rId113" Type="http://schemas.openxmlformats.org/officeDocument/2006/relationships/image" Target="media/rId113.png"/><Relationship Id="rId262" Type="http://schemas.openxmlformats.org/officeDocument/2006/relationships/image" Target="media/rId262.png"/><Relationship Id="rId341" Type="http://schemas.openxmlformats.org/officeDocument/2006/relationships/image" Target="media/rId341.jpg"/><Relationship Id="rId347" Type="http://schemas.openxmlformats.org/officeDocument/2006/relationships/image" Target="media/rId347.png"/><Relationship Id="rId452" Type="http://schemas.openxmlformats.org/officeDocument/2006/relationships/image" Target="media/rId452.png"/><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3" Type="http://schemas.openxmlformats.org/officeDocument/2006/relationships/hyperlink" Target="http://adv-r.had.co.nz/Style.html" TargetMode="External"/><Relationship Id="rId534" Type="http://schemas.openxmlformats.org/officeDocument/2006/relationships/hyperlink" Target="http://colorbrewer2.org/" TargetMode="External"/><Relationship Id="rId571"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18"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2"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75" Type="http://schemas.openxmlformats.org/officeDocument/2006/relationships/hyperlink" Target="https://datadryad.org/" TargetMode="External"/><Relationship Id="rId623" Type="http://schemas.openxmlformats.org/officeDocument/2006/relationships/hyperlink" Target="https://design.tidyverse.org/" TargetMode="External"/><Relationship Id="rId582"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4" Type="http://schemas.openxmlformats.org/officeDocument/2006/relationships/hyperlink" Target="https://docs.github.com/en/copilot/how-tos/use-copilot-agents/coding-agent/customize-the-agent-environment" TargetMode="External"/><Relationship Id="rId479"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17" Type="http://schemas.openxmlformats.org/officeDocument/2006/relationships/hyperlink" Target="https://docs.google.com/document/d/1ckgRCcr7FFPyymyMA6Y_-cB_vftOyrrxT28c6gRg0PI/edit" TargetMode="External"/><Relationship Id="rId590" Type="http://schemas.openxmlformats.org/officeDocument/2006/relationships/hyperlink" Target="https://doi.org/10.1038/467775a" TargetMode="External"/><Relationship Id="rId594" Type="http://schemas.openxmlformats.org/officeDocument/2006/relationships/hyperlink" Target="https://doi.org/10.1038/526182a" TargetMode="External"/><Relationship Id="rId606" Type="http://schemas.openxmlformats.org/officeDocument/2006/relationships/hyperlink" Target="https://doi.org/10.1038/d41586-019-00067-3" TargetMode="External"/><Relationship Id="rId558" Type="http://schemas.openxmlformats.org/officeDocument/2006/relationships/hyperlink" Target="https://doi.org/10.1038/d41586-019-01431-z" TargetMode="External"/><Relationship Id="rId602" Type="http://schemas.openxmlformats.org/officeDocument/2006/relationships/hyperlink" Target="https://doi.org/10.1038/d41586-019-02918-5" TargetMode="External"/><Relationship Id="rId614" Type="http://schemas.openxmlformats.org/officeDocument/2006/relationships/hyperlink" Target="https://doi.org/10.1038/d41586-021-03603-2" TargetMode="External"/><Relationship Id="rId569" Type="http://schemas.openxmlformats.org/officeDocument/2006/relationships/hyperlink" Target="https://doi.org/10.1038/s41467-020-19160-7" TargetMode="External"/><Relationship Id="rId592" Type="http://schemas.openxmlformats.org/officeDocument/2006/relationships/hyperlink" Target="https://doi.org/10.1038/s41562-016-0021" TargetMode="External"/><Relationship Id="rId600" Type="http://schemas.openxmlformats.org/officeDocument/2006/relationships/hyperlink" Target="https://doi.org/10.1371/journal.pcbi.1003833" TargetMode="External"/><Relationship Id="rId554"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2"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0" Type="http://schemas.openxmlformats.org/officeDocument/2006/relationships/hyperlink" Target="https://en.wikipedia.org/wiki/Battlestar_Galactica_(2004_TV_series)" TargetMode="External"/><Relationship Id="rId563" Type="http://schemas.openxmlformats.org/officeDocument/2006/relationships/hyperlink" Target="https://en.wikipedia.org/wiki/Blade_Runner" TargetMode="External"/><Relationship Id="rId567" Type="http://schemas.openxmlformats.org/officeDocument/2006/relationships/hyperlink" Target="https://en.wikipedia.org/wiki/Ender%27s_Game" TargetMode="External"/><Relationship Id="rId584" Type="http://schemas.openxmlformats.org/officeDocument/2006/relationships/hyperlink" Target="https://en.wikipedia.org/wiki/Organizations_of_the_Dune_universe#Thinking_machines" TargetMode="External"/><Relationship Id="rId608" Type="http://schemas.openxmlformats.org/officeDocument/2006/relationships/hyperlink" Target="https://en.wikipedia.org/wiki/Terminator_3:_Rise_of_the_Machines" TargetMode="External"/><Relationship Id="rId610"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16" Type="http://schemas.openxmlformats.org/officeDocument/2006/relationships/hyperlink" Target="https://en.wikipedia.org/wiki/WarGames" TargetMode="External"/><Relationship Id="rId578"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78"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07" Type="http://schemas.openxmlformats.org/officeDocument/2006/relationships/hyperlink" Target="https://github.com/skills/introduction-to-github" TargetMode="External"/><Relationship Id="rId539" Type="http://schemas.openxmlformats.org/officeDocument/2006/relationships/hyperlink" Target="https://grants.nih.gov" TargetMode="External"/><Relationship Id="rId538" Type="http://schemas.openxmlformats.org/officeDocument/2006/relationships/hyperlink" Target="https://grantwriting.stanford.edu/funding-train/" TargetMode="External"/><Relationship Id="rId519" Type="http://schemas.openxmlformats.org/officeDocument/2006/relationships/hyperlink" Target="https://grantwriting.stanford.edu/funding-train/#ep" TargetMode="External"/><Relationship Id="rId565"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26" Type="http://schemas.openxmlformats.org/officeDocument/2006/relationships/hyperlink" Target="https://jadebc.github.io/lab-manual/" TargetMode="External"/><Relationship Id="rId485"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495"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89" Type="http://schemas.openxmlformats.org/officeDocument/2006/relationships/hyperlink" Target="https://journals.lww.com/epidem/Fulltext/2001/05000/The_Value_of_P.2.aspx" TargetMode="External"/><Relationship Id="rId536" Type="http://schemas.openxmlformats.org/officeDocument/2006/relationships/hyperlink" Target="https://journals.plos.org/ploscompbiol/article?id=10.1371/journal.pcbi.1003833" TargetMode="External"/><Relationship Id="rId573" Type="http://schemas.openxmlformats.org/officeDocument/2006/relationships/hyperlink" Target="https://journals.plos.org/plosone/s/authorship" TargetMode="External"/><Relationship Id="rId510" Type="http://schemas.openxmlformats.org/officeDocument/2006/relationships/hyperlink" Target="https://link.springer.com/book/10.1007/978-3-030-98175-4" TargetMode="External"/><Relationship Id="rId523"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0" Type="http://schemas.openxmlformats.org/officeDocument/2006/relationships/hyperlink" Target="https://mastering-shiny.org/" TargetMode="External"/><Relationship Id="rId535" Type="http://schemas.openxmlformats.org/officeDocument/2006/relationships/hyperlink" Target="https://medialab.github.io/iwanthue/" TargetMode="External"/><Relationship Id="rId492"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15" Type="http://schemas.openxmlformats.org/officeDocument/2006/relationships/hyperlink" Target="https://mitcommlab.mit.edu/be/2023/09/27/toward-an-evenbetterposter-improving-the-betterposter-template/" TargetMode="External"/><Relationship Id="rId528" Type="http://schemas.openxmlformats.org/officeDocument/2006/relationships/hyperlink" Target="https://myidp.sciencecareers.org/" TargetMode="External"/><Relationship Id="rId596"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86"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25"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27"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0" Type="http://schemas.openxmlformats.org/officeDocument/2006/relationships/hyperlink" Target="https://s3.amazonaws.com/assets.datacamp.com/blog_assets/datatable_Cheat_Sheet_R.pdf" TargetMode="External"/><Relationship Id="rId55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98" Type="http://schemas.openxmlformats.org/officeDocument/2006/relationships/hyperlink" Target="https://sethrobertson.github.io/GitFixUm/fixup.html" TargetMode="External"/><Relationship Id="rId604"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496" Type="http://schemas.openxmlformats.org/officeDocument/2006/relationships/hyperlink" Target="https://ucb-epi-r.github.io" TargetMode="External"/><Relationship Id="rId632" Type="http://schemas.openxmlformats.org/officeDocument/2006/relationships/hyperlink" Target="https://ucd-serg.github.io/lab-manual/appendix-copilot-instructions.html" TargetMode="External"/><Relationship Id="rId634"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87"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46"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48" Type="http://schemas.openxmlformats.org/officeDocument/2006/relationships/hyperlink" Target="https://www.equator-network.org/" TargetMode="External"/><Relationship Id="rId522"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45" Type="http://schemas.openxmlformats.org/officeDocument/2006/relationships/hyperlink" Target="https://www.medrxiv.org/" TargetMode="External"/><Relationship Id="rId531" Type="http://schemas.openxmlformats.org/officeDocument/2006/relationships/hyperlink" Target="https://www.nature.com/articles/d41586-021-03603-2" TargetMode="External"/><Relationship Id="rId520"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498" Type="http://schemas.openxmlformats.org/officeDocument/2006/relationships/hyperlink" Target="https://www.rstudio.com/wp-content/uploads/2015/02/data-wrangling-cheatsheet.pdf" TargetMode="External"/><Relationship Id="rId501" Type="http://schemas.openxmlformats.org/officeDocument/2006/relationships/hyperlink" Target="https://www.rstudio.com/wp-content/uploads/2015/02/rmarkdown-cheatsheet.pdf" TargetMode="External"/><Relationship Id="rId499" Type="http://schemas.openxmlformats.org/officeDocument/2006/relationships/hyperlink" Target="https://www.rstudio.com/wp-content/uploads/2015/03/ggplot2-cheatsheet.pdf" TargetMode="External"/><Relationship Id="rId513" Type="http://schemas.openxmlformats.org/officeDocument/2006/relationships/hyperlink" Target="https://www.sciencedirect.com/science/article/pii/S1471491423000928" TargetMode="External"/><Relationship Id="rId529" Type="http://schemas.openxmlformats.org/officeDocument/2006/relationships/hyperlink" Target="https://www.training.nih.gov/career-services/" TargetMode="External"/><Relationship Id="rId532" Type="http://schemas.openxmlformats.org/officeDocument/2006/relationships/hyperlink" Target="https://www.youtube.com/watch?v=1RwJbhkCA58" TargetMode="External"/><Relationship Id="rId514" Type="http://schemas.openxmlformats.org/officeDocument/2006/relationships/hyperlink" Target="https://www.youtube.com/watch?v=1RwJbhkCA58&amp;t=1171s" TargetMode="External"/><Relationship Id="rId58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3" Type="http://schemas.openxmlformats.org/officeDocument/2006/relationships/hyperlink" Target="http://adv-r.had.co.nz/Style.html" TargetMode="External"/><Relationship Id="rId534" Type="http://schemas.openxmlformats.org/officeDocument/2006/relationships/hyperlink" Target="http://colorbrewer2.org/" TargetMode="External"/><Relationship Id="rId571"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18"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2"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75" Type="http://schemas.openxmlformats.org/officeDocument/2006/relationships/hyperlink" Target="https://datadryad.org/" TargetMode="External"/><Relationship Id="rId623" Type="http://schemas.openxmlformats.org/officeDocument/2006/relationships/hyperlink" Target="https://design.tidyverse.org/" TargetMode="External"/><Relationship Id="rId582"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4" Type="http://schemas.openxmlformats.org/officeDocument/2006/relationships/hyperlink" Target="https://docs.github.com/en/copilot/how-tos/use-copilot-agents/coding-agent/customize-the-agent-environment" TargetMode="External"/><Relationship Id="rId479"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17" Type="http://schemas.openxmlformats.org/officeDocument/2006/relationships/hyperlink" Target="https://docs.google.com/document/d/1ckgRCcr7FFPyymyMA6Y_-cB_vftOyrrxT28c6gRg0PI/edit" TargetMode="External"/><Relationship Id="rId590" Type="http://schemas.openxmlformats.org/officeDocument/2006/relationships/hyperlink" Target="https://doi.org/10.1038/467775a" TargetMode="External"/><Relationship Id="rId594" Type="http://schemas.openxmlformats.org/officeDocument/2006/relationships/hyperlink" Target="https://doi.org/10.1038/526182a" TargetMode="External"/><Relationship Id="rId606" Type="http://schemas.openxmlformats.org/officeDocument/2006/relationships/hyperlink" Target="https://doi.org/10.1038/d41586-019-00067-3" TargetMode="External"/><Relationship Id="rId558" Type="http://schemas.openxmlformats.org/officeDocument/2006/relationships/hyperlink" Target="https://doi.org/10.1038/d41586-019-01431-z" TargetMode="External"/><Relationship Id="rId602" Type="http://schemas.openxmlformats.org/officeDocument/2006/relationships/hyperlink" Target="https://doi.org/10.1038/d41586-019-02918-5" TargetMode="External"/><Relationship Id="rId614" Type="http://schemas.openxmlformats.org/officeDocument/2006/relationships/hyperlink" Target="https://doi.org/10.1038/d41586-021-03603-2" TargetMode="External"/><Relationship Id="rId569" Type="http://schemas.openxmlformats.org/officeDocument/2006/relationships/hyperlink" Target="https://doi.org/10.1038/s41467-020-19160-7" TargetMode="External"/><Relationship Id="rId592" Type="http://schemas.openxmlformats.org/officeDocument/2006/relationships/hyperlink" Target="https://doi.org/10.1038/s41562-016-0021" TargetMode="External"/><Relationship Id="rId600" Type="http://schemas.openxmlformats.org/officeDocument/2006/relationships/hyperlink" Target="https://doi.org/10.1371/journal.pcbi.1003833" TargetMode="External"/><Relationship Id="rId554"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2"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0" Type="http://schemas.openxmlformats.org/officeDocument/2006/relationships/hyperlink" Target="https://en.wikipedia.org/wiki/Battlestar_Galactica_(2004_TV_series)" TargetMode="External"/><Relationship Id="rId563" Type="http://schemas.openxmlformats.org/officeDocument/2006/relationships/hyperlink" Target="https://en.wikipedia.org/wiki/Blade_Runner" TargetMode="External"/><Relationship Id="rId567" Type="http://schemas.openxmlformats.org/officeDocument/2006/relationships/hyperlink" Target="https://en.wikipedia.org/wiki/Ender%27s_Game" TargetMode="External"/><Relationship Id="rId584" Type="http://schemas.openxmlformats.org/officeDocument/2006/relationships/hyperlink" Target="https://en.wikipedia.org/wiki/Organizations_of_the_Dune_universe#Thinking_machines" TargetMode="External"/><Relationship Id="rId608" Type="http://schemas.openxmlformats.org/officeDocument/2006/relationships/hyperlink" Target="https://en.wikipedia.org/wiki/Terminator_3:_Rise_of_the_Machines" TargetMode="External"/><Relationship Id="rId610"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16" Type="http://schemas.openxmlformats.org/officeDocument/2006/relationships/hyperlink" Target="https://en.wikipedia.org/wiki/WarGames" TargetMode="External"/><Relationship Id="rId578"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78"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07" Type="http://schemas.openxmlformats.org/officeDocument/2006/relationships/hyperlink" Target="https://github.com/skills/introduction-to-github" TargetMode="External"/><Relationship Id="rId539" Type="http://schemas.openxmlformats.org/officeDocument/2006/relationships/hyperlink" Target="https://grants.nih.gov" TargetMode="External"/><Relationship Id="rId538" Type="http://schemas.openxmlformats.org/officeDocument/2006/relationships/hyperlink" Target="https://grantwriting.stanford.edu/funding-train/" TargetMode="External"/><Relationship Id="rId519" Type="http://schemas.openxmlformats.org/officeDocument/2006/relationships/hyperlink" Target="https://grantwriting.stanford.edu/funding-train/#ep" TargetMode="External"/><Relationship Id="rId565"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26" Type="http://schemas.openxmlformats.org/officeDocument/2006/relationships/hyperlink" Target="https://jadebc.github.io/lab-manual/" TargetMode="External"/><Relationship Id="rId485"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495"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89" Type="http://schemas.openxmlformats.org/officeDocument/2006/relationships/hyperlink" Target="https://journals.lww.com/epidem/Fulltext/2001/05000/The_Value_of_P.2.aspx" TargetMode="External"/><Relationship Id="rId536" Type="http://schemas.openxmlformats.org/officeDocument/2006/relationships/hyperlink" Target="https://journals.plos.org/ploscompbiol/article?id=10.1371/journal.pcbi.1003833" TargetMode="External"/><Relationship Id="rId573" Type="http://schemas.openxmlformats.org/officeDocument/2006/relationships/hyperlink" Target="https://journals.plos.org/plosone/s/authorship" TargetMode="External"/><Relationship Id="rId510" Type="http://schemas.openxmlformats.org/officeDocument/2006/relationships/hyperlink" Target="https://link.springer.com/book/10.1007/978-3-030-98175-4" TargetMode="External"/><Relationship Id="rId523"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0" Type="http://schemas.openxmlformats.org/officeDocument/2006/relationships/hyperlink" Target="https://mastering-shiny.org/" TargetMode="External"/><Relationship Id="rId535" Type="http://schemas.openxmlformats.org/officeDocument/2006/relationships/hyperlink" Target="https://medialab.github.io/iwanthue/" TargetMode="External"/><Relationship Id="rId492"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15" Type="http://schemas.openxmlformats.org/officeDocument/2006/relationships/hyperlink" Target="https://mitcommlab.mit.edu/be/2023/09/27/toward-an-evenbetterposter-improving-the-betterposter-template/" TargetMode="External"/><Relationship Id="rId528" Type="http://schemas.openxmlformats.org/officeDocument/2006/relationships/hyperlink" Target="https://myidp.sciencecareers.org/" TargetMode="External"/><Relationship Id="rId596"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86"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25"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27"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0" Type="http://schemas.openxmlformats.org/officeDocument/2006/relationships/hyperlink" Target="https://s3.amazonaws.com/assets.datacamp.com/blog_assets/datatable_Cheat_Sheet_R.pdf" TargetMode="External"/><Relationship Id="rId55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98" Type="http://schemas.openxmlformats.org/officeDocument/2006/relationships/hyperlink" Target="https://sethrobertson.github.io/GitFixUm/fixup.html" TargetMode="External"/><Relationship Id="rId604"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496" Type="http://schemas.openxmlformats.org/officeDocument/2006/relationships/hyperlink" Target="https://ucb-epi-r.github.io" TargetMode="External"/><Relationship Id="rId632" Type="http://schemas.openxmlformats.org/officeDocument/2006/relationships/hyperlink" Target="https://ucd-serg.github.io/lab-manual/appendix-copilot-instructions.html" TargetMode="External"/><Relationship Id="rId634"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87"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46"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48" Type="http://schemas.openxmlformats.org/officeDocument/2006/relationships/hyperlink" Target="https://www.equator-network.org/" TargetMode="External"/><Relationship Id="rId522"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45" Type="http://schemas.openxmlformats.org/officeDocument/2006/relationships/hyperlink" Target="https://www.medrxiv.org/" TargetMode="External"/><Relationship Id="rId531" Type="http://schemas.openxmlformats.org/officeDocument/2006/relationships/hyperlink" Target="https://www.nature.com/articles/d41586-021-03603-2" TargetMode="External"/><Relationship Id="rId520"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498" Type="http://schemas.openxmlformats.org/officeDocument/2006/relationships/hyperlink" Target="https://www.rstudio.com/wp-content/uploads/2015/02/data-wrangling-cheatsheet.pdf" TargetMode="External"/><Relationship Id="rId501" Type="http://schemas.openxmlformats.org/officeDocument/2006/relationships/hyperlink" Target="https://www.rstudio.com/wp-content/uploads/2015/02/rmarkdown-cheatsheet.pdf" TargetMode="External"/><Relationship Id="rId499" Type="http://schemas.openxmlformats.org/officeDocument/2006/relationships/hyperlink" Target="https://www.rstudio.com/wp-content/uploads/2015/03/ggplot2-cheatsheet.pdf" TargetMode="External"/><Relationship Id="rId513" Type="http://schemas.openxmlformats.org/officeDocument/2006/relationships/hyperlink" Target="https://www.sciencedirect.com/science/article/pii/S1471491423000928" TargetMode="External"/><Relationship Id="rId529" Type="http://schemas.openxmlformats.org/officeDocument/2006/relationships/hyperlink" Target="https://www.training.nih.gov/career-services/" TargetMode="External"/><Relationship Id="rId532" Type="http://schemas.openxmlformats.org/officeDocument/2006/relationships/hyperlink" Target="https://www.youtube.com/watch?v=1RwJbhkCA58" TargetMode="External"/><Relationship Id="rId514" Type="http://schemas.openxmlformats.org/officeDocument/2006/relationships/hyperlink" Target="https://www.youtube.com/watch?v=1RwJbhkCA58&amp;t=1171s" TargetMode="External"/><Relationship Id="rId58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2026-01-15T17:46:03Z</dcterms:created>
  <dcterms:modified xsi:type="dcterms:W3CDTF">2026-01-15T17:46:03Z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