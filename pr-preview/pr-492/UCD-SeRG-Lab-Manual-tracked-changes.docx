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92"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7" w:name="sec-cli-tui-gui"/>
    <w:p>
      <w:pPr>
        <w:pStyle w:val="Heading2"/>
      </w:pPr>
      <w:ins w:id="2196" w:author="PR Preview" w:date="2024-01-01T00:00:00Z">
        <w:r>
          <w:t xml:space="preserve">14.1 User interfaces: CLI, TUI, and GUI</w:t>
        </w:r>
      </w:ins>
    </w:p>
    <w:p>
      <w:pPr>
        <w:pStyle w:val="FirstParagraph"/>
      </w:pPr>
      <w:ins w:id="2197" w:author="PR Preview" w:date="2024-01-01T00:00:00Z">
        <w:r>
          <w:t xml:space="preserve">Software tools expose different interaction models</w:t>
        </w:r>
      </w:ins>
      <w:ins w:id="2197" w:author="PR Preview" w:date="2024-01-01T00:00:00Z">
        <w:r>
          <w:t xml:space="preserve"> </w:t>
        </w:r>
      </w:ins>
      <w:ins w:id="2197" w:author="PR Preview" w:date="2024-01-01T00:00:00Z">
        <w:r>
          <w:t xml:space="preserve">depending on whether they run in a terminal or a desktop window.</w:t>
        </w:r>
      </w:ins>
      <w:ins w:id="2197" w:author="PR Preview" w:date="2024-01-01T00:00:00Z">
        <w:r>
          <w:t xml:space="preserve"> </w:t>
        </w:r>
      </w:ins>
      <w:ins w:id="2197" w:author="PR Preview" w:date="2024-01-01T00:00:00Z">
        <w:r>
          <w:t xml:space="preserve">Understanding the trade-offs between</w:t>
        </w:r>
      </w:ins>
      <w:ins w:id="2197" w:author="PR Preview" w:date="2024-01-01T00:00:00Z">
        <w:r>
          <w:t xml:space="preserve"> </w:t>
        </w:r>
      </w:ins>
      <w:ins w:id="2197" w:author="PR Preview" w:date="2024-01-01T00:00:00Z">
        <w:r>
          <w:t xml:space="preserve">Command-Line Interfaces (CLIs),</w:t>
        </w:r>
      </w:ins>
      <w:ins w:id="2197" w:author="PR Preview" w:date="2024-01-01T00:00:00Z">
        <w:r>
          <w:t xml:space="preserve"> </w:t>
        </w:r>
      </w:ins>
      <w:ins w:id="2197" w:author="PR Preview" w:date="2024-01-01T00:00:00Z">
        <w:r>
          <w:t xml:space="preserve">Terminal User Interfaces (TUIs),</w:t>
        </w:r>
      </w:ins>
      <w:ins w:id="2197" w:author="PR Preview" w:date="2024-01-01T00:00:00Z">
        <w:r>
          <w:t xml:space="preserve"> </w:t>
        </w:r>
      </w:ins>
      <w:ins w:id="2197" w:author="PR Preview" w:date="2024-01-01T00:00:00Z">
        <w:r>
          <w:t xml:space="preserve">and Graphical User Interfaces (GUIs)</w:t>
        </w:r>
      </w:ins>
      <w:ins w:id="2197" w:author="PR Preview" w:date="2024-01-01T00:00:00Z">
        <w:r>
          <w:t xml:space="preserve"> </w:t>
        </w:r>
      </w:ins>
      <w:ins w:id="2197" w:author="PR Preview" w:date="2024-01-01T00:00:00Z">
        <w:r>
          <w:t xml:space="preserve">helps developers choose the right tool for local development,</w:t>
        </w:r>
      </w:ins>
      <w:ins w:id="2197" w:author="PR Preview" w:date="2024-01-01T00:00:00Z">
        <w:r>
          <w:t xml:space="preserve"> </w:t>
        </w:r>
      </w:ins>
      <w:ins w:id="2197" w:author="PR Preview" w:date="2024-01-01T00:00:00Z">
        <w:r>
          <w:t xml:space="preserve">remote server administration,</w:t>
        </w:r>
      </w:ins>
      <w:ins w:id="2197" w:author="PR Preview" w:date="2024-01-01T00:00:00Z">
        <w:r>
          <w:t xml:space="preserve"> </w:t>
        </w:r>
      </w:ins>
      <w:ins w:id="2197" w:author="PR Preview" w:date="2024-01-01T00:00:00Z">
        <w:r>
          <w:t xml:space="preserve">and automated analysis pipelines.</w:t>
        </w:r>
      </w:ins>
    </w:p>
    <w:bookmarkStart w:id="732" w:name="command-line-interfaces-cli"/>
    <w:p>
      <w:pPr>
        <w:pStyle w:val="Heading3"/>
      </w:pPr>
      <w:ins w:id="2198" w:author="PR Preview" w:date="2024-01-01T00:00:00Z">
        <w:r>
          <w:t xml:space="preserve">14.1.1 Command-line interfaces (CLI)</w:t>
        </w:r>
      </w:ins>
    </w:p>
    <w:p>
      <w:pPr>
        <w:pStyle w:val="FirstParagraph"/>
      </w:pPr>
      <w:ins w:id="2199" w:author="PR Preview" w:date="2024-01-01T00:00:00Z">
        <w:r>
          <w:t xml:space="preserve">A Command-Line Interface (CLI) processes discrete text commands</w:t>
        </w:r>
      </w:ins>
      <w:ins w:id="2199" w:author="PR Preview" w:date="2024-01-01T00:00:00Z">
        <w:r>
          <w:t xml:space="preserve"> </w:t>
        </w:r>
      </w:ins>
      <w:ins w:id="2199" w:author="PR Preview" w:date="2024-01-01T00:00:00Z">
        <w:r>
          <w:t xml:space="preserve">typed into a shell prompt.</w:t>
        </w:r>
      </w:ins>
      <w:ins w:id="2199" w:author="PR Preview" w:date="2024-01-01T00:00:00Z">
        <w:r>
          <w:t xml:space="preserve"> </w:t>
        </w:r>
      </w:ins>
      <w:ins w:id="2199" w:author="PR Preview" w:date="2024-01-01T00:00:00Z">
        <w:r>
          <w:t xml:space="preserve">Commands execute sequentially,</w:t>
        </w:r>
      </w:ins>
      <w:ins w:id="2199" w:author="PR Preview" w:date="2024-01-01T00:00:00Z">
        <w:r>
          <w:t xml:space="preserve"> </w:t>
        </w:r>
      </w:ins>
      <w:ins w:id="2199" w:author="PR Preview" w:date="2024-01-01T00:00:00Z">
        <w:r>
          <w:t xml:space="preserve">read arguments and configuration flags,</w:t>
        </w:r>
      </w:ins>
      <w:ins w:id="2199" w:author="PR Preview" w:date="2024-01-01T00:00:00Z">
        <w:r>
          <w:t xml:space="preserve"> </w:t>
        </w:r>
      </w:ins>
      <w:ins w:id="2199" w:author="PR Preview" w:date="2024-01-01T00:00:00Z">
        <w:r>
          <w:t xml:space="preserve">and stream output to standard output (</w:t>
        </w:r>
      </w:ins>
      <w:ins w:id="2199" w:author="PR Preview" w:date="2024-01-01T00:00:00Z">
        <w:r>
          <w:rPr>
            <w:rStyle w:val="VerbatimChar"/>
          </w:rPr>
          <w:t xml:space="preserve">stdout</w:t>
        </w:r>
      </w:ins>
      <w:ins w:id="2199" w:author="PR Preview" w:date="2024-01-01T00:00:00Z">
        <w:r>
          <w:t xml:space="preserve">)</w:t>
        </w:r>
      </w:ins>
      <w:ins w:id="2199" w:author="PR Preview" w:date="2024-01-01T00:00:00Z">
        <w:r>
          <w:t xml:space="preserve"> </w:t>
        </w:r>
      </w:ins>
      <w:ins w:id="2199" w:author="PR Preview" w:date="2024-01-01T00:00:00Z">
        <w:r>
          <w:t xml:space="preserve">or standard error (</w:t>
        </w:r>
      </w:ins>
      <w:ins w:id="2199" w:author="PR Preview" w:date="2024-01-01T00:00:00Z">
        <w:r>
          <w:rPr>
            <w:rStyle w:val="VerbatimChar"/>
          </w:rPr>
          <w:t xml:space="preserve">stderr</w:t>
        </w:r>
      </w:ins>
      <w:ins w:id="2199" w:author="PR Preview" w:date="2024-01-01T00:00:00Z">
        <w:r>
          <w:t xml:space="preserve">).</w:t>
        </w:r>
      </w:ins>
    </w:p>
    <w:p>
      <w:pPr>
        <w:pStyle w:val="BodyText"/>
      </w:pPr>
      <w:ins w:id="2200" w:author="PR Preview" w:date="2024-01-01T00:00:00Z">
        <w:r>
          <w:t xml:space="preserve">Key characteristics:</w:t>
        </w:r>
      </w:ins>
    </w:p>
    <w:p>
      <w:pPr>
        <w:pStyle w:val="Compact"/>
        <w:numPr>
          <w:ilvl w:val="0"/>
          <w:numId w:val="1227"/>
        </w:numPr>
      </w:pPr>
      <w:ins w:id="2201" w:author="PR Preview" w:date="2024-01-01T00:00:00Z">
        <w:r>
          <w:rPr>
            <w:b/>
            <w:bCs/>
          </w:rPr>
          <w:t xml:space="preserve">Scriptable and composable:</w:t>
        </w:r>
      </w:ins>
      <w:ins w:id="2201" w:author="PR Preview" w:date="2024-01-01T00:00:00Z">
        <w:r>
          <w:t xml:space="preserve"> </w:t>
        </w:r>
      </w:ins>
      <w:ins w:id="2201" w:author="PR Preview" w:date="2024-01-01T00:00:00Z">
        <w:r>
          <w:t xml:space="preserve">Commands can be chained with Unix pipes (</w:t>
        </w:r>
      </w:ins>
      <w:ins w:id="2201" w:author="PR Preview" w:date="2024-01-01T00:00:00Z">
        <w:r>
          <w:rPr>
            <w:rStyle w:val="VerbatimChar"/>
          </w:rPr>
          <w:t xml:space="preserve">|</w:t>
        </w:r>
      </w:ins>
      <w:ins w:id="2201" w:author="PR Preview" w:date="2024-01-01T00:00:00Z">
        <w:r>
          <w:t xml:space="preserve">),</w:t>
        </w:r>
      </w:ins>
      <w:ins w:id="2201" w:author="PR Preview" w:date="2024-01-01T00:00:00Z">
        <w:r>
          <w:t xml:space="preserve"> </w:t>
        </w:r>
      </w:ins>
      <w:ins w:id="2201" w:author="PR Preview" w:date="2024-01-01T00:00:00Z">
        <w:r>
          <w:t xml:space="preserve">redirected to files (</w:t>
        </w:r>
      </w:ins>
      <w:ins w:id="2201" w:author="PR Preview" w:date="2024-01-01T00:00:00Z">
        <w:r>
          <w:rPr>
            <w:rStyle w:val="VerbatimChar"/>
          </w:rPr>
          <w:t xml:space="preserve">&gt;</w:t>
        </w:r>
      </w:ins>
      <w:ins w:id="2201" w:author="PR Preview" w:date="2024-01-01T00:00:00Z">
        <w:r>
          <w:t xml:space="preserve">),</w:t>
        </w:r>
      </w:ins>
      <w:ins w:id="2201" w:author="PR Preview" w:date="2024-01-01T00:00:00Z">
        <w:r>
          <w:t xml:space="preserve"> </w:t>
        </w:r>
      </w:ins>
      <w:ins w:id="2201" w:author="PR Preview" w:date="2024-01-01T00:00:00Z">
        <w:r>
          <w:t xml:space="preserve">and automated in shell scripts or CI/CD pipelines without human interaction.</w:t>
        </w:r>
      </w:ins>
    </w:p>
    <w:p>
      <w:pPr>
        <w:pStyle w:val="Compact"/>
        <w:numPr>
          <w:ilvl w:val="0"/>
          <w:numId w:val="1227"/>
        </w:numPr>
      </w:pPr>
      <w:ins w:id="2202" w:author="PR Preview" w:date="2024-01-01T00:00:00Z">
        <w:r>
          <w:rPr>
            <w:b/>
            <w:bCs/>
          </w:rPr>
          <w:t xml:space="preserve">Stateless execution:</w:t>
        </w:r>
      </w:ins>
      <w:ins w:id="2202" w:author="PR Preview" w:date="2024-01-01T00:00:00Z">
        <w:r>
          <w:t xml:space="preserve"> </w:t>
        </w:r>
      </w:ins>
      <w:ins w:id="2202" w:author="PR Preview" w:date="2024-01-01T00:00:00Z">
        <w:r>
          <w:t xml:space="preserve">Each command runs to completion and exits,</w:t>
        </w:r>
      </w:ins>
      <w:ins w:id="2202" w:author="PR Preview" w:date="2024-01-01T00:00:00Z">
        <w:r>
          <w:t xml:space="preserve"> </w:t>
        </w:r>
      </w:ins>
      <w:ins w:id="2202" w:author="PR Preview" w:date="2024-01-01T00:00:00Z">
        <w:r>
          <w:t xml:space="preserve">returning control to the prompt.</w:t>
        </w:r>
      </w:ins>
    </w:p>
    <w:p>
      <w:pPr>
        <w:pStyle w:val="Compact"/>
        <w:numPr>
          <w:ilvl w:val="0"/>
          <w:numId w:val="1227"/>
        </w:numPr>
      </w:pPr>
      <w:ins w:id="2203" w:author="PR Preview" w:date="2024-01-01T00:00:00Z">
        <w:r>
          <w:rPr>
            <w:b/>
            <w:bCs/>
          </w:rPr>
          <w:t xml:space="preserve">Low overhead:</w:t>
        </w:r>
      </w:ins>
      <w:ins w:id="2203" w:author="PR Preview" w:date="2024-01-01T00:00:00Z">
        <w:r>
          <w:t xml:space="preserve"> </w:t>
        </w:r>
      </w:ins>
      <w:ins w:id="2203" w:author="PR Preview" w:date="2024-01-01T00:00:00Z">
        <w:r>
          <w:t xml:space="preserve">Requires minimal system memory and CPU,</w:t>
        </w:r>
      </w:ins>
      <w:ins w:id="2203" w:author="PR Preview" w:date="2024-01-01T00:00:00Z">
        <w:r>
          <w:t xml:space="preserve"> </w:t>
        </w:r>
      </w:ins>
      <w:ins w:id="2203" w:author="PR Preview" w:date="2024-01-01T00:00:00Z">
        <w:r>
          <w:t xml:space="preserve">making it suitable for headless servers and high-performance computing (HPC) nodes.</w:t>
        </w:r>
      </w:ins>
    </w:p>
    <w:p>
      <w:pPr>
        <w:pStyle w:val="Compact"/>
        <w:numPr>
          <w:ilvl w:val="0"/>
          <w:numId w:val="1227"/>
        </w:numPr>
      </w:pPr>
      <w:ins w:id="2204" w:author="PR Preview" w:date="2024-01-01T00:00:00Z">
        <w:r>
          <w:rPr>
            <w:b/>
            <w:bCs/>
          </w:rPr>
          <w:t xml:space="preserve">Steep initial learning curve:</w:t>
        </w:r>
      </w:ins>
      <w:ins w:id="2204" w:author="PR Preview" w:date="2024-01-01T00:00:00Z">
        <w:r>
          <w:t xml:space="preserve"> </w:t>
        </w:r>
      </w:ins>
      <w:ins w:id="2204" w:author="PR Preview" w:date="2024-01-01T00:00:00Z">
        <w:r>
          <w:t xml:space="preserve">Users must memorize command syntax, flags, and arguments</w:t>
        </w:r>
      </w:ins>
      <w:ins w:id="2204" w:author="PR Preview" w:date="2024-01-01T00:00:00Z">
        <w:r>
          <w:t xml:space="preserve"> </w:t>
        </w:r>
      </w:ins>
      <w:ins w:id="2204" w:author="PR Preview" w:date="2024-01-01T00:00:00Z">
        <w:r>
          <w:t xml:space="preserve">or consult manual pages (</w:t>
        </w:r>
      </w:ins>
      <w:ins w:id="2204" w:author="PR Preview" w:date="2024-01-01T00:00:00Z">
        <w:r>
          <w:rPr>
            <w:rStyle w:val="VerbatimChar"/>
          </w:rPr>
          <w:t xml:space="preserve">man</w:t>
        </w:r>
      </w:ins>
      <w:ins w:id="2204" w:author="PR Preview" w:date="2024-01-01T00:00:00Z">
        <w:r>
          <w:t xml:space="preserve">) and</w:t>
        </w:r>
      </w:ins>
      <w:ins w:id="2204" w:author="PR Preview" w:date="2024-01-01T00:00:00Z">
        <w:r>
          <w:t xml:space="preserve"> </w:t>
        </w:r>
      </w:ins>
      <w:ins w:id="2204" w:author="PR Preview" w:date="2024-01-01T00:00:00Z">
        <w:r>
          <w:rPr>
            <w:rStyle w:val="VerbatimChar"/>
          </w:rPr>
          <w:t xml:space="preserve">--help</w:t>
        </w:r>
      </w:ins>
      <w:ins w:id="2204" w:author="PR Preview" w:date="2024-01-01T00:00:00Z">
        <w:r>
          <w:t xml:space="preserve"> </w:t>
        </w:r>
      </w:ins>
      <w:ins w:id="2204" w:author="PR Preview" w:date="2024-01-01T00:00:00Z">
        <w:r>
          <w:t xml:space="preserve">output.</w:t>
        </w:r>
      </w:ins>
    </w:p>
    <w:p>
      <w:pPr>
        <w:pStyle w:val="FirstParagraph"/>
      </w:pPr>
      <w:ins w:id="2205" w:author="PR Preview" w:date="2024-01-01T00:00:00Z">
        <w:r>
          <w:t xml:space="preserve">Common data science examples:</w:t>
        </w:r>
      </w:ins>
      <w:ins w:id="2205" w:author="PR Preview" w:date="2024-01-01T00:00:00Z">
        <w:r>
          <w:t xml:space="preserve"> </w:t>
        </w:r>
      </w:ins>
      <w:ins w:id="2205" w:author="PR Preview" w:date="2024-01-01T00:00:00Z">
        <w:r>
          <w:rPr>
            <w:rStyle w:val="VerbatimChar"/>
          </w:rPr>
          <w:t xml:space="preserve">git</w:t>
        </w:r>
      </w:ins>
      <w:ins w:id="2205" w:author="PR Preview" w:date="2024-01-01T00:00:00Z">
        <w:r>
          <w:t xml:space="preserve">,</w:t>
        </w:r>
      </w:ins>
      <w:ins w:id="2205" w:author="PR Preview" w:date="2024-01-01T00:00:00Z">
        <w:r>
          <w:t xml:space="preserve"> </w:t>
        </w:r>
      </w:ins>
      <w:ins w:id="2205" w:author="PR Preview" w:date="2024-01-01T00:00:00Z">
        <w:r>
          <w:rPr>
            <w:rStyle w:val="VerbatimChar"/>
          </w:rPr>
          <w:t xml:space="preserve">quarto</w:t>
        </w:r>
      </w:ins>
      <w:ins w:id="2205" w:author="PR Preview" w:date="2024-01-01T00:00:00Z">
        <w:r>
          <w:t xml:space="preserve">,</w:t>
        </w:r>
      </w:ins>
      <w:ins w:id="2205" w:author="PR Preview" w:date="2024-01-01T00:00:00Z">
        <w:r>
          <w:t xml:space="preserve"> </w:t>
        </w:r>
      </w:ins>
      <w:ins w:id="2205" w:author="PR Preview" w:date="2024-01-01T00:00:00Z">
        <w:r>
          <w:rPr>
            <w:rStyle w:val="VerbatimChar"/>
          </w:rPr>
          <w:t xml:space="preserve">Rscript</w:t>
        </w:r>
      </w:ins>
      <w:ins w:id="2205" w:author="PR Preview" w:date="2024-01-01T00:00:00Z">
        <w:r>
          <w:t xml:space="preserve">,</w:t>
        </w:r>
      </w:ins>
      <w:ins w:id="2205" w:author="PR Preview" w:date="2024-01-01T00:00:00Z">
        <w:r>
          <w:t xml:space="preserve"> </w:t>
        </w:r>
      </w:ins>
      <w:ins w:id="2205" w:author="PR Preview" w:date="2024-01-01T00:00:00Z">
        <w:r>
          <w:rPr>
            <w:rStyle w:val="VerbatimChar"/>
          </w:rPr>
          <w:t xml:space="preserve">curl</w:t>
        </w:r>
      </w:ins>
      <w:ins w:id="2205" w:author="PR Preview" w:date="2024-01-01T00:00:00Z">
        <w:r>
          <w:t xml:space="preserve">, and</w:t>
        </w:r>
      </w:ins>
      <w:ins w:id="2205" w:author="PR Preview" w:date="2024-01-01T00:00:00Z">
        <w:r>
          <w:t xml:space="preserve"> </w:t>
        </w:r>
      </w:ins>
      <w:ins w:id="2205" w:author="PR Preview" w:date="2024-01-01T00:00:00Z">
        <w:r>
          <w:rPr>
            <w:rStyle w:val="VerbatimChar"/>
          </w:rPr>
          <w:t xml:space="preserve">gh</w:t>
        </w:r>
      </w:ins>
      <w:ins w:id="2205" w:author="PR Preview" w:date="2024-01-01T00:00:00Z">
        <w:r>
          <w:t xml:space="preserve">.</w:t>
        </w:r>
      </w:ins>
    </w:p>
    <w:bookmarkEnd w:id="732"/>
    <w:bookmarkStart w:id="733" w:name="graphical-user-interfaces-gui"/>
    <w:p>
      <w:pPr>
        <w:pStyle w:val="Heading3"/>
      </w:pPr>
      <w:ins w:id="2206" w:author="PR Preview" w:date="2024-01-01T00:00:00Z">
        <w:r>
          <w:t xml:space="preserve">14.1.2 Graphical user interfaces (GUI)</w:t>
        </w:r>
      </w:ins>
    </w:p>
    <w:p>
      <w:pPr>
        <w:pStyle w:val="FirstParagraph"/>
      </w:pPr>
      <w:ins w:id="2207" w:author="PR Preview" w:date="2024-01-01T00:00:00Z">
        <w:r>
          <w:t xml:space="preserve">A Graphical User Interface (GUI) presents visual controls</w:t>
        </w:r>
      </w:ins>
      <w:ins w:id="2207" w:author="PR Preview" w:date="2024-01-01T00:00:00Z">
        <w:r>
          <w:t xml:space="preserve"> </w:t>
        </w:r>
      </w:ins>
      <w:ins w:id="2207" w:author="PR Preview" w:date="2024-01-01T00:00:00Z">
        <w:r>
          <w:t xml:space="preserve">such as windows, buttons, menus, and dialog boxes,</w:t>
        </w:r>
      </w:ins>
      <w:ins w:id="2207" w:author="PR Preview" w:date="2024-01-01T00:00:00Z">
        <w:r>
          <w:t xml:space="preserve"> </w:t>
        </w:r>
      </w:ins>
      <w:ins w:id="2207" w:author="PR Preview" w:date="2024-01-01T00:00:00Z">
        <w:r>
          <w:t xml:space="preserve">typically navigated using a mouse pointer and keyboard shortcuts.</w:t>
        </w:r>
      </w:ins>
    </w:p>
    <w:p>
      <w:pPr>
        <w:pStyle w:val="BodyText"/>
      </w:pPr>
      <w:ins w:id="2208" w:author="PR Preview" w:date="2024-01-01T00:00:00Z">
        <w:r>
          <w:t xml:space="preserve">Key characteristics:</w:t>
        </w:r>
      </w:ins>
    </w:p>
    <w:p>
      <w:pPr>
        <w:pStyle w:val="Compact"/>
        <w:numPr>
          <w:ilvl w:val="0"/>
          <w:numId w:val="1228"/>
        </w:numPr>
      </w:pPr>
      <w:ins w:id="2209" w:author="PR Preview" w:date="2024-01-01T00:00:00Z">
        <w:r>
          <w:rPr>
            <w:b/>
            <w:bCs/>
          </w:rPr>
          <w:t xml:space="preserve">High discoverability:</w:t>
        </w:r>
      </w:ins>
      <w:ins w:id="2209" w:author="PR Preview" w:date="2024-01-01T00:00:00Z">
        <w:r>
          <w:t xml:space="preserve"> </w:t>
        </w:r>
      </w:ins>
      <w:ins w:id="2209" w:author="PR Preview" w:date="2024-01-01T00:00:00Z">
        <w:r>
          <w:t xml:space="preserve">Menus, toolbars, and visual forms expose available actions</w:t>
        </w:r>
      </w:ins>
      <w:ins w:id="2209" w:author="PR Preview" w:date="2024-01-01T00:00:00Z">
        <w:r>
          <w:t xml:space="preserve"> </w:t>
        </w:r>
      </w:ins>
      <w:ins w:id="2209" w:author="PR Preview" w:date="2024-01-01T00:00:00Z">
        <w:r>
          <w:t xml:space="preserve">without requiring users to memorize commands in advance.</w:t>
        </w:r>
      </w:ins>
    </w:p>
    <w:p>
      <w:pPr>
        <w:pStyle w:val="Compact"/>
        <w:numPr>
          <w:ilvl w:val="0"/>
          <w:numId w:val="1228"/>
        </w:numPr>
      </w:pPr>
      <w:ins w:id="2210" w:author="PR Preview" w:date="2024-01-01T00:00:00Z">
        <w:r>
          <w:rPr>
            <w:b/>
            <w:bCs/>
          </w:rPr>
          <w:t xml:space="preserve">Rich multi-panel layouts:</w:t>
        </w:r>
      </w:ins>
      <w:ins w:id="2210" w:author="PR Preview" w:date="2024-01-01T00:00:00Z">
        <w:r>
          <w:t xml:space="preserve"> </w:t>
        </w:r>
      </w:ins>
      <w:ins w:id="2210" w:author="PR Preview" w:date="2024-01-01T00:00:00Z">
        <w:r>
          <w:t xml:space="preserve">Enables simultaneous side-by-side inspection of plots,</w:t>
        </w:r>
      </w:ins>
      <w:ins w:id="2210" w:author="PR Preview" w:date="2024-01-01T00:00:00Z">
        <w:r>
          <w:t xml:space="preserve"> </w:t>
        </w:r>
      </w:ins>
      <w:ins w:id="2210" w:author="PR Preview" w:date="2024-01-01T00:00:00Z">
        <w:r>
          <w:t xml:space="preserve">data tables,</w:t>
        </w:r>
      </w:ins>
      <w:ins w:id="2210" w:author="PR Preview" w:date="2024-01-01T00:00:00Z">
        <w:r>
          <w:t xml:space="preserve"> </w:t>
        </w:r>
      </w:ins>
      <w:ins w:id="2210" w:author="PR Preview" w:date="2024-01-01T00:00:00Z">
        <w:r>
          <w:t xml:space="preserve">code editors,</w:t>
        </w:r>
      </w:ins>
      <w:ins w:id="2210" w:author="PR Preview" w:date="2024-01-01T00:00:00Z">
        <w:r>
          <w:t xml:space="preserve"> </w:t>
        </w:r>
      </w:ins>
      <w:ins w:id="2210" w:author="PR Preview" w:date="2024-01-01T00:00:00Z">
        <w:r>
          <w:t xml:space="preserve">and environment variables.</w:t>
        </w:r>
      </w:ins>
    </w:p>
    <w:p>
      <w:pPr>
        <w:pStyle w:val="Compact"/>
        <w:numPr>
          <w:ilvl w:val="0"/>
          <w:numId w:val="1228"/>
        </w:numPr>
      </w:pPr>
      <w:ins w:id="2211" w:author="PR Preview" w:date="2024-01-01T00:00:00Z">
        <w:r>
          <w:rPr>
            <w:b/>
            <w:bCs/>
          </w:rPr>
          <w:t xml:space="preserve">Difficult to automate:</w:t>
        </w:r>
      </w:ins>
      <w:ins w:id="2211" w:author="PR Preview" w:date="2024-01-01T00:00:00Z">
        <w:r>
          <w:t xml:space="preserve"> </w:t>
        </w:r>
      </w:ins>
      <w:ins w:id="2211" w:author="PR Preview" w:date="2024-01-01T00:00:00Z">
        <w:r>
          <w:t xml:space="preserve">Actions taken by clicking buttons cannot be trivially replayed in batch pipelines</w:t>
        </w:r>
      </w:ins>
      <w:ins w:id="2211" w:author="PR Preview" w:date="2024-01-01T00:00:00Z">
        <w:r>
          <w:t xml:space="preserve"> </w:t>
        </w:r>
      </w:ins>
      <w:ins w:id="2211" w:author="PR Preview" w:date="2024-01-01T00:00:00Z">
        <w:r>
          <w:t xml:space="preserve">unless the application provides an underlying scripting API.</w:t>
        </w:r>
      </w:ins>
    </w:p>
    <w:p>
      <w:pPr>
        <w:pStyle w:val="Compact"/>
        <w:numPr>
          <w:ilvl w:val="0"/>
          <w:numId w:val="1228"/>
        </w:numPr>
      </w:pPr>
      <w:ins w:id="2212" w:author="PR Preview" w:date="2024-01-01T00:00:00Z">
        <w:r>
          <w:rPr>
            <w:b/>
            <w:bCs/>
          </w:rPr>
          <w:t xml:space="preserve">Remote latency and display requirements:</w:t>
        </w:r>
      </w:ins>
      <w:ins w:id="2212" w:author="PR Preview" w:date="2024-01-01T00:00:00Z">
        <w:r>
          <w:t xml:space="preserve"> </w:t>
        </w:r>
      </w:ins>
      <w:ins w:id="2212" w:author="PR Preview" w:date="2024-01-01T00:00:00Z">
        <w:r>
          <w:t xml:space="preserve">Running a remote GUI requires an active graphical display server,</w:t>
        </w:r>
      </w:ins>
      <w:ins w:id="2212" w:author="PR Preview" w:date="2024-01-01T00:00:00Z">
        <w:r>
          <w:t xml:space="preserve"> </w:t>
        </w:r>
      </w:ins>
      <w:ins w:id="2212" w:author="PR Preview" w:date="2024-01-01T00:00:00Z">
        <w:r>
          <w:t xml:space="preserve">such as X11 forwarding (see</w:t>
        </w:r>
      </w:ins>
      <w:ins w:id="2212" w:author="PR Preview" w:date="2024-01-01T00:00:00Z">
        <w:r>
          <w:t xml:space="preserve"> </w:t>
        </w:r>
      </w:ins>
      <w:hyperlink w:anchor="sec-x11-forwarding">
        <w:r>
          <w:rPr>
            <w:rStyle w:val="Hyperlink"/>
          </w:rPr>
          <w:t xml:space="preserve">Section 18.6</w:t>
        </w:r>
      </w:hyperlink>
      <w:ins w:id="2212" w:author="PR Preview" w:date="2024-01-01T00:00:00Z">
        <w:r>
          <w:t xml:space="preserve">)</w:t>
        </w:r>
      </w:ins>
      <w:ins w:id="2212" w:author="PR Preview" w:date="2024-01-01T00:00:00Z">
        <w:r>
          <w:t xml:space="preserve"> </w:t>
        </w:r>
      </w:ins>
      <w:ins w:id="2212" w:author="PR Preview" w:date="2024-01-01T00:00:00Z">
        <w:r>
          <w:t xml:space="preserve">or a web-based portal like RStudio Server on Mercury.</w:t>
        </w:r>
      </w:ins>
    </w:p>
    <w:p>
      <w:pPr>
        <w:pStyle w:val="FirstParagraph"/>
      </w:pPr>
      <w:ins w:id="2213" w:author="PR Preview" w:date="2024-01-01T00:00:00Z">
        <w:r>
          <w:t xml:space="preserve">Common data science examples: RStudio, VS Code, GitHub Desktop, and GitKraken.</w:t>
        </w:r>
      </w:ins>
    </w:p>
    <w:bookmarkEnd w:id="733"/>
    <w:bookmarkStart w:id="734" w:name="terminal-user-interfaces-tui"/>
    <w:p>
      <w:pPr>
        <w:pStyle w:val="Heading3"/>
      </w:pPr>
      <w:ins w:id="2214" w:author="PR Preview" w:date="2024-01-01T00:00:00Z">
        <w:r>
          <w:t xml:space="preserve">14.1.3 Terminal user interfaces (TUI)</w:t>
        </w:r>
      </w:ins>
    </w:p>
    <w:p>
      <w:pPr>
        <w:pStyle w:val="FirstParagraph"/>
      </w:pPr>
      <w:ins w:id="2215" w:author="PR Preview" w:date="2024-01-01T00:00:00Z">
        <w:r>
          <w:t xml:space="preserve">A Terminal User Interface (TUI)—also called a text-based user interface—provides</w:t>
        </w:r>
      </w:ins>
      <w:ins w:id="2215" w:author="PR Preview" w:date="2024-01-01T00:00:00Z">
        <w:r>
          <w:t xml:space="preserve"> </w:t>
        </w:r>
      </w:ins>
      <w:ins w:id="2215" w:author="PR Preview" w:date="2024-01-01T00:00:00Z">
        <w:r>
          <w:t xml:space="preserve">an interactive visual layout rendered entirely inside a text terminal.</w:t>
        </w:r>
      </w:ins>
      <w:ins w:id="2215" w:author="PR Preview" w:date="2024-01-01T00:00:00Z">
        <w:r>
          <w:t xml:space="preserve"> </w:t>
        </w:r>
      </w:ins>
      <w:ins w:id="2215" w:author="PR Preview" w:date="2024-01-01T00:00:00Z">
        <w:r>
          <w:t xml:space="preserve">TUIs draw panels, borders, menus, and color highlights using ASCII or ANSI text grids</w:t>
        </w:r>
      </w:ins>
      <w:ins w:id="2215" w:author="PR Preview" w:date="2024-01-01T00:00:00Z">
        <w:r>
          <w:t xml:space="preserve"> </w:t>
        </w:r>
      </w:ins>
      <w:ins w:id="2215" w:author="PR Preview" w:date="2024-01-01T00:00:00Z">
        <w:r>
          <w:t xml:space="preserve">rather than native windowing frameworks.</w:t>
        </w:r>
      </w:ins>
    </w:p>
    <w:p>
      <w:pPr>
        <w:pStyle w:val="BodyText"/>
      </w:pPr>
      <w:ins w:id="2216" w:author="PR Preview" w:date="2024-01-01T00:00:00Z">
        <w:r>
          <w:t xml:space="preserve">Key characteristics:</w:t>
        </w:r>
      </w:ins>
    </w:p>
    <w:p>
      <w:pPr>
        <w:pStyle w:val="Compact"/>
        <w:numPr>
          <w:ilvl w:val="0"/>
          <w:numId w:val="1229"/>
        </w:numPr>
      </w:pPr>
      <w:ins w:id="2217" w:author="PR Preview" w:date="2024-01-01T00:00:00Z">
        <w:r>
          <w:rPr>
            <w:b/>
            <w:bCs/>
          </w:rPr>
          <w:t xml:space="preserve">Interactive visual dashboards:</w:t>
        </w:r>
      </w:ins>
      <w:ins w:id="2217" w:author="PR Preview" w:date="2024-01-01T00:00:00Z">
        <w:r>
          <w:t xml:space="preserve"> </w:t>
        </w:r>
      </w:ins>
      <w:ins w:id="2217" w:author="PR Preview" w:date="2024-01-01T00:00:00Z">
        <w:r>
          <w:t xml:space="preserve">Displays real-time lists, split views, and scrollable panels</w:t>
        </w:r>
      </w:ins>
      <w:ins w:id="2217" w:author="PR Preview" w:date="2024-01-01T00:00:00Z">
        <w:r>
          <w:t xml:space="preserve"> </w:t>
        </w:r>
      </w:ins>
      <w:ins w:id="2217" w:author="PR Preview" w:date="2024-01-01T00:00:00Z">
        <w:r>
          <w:t xml:space="preserve">while remaining inside the terminal.</w:t>
        </w:r>
      </w:ins>
    </w:p>
    <w:p>
      <w:pPr>
        <w:pStyle w:val="Compact"/>
        <w:numPr>
          <w:ilvl w:val="0"/>
          <w:numId w:val="1229"/>
        </w:numPr>
      </w:pPr>
      <w:ins w:id="2218" w:author="PR Preview" w:date="2024-01-01T00:00:00Z">
        <w:r>
          <w:rPr>
            <w:b/>
            <w:bCs/>
          </w:rPr>
          <w:t xml:space="preserve">Keyboard-driven efficiency:</w:t>
        </w:r>
      </w:ins>
      <w:ins w:id="2218" w:author="PR Preview" w:date="2024-01-01T00:00:00Z">
        <w:r>
          <w:t xml:space="preserve"> </w:t>
        </w:r>
      </w:ins>
      <w:ins w:id="2218" w:author="PR Preview" w:date="2024-01-01T00:00:00Z">
        <w:r>
          <w:t xml:space="preserve">Operates entirely via rapid keyboard shortcuts,</w:t>
        </w:r>
      </w:ins>
      <w:ins w:id="2218" w:author="PR Preview" w:date="2024-01-01T00:00:00Z">
        <w:r>
          <w:t xml:space="preserve"> </w:t>
        </w:r>
      </w:ins>
      <w:ins w:id="2218" w:author="PR Preview" w:date="2024-01-01T00:00:00Z">
        <w:r>
          <w:t xml:space="preserve">avoiding mouse context-switching.</w:t>
        </w:r>
      </w:ins>
    </w:p>
    <w:p>
      <w:pPr>
        <w:pStyle w:val="Compact"/>
        <w:numPr>
          <w:ilvl w:val="0"/>
          <w:numId w:val="1229"/>
        </w:numPr>
      </w:pPr>
      <w:ins w:id="2219" w:author="PR Preview" w:date="2024-01-01T00:00:00Z">
        <w:r>
          <w:rPr>
            <w:b/>
            <w:bCs/>
          </w:rPr>
          <w:t xml:space="preserve">Full SSH and multiplexer compatibility:</w:t>
        </w:r>
      </w:ins>
      <w:ins w:id="2219" w:author="PR Preview" w:date="2024-01-01T00:00:00Z">
        <w:r>
          <w:t xml:space="preserve"> </w:t>
        </w:r>
      </w:ins>
      <w:ins w:id="2219" w:author="PR Preview" w:date="2024-01-01T00:00:00Z">
        <w:r>
          <w:t xml:space="preserve">Runs seamlessly over lightweight SSH connections and inside terminal multiplexers</w:t>
        </w:r>
      </w:ins>
      <w:ins w:id="2219" w:author="PR Preview" w:date="2024-01-01T00:00:00Z">
        <w:r>
          <w:t xml:space="preserve"> </w:t>
        </w:r>
      </w:ins>
      <w:ins w:id="2219" w:author="PR Preview" w:date="2024-01-01T00:00:00Z">
        <w:r>
          <w:t xml:space="preserve">like</w:t>
        </w:r>
      </w:ins>
      <w:ins w:id="2219" w:author="PR Preview" w:date="2024-01-01T00:00:00Z">
        <w:r>
          <w:t xml:space="preserve"> </w:t>
        </w:r>
      </w:ins>
      <w:ins w:id="2219" w:author="PR Preview" w:date="2024-01-01T00:00:00Z">
        <w:r>
          <w:rPr>
            <w:rStyle w:val="VerbatimChar"/>
          </w:rPr>
          <w:t xml:space="preserve">tmux</w:t>
        </w:r>
      </w:ins>
      <w:ins w:id="2219" w:author="PR Preview" w:date="2024-01-01T00:00:00Z">
        <w:r>
          <w:t xml:space="preserve"> </w:t>
        </w:r>
      </w:ins>
      <w:ins w:id="2219" w:author="PR Preview" w:date="2024-01-01T00:00:00Z">
        <w:r>
          <w:t xml:space="preserve">without X11 forwarding or browser overhead.</w:t>
        </w:r>
      </w:ins>
    </w:p>
    <w:p>
      <w:pPr>
        <w:pStyle w:val="Compact"/>
        <w:numPr>
          <w:ilvl w:val="0"/>
          <w:numId w:val="1229"/>
        </w:numPr>
      </w:pPr>
      <w:ins w:id="2220" w:author="PR Preview" w:date="2024-01-01T00:00:00Z">
        <w:r>
          <w:rPr>
            <w:b/>
            <w:bCs/>
          </w:rPr>
          <w:t xml:space="preserve">Terminal constraints:</w:t>
        </w:r>
      </w:ins>
      <w:ins w:id="2220" w:author="PR Preview" w:date="2024-01-01T00:00:00Z">
        <w:r>
          <w:t xml:space="preserve"> </w:t>
        </w:r>
      </w:ins>
      <w:ins w:id="2220" w:author="PR Preview" w:date="2024-01-01T00:00:00Z">
        <w:r>
          <w:t xml:space="preserve">Cannot display arbitrary high-resolution images or interactive plots</w:t>
        </w:r>
      </w:ins>
      <w:ins w:id="2220" w:author="PR Preview" w:date="2024-01-01T00:00:00Z">
        <w:r>
          <w:t xml:space="preserve"> </w:t>
        </w:r>
      </w:ins>
      <w:ins w:id="2220" w:author="PR Preview" w:date="2024-01-01T00:00:00Z">
        <w:r>
          <w:t xml:space="preserve">without specialized terminal graphics extensions.</w:t>
        </w:r>
      </w:ins>
    </w:p>
    <w:p>
      <w:pPr>
        <w:pStyle w:val="FirstParagraph"/>
      </w:pPr>
      <w:ins w:id="2221" w:author="PR Preview" w:date="2024-01-01T00:00:00Z">
        <w:r>
          <w:t xml:space="preserve">Common developer examples:</w:t>
        </w:r>
      </w:ins>
      <w:ins w:id="2221" w:author="PR Preview" w:date="2024-01-01T00:00:00Z">
        <w:r>
          <w:t xml:space="preserve"> </w:t>
        </w:r>
      </w:ins>
      <w:ins w:id="2221" w:author="PR Preview" w:date="2024-01-01T00:00:00Z">
        <w:r>
          <w:rPr>
            <w:rStyle w:val="VerbatimChar"/>
          </w:rPr>
          <w:t xml:space="preserve">lazygit</w:t>
        </w:r>
      </w:ins>
      <w:ins w:id="2221" w:author="PR Preview" w:date="2024-01-01T00:00:00Z">
        <w:r>
          <w:t xml:space="preserve"> </w:t>
        </w:r>
      </w:ins>
      <w:ins w:id="2221" w:author="PR Preview" w:date="2024-01-01T00:00:00Z">
        <w:r>
          <w:t xml:space="preserve">(interactive Git client),</w:t>
        </w:r>
      </w:ins>
      <w:ins w:id="2221" w:author="PR Preview" w:date="2024-01-01T00:00:00Z">
        <w:r>
          <w:t xml:space="preserve"> </w:t>
        </w:r>
      </w:ins>
      <w:ins w:id="2221" w:author="PR Preview" w:date="2024-01-01T00:00:00Z">
        <w:r>
          <w:rPr>
            <w:rStyle w:val="VerbatimChar"/>
          </w:rPr>
          <w:t xml:space="preserve">htop</w:t>
        </w:r>
      </w:ins>
      <w:ins w:id="2221" w:author="PR Preview" w:date="2024-01-01T00:00:00Z">
        <w:r>
          <w:t xml:space="preserve"> </w:t>
        </w:r>
      </w:ins>
      <w:ins w:id="2221" w:author="PR Preview" w:date="2024-01-01T00:00:00Z">
        <w:r>
          <w:t xml:space="preserve">/</w:t>
        </w:r>
      </w:ins>
      <w:ins w:id="2221" w:author="PR Preview" w:date="2024-01-01T00:00:00Z">
        <w:r>
          <w:t xml:space="preserve"> </w:t>
        </w:r>
      </w:ins>
      <w:ins w:id="2221" w:author="PR Preview" w:date="2024-01-01T00:00:00Z">
        <w:r>
          <w:rPr>
            <w:rStyle w:val="VerbatimChar"/>
          </w:rPr>
          <w:t xml:space="preserve">btop</w:t>
        </w:r>
      </w:ins>
      <w:ins w:id="2221" w:author="PR Preview" w:date="2024-01-01T00:00:00Z">
        <w:r>
          <w:t xml:space="preserve"> </w:t>
        </w:r>
      </w:ins>
      <w:ins w:id="2221" w:author="PR Preview" w:date="2024-01-01T00:00:00Z">
        <w:r>
          <w:t xml:space="preserve">(interactive system process monitors),</w:t>
        </w:r>
      </w:ins>
      <w:ins w:id="2221" w:author="PR Preview" w:date="2024-01-01T00:00:00Z">
        <w:r>
          <w:t xml:space="preserve"> </w:t>
        </w:r>
      </w:ins>
      <w:ins w:id="2221" w:author="PR Preview" w:date="2024-01-01T00:00:00Z">
        <w:r>
          <w:rPr>
            <w:rStyle w:val="VerbatimChar"/>
          </w:rPr>
          <w:t xml:space="preserve">ranger</w:t>
        </w:r>
      </w:ins>
      <w:ins w:id="2221" w:author="PR Preview" w:date="2024-01-01T00:00:00Z">
        <w:r>
          <w:t xml:space="preserve"> </w:t>
        </w:r>
      </w:ins>
      <w:ins w:id="2221" w:author="PR Preview" w:date="2024-01-01T00:00:00Z">
        <w:r>
          <w:t xml:space="preserve">(terminal file manager),</w:t>
        </w:r>
      </w:ins>
      <w:ins w:id="2221" w:author="PR Preview" w:date="2024-01-01T00:00:00Z">
        <w:r>
          <w:t xml:space="preserve"> </w:t>
        </w:r>
      </w:ins>
      <w:ins w:id="2221" w:author="PR Preview" w:date="2024-01-01T00:00:00Z">
        <w:r>
          <w:t xml:space="preserve">and</w:t>
        </w:r>
      </w:ins>
      <w:ins w:id="2221" w:author="PR Preview" w:date="2024-01-01T00:00:00Z">
        <w:r>
          <w:t xml:space="preserve"> </w:t>
        </w:r>
      </w:ins>
      <w:ins w:id="2221" w:author="PR Preview" w:date="2024-01-01T00:00:00Z">
        <w:r>
          <w:rPr>
            <w:rStyle w:val="VerbatimChar"/>
          </w:rPr>
          <w:t xml:space="preserve">tig</w:t>
        </w:r>
      </w:ins>
      <w:ins w:id="2221" w:author="PR Preview" w:date="2024-01-01T00:00:00Z">
        <w:r>
          <w:t xml:space="preserve"> </w:t>
        </w:r>
      </w:ins>
      <w:ins w:id="2221" w:author="PR Preview" w:date="2024-01-01T00:00:00Z">
        <w:r>
          <w:t xml:space="preserve">(text-mode Git repository browser).</w:t>
        </w:r>
      </w:ins>
    </w:p>
    <w:bookmarkEnd w:id="734"/>
    <w:bookmarkStart w:id="736" w:name="summary-and-trade-offs"/>
    <w:p>
      <w:pPr>
        <w:pStyle w:val="Heading3"/>
      </w:pPr>
      <w:ins w:id="2222" w:author="PR Preview" w:date="2024-01-01T00:00:00Z">
        <w:r>
          <w:t xml:space="preserve">14.1.4 Summary and trade-offs</w:t>
        </w:r>
      </w:ins>
    </w:p>
    <w:tbl>
      <w:tblPr>
        <w:tblStyle w:val="Table"/>
        <w:tblW w:type="pct" w:w="5000"/>
        <w:tblLayout w:type="fixed"/>
        <w:tblLook w:firstRow="0" w:lastRow="0" w:firstColumn="0" w:lastColumn="0" w:noHBand="0" w:noVBand="0" w:val="0000"/>
      </w:tblPr>
      <w:tblGrid>
        <w:gridCol w:w="7920"/>
      </w:tblGrid>
      <w:tr>
        <w:tc>
          <w:tcPr/>
          <w:bookmarkStart w:id="735"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35"/>
          <w:p/>
        </w:tc>
      </w:tr>
    </w:tbl>
    <w:p>
      <w:pPr>
        <w:pStyle w:val="BodyText"/>
      </w:pPr>
      <w:ins w:id="2223" w:author="PR Preview" w:date="2024-01-01T00:00:00Z">
        <w:r>
          <w:t xml:space="preserve">In research computing,</w:t>
        </w:r>
      </w:ins>
      <w:ins w:id="2223" w:author="PR Preview" w:date="2024-01-01T00:00:00Z">
        <w:r>
          <w:t xml:space="preserve"> </w:t>
        </w:r>
      </w:ins>
      <w:ins w:id="2223" w:author="PR Preview" w:date="2024-01-01T00:00:00Z">
        <w:r>
          <w:t xml:space="preserve">the three paradigms complement one another.</w:t>
        </w:r>
      </w:ins>
      <w:ins w:id="2223" w:author="PR Preview" w:date="2024-01-01T00:00:00Z">
        <w:r>
          <w:t xml:space="preserve"> </w:t>
        </w:r>
      </w:ins>
      <w:ins w:id="2223" w:author="PR Preview" w:date="2024-01-01T00:00:00Z">
        <w:r>
          <w:t xml:space="preserve">A typical workflow uses a</w:t>
        </w:r>
      </w:ins>
      <w:ins w:id="2223" w:author="PR Preview" w:date="2024-01-01T00:00:00Z">
        <w:r>
          <w:t xml:space="preserve"> </w:t>
        </w:r>
      </w:ins>
      <w:ins w:id="2223" w:author="PR Preview" w:date="2024-01-01T00:00:00Z">
        <w:r>
          <w:rPr>
            <w:b/>
            <w:bCs/>
          </w:rPr>
          <w:t xml:space="preserve">GUI</w:t>
        </w:r>
      </w:ins>
      <w:ins w:id="2223" w:author="PR Preview" w:date="2024-01-01T00:00:00Z">
        <w:r>
          <w:t xml:space="preserve"> </w:t>
        </w:r>
      </w:ins>
      <w:ins w:id="2223" w:author="PR Preview" w:date="2024-01-01T00:00:00Z">
        <w:r>
          <w:t xml:space="preserve">(such as RStudio) for exploratory analysis and visualization,</w:t>
        </w:r>
      </w:ins>
      <w:ins w:id="2223" w:author="PR Preview" w:date="2024-01-01T00:00:00Z">
        <w:r>
          <w:t xml:space="preserve"> </w:t>
        </w:r>
      </w:ins>
      <w:ins w:id="2223" w:author="PR Preview" w:date="2024-01-01T00:00:00Z">
        <w:r>
          <w:t xml:space="preserve">a</w:t>
        </w:r>
      </w:ins>
      <w:ins w:id="2223" w:author="PR Preview" w:date="2024-01-01T00:00:00Z">
        <w:r>
          <w:t xml:space="preserve"> </w:t>
        </w:r>
      </w:ins>
      <w:ins w:id="2223" w:author="PR Preview" w:date="2024-01-01T00:00:00Z">
        <w:r>
          <w:rPr>
            <w:b/>
            <w:bCs/>
          </w:rPr>
          <w:t xml:space="preserve">TUI</w:t>
        </w:r>
      </w:ins>
      <w:ins w:id="2223" w:author="PR Preview" w:date="2024-01-01T00:00:00Z">
        <w:r>
          <w:t xml:space="preserve"> </w:t>
        </w:r>
      </w:ins>
      <w:ins w:id="2223" w:author="PR Preview" w:date="2024-01-01T00:00:00Z">
        <w:r>
          <w:t xml:space="preserve">(such as</w:t>
        </w:r>
      </w:ins>
      <w:ins w:id="2223" w:author="PR Preview" w:date="2024-01-01T00:00:00Z">
        <w:r>
          <w:t xml:space="preserve"> </w:t>
        </w:r>
      </w:ins>
      <w:ins w:id="2223" w:author="PR Preview" w:date="2024-01-01T00:00:00Z">
        <w:r>
          <w:rPr>
            <w:rStyle w:val="VerbatimChar"/>
          </w:rPr>
          <w:t xml:space="preserve">lazygit</w:t>
        </w:r>
      </w:ins>
      <w:ins w:id="2223" w:author="PR Preview" w:date="2024-01-01T00:00:00Z">
        <w:r>
          <w:t xml:space="preserve"> </w:t>
        </w:r>
      </w:ins>
      <w:ins w:id="2223" w:author="PR Preview" w:date="2024-01-01T00:00:00Z">
        <w:r>
          <w:t xml:space="preserve">or</w:t>
        </w:r>
      </w:ins>
      <w:ins w:id="2223" w:author="PR Preview" w:date="2024-01-01T00:00:00Z">
        <w:r>
          <w:t xml:space="preserve"> </w:t>
        </w:r>
      </w:ins>
      <w:ins w:id="2223" w:author="PR Preview" w:date="2024-01-01T00:00:00Z">
        <w:r>
          <w:rPr>
            <w:rStyle w:val="VerbatimChar"/>
          </w:rPr>
          <w:t xml:space="preserve">htop</w:t>
        </w:r>
      </w:ins>
      <w:ins w:id="2223" w:author="PR Preview" w:date="2024-01-01T00:00:00Z">
        <w:r>
          <w:t xml:space="preserve">) for managing version control and monitoring remote cluster jobs,</w:t>
        </w:r>
      </w:ins>
      <w:ins w:id="2223" w:author="PR Preview" w:date="2024-01-01T00:00:00Z">
        <w:r>
          <w:t xml:space="preserve"> </w:t>
        </w:r>
      </w:ins>
      <w:ins w:id="2223" w:author="PR Preview" w:date="2024-01-01T00:00:00Z">
        <w:r>
          <w:t xml:space="preserve">and a</w:t>
        </w:r>
      </w:ins>
      <w:ins w:id="2223" w:author="PR Preview" w:date="2024-01-01T00:00:00Z">
        <w:r>
          <w:t xml:space="preserve"> </w:t>
        </w:r>
      </w:ins>
      <w:ins w:id="2223" w:author="PR Preview" w:date="2024-01-01T00:00:00Z">
        <w:r>
          <w:rPr>
            <w:b/>
            <w:bCs/>
          </w:rPr>
          <w:t xml:space="preserve">CLI</w:t>
        </w:r>
      </w:ins>
      <w:ins w:id="2223" w:author="PR Preview" w:date="2024-01-01T00:00:00Z">
        <w:r>
          <w:t xml:space="preserve"> </w:t>
        </w:r>
      </w:ins>
      <w:ins w:id="2223" w:author="PR Preview" w:date="2024-01-01T00:00:00Z">
        <w:r>
          <w:t xml:space="preserve">(such as</w:t>
        </w:r>
      </w:ins>
      <w:ins w:id="2223" w:author="PR Preview" w:date="2024-01-01T00:00:00Z">
        <w:r>
          <w:t xml:space="preserve"> </w:t>
        </w:r>
      </w:ins>
      <w:ins w:id="2223" w:author="PR Preview" w:date="2024-01-01T00:00:00Z">
        <w:r>
          <w:rPr>
            <w:rStyle w:val="VerbatimChar"/>
          </w:rPr>
          <w:t xml:space="preserve">quarto render</w:t>
        </w:r>
      </w:ins>
      <w:ins w:id="2223" w:author="PR Preview" w:date="2024-01-01T00:00:00Z">
        <w:r>
          <w:t xml:space="preserve"> </w:t>
        </w:r>
      </w:ins>
      <w:ins w:id="2223" w:author="PR Preview" w:date="2024-01-01T00:00:00Z">
        <w:r>
          <w:t xml:space="preserve">or</w:t>
        </w:r>
      </w:ins>
      <w:ins w:id="2223" w:author="PR Preview" w:date="2024-01-01T00:00:00Z">
        <w:r>
          <w:t xml:space="preserve"> </w:t>
        </w:r>
      </w:ins>
      <w:ins w:id="2223" w:author="PR Preview" w:date="2024-01-01T00:00:00Z">
        <w:r>
          <w:rPr>
            <w:rStyle w:val="VerbatimChar"/>
          </w:rPr>
          <w:t xml:space="preserve">Rscript</w:t>
        </w:r>
      </w:ins>
      <w:ins w:id="2223" w:author="PR Preview" w:date="2024-01-01T00:00:00Z">
        <w:r>
          <w:t xml:space="preserve">) for reproducible scripts and automated pipelines.</w:t>
        </w:r>
      </w:ins>
    </w:p>
    <w:bookmarkEnd w:id="736"/>
    <w:bookmarkEnd w:id="737"/>
    <w:bookmarkStart w:id="742" w:name="basics-1"/>
    <w:p>
      <w:pPr>
        <w:pStyle w:val="Heading2"/>
      </w:pPr>
      <w:ins w:id="2224" w:author="PR Preview" w:date="2024-01-01T00:00:00Z">
        <w:r>
          <w:t xml:space="preserve">14.2 Basics</w:t>
        </w:r>
      </w:ins>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41" w:name="fig-unix-desktop"/>
          <w:p>
            <w:pPr>
              <w:pStyle w:val="Compact"/>
              <w:jc w:val="center"/>
            </w:pPr>
            <w:r>
              <w:drawing>
                <wp:inline>
                  <wp:extent cx="5334000" cy="3380267"/>
                  <wp:effectExtent b="0" l="0" r="0" t="0"/>
                  <wp:docPr descr="" title="" id="739" name="Picture"/>
                  <a:graphic>
                    <a:graphicData uri="http://schemas.openxmlformats.org/drawingml/2006/picture">
                      <pic:pic>
                        <pic:nvPicPr>
                          <pic:cNvPr descr="assets/images/ex-desktop.jpg" id="740" name="Picture"/>
                          <pic:cNvPicPr>
                            <a:picLocks noChangeArrowheads="1" noChangeAspect="1"/>
                          </pic:cNvPicPr>
                        </pic:nvPicPr>
                        <pic:blipFill>
                          <a:blip r:embed="rId738"/>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41"/>
        </w:tc>
      </w:tr>
    </w:tbl>
    <w:bookmarkEnd w:id="742"/>
    <w:bookmarkStart w:id="748" w:name="syntax-for-both-macwindows"/>
    <w:p>
      <w:pPr>
        <w:pStyle w:val="Heading2"/>
      </w:pPr>
      <w:ins w:id="2226" w:author="PR Preview" w:date="2024-01-01T00:00:00Z">
        <w:r>
          <w:t xml:space="preserve">14.3 Syntax for both Mac/Windows</w:t>
        </w:r>
      </w:ins>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43" w:name="tbl-unix-basic-commands"/>
          <w:p>
            <w:pPr>
              <w:jc w:val="center"/>
            </w:pPr>
            <w:pPr>
              <w:jc w:val="left"/>
              <w:spacing w:before="200"/>
              <w:pStyle w:val="ImageCaption"/>
            </w:pPr>
            <w:r>
              <w:t xml:space="preserve">Table 14.2: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4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7" w:name="fig-unix-terminal"/>
          <w:p>
            <w:pPr>
              <w:pStyle w:val="Compact"/>
              <w:jc w:val="center"/>
            </w:pPr>
            <w:r>
              <w:drawing>
                <wp:inline>
                  <wp:extent cx="4488872" cy="8862646"/>
                  <wp:effectExtent b="0" l="0" r="0" t="0"/>
                  <wp:docPr descr="" title="" id="745" name="Picture"/>
                  <a:graphic>
                    <a:graphicData uri="http://schemas.openxmlformats.org/drawingml/2006/picture">
                      <pic:pic>
                        <pic:nvPicPr>
                          <pic:cNvPr descr="assets/images/ex-terminal.PNG" id="746" name="Picture"/>
                          <pic:cNvPicPr>
                            <a:picLocks noChangeArrowheads="1" noChangeAspect="1"/>
                          </pic:cNvPicPr>
                        </pic:nvPicPr>
                        <pic:blipFill>
                          <a:blip r:embed="rId744"/>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7"/>
        </w:tc>
      </w:tr>
    </w:tbl>
    <w:bookmarkEnd w:id="748"/>
    <w:bookmarkStart w:id="770" w:name="sec-zsh"/>
    <w:p>
      <w:pPr>
        <w:pStyle w:val="Heading2"/>
      </w:pPr>
      <w:ins w:id="2229" w:author="PR Preview" w:date="2024-01-01T00:00:00Z">
        <w:r>
          <w:t xml:space="preserve">14.4 Zsh and Oh My Zsh</w:t>
        </w:r>
      </w:ins>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9">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30"/>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30"/>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50" w:name="installing-zsh"/>
    <w:p>
      <w:pPr>
        <w:pStyle w:val="Heading3"/>
      </w:pPr>
      <w:ins w:id="2235" w:author="PR Preview" w:date="2024-01-01T00:00:00Z">
        <w:r>
          <w:t xml:space="preserve">14.4.1 Installing zsh</w:t>
        </w:r>
      </w:ins>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50"/>
    <w:bookmarkStart w:id="751" w:name="installing-oh-my-zsh"/>
    <w:p>
      <w:pPr>
        <w:pStyle w:val="Heading3"/>
      </w:pPr>
      <w:ins w:id="2243" w:author="PR Preview" w:date="2024-01-01T00:00:00Z">
        <w:r>
          <w:t xml:space="preserve">14.4.2 Installing Oh My Zsh</w:t>
        </w:r>
      </w:ins>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51"/>
    <w:bookmarkStart w:id="754" w:name="the-two-plugins-we-use"/>
    <w:p>
      <w:pPr>
        <w:pStyle w:val="Heading3"/>
      </w:pPr>
      <w:ins w:id="2248" w:author="PR Preview" w:date="2024-01-01T00:00:00Z">
        <w:r>
          <w:t xml:space="preserve">14.4.3 The two plugins we use</w:t>
        </w:r>
      </w:ins>
    </w:p>
    <w:p>
      <w:pPr>
        <w:pStyle w:val="FirstParagraph"/>
      </w:pPr>
      <w:hyperlink r:id="rId752">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53">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4"/>
    <w:bookmarkStart w:id="756" w:name="more-plugins-at-no-install-cost"/>
    <w:p>
      <w:pPr>
        <w:pStyle w:val="Heading3"/>
      </w:pPr>
      <w:ins w:id="2256" w:author="PR Preview" w:date="2024-01-01T00:00:00Z">
        <w:r>
          <w:t xml:space="preserve">14.4.4 More plugins, at no install cost</w:t>
        </w:r>
      </w:ins>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5" w:name="tbl-unix-omz-plugins"/>
          <w:p>
            <w:pPr>
              <w:jc w:val="center"/>
            </w:pPr>
            <w:pPr>
              <w:jc w:val="left"/>
              <w:spacing w:before="200"/>
              <w:pStyle w:val="ImageCaption"/>
            </w:pPr>
            <w:r>
              <w:t xml:space="preserve">Table 14.3: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5"/>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6"/>
    <w:bookmarkStart w:id="759" w:name="prompt-themes"/>
    <w:p>
      <w:pPr>
        <w:pStyle w:val="Heading3"/>
      </w:pPr>
      <w:ins w:id="2262" w:author="PR Preview" w:date="2024-01-01T00:00:00Z">
        <w:r>
          <w:t xml:space="preserve">14.4.5 Prompt themes</w:t>
        </w:r>
      </w:ins>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7">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8">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9"/>
    <w:bookmarkStart w:id="768" w:name="X011670ee6c6000a8cba5cb4c9eb89f7822efe26"/>
    <w:p>
      <w:pPr>
        <w:pStyle w:val="Heading3"/>
      </w:pPr>
      <w:ins w:id="2272" w:author="PR Preview" w:date="2024-01-01T00:00:00Z">
        <w:r>
          <w:t xml:space="preserve">14.4.6 Command-line tools that pair with the shell</w:t>
        </w:r>
      </w:ins>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7" w:name="tbl-unix-cli-tools"/>
          <w:p>
            <w:pPr>
              <w:jc w:val="center"/>
            </w:pPr>
            <w:pPr>
              <w:jc w:val="left"/>
              <w:spacing w:before="200"/>
              <w:pStyle w:val="ImageCaption"/>
            </w:pPr>
            <w:r>
              <w:t xml:space="preserve">Table 14.4: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60">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61">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62">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63">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4">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5">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6">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7"/>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8"/>
    <w:bookmarkStart w:id="769" w:name="X78be3aeb742b1d2b9c7bd71a18d58f3a9503c9f"/>
    <w:p>
      <w:pPr>
        <w:pStyle w:val="Heading3"/>
      </w:pPr>
      <w:ins w:id="2275" w:author="PR Preview" w:date="2024-01-01T00:00:00Z">
        <w:r>
          <w:t xml:space="preserve">14.4.7 Startup files, and what breaks when you switch</w:t>
        </w:r>
      </w:ins>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9"/>
    <w:bookmarkEnd w:id="770"/>
    <w:bookmarkStart w:id="772" w:name="running-bash-scripts"/>
    <w:p>
      <w:pPr>
        <w:pStyle w:val="Heading2"/>
      </w:pPr>
      <w:ins w:id="2281" w:author="PR Preview" w:date="2024-01-01T00:00:00Z">
        <w:r>
          <w:t xml:space="preserve">14.5 Running Bash Scripts</w:t>
        </w:r>
      </w:ins>
    </w:p>
    <w:tbl>
      <w:tblPr>
        <w:tblStyle w:val="Table"/>
        <w:tblW w:type="pct" w:w="5000"/>
        <w:tblLayout w:type="fixed"/>
        <w:tblLook w:firstRow="0" w:lastRow="0" w:firstColumn="0" w:lastColumn="0" w:noHBand="0" w:noVBand="0" w:val="0000"/>
      </w:tblPr>
      <w:tblGrid>
        <w:gridCol w:w="7920"/>
      </w:tblGrid>
      <w:tr>
        <w:tc>
          <w:tcPr/>
          <w:bookmarkStart w:id="771" w:name="tbl-unix-bash-scripts"/>
          <w:p>
            <w:pPr>
              <w:jc w:val="center"/>
            </w:pPr>
            <w:pPr>
              <w:jc w:val="left"/>
              <w:spacing w:before="200"/>
              <w:pStyle w:val="ImageCaption"/>
            </w:pPr>
            <w:r>
              <w:t xml:space="preserve">Table 14.5: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71"/>
          <w:p/>
        </w:tc>
      </w:tr>
    </w:tbl>
    <w:bookmarkEnd w:id="772"/>
    <w:bookmarkStart w:id="783" w:name="sec-shell-style"/>
    <w:p>
      <w:pPr>
        <w:pStyle w:val="Heading2"/>
      </w:pPr>
      <w:ins w:id="2282" w:author="PR Preview" w:date="2024-01-01T00:00:00Z">
        <w:r>
          <w:t xml:space="preserve">14.6 Shell Scripting Style</w:t>
        </w:r>
      </w:ins>
    </w:p>
    <w:p>
      <w:pPr>
        <w:pStyle w:val="FirstParagraph"/>
      </w:pPr>
      <w:r>
        <w:t xml:space="preserve">For shell scripts, we follow the</w:t>
      </w:r>
      <w:r>
        <w:t xml:space="preserve"> </w:t>
      </w:r>
      <w:hyperlink r:id="rId773">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74" w:name="error-handling"/>
    <w:p>
      <w:pPr>
        <w:pStyle w:val="Heading3"/>
      </w:pPr>
      <w:ins w:id="2284" w:author="PR Preview" w:date="2024-01-01T00:00:00Z">
        <w:r>
          <w:t xml:space="preserve">14.6.1 Error handling</w:t>
        </w:r>
      </w:ins>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3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3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3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4"/>
    <w:bookmarkStart w:id="775" w:name="functions-and-naming"/>
    <w:p>
      <w:pPr>
        <w:pStyle w:val="Heading3"/>
      </w:pPr>
      <w:ins w:id="2290" w:author="PR Preview" w:date="2024-01-01T00:00:00Z">
        <w:r>
          <w:t xml:space="preserve">14.6.2 Functions and naming</w:t>
        </w:r>
      </w:ins>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5"/>
    <w:bookmarkStart w:id="776" w:name="comments-1"/>
    <w:p>
      <w:pPr>
        <w:pStyle w:val="Heading3"/>
      </w:pPr>
      <w:ins w:id="2292" w:author="PR Preview" w:date="2024-01-01T00:00:00Z">
        <w:r>
          <w:t xml:space="preserve">14.6.3 Comments</w:t>
        </w:r>
      </w:ins>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6"/>
    <w:bookmarkStart w:id="777" w:name="logging"/>
    <w:p>
      <w:pPr>
        <w:pStyle w:val="Heading3"/>
      </w:pPr>
      <w:ins w:id="2294" w:author="PR Preview" w:date="2024-01-01T00:00:00Z">
        <w:r>
          <w:t xml:space="preserve">14.6.4 Logging</w:t>
        </w:r>
      </w:ins>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7"/>
    <w:bookmarkStart w:id="778" w:name="security"/>
    <w:p>
      <w:pPr>
        <w:pStyle w:val="Heading3"/>
      </w:pPr>
      <w:ins w:id="2298" w:author="PR Preview" w:date="2024-01-01T00:00:00Z">
        <w:r>
          <w:t xml:space="preserve">14.6.5 Security</w:t>
        </w:r>
      </w:ins>
    </w:p>
    <w:p>
      <w:pPr>
        <w:pStyle w:val="Compact"/>
        <w:numPr>
          <w:ilvl w:val="0"/>
          <w:numId w:val="1232"/>
        </w:numPr>
      </w:pPr>
      <w:r>
        <w:t xml:space="preserve">Never echo secrets;</w:t>
      </w:r>
      <w:r>
        <w:t xml:space="preserve"> </w:t>
      </w:r>
      <w:r>
        <w:t xml:space="preserve">redact tokens before logging command lines that carry them.</w:t>
      </w:r>
    </w:p>
    <w:p>
      <w:pPr>
        <w:pStyle w:val="Compact"/>
        <w:numPr>
          <w:ilvl w:val="0"/>
          <w:numId w:val="123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8"/>
    <w:bookmarkStart w:id="780" w:name="linting"/>
    <w:p>
      <w:pPr>
        <w:pStyle w:val="Heading3"/>
      </w:pPr>
      <w:ins w:id="2303" w:author="PR Preview" w:date="2024-01-01T00:00:00Z">
        <w:r>
          <w:t xml:space="preserve">14.6.6 Linting</w:t>
        </w:r>
      </w:ins>
    </w:p>
    <w:p>
      <w:pPr>
        <w:pStyle w:val="FirstParagraph"/>
      </w:pPr>
      <w:hyperlink r:id="rId779">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0"/>
    <w:bookmarkStart w:id="781" w:name="portability"/>
    <w:p>
      <w:pPr>
        <w:pStyle w:val="Heading3"/>
      </w:pPr>
      <w:ins w:id="2305" w:author="PR Preview" w:date="2024-01-01T00:00:00Z">
        <w:r>
          <w:t xml:space="preserve">14.6.7 Portability</w:t>
        </w:r>
      </w:ins>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81"/>
    <w:bookmarkStart w:id="782" w:name="formatting"/>
    <w:p>
      <w:pPr>
        <w:pStyle w:val="Heading3"/>
      </w:pPr>
      <w:ins w:id="2307" w:author="PR Preview" w:date="2024-01-01T00:00:00Z">
        <w:r>
          <w:t xml:space="preserve">14.6.8 Formatting</w:t>
        </w:r>
      </w:ins>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82"/>
    <w:bookmarkEnd w:id="783"/>
    <w:bookmarkStart w:id="786" w:name="running-rscripts-in-windows"/>
    <w:p>
      <w:pPr>
        <w:pStyle w:val="Heading2"/>
      </w:pPr>
      <w:ins w:id="2309" w:author="PR Preview" w:date="2024-01-01T00:00:00Z">
        <w:r>
          <w:t xml:space="preserve">14.7 Running Rscripts in Windows</w:t>
        </w:r>
      </w:ins>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4">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5" w:name="common-mistakes"/>
    <w:p>
      <w:pPr>
        <w:pStyle w:val="Heading3"/>
      </w:pPr>
      <w:ins w:id="2317" w:author="PR Preview" w:date="2024-01-01T00:00:00Z">
        <w:r>
          <w:t xml:space="preserve">14.7.1 Common Mistakes</w:t>
        </w:r>
      </w:ins>
    </w:p>
    <w:p>
      <w:pPr>
        <w:pStyle w:val="Compact"/>
        <w:numPr>
          <w:ilvl w:val="0"/>
          <w:numId w:val="1233"/>
        </w:numPr>
      </w:pPr>
      <w:r>
        <w:t xml:space="preserve">Remember to include all of the quotation marks around file paths that have a spaces.</w:t>
      </w:r>
    </w:p>
    <w:p>
      <w:pPr>
        <w:pStyle w:val="Compact"/>
        <w:numPr>
          <w:ilvl w:val="0"/>
          <w:numId w:val="123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5"/>
    <w:bookmarkEnd w:id="786"/>
    <w:bookmarkStart w:id="787" w:name="checking-tasks-and-killing-jobs"/>
    <w:p>
      <w:pPr>
        <w:pStyle w:val="Heading2"/>
      </w:pPr>
      <w:ins w:id="2320" w:author="PR Preview" w:date="2024-01-01T00:00:00Z">
        <w:r>
          <w:t xml:space="preserve">14.8 Checking tasks and killing jobs</w:t>
        </w:r>
      </w:ins>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7"/>
    <w:bookmarkStart w:id="791" w:name="running-big-jobs"/>
    <w:p>
      <w:pPr>
        <w:pStyle w:val="Heading2"/>
      </w:pPr>
      <w:ins w:id="2322" w:author="PR Preview" w:date="2024-01-01T00:00:00Z">
        <w:r>
          <w:t xml:space="preserve">14.9 Running big jobs</w:t>
        </w:r>
      </w:ins>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8">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9" w:name="example-code-for-runfilesavelogs"/>
    <w:p>
      <w:pPr>
        <w:pStyle w:val="Heading3"/>
      </w:pPr>
      <w:ins w:id="2329" w:author="PR Preview" w:date="2024-01-01T00:00:00Z">
        <w:r>
          <w:t xml:space="preserve">14.9.1 Example code for</w:t>
        </w:r>
      </w:ins>
      <w:ins w:id="2329" w:author="PR Preview" w:date="2024-01-01T00:00:00Z">
        <w:r>
          <w:t xml:space="preserve"> </w:t>
        </w:r>
      </w:ins>
      <w:ins w:id="2329" w:author="PR Preview" w:date="2024-01-01T00:00:00Z">
        <w:r>
          <w:rPr>
            <w:rStyle w:val="VerbatimChar"/>
          </w:rPr>
          <w:t xml:space="preserve">runfileSaveLogs</w:t>
        </w:r>
      </w:ins>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9"/>
    <w:bookmarkStart w:id="790" w:name="example-usage-for-runfilesavelogs"/>
    <w:p>
      <w:pPr>
        <w:pStyle w:val="Heading3"/>
      </w:pPr>
      <w:ins w:id="2331" w:author="PR Preview" w:date="2024-01-01T00:00:00Z">
        <w:r>
          <w:t xml:space="preserve">14.9.2 Example usage for</w:t>
        </w:r>
      </w:ins>
      <w:ins w:id="2331" w:author="PR Preview" w:date="2024-01-01T00:00:00Z">
        <w:r>
          <w:t xml:space="preserve"> </w:t>
        </w:r>
      </w:ins>
      <w:ins w:id="2331" w:author="PR Preview" w:date="2024-01-01T00:00:00Z">
        <w:r>
          <w:rPr>
            <w:rStyle w:val="VerbatimChar"/>
          </w:rPr>
          <w:t xml:space="preserve">runfileSaveLogs</w:t>
        </w:r>
      </w:ins>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90"/>
    <w:bookmarkEnd w:id="791"/>
    <w:bookmarkEnd w:id="792"/>
    <w:bookmarkStart w:id="806" w:name="reproducible-environments"/>
    <w:p>
      <w:pPr>
        <w:pStyle w:val="Heading1"/>
      </w:pPr>
      <w:r>
        <w:t xml:space="preserve">15. Reproducible Environments</w:t>
      </w:r>
    </w:p>
    <w:bookmarkStart w:id="799" w:name="package-version-control-with-renv"/>
    <w:p>
      <w:pPr>
        <w:pStyle w:val="Heading2"/>
      </w:pPr>
      <w:r>
        <w:t xml:space="preserve">15.1 Package Version Control with renv</w:t>
      </w:r>
    </w:p>
    <w:bookmarkStart w:id="793"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93"/>
    <w:bookmarkStart w:id="794"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6"/>
        </w:numPr>
      </w:pPr>
      <w:r>
        <w:t xml:space="preserve">Create an RProject file and ensure that your working directory is set to the correct folder</w:t>
      </w:r>
    </w:p>
    <w:p>
      <w:pPr>
        <w:pStyle w:val="Compact"/>
        <w:numPr>
          <w:ilvl w:val="0"/>
          <w:numId w:val="123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4"/>
    <w:bookmarkStart w:id="797"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6"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5">
        <w:r>
          <w:rPr>
            <w:rStyle w:val="Hyperlink"/>
          </w:rPr>
          <w:t xml:space="preserve">official renv documentation</w:t>
        </w:r>
      </w:hyperlink>
      <w:r>
        <w:t xml:space="preserve">.</w:t>
      </w:r>
    </w:p>
    <w:bookmarkEnd w:id="796"/>
    <w:bookmarkEnd w:id="797"/>
    <w:bookmarkStart w:id="798"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7"/>
        </w:numPr>
      </w:pPr>
      <w:r>
        <w:t xml:space="preserve">Pull the most updated version of the project from GitHub</w:t>
      </w:r>
    </w:p>
    <w:p>
      <w:pPr>
        <w:pStyle w:val="Compact"/>
        <w:numPr>
          <w:ilvl w:val="0"/>
          <w:numId w:val="1237"/>
        </w:numPr>
      </w:pPr>
      <w:r>
        <w:t xml:space="preserve">Open the project’s RProject file</w:t>
      </w:r>
    </w:p>
    <w:p>
      <w:pPr>
        <w:pStyle w:val="Compact"/>
        <w:numPr>
          <w:ilvl w:val="0"/>
          <w:numId w:val="123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7"/>
        </w:numPr>
      </w:pPr>
      <w:r>
        <w:t xml:space="preserve">Wait for the correct versions of each package to install/update. This may take some time, depending on how many packages the project uses.</w:t>
      </w:r>
    </w:p>
    <w:p>
      <w:pPr>
        <w:pStyle w:val="Compact"/>
        <w:numPr>
          <w:ilvl w:val="0"/>
          <w:numId w:val="123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7"/>
        </w:numPr>
      </w:pPr>
      <w:r>
        <w:t xml:space="preserve">If you make edits to the code and introduce new/updated packages, see the section above for instructions on how to make updates.</w:t>
      </w:r>
    </w:p>
    <w:bookmarkEnd w:id="798"/>
    <w:bookmarkEnd w:id="799"/>
    <w:bookmarkStart w:id="800"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8"/>
        </w:numPr>
      </w:pPr>
      <w:r>
        <w:rPr>
          <w:b/>
          <w:bCs/>
        </w:rPr>
        <w:t xml:space="preserve">Fast installation</w:t>
      </w:r>
      <w:r>
        <w:t xml:space="preserve">: Binary packages install in seconds, not minutes</w:t>
      </w:r>
    </w:p>
    <w:p>
      <w:pPr>
        <w:pStyle w:val="Compact"/>
        <w:numPr>
          <w:ilvl w:val="0"/>
          <w:numId w:val="1238"/>
        </w:numPr>
      </w:pPr>
      <w:r>
        <w:rPr>
          <w:b/>
          <w:bCs/>
        </w:rPr>
        <w:t xml:space="preserve">Automatic dependency resolution</w:t>
      </w:r>
      <w:r>
        <w:t xml:space="preserve">: System dependencies are handled automatically</w:t>
      </w:r>
    </w:p>
    <w:p>
      <w:pPr>
        <w:pStyle w:val="Compact"/>
        <w:numPr>
          <w:ilvl w:val="0"/>
          <w:numId w:val="1238"/>
        </w:numPr>
      </w:pPr>
      <w:r>
        <w:rPr>
          <w:b/>
          <w:bCs/>
        </w:rPr>
        <w:t xml:space="preserve">System-level integration</w:t>
      </w:r>
      <w:r>
        <w:t xml:space="preserve">: Packages integrate with Ubuntu’s package management</w:t>
      </w:r>
    </w:p>
    <w:p>
      <w:pPr>
        <w:pStyle w:val="Compact"/>
        <w:numPr>
          <w:ilvl w:val="0"/>
          <w:numId w:val="123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9"/>
        </w:numPr>
      </w:pPr>
      <w:r>
        <w:t xml:space="preserve">Ubuntu 24.04</w:t>
      </w:r>
      <w:r>
        <w:t xml:space="preserve"> </w:t>
      </w:r>
      <w:r>
        <w:t xml:space="preserve">“noble”</w:t>
      </w:r>
      <w:r>
        <w:t xml:space="preserve"> </w:t>
      </w:r>
      <w:r>
        <w:t xml:space="preserve">(amd64 and arm64)</w:t>
      </w:r>
    </w:p>
    <w:p>
      <w:pPr>
        <w:pStyle w:val="Compact"/>
        <w:numPr>
          <w:ilvl w:val="0"/>
          <w:numId w:val="1239"/>
        </w:numPr>
      </w:pPr>
      <w:r>
        <w:t xml:space="preserve">Ubuntu 22.04</w:t>
      </w:r>
      <w:r>
        <w:t xml:space="preserve"> </w:t>
      </w:r>
      <w:r>
        <w:t xml:space="preserve">“jammy”</w:t>
      </w:r>
      <w:r>
        <w:t xml:space="preserve"> </w:t>
      </w:r>
      <w:r>
        <w:t xml:space="preserve">(amd64)</w:t>
      </w:r>
    </w:p>
    <w:p>
      <w:pPr>
        <w:pStyle w:val="Compact"/>
        <w:numPr>
          <w:ilvl w:val="0"/>
          <w:numId w:val="123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40"/>
        </w:numPr>
      </w:pPr>
      <w:r>
        <w:rPr>
          <w:b/>
          <w:bCs/>
        </w:rPr>
        <w:t xml:space="preserve">Use r2u when</w:t>
      </w:r>
      <w:r>
        <w:t xml:space="preserve">: You work primarily on Ubuntu systems, want fast package installation, or need system-level package management</w:t>
      </w:r>
    </w:p>
    <w:p>
      <w:pPr>
        <w:pStyle w:val="Compact"/>
        <w:numPr>
          <w:ilvl w:val="0"/>
          <w:numId w:val="1240"/>
        </w:numPr>
      </w:pPr>
      <w:r>
        <w:rPr>
          <w:b/>
          <w:bCs/>
        </w:rPr>
        <w:t xml:space="preserve">Use renv when</w:t>
      </w:r>
      <w:r>
        <w:t xml:space="preserve">: You need cross-platform reproducibility, work on macOS/Windows, or require project-specific package libraries</w:t>
      </w:r>
    </w:p>
    <w:p>
      <w:pPr>
        <w:pStyle w:val="Compact"/>
        <w:numPr>
          <w:ilvl w:val="0"/>
          <w:numId w:val="124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800"/>
    <w:bookmarkStart w:id="802" w:name="managing-r-versions-with-rig"/>
    <w:p>
      <w:pPr>
        <w:pStyle w:val="Heading2"/>
      </w:pPr>
      <w:r>
        <w:t xml:space="preserve">15.3 Managing R Versions with rig</w:t>
      </w:r>
    </w:p>
    <w:p>
      <w:pPr>
        <w:pStyle w:val="FirstParagraph"/>
      </w:pPr>
      <w:hyperlink r:id="rId801">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41"/>
        </w:numPr>
      </w:pPr>
      <w:r>
        <w:rPr>
          <w:b/>
          <w:bCs/>
        </w:rPr>
        <w:t xml:space="preserve">Multi-version support</w:t>
      </w:r>
      <w:r>
        <w:t xml:space="preserve">: Install and switch between multiple R versions</w:t>
      </w:r>
    </w:p>
    <w:p>
      <w:pPr>
        <w:pStyle w:val="Compact"/>
        <w:numPr>
          <w:ilvl w:val="0"/>
          <w:numId w:val="1241"/>
        </w:numPr>
      </w:pPr>
      <w:r>
        <w:rPr>
          <w:b/>
          <w:bCs/>
        </w:rPr>
        <w:t xml:space="preserve">Cross-platform</w:t>
      </w:r>
      <w:r>
        <w:t xml:space="preserve">: Works on macOS, Windows, and Linux</w:t>
      </w:r>
    </w:p>
    <w:p>
      <w:pPr>
        <w:pStyle w:val="Compact"/>
        <w:numPr>
          <w:ilvl w:val="0"/>
          <w:numId w:val="124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41"/>
        </w:numPr>
      </w:pPr>
      <w:r>
        <w:rPr>
          <w:b/>
          <w:bCs/>
        </w:rPr>
        <w:t xml:space="preserve">RStudio / Positron integration</w:t>
      </w:r>
      <w:r>
        <w:t xml:space="preserve">: Registered R versions are automatically available in RStudio and Positron</w:t>
      </w:r>
    </w:p>
    <w:p>
      <w:pPr>
        <w:pStyle w:val="Compact"/>
        <w:numPr>
          <w:ilvl w:val="0"/>
          <w:numId w:val="124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2"/>
        </w:numPr>
      </w:pPr>
      <w:r>
        <w:t xml:space="preserve">You need a specific older R version to reproduce results from a published analysis</w:t>
      </w:r>
    </w:p>
    <w:p>
      <w:pPr>
        <w:pStyle w:val="Compact"/>
        <w:numPr>
          <w:ilvl w:val="0"/>
          <w:numId w:val="1242"/>
        </w:numPr>
      </w:pPr>
      <w:r>
        <w:t xml:space="preserve">You want to test code against multiple R versions</w:t>
      </w:r>
    </w:p>
    <w:p>
      <w:pPr>
        <w:pStyle w:val="Compact"/>
        <w:numPr>
          <w:ilvl w:val="0"/>
          <w:numId w:val="124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01">
        <w:r>
          <w:rPr>
            <w:rStyle w:val="Hyperlink"/>
          </w:rPr>
          <w:t xml:space="preserve">rig GitHub repository</w:t>
        </w:r>
      </w:hyperlink>
      <w:r>
        <w:t xml:space="preserve">.</w:t>
      </w:r>
    </w:p>
    <w:bookmarkEnd w:id="802"/>
    <w:bookmarkStart w:id="805"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3"/>
        </w:numPr>
      </w:pPr>
      <w:r>
        <w:t xml:space="preserve">SSH into the Docker server.</w:t>
      </w:r>
    </w:p>
    <w:p>
      <w:pPr>
        <w:pStyle w:val="Compact"/>
        <w:numPr>
          <w:ilvl w:val="0"/>
          <w:numId w:val="124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5"/>
    <w:bookmarkEnd w:id="806"/>
    <w:bookmarkStart w:id="834" w:name="code-publication"/>
    <w:p>
      <w:pPr>
        <w:pStyle w:val="Heading1"/>
      </w:pPr>
      <w:r>
        <w:t xml:space="preserve">16. Code Publication</w:t>
      </w:r>
    </w:p>
    <w:bookmarkStart w:id="807" w:name="checklist-overview"/>
    <w:p>
      <w:pPr>
        <w:pStyle w:val="Heading2"/>
      </w:pPr>
      <w:r>
        <w:t xml:space="preserve">16.1 Checklist overview</w:t>
      </w:r>
    </w:p>
    <w:p>
      <w:pPr>
        <w:pStyle w:val="Compact"/>
        <w:numPr>
          <w:ilvl w:val="0"/>
          <w:numId w:val="1244"/>
        </w:numPr>
      </w:pPr>
      <w:hyperlink w:anchor="fill-out-file-headers">
        <w:r>
          <w:rPr>
            <w:rStyle w:val="Hyperlink"/>
          </w:rPr>
          <w:t xml:space="preserve">Fill out file headers</w:t>
        </w:r>
      </w:hyperlink>
    </w:p>
    <w:p>
      <w:pPr>
        <w:pStyle w:val="Compact"/>
        <w:numPr>
          <w:ilvl w:val="0"/>
          <w:numId w:val="1244"/>
        </w:numPr>
      </w:pPr>
      <w:hyperlink w:anchor="clean-up-comments">
        <w:r>
          <w:rPr>
            <w:rStyle w:val="Hyperlink"/>
          </w:rPr>
          <w:t xml:space="preserve">Clean up comments</w:t>
        </w:r>
      </w:hyperlink>
    </w:p>
    <w:p>
      <w:pPr>
        <w:pStyle w:val="Compact"/>
        <w:numPr>
          <w:ilvl w:val="0"/>
          <w:numId w:val="1244"/>
        </w:numPr>
      </w:pPr>
      <w:hyperlink w:anchor="document-functions">
        <w:r>
          <w:rPr>
            <w:rStyle w:val="Hyperlink"/>
          </w:rPr>
          <w:t xml:space="preserve">Document functions</w:t>
        </w:r>
      </w:hyperlink>
    </w:p>
    <w:p>
      <w:pPr>
        <w:pStyle w:val="Compact"/>
        <w:numPr>
          <w:ilvl w:val="0"/>
          <w:numId w:val="1244"/>
        </w:numPr>
      </w:pPr>
      <w:hyperlink w:anchor="remove-deprecated-filepaths">
        <w:r>
          <w:rPr>
            <w:rStyle w:val="Hyperlink"/>
          </w:rPr>
          <w:t xml:space="preserve">Remove deprecated filepaths</w:t>
        </w:r>
      </w:hyperlink>
    </w:p>
    <w:p>
      <w:pPr>
        <w:pStyle w:val="Compact"/>
        <w:numPr>
          <w:ilvl w:val="0"/>
          <w:numId w:val="1244"/>
        </w:numPr>
      </w:pPr>
      <w:hyperlink w:anchor="ensure-project-runs-via-bash">
        <w:r>
          <w:rPr>
            <w:rStyle w:val="Hyperlink"/>
          </w:rPr>
          <w:t xml:space="preserve">Ensure project runs via bash</w:t>
        </w:r>
      </w:hyperlink>
    </w:p>
    <w:p>
      <w:pPr>
        <w:pStyle w:val="Compact"/>
        <w:numPr>
          <w:ilvl w:val="0"/>
          <w:numId w:val="1244"/>
        </w:numPr>
      </w:pPr>
      <w:hyperlink w:anchor="complete-the-readme">
        <w:r>
          <w:rPr>
            <w:rStyle w:val="Hyperlink"/>
          </w:rPr>
          <w:t xml:space="preserve">Complete the README</w:t>
        </w:r>
      </w:hyperlink>
    </w:p>
    <w:p>
      <w:pPr>
        <w:pStyle w:val="Compact"/>
        <w:numPr>
          <w:ilvl w:val="0"/>
          <w:numId w:val="1244"/>
        </w:numPr>
      </w:pPr>
      <w:hyperlink w:anchor="clean-up-feature-branches">
        <w:r>
          <w:rPr>
            <w:rStyle w:val="Hyperlink"/>
          </w:rPr>
          <w:t xml:space="preserve">Clean up feature branches</w:t>
        </w:r>
      </w:hyperlink>
    </w:p>
    <w:p>
      <w:pPr>
        <w:pStyle w:val="Compact"/>
        <w:numPr>
          <w:ilvl w:val="0"/>
          <w:numId w:val="1244"/>
        </w:numPr>
      </w:pPr>
      <w:hyperlink w:anchor="sec-create-github-release">
        <w:r>
          <w:rPr>
            <w:rStyle w:val="Hyperlink"/>
          </w:rPr>
          <w:t xml:space="preserve">Create GitHub release</w:t>
        </w:r>
      </w:hyperlink>
    </w:p>
    <w:bookmarkEnd w:id="807"/>
    <w:bookmarkStart w:id="809"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8">
        <w:r>
          <w:rPr>
            <w:rStyle w:val="Hyperlink"/>
          </w:rPr>
          <w:t xml:space="preserve">here.</w:t>
        </w:r>
      </w:hyperlink>
    </w:p>
    <w:bookmarkEnd w:id="809"/>
    <w:bookmarkStart w:id="810"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10"/>
    <w:bookmarkStart w:id="812"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11">
        <w:r>
          <w:rPr>
            <w:rStyle w:val="Hyperlink"/>
          </w:rPr>
          <w:t xml:space="preserve">here.</w:t>
        </w:r>
      </w:hyperlink>
    </w:p>
    <w:bookmarkEnd w:id="812"/>
    <w:bookmarkStart w:id="813"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13"/>
    <w:bookmarkStart w:id="815"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4">
        <w:r>
          <w:rPr>
            <w:rStyle w:val="Hyperlink"/>
          </w:rPr>
          <w:t xml:space="preserve">here.</w:t>
        </w:r>
      </w:hyperlink>
    </w:p>
    <w:bookmarkEnd w:id="815"/>
    <w:bookmarkStart w:id="816"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5"/>
        </w:numPr>
      </w:pPr>
      <w:r>
        <w:t xml:space="preserve">0-config.R: configuration file that sets data directories, sources base functions, and loads required libraries</w:t>
      </w:r>
    </w:p>
    <w:p>
      <w:pPr>
        <w:pStyle w:val="BlockText"/>
        <w:numPr>
          <w:ilvl w:val="0"/>
          <w:numId w:val="1245"/>
        </w:numPr>
      </w:pPr>
      <w:r>
        <w:t xml:space="preserve">0-base-functions: folder containing scripts with functions used in the analysis</w:t>
      </w:r>
    </w:p>
    <w:p>
      <w:pPr>
        <w:pStyle w:val="BlockText"/>
        <w:numPr>
          <w:ilvl w:val="1"/>
          <w:numId w:val="1246"/>
        </w:numPr>
      </w:pPr>
      <w:r>
        <w:t xml:space="preserve">0-base-functions.R: R script containing general functions used across the analysis</w:t>
      </w:r>
    </w:p>
    <w:p>
      <w:pPr>
        <w:pStyle w:val="BlockText"/>
        <w:numPr>
          <w:ilvl w:val="1"/>
          <w:numId w:val="1246"/>
        </w:numPr>
      </w:pPr>
      <w:r>
        <w:t xml:space="preserve">0-bias-corr-functions.R: R script containing functions used in bias correction</w:t>
      </w:r>
    </w:p>
    <w:p>
      <w:pPr>
        <w:pStyle w:val="BlockText"/>
        <w:numPr>
          <w:ilvl w:val="1"/>
          <w:numId w:val="124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6"/>
        </w:numPr>
      </w:pPr>
      <w:r>
        <w:t xml:space="preserve">0-prior-functions.R: R script containing functions to generate priors</w:t>
      </w:r>
    </w:p>
    <w:p>
      <w:pPr>
        <w:pStyle w:val="BlockText"/>
        <w:numPr>
          <w:ilvl w:val="0"/>
          <w:numId w:val="1245"/>
        </w:numPr>
      </w:pPr>
      <w:r>
        <w:t xml:space="preserve">1-data: folder containing data processing scripts NOTE: some scripts are deprecated</w:t>
      </w:r>
    </w:p>
    <w:p>
      <w:pPr>
        <w:pStyle w:val="BlockText"/>
        <w:numPr>
          <w:ilvl w:val="0"/>
          <w:numId w:val="1245"/>
        </w:numPr>
      </w:pPr>
      <w:r>
        <w:t xml:space="preserve">2-analysis: folder containing analysis scripts. To rerun all scripts in this subdirectory, run the bash script 0-run-analysis.sh.</w:t>
      </w:r>
    </w:p>
    <w:p>
      <w:pPr>
        <w:pStyle w:val="BlockText"/>
        <w:numPr>
          <w:ilvl w:val="1"/>
          <w:numId w:val="1247"/>
        </w:numPr>
      </w:pPr>
      <w:r>
        <w:t xml:space="preserve">1-obtain-priors-state.R: obtain priors for each state</w:t>
      </w:r>
    </w:p>
    <w:p>
      <w:pPr>
        <w:pStyle w:val="BlockText"/>
        <w:numPr>
          <w:ilvl w:val="1"/>
          <w:numId w:val="1247"/>
        </w:numPr>
      </w:pPr>
      <w:r>
        <w:t xml:space="preserve">2-est-expected-cases-state.R: estimate expected cases in each state</w:t>
      </w:r>
    </w:p>
    <w:p>
      <w:pPr>
        <w:pStyle w:val="BlockText"/>
        <w:numPr>
          <w:ilvl w:val="1"/>
          <w:numId w:val="1247"/>
        </w:numPr>
      </w:pPr>
      <w:r>
        <w:t xml:space="preserve">3-est-expected-cases-state-perf-testing.R: estimate expected cases in each state, estimate the percentage of underestimation due to incomplete testing vs. imperfect test accuracy</w:t>
      </w:r>
    </w:p>
    <w:p>
      <w:pPr>
        <w:pStyle w:val="BlockText"/>
        <w:numPr>
          <w:ilvl w:val="1"/>
          <w:numId w:val="1247"/>
        </w:numPr>
      </w:pPr>
      <w:r>
        <w:t xml:space="preserve">4-obtain-testing-protocols.R: find testing protocols for each state.</w:t>
      </w:r>
    </w:p>
    <w:p>
      <w:pPr>
        <w:pStyle w:val="BlockText"/>
        <w:numPr>
          <w:ilvl w:val="1"/>
          <w:numId w:val="1247"/>
        </w:numPr>
      </w:pPr>
      <w:r>
        <w:t xml:space="preserve">5-summarize-results.R: summarize results; obtain results for in text numerical results.</w:t>
      </w:r>
    </w:p>
    <w:p>
      <w:pPr>
        <w:pStyle w:val="BlockText"/>
        <w:numPr>
          <w:ilvl w:val="0"/>
          <w:numId w:val="1245"/>
        </w:numPr>
      </w:pPr>
      <w:r>
        <w:t xml:space="preserve">3-figure-table-scripts: folder containing figure scripts. To rerun all scripts in this subdirectory, run the bash script 0-run-figs.sh.</w:t>
      </w:r>
    </w:p>
    <w:p>
      <w:pPr>
        <w:pStyle w:val="BlockText"/>
        <w:numPr>
          <w:ilvl w:val="1"/>
          <w:numId w:val="1248"/>
        </w:numPr>
      </w:pPr>
      <w:r>
        <w:t xml:space="preserve">1-fig-testing.R: creates plot of testing patterns by state over time</w:t>
      </w:r>
    </w:p>
    <w:p>
      <w:pPr>
        <w:pStyle w:val="BlockText"/>
        <w:numPr>
          <w:ilvl w:val="1"/>
          <w:numId w:val="1248"/>
        </w:numPr>
      </w:pPr>
      <w:r>
        <w:t xml:space="preserve">2-fig-cases-usa-state-bar.R: creates bar plot of confirmed vs. estimated infections by state</w:t>
      </w:r>
    </w:p>
    <w:p>
      <w:pPr>
        <w:pStyle w:val="BlockText"/>
        <w:numPr>
          <w:ilvl w:val="1"/>
          <w:numId w:val="1248"/>
        </w:numPr>
      </w:pPr>
      <w:r>
        <w:t xml:space="preserve">3a-fig-map-usa-state.R: creates map of confirmed vs. estimated infections by state</w:t>
      </w:r>
    </w:p>
    <w:p>
      <w:pPr>
        <w:pStyle w:val="BlockText"/>
        <w:numPr>
          <w:ilvl w:val="1"/>
          <w:numId w:val="1248"/>
        </w:numPr>
      </w:pPr>
      <w:r>
        <w:t xml:space="preserve">3b-fig-map-usa-state-shiny.R: creates map of confirmed vs. estimated infections by state with search functionality by state</w:t>
      </w:r>
    </w:p>
    <w:p>
      <w:pPr>
        <w:pStyle w:val="BlockText"/>
        <w:numPr>
          <w:ilvl w:val="1"/>
          <w:numId w:val="1248"/>
        </w:numPr>
      </w:pPr>
      <w:r>
        <w:t xml:space="preserve">4-fig-priors.R: creates figure with priors for US as a whole</w:t>
      </w:r>
    </w:p>
    <w:p>
      <w:pPr>
        <w:pStyle w:val="BlockText"/>
        <w:numPr>
          <w:ilvl w:val="1"/>
          <w:numId w:val="1248"/>
        </w:numPr>
      </w:pPr>
      <w:r>
        <w:t xml:space="preserve">5-fig-density-usa.R: creates figure of distribution of estimated cases in the US</w:t>
      </w:r>
    </w:p>
    <w:p>
      <w:pPr>
        <w:pStyle w:val="BlockText"/>
        <w:numPr>
          <w:ilvl w:val="1"/>
          <w:numId w:val="1248"/>
        </w:numPr>
      </w:pPr>
      <w:r>
        <w:t xml:space="preserve">6-table-data-quality.R: creates table of data quality grading from COVID Tracking Project</w:t>
      </w:r>
    </w:p>
    <w:p>
      <w:pPr>
        <w:pStyle w:val="BlockText"/>
        <w:numPr>
          <w:ilvl w:val="1"/>
          <w:numId w:val="1248"/>
        </w:numPr>
      </w:pPr>
      <w:r>
        <w:t xml:space="preserve">7-fig-testpos.R: creates figure of the probability of testing positive among those tested by state</w:t>
      </w:r>
    </w:p>
    <w:p>
      <w:pPr>
        <w:pStyle w:val="BlockText"/>
        <w:numPr>
          <w:ilvl w:val="1"/>
          <w:numId w:val="1248"/>
        </w:numPr>
      </w:pPr>
      <w:r>
        <w:t xml:space="preserve">8-fig-percent-undertesting-state.R: creates figure of the percentage of under estimation due to incomplete testing</w:t>
      </w:r>
    </w:p>
    <w:p>
      <w:pPr>
        <w:pStyle w:val="BlockText"/>
        <w:numPr>
          <w:ilvl w:val="0"/>
          <w:numId w:val="1245"/>
        </w:numPr>
      </w:pPr>
      <w:r>
        <w:t xml:space="preserve">4-figures: folder containing figure files.</w:t>
      </w:r>
    </w:p>
    <w:p>
      <w:pPr>
        <w:pStyle w:val="BlockText"/>
        <w:numPr>
          <w:ilvl w:val="0"/>
          <w:numId w:val="1245"/>
        </w:numPr>
      </w:pPr>
      <w:r>
        <w:t xml:space="preserve">5-results: folder containing analysis results objects.</w:t>
      </w:r>
    </w:p>
    <w:p>
      <w:pPr>
        <w:pStyle w:val="BlockText"/>
        <w:numPr>
          <w:ilvl w:val="0"/>
          <w:numId w:val="124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6"/>
    <w:bookmarkStart w:id="817"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7"/>
    <w:bookmarkStart w:id="819"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8">
        <w:r>
          <w:rPr>
            <w:rStyle w:val="Hyperlink"/>
          </w:rPr>
          <w:t xml:space="preserve">Managing releases in a repository</w:t>
        </w:r>
      </w:hyperlink>
      <w:r>
        <w:t xml:space="preserve">.</w:t>
      </w:r>
    </w:p>
    <w:bookmarkEnd w:id="819"/>
    <w:bookmarkStart w:id="833"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20">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21">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22">
        <w:r>
          <w:rPr>
            <w:rStyle w:val="Hyperlink"/>
          </w:rPr>
          <w:t xml:space="preserve">CRAN stages diagram</w:t>
        </w:r>
      </w:hyperlink>
      <w:r>
        <w:t xml:space="preserve"> </w:t>
      </w:r>
      <w:r>
        <w:t xml:space="preserve">by Edgar Ruiz.</w:t>
      </w:r>
    </w:p>
    <w:bookmarkStart w:id="823"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23"/>
    <w:bookmarkStart w:id="827"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5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5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5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5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5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51"/>
        </w:numPr>
      </w:pPr>
      <w:r>
        <w:rPr>
          <w:rStyle w:val="VerbatimChar"/>
        </w:rPr>
        <w:t xml:space="preserve">devtools::check_win_devel()</w:t>
      </w:r>
      <w:r>
        <w:t xml:space="preserve"> </w:t>
      </w:r>
      <w:r>
        <w:t xml:space="preserve">- tests on Windows with the development version of R</w:t>
      </w:r>
    </w:p>
    <w:p>
      <w:pPr>
        <w:pStyle w:val="Compact"/>
        <w:numPr>
          <w:ilvl w:val="1"/>
          <w:numId w:val="1251"/>
        </w:numPr>
      </w:pPr>
      <w:hyperlink r:id="rId824">
        <w:r>
          <w:rPr>
            <w:rStyle w:val="Hyperlink"/>
          </w:rPr>
          <w:t xml:space="preserve">R-hub</w:t>
        </w:r>
      </w:hyperlink>
      <w:r>
        <w:t xml:space="preserve"> </w:t>
      </w:r>
      <w:r>
        <w:t xml:space="preserve">- tests on a wide range of platforms.</w:t>
      </w:r>
      <w:r>
        <w:t xml:space="preserve"> </w:t>
      </w:r>
      <w:r>
        <w:t xml:space="preserve">In</w:t>
      </w:r>
      <w:r>
        <w:t xml:space="preserve"> </w:t>
      </w:r>
      <w:hyperlink r:id="rId825">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50"/>
        </w:numPr>
      </w:pPr>
      <w:r>
        <w:rPr>
          <w:b/>
          <w:bCs/>
        </w:rPr>
        <w:t xml:space="preserve">Review CRAN policies</w:t>
      </w:r>
      <w:r>
        <w:t xml:space="preserve">: Ensure your package complies with the</w:t>
      </w:r>
      <w:r>
        <w:t xml:space="preserve"> </w:t>
      </w:r>
      <w:hyperlink r:id="rId826">
        <w:r>
          <w:rPr>
            <w:rStyle w:val="Hyperlink"/>
          </w:rPr>
          <w:t xml:space="preserve">CRAN Repository Policy</w:t>
        </w:r>
      </w:hyperlink>
      <w:r>
        <w:t xml:space="preserve">.</w:t>
      </w:r>
    </w:p>
    <w:bookmarkEnd w:id="827"/>
    <w:bookmarkStart w:id="829"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8">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9"/>
    <w:bookmarkStart w:id="832" w:name="after-cran-acceptance"/>
    <w:p>
      <w:pPr>
        <w:pStyle w:val="Heading3"/>
      </w:pPr>
      <w:r>
        <w:t xml:space="preserve">16.10.4 After CRAN Acceptance</w:t>
      </w:r>
    </w:p>
    <w:p>
      <w:pPr>
        <w:pStyle w:val="FirstParagraph"/>
      </w:pPr>
      <w:r>
        <w:t xml:space="preserve">Once CRAN accepts your package:</w:t>
      </w:r>
    </w:p>
    <w:p>
      <w:pPr>
        <w:numPr>
          <w:ilvl w:val="0"/>
          <w:numId w:val="125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2"/>
        </w:numPr>
      </w:pPr>
      <w:r>
        <w:rPr>
          <w:b/>
          <w:bCs/>
        </w:rPr>
        <w:t xml:space="preserve">Track adoption over time</w:t>
      </w:r>
      <w:r>
        <w:t xml:space="preserve">: the</w:t>
      </w:r>
      <w:r>
        <w:t xml:space="preserve"> </w:t>
      </w:r>
      <w:hyperlink r:id="rId830">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31">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32"/>
    <w:bookmarkEnd w:id="833"/>
    <w:bookmarkEnd w:id="834"/>
    <w:bookmarkStart w:id="854" w:name="data-publication"/>
    <w:p>
      <w:pPr>
        <w:pStyle w:val="Heading1"/>
      </w:pPr>
      <w:r>
        <w:t xml:space="preserve">17. Data Publication</w:t>
      </w:r>
    </w:p>
    <w:bookmarkStart w:id="835"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5"/>
    <w:bookmarkStart w:id="840"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6"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6"/>
    <w:bookmarkStart w:id="837"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7"/>
    <w:bookmarkStart w:id="839"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8">
        <w:r>
          <w:rPr>
            <w:rStyle w:val="Hyperlink"/>
          </w:rPr>
          <w:t xml:space="preserve">UC Davis DataLab GIS workshops</w:t>
        </w:r>
      </w:hyperlink>
      <w:r>
        <w:t xml:space="preserve">, including resources on QGIS and spatial SQL.</w:t>
      </w:r>
    </w:p>
    <w:bookmarkEnd w:id="839"/>
    <w:bookmarkEnd w:id="840"/>
    <w:bookmarkStart w:id="844" w:name="create-public-ids"/>
    <w:p>
      <w:pPr>
        <w:pStyle w:val="Heading2"/>
      </w:pPr>
      <w:r>
        <w:t xml:space="preserve">17.3 Create public IDs</w:t>
      </w:r>
    </w:p>
    <w:bookmarkStart w:id="841"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41"/>
    <w:bookmarkStart w:id="842"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42"/>
    <w:bookmarkStart w:id="843"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3"/>
        </w:numPr>
      </w:pPr>
      <w:r>
        <w:rPr>
          <w:rStyle w:val="VerbatimChar"/>
        </w:rPr>
        <w:t xml:space="preserve">data/final/</w:t>
      </w:r>
      <w:r>
        <w:t xml:space="preserve">- folder containing the projects final data in both csv and rds formats</w:t>
      </w:r>
      <w:r>
        <w:br/>
      </w:r>
    </w:p>
    <w:p>
      <w:pPr>
        <w:pStyle w:val="Compact"/>
        <w:numPr>
          <w:ilvl w:val="0"/>
          <w:numId w:val="125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43"/>
    <w:bookmarkEnd w:id="844"/>
    <w:bookmarkStart w:id="850"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5">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6">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7">
        <w:r>
          <w:rPr>
            <w:rStyle w:val="Hyperlink"/>
          </w:rPr>
          <w:t xml:space="preserve">UC Davis DataLab workshop on data documentation</w:t>
        </w:r>
      </w:hyperlink>
      <w:r>
        <w:t xml:space="preserve">.</w:t>
      </w:r>
    </w:p>
    <w:bookmarkStart w:id="849" w:name="X659912a983e12070198566d6758f84b7c139c71"/>
    <w:p>
      <w:pPr>
        <w:pStyle w:val="Heading3"/>
      </w:pPr>
      <w:r>
        <w:t xml:space="preserve">17.4.1 Steps for creating an Open Science Framework (OSF) repository:</w:t>
      </w:r>
    </w:p>
    <w:p>
      <w:pPr>
        <w:pStyle w:val="Compact"/>
        <w:numPr>
          <w:ilvl w:val="0"/>
          <w:numId w:val="1254"/>
        </w:numPr>
      </w:pPr>
      <w:r>
        <w:t xml:space="preserve">Create a new OSF project per these instructions: https://help.osf.io/article/252-create-a-project</w:t>
      </w:r>
    </w:p>
    <w:p>
      <w:pPr>
        <w:pStyle w:val="Compact"/>
        <w:numPr>
          <w:ilvl w:val="0"/>
          <w:numId w:val="125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4"/>
        </w:numPr>
      </w:pPr>
      <w:r>
        <w:t xml:space="preserve">Create a notebook component and upload the final .html files (which will not be on github… but see optional item below)</w:t>
      </w:r>
    </w:p>
    <w:p>
      <w:pPr>
        <w:pStyle w:val="Compact"/>
        <w:numPr>
          <w:ilvl w:val="0"/>
          <w:numId w:val="1254"/>
        </w:numPr>
      </w:pPr>
      <w:r>
        <w:t xml:space="preserve">On the OSF landing Wiki, provide some context. Here is a recent example: https://osf.io/954bt/</w:t>
      </w:r>
    </w:p>
    <w:p>
      <w:pPr>
        <w:pStyle w:val="Compact"/>
        <w:numPr>
          <w:ilvl w:val="0"/>
          <w:numId w:val="1254"/>
        </w:numPr>
      </w:pPr>
      <w:r>
        <w:t xml:space="preserve">Create a Digital Object Identifier (DOI) for the repository. A DOI is a unique identifier that provides a persistent link to content, such as a dataset in this case.</w:t>
      </w:r>
      <w:r>
        <w:t xml:space="preserve"> </w:t>
      </w:r>
      <w:hyperlink r:id="rId848">
        <w:r>
          <w:rPr>
            <w:rStyle w:val="Hyperlink"/>
          </w:rPr>
          <w:t xml:space="preserve">Learn more about DOIs</w:t>
        </w:r>
      </w:hyperlink>
    </w:p>
    <w:p>
      <w:pPr>
        <w:pStyle w:val="Compact"/>
        <w:numPr>
          <w:ilvl w:val="0"/>
          <w:numId w:val="1254"/>
        </w:numPr>
      </w:pPr>
      <w:r>
        <w:t xml:space="preserve">Optional: Complete the software checklist and system requirement guide for the analysis to guide others. Include it on the GitHub README for the project: https://github.com/proctor-ucsf/mordor-antibody</w:t>
      </w:r>
    </w:p>
    <w:bookmarkEnd w:id="849"/>
    <w:bookmarkEnd w:id="850"/>
    <w:bookmarkStart w:id="851"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51"/>
    <w:bookmarkStart w:id="852"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52"/>
    <w:bookmarkStart w:id="853"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5"/>
        </w:numPr>
      </w:pPr>
      <w:r>
        <w:t xml:space="preserve">ACTION - https://osf.io/ca3pe/</w:t>
      </w:r>
      <w:r>
        <w:br/>
      </w:r>
    </w:p>
    <w:p>
      <w:pPr>
        <w:pStyle w:val="Compact"/>
        <w:numPr>
          <w:ilvl w:val="0"/>
          <w:numId w:val="1255"/>
        </w:numPr>
      </w:pPr>
      <w:r>
        <w:t xml:space="preserve">NAITRE - https://osf.io/ujeyb/</w:t>
      </w:r>
      <w:r>
        <w:br/>
      </w:r>
    </w:p>
    <w:p>
      <w:pPr>
        <w:pStyle w:val="Compact"/>
        <w:numPr>
          <w:ilvl w:val="0"/>
          <w:numId w:val="125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53"/>
    <w:bookmarkEnd w:id="854"/>
    <w:bookmarkStart w:id="901"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8" w:name="uc-davis-computing-resources"/>
    <w:p>
      <w:pPr>
        <w:pStyle w:val="Heading2"/>
      </w:pPr>
      <w:r>
        <w:t xml:space="preserve">18.1 UC Davis Computing Resources</w:t>
      </w:r>
    </w:p>
    <w:bookmarkStart w:id="857"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6"/>
        </w:numPr>
      </w:pPr>
      <w:r>
        <w:rPr>
          <w:b/>
          <w:bCs/>
        </w:rPr>
        <w:t xml:space="preserve">Shiva</w:t>
      </w:r>
      <w:r>
        <w:t xml:space="preserve"> </w:t>
      </w:r>
      <w:r>
        <w:t xml:space="preserve">(shiva.ucdavis.edu): SLURM-based cluster for computational work</w:t>
      </w:r>
    </w:p>
    <w:p>
      <w:pPr>
        <w:pStyle w:val="Compact"/>
        <w:numPr>
          <w:ilvl w:val="0"/>
          <w:numId w:val="125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7"/>
    <w:bookmarkEnd w:id="858"/>
    <w:bookmarkStart w:id="860"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9"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9"/>
    <w:bookmarkEnd w:id="860"/>
    <w:bookmarkStart w:id="861"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61"/>
    <w:bookmarkStart w:id="862"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5">
        <w:r>
          <w:rPr>
            <w:rStyle w:val="Hyperlink"/>
          </w:rPr>
          <w:t xml:space="preserve">hpc.ucdavis.edu</w:t>
        </w:r>
      </w:hyperlink>
      <w:r>
        <w:t xml:space="preserve"> </w:t>
      </w:r>
      <w:r>
        <w:t xml:space="preserve">for support information.</w:t>
      </w:r>
    </w:p>
    <w:bookmarkEnd w:id="862"/>
    <w:bookmarkStart w:id="866"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63"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63"/>
    <w:bookmarkStart w:id="864"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4"/>
    <w:bookmarkStart w:id="865"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5"/>
    <w:bookmarkEnd w:id="866"/>
    <w:bookmarkStart w:id="885"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7">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4"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73"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8">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9">
                    <w:r>
                      <w:rPr>
                        <w:rStyle w:val="Hyperlink"/>
                      </w:rPr>
                      <w:t xml:space="preserve">VcXsrv</w:t>
                    </w:r>
                  </w:hyperlink>
                  <w:r>
                    <w:t xml:space="preserve">, or</w:t>
                  </w:r>
                  <w:r>
                    <w:t xml:space="preserve"> </w:t>
                  </w:r>
                  <w:hyperlink r:id="rId870">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71">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72">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73"/>
          <w:p/>
        </w:tc>
      </w:tr>
    </w:tbl>
    <w:bookmarkEnd w:id="874"/>
    <w:bookmarkStart w:id="875"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5"/>
    <w:bookmarkStart w:id="876"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6"/>
    <w:bookmarkStart w:id="879"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7">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8">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9"/>
    <w:bookmarkStart w:id="884"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80">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81">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82">
        <w:r>
          <w:rPr>
            <w:rStyle w:val="Hyperlink"/>
          </w:rPr>
          <w:t xml:space="preserve">Xpra</w:t>
        </w:r>
      </w:hyperlink>
      <w:r>
        <w:t xml:space="preserve">, VNC, and</w:t>
      </w:r>
      <w:r>
        <w:t xml:space="preserve"> </w:t>
      </w:r>
      <w:hyperlink r:id="rId883">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4"/>
    <w:bookmarkEnd w:id="885"/>
    <w:bookmarkStart w:id="894"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8"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6">
        <w:r>
          <w:rPr>
            <w:rStyle w:val="VerbatimChar"/>
          </w:rPr>
          <w:t xml:space="preserve">tmux</w:t>
        </w:r>
      </w:hyperlink>
      <w:r>
        <w:t xml:space="preserve"> </w:t>
      </w:r>
      <w:r>
        <w:t xml:space="preserve">or</w:t>
      </w:r>
      <w:r>
        <w:t xml:space="preserve"> </w:t>
      </w:r>
      <w:hyperlink r:id="rId887">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8"/>
    <w:bookmarkStart w:id="893"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9" name="Picture"/>
                  <a:graphic>
                    <a:graphicData uri="http://schemas.openxmlformats.org/drawingml/2006/picture">
                      <pic:pic>
                        <pic:nvPicPr>
                          <pic:cNvPr descr="/opt/quarto/share/formats/docx/important.png" id="890"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1" name="Picture"/>
                  <a:graphic>
                    <a:graphicData uri="http://schemas.openxmlformats.org/drawingml/2006/picture">
                      <pic:pic>
                        <pic:nvPicPr>
                          <pic:cNvPr descr="/opt/quarto/share/formats/docx/note.png" id="89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5">
              <w:r>
                <w:rPr>
                  <w:rStyle w:val="Hyperlink"/>
                </w:rPr>
                <w:t xml:space="preserve">UC Davis HPC documentation</w:t>
              </w:r>
            </w:hyperlink>
            <w:r>
              <w:t xml:space="preserve"> </w:t>
            </w:r>
            <w:r>
              <w:t xml:space="preserve">or contact HPC support.</w:t>
            </w:r>
          </w:p>
          <w:p/>
        </w:tc>
      </w:tr>
    </w:tbl>
    <w:bookmarkEnd w:id="893"/>
    <w:bookmarkEnd w:id="894"/>
    <w:bookmarkStart w:id="899" w:name="storage-group-storage-access"/>
    <w:p>
      <w:pPr>
        <w:pStyle w:val="Heading2"/>
      </w:pPr>
      <w:r>
        <w:t xml:space="preserve">18.8 Storage &amp; group storage access</w:t>
      </w:r>
    </w:p>
    <w:bookmarkStart w:id="895"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5">
        <w:r>
          <w:rPr>
            <w:rStyle w:val="Hyperlink"/>
          </w:rPr>
          <w:t xml:space="preserve">UC Davis HPC documentation</w:t>
        </w:r>
      </w:hyperlink>
      <w:r>
        <w:t xml:space="preserve"> </w:t>
      </w:r>
      <w:r>
        <w:t xml:space="preserve">for specific storage options and quotas.</w:t>
      </w:r>
    </w:p>
    <w:bookmarkEnd w:id="895"/>
    <w:bookmarkStart w:id="896"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6"/>
    <w:bookmarkStart w:id="898"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7">
        <w:r>
          <w:rPr>
            <w:rStyle w:val="Hyperlink"/>
          </w:rPr>
          <w:t xml:space="preserve">this guide</w:t>
        </w:r>
      </w:hyperlink>
      <w:r>
        <w:t xml:space="preserve">.</w:t>
      </w:r>
    </w:p>
    <w:bookmarkEnd w:id="898"/>
    <w:bookmarkEnd w:id="899"/>
    <w:bookmarkStart w:id="900"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7"/>
        </w:numPr>
      </w:pPr>
      <w:r>
        <w:rPr>
          <w:rStyle w:val="VerbatimChar"/>
        </w:rPr>
        <w:t xml:space="preserve">job-name=run_inc</w:t>
      </w:r>
      <w:r>
        <w:t xml:space="preserve">: Job name that will show up in the SLURM system</w:t>
      </w:r>
    </w:p>
    <w:p>
      <w:pPr>
        <w:pStyle w:val="Compact"/>
        <w:numPr>
          <w:ilvl w:val="0"/>
          <w:numId w:val="1257"/>
        </w:numPr>
      </w:pPr>
      <w:r>
        <w:rPr>
          <w:rStyle w:val="VerbatimChar"/>
        </w:rPr>
        <w:t xml:space="preserve">begin=now</w:t>
      </w:r>
      <w:r>
        <w:t xml:space="preserve">: Requests to start the job as soon as the requested resources are available</w:t>
      </w:r>
    </w:p>
    <w:p>
      <w:pPr>
        <w:pStyle w:val="Compact"/>
        <w:numPr>
          <w:ilvl w:val="0"/>
          <w:numId w:val="1257"/>
        </w:numPr>
      </w:pPr>
      <w:r>
        <w:rPr>
          <w:rStyle w:val="VerbatimChar"/>
        </w:rPr>
        <w:t xml:space="preserve">dependency=singleton</w:t>
      </w:r>
      <w:r>
        <w:t xml:space="preserve">: Jobs can begin after all previously launched jobs with the same name and user have ended.</w:t>
      </w:r>
    </w:p>
    <w:p>
      <w:pPr>
        <w:pStyle w:val="Compact"/>
        <w:numPr>
          <w:ilvl w:val="0"/>
          <w:numId w:val="1257"/>
        </w:numPr>
      </w:pPr>
      <w:r>
        <w:rPr>
          <w:rStyle w:val="VerbatimChar"/>
        </w:rPr>
        <w:t xml:space="preserve">mail-type=ALL</w:t>
      </w:r>
      <w:r>
        <w:t xml:space="preserve">: Receive all types of email notification (e.g., when job starts, fails, ends)</w:t>
      </w:r>
    </w:p>
    <w:p>
      <w:pPr>
        <w:pStyle w:val="Compact"/>
        <w:numPr>
          <w:ilvl w:val="0"/>
          <w:numId w:val="1257"/>
        </w:numPr>
      </w:pPr>
      <w:r>
        <w:rPr>
          <w:rStyle w:val="VerbatimChar"/>
        </w:rPr>
        <w:t xml:space="preserve">cpus-per-task=16</w:t>
      </w:r>
      <w:r>
        <w:t xml:space="preserve">: Request 16 processors per task. The default is one processor per task.</w:t>
      </w:r>
    </w:p>
    <w:p>
      <w:pPr>
        <w:pStyle w:val="Compact"/>
        <w:numPr>
          <w:ilvl w:val="0"/>
          <w:numId w:val="1257"/>
        </w:numPr>
      </w:pPr>
      <w:r>
        <w:rPr>
          <w:rStyle w:val="VerbatimChar"/>
        </w:rPr>
        <w:t xml:space="preserve">mem=64G</w:t>
      </w:r>
      <w:r>
        <w:t xml:space="preserve">: Request 64 GB memory per node.</w:t>
      </w:r>
    </w:p>
    <w:p>
      <w:pPr>
        <w:pStyle w:val="Compact"/>
        <w:numPr>
          <w:ilvl w:val="0"/>
          <w:numId w:val="125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00"/>
    <w:bookmarkEnd w:id="901"/>
    <w:bookmarkStart w:id="927"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02">
        <w:r>
          <w:rPr>
            <w:rStyle w:val="Hyperlink"/>
            <w:b/>
            <w:bCs/>
          </w:rPr>
          <w:t xml:space="preserve">Working with AI</w:t>
        </w:r>
      </w:hyperlink>
      <w:r>
        <w:t xml:space="preserve"> </w:t>
      </w:r>
      <w:r>
        <w:t xml:space="preserve">(source:</w:t>
      </w:r>
      <w:r>
        <w:t xml:space="preserve"> </w:t>
      </w:r>
      <w:hyperlink r:id="rId903">
        <w:r>
          <w:rPr>
            <w:rStyle w:val="Hyperlink"/>
          </w:rPr>
          <w:t xml:space="preserve">https://github.com/d-morrison/wai</w:t>
        </w:r>
      </w:hyperlink>
      <w:r>
        <w:t xml:space="preserve">).</w:t>
      </w:r>
    </w:p>
    <w:p>
      <w:pPr>
        <w:pStyle w:val="BodyText"/>
      </w:pPr>
      <w:r>
        <w:t xml:space="preserve">That site covers:</w:t>
      </w:r>
      <w:r>
        <w:t xml:space="preserve"> </w:t>
      </w:r>
      <w:bookmarkStart w:id="904" w:name="sec-ai-disclosure"/>
      <w:bookmarkEnd w:id="904"/>
      <w:bookmarkStart w:id="905" w:name="sec-ai-journal-articles"/>
      <w:bookmarkEnd w:id="905"/>
      <w:r>
        <w:t xml:space="preserve"> </w:t>
      </w:r>
      <w:bookmarkStart w:id="906" w:name="sec-ai-language-model"/>
      <w:bookmarkEnd w:id="906"/>
      <w:bookmarkStart w:id="907" w:name="sec-ai-harnesses"/>
      <w:bookmarkEnd w:id="907"/>
      <w:bookmarkStart w:id="908" w:name="sec-ai-agent-implementation"/>
      <w:bookmarkEnd w:id="908"/>
      <w:r>
        <w:t xml:space="preserve"> </w:t>
      </w:r>
      <w:bookmarkStart w:id="909" w:name="sec-ai-harness-construction"/>
      <w:bookmarkEnd w:id="909"/>
      <w:bookmarkStart w:id="910" w:name="sec-ai-agent-program-kind"/>
      <w:bookmarkEnd w:id="910"/>
      <w:r>
        <w:t xml:space="preserve"> </w:t>
      </w:r>
      <w:bookmarkStart w:id="911" w:name="sec-ai-harness-agent-relationship"/>
      <w:bookmarkEnd w:id="911"/>
      <w:bookmarkStart w:id="912" w:name="sec-ai-addressing-failing-workflows"/>
      <w:bookmarkEnd w:id="912"/>
      <w:r>
        <w:t xml:space="preserve"> </w:t>
      </w:r>
      <w:bookmarkStart w:id="913" w:name="sec-ai-benefits-hazards"/>
      <w:bookmarkEnd w:id="913"/>
      <w:bookmarkStart w:id="914" w:name="sec-ai-best-practices"/>
      <w:bookmarkEnd w:id="914"/>
      <w:bookmarkStart w:id="915" w:name="sec-ai-offline"/>
      <w:bookmarkEnd w:id="915"/>
      <w:r>
        <w:t xml:space="preserve"> </w:t>
      </w:r>
      <w:bookmarkStart w:id="916" w:name="sec-ai-copilot-settings"/>
      <w:bookmarkEnd w:id="916"/>
      <w:bookmarkStart w:id="917" w:name="sec-ai-agent-skills"/>
      <w:bookmarkEnd w:id="917"/>
      <w:bookmarkStart w:id="918" w:name="sec-ai-claude-cloud-env"/>
      <w:bookmarkEnd w:id="918"/>
      <w:r>
        <w:t xml:space="preserve"> </w:t>
      </w:r>
      <w:bookmarkStart w:id="919" w:name="sec-ai-when-to-use"/>
      <w:bookmarkEnd w:id="919"/>
      <w:bookmarkStart w:id="920" w:name="sec-ai-claude-code-windows"/>
      <w:bookmarkEnd w:id="920"/>
      <w:bookmarkStart w:id="921" w:name="sec-fully-clean"/>
      <w:bookmarkEnd w:id="921"/>
    </w:p>
    <w:p>
      <w:pPr>
        <w:numPr>
          <w:ilvl w:val="0"/>
          <w:numId w:val="1258"/>
        </w:numPr>
      </w:pPr>
      <w:hyperlink r:id="rId922">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8"/>
        </w:numPr>
      </w:pPr>
      <w:hyperlink r:id="rId923">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8"/>
        </w:numPr>
      </w:pPr>
      <w:hyperlink r:id="rId924">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5" name="Picture"/>
                  <a:graphic>
                    <a:graphicData uri="http://schemas.openxmlformats.org/drawingml/2006/picture">
                      <pic:pic>
                        <pic:nvPicPr>
                          <pic:cNvPr descr="/opt/quarto/share/formats/docx/note.png" id="9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7"/>
    <w:bookmarkStart w:id="936" w:name="checklists"/>
    <w:p>
      <w:pPr>
        <w:pStyle w:val="Heading1"/>
      </w:pPr>
      <w:r>
        <w:t xml:space="preserve">20. Checklists</w:t>
      </w:r>
    </w:p>
    <w:bookmarkStart w:id="928" w:name="pre-analysis-plan-checklist"/>
    <w:p>
      <w:pPr>
        <w:pStyle w:val="Heading2"/>
      </w:pPr>
      <w:r>
        <w:t xml:space="preserve">20.1 Pre-analysis plan checklist</w:t>
      </w:r>
    </w:p>
    <w:p>
      <w:pPr>
        <w:pStyle w:val="Compact"/>
        <w:numPr>
          <w:ilvl w:val="0"/>
          <w:numId w:val="1259"/>
        </w:numPr>
      </w:pPr>
      <w:r>
        <w:t xml:space="preserve">Brief background on the study (a condensed version of the introduction section of the paper)</w:t>
      </w:r>
    </w:p>
    <w:p>
      <w:pPr>
        <w:pStyle w:val="Compact"/>
        <w:numPr>
          <w:ilvl w:val="0"/>
          <w:numId w:val="1259"/>
        </w:numPr>
      </w:pPr>
      <w:r>
        <w:t xml:space="preserve">Hypotheses / objectives</w:t>
      </w:r>
    </w:p>
    <w:p>
      <w:pPr>
        <w:pStyle w:val="Compact"/>
        <w:numPr>
          <w:ilvl w:val="0"/>
          <w:numId w:val="1259"/>
        </w:numPr>
      </w:pPr>
      <w:r>
        <w:t xml:space="preserve">Study design</w:t>
      </w:r>
    </w:p>
    <w:p>
      <w:pPr>
        <w:pStyle w:val="Compact"/>
        <w:numPr>
          <w:ilvl w:val="0"/>
          <w:numId w:val="1259"/>
        </w:numPr>
      </w:pPr>
      <w:r>
        <w:t xml:space="preserve">Description of data</w:t>
      </w:r>
    </w:p>
    <w:p>
      <w:pPr>
        <w:pStyle w:val="Compact"/>
        <w:numPr>
          <w:ilvl w:val="0"/>
          <w:numId w:val="1259"/>
        </w:numPr>
      </w:pPr>
      <w:r>
        <w:t xml:space="preserve">Definition of outcomes</w:t>
      </w:r>
    </w:p>
    <w:p>
      <w:pPr>
        <w:pStyle w:val="Compact"/>
        <w:numPr>
          <w:ilvl w:val="0"/>
          <w:numId w:val="1259"/>
        </w:numPr>
      </w:pPr>
      <w:r>
        <w:t xml:space="preserve">Definition of interventions / exposures</w:t>
      </w:r>
    </w:p>
    <w:p>
      <w:pPr>
        <w:pStyle w:val="Compact"/>
        <w:numPr>
          <w:ilvl w:val="0"/>
          <w:numId w:val="1259"/>
        </w:numPr>
      </w:pPr>
      <w:r>
        <w:t xml:space="preserve">Definition of covariates</w:t>
      </w:r>
    </w:p>
    <w:p>
      <w:pPr>
        <w:pStyle w:val="Compact"/>
        <w:numPr>
          <w:ilvl w:val="0"/>
          <w:numId w:val="1259"/>
        </w:numPr>
      </w:pPr>
      <w:r>
        <w:t xml:space="preserve">Statistical power calculation</w:t>
      </w:r>
    </w:p>
    <w:p>
      <w:pPr>
        <w:pStyle w:val="Compact"/>
        <w:numPr>
          <w:ilvl w:val="0"/>
          <w:numId w:val="1259"/>
        </w:numPr>
      </w:pPr>
      <w:r>
        <w:t xml:space="preserve">Statistical model description</w:t>
      </w:r>
    </w:p>
    <w:p>
      <w:pPr>
        <w:pStyle w:val="Compact"/>
        <w:numPr>
          <w:ilvl w:val="0"/>
          <w:numId w:val="1259"/>
        </w:numPr>
      </w:pPr>
      <w:r>
        <w:t xml:space="preserve">Covariate selection / screening</w:t>
      </w:r>
    </w:p>
    <w:p>
      <w:pPr>
        <w:pStyle w:val="Compact"/>
        <w:numPr>
          <w:ilvl w:val="0"/>
          <w:numId w:val="1259"/>
        </w:numPr>
      </w:pPr>
      <w:r>
        <w:t xml:space="preserve">Standard error estimation method</w:t>
      </w:r>
    </w:p>
    <w:p>
      <w:pPr>
        <w:pStyle w:val="Compact"/>
        <w:numPr>
          <w:ilvl w:val="0"/>
          <w:numId w:val="1259"/>
        </w:numPr>
      </w:pPr>
      <w:r>
        <w:t xml:space="preserve">Missing data analysis</w:t>
      </w:r>
    </w:p>
    <w:p>
      <w:pPr>
        <w:pStyle w:val="Compact"/>
        <w:numPr>
          <w:ilvl w:val="0"/>
          <w:numId w:val="1259"/>
        </w:numPr>
      </w:pPr>
      <w:r>
        <w:t xml:space="preserve">Assessment of effect modification / subgroup analyses</w:t>
      </w:r>
    </w:p>
    <w:p>
      <w:pPr>
        <w:pStyle w:val="Compact"/>
        <w:numPr>
          <w:ilvl w:val="0"/>
          <w:numId w:val="1259"/>
        </w:numPr>
      </w:pPr>
      <w:r>
        <w:t xml:space="preserve">Sensitivity analyses</w:t>
      </w:r>
    </w:p>
    <w:p>
      <w:pPr>
        <w:pStyle w:val="Compact"/>
        <w:numPr>
          <w:ilvl w:val="0"/>
          <w:numId w:val="1259"/>
        </w:numPr>
      </w:pPr>
      <w:r>
        <w:t xml:space="preserve">Negative control analyses</w:t>
      </w:r>
    </w:p>
    <w:bookmarkEnd w:id="928"/>
    <w:bookmarkStart w:id="930" w:name="code-checklist"/>
    <w:p>
      <w:pPr>
        <w:pStyle w:val="Heading2"/>
      </w:pPr>
      <w:r>
        <w:t xml:space="preserve">20.2 Code checklist</w:t>
      </w:r>
    </w:p>
    <w:p>
      <w:pPr>
        <w:pStyle w:val="Compact"/>
        <w:numPr>
          <w:ilvl w:val="0"/>
          <w:numId w:val="1260"/>
        </w:numPr>
      </w:pPr>
      <w:r>
        <w:t xml:space="preserve">Does the script run without errors?</w:t>
      </w:r>
    </w:p>
    <w:p>
      <w:pPr>
        <w:pStyle w:val="Compact"/>
        <w:numPr>
          <w:ilvl w:val="0"/>
          <w:numId w:val="1260"/>
        </w:numPr>
      </w:pPr>
      <w:r>
        <w:t xml:space="preserve">Is code self-contained within repo and/or associated Box folder?</w:t>
      </w:r>
    </w:p>
    <w:p>
      <w:pPr>
        <w:pStyle w:val="Compact"/>
        <w:numPr>
          <w:ilvl w:val="0"/>
          <w:numId w:val="1260"/>
        </w:numPr>
      </w:pPr>
      <w:r>
        <w:t xml:space="preserve">Is all commented out code / remarks removed?</w:t>
      </w:r>
    </w:p>
    <w:p>
      <w:pPr>
        <w:pStyle w:val="Compact"/>
        <w:numPr>
          <w:ilvl w:val="0"/>
          <w:numId w:val="1260"/>
        </w:numPr>
      </w:pPr>
      <w:r>
        <w:t xml:space="preserve">Does the header accurately describe the process completed in the script?</w:t>
      </w:r>
    </w:p>
    <w:p>
      <w:pPr>
        <w:pStyle w:val="Compact"/>
        <w:numPr>
          <w:ilvl w:val="0"/>
          <w:numId w:val="1260"/>
        </w:numPr>
      </w:pPr>
      <w:r>
        <w:t xml:space="preserve">Is the script pushed to its github repository?</w:t>
      </w:r>
    </w:p>
    <w:p>
      <w:pPr>
        <w:pStyle w:val="Compact"/>
        <w:numPr>
          <w:ilvl w:val="0"/>
          <w:numId w:val="1260"/>
        </w:numPr>
      </w:pPr>
      <w:r>
        <w:t xml:space="preserve">Does the code adhere to the</w:t>
      </w:r>
      <w:r>
        <w:t xml:space="preserve"> </w:t>
      </w:r>
      <w:hyperlink r:id="rId929">
        <w:r>
          <w:rPr>
            <w:rStyle w:val="Hyperlink"/>
          </w:rPr>
          <w:t xml:space="preserve">coding style guide</w:t>
        </w:r>
      </w:hyperlink>
      <w:r>
        <w:t xml:space="preserve">?</w:t>
      </w:r>
    </w:p>
    <w:p>
      <w:pPr>
        <w:pStyle w:val="Compact"/>
        <w:numPr>
          <w:ilvl w:val="0"/>
          <w:numId w:val="1260"/>
        </w:numPr>
      </w:pPr>
      <w:r>
        <w:t xml:space="preserve">Are all warnings ignorable? Should any warnings be intentionally suppressed or addressed?</w:t>
      </w:r>
    </w:p>
    <w:bookmarkEnd w:id="930"/>
    <w:bookmarkStart w:id="932"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1"/>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1"/>
        </w:numPr>
      </w:pPr>
      <w:r>
        <w:t xml:space="preserve">Are the study results within the manuscript replicable (i.e., if you rerun the code in the study’s repository, the tables and figures will be exactly replicated?)</w:t>
      </w:r>
    </w:p>
    <w:p>
      <w:pPr>
        <w:pStyle w:val="Compact"/>
        <w:numPr>
          <w:ilvl w:val="0"/>
          <w:numId w:val="1261"/>
        </w:numPr>
      </w:pPr>
      <w:r>
        <w:t xml:space="preserve">Is a target journal selected?</w:t>
      </w:r>
    </w:p>
    <w:p>
      <w:pPr>
        <w:pStyle w:val="Compact"/>
        <w:numPr>
          <w:ilvl w:val="0"/>
          <w:numId w:val="1261"/>
        </w:numPr>
      </w:pPr>
      <w:r>
        <w:t xml:space="preserve">Is the title declarative, in other words, does it state the object/findings rather than suggest them?</w:t>
      </w:r>
    </w:p>
    <w:p>
      <w:pPr>
        <w:pStyle w:val="Compact"/>
        <w:numPr>
          <w:ilvl w:val="0"/>
          <w:numId w:val="1261"/>
        </w:numPr>
      </w:pPr>
      <w:r>
        <w:t xml:space="preserve">Is the word count of the manuscript close to the target journal’s allowance?</w:t>
      </w:r>
    </w:p>
    <w:p>
      <w:pPr>
        <w:pStyle w:val="Compact"/>
        <w:numPr>
          <w:ilvl w:val="0"/>
          <w:numId w:val="1261"/>
        </w:numPr>
      </w:pPr>
      <w:r>
        <w:t xml:space="preserve">Does the manuscript adhere to the formatting guide of the target journal?</w:t>
      </w:r>
    </w:p>
    <w:p>
      <w:pPr>
        <w:pStyle w:val="Compact"/>
        <w:numPr>
          <w:ilvl w:val="0"/>
          <w:numId w:val="1261"/>
        </w:numPr>
      </w:pPr>
      <w:r>
        <w:t xml:space="preserve">Does the manuscript use a consistent voice (passive or active – usually active is preferred … pun intended)?</w:t>
      </w:r>
    </w:p>
    <w:p>
      <w:pPr>
        <w:pStyle w:val="Compact"/>
        <w:numPr>
          <w:ilvl w:val="0"/>
          <w:numId w:val="1261"/>
        </w:numPr>
      </w:pPr>
      <w:r>
        <w:t xml:space="preserve">Is each figure and table (including supplementary material) referenced in the main text?</w:t>
      </w:r>
    </w:p>
    <w:p>
      <w:pPr>
        <w:pStyle w:val="Compact"/>
        <w:numPr>
          <w:ilvl w:val="0"/>
          <w:numId w:val="1261"/>
        </w:numPr>
      </w:pPr>
      <w:r>
        <w:t xml:space="preserve">Is there a caption for each figure and table (including supplementary material)?</w:t>
      </w:r>
    </w:p>
    <w:p>
      <w:pPr>
        <w:pStyle w:val="Compact"/>
        <w:numPr>
          <w:ilvl w:val="0"/>
          <w:numId w:val="1261"/>
        </w:numPr>
      </w:pPr>
      <w:r>
        <w:t xml:space="preserve">Are tables/figures and supplementary material numbered in accordance with their appearance in the main text?</w:t>
      </w:r>
    </w:p>
    <w:p>
      <w:pPr>
        <w:pStyle w:val="Compact"/>
        <w:numPr>
          <w:ilvl w:val="0"/>
          <w:numId w:val="1261"/>
        </w:numPr>
      </w:pPr>
      <w:r>
        <w:t xml:space="preserve">Does the text use past tense if it is reporting research findings or future tense if it is a study protocol?</w:t>
      </w:r>
    </w:p>
    <w:p>
      <w:pPr>
        <w:pStyle w:val="Compact"/>
        <w:numPr>
          <w:ilvl w:val="0"/>
          <w:numId w:val="126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1"/>
        </w:numPr>
      </w:pPr>
      <w:r>
        <w:t xml:space="preserve">Does the text use minimal abbreviations, and are all abbreviations defined at first use?</w:t>
      </w:r>
    </w:p>
    <w:p>
      <w:pPr>
        <w:pStyle w:val="Compact"/>
        <w:numPr>
          <w:ilvl w:val="0"/>
          <w:numId w:val="126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1">
        <w:r>
          <w:rPr>
            <w:rStyle w:val="Hyperlink"/>
          </w:rPr>
          <w:t xml:space="preserve">here</w:t>
        </w:r>
      </w:hyperlink>
      <w:r>
        <w:t xml:space="preserve">)</w:t>
      </w:r>
    </w:p>
    <w:p>
      <w:pPr>
        <w:pStyle w:val="Compact"/>
        <w:numPr>
          <w:ilvl w:val="0"/>
          <w:numId w:val="1261"/>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2"/>
    <w:bookmarkStart w:id="935" w:name="figure-checklist"/>
    <w:p>
      <w:pPr>
        <w:pStyle w:val="Heading2"/>
      </w:pPr>
      <w:r>
        <w:t xml:space="preserve">20.4 Figure checklist</w:t>
      </w:r>
    </w:p>
    <w:p>
      <w:pPr>
        <w:pStyle w:val="Compact"/>
        <w:numPr>
          <w:ilvl w:val="0"/>
          <w:numId w:val="1262"/>
        </w:numPr>
      </w:pPr>
      <w:r>
        <w:t xml:space="preserve">Are the x-axis and y-axis labeled?</w:t>
      </w:r>
    </w:p>
    <w:p>
      <w:pPr>
        <w:pStyle w:val="Compact"/>
        <w:numPr>
          <w:ilvl w:val="0"/>
          <w:numId w:val="1262"/>
        </w:numPr>
      </w:pPr>
      <w:r>
        <w:t xml:space="preserve">If the figure includes panels, is each panel labeled?</w:t>
      </w:r>
    </w:p>
    <w:p>
      <w:pPr>
        <w:pStyle w:val="Compact"/>
        <w:numPr>
          <w:ilvl w:val="0"/>
          <w:numId w:val="1262"/>
        </w:numPr>
      </w:pPr>
      <w:r>
        <w:t xml:space="preserve">Are there sufficient numerical / text labels and breaks on the x-axis and y-axis?</w:t>
      </w:r>
    </w:p>
    <w:p>
      <w:pPr>
        <w:pStyle w:val="Compact"/>
        <w:numPr>
          <w:ilvl w:val="0"/>
          <w:numId w:val="1262"/>
        </w:numPr>
      </w:pPr>
      <w:r>
        <w:t xml:space="preserve">Is the font size appropriate (i.e., large enough to read, not so large that it distracts from the data presented in the figure?)</w:t>
      </w:r>
    </w:p>
    <w:p>
      <w:pPr>
        <w:pStyle w:val="Compact"/>
        <w:numPr>
          <w:ilvl w:val="0"/>
          <w:numId w:val="1262"/>
        </w:numPr>
      </w:pPr>
      <w:r>
        <w:t xml:space="preserve">Are the colors used colorblind friendly? See a colorblind-friendly palette</w:t>
      </w:r>
      <w:r>
        <w:t xml:space="preserve"> </w:t>
      </w:r>
      <w:hyperlink r:id="rId933">
        <w:r>
          <w:rPr>
            <w:rStyle w:val="Hyperlink"/>
          </w:rPr>
          <w:t xml:space="preserve">here</w:t>
        </w:r>
      </w:hyperlink>
      <w:r>
        <w:t xml:space="preserve">, a neat palette generator with colorblind options</w:t>
      </w:r>
      <w:r>
        <w:t xml:space="preserve"> </w:t>
      </w:r>
      <w:hyperlink r:id="rId934">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2"/>
        </w:numPr>
      </w:pPr>
      <w:r>
        <w:t xml:space="preserve">Are colors/shapes/line types defined in a legend?</w:t>
      </w:r>
    </w:p>
    <w:p>
      <w:pPr>
        <w:pStyle w:val="Compact"/>
        <w:numPr>
          <w:ilvl w:val="0"/>
          <w:numId w:val="1262"/>
        </w:numPr>
      </w:pPr>
      <w:r>
        <w:t xml:space="preserve">Are the legends and other labels easy to understand with minimal abbreviations?</w:t>
      </w:r>
    </w:p>
    <w:p>
      <w:pPr>
        <w:pStyle w:val="Compact"/>
        <w:numPr>
          <w:ilvl w:val="0"/>
          <w:numId w:val="1262"/>
        </w:numPr>
      </w:pPr>
      <w:r>
        <w:t xml:space="preserve">If there is overplotting, is transparency used to show overlapping data?</w:t>
      </w:r>
    </w:p>
    <w:p>
      <w:pPr>
        <w:pStyle w:val="Compact"/>
        <w:numPr>
          <w:ilvl w:val="0"/>
          <w:numId w:val="1262"/>
        </w:numPr>
      </w:pPr>
      <w:r>
        <w:t xml:space="preserve">Are 95% confidence intervals or other measures of precision shown, if applicable?</w:t>
      </w:r>
    </w:p>
    <w:p>
      <w:r>
        <w:br w:type="page"/>
      </w:r>
    </w:p>
    <w:bookmarkEnd w:id="935"/>
    <w:bookmarkEnd w:id="936"/>
    <w:bookmarkStart w:id="981" w:name="resources-2"/>
    <w:p>
      <w:pPr>
        <w:pStyle w:val="Heading1"/>
      </w:pPr>
      <w:r>
        <w:t xml:space="preserve">21. Resources</w:t>
      </w:r>
    </w:p>
    <w:bookmarkStart w:id="954" w:name="resources-for-r"/>
    <w:p>
      <w:pPr>
        <w:pStyle w:val="Heading2"/>
      </w:pPr>
      <w:r>
        <w:t xml:space="preserve">21.1 Resources for R</w:t>
      </w:r>
    </w:p>
    <w:bookmarkStart w:id="939" w:name="books-and-comprehensive-guides"/>
    <w:p>
      <w:pPr>
        <w:pStyle w:val="Heading3"/>
      </w:pPr>
      <w:r>
        <w:t xml:space="preserve">21.1.1 Books and Comprehensive Guides</w:t>
      </w:r>
    </w:p>
    <w:p>
      <w:pPr>
        <w:pStyle w:val="Compact"/>
        <w:numPr>
          <w:ilvl w:val="0"/>
          <w:numId w:val="1263"/>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3"/>
        </w:numPr>
      </w:pPr>
      <w:hyperlink r:id="rId937">
        <w:r>
          <w:rPr>
            <w:rStyle w:val="Hyperlink"/>
          </w:rPr>
          <w:t xml:space="preserve">Awesome R Package Development Tools</w:t>
        </w:r>
      </w:hyperlink>
      <w:r>
        <w:t xml:space="preserve"> </w:t>
      </w:r>
      <w:r>
        <w:t xml:space="preserve">- curated list of tools for R package development</w:t>
      </w:r>
    </w:p>
    <w:p>
      <w:pPr>
        <w:pStyle w:val="Compact"/>
        <w:numPr>
          <w:ilvl w:val="0"/>
          <w:numId w:val="126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3"/>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3"/>
        </w:numPr>
      </w:pPr>
      <w:hyperlink r:id="rId938">
        <w:r>
          <w:rPr>
            <w:rStyle w:val="Hyperlink"/>
          </w:rPr>
          <w:t xml:space="preserve">DataCamp</w:t>
        </w:r>
      </w:hyperlink>
      <w:r>
        <w:t xml:space="preserve"> </w:t>
      </w:r>
      <w:r>
        <w:t xml:space="preserve">- email Kristen for access</w:t>
      </w:r>
    </w:p>
    <w:bookmarkEnd w:id="939"/>
    <w:bookmarkStart w:id="944" w:name="uc-davis-datalab-workshops-and-tutorials"/>
    <w:p>
      <w:pPr>
        <w:pStyle w:val="Heading3"/>
      </w:pPr>
      <w:r>
        <w:t xml:space="preserve">21.1.2 UC Davis DataLab Workshops and Tutorials</w:t>
      </w:r>
    </w:p>
    <w:p>
      <w:pPr>
        <w:pStyle w:val="FirstParagraph"/>
      </w:pPr>
      <w:r>
        <w:t xml:space="preserve">The</w:t>
      </w:r>
      <w:r>
        <w:t xml:space="preserve"> </w:t>
      </w:r>
      <w:hyperlink r:id="rId838">
        <w:r>
          <w:rPr>
            <w:rStyle w:val="Hyperlink"/>
          </w:rPr>
          <w:t xml:space="preserve">UC Davis DataLab</w:t>
        </w:r>
      </w:hyperlink>
      <w:r>
        <w:t xml:space="preserve"> </w:t>
      </w:r>
      <w:r>
        <w:t xml:space="preserve">provides extensive workshops and learning materials for data science:</w:t>
      </w:r>
    </w:p>
    <w:p>
      <w:pPr>
        <w:pStyle w:val="Compact"/>
        <w:numPr>
          <w:ilvl w:val="0"/>
          <w:numId w:val="1264"/>
        </w:numPr>
      </w:pPr>
      <w:hyperlink r:id="rId940">
        <w:r>
          <w:rPr>
            <w:rStyle w:val="Hyperlink"/>
          </w:rPr>
          <w:t xml:space="preserve">Workshop Index</w:t>
        </w:r>
      </w:hyperlink>
      <w:r>
        <w:t xml:space="preserve"> </w:t>
      </w:r>
      <w:r>
        <w:t xml:space="preserve">- comprehensive catalog of all DataLab workshops</w:t>
      </w:r>
    </w:p>
    <w:p>
      <w:pPr>
        <w:pStyle w:val="Compact"/>
        <w:numPr>
          <w:ilvl w:val="0"/>
          <w:numId w:val="1264"/>
        </w:numPr>
      </w:pPr>
      <w:hyperlink r:id="rId941">
        <w:r>
          <w:rPr>
            <w:rStyle w:val="Hyperlink"/>
          </w:rPr>
          <w:t xml:space="preserve">R Basics Workshop</w:t>
        </w:r>
      </w:hyperlink>
      <w:r>
        <w:t xml:space="preserve"> </w:t>
      </w:r>
      <w:r>
        <w:t xml:space="preserve">- foundational R programming for beginners</w:t>
      </w:r>
    </w:p>
    <w:p>
      <w:pPr>
        <w:pStyle w:val="Compact"/>
        <w:numPr>
          <w:ilvl w:val="0"/>
          <w:numId w:val="1264"/>
        </w:numPr>
      </w:pPr>
      <w:hyperlink r:id="rId942">
        <w:r>
          <w:rPr>
            <w:rStyle w:val="Hyperlink"/>
          </w:rPr>
          <w:t xml:space="preserve">Research Toolkits</w:t>
        </w:r>
      </w:hyperlink>
      <w:r>
        <w:t xml:space="preserve"> </w:t>
      </w:r>
      <w:r>
        <w:t xml:space="preserve">- in-depth guides for research tools and methods</w:t>
      </w:r>
    </w:p>
    <w:p>
      <w:pPr>
        <w:pStyle w:val="Compact"/>
        <w:numPr>
          <w:ilvl w:val="0"/>
          <w:numId w:val="1264"/>
        </w:numPr>
      </w:pPr>
      <w:hyperlink r:id="rId943">
        <w:r>
          <w:rPr>
            <w:rStyle w:val="Hyperlink"/>
          </w:rPr>
          <w:t xml:space="preserve">Install Guides</w:t>
        </w:r>
      </w:hyperlink>
      <w:r>
        <w:t xml:space="preserve"> </w:t>
      </w:r>
      <w:r>
        <w:t xml:space="preserve">- setup instructions for data science software</w:t>
      </w:r>
    </w:p>
    <w:bookmarkEnd w:id="944"/>
    <w:bookmarkStart w:id="949" w:name="cheat-sheets"/>
    <w:p>
      <w:pPr>
        <w:pStyle w:val="Heading3"/>
      </w:pPr>
      <w:r>
        <w:t xml:space="preserve">21.1.3 Cheat Sheets</w:t>
      </w:r>
    </w:p>
    <w:p>
      <w:pPr>
        <w:pStyle w:val="Compact"/>
        <w:numPr>
          <w:ilvl w:val="0"/>
          <w:numId w:val="1265"/>
        </w:numPr>
      </w:pPr>
      <w:hyperlink r:id="rId945">
        <w:r>
          <w:rPr>
            <w:rStyle w:val="Hyperlink"/>
          </w:rPr>
          <w:t xml:space="preserve">dplyr and tidyr cheat sheet</w:t>
        </w:r>
      </w:hyperlink>
    </w:p>
    <w:p>
      <w:pPr>
        <w:pStyle w:val="Compact"/>
        <w:numPr>
          <w:ilvl w:val="0"/>
          <w:numId w:val="1265"/>
        </w:numPr>
      </w:pPr>
      <w:hyperlink r:id="rId946">
        <w:r>
          <w:rPr>
            <w:rStyle w:val="Hyperlink"/>
          </w:rPr>
          <w:t xml:space="preserve">ggplot cheat sheet</w:t>
        </w:r>
      </w:hyperlink>
    </w:p>
    <w:p>
      <w:pPr>
        <w:pStyle w:val="Compact"/>
        <w:numPr>
          <w:ilvl w:val="0"/>
          <w:numId w:val="1265"/>
        </w:numPr>
      </w:pPr>
      <w:hyperlink r:id="rId947">
        <w:r>
          <w:rPr>
            <w:rStyle w:val="Hyperlink"/>
          </w:rPr>
          <w:t xml:space="preserve">data table cheat sheet</w:t>
        </w:r>
      </w:hyperlink>
    </w:p>
    <w:p>
      <w:pPr>
        <w:pStyle w:val="Compact"/>
        <w:numPr>
          <w:ilvl w:val="0"/>
          <w:numId w:val="1265"/>
        </w:numPr>
      </w:pPr>
      <w:hyperlink r:id="rId948">
        <w:r>
          <w:rPr>
            <w:rStyle w:val="Hyperlink"/>
          </w:rPr>
          <w:t xml:space="preserve">RMarkdown cheat sheet</w:t>
        </w:r>
      </w:hyperlink>
    </w:p>
    <w:bookmarkEnd w:id="949"/>
    <w:bookmarkStart w:id="951" w:name="style-and-best-practices"/>
    <w:p>
      <w:pPr>
        <w:pStyle w:val="Heading3"/>
      </w:pPr>
      <w:r>
        <w:t xml:space="preserve">21.1.4 Style and Best Practices</w:t>
      </w:r>
    </w:p>
    <w:p>
      <w:pPr>
        <w:pStyle w:val="Compact"/>
        <w:numPr>
          <w:ilvl w:val="0"/>
          <w:numId w:val="1266"/>
        </w:numPr>
      </w:pPr>
      <w:hyperlink r:id="rId950">
        <w:r>
          <w:rPr>
            <w:rStyle w:val="Hyperlink"/>
          </w:rPr>
          <w:t xml:space="preserve">Hadley Wickham’s R Style Guide</w:t>
        </w:r>
      </w:hyperlink>
    </w:p>
    <w:bookmarkEnd w:id="951"/>
    <w:bookmarkStart w:id="952" w:name="data-documentation-and-dictionaries"/>
    <w:p>
      <w:pPr>
        <w:pStyle w:val="Heading3"/>
      </w:pPr>
      <w:r>
        <w:t xml:space="preserve">21.1.5 Data Documentation and Dictionaries</w:t>
      </w:r>
    </w:p>
    <w:p>
      <w:pPr>
        <w:pStyle w:val="Compact"/>
        <w:numPr>
          <w:ilvl w:val="0"/>
          <w:numId w:val="1267"/>
        </w:numPr>
      </w:pPr>
      <w:hyperlink r:id="rId846">
        <w:r>
          <w:rPr>
            <w:rStyle w:val="Hyperlink"/>
          </w:rPr>
          <w:t xml:space="preserve">Tidyverse data-dict</w:t>
        </w:r>
      </w:hyperlink>
      <w:r>
        <w:t xml:space="preserve"> </w:t>
      </w:r>
      <w:r>
        <w:t xml:space="preserve">- open specification and CLI tool for creating, validating, and documenting data dictionaries in YAML format</w:t>
      </w:r>
    </w:p>
    <w:bookmarkEnd w:id="952"/>
    <w:bookmarkStart w:id="953" w:name="tidy-evaluation-resources"/>
    <w:p>
      <w:pPr>
        <w:pStyle w:val="Heading3"/>
      </w:pPr>
      <w:r>
        <w:t xml:space="preserve">21.1.6 Tidy Evaluation Resources</w:t>
      </w:r>
    </w:p>
    <w:p>
      <w:pPr>
        <w:pStyle w:val="Compact"/>
        <w:numPr>
          <w:ilvl w:val="0"/>
          <w:numId w:val="1268"/>
        </w:numPr>
      </w:pPr>
      <w:hyperlink r:id="rId348">
        <w:r>
          <w:rPr>
            <w:rStyle w:val="Hyperlink"/>
          </w:rPr>
          <w:t xml:space="preserve">Tidy Eval in 5 Minutes</w:t>
        </w:r>
      </w:hyperlink>
      <w:r>
        <w:t xml:space="preserve"> </w:t>
      </w:r>
      <w:r>
        <w:t xml:space="preserve">(video)</w:t>
      </w:r>
    </w:p>
    <w:p>
      <w:pPr>
        <w:pStyle w:val="Compact"/>
        <w:numPr>
          <w:ilvl w:val="0"/>
          <w:numId w:val="1268"/>
        </w:numPr>
      </w:pPr>
      <w:hyperlink r:id="rId346">
        <w:r>
          <w:rPr>
            <w:rStyle w:val="Hyperlink"/>
          </w:rPr>
          <w:t xml:space="preserve">Tidy Evaluation</w:t>
        </w:r>
      </w:hyperlink>
      <w:r>
        <w:t xml:space="preserve"> </w:t>
      </w:r>
      <w:r>
        <w:t xml:space="preserve">(e-book)</w:t>
      </w:r>
    </w:p>
    <w:p>
      <w:pPr>
        <w:pStyle w:val="Compact"/>
        <w:numPr>
          <w:ilvl w:val="0"/>
          <w:numId w:val="1268"/>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8"/>
        </w:numPr>
      </w:pPr>
      <w:hyperlink r:id="rId351">
        <w:r>
          <w:rPr>
            <w:rStyle w:val="Hyperlink"/>
          </w:rPr>
          <w:t xml:space="preserve">Standard Evaluation for *_join</w:t>
        </w:r>
      </w:hyperlink>
      <w:r>
        <w:t xml:space="preserve"> </w:t>
      </w:r>
      <w:r>
        <w:t xml:space="preserve">(stackoverflow)</w:t>
      </w:r>
    </w:p>
    <w:p>
      <w:pPr>
        <w:pStyle w:val="Compact"/>
        <w:numPr>
          <w:ilvl w:val="0"/>
          <w:numId w:val="1268"/>
        </w:numPr>
      </w:pPr>
      <w:hyperlink r:id="rId346">
        <w:r>
          <w:rPr>
            <w:rStyle w:val="Hyperlink"/>
          </w:rPr>
          <w:t xml:space="preserve">Programming with dplyr</w:t>
        </w:r>
      </w:hyperlink>
      <w:r>
        <w:t xml:space="preserve"> </w:t>
      </w:r>
      <w:r>
        <w:t xml:space="preserve">(package vignette)</w:t>
      </w:r>
    </w:p>
    <w:bookmarkEnd w:id="953"/>
    <w:bookmarkEnd w:id="954"/>
    <w:bookmarkStart w:id="956" w:name="resources-for-git-github"/>
    <w:p>
      <w:pPr>
        <w:pStyle w:val="Heading2"/>
      </w:pPr>
      <w:r>
        <w:t xml:space="preserve">21.2 Resources for Git &amp; Github</w:t>
      </w:r>
    </w:p>
    <w:p>
      <w:pPr>
        <w:pStyle w:val="Compact"/>
        <w:numPr>
          <w:ilvl w:val="0"/>
          <w:numId w:val="126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9"/>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9"/>
        </w:numPr>
      </w:pPr>
      <w:hyperlink r:id="rId955">
        <w:r>
          <w:rPr>
            <w:rStyle w:val="Hyperlink"/>
          </w:rPr>
          <w:t xml:space="preserve">GitHub Skills: Introduction to GitHub</w:t>
        </w:r>
      </w:hyperlink>
    </w:p>
    <w:p>
      <w:pPr>
        <w:pStyle w:val="Compact"/>
        <w:numPr>
          <w:ilvl w:val="0"/>
          <w:numId w:val="1269"/>
        </w:numPr>
      </w:pPr>
      <w:hyperlink r:id="rId559">
        <w:r>
          <w:rPr>
            <w:rStyle w:val="Hyperlink"/>
          </w:rPr>
          <w:t xml:space="preserve">UC Davis DataLab Git Sandbox</w:t>
        </w:r>
      </w:hyperlink>
      <w:r>
        <w:t xml:space="preserve"> </w:t>
      </w:r>
      <w:r>
        <w:t xml:space="preserve">- hands-on Git practice repository</w:t>
      </w:r>
    </w:p>
    <w:bookmarkEnd w:id="956"/>
    <w:bookmarkStart w:id="959" w:name="resources-for-python"/>
    <w:p>
      <w:pPr>
        <w:pStyle w:val="Heading2"/>
      </w:pPr>
      <w:r>
        <w:t xml:space="preserve">21.3 Resources for Python</w:t>
      </w:r>
    </w:p>
    <w:p>
      <w:pPr>
        <w:pStyle w:val="Compact"/>
        <w:numPr>
          <w:ilvl w:val="0"/>
          <w:numId w:val="1270"/>
        </w:numPr>
      </w:pPr>
      <w:hyperlink r:id="rId957">
        <w:r>
          <w:rPr>
            <w:rStyle w:val="Hyperlink"/>
          </w:rPr>
          <w:t xml:space="preserve">UC Davis DataLab Python Basics Workshop</w:t>
        </w:r>
      </w:hyperlink>
      <w:r>
        <w:t xml:space="preserve"> </w:t>
      </w:r>
      <w:r>
        <w:t xml:space="preserve">- foundational Python programming</w:t>
      </w:r>
    </w:p>
    <w:p>
      <w:pPr>
        <w:pStyle w:val="Compact"/>
        <w:numPr>
          <w:ilvl w:val="0"/>
          <w:numId w:val="1270"/>
        </w:numPr>
      </w:pPr>
      <w:hyperlink r:id="rId958">
        <w:r>
          <w:rPr>
            <w:rStyle w:val="Hyperlink"/>
          </w:rPr>
          <w:t xml:space="preserve">Natural Language Processing with Python</w:t>
        </w:r>
      </w:hyperlink>
      <w:r>
        <w:t xml:space="preserve"> </w:t>
      </w:r>
      <w:r>
        <w:t xml:space="preserve">- text analysis and NLP techniques</w:t>
      </w:r>
    </w:p>
    <w:bookmarkEnd w:id="959"/>
    <w:bookmarkStart w:id="961" w:name="resources-for-julia"/>
    <w:p>
      <w:pPr>
        <w:pStyle w:val="Heading2"/>
      </w:pPr>
      <w:r>
        <w:t xml:space="preserve">21.4 Resources for Julia</w:t>
      </w:r>
    </w:p>
    <w:p>
      <w:pPr>
        <w:pStyle w:val="Compact"/>
        <w:numPr>
          <w:ilvl w:val="0"/>
          <w:numId w:val="1271"/>
        </w:numPr>
      </w:pPr>
      <w:hyperlink r:id="rId960">
        <w:r>
          <w:rPr>
            <w:rStyle w:val="Hyperlink"/>
          </w:rPr>
          <w:t xml:space="preserve">UC Davis Julia Users Group Julia Basics Workshop</w:t>
        </w:r>
      </w:hyperlink>
      <w:r>
        <w:t xml:space="preserve"> </w:t>
      </w:r>
      <w:r>
        <w:t xml:space="preserve">- foundational Julia programming</w:t>
      </w:r>
    </w:p>
    <w:bookmarkEnd w:id="961"/>
    <w:bookmarkStart w:id="963" w:name="scientific-figures"/>
    <w:p>
      <w:pPr>
        <w:pStyle w:val="Heading2"/>
      </w:pPr>
      <w:r>
        <w:t xml:space="preserve">21.5 Scientific figures</w:t>
      </w:r>
    </w:p>
    <w:p>
      <w:pPr>
        <w:pStyle w:val="Compact"/>
        <w:numPr>
          <w:ilvl w:val="0"/>
          <w:numId w:val="1272"/>
        </w:numPr>
      </w:pPr>
      <w:r>
        <w:t xml:space="preserve">Ten Simple Rules for Better Figures</w:t>
      </w:r>
      <w:r>
        <w:t xml:space="preserve"> </w:t>
      </w:r>
      <w:r>
        <w:t xml:space="preserve">(Rougier et al. 2014)</w:t>
      </w:r>
    </w:p>
    <w:p>
      <w:pPr>
        <w:pStyle w:val="Compact"/>
        <w:numPr>
          <w:ilvl w:val="0"/>
          <w:numId w:val="1272"/>
        </w:numPr>
      </w:pPr>
      <w:hyperlink r:id="rId962">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3"/>
    <w:bookmarkStart w:id="967" w:name="writing"/>
    <w:p>
      <w:pPr>
        <w:pStyle w:val="Heading2"/>
      </w:pPr>
      <w:r>
        <w:t xml:space="preserve">21.6 Writing</w:t>
      </w:r>
    </w:p>
    <w:p>
      <w:pPr>
        <w:pStyle w:val="Compact"/>
        <w:numPr>
          <w:ilvl w:val="0"/>
          <w:numId w:val="1273"/>
        </w:numPr>
      </w:pPr>
      <w:r>
        <w:t xml:space="preserve">Unpacking the Scientific Toolbox</w:t>
      </w:r>
      <w:r>
        <w:t xml:space="preserve"> </w:t>
      </w:r>
      <w:r>
        <w:t xml:space="preserve">(Silbiger and Stubler 2019)</w:t>
      </w:r>
    </w:p>
    <w:p>
      <w:pPr>
        <w:pStyle w:val="Compact"/>
        <w:numPr>
          <w:ilvl w:val="0"/>
          <w:numId w:val="1273"/>
        </w:numPr>
      </w:pPr>
      <w:r>
        <w:t xml:space="preserve">ICMJE Definition of authorship</w:t>
      </w:r>
      <w:r>
        <w:t xml:space="preserve"> </w:t>
      </w:r>
      <w:r>
        <w:t xml:space="preserve">(International Committee of Medical Journal Editors, n.d.)</w:t>
      </w:r>
    </w:p>
    <w:p>
      <w:pPr>
        <w:pStyle w:val="Compact"/>
        <w:numPr>
          <w:ilvl w:val="0"/>
          <w:numId w:val="1273"/>
        </w:numPr>
      </w:pPr>
      <w:r>
        <w:t xml:space="preserve">Computational science: …why scientific programming does not compute</w:t>
      </w:r>
      <w:r>
        <w:t xml:space="preserve"> </w:t>
      </w:r>
      <w:r>
        <w:t xml:space="preserve">(Merali and Giles 2010)</w:t>
      </w:r>
    </w:p>
    <w:p>
      <w:pPr>
        <w:pStyle w:val="Compact"/>
        <w:numPr>
          <w:ilvl w:val="0"/>
          <w:numId w:val="1273"/>
        </w:numPr>
      </w:pPr>
      <w:hyperlink r:id="rId964">
        <w:r>
          <w:rPr>
            <w:rStyle w:val="Hyperlink"/>
          </w:rPr>
          <w:t xml:space="preserve">The Pathway to Publishing: A Guide to Quantitative Writing in the Health Sciences</w:t>
        </w:r>
      </w:hyperlink>
    </w:p>
    <w:p>
      <w:pPr>
        <w:pStyle w:val="Compact"/>
        <w:numPr>
          <w:ilvl w:val="0"/>
          <w:numId w:val="1273"/>
        </w:numPr>
      </w:pPr>
      <w:hyperlink r:id="rId965">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3"/>
        </w:numPr>
      </w:pPr>
      <w:hyperlink r:id="rId966">
        <w:r>
          <w:rPr>
            <w:rStyle w:val="Hyperlink"/>
          </w:rPr>
          <w:t xml:space="preserve">Secret, actionable writing tips</w:t>
        </w:r>
      </w:hyperlink>
    </w:p>
    <w:bookmarkEnd w:id="967"/>
    <w:bookmarkStart w:id="971" w:name="presentations"/>
    <w:p>
      <w:pPr>
        <w:pStyle w:val="Heading2"/>
      </w:pPr>
      <w:r>
        <w:t xml:space="preserve">21.7 Presentations</w:t>
      </w:r>
    </w:p>
    <w:p>
      <w:pPr>
        <w:pStyle w:val="Compact"/>
        <w:numPr>
          <w:ilvl w:val="0"/>
          <w:numId w:val="1274"/>
        </w:numPr>
      </w:pPr>
      <w:r>
        <w:t xml:space="preserve">How to tell a compelling story in scientific presentations</w:t>
      </w:r>
      <w:r>
        <w:t xml:space="preserve"> </w:t>
      </w:r>
      <w:r>
        <w:t xml:space="preserve">(Van Noorden 2021)</w:t>
      </w:r>
    </w:p>
    <w:p>
      <w:pPr>
        <w:pStyle w:val="Compact"/>
        <w:numPr>
          <w:ilvl w:val="0"/>
          <w:numId w:val="1274"/>
        </w:numPr>
      </w:pPr>
      <w:hyperlink r:id="rId968">
        <w:r>
          <w:rPr>
            <w:rStyle w:val="Hyperlink"/>
          </w:rPr>
          <w:t xml:space="preserve">How to give a killer narratively-driven scientific talk</w:t>
        </w:r>
      </w:hyperlink>
    </w:p>
    <w:p>
      <w:pPr>
        <w:pStyle w:val="Compact"/>
        <w:numPr>
          <w:ilvl w:val="0"/>
          <w:numId w:val="1274"/>
        </w:numPr>
      </w:pPr>
      <w:hyperlink r:id="rId969">
        <w:r>
          <w:rPr>
            <w:rStyle w:val="Hyperlink"/>
          </w:rPr>
          <w:t xml:space="preserve">How to make a better poster</w:t>
        </w:r>
      </w:hyperlink>
    </w:p>
    <w:p>
      <w:pPr>
        <w:pStyle w:val="Compact"/>
        <w:numPr>
          <w:ilvl w:val="0"/>
          <w:numId w:val="1274"/>
        </w:numPr>
      </w:pPr>
      <w:hyperlink r:id="rId970">
        <w:r>
          <w:rPr>
            <w:rStyle w:val="Hyperlink"/>
          </w:rPr>
          <w:t xml:space="preserve">How to make an even better poster</w:t>
        </w:r>
      </w:hyperlink>
    </w:p>
    <w:bookmarkEnd w:id="971"/>
    <w:bookmarkStart w:id="974" w:name="professional-advice"/>
    <w:p>
      <w:pPr>
        <w:pStyle w:val="Heading2"/>
      </w:pPr>
      <w:r>
        <w:t xml:space="preserve">21.8 Professional advice</w:t>
      </w:r>
    </w:p>
    <w:p>
      <w:pPr>
        <w:pStyle w:val="Compact"/>
        <w:numPr>
          <w:ilvl w:val="0"/>
          <w:numId w:val="1275"/>
        </w:numPr>
      </w:pPr>
      <w:hyperlink r:id="rId972">
        <w:r>
          <w:rPr>
            <w:rStyle w:val="Hyperlink"/>
          </w:rPr>
          <w:t xml:space="preserve">Professional advice, especially for your first job</w:t>
        </w:r>
      </w:hyperlink>
    </w:p>
    <w:p>
      <w:pPr>
        <w:pStyle w:val="Compact"/>
        <w:numPr>
          <w:ilvl w:val="0"/>
          <w:numId w:val="1275"/>
        </w:numPr>
      </w:pPr>
      <w:hyperlink r:id="rId973">
        <w:r>
          <w:rPr>
            <w:rStyle w:val="Hyperlink"/>
          </w:rPr>
          <w:t xml:space="preserve">Team Public Health Substack</w:t>
        </w:r>
      </w:hyperlink>
    </w:p>
    <w:bookmarkEnd w:id="974"/>
    <w:bookmarkStart w:id="977" w:name="funding"/>
    <w:p>
      <w:pPr>
        <w:pStyle w:val="Heading2"/>
      </w:pPr>
      <w:r>
        <w:t xml:space="preserve">21.9 Funding</w:t>
      </w:r>
    </w:p>
    <w:p>
      <w:pPr>
        <w:pStyle w:val="Compact"/>
        <w:numPr>
          <w:ilvl w:val="0"/>
          <w:numId w:val="1276"/>
        </w:numPr>
      </w:pPr>
      <w:hyperlink r:id="rId975">
        <w:r>
          <w:rPr>
            <w:rStyle w:val="Hyperlink"/>
          </w:rPr>
          <w:t xml:space="preserve">Building Your Funding Train</w:t>
        </w:r>
      </w:hyperlink>
    </w:p>
    <w:p>
      <w:pPr>
        <w:pStyle w:val="Compact"/>
        <w:numPr>
          <w:ilvl w:val="0"/>
          <w:numId w:val="1276"/>
        </w:numPr>
      </w:pPr>
      <w:hyperlink r:id="rId976">
        <w:r>
          <w:rPr>
            <w:rStyle w:val="Hyperlink"/>
          </w:rPr>
          <w:t xml:space="preserve">NIH Grant Writing Resources</w:t>
        </w:r>
      </w:hyperlink>
    </w:p>
    <w:bookmarkEnd w:id="977"/>
    <w:bookmarkStart w:id="980" w:name="ethics-and-global-health-research"/>
    <w:p>
      <w:pPr>
        <w:pStyle w:val="Heading2"/>
      </w:pPr>
      <w:r>
        <w:t xml:space="preserve">21.10 Ethics and global health research</w:t>
      </w:r>
    </w:p>
    <w:p>
      <w:pPr>
        <w:pStyle w:val="Compact"/>
        <w:numPr>
          <w:ilvl w:val="0"/>
          <w:numId w:val="1277"/>
        </w:numPr>
      </w:pPr>
      <w:hyperlink r:id="rId978">
        <w:r>
          <w:rPr>
            <w:rStyle w:val="Hyperlink"/>
          </w:rPr>
          <w:t xml:space="preserve">Global Code of Conduct For Research in Resource-Poor Settings</w:t>
        </w:r>
      </w:hyperlink>
    </w:p>
    <w:p>
      <w:pPr>
        <w:pStyle w:val="Compact"/>
        <w:numPr>
          <w:ilvl w:val="0"/>
          <w:numId w:val="1277"/>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7"/>
        </w:numPr>
      </w:pPr>
      <w:hyperlink r:id="rId979">
        <w:r>
          <w:rPr>
            <w:rStyle w:val="Hyperlink"/>
          </w:rPr>
          <w:t xml:space="preserve">Transforming Global Health Partnerships</w:t>
        </w:r>
      </w:hyperlink>
    </w:p>
    <w:p>
      <w:r>
        <w:br w:type="page"/>
      </w:r>
    </w:p>
    <w:bookmarkEnd w:id="980"/>
    <w:bookmarkEnd w:id="981"/>
    <w:bookmarkStart w:id="1008" w:name="professional-development"/>
    <w:p>
      <w:pPr>
        <w:pStyle w:val="Heading1"/>
      </w:pPr>
      <w:r>
        <w:t xml:space="preserve">22. Professional Development</w:t>
      </w:r>
    </w:p>
    <w:bookmarkStart w:id="982"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8"/>
        </w:numPr>
      </w:pPr>
      <w:r>
        <w:t xml:space="preserve">Regular, open communication between mentees and mentors</w:t>
      </w:r>
    </w:p>
    <w:p>
      <w:pPr>
        <w:pStyle w:val="Compact"/>
        <w:numPr>
          <w:ilvl w:val="0"/>
          <w:numId w:val="1278"/>
        </w:numPr>
      </w:pPr>
      <w:r>
        <w:t xml:space="preserve">Mutual respect and trust</w:t>
      </w:r>
    </w:p>
    <w:p>
      <w:pPr>
        <w:pStyle w:val="Compact"/>
        <w:numPr>
          <w:ilvl w:val="0"/>
          <w:numId w:val="1278"/>
        </w:numPr>
      </w:pPr>
      <w:r>
        <w:t xml:space="preserve">Clear expectations and goals</w:t>
      </w:r>
    </w:p>
    <w:p>
      <w:pPr>
        <w:pStyle w:val="Compact"/>
        <w:numPr>
          <w:ilvl w:val="0"/>
          <w:numId w:val="1278"/>
        </w:numPr>
      </w:pPr>
      <w:r>
        <w:t xml:space="preserve">Constructive feedback</w:t>
      </w:r>
    </w:p>
    <w:p>
      <w:pPr>
        <w:pStyle w:val="Compact"/>
        <w:numPr>
          <w:ilvl w:val="0"/>
          <w:numId w:val="1278"/>
        </w:numPr>
      </w:pPr>
      <w:r>
        <w:t xml:space="preserve">Support for both research and career development</w:t>
      </w:r>
    </w:p>
    <w:bookmarkEnd w:id="982"/>
    <w:bookmarkStart w:id="985"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9"/>
        </w:numPr>
      </w:pPr>
      <w:r>
        <w:t xml:space="preserve">Short-term and long-term career goals</w:t>
      </w:r>
    </w:p>
    <w:p>
      <w:pPr>
        <w:pStyle w:val="Compact"/>
        <w:numPr>
          <w:ilvl w:val="0"/>
          <w:numId w:val="1279"/>
        </w:numPr>
      </w:pPr>
      <w:r>
        <w:t xml:space="preserve">Skills to develop</w:t>
      </w:r>
    </w:p>
    <w:p>
      <w:pPr>
        <w:pStyle w:val="Compact"/>
        <w:numPr>
          <w:ilvl w:val="0"/>
          <w:numId w:val="1279"/>
        </w:numPr>
      </w:pPr>
      <w:r>
        <w:t xml:space="preserve">Training needs and opportunities</w:t>
      </w:r>
    </w:p>
    <w:p>
      <w:pPr>
        <w:pStyle w:val="Compact"/>
        <w:numPr>
          <w:ilvl w:val="0"/>
          <w:numId w:val="1279"/>
        </w:numPr>
      </w:pPr>
      <w:r>
        <w:t xml:space="preserve">Timeline and milestones</w:t>
      </w:r>
    </w:p>
    <w:p>
      <w:pPr>
        <w:pStyle w:val="Compact"/>
        <w:numPr>
          <w:ilvl w:val="0"/>
          <w:numId w:val="1279"/>
        </w:numPr>
      </w:pPr>
      <w:r>
        <w:t xml:space="preserve">Progress toward goals</w:t>
      </w:r>
    </w:p>
    <w:p>
      <w:pPr>
        <w:pStyle w:val="FirstParagraph"/>
      </w:pPr>
      <w:r>
        <w:t xml:space="preserve">Update your IDP at least annually and discuss it with your PI. Useful resources:</w:t>
      </w:r>
    </w:p>
    <w:p>
      <w:pPr>
        <w:pStyle w:val="Compact"/>
        <w:numPr>
          <w:ilvl w:val="0"/>
          <w:numId w:val="1280"/>
        </w:numPr>
      </w:pPr>
      <w:hyperlink r:id="rId983">
        <w:r>
          <w:rPr>
            <w:rStyle w:val="Hyperlink"/>
          </w:rPr>
          <w:t xml:space="preserve">myIDP - Individual Development Plan tool</w:t>
        </w:r>
      </w:hyperlink>
    </w:p>
    <w:p>
      <w:pPr>
        <w:pStyle w:val="Compact"/>
        <w:numPr>
          <w:ilvl w:val="0"/>
          <w:numId w:val="1280"/>
        </w:numPr>
      </w:pPr>
      <w:hyperlink r:id="rId984">
        <w:r>
          <w:rPr>
            <w:rStyle w:val="Hyperlink"/>
          </w:rPr>
          <w:t xml:space="preserve">NIH OITE Career Resources</w:t>
        </w:r>
      </w:hyperlink>
    </w:p>
    <w:bookmarkEnd w:id="985"/>
    <w:bookmarkStart w:id="988"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81"/>
        </w:numPr>
      </w:pPr>
      <w:r>
        <w:t xml:space="preserve">Discuss conference opportunities with PIs early</w:t>
      </w:r>
    </w:p>
    <w:p>
      <w:pPr>
        <w:pStyle w:val="Compact"/>
        <w:numPr>
          <w:ilvl w:val="0"/>
          <w:numId w:val="1281"/>
        </w:numPr>
      </w:pPr>
      <w:r>
        <w:t xml:space="preserve">Submit abstracts with PI approval</w:t>
      </w:r>
    </w:p>
    <w:p>
      <w:pPr>
        <w:pStyle w:val="Compact"/>
        <w:numPr>
          <w:ilvl w:val="0"/>
          <w:numId w:val="1281"/>
        </w:numPr>
      </w:pPr>
      <w:r>
        <w:t xml:space="preserve">Practice presentations in lab meeting before the conference</w:t>
      </w:r>
    </w:p>
    <w:p>
      <w:pPr>
        <w:pStyle w:val="Compact"/>
        <w:numPr>
          <w:ilvl w:val="0"/>
          <w:numId w:val="1281"/>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2"/>
        </w:numPr>
      </w:pPr>
      <w:hyperlink r:id="rId986">
        <w:r>
          <w:rPr>
            <w:rStyle w:val="Hyperlink"/>
          </w:rPr>
          <w:t xml:space="preserve">How to tell a compelling story in scientific presentations</w:t>
        </w:r>
      </w:hyperlink>
    </w:p>
    <w:p>
      <w:pPr>
        <w:pStyle w:val="Compact"/>
        <w:numPr>
          <w:ilvl w:val="0"/>
          <w:numId w:val="1282"/>
        </w:numPr>
      </w:pPr>
      <w:hyperlink r:id="rId968">
        <w:r>
          <w:rPr>
            <w:rStyle w:val="Hyperlink"/>
          </w:rPr>
          <w:t xml:space="preserve">How to give a killer narratively-driven scientific talk</w:t>
        </w:r>
      </w:hyperlink>
    </w:p>
    <w:p>
      <w:pPr>
        <w:pStyle w:val="Compact"/>
        <w:numPr>
          <w:ilvl w:val="0"/>
          <w:numId w:val="1282"/>
        </w:numPr>
      </w:pPr>
      <w:hyperlink r:id="rId987">
        <w:r>
          <w:rPr>
            <w:rStyle w:val="Hyperlink"/>
          </w:rPr>
          <w:t xml:space="preserve">How to make a better poster</w:t>
        </w:r>
      </w:hyperlink>
    </w:p>
    <w:p>
      <w:pPr>
        <w:pStyle w:val="Compact"/>
        <w:numPr>
          <w:ilvl w:val="0"/>
          <w:numId w:val="1282"/>
        </w:numPr>
      </w:pPr>
      <w:hyperlink r:id="rId970">
        <w:r>
          <w:rPr>
            <w:rStyle w:val="Hyperlink"/>
          </w:rPr>
          <w:t xml:space="preserve">How to make an even better poster</w:t>
        </w:r>
      </w:hyperlink>
    </w:p>
    <w:bookmarkEnd w:id="988"/>
    <w:bookmarkStart w:id="992"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3"/>
        </w:numPr>
      </w:pPr>
      <w:r>
        <w:t xml:space="preserve">Label x-axis and y-axis clearly</w:t>
      </w:r>
    </w:p>
    <w:p>
      <w:pPr>
        <w:pStyle w:val="Compact"/>
        <w:numPr>
          <w:ilvl w:val="0"/>
          <w:numId w:val="1283"/>
        </w:numPr>
      </w:pPr>
      <w:r>
        <w:t xml:space="preserve">Use panel labels when including multiple subplots</w:t>
      </w:r>
    </w:p>
    <w:p>
      <w:pPr>
        <w:pStyle w:val="Compact"/>
        <w:numPr>
          <w:ilvl w:val="0"/>
          <w:numId w:val="1283"/>
        </w:numPr>
      </w:pPr>
      <w:r>
        <w:t xml:space="preserve">Include sufficient tick marks and labels</w:t>
      </w:r>
    </w:p>
    <w:p>
      <w:pPr>
        <w:pStyle w:val="Compact"/>
        <w:numPr>
          <w:ilvl w:val="0"/>
          <w:numId w:val="1283"/>
        </w:numPr>
      </w:pPr>
      <w:r>
        <w:t xml:space="preserve">Use appropriate font sizes (readable but not distracting)</w:t>
      </w:r>
    </w:p>
    <w:p>
      <w:pPr>
        <w:pStyle w:val="Compact"/>
        <w:numPr>
          <w:ilvl w:val="0"/>
          <w:numId w:val="1283"/>
        </w:numPr>
      </w:pPr>
      <w:r>
        <w:t xml:space="preserve">Use colorblind-friendly palettes (see</w:t>
      </w:r>
      <w:r>
        <w:t xml:space="preserve"> </w:t>
      </w:r>
      <w:hyperlink r:id="rId989">
        <w:r>
          <w:rPr>
            <w:rStyle w:val="Hyperlink"/>
          </w:rPr>
          <w:t xml:space="preserve">ColorBrewer</w:t>
        </w:r>
      </w:hyperlink>
      <w:r>
        <w:t xml:space="preserve"> </w:t>
      </w:r>
      <w:r>
        <w:t xml:space="preserve">or</w:t>
      </w:r>
      <w:r>
        <w:t xml:space="preserve"> </w:t>
      </w:r>
      <w:hyperlink r:id="rId990">
        <w:r>
          <w:rPr>
            <w:rStyle w:val="Hyperlink"/>
          </w:rPr>
          <w:t xml:space="preserve">iwanthue</w:t>
        </w:r>
      </w:hyperlink>
      <w:r>
        <w:t xml:space="preserve">)</w:t>
      </w:r>
    </w:p>
    <w:p>
      <w:pPr>
        <w:pStyle w:val="Compact"/>
        <w:numPr>
          <w:ilvl w:val="0"/>
          <w:numId w:val="1283"/>
        </w:numPr>
      </w:pPr>
      <w:r>
        <w:t xml:space="preserve">Define colors, shapes, and line types in legends</w:t>
      </w:r>
    </w:p>
    <w:p>
      <w:pPr>
        <w:pStyle w:val="Compact"/>
        <w:numPr>
          <w:ilvl w:val="0"/>
          <w:numId w:val="1283"/>
        </w:numPr>
      </w:pPr>
      <w:r>
        <w:t xml:space="preserve">Minimize abbreviations in labels and legends</w:t>
      </w:r>
    </w:p>
    <w:p>
      <w:pPr>
        <w:pStyle w:val="Compact"/>
        <w:numPr>
          <w:ilvl w:val="0"/>
          <w:numId w:val="1283"/>
        </w:numPr>
      </w:pPr>
      <w:r>
        <w:t xml:space="preserve">Use transparency to show overlapping data</w:t>
      </w:r>
    </w:p>
    <w:p>
      <w:pPr>
        <w:pStyle w:val="Compact"/>
        <w:numPr>
          <w:ilvl w:val="0"/>
          <w:numId w:val="1283"/>
        </w:numPr>
      </w:pPr>
      <w:r>
        <w:t xml:space="preserve">Show measures of precision (e.g., 95% confidence intervals)</w:t>
      </w:r>
    </w:p>
    <w:p>
      <w:pPr>
        <w:pStyle w:val="FirstParagraph"/>
      </w:pPr>
      <w:r>
        <w:rPr>
          <w:b/>
          <w:bCs/>
        </w:rPr>
        <w:t xml:space="preserve">Resources:</w:t>
      </w:r>
    </w:p>
    <w:p>
      <w:pPr>
        <w:pStyle w:val="Compact"/>
        <w:numPr>
          <w:ilvl w:val="0"/>
          <w:numId w:val="1284"/>
        </w:numPr>
      </w:pPr>
      <w:hyperlink r:id="rId991">
        <w:r>
          <w:rPr>
            <w:rStyle w:val="Hyperlink"/>
          </w:rPr>
          <w:t xml:space="preserve">Ten Simple Rules for Better Figures</w:t>
        </w:r>
      </w:hyperlink>
    </w:p>
    <w:bookmarkEnd w:id="992"/>
    <w:bookmarkStart w:id="994" w:name="grant-writing"/>
    <w:p>
      <w:pPr>
        <w:pStyle w:val="Heading2"/>
      </w:pPr>
      <w:r>
        <w:t xml:space="preserve">22.5 Grant Writing</w:t>
      </w:r>
    </w:p>
    <w:p>
      <w:pPr>
        <w:pStyle w:val="Compact"/>
        <w:numPr>
          <w:ilvl w:val="0"/>
          <w:numId w:val="1285"/>
        </w:numPr>
      </w:pPr>
      <w:r>
        <w:t xml:space="preserve">Graduate students and postdocs are encouraged to apply for fellowships (e.g., NIH F31, NSF GRFP, K awards)</w:t>
      </w:r>
    </w:p>
    <w:p>
      <w:pPr>
        <w:pStyle w:val="Compact"/>
        <w:numPr>
          <w:ilvl w:val="0"/>
          <w:numId w:val="1285"/>
        </w:numPr>
      </w:pPr>
      <w:r>
        <w:t xml:space="preserve">PIs will support fellowship applications with feedback, letters of support, and mentoring</w:t>
      </w:r>
    </w:p>
    <w:p>
      <w:pPr>
        <w:pStyle w:val="Compact"/>
        <w:numPr>
          <w:ilvl w:val="0"/>
          <w:numId w:val="1285"/>
        </w:numPr>
      </w:pPr>
      <w:r>
        <w:t xml:space="preserve">Start planning fellowship applications well in advance of deadlines (typically 3-6 months)</w:t>
      </w:r>
    </w:p>
    <w:p>
      <w:pPr>
        <w:pStyle w:val="Compact"/>
        <w:numPr>
          <w:ilvl w:val="0"/>
          <w:numId w:val="1285"/>
        </w:numPr>
      </w:pPr>
      <w:r>
        <w:t xml:space="preserve">Attend grant writing workshops and seek feedback from multiple sources</w:t>
      </w:r>
    </w:p>
    <w:p>
      <w:pPr>
        <w:pStyle w:val="FirstParagraph"/>
      </w:pPr>
      <w:r>
        <w:rPr>
          <w:b/>
          <w:bCs/>
        </w:rPr>
        <w:t xml:space="preserve">Resources:</w:t>
      </w:r>
    </w:p>
    <w:p>
      <w:pPr>
        <w:pStyle w:val="Compact"/>
        <w:numPr>
          <w:ilvl w:val="0"/>
          <w:numId w:val="1286"/>
        </w:numPr>
      </w:pPr>
      <w:hyperlink r:id="rId975">
        <w:r>
          <w:rPr>
            <w:rStyle w:val="Hyperlink"/>
          </w:rPr>
          <w:t xml:space="preserve">Building Your Funding Train</w:t>
        </w:r>
      </w:hyperlink>
    </w:p>
    <w:p>
      <w:pPr>
        <w:pStyle w:val="Compact"/>
        <w:numPr>
          <w:ilvl w:val="0"/>
          <w:numId w:val="1286"/>
        </w:numPr>
      </w:pPr>
      <w:hyperlink r:id="rId993">
        <w:r>
          <w:rPr>
            <w:rStyle w:val="Hyperlink"/>
          </w:rPr>
          <w:t xml:space="preserve">NIH Funding Opportunities</w:t>
        </w:r>
      </w:hyperlink>
    </w:p>
    <w:p>
      <w:pPr>
        <w:pStyle w:val="Compact"/>
        <w:numPr>
          <w:ilvl w:val="0"/>
          <w:numId w:val="1286"/>
        </w:numPr>
      </w:pPr>
      <w:hyperlink r:id="rId976">
        <w:r>
          <w:rPr>
            <w:rStyle w:val="Hyperlink"/>
          </w:rPr>
          <w:t xml:space="preserve">NIH Grant Writing Resources</w:t>
        </w:r>
      </w:hyperlink>
    </w:p>
    <w:bookmarkEnd w:id="994"/>
    <w:bookmarkStart w:id="1005"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5"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7"/>
        </w:numPr>
      </w:pPr>
      <w:r>
        <w:t xml:space="preserve">Understand the typical scope and depth expected</w:t>
      </w:r>
    </w:p>
    <w:p>
      <w:pPr>
        <w:pStyle w:val="Compact"/>
        <w:numPr>
          <w:ilvl w:val="0"/>
          <w:numId w:val="1287"/>
        </w:numPr>
      </w:pPr>
      <w:r>
        <w:t xml:space="preserve">See different approaches to structure and presentation</w:t>
      </w:r>
    </w:p>
    <w:p>
      <w:pPr>
        <w:pStyle w:val="Compact"/>
        <w:numPr>
          <w:ilvl w:val="0"/>
          <w:numId w:val="1287"/>
        </w:numPr>
      </w:pPr>
      <w:r>
        <w:t xml:space="preserve">Calibrate your expectations based on successful examples</w:t>
      </w:r>
    </w:p>
    <w:p>
      <w:pPr>
        <w:pStyle w:val="Compact"/>
        <w:numPr>
          <w:ilvl w:val="0"/>
          <w:numId w:val="128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5"/>
    <w:bookmarkStart w:id="996"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8"/>
        </w:numPr>
      </w:pPr>
      <w:r>
        <w:t xml:space="preserve">Independent research capability</w:t>
      </w:r>
    </w:p>
    <w:p>
      <w:pPr>
        <w:pStyle w:val="Compact"/>
        <w:numPr>
          <w:ilvl w:val="0"/>
          <w:numId w:val="1288"/>
        </w:numPr>
      </w:pPr>
      <w:r>
        <w:t xml:space="preserve">Ability to communicate findings effectively</w:t>
      </w:r>
    </w:p>
    <w:p>
      <w:pPr>
        <w:pStyle w:val="Compact"/>
        <w:numPr>
          <w:ilvl w:val="0"/>
          <w:numId w:val="1288"/>
        </w:numPr>
      </w:pPr>
      <w:r>
        <w:t xml:space="preserve">Contribution to the scientific literature</w:t>
      </w:r>
    </w:p>
    <w:p>
      <w:pPr>
        <w:pStyle w:val="Compact"/>
        <w:numPr>
          <w:ilvl w:val="0"/>
          <w:numId w:val="1288"/>
        </w:numPr>
      </w:pPr>
      <w:r>
        <w:t xml:space="preserve">Readiness for an academic or research career</w:t>
      </w:r>
    </w:p>
    <w:bookmarkEnd w:id="996"/>
    <w:bookmarkStart w:id="997"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7"/>
    <w:bookmarkStart w:id="1001"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8">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9">
        <w:r>
          <w:rPr>
            <w:rStyle w:val="Hyperlink"/>
          </w:rPr>
          <w:t xml:space="preserve">PhD</w:t>
        </w:r>
      </w:hyperlink>
      <w:r>
        <w:t xml:space="preserve">,</w:t>
      </w:r>
      <w:r>
        <w:t xml:space="preserve"> </w:t>
      </w:r>
      <w:r>
        <w:t xml:space="preserve">is a spiritual successor to an apprentice’s</w:t>
      </w:r>
      <w:r>
        <w:t xml:space="preserve"> </w:t>
      </w:r>
      <w:hyperlink r:id="rId1000">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9"/>
        </w:numPr>
      </w:pPr>
      <w:r>
        <w:t xml:space="preserve">The dissertation proves you can conduct rigorous research</w:t>
      </w:r>
    </w:p>
    <w:p>
      <w:pPr>
        <w:pStyle w:val="Compact"/>
        <w:numPr>
          <w:ilvl w:val="0"/>
          <w:numId w:val="1289"/>
        </w:numPr>
      </w:pPr>
      <w:r>
        <w:t xml:space="preserve">It doesn’t need to solve every problem in your field</w:t>
      </w:r>
    </w:p>
    <w:p>
      <w:pPr>
        <w:pStyle w:val="Compact"/>
        <w:numPr>
          <w:ilvl w:val="0"/>
          <w:numId w:val="1289"/>
        </w:numPr>
      </w:pPr>
      <w:r>
        <w:t xml:space="preserve">It doesn’t need to be flawless</w:t>
      </w:r>
    </w:p>
    <w:p>
      <w:pPr>
        <w:pStyle w:val="Compact"/>
        <w:numPr>
          <w:ilvl w:val="0"/>
          <w:numId w:val="1289"/>
        </w:numPr>
      </w:pPr>
      <w:r>
        <w:t xml:space="preserve">It doesn’t need to be all-encompassing</w:t>
      </w:r>
    </w:p>
    <w:p>
      <w:pPr>
        <w:pStyle w:val="Compact"/>
        <w:numPr>
          <w:ilvl w:val="0"/>
          <w:numId w:val="1289"/>
        </w:numPr>
      </w:pPr>
      <w:r>
        <w:t xml:space="preserve">It just needs to constitute incremental progress in your field</w:t>
      </w:r>
    </w:p>
    <w:bookmarkEnd w:id="1001"/>
    <w:bookmarkStart w:id="1002"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90"/>
        </w:numPr>
      </w:pPr>
      <w:r>
        <w:t xml:space="preserve">Done is better than perfect when it comes to dissertations</w:t>
      </w:r>
    </w:p>
    <w:p>
      <w:pPr>
        <w:pStyle w:val="Compact"/>
        <w:numPr>
          <w:ilvl w:val="0"/>
          <w:numId w:val="1290"/>
        </w:numPr>
      </w:pPr>
      <w:r>
        <w:t xml:space="preserve">You’ll have your entire career to refine and expand on these ideas</w:t>
      </w:r>
    </w:p>
    <w:p>
      <w:pPr>
        <w:pStyle w:val="Compact"/>
        <w:numPr>
          <w:ilvl w:val="0"/>
          <w:numId w:val="1290"/>
        </w:numPr>
      </w:pPr>
      <w:r>
        <w:t xml:space="preserve">The goal is to finish and move forward,</w:t>
      </w:r>
      <w:r>
        <w:t xml:space="preserve"> </w:t>
      </w:r>
      <w:r>
        <w:t xml:space="preserve">not to write the definitive work on your topic</w:t>
      </w:r>
    </w:p>
    <w:p>
      <w:pPr>
        <w:pStyle w:val="Compact"/>
        <w:numPr>
          <w:ilvl w:val="0"/>
          <w:numId w:val="129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2"/>
    <w:bookmarkStart w:id="1004" w:name="resources-3"/>
    <w:p>
      <w:pPr>
        <w:pStyle w:val="Heading3"/>
      </w:pPr>
      <w:r>
        <w:t xml:space="preserve">22.6.6 Resources</w:t>
      </w:r>
    </w:p>
    <w:p>
      <w:pPr>
        <w:pStyle w:val="FirstParagraph"/>
      </w:pPr>
      <w:r>
        <w:rPr>
          <w:b/>
          <w:bCs/>
        </w:rPr>
        <w:t xml:space="preserve">Dissertation writing tools:</w:t>
      </w:r>
    </w:p>
    <w:p>
      <w:pPr>
        <w:pStyle w:val="Compact"/>
        <w:numPr>
          <w:ilvl w:val="0"/>
          <w:numId w:val="1291"/>
        </w:numPr>
      </w:pPr>
      <w:hyperlink r:id="rId1003">
        <w:r>
          <w:rPr>
            <w:rStyle w:val="Hyperlink"/>
          </w:rPr>
          <w:t xml:space="preserve">quarto-thesis</w:t>
        </w:r>
      </w:hyperlink>
      <w:r>
        <w:t xml:space="preserve"> </w:t>
      </w:r>
      <w:r>
        <w:t xml:space="preserve">- Quarto extension for creating masters or PhD theses with professional LaTeX formatting</w:t>
      </w:r>
    </w:p>
    <w:bookmarkEnd w:id="1004"/>
    <w:bookmarkEnd w:id="1005"/>
    <w:bookmarkStart w:id="1006"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2"/>
        </w:numPr>
      </w:pPr>
      <w:r>
        <w:t xml:space="preserve">Graduate students are encouraged to gain teaching experience</w:t>
      </w:r>
    </w:p>
    <w:p>
      <w:pPr>
        <w:pStyle w:val="Compact"/>
        <w:numPr>
          <w:ilvl w:val="0"/>
          <w:numId w:val="1292"/>
        </w:numPr>
      </w:pPr>
      <w:r>
        <w:t xml:space="preserve">We support science communication and outreach activities</w:t>
      </w:r>
    </w:p>
    <w:p>
      <w:pPr>
        <w:pStyle w:val="Compact"/>
        <w:numPr>
          <w:ilvl w:val="0"/>
          <w:numId w:val="1292"/>
        </w:numPr>
      </w:pPr>
      <w:r>
        <w:t xml:space="preserve">Discuss opportunities with PIs</w:t>
      </w:r>
    </w:p>
    <w:p>
      <w:pPr>
        <w:pStyle w:val="FirstParagraph"/>
      </w:pPr>
      <w:r>
        <w:t xml:space="preserve">The</w:t>
      </w:r>
      <w:r>
        <w:t xml:space="preserve"> </w:t>
      </w:r>
      <w:hyperlink r:id="rId838">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40">
        <w:r>
          <w:rPr>
            <w:rStyle w:val="Hyperlink"/>
          </w:rPr>
          <w:t xml:space="preserve">workshop index</w:t>
        </w:r>
      </w:hyperlink>
      <w:r>
        <w:t xml:space="preserve"> </w:t>
      </w:r>
      <w:r>
        <w:t xml:space="preserve">provides a comprehensive catalog of available resources.</w:t>
      </w:r>
    </w:p>
    <w:bookmarkEnd w:id="1006"/>
    <w:bookmarkStart w:id="1007"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3"/>
        </w:numPr>
      </w:pPr>
      <w:r>
        <w:t xml:space="preserve">Attend seminars and departmental events</w:t>
      </w:r>
    </w:p>
    <w:p>
      <w:pPr>
        <w:pStyle w:val="Compact"/>
        <w:numPr>
          <w:ilvl w:val="0"/>
          <w:numId w:val="1293"/>
        </w:numPr>
      </w:pPr>
      <w:r>
        <w:t xml:space="preserve">Connect with researchers in your field</w:t>
      </w:r>
    </w:p>
    <w:p>
      <w:pPr>
        <w:pStyle w:val="Compact"/>
        <w:numPr>
          <w:ilvl w:val="0"/>
          <w:numId w:val="1293"/>
        </w:numPr>
      </w:pPr>
      <w:r>
        <w:t xml:space="preserve">Join professional societies</w:t>
      </w:r>
    </w:p>
    <w:p>
      <w:pPr>
        <w:pStyle w:val="Compact"/>
        <w:numPr>
          <w:ilvl w:val="0"/>
          <w:numId w:val="1293"/>
        </w:numPr>
      </w:pPr>
      <w:r>
        <w:t xml:space="preserve">Use professional social media platforms to share research and engage with the scientific community</w:t>
      </w:r>
    </w:p>
    <w:p>
      <w:r>
        <w:br w:type="page"/>
      </w:r>
    </w:p>
    <w:bookmarkEnd w:id="1007"/>
    <w:bookmarkEnd w:id="1008"/>
    <w:bookmarkStart w:id="1013" w:name="sec-writing"/>
    <w:p>
      <w:pPr>
        <w:pStyle w:val="Heading1"/>
      </w:pPr>
      <w:r>
        <w:t xml:space="preserve">23. Writing</w:t>
      </w:r>
    </w:p>
    <w:bookmarkStart w:id="1009"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4"/>
        </w:numPr>
      </w:pPr>
      <w:r>
        <w:t xml:space="preserve">Organize your thoughts and identify what you actually need to know</w:t>
      </w:r>
    </w:p>
    <w:p>
      <w:pPr>
        <w:pStyle w:val="Compact"/>
        <w:numPr>
          <w:ilvl w:val="0"/>
          <w:numId w:val="1294"/>
        </w:numPr>
      </w:pPr>
      <w:r>
        <w:t xml:space="preserve">Articulate the problem more precisely</w:t>
      </w:r>
    </w:p>
    <w:p>
      <w:pPr>
        <w:pStyle w:val="Compact"/>
        <w:numPr>
          <w:ilvl w:val="0"/>
          <w:numId w:val="129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9"/>
    <w:bookmarkStart w:id="1011"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10">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5"/>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5"/>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5"/>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5"/>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11"/>
    <w:bookmarkStart w:id="1012"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6"/>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6"/>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6"/>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2"/>
    <w:bookmarkEnd w:id="1013"/>
    <w:bookmarkStart w:id="1029" w:name="manuscript-preparation-and-publication"/>
    <w:p>
      <w:pPr>
        <w:pStyle w:val="Heading1"/>
      </w:pPr>
      <w:r>
        <w:t xml:space="preserve">24. Manuscript Preparation and Publication</w:t>
      </w:r>
    </w:p>
    <w:bookmarkStart w:id="101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7"/>
        </w:numPr>
      </w:pPr>
      <w:r>
        <w:rPr>
          <w:b/>
          <w:bCs/>
        </w:rPr>
        <w:t xml:space="preserve">Planning</w:t>
      </w:r>
      <w:r>
        <w:t xml:space="preserve">: Discuss target journals, outline, and timeline with PIs</w:t>
      </w:r>
    </w:p>
    <w:p>
      <w:pPr>
        <w:pStyle w:val="Compact"/>
        <w:numPr>
          <w:ilvl w:val="0"/>
          <w:numId w:val="1297"/>
        </w:numPr>
      </w:pPr>
      <w:r>
        <w:rPr>
          <w:b/>
          <w:bCs/>
        </w:rPr>
        <w:t xml:space="preserve">Drafting</w:t>
      </w:r>
      <w:r>
        <w:t xml:space="preserve">: Lead author prepares initial draft</w:t>
      </w:r>
    </w:p>
    <w:p>
      <w:pPr>
        <w:pStyle w:val="Compact"/>
        <w:numPr>
          <w:ilvl w:val="0"/>
          <w:numId w:val="1297"/>
        </w:numPr>
      </w:pPr>
      <w:r>
        <w:rPr>
          <w:b/>
          <w:bCs/>
        </w:rPr>
        <w:t xml:space="preserve">Internal review</w:t>
      </w:r>
      <w:r>
        <w:t xml:space="preserve">: Co-authors review and provide feedback</w:t>
      </w:r>
    </w:p>
    <w:p>
      <w:pPr>
        <w:pStyle w:val="Compact"/>
        <w:numPr>
          <w:ilvl w:val="0"/>
          <w:numId w:val="1297"/>
        </w:numPr>
      </w:pPr>
      <w:r>
        <w:rPr>
          <w:b/>
          <w:bCs/>
        </w:rPr>
        <w:t xml:space="preserve">Revision</w:t>
      </w:r>
      <w:r>
        <w:t xml:space="preserve">: Lead author incorporates feedback iteratively</w:t>
      </w:r>
    </w:p>
    <w:p>
      <w:pPr>
        <w:pStyle w:val="Compact"/>
        <w:numPr>
          <w:ilvl w:val="0"/>
          <w:numId w:val="1297"/>
        </w:numPr>
      </w:pPr>
      <w:r>
        <w:rPr>
          <w:b/>
          <w:bCs/>
        </w:rPr>
        <w:t xml:space="preserve">PI approval</w:t>
      </w:r>
      <w:r>
        <w:t xml:space="preserve">: Obtain final approval from PIs before submission</w:t>
      </w:r>
    </w:p>
    <w:p>
      <w:pPr>
        <w:pStyle w:val="Compact"/>
        <w:numPr>
          <w:ilvl w:val="0"/>
          <w:numId w:val="1297"/>
        </w:numPr>
      </w:pPr>
      <w:r>
        <w:rPr>
          <w:b/>
          <w:bCs/>
        </w:rPr>
        <w:t xml:space="preserve">Submission</w:t>
      </w:r>
      <w:r>
        <w:t xml:space="preserve">: Submit to journal</w:t>
      </w:r>
    </w:p>
    <w:p>
      <w:pPr>
        <w:pStyle w:val="Compact"/>
        <w:numPr>
          <w:ilvl w:val="0"/>
          <w:numId w:val="1297"/>
        </w:numPr>
      </w:pPr>
      <w:r>
        <w:rPr>
          <w:b/>
          <w:bCs/>
        </w:rPr>
        <w:t xml:space="preserve">Revisions</w:t>
      </w:r>
      <w:r>
        <w:t xml:space="preserve">: Lead author coordinates response to peer reviewers</w:t>
      </w:r>
    </w:p>
    <w:p>
      <w:pPr>
        <w:pStyle w:val="Compact"/>
        <w:numPr>
          <w:ilvl w:val="0"/>
          <w:numId w:val="1297"/>
        </w:numPr>
      </w:pPr>
      <w:r>
        <w:rPr>
          <w:b/>
          <w:bCs/>
        </w:rPr>
        <w:t xml:space="preserve">Publication</w:t>
      </w:r>
      <w:r>
        <w:t xml:space="preserve">: Celebrate and share!</w:t>
      </w:r>
    </w:p>
    <w:bookmarkEnd w:id="1014"/>
    <w:bookmarkStart w:id="1017"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6">
        <w:r>
          <w:rPr>
            <w:rStyle w:val="Hyperlink"/>
          </w:rPr>
          <w:t xml:space="preserve">implicature</w:t>
        </w:r>
      </w:hyperlink>
      <w:r>
        <w:t xml:space="preserve">.</w:t>
      </w:r>
    </w:p>
    <w:p>
      <w:pPr>
        <w:pStyle w:val="BodyText"/>
      </w:pPr>
      <w:r>
        <w:rPr>
          <w:b/>
          <w:bCs/>
        </w:rPr>
        <w:t xml:space="preserve">Additional tips:</w:t>
      </w:r>
    </w:p>
    <w:p>
      <w:pPr>
        <w:pStyle w:val="Compact"/>
        <w:numPr>
          <w:ilvl w:val="0"/>
          <w:numId w:val="1298"/>
        </w:numPr>
      </w:pPr>
      <w:r>
        <w:t xml:space="preserve">Always thank reviewers for their time and feedback</w:t>
      </w:r>
    </w:p>
    <w:p>
      <w:pPr>
        <w:pStyle w:val="Compact"/>
        <w:numPr>
          <w:ilvl w:val="0"/>
          <w:numId w:val="1298"/>
        </w:numPr>
      </w:pPr>
      <w:r>
        <w:t xml:space="preserve">Quote page numbers from the revised manuscript</w:t>
      </w:r>
    </w:p>
    <w:p>
      <w:pPr>
        <w:pStyle w:val="Compact"/>
        <w:numPr>
          <w:ilvl w:val="0"/>
          <w:numId w:val="1298"/>
        </w:numPr>
      </w:pPr>
      <w:r>
        <w:t xml:space="preserve">Use direct quotes from your revised text when possible</w:t>
      </w:r>
    </w:p>
    <w:p>
      <w:pPr>
        <w:pStyle w:val="Compact"/>
        <w:numPr>
          <w:ilvl w:val="0"/>
          <w:numId w:val="1298"/>
        </w:numPr>
      </w:pPr>
      <w:r>
        <w:t xml:space="preserve">Maintain a respectful and collaborative tone throughout</w:t>
      </w:r>
    </w:p>
    <w:p>
      <w:pPr>
        <w:pStyle w:val="Compact"/>
        <w:numPr>
          <w:ilvl w:val="0"/>
          <w:numId w:val="1298"/>
        </w:numPr>
      </w:pPr>
      <w:r>
        <w:t xml:space="preserve">If you make changes beyond what the reviewer requested, mention them briefly</w:t>
      </w:r>
    </w:p>
    <w:bookmarkEnd w:id="1017"/>
    <w:bookmarkStart w:id="1020" w:name="preprints-and-open-access"/>
    <w:p>
      <w:pPr>
        <w:pStyle w:val="Heading2"/>
      </w:pPr>
      <w:r>
        <w:t xml:space="preserve">24.3 Preprints and Open Access</w:t>
      </w:r>
    </w:p>
    <w:p>
      <w:pPr>
        <w:pStyle w:val="Compact"/>
        <w:numPr>
          <w:ilvl w:val="0"/>
          <w:numId w:val="1299"/>
        </w:numPr>
      </w:pPr>
      <w:r>
        <w:t xml:space="preserve">We encourage posting preprints prior to or during peer review on platforms like</w:t>
      </w:r>
      <w:r>
        <w:t xml:space="preserve"> </w:t>
      </w:r>
      <w:hyperlink r:id="rId1018">
        <w:r>
          <w:rPr>
            <w:rStyle w:val="Hyperlink"/>
          </w:rPr>
          <w:t xml:space="preserve">medRxiv</w:t>
        </w:r>
      </w:hyperlink>
      <w:r>
        <w:t xml:space="preserve"> </w:t>
      </w:r>
      <w:r>
        <w:t xml:space="preserve">or</w:t>
      </w:r>
      <w:r>
        <w:t xml:space="preserve"> </w:t>
      </w:r>
      <w:hyperlink r:id="rId1019">
        <w:r>
          <w:rPr>
            <w:rStyle w:val="Hyperlink"/>
          </w:rPr>
          <w:t xml:space="preserve">bioRxiv</w:t>
        </w:r>
      </w:hyperlink>
    </w:p>
    <w:p>
      <w:pPr>
        <w:pStyle w:val="Compact"/>
        <w:numPr>
          <w:ilvl w:val="0"/>
          <w:numId w:val="1299"/>
        </w:numPr>
      </w:pPr>
      <w:r>
        <w:t xml:space="preserve">Preprints allow rapid dissemination of findings and can be cited in grant applications</w:t>
      </w:r>
    </w:p>
    <w:p>
      <w:pPr>
        <w:pStyle w:val="Compact"/>
        <w:numPr>
          <w:ilvl w:val="0"/>
          <w:numId w:val="1299"/>
        </w:numPr>
      </w:pPr>
      <w:r>
        <w:t xml:space="preserve">We support publishing in open access journals when possible to maximize accessibility</w:t>
      </w:r>
    </w:p>
    <w:p>
      <w:pPr>
        <w:pStyle w:val="Compact"/>
        <w:numPr>
          <w:ilvl w:val="0"/>
          <w:numId w:val="1299"/>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8">
        <w:r>
          <w:rPr>
            <w:rStyle w:val="Hyperlink"/>
          </w:rPr>
          <w:t xml:space="preserve">medRxiv</w:t>
        </w:r>
      </w:hyperlink>
      <w:r>
        <w:t xml:space="preserve">.</w:t>
      </w:r>
    </w:p>
    <w:bookmarkEnd w:id="1020"/>
    <w:bookmarkStart w:id="102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00"/>
        </w:numPr>
      </w:pPr>
      <w:r>
        <w:t xml:space="preserve">CONSORT for randomized trials</w:t>
      </w:r>
    </w:p>
    <w:p>
      <w:pPr>
        <w:pStyle w:val="Compact"/>
        <w:numPr>
          <w:ilvl w:val="0"/>
          <w:numId w:val="1300"/>
        </w:numPr>
      </w:pPr>
      <w:r>
        <w:t xml:space="preserve">STROBE for observational studies</w:t>
      </w:r>
    </w:p>
    <w:p>
      <w:pPr>
        <w:pStyle w:val="Compact"/>
        <w:numPr>
          <w:ilvl w:val="0"/>
          <w:numId w:val="1300"/>
        </w:numPr>
      </w:pPr>
      <w:r>
        <w:t xml:space="preserve">PRISMA for systematic reviews</w:t>
      </w:r>
    </w:p>
    <w:p>
      <w:pPr>
        <w:pStyle w:val="Compact"/>
        <w:numPr>
          <w:ilvl w:val="0"/>
          <w:numId w:val="1300"/>
        </w:numPr>
      </w:pPr>
      <w:r>
        <w:t xml:space="preserve">Others as appropriate (see</w:t>
      </w:r>
      <w:r>
        <w:t xml:space="preserve"> </w:t>
      </w:r>
      <w:hyperlink r:id="rId46">
        <w:r>
          <w:rPr>
            <w:rStyle w:val="Hyperlink"/>
          </w:rPr>
          <w:t xml:space="preserve">EQUATOR Network</w:t>
        </w:r>
      </w:hyperlink>
      <w:r>
        <w:t xml:space="preserve">)</w:t>
      </w:r>
    </w:p>
    <w:bookmarkEnd w:id="1021"/>
    <w:bookmarkStart w:id="1022" w:name="manuscript-checklist-1"/>
    <w:p>
      <w:pPr>
        <w:pStyle w:val="Heading2"/>
      </w:pPr>
      <w:r>
        <w:t xml:space="preserve">24.5 Manuscript Checklist</w:t>
      </w:r>
    </w:p>
    <w:p>
      <w:pPr>
        <w:pStyle w:val="FirstParagraph"/>
      </w:pPr>
      <w:r>
        <w:t xml:space="preserve">Before submitting a manuscript:</w:t>
      </w:r>
    </w:p>
    <w:p>
      <w:pPr>
        <w:pStyle w:val="Compact"/>
        <w:numPr>
          <w:ilvl w:val="0"/>
          <w:numId w:val="1301"/>
        </w:numPr>
      </w:pPr>
      <w:r>
        <w:t xml:space="preserve">Completed relevant reporting checklist</w:t>
      </w:r>
    </w:p>
    <w:p>
      <w:pPr>
        <w:pStyle w:val="Compact"/>
        <w:numPr>
          <w:ilvl w:val="0"/>
          <w:numId w:val="1302"/>
        </w:numPr>
      </w:pPr>
      <w:r>
        <w:t xml:space="preserve">Results are reproducible (rerunning code replicates tables/figures exactly)</w:t>
      </w:r>
    </w:p>
    <w:p>
      <w:pPr>
        <w:pStyle w:val="Compact"/>
        <w:numPr>
          <w:ilvl w:val="0"/>
          <w:numId w:val="1303"/>
        </w:numPr>
      </w:pPr>
      <w:r>
        <w:t xml:space="preserve">Target journal selected</w:t>
      </w:r>
    </w:p>
    <w:p>
      <w:pPr>
        <w:pStyle w:val="Compact"/>
        <w:numPr>
          <w:ilvl w:val="0"/>
          <w:numId w:val="1304"/>
        </w:numPr>
      </w:pPr>
      <w:r>
        <w:t xml:space="preserve">Title is declarative and states findings clearly</w:t>
      </w:r>
    </w:p>
    <w:p>
      <w:pPr>
        <w:pStyle w:val="Compact"/>
        <w:numPr>
          <w:ilvl w:val="0"/>
          <w:numId w:val="1305"/>
        </w:numPr>
      </w:pPr>
      <w:r>
        <w:t xml:space="preserve">Word count meets journal requirements</w:t>
      </w:r>
    </w:p>
    <w:p>
      <w:pPr>
        <w:pStyle w:val="Compact"/>
        <w:numPr>
          <w:ilvl w:val="0"/>
          <w:numId w:val="1306"/>
        </w:numPr>
      </w:pPr>
      <w:r>
        <w:t xml:space="preserve">Manuscript follows journal formatting guidelines</w:t>
      </w:r>
    </w:p>
    <w:p>
      <w:pPr>
        <w:pStyle w:val="Compact"/>
        <w:numPr>
          <w:ilvl w:val="0"/>
          <w:numId w:val="1307"/>
        </w:numPr>
      </w:pPr>
      <w:r>
        <w:t xml:space="preserve">Consistent voice throughout (typically active voice)</w:t>
      </w:r>
    </w:p>
    <w:p>
      <w:pPr>
        <w:pStyle w:val="Compact"/>
        <w:numPr>
          <w:ilvl w:val="0"/>
          <w:numId w:val="1308"/>
        </w:numPr>
      </w:pPr>
      <w:r>
        <w:t xml:space="preserve">All figures and tables referenced in main text</w:t>
      </w:r>
    </w:p>
    <w:p>
      <w:pPr>
        <w:pStyle w:val="Compact"/>
        <w:numPr>
          <w:ilvl w:val="0"/>
          <w:numId w:val="1309"/>
        </w:numPr>
      </w:pPr>
      <w:r>
        <w:t xml:space="preserve">Captions for all figures and tables</w:t>
      </w:r>
    </w:p>
    <w:p>
      <w:pPr>
        <w:pStyle w:val="Compact"/>
        <w:numPr>
          <w:ilvl w:val="0"/>
          <w:numId w:val="1310"/>
        </w:numPr>
      </w:pPr>
      <w:r>
        <w:t xml:space="preserve">Tables/figures numbered by order of appearance</w:t>
      </w:r>
    </w:p>
    <w:p>
      <w:pPr>
        <w:pStyle w:val="Compact"/>
        <w:numPr>
          <w:ilvl w:val="0"/>
          <w:numId w:val="1311"/>
        </w:numPr>
      </w:pPr>
      <w:r>
        <w:t xml:space="preserve">Abbreviations defined at first use and used sparingly</w:t>
      </w:r>
    </w:p>
    <w:p>
      <w:pPr>
        <w:pStyle w:val="Compact"/>
        <w:numPr>
          <w:ilvl w:val="0"/>
          <w:numId w:val="1312"/>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3"/>
        </w:numPr>
      </w:pPr>
      <w:r>
        <w:t xml:space="preserve">Avoid directionless statements (specify direction of associations)</w:t>
      </w:r>
    </w:p>
    <w:p>
      <w:pPr>
        <w:pStyle w:val="Compact"/>
        <w:numPr>
          <w:ilvl w:val="0"/>
          <w:numId w:val="1314"/>
        </w:numPr>
      </w:pPr>
      <w:r>
        <w:t xml:space="preserve">Causal language only when supported by study design</w:t>
      </w:r>
    </w:p>
    <w:p>
      <w:pPr>
        <w:pStyle w:val="Compact"/>
        <w:numPr>
          <w:ilvl w:val="0"/>
          <w:numId w:val="1315"/>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6"/>
        </w:numPr>
      </w:pPr>
      <w:r>
        <w:t xml:space="preserve">Author contributions drafted using CRediT Taxonomy</w:t>
      </w:r>
    </w:p>
    <w:bookmarkEnd w:id="1022"/>
    <w:bookmarkStart w:id="1026"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3">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4">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5">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7"/>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7"/>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7"/>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6"/>
    <w:bookmarkStart w:id="1028"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8"/>
        </w:numPr>
      </w:pPr>
      <w:r>
        <w:rPr>
          <w:b/>
          <w:bCs/>
        </w:rPr>
        <w:t xml:space="preserve">Cite primary sources</w:t>
      </w:r>
      <w:r>
        <w:t xml:space="preserve"> </w:t>
      </w:r>
      <w:r>
        <w:t xml:space="preserve">for factual statements about established knowledge, methods, or findings</w:t>
      </w:r>
    </w:p>
    <w:p>
      <w:pPr>
        <w:pStyle w:val="Compact"/>
        <w:numPr>
          <w:ilvl w:val="0"/>
          <w:numId w:val="1318"/>
        </w:numPr>
      </w:pPr>
      <w:r>
        <w:rPr>
          <w:b/>
          <w:bCs/>
        </w:rPr>
        <w:t xml:space="preserve">Cite official documentation</w:t>
      </w:r>
      <w:r>
        <w:t xml:space="preserve"> </w:t>
      </w:r>
      <w:r>
        <w:t xml:space="preserve">when describing how software, tools, or systems work</w:t>
      </w:r>
    </w:p>
    <w:p>
      <w:pPr>
        <w:pStyle w:val="Compact"/>
        <w:numPr>
          <w:ilvl w:val="0"/>
          <w:numId w:val="1318"/>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8"/>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9"/>
        </w:numPr>
      </w:pPr>
      <w:r>
        <w:rPr>
          <w:b/>
          <w:bCs/>
        </w:rPr>
        <w:t xml:space="preserve">Demonstrate directly</w:t>
      </w:r>
      <w:r>
        <w:t xml:space="preserve">: Show the behavior through experiments, data, or explicit examples</w:t>
      </w:r>
    </w:p>
    <w:p>
      <w:pPr>
        <w:pStyle w:val="Compact"/>
        <w:numPr>
          <w:ilvl w:val="0"/>
          <w:numId w:val="1319"/>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9"/>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20"/>
        </w:numPr>
      </w:pPr>
      <w:r>
        <w:t xml:space="preserve">Builds reader trust and credibility</w:t>
      </w:r>
    </w:p>
    <w:p>
      <w:pPr>
        <w:pStyle w:val="Compact"/>
        <w:numPr>
          <w:ilvl w:val="0"/>
          <w:numId w:val="1320"/>
        </w:numPr>
      </w:pPr>
      <w:r>
        <w:t xml:space="preserve">Enables readers to verify information independently</w:t>
      </w:r>
    </w:p>
    <w:p>
      <w:pPr>
        <w:pStyle w:val="Compact"/>
        <w:numPr>
          <w:ilvl w:val="0"/>
          <w:numId w:val="1320"/>
        </w:numPr>
      </w:pPr>
      <w:r>
        <w:t xml:space="preserve">Maintains scientific rigor in all communications</w:t>
      </w:r>
    </w:p>
    <w:p>
      <w:pPr>
        <w:pStyle w:val="Compact"/>
        <w:numPr>
          <w:ilvl w:val="0"/>
          <w:numId w:val="1320"/>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7">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8"/>
    <w:bookmarkEnd w:id="1029"/>
    <w:bookmarkStart w:id="1112" w:name="references"/>
    <w:p>
      <w:pPr>
        <w:pStyle w:val="Heading1"/>
      </w:pPr>
      <w:r>
        <w:t xml:space="preserve">References</w:t>
      </w:r>
    </w:p>
    <w:bookmarkStart w:id="1111" w:name="refs"/>
    <w:bookmarkStart w:id="1031"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30">
        <w:r>
          <w:rPr>
            <w:rStyle w:val="Hyperlink"/>
          </w:rPr>
          <w:t xml:space="preserve">https://doi.org/10.1371/journal.pgph.0002269</w:t>
        </w:r>
      </w:hyperlink>
      <w:r>
        <w:t xml:space="preserve">.</w:t>
      </w:r>
    </w:p>
    <w:bookmarkEnd w:id="1031"/>
    <w:bookmarkStart w:id="103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2">
        <w:r>
          <w:rPr>
            <w:rStyle w:val="Hyperlink"/>
          </w:rPr>
          <w:t xml:space="preserve">https://doi.org/10.1038/d41586-019-01431-z</w:t>
        </w:r>
      </w:hyperlink>
      <w:r>
        <w:t xml:space="preserve">.</w:t>
      </w:r>
    </w:p>
    <w:bookmarkEnd w:id="1033"/>
    <w:bookmarkStart w:id="103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4">
        <w:r>
          <w:rPr>
            <w:rStyle w:val="Hyperlink"/>
          </w:rPr>
          <w:t xml:space="preserve">https://jadebc.github.io/lab-manual/</w:t>
        </w:r>
      </w:hyperlink>
      <w:r>
        <w:t xml:space="preserve">.</w:t>
      </w:r>
    </w:p>
    <w:bookmarkEnd w:id="1035"/>
    <w:bookmarkStart w:id="1037"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6">
        <w:r>
          <w:rPr>
            <w:rStyle w:val="Hyperlink"/>
          </w:rPr>
          <w:t xml:space="preserve">https://happygitwithr.com/</w:t>
        </w:r>
      </w:hyperlink>
      <w:r>
        <w:t xml:space="preserve">.</w:t>
      </w:r>
    </w:p>
    <w:bookmarkEnd w:id="1037"/>
    <w:bookmarkStart w:id="1038"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8"/>
    <w:bookmarkStart w:id="104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9">
        <w:r>
          <w:rPr>
            <w:rStyle w:val="Hyperlink"/>
          </w:rPr>
          <w:t xml:space="preserve">https://doi.org/10.1038/s41467-020-19160-7</w:t>
        </w:r>
      </w:hyperlink>
      <w:r>
        <w:t xml:space="preserve">.</w:t>
      </w:r>
    </w:p>
    <w:bookmarkEnd w:id="1040"/>
    <w:bookmarkStart w:id="104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41">
        <w:r>
          <w:rPr>
            <w:rStyle w:val="Hyperlink"/>
          </w:rPr>
          <w:t xml:space="preserve">http://creativecommons.org/licenses/by-nc/4.0/</w:t>
        </w:r>
      </w:hyperlink>
      <w:r>
        <w:t xml:space="preserve">.</w:t>
      </w:r>
    </w:p>
    <w:bookmarkEnd w:id="1042"/>
    <w:bookmarkStart w:id="1044" w:name="ref-credit"/>
    <w:p>
      <w:pPr>
        <w:pStyle w:val="Bibliography"/>
      </w:pPr>
      <w:r>
        <w:t xml:space="preserve">“CRediT: Contributor Roles Taxonomy.”</w:t>
      </w:r>
      <w:r>
        <w:t xml:space="preserve"> </w:t>
      </w:r>
      <w:r>
        <w:t xml:space="preserve">n.d. PLOS ONE.</w:t>
      </w:r>
      <w:r>
        <w:t xml:space="preserve"> </w:t>
      </w:r>
      <w:hyperlink r:id="rId1043">
        <w:r>
          <w:rPr>
            <w:rStyle w:val="Hyperlink"/>
          </w:rPr>
          <w:t xml:space="preserve">https://journals.plos.org/plosone/s/authorship</w:t>
        </w:r>
      </w:hyperlink>
      <w:r>
        <w:t xml:space="preserve">.</w:t>
      </w:r>
    </w:p>
    <w:bookmarkEnd w:id="1044"/>
    <w:bookmarkStart w:id="1046" w:name="ref-dryad"/>
    <w:p>
      <w:pPr>
        <w:pStyle w:val="Bibliography"/>
      </w:pPr>
      <w:r>
        <w:t xml:space="preserve">“Dryad Digital Repository.”</w:t>
      </w:r>
      <w:r>
        <w:t xml:space="preserve"> </w:t>
      </w:r>
      <w:r>
        <w:t xml:space="preserve">n.d. Dryad.</w:t>
      </w:r>
      <w:r>
        <w:t xml:space="preserve"> </w:t>
      </w:r>
      <w:hyperlink r:id="rId1045">
        <w:r>
          <w:rPr>
            <w:rStyle w:val="Hyperlink"/>
          </w:rPr>
          <w:t xml:space="preserve">https://datadryad.org/</w:t>
        </w:r>
      </w:hyperlink>
      <w:r>
        <w:t xml:space="preserve">.</w:t>
      </w:r>
    </w:p>
    <w:bookmarkEnd w:id="1046"/>
    <w:bookmarkStart w:id="104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7"/>
    <w:bookmarkStart w:id="104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8">
        <w:r>
          <w:rPr>
            <w:rStyle w:val="Hyperlink"/>
          </w:rPr>
          <w:t xml:space="preserve">https://doi.org/10.1201/9781003029878</w:t>
        </w:r>
      </w:hyperlink>
      <w:r>
        <w:t xml:space="preserve">.</w:t>
      </w:r>
    </w:p>
    <w:bookmarkEnd w:id="1049"/>
    <w:bookmarkStart w:id="1050"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50"/>
    <w:bookmarkStart w:id="1052" w:name="ref-githubdesktop"/>
    <w:p>
      <w:pPr>
        <w:pStyle w:val="Bibliography"/>
      </w:pPr>
      <w:r>
        <w:t xml:space="preserve">“GitHub Desktop.”</w:t>
      </w:r>
      <w:r>
        <w:t xml:space="preserve"> </w:t>
      </w:r>
      <w:r>
        <w:t xml:space="preserve">n.d. GitHub.</w:t>
      </w:r>
      <w:r>
        <w:t xml:space="preserve"> </w:t>
      </w:r>
      <w:hyperlink r:id="rId1051">
        <w:r>
          <w:rPr>
            <w:rStyle w:val="Hyperlink"/>
          </w:rPr>
          <w:t xml:space="preserve">https://desktop.github.com/</w:t>
        </w:r>
      </w:hyperlink>
      <w:r>
        <w:t xml:space="preserve">.</w:t>
      </w:r>
    </w:p>
    <w:bookmarkEnd w:id="1052"/>
    <w:bookmarkStart w:id="1054" w:name="ref-plos_data"/>
    <w:p>
      <w:pPr>
        <w:pStyle w:val="Bibliography"/>
      </w:pPr>
      <w:r>
        <w:t xml:space="preserve">“How to Store and Manage Your Data.”</w:t>
      </w:r>
      <w:r>
        <w:t xml:space="preserve"> </w:t>
      </w:r>
      <w:r>
        <w:t xml:space="preserve">n.d. PLOS.</w:t>
      </w:r>
      <w:r>
        <w:t xml:space="preserve"> </w:t>
      </w:r>
      <w:hyperlink r:id="rId1053">
        <w:r>
          <w:rPr>
            <w:rStyle w:val="Hyperlink"/>
          </w:rPr>
          <w:t xml:space="preserve">https://plos.org/resource/how-to-store-and-manage-your-data/</w:t>
        </w:r>
      </w:hyperlink>
      <w:r>
        <w:t xml:space="preserve">.</w:t>
      </w:r>
    </w:p>
    <w:bookmarkEnd w:id="1054"/>
    <w:bookmarkStart w:id="10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5"/>
    <w:bookmarkStart w:id="1057"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6">
        <w:r>
          <w:rPr>
            <w:rStyle w:val="Hyperlink"/>
          </w:rPr>
          <w:t xml:space="preserve">https://mentors.fm/2019/08/13/think-and-write-with-leslie-lamport/</w:t>
        </w:r>
      </w:hyperlink>
      <w:r>
        <w:t xml:space="preserve">.</w:t>
      </w:r>
    </w:p>
    <w:bookmarkEnd w:id="1057"/>
    <w:bookmarkStart w:id="1058" w:name="ref-medRxiv"/>
    <w:p>
      <w:pPr>
        <w:pStyle w:val="Bibliography"/>
      </w:pPr>
      <w:r>
        <w:t xml:space="preserve">“medRxiv: The Preprint Server for Health Sciences.”</w:t>
      </w:r>
      <w:r>
        <w:t xml:space="preserve"> </w:t>
      </w:r>
      <w:r>
        <w:t xml:space="preserve">n.d. Cold Spring Harbor Laboratory.</w:t>
      </w:r>
      <w:r>
        <w:t xml:space="preserve"> </w:t>
      </w:r>
      <w:hyperlink r:id="rId1018">
        <w:r>
          <w:rPr>
            <w:rStyle w:val="Hyperlink"/>
          </w:rPr>
          <w:t xml:space="preserve">https://www.medrxiv.org/</w:t>
        </w:r>
      </w:hyperlink>
      <w:r>
        <w:t xml:space="preserve">.</w:t>
      </w:r>
    </w:p>
    <w:bookmarkEnd w:id="1058"/>
    <w:bookmarkStart w:id="106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9">
        <w:r>
          <w:rPr>
            <w:rStyle w:val="Hyperlink"/>
          </w:rPr>
          <w:t xml:space="preserve">https://doi.org/10.1038/467775a</w:t>
        </w:r>
      </w:hyperlink>
      <w:r>
        <w:t xml:space="preserve">.</w:t>
      </w:r>
    </w:p>
    <w:bookmarkEnd w:id="1060"/>
    <w:bookmarkStart w:id="106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61">
        <w:r>
          <w:rPr>
            <w:rStyle w:val="Hyperlink"/>
          </w:rPr>
          <w:t xml:space="preserve">https://doi.org/10.1038/s41562-016-0021</w:t>
        </w:r>
      </w:hyperlink>
      <w:r>
        <w:t xml:space="preserve">.</w:t>
      </w:r>
    </w:p>
    <w:bookmarkEnd w:id="1062"/>
    <w:bookmarkStart w:id="106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3">
        <w:r>
          <w:rPr>
            <w:rStyle w:val="Hyperlink"/>
          </w:rPr>
          <w:t xml:space="preserve">https://doi.org/10.1038/526182a</w:t>
        </w:r>
      </w:hyperlink>
      <w:r>
        <w:t xml:space="preserve">.</w:t>
      </w:r>
    </w:p>
    <w:bookmarkEnd w:id="1064"/>
    <w:bookmarkStart w:id="1066" w:name="ref-osf"/>
    <w:p>
      <w:pPr>
        <w:pStyle w:val="Bibliography"/>
      </w:pPr>
      <w:r>
        <w:t xml:space="preserve">“Open Science Framework.”</w:t>
      </w:r>
      <w:r>
        <w:t xml:space="preserve"> </w:t>
      </w:r>
      <w:r>
        <w:t xml:space="preserve">n.d. Center for Open Science.</w:t>
      </w:r>
      <w:r>
        <w:t xml:space="preserve"> </w:t>
      </w:r>
      <w:hyperlink r:id="rId1065">
        <w:r>
          <w:rPr>
            <w:rStyle w:val="Hyperlink"/>
          </w:rPr>
          <w:t xml:space="preserve">https://osf.io/</w:t>
        </w:r>
      </w:hyperlink>
      <w:r>
        <w:t xml:space="preserve">.</w:t>
      </w:r>
    </w:p>
    <w:bookmarkEnd w:id="1066"/>
    <w:bookmarkStart w:id="106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7"/>
    <w:bookmarkStart w:id="1069" w:name="ref-githubaccountarchive"/>
    <w:p>
      <w:pPr>
        <w:pStyle w:val="Bibliography"/>
      </w:pPr>
      <w:r>
        <w:t xml:space="preserve">“Requesting an Archive of Your Personal Account’s Data.”</w:t>
      </w:r>
      <w:r>
        <w:t xml:space="preserve"> </w:t>
      </w:r>
      <w:r>
        <w:t xml:space="preserve">n.d. GitHub.</w:t>
      </w:r>
      <w:r>
        <w:t xml:space="preserve"> </w:t>
      </w:r>
      <w:hyperlink r:id="rId1068">
        <w:r>
          <w:rPr>
            <w:rStyle w:val="Hyperlink"/>
          </w:rPr>
          <w:t xml:space="preserve">https://docs.github.com/en/get-started/archiving-your-github-personal-account-and-public-repositories/requesting-an-archive-of-your-personal-accounts-data</w:t>
        </w:r>
      </w:hyperlink>
      <w:r>
        <w:t xml:space="preserve">.</w:t>
      </w:r>
    </w:p>
    <w:bookmarkEnd w:id="1069"/>
    <w:bookmarkStart w:id="1071" w:name="ref-githuborgmigrations"/>
    <w:p>
      <w:pPr>
        <w:pStyle w:val="Bibliography"/>
      </w:pPr>
      <w:r>
        <w:t xml:space="preserve">“REST API Endpoints for Organization Migrations.”</w:t>
      </w:r>
      <w:r>
        <w:t xml:space="preserve"> </w:t>
      </w:r>
      <w:r>
        <w:t xml:space="preserve">n.d. GitHub.</w:t>
      </w:r>
      <w:r>
        <w:t xml:space="preserve"> </w:t>
      </w:r>
      <w:hyperlink r:id="rId1070">
        <w:r>
          <w:rPr>
            <w:rStyle w:val="Hyperlink"/>
          </w:rPr>
          <w:t xml:space="preserve">https://docs.github.com/en/rest/migrations/orgs</w:t>
        </w:r>
      </w:hyperlink>
      <w:r>
        <w:t xml:space="preserve">.</w:t>
      </w:r>
    </w:p>
    <w:bookmarkEnd w:id="1071"/>
    <w:bookmarkStart w:id="1073" w:name="ref-githubusermigrations"/>
    <w:p>
      <w:pPr>
        <w:pStyle w:val="Bibliography"/>
      </w:pPr>
      <w:r>
        <w:t xml:space="preserve">“REST API Endpoints for User Migrations.”</w:t>
      </w:r>
      <w:r>
        <w:t xml:space="preserve"> </w:t>
      </w:r>
      <w:r>
        <w:t xml:space="preserve">n.d. GitHub.</w:t>
      </w:r>
      <w:r>
        <w:t xml:space="preserve"> </w:t>
      </w:r>
      <w:hyperlink r:id="rId1072">
        <w:r>
          <w:rPr>
            <w:rStyle w:val="Hyperlink"/>
          </w:rPr>
          <w:t xml:space="preserve">https://docs.github.com/en/rest/migrations/users</w:t>
        </w:r>
      </w:hyperlink>
      <w:r>
        <w:t xml:space="preserve">.</w:t>
      </w:r>
    </w:p>
    <w:bookmarkEnd w:id="1073"/>
    <w:bookmarkStart w:id="1075" w:name="ref-gitfixum"/>
    <w:p>
      <w:pPr>
        <w:pStyle w:val="Bibliography"/>
      </w:pPr>
      <w:r>
        <w:t xml:space="preserve">Robertson, Seth. n.d.</w:t>
      </w:r>
      <w:r>
        <w:t xml:space="preserve"> </w:t>
      </w:r>
      <w:r>
        <w:t xml:space="preserve">“On Undoing, Fixing, or Removing Commits in Git.”</w:t>
      </w:r>
      <w:r>
        <w:t xml:space="preserve"> </w:t>
      </w:r>
      <w:hyperlink r:id="rId1074">
        <w:r>
          <w:rPr>
            <w:rStyle w:val="Hyperlink"/>
          </w:rPr>
          <w:t xml:space="preserve">https://sethrobertson.github.io/GitFixUm/fixup.html</w:t>
        </w:r>
      </w:hyperlink>
      <w:r>
        <w:t xml:space="preserve">.</w:t>
      </w:r>
    </w:p>
    <w:bookmarkEnd w:id="1075"/>
    <w:bookmarkStart w:id="1077"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6">
        <w:r>
          <w:rPr>
            <w:rStyle w:val="Hyperlink"/>
          </w:rPr>
          <w:t xml:space="preserve">https://doi.org/10.1371/journal.pcbi.1003833</w:t>
        </w:r>
      </w:hyperlink>
      <w:r>
        <w:t xml:space="preserve">.</w:t>
      </w:r>
    </w:p>
    <w:bookmarkEnd w:id="1077"/>
    <w:bookmarkStart w:id="1079"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8">
        <w:r>
          <w:rPr>
            <w:rStyle w:val="Hyperlink"/>
          </w:rPr>
          <w:t xml:space="preserve">https://doi.org/10.1038/d41586-019-02918-5</w:t>
        </w:r>
      </w:hyperlink>
      <w:r>
        <w:t xml:space="preserve">.</w:t>
      </w:r>
    </w:p>
    <w:bookmarkEnd w:id="1079"/>
    <w:bookmarkStart w:id="1081" w:name="ref-slurm-salloc"/>
    <w:p>
      <w:pPr>
        <w:pStyle w:val="Bibliography"/>
      </w:pPr>
      <w:r>
        <w:t xml:space="preserve">“Slurm Workload Manager: Salloc Documentation.”</w:t>
      </w:r>
      <w:r>
        <w:t xml:space="preserve"> </w:t>
      </w:r>
      <w:r>
        <w:t xml:space="preserve">n.d.-a. SchedMD.</w:t>
      </w:r>
      <w:r>
        <w:t xml:space="preserve"> </w:t>
      </w:r>
      <w:hyperlink r:id="rId1080">
        <w:r>
          <w:rPr>
            <w:rStyle w:val="Hyperlink"/>
          </w:rPr>
          <w:t xml:space="preserve">https://slurm.schedmd.com/salloc.html</w:t>
        </w:r>
      </w:hyperlink>
      <w:r>
        <w:t xml:space="preserve">.</w:t>
      </w:r>
    </w:p>
    <w:bookmarkEnd w:id="1081"/>
    <w:bookmarkStart w:id="1083" w:name="ref-slurm-sattach"/>
    <w:p>
      <w:pPr>
        <w:pStyle w:val="Bibliography"/>
      </w:pPr>
      <w:r>
        <w:t xml:space="preserve">“Slurm Workload Manager: Sattach Documentation.”</w:t>
      </w:r>
      <w:r>
        <w:t xml:space="preserve"> </w:t>
      </w:r>
      <w:r>
        <w:t xml:space="preserve">n.d.-b. SchedMD.</w:t>
      </w:r>
      <w:r>
        <w:t xml:space="preserve"> </w:t>
      </w:r>
      <w:hyperlink r:id="rId1082">
        <w:r>
          <w:rPr>
            <w:rStyle w:val="Hyperlink"/>
          </w:rPr>
          <w:t xml:space="preserve">https://slurm.schedmd.com/sattach.html</w:t>
        </w:r>
      </w:hyperlink>
      <w:r>
        <w:t xml:space="preserve">.</w:t>
      </w:r>
    </w:p>
    <w:bookmarkEnd w:id="1083"/>
    <w:bookmarkStart w:id="1085" w:name="ref-slurm"/>
    <w:p>
      <w:pPr>
        <w:pStyle w:val="Bibliography"/>
      </w:pPr>
      <w:r>
        <w:t xml:space="preserve">“Slurm Workload Manager: Sbatch Documentation.”</w:t>
      </w:r>
      <w:r>
        <w:t xml:space="preserve"> </w:t>
      </w:r>
      <w:r>
        <w:t xml:space="preserve">n.d.-c. SchedMD.</w:t>
      </w:r>
      <w:r>
        <w:t xml:space="preserve"> </w:t>
      </w:r>
      <w:hyperlink r:id="rId1084">
        <w:r>
          <w:rPr>
            <w:rStyle w:val="Hyperlink"/>
          </w:rPr>
          <w:t xml:space="preserve">https://slurm.schedmd.com/sbatch.html</w:t>
        </w:r>
      </w:hyperlink>
      <w:r>
        <w:t xml:space="preserve">.</w:t>
      </w:r>
    </w:p>
    <w:bookmarkEnd w:id="1085"/>
    <w:bookmarkStart w:id="1087" w:name="ref-slurm-squeue"/>
    <w:p>
      <w:pPr>
        <w:pStyle w:val="Bibliography"/>
      </w:pPr>
      <w:r>
        <w:t xml:space="preserve">“Slurm Workload Manager: Squeue Documentation.”</w:t>
      </w:r>
      <w:r>
        <w:t xml:space="preserve"> </w:t>
      </w:r>
      <w:r>
        <w:t xml:space="preserve">n.d.-d. SchedMD.</w:t>
      </w:r>
      <w:r>
        <w:t xml:space="preserve"> </w:t>
      </w:r>
      <w:hyperlink r:id="rId1086">
        <w:r>
          <w:rPr>
            <w:rStyle w:val="Hyperlink"/>
          </w:rPr>
          <w:t xml:space="preserve">https://slurm.schedmd.com/squeue.html</w:t>
        </w:r>
      </w:hyperlink>
      <w:r>
        <w:t xml:space="preserve">.</w:t>
      </w:r>
    </w:p>
    <w:bookmarkEnd w:id="1087"/>
    <w:bookmarkStart w:id="1089" w:name="ref-slurm-srun"/>
    <w:p>
      <w:pPr>
        <w:pStyle w:val="Bibliography"/>
      </w:pPr>
      <w:r>
        <w:t xml:space="preserve">“Slurm Workload Manager: Srun Documentation.”</w:t>
      </w:r>
      <w:r>
        <w:t xml:space="preserve"> </w:t>
      </w:r>
      <w:r>
        <w:t xml:space="preserve">n.d.-e. SchedMD.</w:t>
      </w:r>
      <w:r>
        <w:t xml:space="preserve"> </w:t>
      </w:r>
      <w:hyperlink r:id="rId1088">
        <w:r>
          <w:rPr>
            <w:rStyle w:val="Hyperlink"/>
          </w:rPr>
          <w:t xml:space="preserve">https://slurm.schedmd.com/srun.html</w:t>
        </w:r>
      </w:hyperlink>
      <w:r>
        <w:t xml:space="preserve">.</w:t>
      </w:r>
    </w:p>
    <w:bookmarkEnd w:id="1089"/>
    <w:bookmarkStart w:id="1091" w:name="ref-openssh-ssh-config"/>
    <w:p>
      <w:pPr>
        <w:pStyle w:val="Bibliography"/>
      </w:pPr>
      <w:r>
        <w:t xml:space="preserve">“Ssh_config(5) Manual Page.”</w:t>
      </w:r>
      <w:r>
        <w:t xml:space="preserve"> </w:t>
      </w:r>
      <w:r>
        <w:t xml:space="preserve">n.d. OpenBSD.</w:t>
      </w:r>
      <w:r>
        <w:t xml:space="preserve"> </w:t>
      </w:r>
      <w:hyperlink r:id="rId1090">
        <w:r>
          <w:rPr>
            <w:rStyle w:val="Hyperlink"/>
          </w:rPr>
          <w:t xml:space="preserve">https://man.openbsd.org/ssh_config</w:t>
        </w:r>
      </w:hyperlink>
      <w:r>
        <w:t xml:space="preserve">.</w:t>
      </w:r>
    </w:p>
    <w:bookmarkEnd w:id="1091"/>
    <w:bookmarkStart w:id="1093" w:name="ref-openssh-ssh-config-debian"/>
    <w:p>
      <w:pPr>
        <w:pStyle w:val="Bibliography"/>
      </w:pPr>
      <w:r>
        <w:t xml:space="preserve">“Ssh_config(5) Manual Page, Debian Edition.”</w:t>
      </w:r>
      <w:r>
        <w:t xml:space="preserve"> </w:t>
      </w:r>
      <w:r>
        <w:t xml:space="preserve">n.d. Debian Project.</w:t>
      </w:r>
      <w:r>
        <w:t xml:space="preserve"> </w:t>
      </w:r>
      <w:hyperlink r:id="rId1092">
        <w:r>
          <w:rPr>
            <w:rStyle w:val="Hyperlink"/>
          </w:rPr>
          <w:t xml:space="preserve">https://manpages.debian.org/stable/openssh-client/ssh_config.5.en.html</w:t>
        </w:r>
      </w:hyperlink>
      <w:r>
        <w:t xml:space="preserve">.</w:t>
      </w:r>
    </w:p>
    <w:bookmarkEnd w:id="1093"/>
    <w:bookmarkStart w:id="10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4">
        <w:r>
          <w:rPr>
            <w:rStyle w:val="Hyperlink"/>
          </w:rPr>
          <w:t xml:space="preserve">https://doi.org/10.1038/d41586-019-00067-3</w:t>
        </w:r>
      </w:hyperlink>
      <w:r>
        <w:t xml:space="preserve">.</w:t>
      </w:r>
    </w:p>
    <w:bookmarkEnd w:id="1095"/>
    <w:bookmarkStart w:id="109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6"/>
    <w:bookmarkStart w:id="109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7">
        <w:r>
          <w:rPr>
            <w:rStyle w:val="Hyperlink"/>
          </w:rPr>
          <w:t xml:space="preserve">https://doi.org/10.1038/d41586-021-03603-2</w:t>
        </w:r>
      </w:hyperlink>
      <w:r>
        <w:t xml:space="preserve">.</w:t>
      </w:r>
    </w:p>
    <w:bookmarkEnd w:id="1098"/>
    <w:bookmarkStart w:id="1100"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9">
        <w:r>
          <w:rPr>
            <w:rStyle w:val="Hyperlink"/>
          </w:rPr>
          <w:t xml:space="preserve">https://doi.org/10.1201/9781351201315</w:t>
        </w:r>
      </w:hyperlink>
      <w:r>
        <w:t xml:space="preserve">.</w:t>
      </w:r>
    </w:p>
    <w:bookmarkEnd w:id="1100"/>
    <w:bookmarkStart w:id="1102"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01">
        <w:r>
          <w:rPr>
            <w:rStyle w:val="Hyperlink"/>
          </w:rPr>
          <w:t xml:space="preserve">https://mastering-shiny.org/</w:t>
        </w:r>
      </w:hyperlink>
      <w:r>
        <w:t xml:space="preserve">.</w:t>
      </w:r>
    </w:p>
    <w:bookmarkEnd w:id="1102"/>
    <w:bookmarkStart w:id="1103"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3"/>
    <w:bookmarkStart w:id="1105"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4">
        <w:r>
          <w:rPr>
            <w:rStyle w:val="Hyperlink"/>
          </w:rPr>
          <w:t xml:space="preserve">https://design.tidyverse.org/</w:t>
        </w:r>
      </w:hyperlink>
      <w:r>
        <w:t xml:space="preserve">.</w:t>
      </w:r>
    </w:p>
    <w:bookmarkEnd w:id="1105"/>
    <w:bookmarkStart w:id="1107"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6">
        <w:r>
          <w:rPr>
            <w:rStyle w:val="Hyperlink"/>
          </w:rPr>
          <w:t xml:space="preserve">https://r-pkgs.org/</w:t>
        </w:r>
      </w:hyperlink>
      <w:r>
        <w:t xml:space="preserve">.</w:t>
      </w:r>
    </w:p>
    <w:bookmarkEnd w:id="1107"/>
    <w:bookmarkStart w:id="1109"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8">
        <w:r>
          <w:rPr>
            <w:rStyle w:val="Hyperlink"/>
          </w:rPr>
          <w:t xml:space="preserve">https://r4ds.hadley.nz/</w:t>
        </w:r>
      </w:hyperlink>
      <w:r>
        <w:t xml:space="preserve">.</w:t>
      </w:r>
    </w:p>
    <w:bookmarkEnd w:id="1109"/>
    <w:bookmarkStart w:id="1110"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10"/>
    <w:bookmarkEnd w:id="1111"/>
    <w:p>
      <w:r>
        <w:br w:type="page"/>
      </w:r>
    </w:p>
    <w:bookmarkEnd w:id="1112"/>
    <w:bookmarkStart w:id="1114"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3">
        <w:r>
          <w:rPr>
            <w:rStyle w:val="Hyperlink"/>
          </w:rPr>
          <w:t xml:space="preserve">https://ucd-serg.github.io/lab-manual/appendix-copilot-instructions.html</w:t>
        </w:r>
      </w:hyperlink>
    </w:p>
    <w:p>
      <w:r>
        <w:br w:type="page"/>
      </w:r>
    </w:p>
    <w:bookmarkEnd w:id="1114"/>
    <w:bookmarkStart w:id="1116"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5">
        <w:r>
          <w:rPr>
            <w:rStyle w:val="Hyperlink"/>
          </w:rPr>
          <w:t xml:space="preserve">https://ucd-serg.github.io/lab-manual/appendix-copilot-setup-steps.html</w:t>
        </w:r>
      </w:hyperlink>
    </w:p>
    <w:p>
      <w:r>
        <w:br w:type="page"/>
      </w:r>
    </w:p>
    <w:bookmarkEnd w:id="1116"/>
    <w:bookmarkStart w:id="1117"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21"/>
        </w:numPr>
      </w:pPr>
      <w:ins w:id="3118" w:author="PR Preview" w:date="2024-01-01T00:00:00Z">
        <w:r>
          <w:rPr>
            <w:b/>
            <w:bCs/>
          </w:rPr>
          <w:t xml:space="preserve">Branch:</w:t>
        </w:r>
      </w:ins>
      <w:ins w:id="3118" w:author="PR Preview" w:date="2024-01-01T00:00:00Z">
        <w:r>
          <w:t xml:space="preserve"> </w:t>
        </w:r>
      </w:ins>
      <w:ins w:id="3118" w:author="PR Preview" w:date="2024-01-01T00:00:00Z">
        <w:r>
          <w:t xml:space="preserve">HEAD</w:t>
        </w:r>
      </w:ins>
    </w:p>
    <w:p>
      <w:pPr>
        <w:pStyle w:val="Compact"/>
        <w:numPr>
          <w:ilvl w:val="0"/>
          <w:numId w:val="1321"/>
        </w:numPr>
      </w:pPr>
      <w:ins w:id="3119" w:author="PR Preview" w:date="2024-01-01T00:00:00Z">
        <w:r>
          <w:rPr>
            <w:b/>
            <w:bCs/>
          </w:rPr>
          <w:t xml:space="preserve">Commit:</w:t>
        </w:r>
      </w:ins>
      <w:ins w:id="3119" w:author="PR Preview" w:date="2024-01-01T00:00:00Z">
        <w:r>
          <w:t xml:space="preserve"> </w:t>
        </w:r>
      </w:ins>
      <w:ins w:id="3119" w:author="PR Preview" w:date="2024-01-01T00:00:00Z">
        <w:r>
          <w:t xml:space="preserve">818f1be</w:t>
        </w:r>
      </w:ins>
    </w:p>
    <w:p>
      <w:pPr>
        <w:pStyle w:val="Compact"/>
        <w:numPr>
          <w:ilvl w:val="0"/>
          <w:numId w:val="1321"/>
        </w:numPr>
      </w:pPr>
      <w:ins w:id="3120" w:author="PR Preview" w:date="2024-01-01T00:00:00Z">
        <w:r>
          <w:rPr>
            <w:b/>
            <w:bCs/>
          </w:rPr>
          <w:t xml:space="preserve">Full commit hash:</w:t>
        </w:r>
      </w:ins>
      <w:ins w:id="3120" w:author="PR Preview" w:date="2024-01-01T00:00:00Z">
        <w:r>
          <w:t xml:space="preserve"> </w:t>
        </w:r>
      </w:ins>
      <w:ins w:id="3120" w:author="PR Preview" w:date="2024-01-01T00:00:00Z">
        <w:r>
          <w:t xml:space="preserve">818f1be3d831737151a013de80a58e73b36b4293</w:t>
        </w:r>
      </w:ins>
    </w:p>
    <w:p>
      <w:pPr>
        <w:pStyle w:val="Compact"/>
        <w:numPr>
          <w:ilvl w:val="0"/>
          <w:numId w:val="1321"/>
        </w:numPr>
      </w:pPr>
      <w:ins w:id="3121" w:author="PR Preview" w:date="2024-01-01T00:00:00Z">
        <w:r>
          <w:rPr>
            <w:b/>
            <w:bCs/>
          </w:rPr>
          <w:t xml:space="preserve">Commit date:</w:t>
        </w:r>
      </w:ins>
      <w:ins w:id="3121" w:author="PR Preview" w:date="2024-01-01T00:00:00Z">
        <w:r>
          <w:t xml:space="preserve"> </w:t>
        </w:r>
      </w:ins>
      <w:ins w:id="3121" w:author="PR Preview" w:date="2024-01-01T00:00:00Z">
        <w:r>
          <w:t xml:space="preserve">2026-08-31 20:27:54 -0700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1"/>
  </w:num>
  <w:num w:numId="1300">
    <w:abstractNumId w:val="991"/>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1"/>
  </w:num>
  <w:num w:numId="1318">
    <w:abstractNumId w:val="991"/>
  </w:num>
  <w:num w:numId="1319">
    <w:abstractNumId w:val="991"/>
  </w:num>
  <w:num w:numId="1320">
    <w:abstractNumId w:val="991"/>
  </w:num>
  <w:num w:numId="13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8" Type="http://schemas.openxmlformats.org/officeDocument/2006/relationships/image" Target="media/rId738.jpg"/><Relationship Id="rId744" Type="http://schemas.openxmlformats.org/officeDocument/2006/relationships/image" Target="media/rId744.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50" Type="http://schemas.openxmlformats.org/officeDocument/2006/relationships/hyperlink" Target="http://adv-r.had.co.nz/Style.html" TargetMode="External"/><Relationship Id="rId989" Type="http://schemas.openxmlformats.org/officeDocument/2006/relationships/hyperlink" Target="http://colorbrewer2.org/" TargetMode="External"/><Relationship Id="rId1041"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5" Type="http://schemas.openxmlformats.org/officeDocument/2006/relationships/hyperlink" Target="https://cran.r-project.org/package=flexlsx" TargetMode="External"/><Relationship Id="rId88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6" Type="http://schemas.openxmlformats.org/officeDocument/2006/relationships/hyperlink" Target="https://data-dict.tidyverse.org/" TargetMode="External"/><Relationship Id="rId1045" Type="http://schemas.openxmlformats.org/officeDocument/2006/relationships/hyperlink" Target="https://datadryad.org/" TargetMode="External"/><Relationship Id="rId102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4"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1"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8"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70" Type="http://schemas.openxmlformats.org/officeDocument/2006/relationships/hyperlink" Target="https://docs.github.com/en/rest/migrations/orgs" TargetMode="External"/><Relationship Id="rId1072"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2" Type="http://schemas.openxmlformats.org/officeDocument/2006/relationships/hyperlink" Target="https://docs.google.com/document/d/1ckgRCcr7FFPyymyMA6Y_-cB_vftOyrrxT28c6gRg0PI/edit" TargetMode="External"/><Relationship Id="rId1059" Type="http://schemas.openxmlformats.org/officeDocument/2006/relationships/hyperlink" Target="https://doi.org/10.1038/467775a" TargetMode="External"/><Relationship Id="rId1063" Type="http://schemas.openxmlformats.org/officeDocument/2006/relationships/hyperlink" Target="https://doi.org/10.1038/526182a" TargetMode="External"/><Relationship Id="rId1094" Type="http://schemas.openxmlformats.org/officeDocument/2006/relationships/hyperlink" Target="https://doi.org/10.1038/d41586-019-00067-3" TargetMode="External"/><Relationship Id="rId1032" Type="http://schemas.openxmlformats.org/officeDocument/2006/relationships/hyperlink" Target="https://doi.org/10.1038/d41586-019-01431-z" TargetMode="External"/><Relationship Id="rId1078" Type="http://schemas.openxmlformats.org/officeDocument/2006/relationships/hyperlink" Target="https://doi.org/10.1038/d41586-019-02918-5" TargetMode="External"/><Relationship Id="rId1097" Type="http://schemas.openxmlformats.org/officeDocument/2006/relationships/hyperlink" Target="https://doi.org/10.1038/d41586-021-03603-2" TargetMode="External"/><Relationship Id="rId1039" Type="http://schemas.openxmlformats.org/officeDocument/2006/relationships/hyperlink" Target="https://doi.org/10.1038/s41467-020-19160-7" TargetMode="External"/><Relationship Id="rId1061" Type="http://schemas.openxmlformats.org/officeDocument/2006/relationships/hyperlink" Target="https://doi.org/10.1038/s41562-016-0021" TargetMode="External"/><Relationship Id="rId1048" Type="http://schemas.openxmlformats.org/officeDocument/2006/relationships/hyperlink" Target="https://doi.org/10.1201/9781003029878" TargetMode="External"/><Relationship Id="rId1099" Type="http://schemas.openxmlformats.org/officeDocument/2006/relationships/hyperlink" Target="https://doi.org/10.1201/9781351201315" TargetMode="External"/><Relationship Id="rId1076" Type="http://schemas.openxmlformats.org/officeDocument/2006/relationships/hyperlink" Target="https://doi.org/10.1371/journal.pcbi.1003833" TargetMode="External"/><Relationship Id="rId103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8"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7"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2"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5"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5"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6"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2"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7" Type="http://schemas.openxmlformats.org/officeDocument/2006/relationships/hyperlink" Target="https://github.com/ucdavisdatalab/workshop_how-to-data-documentation" TargetMode="External"/><Relationship Id="rId958" Type="http://schemas.openxmlformats.org/officeDocument/2006/relationships/hyperlink" Target="https://github.com/ucdavisdatalab/workshop_nlp_with_python" TargetMode="External"/><Relationship Id="rId957" Type="http://schemas.openxmlformats.org/officeDocument/2006/relationships/hyperlink" Target="https://github.com/ucdavisdatalab/workshop_python_basics" TargetMode="External"/><Relationship Id="rId94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3" Type="http://schemas.openxmlformats.org/officeDocument/2006/relationships/hyperlink" Target="https://grants.nih.gov" TargetMode="External"/><Relationship Id="rId975" Type="http://schemas.openxmlformats.org/officeDocument/2006/relationships/hyperlink" Target="https://grantwriting.stanford.edu/resources/funding-train/" TargetMode="External"/><Relationship Id="rId1036"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1" Type="http://schemas.openxmlformats.org/officeDocument/2006/relationships/hyperlink" Target="https://journals.lww.com/epidem/Fulltext/2001/05000/The_Value_of_P.2.aspx" TargetMode="External"/><Relationship Id="rId991" Type="http://schemas.openxmlformats.org/officeDocument/2006/relationships/hyperlink" Target="https://journals.plos.org/ploscompbiol/article?id=10.1371/journal.pcbi.1003833" TargetMode="External"/><Relationship Id="rId1043"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4" Type="http://schemas.openxmlformats.org/officeDocument/2006/relationships/hyperlink" Target="https://link.springer.com/book/10.1007/978-3-030-98175-4" TargetMode="External"/><Relationship Id="rId97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0" Type="http://schemas.openxmlformats.org/officeDocument/2006/relationships/hyperlink" Target="https://man.openbsd.org/ssh_config" TargetMode="External"/><Relationship Id="rId1092" Type="http://schemas.openxmlformats.org/officeDocument/2006/relationships/hyperlink" Target="https://manpages.debian.org/stable/openssh-client/ssh_config.5.en.html" TargetMode="External"/><Relationship Id="rId1101" Type="http://schemas.openxmlformats.org/officeDocument/2006/relationships/hyperlink" Target="https://mastering-shiny.org/" TargetMode="External"/><Relationship Id="rId990" Type="http://schemas.openxmlformats.org/officeDocument/2006/relationships/hyperlink" Target="https://medialab.github.io/iwanthue/" TargetMode="External"/><Relationship Id="rId934"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6"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70" Type="http://schemas.openxmlformats.org/officeDocument/2006/relationships/hyperlink" Target="https://mitcommlab.mit.edu/be/2023/09/27/toward-an-evenbetterposter-improving-the-betterposter-template/" TargetMode="External"/><Relationship Id="rId870" Type="http://schemas.openxmlformats.org/officeDocument/2006/relationships/hyperlink" Target="https://mobaxterm.mobatek.net/" TargetMode="External"/><Relationship Id="rId1010" Type="http://schemas.openxmlformats.org/officeDocument/2006/relationships/hyperlink" Target="https://morrison-lab.github.io/psw/" TargetMode="External"/><Relationship Id="rId902" Type="http://schemas.openxmlformats.org/officeDocument/2006/relationships/hyperlink" Target="https://morrison-lab.github.io/wai/" TargetMode="External"/><Relationship Id="rId922" Type="http://schemas.openxmlformats.org/officeDocument/2006/relationships/hyperlink" Target="https://morrison-lab.github.io/wai/chapters/ai-use-policies.html" TargetMode="External"/><Relationship Id="rId1027" Type="http://schemas.openxmlformats.org/officeDocument/2006/relationships/hyperlink" Target="https://morrison-lab.github.io/wai/chapters/ai-use-policies.html#sec-ai-journal-articles" TargetMode="External"/><Relationship Id="rId923"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4" Type="http://schemas.openxmlformats.org/officeDocument/2006/relationships/hyperlink" Target="https://morrison-lab.github.io/wai/chapters/pr-workflow-with-agents.html" TargetMode="External"/><Relationship Id="rId983" Type="http://schemas.openxmlformats.org/officeDocument/2006/relationships/hyperlink" Target="https://myidp.sciencecareers.org/" TargetMode="External"/><Relationship Id="rId749" Type="http://schemas.openxmlformats.org/officeDocument/2006/relationships/hyperlink" Target="https://ohmyz.sh/" TargetMode="External"/><Relationship Id="rId1065"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3"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6"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8"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8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4"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80" Type="http://schemas.openxmlformats.org/officeDocument/2006/relationships/hyperlink" Target="https://slurm.schedmd.com/salloc.html" TargetMode="External"/><Relationship Id="rId1082" Type="http://schemas.openxmlformats.org/officeDocument/2006/relationships/hyperlink" Target="https://slurm.schedmd.com/sattach.html" TargetMode="External"/><Relationship Id="rId1084" Type="http://schemas.openxmlformats.org/officeDocument/2006/relationships/hyperlink" Target="https://slurm.schedmd.com/sbatch.html" TargetMode="External"/><Relationship Id="rId1086" Type="http://schemas.openxmlformats.org/officeDocument/2006/relationships/hyperlink" Target="https://slurm.schedmd.com/squeue.html" TargetMode="External"/><Relationship Id="rId1088"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9"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3" Type="http://schemas.openxmlformats.org/officeDocument/2006/relationships/hyperlink" Target="https://ucd-serg.github.io/lab-manual/appendix-copilot-instructions.html" TargetMode="External"/><Relationship Id="rId1115"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9"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3" Type="http://schemas.openxmlformats.org/officeDocument/2006/relationships/hyperlink" Target="https://ucdavisdatalab.github.io/install_guides/" TargetMode="External"/><Relationship Id="rId94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6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2" Type="http://schemas.openxmlformats.org/officeDocument/2006/relationships/hyperlink" Target="https://wiki.archlinux.org/title/Wayland" TargetMode="External"/><Relationship Id="rId883" Type="http://schemas.openxmlformats.org/officeDocument/2006/relationships/hyperlink" Target="https://wiki.x2go.org/" TargetMode="External"/><Relationship Id="rId271" Type="http://schemas.openxmlformats.org/officeDocument/2006/relationships/hyperlink" Target="https://withr.r-lib.org/" TargetMode="External"/><Relationship Id="rId101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7" Type="http://schemas.openxmlformats.org/officeDocument/2006/relationships/hyperlink" Target="https://www.chriswrites.com/how-to-change-file-permissions-using-the-terminal/" TargetMode="External"/><Relationship Id="rId1023" Type="http://schemas.openxmlformats.org/officeDocument/2006/relationships/hyperlink" Target="https://www.danieldsjoberg.com/gtsummary/" TargetMode="External"/><Relationship Id="rId93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8" Type="http://schemas.openxmlformats.org/officeDocument/2006/relationships/hyperlink" Target="https://www.globalcodeofconduct.org/" TargetMode="External"/><Relationship Id="rId887"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8" Type="http://schemas.openxmlformats.org/officeDocument/2006/relationships/hyperlink" Target="https://www.medrxiv.org/" TargetMode="External"/><Relationship Id="rId986" Type="http://schemas.openxmlformats.org/officeDocument/2006/relationships/hyperlink" Target="https://www.nature.com/articles/d41586-021-03603-2" TargetMode="External"/><Relationship Id="rId976"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5" Type="http://schemas.openxmlformats.org/officeDocument/2006/relationships/hyperlink" Target="https://www.rstudio.com/wp-content/uploads/2015/02/data-wrangling-cheatsheet.pdf" TargetMode="External"/><Relationship Id="rId948" Type="http://schemas.openxmlformats.org/officeDocument/2006/relationships/hyperlink" Target="https://www.rstudio.com/wp-content/uploads/2015/02/rmarkdown-cheatsheet.pdf" TargetMode="External"/><Relationship Id="rId946" Type="http://schemas.openxmlformats.org/officeDocument/2006/relationships/hyperlink" Target="https://www.rstudio.com/wp-content/uploads/2015/03/ggplot2-cheatsheet.pdf" TargetMode="External"/><Relationship Id="rId968"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4" Type="http://schemas.openxmlformats.org/officeDocument/2006/relationships/hyperlink" Target="https://www.training.nih.gov/career-services/" TargetMode="External"/><Relationship Id="rId868" Type="http://schemas.openxmlformats.org/officeDocument/2006/relationships/hyperlink" Target="https://www.xquartz.org/" TargetMode="External"/><Relationship Id="rId987" Type="http://schemas.openxmlformats.org/officeDocument/2006/relationships/hyperlink" Target="https://www.youtube.com/watch?v=1RwJbhkCA58" TargetMode="External"/><Relationship Id="rId96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6"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56"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50" Type="http://schemas.openxmlformats.org/officeDocument/2006/relationships/hyperlink" Target="http://adv-r.had.co.nz/Style.html" TargetMode="External"/><Relationship Id="rId989" Type="http://schemas.openxmlformats.org/officeDocument/2006/relationships/hyperlink" Target="http://colorbrewer2.org/" TargetMode="External"/><Relationship Id="rId1041"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3"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7"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20" Type="http://schemas.openxmlformats.org/officeDocument/2006/relationships/hyperlink" Target="https://cran.r-project.org/" TargetMode="External"/><Relationship Id="rId1025" Type="http://schemas.openxmlformats.org/officeDocument/2006/relationships/hyperlink" Target="https://cran.r-project.org/package=flexlsx" TargetMode="External"/><Relationship Id="rId881"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6"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846" Type="http://schemas.openxmlformats.org/officeDocument/2006/relationships/hyperlink" Target="https://data-dict.tidyverse.org/" TargetMode="External"/><Relationship Id="rId1045" Type="http://schemas.openxmlformats.org/officeDocument/2006/relationships/hyperlink" Target="https://datadryad.org/" TargetMode="External"/><Relationship Id="rId1024"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4"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51" Type="http://schemas.openxmlformats.org/officeDocument/2006/relationships/hyperlink" Target="https://desktop.github.com/" TargetMode="External"/><Relationship Id="rId95" Type="http://schemas.openxmlformats.org/officeDocument/2006/relationships/hyperlink" Target="https://devtools.r-lib.org/" TargetMode="External"/><Relationship Id="rId765"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8" Type="http://schemas.openxmlformats.org/officeDocument/2006/relationships/hyperlink" Target="https://docs.github.com/en/get-started/archiving-your-github-personal-account-and-public-repositories/requesting-an-archive-of-your-personal-accounts-data" TargetMode="External"/><Relationship Id="rId818"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70" Type="http://schemas.openxmlformats.org/officeDocument/2006/relationships/hyperlink" Target="https://docs.github.com/en/rest/migrations/orgs" TargetMode="External"/><Relationship Id="rId1072"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2" Type="http://schemas.openxmlformats.org/officeDocument/2006/relationships/hyperlink" Target="https://docs.google.com/document/d/1ckgRCcr7FFPyymyMA6Y_-cB_vftOyrrxT28c6gRg0PI/edit" TargetMode="External"/><Relationship Id="rId1059" Type="http://schemas.openxmlformats.org/officeDocument/2006/relationships/hyperlink" Target="https://doi.org/10.1038/467775a" TargetMode="External"/><Relationship Id="rId1063" Type="http://schemas.openxmlformats.org/officeDocument/2006/relationships/hyperlink" Target="https://doi.org/10.1038/526182a" TargetMode="External"/><Relationship Id="rId1094" Type="http://schemas.openxmlformats.org/officeDocument/2006/relationships/hyperlink" Target="https://doi.org/10.1038/d41586-019-00067-3" TargetMode="External"/><Relationship Id="rId1032" Type="http://schemas.openxmlformats.org/officeDocument/2006/relationships/hyperlink" Target="https://doi.org/10.1038/d41586-019-01431-z" TargetMode="External"/><Relationship Id="rId1078" Type="http://schemas.openxmlformats.org/officeDocument/2006/relationships/hyperlink" Target="https://doi.org/10.1038/d41586-019-02918-5" TargetMode="External"/><Relationship Id="rId1097" Type="http://schemas.openxmlformats.org/officeDocument/2006/relationships/hyperlink" Target="https://doi.org/10.1038/d41586-021-03603-2" TargetMode="External"/><Relationship Id="rId1039" Type="http://schemas.openxmlformats.org/officeDocument/2006/relationships/hyperlink" Target="https://doi.org/10.1038/s41467-020-19160-7" TargetMode="External"/><Relationship Id="rId1061" Type="http://schemas.openxmlformats.org/officeDocument/2006/relationships/hyperlink" Target="https://doi.org/10.1038/s41562-016-0021" TargetMode="External"/><Relationship Id="rId1048" Type="http://schemas.openxmlformats.org/officeDocument/2006/relationships/hyperlink" Target="https://doi.org/10.1201/9781003029878" TargetMode="External"/><Relationship Id="rId1099" Type="http://schemas.openxmlformats.org/officeDocument/2006/relationships/hyperlink" Target="https://doi.org/10.1201/9781351201315" TargetMode="External"/><Relationship Id="rId1076" Type="http://schemas.openxmlformats.org/officeDocument/2006/relationships/hyperlink" Target="https://doi.org/10.1371/journal.pcbi.1003833" TargetMode="External"/><Relationship Id="rId1030"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2"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9"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6"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1000"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8"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5"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61" Type="http://schemas.openxmlformats.org/officeDocument/2006/relationships/hyperlink" Target="https://github.com/BurntSushi/ripgrep" TargetMode="External"/><Relationship Id="rId937"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82"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6"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8"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5"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903"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64"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22"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60"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30" Type="http://schemas.openxmlformats.org/officeDocument/2006/relationships/hyperlink" Target="https://github.com/mponce0/Visualize.CRAN.Downloads" TargetMode="External"/><Relationship Id="rId1003"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24"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801" Type="http://schemas.openxmlformats.org/officeDocument/2006/relationships/hyperlink" Target="https://github.com/r-lib/rig" TargetMode="External"/><Relationship Id="rId757"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63" Type="http://schemas.openxmlformats.org/officeDocument/2006/relationships/hyperlink" Target="https://github.com/sharkdp/bat" TargetMode="External"/><Relationship Id="rId762" Type="http://schemas.openxmlformats.org/officeDocument/2006/relationships/hyperlink" Target="https://github.com/sharkdp/fd" TargetMode="External"/><Relationship Id="rId955"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86" Type="http://schemas.openxmlformats.org/officeDocument/2006/relationships/hyperlink" Target="https://github.com/tmux/tmux/wiki" TargetMode="External"/><Relationship Id="rId838" Type="http://schemas.openxmlformats.org/officeDocument/2006/relationships/hyperlink" Target="https://github.com/ucdavisdatalab" TargetMode="External"/><Relationship Id="rId942"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7" Type="http://schemas.openxmlformats.org/officeDocument/2006/relationships/hyperlink" Target="https://github.com/ucdavisdatalab/workshop_how-to-data-documentation" TargetMode="External"/><Relationship Id="rId958" Type="http://schemas.openxmlformats.org/officeDocument/2006/relationships/hyperlink" Target="https://github.com/ucdavisdatalab/workshop_nlp_with_python" TargetMode="External"/><Relationship Id="rId957" Type="http://schemas.openxmlformats.org/officeDocument/2006/relationships/hyperlink" Target="https://github.com/ucdavisdatalab/workshop_python_basics" TargetMode="External"/><Relationship Id="rId941"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52" Type="http://schemas.openxmlformats.org/officeDocument/2006/relationships/hyperlink" Target="https://github.com/zsh-users/zsh-autosuggestions" TargetMode="External"/><Relationship Id="rId753"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73" Type="http://schemas.openxmlformats.org/officeDocument/2006/relationships/hyperlink" Target="https://google.github.io/styleguide/shellguide.html" TargetMode="External"/><Relationship Id="rId993" Type="http://schemas.openxmlformats.org/officeDocument/2006/relationships/hyperlink" Target="https://grants.nih.gov" TargetMode="External"/><Relationship Id="rId975" Type="http://schemas.openxmlformats.org/officeDocument/2006/relationships/hyperlink" Target="https://grantwriting.stanford.edu/resources/funding-train/" TargetMode="External"/><Relationship Id="rId1036"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55"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103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1" Type="http://schemas.openxmlformats.org/officeDocument/2006/relationships/hyperlink" Target="https://journals.lww.com/epidem/Fulltext/2001/05000/The_Value_of_P.2.aspx" TargetMode="External"/><Relationship Id="rId991" Type="http://schemas.openxmlformats.org/officeDocument/2006/relationships/hyperlink" Target="https://journals.plos.org/ploscompbiol/article?id=10.1371/journal.pcbi.1003833" TargetMode="External"/><Relationship Id="rId1043"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71"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4" Type="http://schemas.openxmlformats.org/officeDocument/2006/relationships/hyperlink" Target="https://link.springer.com/book/10.1007/978-3-030-98175-4" TargetMode="External"/><Relationship Id="rId979"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90" Type="http://schemas.openxmlformats.org/officeDocument/2006/relationships/hyperlink" Target="https://man.openbsd.org/ssh_config" TargetMode="External"/><Relationship Id="rId1092" Type="http://schemas.openxmlformats.org/officeDocument/2006/relationships/hyperlink" Target="https://manpages.debian.org/stable/openssh-client/ssh_config.5.en.html" TargetMode="External"/><Relationship Id="rId1101" Type="http://schemas.openxmlformats.org/officeDocument/2006/relationships/hyperlink" Target="https://mastering-shiny.org/" TargetMode="External"/><Relationship Id="rId990" Type="http://schemas.openxmlformats.org/officeDocument/2006/relationships/hyperlink" Target="https://medialab.github.io/iwanthue/" TargetMode="External"/><Relationship Id="rId934" Type="http://schemas.openxmlformats.org/officeDocument/2006/relationships/hyperlink" Target="https://medialab.github.io/iwanthue/?utm_source=Nature+Briefing&amp;utm_campaign=2c68711076-briefing-dy-20211006&amp;utm_medium=email&amp;utm_term=0_c9dfd39373-2c68711076-44335685" TargetMode="External"/><Relationship Id="rId788"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6"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70" Type="http://schemas.openxmlformats.org/officeDocument/2006/relationships/hyperlink" Target="https://mitcommlab.mit.edu/be/2023/09/27/toward-an-evenbetterposter-improving-the-betterposter-template/" TargetMode="External"/><Relationship Id="rId870" Type="http://schemas.openxmlformats.org/officeDocument/2006/relationships/hyperlink" Target="https://mobaxterm.mobatek.net/" TargetMode="External"/><Relationship Id="rId1010" Type="http://schemas.openxmlformats.org/officeDocument/2006/relationships/hyperlink" Target="https://morrison-lab.github.io/psw/" TargetMode="External"/><Relationship Id="rId902" Type="http://schemas.openxmlformats.org/officeDocument/2006/relationships/hyperlink" Target="https://morrison-lab.github.io/wai/" TargetMode="External"/><Relationship Id="rId922" Type="http://schemas.openxmlformats.org/officeDocument/2006/relationships/hyperlink" Target="https://morrison-lab.github.io/wai/chapters/ai-use-policies.html" TargetMode="External"/><Relationship Id="rId1027" Type="http://schemas.openxmlformats.org/officeDocument/2006/relationships/hyperlink" Target="https://morrison-lab.github.io/wai/chapters/ai-use-policies.html#sec-ai-journal-articles" TargetMode="External"/><Relationship Id="rId923"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24" Type="http://schemas.openxmlformats.org/officeDocument/2006/relationships/hyperlink" Target="https://morrison-lab.github.io/wai/chapters/pr-workflow-with-agents.html" TargetMode="External"/><Relationship Id="rId983" Type="http://schemas.openxmlformats.org/officeDocument/2006/relationships/hyperlink" Target="https://myidp.sciencecareers.org/" TargetMode="External"/><Relationship Id="rId749" Type="http://schemas.openxmlformats.org/officeDocument/2006/relationships/hyperlink" Target="https://ohmyz.sh/" TargetMode="External"/><Relationship Id="rId1065"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3"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7"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45"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31" Type="http://schemas.openxmlformats.org/officeDocument/2006/relationships/hyperlink" Target="https://r-hub.github.io/cranlogs/" TargetMode="External"/><Relationship Id="rId825"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6"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21" Type="http://schemas.openxmlformats.org/officeDocument/2006/relationships/hyperlink" Target="https://r-pkgs.org/release.html" TargetMode="External"/><Relationship Id="rId828"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8"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80"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8"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95"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7"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4"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80" Type="http://schemas.openxmlformats.org/officeDocument/2006/relationships/hyperlink" Target="https://slurm.schedmd.com/salloc.html" TargetMode="External"/><Relationship Id="rId1082" Type="http://schemas.openxmlformats.org/officeDocument/2006/relationships/hyperlink" Target="https://slurm.schedmd.com/sattach.html" TargetMode="External"/><Relationship Id="rId1084" Type="http://schemas.openxmlformats.org/officeDocument/2006/relationships/hyperlink" Target="https://slurm.schedmd.com/sbatch.html" TargetMode="External"/><Relationship Id="rId1086" Type="http://schemas.openxmlformats.org/officeDocument/2006/relationships/hyperlink" Target="https://slurm.schedmd.com/squeue.html" TargetMode="External"/><Relationship Id="rId1088"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9"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8"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3"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3" Type="http://schemas.openxmlformats.org/officeDocument/2006/relationships/hyperlink" Target="https://ucd-serg.github.io/lab-manual/appendix-copilot-instructions.html" TargetMode="External"/><Relationship Id="rId1115" Type="http://schemas.openxmlformats.org/officeDocument/2006/relationships/hyperlink" Target="https://ucd-serg.github.io/lab-manual/appendix-copilot-setup-steps.html" TargetMode="External"/><Relationship Id="rId808" Type="http://schemas.openxmlformats.org/officeDocument/2006/relationships/hyperlink" Target="https://ucd-serg.github.io/lab-manual/coding-practices.html#file-headers" TargetMode="External"/><Relationship Id="rId811" Type="http://schemas.openxmlformats.org/officeDocument/2006/relationships/hyperlink" Target="https://ucd-serg.github.io/lab-manual/coding-practices.html#function-documentation" TargetMode="External"/><Relationship Id="rId929" Type="http://schemas.openxmlformats.org/officeDocument/2006/relationships/hyperlink" Target="https://ucd-serg.github.io/lab-manual/coding-style.html" TargetMode="External"/><Relationship Id="rId814" Type="http://schemas.openxmlformats.org/officeDocument/2006/relationships/hyperlink" Target="https://ucd-serg.github.io/lab-manual/unix.html#example-code-for-runfilesavelogs" TargetMode="External"/><Relationship Id="rId943" Type="http://schemas.openxmlformats.org/officeDocument/2006/relationships/hyperlink" Target="https://ucdavisdatalab.github.io/install_guides/" TargetMode="External"/><Relationship Id="rId940"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960"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72" Type="http://schemas.openxmlformats.org/officeDocument/2006/relationships/hyperlink" Target="https://wiki.archlinux.org/title/Wayland" TargetMode="External"/><Relationship Id="rId883" Type="http://schemas.openxmlformats.org/officeDocument/2006/relationships/hyperlink" Target="https://wiki.x2go.org/" TargetMode="External"/><Relationship Id="rId271" Type="http://schemas.openxmlformats.org/officeDocument/2006/relationships/hyperlink" Target="https://withr.r-lib.org/" TargetMode="External"/><Relationship Id="rId1019"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7" Type="http://schemas.openxmlformats.org/officeDocument/2006/relationships/hyperlink" Target="https://www.chriswrites.com/how-to-change-file-permissions-using-the-terminal/" TargetMode="External"/><Relationship Id="rId1023" Type="http://schemas.openxmlformats.org/officeDocument/2006/relationships/hyperlink" Target="https://www.danieldsjoberg.com/gtsummary/" TargetMode="External"/><Relationship Id="rId938"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8" Type="http://schemas.openxmlformats.org/officeDocument/2006/relationships/hyperlink" Target="https://www.globalcodeofconduct.org/" TargetMode="External"/><Relationship Id="rId887" Type="http://schemas.openxmlformats.org/officeDocument/2006/relationships/hyperlink" Target="https://www.gnu.org/software/screen/" TargetMode="External"/><Relationship Id="rId784"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8" Type="http://schemas.openxmlformats.org/officeDocument/2006/relationships/hyperlink" Target="https://www.medrxiv.org/" TargetMode="External"/><Relationship Id="rId986" Type="http://schemas.openxmlformats.org/officeDocument/2006/relationships/hyperlink" Target="https://www.nature.com/articles/d41586-021-03603-2" TargetMode="External"/><Relationship Id="rId976"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5" Type="http://schemas.openxmlformats.org/officeDocument/2006/relationships/hyperlink" Target="https://www.rstudio.com/wp-content/uploads/2015/02/data-wrangling-cheatsheet.pdf" TargetMode="External"/><Relationship Id="rId948" Type="http://schemas.openxmlformats.org/officeDocument/2006/relationships/hyperlink" Target="https://www.rstudio.com/wp-content/uploads/2015/02/rmarkdown-cheatsheet.pdf" TargetMode="External"/><Relationship Id="rId946" Type="http://schemas.openxmlformats.org/officeDocument/2006/relationships/hyperlink" Target="https://www.rstudio.com/wp-content/uploads/2015/03/ggplot2-cheatsheet.pdf" TargetMode="External"/><Relationship Id="rId968" Type="http://schemas.openxmlformats.org/officeDocument/2006/relationships/hyperlink" Target="https://www.sciencedirect.com/science/article/pii/S1471491423000928" TargetMode="External"/><Relationship Id="rId779"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4" Type="http://schemas.openxmlformats.org/officeDocument/2006/relationships/hyperlink" Target="https://www.training.nih.gov/career-services/" TargetMode="External"/><Relationship Id="rId868" Type="http://schemas.openxmlformats.org/officeDocument/2006/relationships/hyperlink" Target="https://www.xquartz.org/" TargetMode="External"/><Relationship Id="rId987" Type="http://schemas.openxmlformats.org/officeDocument/2006/relationships/hyperlink" Target="https://www.youtube.com/watch?v=1RwJbhkCA58" TargetMode="External"/><Relationship Id="rId969"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6"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2026-09-01T03:33:08Z</dcterms:created>
  <dcterms:modified xsi:type="dcterms:W3CDTF">2026-09-01T03:33:08Z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