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2026-01-14</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ins w:id="314" w:author="PR Preview" w:date="2024-01-01T00:00:00Z">
        <w:r>
          <w:rPr>
            <w:rStyle w:val="FunctionTok"/>
          </w:rPr>
          <w:t xml:space="preserve"># myproject 0.2.0</w:t>
        </w:r>
      </w:ins>
      <w:ins w:id="314" w:author="PR Preview" w:date="2024-01-01T00:00:00Z">
        <w:r>
          <w:br/>
        </w:r>
      </w:ins>
      <w:ins w:id="314" w:author="PR Preview" w:date="2024-01-01T00:00:00Z">
        <w:r>
          <w:br/>
        </w:r>
      </w:ins>
      <w:ins w:id="314" w:author="PR Preview" w:date="2024-01-01T00:00:00Z">
        <w:r>
          <w:rPr>
            <w:rStyle w:val="FunctionTok"/>
          </w:rPr>
          <w:t xml:space="preserve">## New features</w:t>
        </w:r>
      </w:ins>
      <w:ins w:id="314" w:author="PR Preview" w:date="2024-01-01T00:00:00Z">
        <w:r>
          <w:br/>
        </w:r>
      </w:ins>
      <w:ins w:id="314" w:author="PR Preview" w:date="2024-01-01T00:00:00Z">
        <w:r>
          <w:br/>
        </w:r>
      </w:ins>
      <w:ins w:id="314" w:author="PR Preview" w:date="2024-01-01T00:00:00Z">
        <w:r>
          <w:rPr>
            <w:rStyle w:val="SpecialStringTok"/>
          </w:rPr>
          <w:t xml:space="preserve">- </w:t>
        </w:r>
      </w:ins>
      <w:ins w:id="314" w:author="PR Preview" w:date="2024-01-01T00:00:00Z">
        <w:r>
          <w:rPr>
            <w:rStyle w:val="NormalTok"/>
          </w:rPr>
          <w:t xml:space="preserve">Added function for data validation</w:t>
        </w:r>
      </w:ins>
      <w:ins w:id="314" w:author="PR Preview" w:date="2024-01-01T00:00:00Z">
        <w:r>
          <w:br/>
        </w:r>
      </w:ins>
      <w:ins w:id="314" w:author="PR Preview" w:date="2024-01-01T00:00:00Z">
        <w:r>
          <w:rPr>
            <w:rStyle w:val="SpecialStringTok"/>
          </w:rPr>
          <w:t xml:space="preserve">- </w:t>
        </w:r>
      </w:ins>
      <w:ins w:id="314" w:author="PR Preview" w:date="2024-01-01T00:00:00Z">
        <w:r>
          <w:rPr>
            <w:rStyle w:val="NormalTok"/>
          </w:rPr>
          <w:t xml:space="preserve">Improved error messages</w:t>
        </w:r>
      </w:ins>
      <w:ins w:id="314" w:author="PR Preview" w:date="2024-01-01T00:00:00Z">
        <w:r>
          <w:br/>
        </w:r>
      </w:ins>
      <w:ins w:id="314" w:author="PR Preview" w:date="2024-01-01T00:00:00Z">
        <w:r>
          <w:br/>
        </w:r>
      </w:ins>
      <w:ins w:id="314" w:author="PR Preview" w:date="2024-01-01T00:00:00Z">
        <w:r>
          <w:rPr>
            <w:rStyle w:val="FunctionTok"/>
          </w:rPr>
          <w:t xml:space="preserve">## Bug fixes</w:t>
        </w:r>
      </w:ins>
      <w:ins w:id="314" w:author="PR Preview" w:date="2024-01-01T00:00:00Z">
        <w:r>
          <w:br/>
        </w:r>
      </w:ins>
      <w:ins w:id="314" w:author="PR Preview" w:date="2024-01-01T00:00:00Z">
        <w:r>
          <w:br/>
        </w:r>
      </w:ins>
      <w:ins w:id="314" w:author="PR Preview" w:date="2024-01-01T00:00:00Z">
        <w:r>
          <w:rPr>
            <w:rStyle w:val="SpecialStringTok"/>
          </w:rPr>
          <w:t xml:space="preserve">- </w:t>
        </w:r>
      </w:ins>
      <w:ins w:id="314" w:author="PR Preview" w:date="2024-01-01T00:00:00Z">
        <w:r>
          <w:rPr>
            <w:rStyle w:val="NormalTok"/>
          </w:rPr>
          <w:t xml:space="preserve">Fixed issue with missing values</w:t>
        </w:r>
      </w:ins>
      <w:ins w:id="314" w:author="PR Preview" w:date="2024-01-01T00:00:00Z">
        <w:r>
          <w:br/>
        </w:r>
      </w:ins>
      <w:ins w:id="314" w:author="PR Preview" w:date="2024-01-01T00:00:00Z">
        <w:r>
          <w:rPr>
            <w:rStyle w:val="SpecialStringTok"/>
          </w:rPr>
          <w:t xml:space="preserve">- </w:t>
        </w:r>
      </w:ins>
      <w:ins w:id="314" w:author="PR Preview" w:date="2024-01-01T00:00:00Z">
        <w:r>
          <w:rPr>
            <w:rStyle w:val="NormalTok"/>
          </w:rPr>
          <w:t xml:space="preserve">Corrected calculation error in summary stats</w:t>
        </w:r>
      </w:ins>
    </w:p>
    <w:bookmarkEnd w:id="103"/>
    <w:bookmarkEnd w:id="104"/>
    <w:bookmarkStart w:id="105" w:name="sec-r-ci"/>
    <w:p>
      <w:pPr>
        <w:pStyle w:val="Heading2"/>
      </w:pPr>
      <w:ins w:id="315" w:author="PR Preview" w:date="2024-01-01T00:00:00Z">
        <w:r>
          <w:t xml:space="preserve">6.7 Continuous Integration</w:t>
        </w:r>
      </w:ins>
    </w:p>
    <w:p>
      <w:pPr>
        <w:pStyle w:val="FirstParagraph"/>
      </w:pPr>
      <w:ins w:id="316" w:author="PR Preview" w:date="2024-01-01T00:00:00Z">
        <w:r>
          <w:t xml:space="preserve">Set up automated checks using GitHub Actions:</w:t>
        </w:r>
      </w:ins>
    </w:p>
    <w:p>
      <w:pPr>
        <w:pStyle w:val="SourceCode"/>
      </w:pPr>
      <w:ins w:id="317" w:author="PR Preview" w:date="2024-01-01T00:00:00Z">
        <w:r>
          <w:rPr>
            <w:rStyle w:val="CommentTok"/>
          </w:rPr>
          <w:t xml:space="preserve"># Add standard R package CI workflows</w:t>
        </w:r>
      </w:ins>
      <w:ins w:id="317" w:author="PR Preview" w:date="2024-01-01T00:00:00Z">
        <w:r>
          <w:br/>
        </w:r>
      </w:ins>
      <w:ins w:id="317" w:author="PR Preview" w:date="2024-01-01T00:00:00Z">
        <w:r>
          <w:rPr>
            <w:rStyle w:val="NormalTok"/>
          </w:rPr>
          <w:t xml:space="preserve">usethis</w:t>
        </w:r>
      </w:ins>
      <w:ins w:id="317" w:author="PR Preview" w:date="2024-01-01T00:00:00Z">
        <w:r>
          <w:rPr>
            <w:rStyle w:val="SpecialCharTok"/>
          </w:rPr>
          <w:t xml:space="preserve">::</w:t>
        </w:r>
      </w:ins>
      <w:ins w:id="317" w:author="PR Preview" w:date="2024-01-01T00:00:00Z">
        <w:r>
          <w:rPr>
            <w:rStyle w:val="FunctionTok"/>
          </w:rPr>
          <w:t xml:space="preserve">use_github_action</w:t>
        </w:r>
      </w:ins>
      <w:ins w:id="317" w:author="PR Preview" w:date="2024-01-01T00:00:00Z">
        <w:r>
          <w:rPr>
            <w:rStyle w:val="NormalTok"/>
          </w:rPr>
          <w:t xml:space="preserve">(</w:t>
        </w:r>
      </w:ins>
      <w:ins w:id="317" w:author="PR Preview" w:date="2024-01-01T00:00:00Z">
        <w:r>
          <w:rPr>
            <w:rStyle w:val="StringTok"/>
          </w:rPr>
          <w:t xml:space="preserve">"check-standard"</w:t>
        </w:r>
      </w:ins>
      <w:ins w:id="317" w:author="PR Preview" w:date="2024-01-01T00:00:00Z">
        <w:r>
          <w:rPr>
            <w:rStyle w:val="NormalTok"/>
          </w:rPr>
          <w:t xml:space="preserve">)    </w:t>
        </w:r>
      </w:ins>
      <w:ins w:id="317" w:author="PR Preview" w:date="2024-01-01T00:00:00Z">
        <w:r>
          <w:rPr>
            <w:rStyle w:val="CommentTok"/>
          </w:rPr>
          <w:t xml:space="preserve"># R CMD check</w:t>
        </w:r>
      </w:ins>
      <w:ins w:id="317" w:author="PR Preview" w:date="2024-01-01T00:00:00Z">
        <w:r>
          <w:br/>
        </w:r>
      </w:ins>
      <w:ins w:id="317" w:author="PR Preview" w:date="2024-01-01T00:00:00Z">
        <w:r>
          <w:rPr>
            <w:rStyle w:val="NormalTok"/>
          </w:rPr>
          <w:t xml:space="preserve">usethis</w:t>
        </w:r>
      </w:ins>
      <w:ins w:id="317" w:author="PR Preview" w:date="2024-01-01T00:00:00Z">
        <w:r>
          <w:rPr>
            <w:rStyle w:val="SpecialCharTok"/>
          </w:rPr>
          <w:t xml:space="preserve">::</w:t>
        </w:r>
      </w:ins>
      <w:ins w:id="317" w:author="PR Preview" w:date="2024-01-01T00:00:00Z">
        <w:r>
          <w:rPr>
            <w:rStyle w:val="FunctionTok"/>
          </w:rPr>
          <w:t xml:space="preserve">use_github_action</w:t>
        </w:r>
      </w:ins>
      <w:ins w:id="317" w:author="PR Preview" w:date="2024-01-01T00:00:00Z">
        <w:r>
          <w:rPr>
            <w:rStyle w:val="NormalTok"/>
          </w:rPr>
          <w:t xml:space="preserve">(</w:t>
        </w:r>
      </w:ins>
      <w:ins w:id="317" w:author="PR Preview" w:date="2024-01-01T00:00:00Z">
        <w:r>
          <w:rPr>
            <w:rStyle w:val="StringTok"/>
          </w:rPr>
          <w:t xml:space="preserve">"test-coverage"</w:t>
        </w:r>
      </w:ins>
      <w:ins w:id="317" w:author="PR Preview" w:date="2024-01-01T00:00:00Z">
        <w:r>
          <w:rPr>
            <w:rStyle w:val="NormalTok"/>
          </w:rPr>
          <w:t xml:space="preserve">)     </w:t>
        </w:r>
      </w:ins>
      <w:ins w:id="317" w:author="PR Preview" w:date="2024-01-01T00:00:00Z">
        <w:r>
          <w:rPr>
            <w:rStyle w:val="CommentTok"/>
          </w:rPr>
          <w:t xml:space="preserve"># Code coverage</w:t>
        </w:r>
      </w:ins>
      <w:ins w:id="317" w:author="PR Preview" w:date="2024-01-01T00:00:00Z">
        <w:r>
          <w:br/>
        </w:r>
      </w:ins>
      <w:ins w:id="317" w:author="PR Preview" w:date="2024-01-01T00:00:00Z">
        <w:r>
          <w:rPr>
            <w:rStyle w:val="NormalTok"/>
          </w:rPr>
          <w:t xml:space="preserve">usethis</w:t>
        </w:r>
      </w:ins>
      <w:ins w:id="317" w:author="PR Preview" w:date="2024-01-01T00:00:00Z">
        <w:r>
          <w:rPr>
            <w:rStyle w:val="SpecialCharTok"/>
          </w:rPr>
          <w:t xml:space="preserve">::</w:t>
        </w:r>
      </w:ins>
      <w:ins w:id="317" w:author="PR Preview" w:date="2024-01-01T00:00:00Z">
        <w:r>
          <w:rPr>
            <w:rStyle w:val="FunctionTok"/>
          </w:rPr>
          <w:t xml:space="preserve">use_github_action</w:t>
        </w:r>
      </w:ins>
      <w:ins w:id="317" w:author="PR Preview" w:date="2024-01-01T00:00:00Z">
        <w:r>
          <w:rPr>
            <w:rStyle w:val="NormalTok"/>
          </w:rPr>
          <w:t xml:space="preserve">(</w:t>
        </w:r>
      </w:ins>
      <w:ins w:id="317" w:author="PR Preview" w:date="2024-01-01T00:00:00Z">
        <w:r>
          <w:rPr>
            <w:rStyle w:val="StringTok"/>
          </w:rPr>
          <w:t xml:space="preserve">"pkgdown"</w:t>
        </w:r>
      </w:ins>
      <w:ins w:id="317" w:author="PR Preview" w:date="2024-01-01T00:00:00Z">
        <w:r>
          <w:rPr>
            <w:rStyle w:val="NormalTok"/>
          </w:rPr>
          <w:t xml:space="preserve">)           </w:t>
        </w:r>
      </w:ins>
      <w:ins w:id="317" w:author="PR Preview" w:date="2024-01-01T00:00:00Z">
        <w:r>
          <w:rPr>
            <w:rStyle w:val="CommentTok"/>
          </w:rPr>
          <w:t xml:space="preserve"># Deploy website</w:t>
        </w:r>
      </w:ins>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5"/>
    <w:bookmarkStart w:id="106" w:name="sec-r-qa-checklist"/>
    <w:p>
      <w:pPr>
        <w:pStyle w:val="Heading2"/>
      </w:pPr>
      <w:ins w:id="323" w:author="PR Preview" w:date="2024-01-01T00:00:00Z">
        <w:r>
          <w:t xml:space="preserve">6.8 Quality Assurance Checklist</w:t>
        </w:r>
      </w:ins>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6"/>
    <w:bookmarkStart w:id="110" w:name="sec-auto-styling"/>
    <w:p>
      <w:pPr>
        <w:pStyle w:val="Heading2"/>
      </w:pPr>
      <w:ins w:id="337" w:author="PR Preview" w:date="2024-01-01T00:00:00Z">
        <w:r>
          <w:t xml:space="preserve">6.9 Automated Code Styling</w:t>
        </w:r>
      </w:ins>
    </w:p>
    <w:bookmarkStart w:id="107" w:name="rstudio-built-in-formatting"/>
    <w:p>
      <w:pPr>
        <w:pStyle w:val="Heading3"/>
      </w:pPr>
      <w:ins w:id="338" w:author="PR Preview" w:date="2024-01-01T00:00:00Z">
        <w:r>
          <w:t xml:space="preserve">6.9.1 RStudio Built-in Formatting</w:t>
        </w:r>
      </w:ins>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7"/>
    <w:bookmarkStart w:id="108" w:name="styler-package"/>
    <w:p>
      <w:pPr>
        <w:pStyle w:val="Heading3"/>
      </w:pPr>
      <w:ins w:id="340" w:author="PR Preview" w:date="2024-01-01T00:00:00Z">
        <w:r>
          <w:t xml:space="preserve">6.9.2 styler Package</w:t>
        </w:r>
      </w:ins>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8"/>
    <w:bookmarkStart w:id="109" w:name="lintr-package"/>
    <w:p>
      <w:pPr>
        <w:pStyle w:val="Heading3"/>
      </w:pPr>
      <w:ins w:id="343" w:author="PR Preview" w:date="2024-01-01T00:00:00Z">
        <w:r>
          <w:t xml:space="preserve">6.9.3 lintr Package</w:t>
        </w:r>
      </w:ins>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9"/>
    <w:bookmarkEnd w:id="110"/>
    <w:bookmarkStart w:id="125" w:name="sec-documenting-code"/>
    <w:p>
      <w:pPr>
        <w:pStyle w:val="Heading2"/>
      </w:pPr>
      <w:ins w:id="353" w:author="PR Preview" w:date="2024-01-01T00:00:00Z">
        <w:r>
          <w:t xml:space="preserve">6.10 Documenting your code</w:t>
        </w:r>
      </w:ins>
    </w:p>
    <w:bookmarkStart w:id="117" w:name="function-headers"/>
    <w:p>
      <w:pPr>
        <w:pStyle w:val="Heading3"/>
      </w:pPr>
      <w:ins w:id="354" w:author="PR Preview" w:date="2024-01-01T00:00:00Z">
        <w:r>
          <w:t xml:space="preserve">6.10.1 Function headers</w:t>
        </w:r>
      </w:ins>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1">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note.png" id="11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7"/>
    <w:bookmarkStart w:id="118" w:name="script-headers"/>
    <w:p>
      <w:pPr>
        <w:pStyle w:val="Heading3"/>
      </w:pPr>
      <w:ins w:id="362" w:author="PR Preview" w:date="2024-01-01T00:00:00Z">
        <w:r>
          <w:t xml:space="preserve">6.10.2 Script headers</w:t>
        </w:r>
      </w:ins>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8"/>
    <w:bookmarkStart w:id="120" w:name="sections-and-subsections"/>
    <w:p>
      <w:pPr>
        <w:pStyle w:val="Heading3"/>
      </w:pPr>
      <w:ins w:id="365" w:author="PR Preview" w:date="2024-01-01T00:00:00Z">
        <w:r>
          <w:t xml:space="preserve">6.10.3 Sections and subsections</w:t>
        </w:r>
      </w:ins>
    </w:p>
    <w:p>
      <w:pPr>
        <w:pStyle w:val="FirstParagraph"/>
      </w:pPr>
      <w:r>
        <w:t xml:space="preserve">Rstudio (</w:t>
      </w:r>
      <w:hyperlink r:id="rId11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0"/>
    <w:bookmarkStart w:id="122" w:name="code-folding"/>
    <w:p>
      <w:pPr>
        <w:pStyle w:val="Heading3"/>
      </w:pPr>
      <w:ins w:id="368" w:author="PR Preview" w:date="2024-01-01T00:00:00Z">
        <w:r>
          <w:t xml:space="preserve">6.10.4 Code folding</w:t>
        </w:r>
      </w:ins>
    </w:p>
    <w:p>
      <w:pPr>
        <w:pStyle w:val="FirstParagraph"/>
      </w:pPr>
      <w:r>
        <w:t xml:space="preserve">Consider using RStudio’s</w:t>
      </w:r>
      <w:r>
        <w:t xml:space="preserve"> </w:t>
      </w:r>
      <w:hyperlink r:id="rId12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2"/>
    <w:bookmarkStart w:id="124" w:name="comments-in-the-body-of-your-code"/>
    <w:p>
      <w:pPr>
        <w:pStyle w:val="Heading3"/>
      </w:pPr>
      <w:ins w:id="370" w:author="PR Preview" w:date="2024-01-01T00:00:00Z">
        <w:r>
          <w:t xml:space="preserve">6.10.5 Comments in the body of your code</w:t>
        </w:r>
      </w:ins>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4"/>
    <w:bookmarkEnd w:id="125"/>
    <w:bookmarkStart w:id="131" w:name="object-naming"/>
    <w:p>
      <w:pPr>
        <w:pStyle w:val="Heading2"/>
      </w:pPr>
      <w:ins w:id="374" w:author="PR Preview" w:date="2024-01-01T00:00:00Z">
        <w:r>
          <w:t xml:space="preserve">6.11 Object naming</w:t>
        </w:r>
      </w:ins>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1"/>
    <w:bookmarkStart w:id="132" w:name="function-calls"/>
    <w:p>
      <w:pPr>
        <w:pStyle w:val="Heading2"/>
      </w:pPr>
      <w:ins w:id="382" w:author="PR Preview" w:date="2024-01-01T00:00:00Z">
        <w:r>
          <w:t xml:space="preserve">6.12 Function calls</w:t>
        </w:r>
      </w:ins>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2"/>
    <w:bookmarkStart w:id="134" w:name="sec-here-package-practices"/>
    <w:p>
      <w:pPr>
        <w:pStyle w:val="Heading2"/>
      </w:pPr>
      <w:ins w:id="388" w:author="PR Preview" w:date="2024-01-01T00:00:00Z">
        <w:r>
          <w:t xml:space="preserve">6.13 The here package</w:t>
        </w:r>
      </w:ins>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4"/>
    <w:bookmarkStart w:id="139" w:name="readingsaving-data"/>
    <w:p>
      <w:pPr>
        <w:pStyle w:val="Heading2"/>
      </w:pPr>
      <w:ins w:id="391" w:author="PR Preview" w:date="2024-01-01T00:00:00Z">
        <w:r>
          <w:t xml:space="preserve">6.14 Reading/Saving Data</w:t>
        </w:r>
      </w:ins>
    </w:p>
    <w:bookmarkStart w:id="137" w:name="rds-vs-.rdata-files"/>
    <w:p>
      <w:pPr>
        <w:pStyle w:val="Heading3"/>
      </w:pPr>
      <w:ins w:id="392" w:author="PR Preview" w:date="2024-01-01T00:00:00Z">
        <w:r>
          <w:t xml:space="preserve">6.14.1</w:t>
        </w:r>
      </w:ins>
      <w:ins w:id="392" w:author="PR Preview" w:date="2024-01-01T00:00:00Z">
        <w:r>
          <w:t xml:space="preserve"> </w:t>
        </w:r>
      </w:ins>
      <w:ins w:id="392" w:author="PR Preview" w:date="2024-01-01T00:00:00Z">
        <w:r>
          <w:rPr>
            <w:rStyle w:val="VerbatimChar"/>
          </w:rPr>
          <w:t xml:space="preserve">.RDS</w:t>
        </w:r>
      </w:ins>
      <w:ins w:id="392" w:author="PR Preview" w:date="2024-01-01T00:00:00Z">
        <w:r>
          <w:t xml:space="preserve"> </w:t>
        </w:r>
      </w:ins>
      <w:ins w:id="392" w:author="PR Preview" w:date="2024-01-01T00:00:00Z">
        <w:r>
          <w:t xml:space="preserve">vs</w:t>
        </w:r>
      </w:ins>
      <w:ins w:id="392" w:author="PR Preview" w:date="2024-01-01T00:00:00Z">
        <w:r>
          <w:t xml:space="preserve"> </w:t>
        </w:r>
      </w:ins>
      <w:ins w:id="392" w:author="PR Preview" w:date="2024-01-01T00:00:00Z">
        <w:r>
          <w:rPr>
            <w:rStyle w:val="VerbatimChar"/>
          </w:rPr>
          <w:t xml:space="preserve">.RData</w:t>
        </w:r>
      </w:ins>
      <w:ins w:id="392" w:author="PR Preview" w:date="2024-01-01T00:00:00Z">
        <w:r>
          <w:t xml:space="preserve"> </w:t>
        </w:r>
      </w:ins>
      <w:ins w:id="392" w:author="PR Preview" w:date="2024-01-01T00:00:00Z">
        <w:r>
          <w:t xml:space="preserve">Files</w:t>
        </w:r>
      </w:ins>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7"/>
    <w:bookmarkStart w:id="138" w:name="csvs"/>
    <w:p>
      <w:pPr>
        <w:pStyle w:val="Heading3"/>
      </w:pPr>
      <w:ins w:id="394" w:author="PR Preview" w:date="2024-01-01T00:00:00Z">
        <w:r>
          <w:t xml:space="preserve">6.14.2 CSVs</w:t>
        </w:r>
      </w:ins>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8"/>
    <w:bookmarkEnd w:id="139"/>
    <w:bookmarkStart w:id="145" w:name="integrating-box-and-dropbox"/>
    <w:p>
      <w:pPr>
        <w:pStyle w:val="Heading2"/>
      </w:pPr>
      <w:ins w:id="396" w:author="PR Preview" w:date="2024-01-01T00:00:00Z">
        <w:r>
          <w:t xml:space="preserve">6.15 Integrating Box and Dropbox</w:t>
        </w:r>
      </w:ins>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2" w:name="box"/>
    <w:p>
      <w:pPr>
        <w:pStyle w:val="Heading3"/>
      </w:pPr>
      <w:ins w:id="400" w:author="PR Preview" w:date="2024-01-01T00:00:00Z">
        <w:r>
          <w:t xml:space="preserve">6.15.1 Box</w:t>
        </w:r>
      </w:ins>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1">
        <w:r>
          <w:rPr>
            <w:rStyle w:val="Hyperlink"/>
          </w:rPr>
          <w:t xml:space="preserve">here</w:t>
        </w:r>
      </w:hyperlink>
      <w:r>
        <w:t xml:space="preserve">.</w:t>
      </w:r>
    </w:p>
    <w:bookmarkEnd w:id="142"/>
    <w:bookmarkStart w:id="144" w:name="dropbox"/>
    <w:p>
      <w:pPr>
        <w:pStyle w:val="Heading3"/>
      </w:pPr>
      <w:ins w:id="403" w:author="PR Preview" w:date="2024-01-01T00:00:00Z">
        <w:r>
          <w:t xml:space="preserve">6.15.2 Dropbox</w:t>
        </w:r>
      </w:ins>
    </w:p>
    <w:p>
      <w:pPr>
        <w:pStyle w:val="FirstParagraph"/>
      </w:pPr>
      <w:r>
        <w:t xml:space="preserve">Follow the instructions at</w:t>
      </w:r>
      <w:r>
        <w:t xml:space="preserve"> </w:t>
      </w:r>
      <w:hyperlink r:id="rId14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4"/>
    <w:bookmarkEnd w:id="145"/>
    <w:bookmarkStart w:id="153" w:name="sec-tidyverse"/>
    <w:p>
      <w:pPr>
        <w:pStyle w:val="Heading2"/>
      </w:pPr>
      <w:ins w:id="407" w:author="PR Preview" w:date="2024-01-01T00:00:00Z">
        <w:r>
          <w:t xml:space="preserve">6.16 Tidyverse</w:t>
        </w:r>
      </w:ins>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8">
        <w:r>
          <w:rPr>
            <w:rStyle w:val="Hyperlink"/>
          </w:rPr>
          <w:t xml:space="preserve">Tidy Eval in 5 Minutes</w:t>
        </w:r>
      </w:hyperlink>
      <w:r>
        <w:t xml:space="preserve"> </w:t>
      </w:r>
      <w:r>
        <w:t xml:space="preserve">(video)</w:t>
      </w:r>
    </w:p>
    <w:p>
      <w:pPr>
        <w:pStyle w:val="Compact"/>
        <w:numPr>
          <w:ilvl w:val="0"/>
          <w:numId w:val="1045"/>
        </w:numPr>
      </w:pPr>
      <w:hyperlink r:id="rId149">
        <w:r>
          <w:rPr>
            <w:rStyle w:val="Hyperlink"/>
          </w:rPr>
          <w:t xml:space="preserve">Tidy Evaluation</w:t>
        </w:r>
      </w:hyperlink>
      <w:r>
        <w:t xml:space="preserve"> </w:t>
      </w:r>
      <w:r>
        <w:t xml:space="preserve">(e-book)</w:t>
      </w:r>
    </w:p>
    <w:p>
      <w:pPr>
        <w:pStyle w:val="Compact"/>
        <w:numPr>
          <w:ilvl w:val="0"/>
          <w:numId w:val="1045"/>
        </w:numPr>
      </w:pPr>
      <w:hyperlink r:id="rId150">
        <w:r>
          <w:rPr>
            <w:rStyle w:val="Hyperlink"/>
          </w:rPr>
          <w:t xml:space="preserve">Evaluation</w:t>
        </w:r>
      </w:hyperlink>
      <w:r>
        <w:t xml:space="preserve"> </w:t>
      </w:r>
      <w:r>
        <w:t xml:space="preserve">(advanced details)</w:t>
      </w:r>
    </w:p>
    <w:p>
      <w:pPr>
        <w:pStyle w:val="Compact"/>
        <w:numPr>
          <w:ilvl w:val="0"/>
          <w:numId w:val="1045"/>
        </w:numPr>
      </w:pPr>
      <w:hyperlink r:id="rId151">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2">
        <w:r>
          <w:rPr>
            <w:rStyle w:val="Hyperlink"/>
          </w:rPr>
          <w:t xml:space="preserve">Standard Evaluation for *_join</w:t>
        </w:r>
      </w:hyperlink>
      <w:r>
        <w:t xml:space="preserve"> </w:t>
      </w:r>
      <w:r>
        <w:t xml:space="preserve">(stackoverflow)</w:t>
      </w:r>
    </w:p>
    <w:p>
      <w:pPr>
        <w:pStyle w:val="Compact"/>
        <w:numPr>
          <w:ilvl w:val="0"/>
          <w:numId w:val="1045"/>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3"/>
    <w:bookmarkStart w:id="156" w:name="coding-with-r-and-python"/>
    <w:p>
      <w:pPr>
        <w:pStyle w:val="Heading2"/>
      </w:pPr>
      <w:ins w:id="420" w:author="PR Preview" w:date="2024-01-01T00:00:00Z">
        <w:r>
          <w:t xml:space="preserve">6.17 Coding with R and Python</w:t>
        </w:r>
      </w:ins>
    </w:p>
    <w:p>
      <w:pPr>
        <w:pStyle w:val="FirstParagraph"/>
      </w:pPr>
      <w:r>
        <w:t xml:space="preserve">If you’re using both R and Python, you may wish to check out the</w:t>
      </w:r>
      <w:r>
        <w:t xml:space="preserve"> </w:t>
      </w:r>
      <w:hyperlink r:id="rId154">
        <w:r>
          <w:rPr>
            <w:rStyle w:val="Hyperlink"/>
          </w:rPr>
          <w:t xml:space="preserve">Feather package</w:t>
        </w:r>
      </w:hyperlink>
      <w:r>
        <w:t xml:space="preserve"> </w:t>
      </w:r>
      <w:r>
        <w:t xml:space="preserve">for exchanging data between the two languages</w:t>
      </w:r>
      <w:r>
        <w:t xml:space="preserve"> </w:t>
      </w:r>
      <w:hyperlink r:id="rId155">
        <w:r>
          <w:rPr>
            <w:rStyle w:val="Hyperlink"/>
          </w:rPr>
          <w:t xml:space="preserve">extremely quickly</w:t>
        </w:r>
      </w:hyperlink>
      <w:r>
        <w:t xml:space="preserve">.</w:t>
      </w:r>
    </w:p>
    <w:bookmarkEnd w:id="156"/>
    <w:bookmarkStart w:id="162" w:name="X4707fc3d29ccc8f46e4e422d4c06c560a63a17f"/>
    <w:p>
      <w:pPr>
        <w:pStyle w:val="Heading2"/>
      </w:pPr>
      <w:ins w:id="422" w:author="PR Preview" w:date="2024-01-01T00:00:00Z">
        <w:r>
          <w:t xml:space="preserve">6.18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7" w:name="lapply-and-sapply-1"/>
    <w:p>
      <w:pPr>
        <w:pStyle w:val="Heading3"/>
      </w:pPr>
      <w:ins w:id="425" w:author="PR Preview" w:date="2024-01-01T00:00:00Z">
        <w:r>
          <w:t xml:space="preserve">6.18.1</w:t>
        </w:r>
      </w:ins>
      <w:ins w:id="425" w:author="PR Preview" w:date="2024-01-01T00:00:00Z">
        <w:r>
          <w:t xml:space="preserve"> </w:t>
        </w:r>
      </w:ins>
      <w:ins w:id="425" w:author="PR Preview" w:date="2024-01-01T00:00:00Z">
        <w:r>
          <w:rPr>
            <w:rStyle w:val="VerbatimChar"/>
          </w:rPr>
          <w:t xml:space="preserve">lapply()</w:t>
        </w:r>
      </w:ins>
      <w:ins w:id="425" w:author="PR Preview" w:date="2024-01-01T00:00:00Z">
        <w:r>
          <w:t xml:space="preserve"> </w:t>
        </w:r>
      </w:ins>
      <w:ins w:id="425" w:author="PR Preview" w:date="2024-01-01T00:00:00Z">
        <w:r>
          <w:t xml:space="preserve">and</w:t>
        </w:r>
      </w:ins>
      <w:ins w:id="425" w:author="PR Preview" w:date="2024-01-01T00:00:00Z">
        <w:r>
          <w:t xml:space="preserve"> </w:t>
        </w:r>
      </w:ins>
      <w:ins w:id="425" w:author="PR Preview" w:date="2024-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7"/>
    <w:bookmarkStart w:id="158" w:name="mapply-and-pmap"/>
    <w:p>
      <w:pPr>
        <w:pStyle w:val="Heading3"/>
      </w:pPr>
      <w:ins w:id="429" w:author="PR Preview" w:date="2024-01-01T00:00:00Z">
        <w:r>
          <w:t xml:space="preserve">6.18.2</w:t>
        </w:r>
      </w:ins>
      <w:ins w:id="429" w:author="PR Preview" w:date="2024-01-01T00:00:00Z">
        <w:r>
          <w:t xml:space="preserve"> </w:t>
        </w:r>
      </w:ins>
      <w:ins w:id="429" w:author="PR Preview" w:date="2024-01-01T00:00:00Z">
        <w:r>
          <w:rPr>
            <w:rStyle w:val="VerbatimChar"/>
          </w:rPr>
          <w:t xml:space="preserve">mapply()</w:t>
        </w:r>
      </w:ins>
      <w:ins w:id="429" w:author="PR Preview" w:date="2024-01-01T00:00:00Z">
        <w:r>
          <w:t xml:space="preserve"> </w:t>
        </w:r>
      </w:ins>
      <w:ins w:id="429" w:author="PR Preview" w:date="2024-01-01T00:00:00Z">
        <w:r>
          <w:t xml:space="preserve">and</w:t>
        </w:r>
      </w:ins>
      <w:ins w:id="429" w:author="PR Preview" w:date="2024-01-01T00:00:00Z">
        <w:r>
          <w:t xml:space="preserve"> </w:t>
        </w:r>
      </w:ins>
      <w:ins w:id="429" w:author="PR Preview" w:date="2024-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8"/>
    <w:bookmarkStart w:id="161" w:name="Xf551672fa8f1190aa44df63554b00ab4edf5974"/>
    <w:p>
      <w:pPr>
        <w:pStyle w:val="Heading3"/>
      </w:pPr>
      <w:ins w:id="441" w:author="PR Preview" w:date="2024-01-01T00:00:00Z">
        <w:r>
          <w:t xml:space="preserve">6.18.3 Parallel processing with</w:t>
        </w:r>
      </w:ins>
      <w:ins w:id="441" w:author="PR Preview" w:date="2024-01-01T00:00:00Z">
        <w:r>
          <w:t xml:space="preserve"> </w:t>
        </w:r>
      </w:ins>
      <w:ins w:id="441" w:author="PR Preview" w:date="2024-01-01T00:00:00Z">
        <w:r>
          <w:rPr>
            <w:rStyle w:val="VerbatimChar"/>
          </w:rPr>
          <w:t xml:space="preserve">parallel</w:t>
        </w:r>
      </w:ins>
      <w:ins w:id="441" w:author="PR Preview" w:date="2024-01-01T00:00:00Z">
        <w:r>
          <w:t xml:space="preserve"> </w:t>
        </w:r>
      </w:ins>
      <w:ins w:id="441" w:author="PR Preview" w:date="2024-01-01T00:00:00Z">
        <w:r>
          <w:t xml:space="preserve">and</w:t>
        </w:r>
      </w:ins>
      <w:ins w:id="441" w:author="PR Preview" w:date="2024-01-01T00:00:00Z">
        <w:r>
          <w:t xml:space="preserve"> </w:t>
        </w:r>
      </w:ins>
      <w:ins w:id="441" w:author="PR Preview" w:date="2024-01-01T00:00:00Z">
        <w:r>
          <w:rPr>
            <w:rStyle w:val="VerbatimChar"/>
          </w:rPr>
          <w:t xml:space="preserve">future</w:t>
        </w:r>
      </w:ins>
      <w:ins w:id="441" w:author="PR Preview" w:date="2024-01-01T00:00:00Z">
        <w:r>
          <w:t xml:space="preserve"> </w:t>
        </w:r>
      </w:ins>
      <w:ins w:id="441" w:author="PR Preview" w:date="2024-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9" w:name="parlapply"/>
    <w:p>
      <w:pPr>
        <w:pStyle w:val="Heading4"/>
      </w:pPr>
      <w:ins w:id="445" w:author="PR Preview" w:date="2024-01-01T00:00:00Z">
        <w:r>
          <w:t xml:space="preserve">6.18.3.1</w:t>
        </w:r>
      </w:ins>
      <w:ins w:id="445" w:author="PR Preview" w:date="2024-01-01T00:00:00Z">
        <w:r>
          <w:t xml:space="preserve"> </w:t>
        </w:r>
      </w:ins>
      <w:ins w:id="445" w:author="PR Preview" w:date="2024-01-01T00:00:00Z">
        <w:r>
          <w:rPr>
            <w:rStyle w:val="VerbatimChar"/>
          </w:rPr>
          <w:t xml:space="preserve">parLapply()</w:t>
        </w:r>
      </w:ins>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9"/>
    <w:bookmarkStart w:id="160" w:name="future.lapply"/>
    <w:p>
      <w:pPr>
        <w:pStyle w:val="Heading4"/>
      </w:pPr>
      <w:ins w:id="451" w:author="PR Preview" w:date="2024-01-01T00:00:00Z">
        <w:r>
          <w:t xml:space="preserve">6.18.3.2</w:t>
        </w:r>
      </w:ins>
      <w:ins w:id="451" w:author="PR Preview" w:date="2024-01-01T00:00:00Z">
        <w:r>
          <w:t xml:space="preserve"> </w:t>
        </w:r>
      </w:ins>
      <w:ins w:id="451" w:author="PR Preview" w:date="2024-01-01T00:00:00Z">
        <w:r>
          <w:rPr>
            <w:rStyle w:val="VerbatimChar"/>
          </w:rPr>
          <w:t xml:space="preserve">future.lapply()</w:t>
        </w:r>
      </w:ins>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0"/>
    <w:bookmarkEnd w:id="161"/>
    <w:bookmarkEnd w:id="162"/>
    <w:bookmarkStart w:id="163" w:name="reviewing-code"/>
    <w:p>
      <w:pPr>
        <w:pStyle w:val="Heading2"/>
      </w:pPr>
      <w:ins w:id="455" w:author="PR Preview" w:date="2024-01-01T00:00:00Z">
        <w:r>
          <w:t xml:space="preserve">6.19 Reviewing Code</w:t>
        </w:r>
      </w:ins>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3"/>
    <w:bookmarkStart w:id="168" w:name="constructing-pull-requests"/>
    <w:p>
      <w:pPr>
        <w:pStyle w:val="Heading2"/>
      </w:pPr>
      <w:ins w:id="458" w:author="PR Preview" w:date="2024-01-01T00:00:00Z">
        <w:r>
          <w:t xml:space="preserve">6.20 Constructing Pull Requests</w:t>
        </w:r>
      </w:ins>
    </w:p>
    <w:bookmarkStart w:id="164" w:name="write-focused-prs"/>
    <w:p>
      <w:pPr>
        <w:pStyle w:val="Heading3"/>
      </w:pPr>
      <w:ins w:id="459" w:author="PR Preview" w:date="2024-01-01T00:00:00Z">
        <w:r>
          <w:t xml:space="preserve">6.20.1 Write Focused PRs</w:t>
        </w:r>
      </w:ins>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4"/>
    <w:bookmarkStart w:id="165" w:name="writing-pr-descriptions"/>
    <w:p>
      <w:pPr>
        <w:pStyle w:val="Heading3"/>
      </w:pPr>
      <w:ins w:id="467" w:author="PR Preview" w:date="2024-01-01T00:00:00Z">
        <w:r>
          <w:t xml:space="preserve">6.20.2 Writing PR Descriptions</w:t>
        </w:r>
      </w:ins>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5"/>
    <w:bookmarkStart w:id="166" w:name="add-tests"/>
    <w:p>
      <w:pPr>
        <w:pStyle w:val="Heading3"/>
      </w:pPr>
      <w:ins w:id="484" w:author="PR Preview" w:date="2024-01-01T00:00:00Z">
        <w:r>
          <w:t xml:space="preserve">6.20.3 Add Tests</w:t>
        </w:r>
      </w:ins>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6"/>
    <w:bookmarkStart w:id="167" w:name="separate-out-refactorings"/>
    <w:p>
      <w:pPr>
        <w:pStyle w:val="Heading3"/>
      </w:pPr>
      <w:ins w:id="486" w:author="PR Preview" w:date="2024-01-01T00:00:00Z">
        <w:r>
          <w:t xml:space="preserve">6.20.4 Separate Out Refactorings</w:t>
        </w:r>
      </w:ins>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7"/>
    <w:bookmarkEnd w:id="168"/>
    <w:bookmarkStart w:id="173" w:name="reviewing-pull-requests"/>
    <w:p>
      <w:pPr>
        <w:pStyle w:val="Heading2"/>
      </w:pPr>
      <w:ins w:id="489" w:author="PR Preview" w:date="2024-01-01T00:00:00Z">
        <w:r>
          <w:t xml:space="preserve">6.21 Reviewing Pull Requests</w:t>
        </w:r>
      </w:ins>
    </w:p>
    <w:bookmarkStart w:id="169" w:name="purpose-of-code-review"/>
    <w:p>
      <w:pPr>
        <w:pStyle w:val="Heading3"/>
      </w:pPr>
      <w:ins w:id="490" w:author="PR Preview" w:date="2024-01-01T00:00:00Z">
        <w:r>
          <w:t xml:space="preserve">6.21.1 Purpose of Code Review</w:t>
        </w:r>
      </w:ins>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9"/>
    <w:bookmarkStart w:id="170" w:name="writing-review-comments"/>
    <w:p>
      <w:pPr>
        <w:pStyle w:val="Heading3"/>
      </w:pPr>
      <w:ins w:id="493" w:author="PR Preview" w:date="2024-01-01T00:00:00Z">
        <w:r>
          <w:t xml:space="preserve">6.21.2 Writing Review Comments</w:t>
        </w:r>
      </w:ins>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0"/>
    <w:bookmarkStart w:id="171" w:name="mentoring-through-review"/>
    <w:p>
      <w:pPr>
        <w:pStyle w:val="Heading3"/>
      </w:pPr>
      <w:ins w:id="501" w:author="PR Preview" w:date="2024-01-01T00:00:00Z">
        <w:r>
          <w:t xml:space="preserve">6.21.3 Mentoring Through Review</w:t>
        </w:r>
      </w:ins>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1"/>
    <w:bookmarkStart w:id="172" w:name="giving-constructive-feedback"/>
    <w:p>
      <w:pPr>
        <w:pStyle w:val="Heading3"/>
      </w:pPr>
      <w:ins w:id="506" w:author="PR Preview" w:date="2024-01-01T00:00:00Z">
        <w:r>
          <w:t xml:space="preserve">6.21.4 Giving Constructive Feedback</w:t>
        </w:r>
      </w:ins>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2"/>
    <w:bookmarkEnd w:id="173"/>
    <w:bookmarkStart w:id="174" w:name="creating-a-pull-request-template"/>
    <w:p>
      <w:pPr>
        <w:pStyle w:val="Heading2"/>
      </w:pPr>
      <w:ins w:id="509" w:author="PR Preview" w:date="2024-01-01T00:00:00Z">
        <w:r>
          <w:t xml:space="preserve">6.22 Creating a Pull Request Template</w:t>
        </w:r>
      </w:ins>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4"/>
    <w:bookmarkStart w:id="183" w:name="sec-r-resources"/>
    <w:p>
      <w:pPr>
        <w:pStyle w:val="Heading2"/>
      </w:pPr>
      <w:ins w:id="519" w:author="PR Preview" w:date="2024-01-01T00:00:00Z">
        <w:r>
          <w:t xml:space="preserve">6.23 Additional Resources</w:t>
        </w:r>
      </w:ins>
    </w:p>
    <w:bookmarkStart w:id="179" w:name="r-package-development"/>
    <w:p>
      <w:pPr>
        <w:pStyle w:val="Heading3"/>
      </w:pPr>
      <w:ins w:id="520" w:author="PR Preview" w:date="2024-01-01T00:00:00Z">
        <w:r>
          <w:t xml:space="preserve">6.23.1 R Package Development</w:t>
        </w:r>
      </w:ins>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5">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6">
        <w:r>
          <w:rPr>
            <w:rStyle w:val="Hyperlink"/>
          </w:rPr>
          <w:t xml:space="preserve">devtools documentation</w:t>
        </w:r>
      </w:hyperlink>
      <w:r>
        <w:t xml:space="preserve"> </w:t>
      </w:r>
      <w:r>
        <w:t xml:space="preserve">- essential development tools</w:t>
      </w:r>
    </w:p>
    <w:p>
      <w:pPr>
        <w:pStyle w:val="Compact"/>
        <w:numPr>
          <w:ilvl w:val="0"/>
          <w:numId w:val="1054"/>
        </w:numPr>
      </w:pPr>
      <w:hyperlink r:id="rId177">
        <w:r>
          <w:rPr>
            <w:rStyle w:val="Hyperlink"/>
          </w:rPr>
          <w:t xml:space="preserve">pkgdown documentation</w:t>
        </w:r>
      </w:hyperlink>
      <w:r>
        <w:t xml:space="preserve"> </w:t>
      </w:r>
      <w:r>
        <w:t xml:space="preserve">- create package websites</w:t>
      </w:r>
    </w:p>
    <w:p>
      <w:pPr>
        <w:pStyle w:val="Compact"/>
        <w:numPr>
          <w:ilvl w:val="0"/>
          <w:numId w:val="1054"/>
        </w:numPr>
      </w:pPr>
      <w:hyperlink r:id="rId178">
        <w:r>
          <w:rPr>
            <w:rStyle w:val="Hyperlink"/>
          </w:rPr>
          <w:t xml:space="preserve">testthat documentation</w:t>
        </w:r>
      </w:hyperlink>
      <w:r>
        <w:t xml:space="preserve"> </w:t>
      </w:r>
      <w:r>
        <w:t xml:space="preserve">- unit testing framework</w:t>
      </w:r>
    </w:p>
    <w:bookmarkEnd w:id="179"/>
    <w:bookmarkStart w:id="180" w:name="general-r-programming"/>
    <w:p>
      <w:pPr>
        <w:pStyle w:val="Heading3"/>
      </w:pPr>
      <w:ins w:id="527" w:author="PR Preview" w:date="2024-01-01T00:00:00Z">
        <w:r>
          <w:t xml:space="preserve">6.23.2 General R Programming</w:t>
        </w:r>
      </w:ins>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80"/>
    <w:bookmarkStart w:id="181" w:name="shiny-development"/>
    <w:p>
      <w:pPr>
        <w:pStyle w:val="Heading3"/>
      </w:pPr>
      <w:ins w:id="530" w:author="PR Preview" w:date="2024-01-01T00:00:00Z">
        <w:r>
          <w:t xml:space="preserve">6.23.3 Shiny Development</w:t>
        </w:r>
      </w:ins>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1"/>
    <w:bookmarkStart w:id="182" w:name="git-and-version-control"/>
    <w:p>
      <w:pPr>
        <w:pStyle w:val="Heading3"/>
      </w:pPr>
      <w:ins w:id="533" w:author="PR Preview" w:date="2024-01-01T00:00:00Z">
        <w:r>
          <w:t xml:space="preserve">6.23.4 Git and Version Control</w:t>
        </w:r>
      </w:ins>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2"/>
    <w:bookmarkEnd w:id="183"/>
    <w:bookmarkEnd w:id="184"/>
    <w:bookmarkStart w:id="234" w:name="sec-r-code-style"/>
    <w:p>
      <w:pPr>
        <w:pStyle w:val="Heading1"/>
      </w:pPr>
      <w:r>
        <w:t xml:space="preserve">7. R Code Style</w:t>
      </w:r>
    </w:p>
    <w:p>
      <w:pPr>
        <w:pStyle w:val="FirstParagraph"/>
      </w:pPr>
      <w:r>
        <w:t xml:space="preserve">Adapted by UCD-SeRG team from</w:t>
      </w:r>
      <w:r>
        <w:t xml:space="preserve"> </w:t>
      </w:r>
      <w:hyperlink r:id="rId185">
        <w:r>
          <w:rPr>
            <w:rStyle w:val="Hyperlink"/>
          </w:rPr>
          <w:t xml:space="preserve">original by Kunal Mishra, Jade Benjamin-Chung, and Stephanie Djajadi</w:t>
        </w:r>
      </w:hyperlink>
    </w:p>
    <w:p>
      <w:pPr>
        <w:pStyle w:val="BodyText"/>
      </w:pPr>
      <w:r>
        <w:t xml:space="preserve">Follow these code style guidelines for all R code:</w:t>
      </w:r>
    </w:p>
    <w:bookmarkStart w:id="186"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6"/>
    <w:bookmarkStart w:id="1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ins w:id="547" w:author="PR Preview" w:date="2024-01-01T00:00:00Z">
        <w:r>
          <w:rPr>
            <w:i/>
            <w:iCs/>
          </w:rPr>
          <w:t xml:space="preserve">See also</w:t>
        </w:r>
      </w:ins>
      <w:ins w:id="547" w:author="PR Preview" w:date="2024-01-01T00:00:00Z">
        <w:r>
          <w:rPr>
            <w:i/>
            <w:iCs/>
          </w:rPr>
          <w:t xml:space="preserve"> </w:t>
        </w:r>
      </w:ins>
      <w:hyperlink w:anchor="sec-documenting-code">
        <w:r>
          <w:rPr>
            <w:rStyle w:val="Hyperlink"/>
            <w:i/>
            <w:iCs/>
          </w:rPr>
          <w:t xml:space="preserve">Section 6.10</w:t>
        </w:r>
      </w:hyperlink>
      <w:ins w:id="547" w:author="PR Preview" w:date="2024-01-01T00:00:00Z">
        <w:r>
          <w:rPr>
            <w:i/>
            <w:iCs/>
          </w:rPr>
          <w:t xml:space="preserve"> </w:t>
        </w:r>
      </w:ins>
      <w:ins w:id="547" w:author="PR Preview" w:date="2024-01-01T00:00:00Z">
        <w:r>
          <w:rPr>
            <w:i/>
            <w:iCs/>
          </w:rPr>
          <w:t xml:space="preserve">for general code documentation practices.</w:t>
        </w:r>
      </w:ins>
    </w:p>
    <w:bookmarkEnd w:id="187"/>
    <w:bookmarkStart w:id="19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note.png" id="19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1"/>
    <w:bookmarkStart w:id="19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2"/>
    <w:bookmarkStart w:id="195" w:name="markdown-and-quarto-formatting"/>
    <w:p>
      <w:pPr>
        <w:pStyle w:val="Heading2"/>
      </w:pPr>
      <w:r>
        <w:t xml:space="preserve">7.5 Markdown and Quarto Formatting</w:t>
      </w:r>
    </w:p>
    <w:bookmarkStart w:id="19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3">
        <w:r>
          <w:rPr>
            <w:rStyle w:val="VerbatimChar"/>
          </w:rPr>
          <w:t xml:space="preserve">{dplyr}</w:t>
        </w:r>
      </w:hyperlink>
      <w:r>
        <w:t xml:space="preserve">.</w:t>
      </w:r>
    </w:p>
    <w:bookmarkEnd w:id="194"/>
    <w:bookmarkEnd w:id="195"/>
    <w:bookmarkStart w:id="19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6"/>
    <w:bookmarkStart w:id="197"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7"/>
    <w:bookmarkStart w:id="19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ins w:id="592" w:author="PR Preview" w:date="2024-01-01T00:00:00Z">
        <w:r>
          <w:t xml:space="preserve">See also</w:t>
        </w:r>
      </w:ins>
      <w:ins w:id="592" w:author="PR Preview" w:date="2024-01-01T00:00:00Z">
        <w:r>
          <w:t xml:space="preserve"> </w:t>
        </w:r>
      </w:ins>
      <w:hyperlink w:anchor="sec-tidyverse">
        <w:r>
          <w:rPr>
            <w:rStyle w:val="Hyperlink"/>
          </w:rPr>
          <w:t xml:space="preserve">Section 6.16</w:t>
        </w:r>
      </w:hyperlink>
      <w:ins w:id="592" w:author="PR Preview" w:date="2024-01-01T00:00:00Z">
        <w:r>
          <w:t xml:space="preserve">.</w:t>
        </w:r>
      </w:ins>
    </w:p>
    <w:bookmarkEnd w:id="198"/>
    <w:bookmarkStart w:id="19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3">
        <w:r>
          <w:rPr>
            <w:rStyle w:val="Hyperlink"/>
          </w:rPr>
          <w:t xml:space="preserve">here package vignette</w:t>
        </w:r>
      </w:hyperlink>
      <w:r>
        <w:t xml:space="preserve">.</w:t>
      </w:r>
    </w:p>
    <w:p>
      <w:pPr>
        <w:pStyle w:val="BodyText"/>
      </w:pPr>
      <w:ins w:id="598" w:author="PR Preview" w:date="2024-01-01T00:00:00Z">
        <w:r>
          <w:rPr>
            <w:i/>
            <w:iCs/>
          </w:rPr>
          <w:t xml:space="preserve">See also</w:t>
        </w:r>
      </w:ins>
      <w:ins w:id="598" w:author="PR Preview" w:date="2024-01-01T00:00:00Z">
        <w:r>
          <w:rPr>
            <w:i/>
            <w:iCs/>
          </w:rPr>
          <w:t xml:space="preserve"> </w:t>
        </w:r>
      </w:ins>
      <w:hyperlink w:anchor="sec-here-package-practices">
        <w:r>
          <w:rPr>
            <w:rStyle w:val="Hyperlink"/>
            <w:i/>
            <w:iCs/>
          </w:rPr>
          <w:t xml:space="preserve">Section 6.13</w:t>
        </w:r>
      </w:hyperlink>
      <w:ins w:id="598" w:author="PR Preview" w:date="2024-01-01T00:00:00Z">
        <w:r>
          <w:rPr>
            <w:i/>
            <w:iCs/>
          </w:rPr>
          <w:t xml:space="preserve"> </w:t>
        </w:r>
      </w:ins>
      <w:ins w:id="598" w:author="PR Preview" w:date="2024-01-01T00:00:00Z">
        <w:r>
          <w:rPr>
            <w:i/>
            <w:iCs/>
          </w:rPr>
          <w:t xml:space="preserve">for detailed explanation of the here package.</w:t>
        </w:r>
      </w:ins>
    </w:p>
    <w:bookmarkEnd w:id="199"/>
    <w:bookmarkStart w:id="20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opt/quarto/share/formats/docx/note.png" id="20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6">
        <w:r>
          <w:rPr>
            <w:rStyle w:val="Hyperlink"/>
          </w:rPr>
          <w:t xml:space="preserve">Be Expressive: How to Give Your Variables Better Names</w:t>
        </w:r>
      </w:hyperlink>
    </w:p>
    <w:bookmarkEnd w:id="204"/>
    <w:bookmarkStart w:id="232" w:name="sec-style-auto-style"/>
    <w:p>
      <w:pPr>
        <w:pStyle w:val="Heading2"/>
      </w:pPr>
      <w:r>
        <w:t xml:space="preserve">7.11 Automated Tools for Style and Project Workflow</w:t>
      </w:r>
    </w:p>
    <w:bookmarkStart w:id="231" w:name="styling"/>
    <w:p>
      <w:pPr>
        <w:pStyle w:val="Heading3"/>
      </w:pPr>
      <w:r>
        <w:t xml:space="preserve">7.11.1 Styling</w:t>
      </w:r>
    </w:p>
    <w:bookmarkStart w:id="206"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6"/>
    <w:bookmarkStart w:id="218" w:name="styler"/>
    <w:p>
      <w:pPr>
        <w:pStyle w:val="Heading4"/>
      </w:pPr>
      <w:r>
        <w:t xml:space="preserve">7.11.1.2</w:t>
      </w:r>
      <w:r>
        <w:t xml:space="preserve"> </w:t>
      </w:r>
      <w:hyperlink r:id="rId207">
        <w:r>
          <w:rPr>
            <w:rStyle w:val="VerbatimChar"/>
          </w:rPr>
          <w:t xml:space="preserve">{styler}</w:t>
        </w:r>
      </w:hyperlink>
    </w:p>
    <w:p>
      <w:pPr>
        <w:pStyle w:val="FirstParagraph"/>
      </w:pPr>
      <w:hyperlink r:id="rId207">
        <w:r>
          <w:rPr>
            <w:rStyle w:val="VerbatimChar"/>
          </w:rPr>
          <w:t xml:space="preserve">{styler}</w:t>
        </w:r>
      </w:hyperlink>
      <w:r>
        <w:t xml:space="preserve"> </w:t>
      </w:r>
      <w:r>
        <w:t xml:space="preserve">is another</w:t>
      </w:r>
      <w:r>
        <w:t xml:space="preserve"> </w:t>
      </w:r>
      <w:hyperlink r:id="rId20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7">
              <w:r>
                <w:rPr>
                  <w:rStyle w:val="VerbatimChar"/>
                </w:rPr>
                <w:t xml:space="preserve">{styler}</w:t>
              </w:r>
            </w:hyperlink>
            <w:r>
              <w:t xml:space="preserve"> </w:t>
            </w:r>
            <w:hyperlink r:id="rId21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tip.png" id="217"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8"/>
    <w:bookmarkStart w:id="230" w:name="lintr"/>
    <w:p>
      <w:pPr>
        <w:pStyle w:val="Heading4"/>
      </w:pPr>
      <w:r>
        <w:t xml:space="preserve">7.11.1.3</w:t>
      </w:r>
      <w:r>
        <w:t xml:space="preserve"> </w:t>
      </w:r>
      <w:hyperlink r:id="rId21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2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1">
        <w:r>
          <w:rPr>
            <w:rStyle w:val="Hyperlink"/>
          </w:rPr>
          <w:t xml:space="preserve">in this link</w:t>
        </w:r>
      </w:hyperlink>
      <w:r>
        <w:t xml:space="preserve">,</w:t>
      </w:r>
      <w:r>
        <w:t xml:space="preserve"> </w:t>
      </w:r>
      <w:r>
        <w:t xml:space="preserve">and most guidelines are based on the</w:t>
      </w:r>
      <w:r>
        <w:t xml:space="preserve"> </w:t>
      </w:r>
      <w:hyperlink r:id="rId22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0"/>
    <w:bookmarkEnd w:id="231"/>
    <w:bookmarkEnd w:id="232"/>
    <w:bookmarkStart w:id="233"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3"/>
    <w:bookmarkEnd w:id="234"/>
    <w:bookmarkStart w:id="240" w:name="big-data"/>
    <w:p>
      <w:pPr>
        <w:pStyle w:val="Heading1"/>
      </w:pPr>
      <w:r>
        <w:t xml:space="preserve">8. Big data</w:t>
      </w:r>
    </w:p>
    <w:p>
      <w:pPr>
        <w:pStyle w:val="FirstParagraph"/>
      </w:pPr>
      <w:r>
        <w:t xml:space="preserve">Adapted by UCD-SeRG team from</w:t>
      </w:r>
      <w:r>
        <w:t xml:space="preserve"> </w:t>
      </w:r>
      <w:hyperlink r:id="rId235">
        <w:r>
          <w:rPr>
            <w:rStyle w:val="Hyperlink"/>
          </w:rPr>
          <w:t xml:space="preserve">original by Kunal Mishra and Jade Benjamin-Chung</w:t>
        </w:r>
      </w:hyperlink>
    </w:p>
    <w:bookmarkStart w:id="23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7"/>
    <w:bookmarkStart w:id="23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8"/>
    <w:bookmarkStart w:id="23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9"/>
    <w:bookmarkEnd w:id="240"/>
    <w:bookmarkStart w:id="251" w:name="data-masking"/>
    <w:p>
      <w:pPr>
        <w:pStyle w:val="Heading1"/>
      </w:pPr>
      <w:r>
        <w:t xml:space="preserve">9. Data masking</w:t>
      </w:r>
    </w:p>
    <w:p>
      <w:pPr>
        <w:pStyle w:val="FirstParagraph"/>
      </w:pPr>
      <w:r>
        <w:t xml:space="preserve">Adapted by UCD-SeRG team from</w:t>
      </w:r>
      <w:r>
        <w:t xml:space="preserve"> </w:t>
      </w:r>
      <w:hyperlink r:id="rId24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5" w:name="fig-data-masking"/>
          <w:p>
            <w:pPr>
              <w:pStyle w:val="Compact"/>
              <w:jc w:val="center"/>
            </w:pPr>
            <w:r>
              <w:drawing>
                <wp:inline>
                  <wp:extent cx="2667000" cy="1103368"/>
                  <wp:effectExtent b="0" l="0" r="0" t="0"/>
                  <wp:docPr descr="" title="" id="243" name="Picture"/>
                  <a:graphic>
                    <a:graphicData uri="http://schemas.openxmlformats.org/drawingml/2006/picture">
                      <pic:pic>
                        <pic:nvPicPr>
                          <pic:cNvPr descr="assets/images/data-masking.PNG" id="244" name="Picture"/>
                          <pic:cNvPicPr>
                            <a:picLocks noChangeArrowheads="1" noChangeAspect="1"/>
                          </pic:cNvPicPr>
                        </pic:nvPicPr>
                        <pic:blipFill>
                          <a:blip r:embed="rId24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6"/>
    <w:bookmarkStart w:id="24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7"/>
    <w:bookmarkEnd w:id="248"/>
    <w:bookmarkStart w:id="25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9"/>
    <w:bookmarkEnd w:id="250"/>
    <w:bookmarkEnd w:id="251"/>
    <w:bookmarkStart w:id="299" w:name="sec-quarto"/>
    <w:p>
      <w:pPr>
        <w:pStyle w:val="Heading1"/>
      </w:pPr>
      <w:r>
        <w:t xml:space="preserve">10. Quarto</w:t>
      </w:r>
    </w:p>
    <w:bookmarkStart w:id="259" w:name="introduction"/>
    <w:p>
      <w:pPr>
        <w:pStyle w:val="Heading2"/>
      </w:pPr>
      <w:r>
        <w:t xml:space="preserve">10.1 Introduction</w:t>
      </w:r>
    </w:p>
    <w:p>
      <w:pPr>
        <w:pStyle w:val="FirstParagraph"/>
      </w:pPr>
      <w:hyperlink r:id="rId25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3"/>
    <w:bookmarkStart w:id="25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4"/>
    <w:bookmarkStart w:id="258"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5">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6">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p>
    <w:bookmarkEnd w:id="258"/>
    <w:bookmarkEnd w:id="259"/>
    <w:bookmarkStart w:id="26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6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60"/>
    <w:bookmarkStart w:id="26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2"/>
    <w:bookmarkStart w:id="26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3"/>
    <w:bookmarkStart w:id="26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4"/>
    <w:bookmarkStart w:id="26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r>
        <w:t xml:space="preserve">.</w:t>
      </w:r>
    </w:p>
    <w:bookmarkEnd w:id="265"/>
    <w:bookmarkEnd w:id="266"/>
    <w:bookmarkStart w:id="27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7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7">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8">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9">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70"/>
    <w:bookmarkStart w:id="27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1"/>
    <w:bookmarkStart w:id="27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2"/>
    <w:bookmarkStart w:id="27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3"/>
    <w:bookmarkStart w:id="27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5"/>
    <w:bookmarkStart w:id="278" w:name="resources"/>
    <w:p>
      <w:pPr>
        <w:pStyle w:val="Heading3"/>
      </w:pPr>
      <w:r>
        <w:t xml:space="preserve">10.3.6 Resources</w:t>
      </w:r>
    </w:p>
    <w:p>
      <w:pPr>
        <w:pStyle w:val="Compact"/>
        <w:numPr>
          <w:ilvl w:val="0"/>
          <w:numId w:val="1080"/>
        </w:numPr>
      </w:pPr>
      <w:hyperlink r:id="rId276">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7">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8"/>
    <w:bookmarkEnd w:id="279"/>
    <w:bookmarkStart w:id="28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8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80"/>
    <w:bookmarkStart w:id="28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2"/>
    <w:bookmarkStart w:id="283"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3"/>
    <w:bookmarkStart w:id="28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1">
        <w:r>
          <w:rPr>
            <w:rStyle w:val="Hyperlink"/>
          </w:rPr>
          <w:t xml:space="preserve">RME course</w:t>
        </w:r>
      </w:hyperlink>
      <w:r>
        <w:t xml:space="preserve">.</w:t>
      </w:r>
    </w:p>
    <w:bookmarkEnd w:id="284"/>
    <w:bookmarkStart w:id="287" w:name="resources-1"/>
    <w:p>
      <w:pPr>
        <w:pStyle w:val="Heading3"/>
      </w:pPr>
      <w:r>
        <w:t xml:space="preserve">10.4.5 Resources</w:t>
      </w:r>
    </w:p>
    <w:p>
      <w:pPr>
        <w:pStyle w:val="Compact"/>
        <w:numPr>
          <w:ilvl w:val="0"/>
          <w:numId w:val="1083"/>
        </w:numPr>
      </w:pPr>
      <w:hyperlink r:id="rId285">
        <w:r>
          <w:rPr>
            <w:rStyle w:val="Hyperlink"/>
          </w:rPr>
          <w:t xml:space="preserve">Quarto Profiles Documentation</w:t>
        </w:r>
      </w:hyperlink>
    </w:p>
    <w:p>
      <w:pPr>
        <w:pStyle w:val="Compact"/>
        <w:numPr>
          <w:ilvl w:val="0"/>
          <w:numId w:val="1083"/>
        </w:numPr>
      </w:pPr>
      <w:hyperlink r:id="rId281">
        <w:r>
          <w:rPr>
            <w:rStyle w:val="Hyperlink"/>
          </w:rPr>
          <w:t xml:space="preserve">RME Example</w:t>
        </w:r>
      </w:hyperlink>
      <w:r>
        <w:t xml:space="preserve"> </w:t>
      </w:r>
      <w:r>
        <w:t xml:space="preserve">- see the source at</w:t>
      </w:r>
      <w:r>
        <w:t xml:space="preserve"> </w:t>
      </w:r>
      <w:hyperlink r:id="rId286">
        <w:r>
          <w:rPr>
            <w:rStyle w:val="Hyperlink"/>
          </w:rPr>
          <w:t xml:space="preserve">https://github.com/d-morrison/rme</w:t>
        </w:r>
      </w:hyperlink>
      <w:r>
        <w:t xml:space="preserve"> </w:t>
      </w:r>
      <w:r>
        <w:t xml:space="preserve">for a working example</w:t>
      </w:r>
    </w:p>
    <w:bookmarkEnd w:id="287"/>
    <w:bookmarkEnd w:id="288"/>
    <w:bookmarkStart w:id="293" w:name="advanced-features"/>
    <w:p>
      <w:pPr>
        <w:pStyle w:val="Heading2"/>
      </w:pPr>
      <w:r>
        <w:t xml:space="preserve">10.5 Advanced Features</w:t>
      </w:r>
    </w:p>
    <w:bookmarkStart w:id="29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9">
        <w:r>
          <w:rPr>
            <w:rStyle w:val="Hyperlink"/>
          </w:rPr>
          <w:t xml:space="preserve">Quarto Cross-References documentation</w:t>
        </w:r>
      </w:hyperlink>
      <w:r>
        <w:t xml:space="preserve">.</w:t>
      </w:r>
    </w:p>
    <w:bookmarkEnd w:id="290"/>
    <w:bookmarkStart w:id="29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1">
        <w:r>
          <w:rPr>
            <w:rStyle w:val="Hyperlink"/>
          </w:rPr>
          <w:t xml:space="preserve">Quarto Includes documentation</w:t>
        </w:r>
      </w:hyperlink>
      <w:r>
        <w:t xml:space="preserve">.</w:t>
      </w:r>
    </w:p>
    <w:bookmarkEnd w:id="292"/>
    <w:bookmarkEnd w:id="293"/>
    <w:bookmarkStart w:id="298" w:name="additional-resources"/>
    <w:p>
      <w:pPr>
        <w:pStyle w:val="Heading2"/>
      </w:pPr>
      <w:r>
        <w:t xml:space="preserve">10.6 Additional Resources</w:t>
      </w:r>
    </w:p>
    <w:bookmarkStart w:id="294" w:name="official-documentation"/>
    <w:p>
      <w:pPr>
        <w:pStyle w:val="Heading3"/>
      </w:pPr>
      <w:r>
        <w:t xml:space="preserve">10.6.1 Official Documentation</w:t>
      </w:r>
    </w:p>
    <w:p>
      <w:pPr>
        <w:pStyle w:val="Compact"/>
        <w:numPr>
          <w:ilvl w:val="0"/>
          <w:numId w:val="1089"/>
        </w:numPr>
      </w:pPr>
      <w:hyperlink r:id="rId256">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6">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7">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5">
        <w:r>
          <w:rPr>
            <w:rStyle w:val="Hyperlink"/>
          </w:rPr>
          <w:t xml:space="preserve">Quarto Getting Started</w:t>
        </w:r>
      </w:hyperlink>
      <w:r>
        <w:t xml:space="preserve"> </w:t>
      </w:r>
      <w:r>
        <w:t xml:space="preserve">- installation and basic usage</w:t>
      </w:r>
    </w:p>
    <w:bookmarkEnd w:id="294"/>
    <w:bookmarkStart w:id="295" w:name="learning-resources"/>
    <w:p>
      <w:pPr>
        <w:pStyle w:val="Heading3"/>
      </w:pPr>
      <w:r>
        <w:t xml:space="preserve">10.6.2 Learning Resources</w:t>
      </w:r>
    </w:p>
    <w:p>
      <w:pPr>
        <w:pStyle w:val="Compact"/>
        <w:numPr>
          <w:ilvl w:val="0"/>
          <w:numId w:val="1090"/>
        </w:numPr>
      </w:pPr>
      <w:hyperlink r:id="rId25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4">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5"/>
    <w:bookmarkStart w:id="296" w:name="templates"/>
    <w:p>
      <w:pPr>
        <w:pStyle w:val="Heading3"/>
      </w:pPr>
      <w:r>
        <w:t xml:space="preserve">10.6.3 Templates</w:t>
      </w:r>
    </w:p>
    <w:p>
      <w:pPr>
        <w:pStyle w:val="Compact"/>
        <w:numPr>
          <w:ilvl w:val="0"/>
          <w:numId w:val="1092"/>
        </w:numPr>
      </w:pPr>
      <w:hyperlink r:id="rId267">
        <w:r>
          <w:rPr>
            <w:rStyle w:val="Hyperlink"/>
          </w:rPr>
          <w:t xml:space="preserve">UCD-SeRG Quarto Book Template</w:t>
        </w:r>
      </w:hyperlink>
      <w:r>
        <w:t xml:space="preserve"> </w:t>
      </w:r>
      <w:r>
        <w:t xml:space="preserve">- our recommended template</w:t>
      </w:r>
    </w:p>
    <w:p>
      <w:pPr>
        <w:pStyle w:val="Compact"/>
        <w:numPr>
          <w:ilvl w:val="0"/>
          <w:numId w:val="1092"/>
        </w:numPr>
      </w:pPr>
      <w:hyperlink r:id="rId26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9">
        <w:r>
          <w:rPr>
            <w:rStyle w:val="Hyperlink"/>
          </w:rPr>
          <w:t xml:space="preserve">DataLab Quarto Template</w:t>
        </w:r>
      </w:hyperlink>
      <w:r>
        <w:t xml:space="preserve"> </w:t>
      </w:r>
      <w:r>
        <w:t xml:space="preserve">- template from the UC Davis DataLab and Davis R Users Group</w:t>
      </w:r>
    </w:p>
    <w:bookmarkEnd w:id="296"/>
    <w:bookmarkStart w:id="29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7"/>
    <w:bookmarkEnd w:id="298"/>
    <w:bookmarkEnd w:id="299"/>
    <w:bookmarkStart w:id="319" w:name="sec-github"/>
    <w:p>
      <w:pPr>
        <w:pStyle w:val="Heading1"/>
      </w:pPr>
      <w:r>
        <w:t xml:space="preserve">11. Github</w:t>
      </w:r>
    </w:p>
    <w:p>
      <w:pPr>
        <w:pStyle w:val="FirstParagraph"/>
      </w:pPr>
      <w:r>
        <w:t xml:space="preserve">Adapted by UCD-SeRG team from</w:t>
      </w:r>
      <w:r>
        <w:t xml:space="preserve"> </w:t>
      </w:r>
      <w:hyperlink r:id="rId300">
        <w:r>
          <w:rPr>
            <w:rStyle w:val="Hyperlink"/>
          </w:rPr>
          <w:t xml:space="preserve">original by Stephanie Djajadi and Nolan Pokpongkiat</w:t>
        </w:r>
      </w:hyperlink>
    </w:p>
    <w:bookmarkStart w:id="302" w:name="basics"/>
    <w:p>
      <w:pPr>
        <w:pStyle w:val="Heading2"/>
      </w:pPr>
      <w:r>
        <w:t xml:space="preserve">11.1 Basics</w:t>
      </w:r>
    </w:p>
    <w:p>
      <w:pPr>
        <w:pStyle w:val="Compact"/>
        <w:numPr>
          <w:ilvl w:val="0"/>
          <w:numId w:val="1094"/>
        </w:numPr>
      </w:pPr>
      <w:r>
        <w:t xml:space="preserve">A detailed tutorial of Git can be found</w:t>
      </w:r>
      <w:r>
        <w:t xml:space="preserve"> </w:t>
      </w:r>
      <w:hyperlink r:id="rId301">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1">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2"/>
    <w:bookmarkStart w:id="30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3"/>
    <w:bookmarkStart w:id="30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4">
        <w:r>
          <w:rPr>
            <w:rStyle w:val="Hyperlink"/>
          </w:rPr>
          <w:t xml:space="preserve">here</w:t>
        </w:r>
      </w:hyperlink>
      <w:r>
        <w:t xml:space="preserve">. You can also find instructions on how to handle merge conflicts when joining branches together.</w:t>
      </w:r>
    </w:p>
    <w:bookmarkEnd w:id="305"/>
    <w:bookmarkStart w:id="30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7"/>
          <w:p/>
        </w:tc>
      </w:tr>
    </w:tbl>
    <w:p>
      <w:pPr>
        <w:pStyle w:val="BodyText"/>
      </w:pPr>
      <w:r>
        <w:t xml:space="preserve">Other helpful commands are listed below.</w:t>
      </w:r>
    </w:p>
    <w:bookmarkEnd w:id="308"/>
    <w:bookmarkStart w:id="31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9"/>
          <w:p/>
        </w:tc>
      </w:tr>
    </w:tbl>
    <w:bookmarkEnd w:id="310"/>
    <w:bookmarkStart w:id="31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1"/>
    <w:bookmarkStart w:id="31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2"/>
    <w:bookmarkStart w:id="314"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3">
        <w:r>
          <w:rPr>
            <w:rStyle w:val="Hyperlink"/>
          </w:rPr>
          <w:t xml:space="preserve">Repeated Amend chapter</w:t>
        </w:r>
      </w:hyperlink>
      <w:r>
        <w:t xml:space="preserve"> </w:t>
      </w:r>
      <w:r>
        <w:t xml:space="preserve">in Happy Git with R.</w:t>
      </w:r>
    </w:p>
    <w:bookmarkEnd w:id="314"/>
    <w:bookmarkEnd w:id="315"/>
    <w:bookmarkStart w:id="31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7">
        <w:r>
          <w:rPr>
            <w:rStyle w:val="Hyperlink"/>
          </w:rPr>
          <w:t xml:space="preserve">great discussion of project-oriented workflows</w:t>
        </w:r>
      </w:hyperlink>
      <w:r>
        <w:t xml:space="preserve">, extolling the virtues of a self-contained, portable projects, for your reference.</w:t>
      </w:r>
    </w:p>
    <w:p>
      <w:r>
        <w:br w:type="page"/>
      </w:r>
    </w:p>
    <w:bookmarkEnd w:id="318"/>
    <w:bookmarkEnd w:id="319"/>
    <w:bookmarkStart w:id="342" w:name="sec-unix"/>
    <w:p>
      <w:pPr>
        <w:pStyle w:val="Heading1"/>
      </w:pPr>
      <w:r>
        <w:t xml:space="preserve">12. Unix</w:t>
      </w:r>
    </w:p>
    <w:p>
      <w:pPr>
        <w:pStyle w:val="FirstParagraph"/>
      </w:pPr>
      <w:r>
        <w:t xml:space="preserve">Adapted by UCD-SeRG team from</w:t>
      </w:r>
      <w:r>
        <w:t xml:space="preserve"> </w:t>
      </w:r>
      <w:hyperlink r:id="rId32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4" w:name="fig-unix-desktop"/>
          <w:p>
            <w:pPr>
              <w:pStyle w:val="Compact"/>
              <w:jc w:val="center"/>
            </w:pPr>
            <w:r>
              <w:drawing>
                <wp:inline>
                  <wp:extent cx="5334000" cy="3380267"/>
                  <wp:effectExtent b="0" l="0" r="0" t="0"/>
                  <wp:docPr descr="" title="" id="322" name="Picture"/>
                  <a:graphic>
                    <a:graphicData uri="http://schemas.openxmlformats.org/drawingml/2006/picture">
                      <pic:pic>
                        <pic:nvPicPr>
                          <pic:cNvPr descr="assets/images/ex-desktop.jpg" id="323" name="Picture"/>
                          <pic:cNvPicPr>
                            <a:picLocks noChangeArrowheads="1" noChangeAspect="1"/>
                          </pic:cNvPicPr>
                        </pic:nvPicPr>
                        <pic:blipFill>
                          <a:blip r:embed="rId32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4"/>
        </w:tc>
      </w:tr>
    </w:tbl>
    <w:bookmarkEnd w:id="325"/>
    <w:bookmarkStart w:id="33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0" w:name="fig-unix-terminal"/>
          <w:p>
            <w:pPr>
              <w:pStyle w:val="Compact"/>
              <w:jc w:val="center"/>
            </w:pPr>
            <w:r>
              <w:drawing>
                <wp:inline>
                  <wp:extent cx="4488872" cy="8862646"/>
                  <wp:effectExtent b="0" l="0" r="0" t="0"/>
                  <wp:docPr descr="" title="" id="328" name="Picture"/>
                  <a:graphic>
                    <a:graphicData uri="http://schemas.openxmlformats.org/drawingml/2006/picture">
                      <pic:pic>
                        <pic:nvPicPr>
                          <pic:cNvPr descr="assets/images/ex-terminal.PNG" id="329" name="Picture"/>
                          <pic:cNvPicPr>
                            <a:picLocks noChangeArrowheads="1" noChangeAspect="1"/>
                          </pic:cNvPicPr>
                        </pic:nvPicPr>
                        <pic:blipFill>
                          <a:blip r:embed="rId32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30"/>
        </w:tc>
      </w:tr>
    </w:tbl>
    <w:bookmarkEnd w:id="331"/>
    <w:bookmarkStart w:id="33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2"/>
          <w:p/>
        </w:tc>
      </w:tr>
    </w:tbl>
    <w:bookmarkEnd w:id="333"/>
    <w:bookmarkStart w:id="33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5"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5"/>
    <w:bookmarkEnd w:id="336"/>
    <w:bookmarkStart w:id="33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7"/>
    <w:bookmarkStart w:id="34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9"/>
    <w:bookmarkStart w:id="34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40"/>
    <w:bookmarkEnd w:id="341"/>
    <w:bookmarkEnd w:id="342"/>
    <w:bookmarkStart w:id="348" w:name="reproducible-environments"/>
    <w:p>
      <w:pPr>
        <w:pStyle w:val="Heading1"/>
      </w:pPr>
      <w:r>
        <w:t xml:space="preserve">13. Reproducible Environments</w:t>
      </w:r>
    </w:p>
    <w:p>
      <w:pPr>
        <w:pStyle w:val="FirstParagraph"/>
      </w:pPr>
      <w:r>
        <w:t xml:space="preserve">Adapted by UCD-SeRG team from</w:t>
      </w:r>
      <w:r>
        <w:t xml:space="preserve"> </w:t>
      </w:r>
      <w:hyperlink r:id="rId343">
        <w:r>
          <w:rPr>
            <w:rStyle w:val="Hyperlink"/>
          </w:rPr>
          <w:t xml:space="preserve">original by Anna Nguyen</w:t>
        </w:r>
      </w:hyperlink>
    </w:p>
    <w:bookmarkStart w:id="347" w:name="package-version-control-with-renv"/>
    <w:p>
      <w:pPr>
        <w:pStyle w:val="Heading2"/>
      </w:pPr>
      <w:r>
        <w:t xml:space="preserve">13.1 Package Version Control with renv</w:t>
      </w:r>
    </w:p>
    <w:bookmarkStart w:id="34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4"/>
    <w:bookmarkStart w:id="34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5"/>
    <w:bookmarkStart w:id="34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6"/>
    <w:bookmarkEnd w:id="347"/>
    <w:bookmarkEnd w:id="348"/>
    <w:bookmarkStart w:id="363" w:name="code-publication"/>
    <w:p>
      <w:pPr>
        <w:pStyle w:val="Heading1"/>
      </w:pPr>
      <w:r>
        <w:t xml:space="preserve">14. Code Publication</w:t>
      </w:r>
    </w:p>
    <w:p>
      <w:pPr>
        <w:pStyle w:val="FirstParagraph"/>
      </w:pPr>
      <w:r>
        <w:t xml:space="preserve">Adapted by UCD-SeRG team from</w:t>
      </w:r>
      <w:r>
        <w:t xml:space="preserve"> </w:t>
      </w:r>
      <w:hyperlink r:id="rId349">
        <w:r>
          <w:rPr>
            <w:rStyle w:val="Hyperlink"/>
          </w:rPr>
          <w:t xml:space="preserve">original by Nolan Pokpongkiat</w:t>
        </w:r>
      </w:hyperlink>
    </w:p>
    <w:bookmarkStart w:id="350"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50"/>
    <w:bookmarkStart w:id="35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1">
        <w:r>
          <w:rPr>
            <w:rStyle w:val="Hyperlink"/>
          </w:rPr>
          <w:t xml:space="preserve">here.</w:t>
        </w:r>
      </w:hyperlink>
    </w:p>
    <w:bookmarkEnd w:id="352"/>
    <w:bookmarkStart w:id="35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3"/>
    <w:bookmarkStart w:id="35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4">
        <w:r>
          <w:rPr>
            <w:rStyle w:val="Hyperlink"/>
          </w:rPr>
          <w:t xml:space="preserve">here.</w:t>
        </w:r>
      </w:hyperlink>
    </w:p>
    <w:bookmarkEnd w:id="355"/>
    <w:bookmarkStart w:id="35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6"/>
    <w:bookmarkStart w:id="35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7">
        <w:r>
          <w:rPr>
            <w:rStyle w:val="Hyperlink"/>
          </w:rPr>
          <w:t xml:space="preserve">here.</w:t>
        </w:r>
      </w:hyperlink>
    </w:p>
    <w:bookmarkEnd w:id="358"/>
    <w:bookmarkStart w:id="35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9"/>
    <w:bookmarkStart w:id="36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60"/>
    <w:bookmarkStart w:id="36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1">
        <w:r>
          <w:rPr>
            <w:rStyle w:val="Hyperlink"/>
          </w:rPr>
          <w:t xml:space="preserve">here.</w:t>
        </w:r>
      </w:hyperlink>
    </w:p>
    <w:p>
      <w:r>
        <w:br w:type="page"/>
      </w:r>
    </w:p>
    <w:bookmarkEnd w:id="362"/>
    <w:bookmarkEnd w:id="363"/>
    <w:bookmarkStart w:id="38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4">
        <w:r>
          <w:rPr>
            <w:rStyle w:val="Hyperlink"/>
          </w:rPr>
          <w:t xml:space="preserve">Proctor-UCSF Lab Manual</w:t>
        </w:r>
      </w:hyperlink>
    </w:p>
    <w:bookmarkStart w:id="36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5"/>
    <w:bookmarkStart w:id="36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6"/>
    <w:bookmarkStart w:id="36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7"/>
    <w:bookmarkStart w:id="36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8"/>
    <w:bookmarkEnd w:id="369"/>
    <w:bookmarkStart w:id="373" w:name="create-public-ids"/>
    <w:p>
      <w:pPr>
        <w:pStyle w:val="Heading2"/>
      </w:pPr>
      <w:r>
        <w:t xml:space="preserve">15.3 Create public IDs</w:t>
      </w:r>
    </w:p>
    <w:bookmarkStart w:id="37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70"/>
    <w:bookmarkStart w:id="37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1"/>
    <w:bookmarkStart w:id="37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2"/>
    <w:bookmarkEnd w:id="373"/>
    <w:bookmarkStart w:id="37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6"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5">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6"/>
    <w:bookmarkEnd w:id="377"/>
    <w:bookmarkStart w:id="37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8"/>
    <w:bookmarkStart w:id="37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9"/>
    <w:bookmarkStart w:id="38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80"/>
    <w:bookmarkEnd w:id="381"/>
    <w:bookmarkStart w:id="401" w:name="sec-slurm"/>
    <w:p>
      <w:pPr>
        <w:pStyle w:val="Heading1"/>
      </w:pPr>
      <w:r>
        <w:t xml:space="preserve">16. High-performance computing (HPC)</w:t>
      </w:r>
    </w:p>
    <w:p>
      <w:pPr>
        <w:pStyle w:val="FirstParagraph"/>
      </w:pPr>
      <w:r>
        <w:t xml:space="preserve">Adapted by UCD-SeRG team from</w:t>
      </w:r>
      <w:r>
        <w:t xml:space="preserve"> </w:t>
      </w:r>
      <w:hyperlink r:id="rId38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6" w:name="uc-davis-computing-resources"/>
    <w:p>
      <w:pPr>
        <w:pStyle w:val="Heading2"/>
      </w:pPr>
      <w:r>
        <w:t xml:space="preserve">16.1 UC Davis Computing Resources</w:t>
      </w:r>
    </w:p>
    <w:bookmarkStart w:id="38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5"/>
    <w:bookmarkEnd w:id="386"/>
    <w:bookmarkStart w:id="38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7"/>
    <w:bookmarkEnd w:id="388"/>
    <w:bookmarkStart w:id="38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9"/>
    <w:bookmarkStart w:id="39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3">
        <w:r>
          <w:rPr>
            <w:rStyle w:val="Hyperlink"/>
          </w:rPr>
          <w:t xml:space="preserve">hpc.ucdavis.edu</w:t>
        </w:r>
      </w:hyperlink>
      <w:r>
        <w:t xml:space="preserve"> </w:t>
      </w:r>
      <w:r>
        <w:t xml:space="preserve">for support information.</w:t>
      </w:r>
    </w:p>
    <w:bookmarkEnd w:id="390"/>
    <w:bookmarkStart w:id="39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1"/>
    <w:bookmarkStart w:id="39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2"/>
    <w:bookmarkStart w:id="39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3"/>
    <w:bookmarkEnd w:id="394"/>
    <w:bookmarkStart w:id="399" w:name="storage-group-storage-access"/>
    <w:p>
      <w:pPr>
        <w:pStyle w:val="Heading2"/>
      </w:pPr>
      <w:r>
        <w:t xml:space="preserve">16.6 Storage &amp; group storage access</w:t>
      </w:r>
    </w:p>
    <w:bookmarkStart w:id="39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3">
        <w:r>
          <w:rPr>
            <w:rStyle w:val="Hyperlink"/>
          </w:rPr>
          <w:t xml:space="preserve">UC Davis HPC documentation</w:t>
        </w:r>
      </w:hyperlink>
      <w:r>
        <w:t xml:space="preserve"> </w:t>
      </w:r>
      <w:r>
        <w:t xml:space="preserve">for specific storage options and quotas.</w:t>
      </w:r>
    </w:p>
    <w:bookmarkEnd w:id="395"/>
    <w:bookmarkStart w:id="39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6"/>
    <w:bookmarkStart w:id="39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8"/>
    <w:bookmarkEnd w:id="399"/>
    <w:bookmarkStart w:id="40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00"/>
    <w:bookmarkEnd w:id="401"/>
    <w:bookmarkStart w:id="466" w:name="working-with-ai"/>
    <w:p>
      <w:pPr>
        <w:pStyle w:val="Heading1"/>
      </w:pPr>
      <w:r>
        <w:t xml:space="preserve">17. Working with AI</w:t>
      </w:r>
    </w:p>
    <w:p>
      <w:pPr>
        <w:pStyle w:val="FirstParagraph"/>
      </w:pPr>
      <w:hyperlink r:id="rId40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3"/>
    <w:bookmarkStart w:id="40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4"/>
    <w:bookmarkStart w:id="40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5"/>
    <w:bookmarkStart w:id="465" w:name="coding-agents"/>
    <w:p>
      <w:pPr>
        <w:pStyle w:val="Heading2"/>
      </w:pPr>
      <w:r>
        <w:t xml:space="preserve">17.4 Coding Agents</w:t>
      </w:r>
    </w:p>
    <w:p>
      <w:pPr>
        <w:pStyle w:val="FirstParagraph"/>
      </w:pPr>
      <w:r>
        <w:t xml:space="preserve">We recommend working with</w:t>
      </w:r>
      <w:r>
        <w:t xml:space="preserve"> </w:t>
      </w:r>
      <w:hyperlink r:id="rId406">
        <w:r>
          <w:rPr>
            <w:rStyle w:val="Hyperlink"/>
            <w:b/>
            <w:bCs/>
          </w:rPr>
          <w:t xml:space="preserve">AI coding agents</w:t>
        </w:r>
      </w:hyperlink>
      <w:r>
        <w:t xml:space="preserve"> </w:t>
      </w:r>
      <w:r>
        <w:t xml:space="preserve">to</w:t>
      </w:r>
      <w:r>
        <w:t xml:space="preserve"> </w:t>
      </w:r>
      <w:hyperlink r:id="rId402">
        <w:r>
          <w:rPr>
            <w:rStyle w:val="Hyperlink"/>
          </w:rPr>
          <w:t xml:space="preserve">help you code</w:t>
        </w:r>
      </w:hyperlink>
      <w:r>
        <w:t xml:space="preserve">.</w:t>
      </w:r>
    </w:p>
    <w:bookmarkStart w:id="408" w:name="what-are-ai-coding-agents"/>
    <w:p>
      <w:pPr>
        <w:pStyle w:val="Heading3"/>
      </w:pPr>
      <w:r>
        <w:t xml:space="preserve">17.4.1 What are AI coding agents?</w:t>
      </w:r>
    </w:p>
    <w:p>
      <w:pPr>
        <w:pStyle w:val="FirstParagraph"/>
      </w:pPr>
      <w:r>
        <w:t xml:space="preserve">AI coding agents are</w:t>
      </w:r>
      <w:r>
        <w:t xml:space="preserve"> </w:t>
      </w:r>
      <w:hyperlink r:id="rId40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8"/>
    <w:bookmarkStart w:id="42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9"/>
    <w:bookmarkStart w:id="41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10"/>
    <w:bookmarkStart w:id="41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3"/>
    <w:bookmarkStart w:id="41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4"/>
    <w:bookmarkStart w:id="41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5"/>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bookmarkEnd w:id="416"/>
    <w:bookmarkStart w:id="42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2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2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2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26"/>
        </w:numPr>
      </w:pPr>
      <w:hyperlink r:id="rId4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26"/>
        </w:numPr>
      </w:pPr>
      <w:hyperlink r:id="rId4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19">
        <w:r>
          <w:rPr>
            <w:rStyle w:val="Hyperlink"/>
          </w:rPr>
          <w:t xml:space="preserve">GitHub Copilot coding agent documentation</w:t>
        </w:r>
      </w:hyperlink>
      <w:r>
        <w:t xml:space="preserve">.</w:t>
      </w:r>
    </w:p>
    <w:bookmarkEnd w:id="420"/>
    <w:bookmarkEnd w:id="421"/>
    <w:bookmarkStart w:id="42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2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7"/>
        </w:numPr>
      </w:pPr>
      <w:r>
        <w:t xml:space="preserve">“tidy up [file, function, module, whole project]”</w:t>
      </w:r>
    </w:p>
    <w:p>
      <w:pPr>
        <w:pStyle w:val="Compact"/>
        <w:numPr>
          <w:ilvl w:val="0"/>
          <w:numId w:val="1127"/>
        </w:numPr>
      </w:pPr>
      <w:r>
        <w:t xml:space="preserve">Useful for improving code organization, consistency, and readability</w:t>
      </w:r>
    </w:p>
    <w:p>
      <w:pPr>
        <w:pStyle w:val="Compact"/>
        <w:numPr>
          <w:ilvl w:val="0"/>
          <w:numId w:val="112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8"/>
        </w:numPr>
      </w:pPr>
      <w:r>
        <w:t xml:space="preserve">“address failing workflows”</w:t>
      </w:r>
    </w:p>
    <w:p>
      <w:pPr>
        <w:pStyle w:val="Compact"/>
        <w:numPr>
          <w:ilvl w:val="0"/>
          <w:numId w:val="1128"/>
        </w:numPr>
      </w:pPr>
      <w:r>
        <w:t xml:space="preserve">Helps fix continuous integration (CI) failures, build errors, or test failures</w:t>
      </w:r>
    </w:p>
    <w:p>
      <w:pPr>
        <w:pStyle w:val="Compact"/>
        <w:numPr>
          <w:ilvl w:val="0"/>
          <w:numId w:val="112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9"/>
        </w:numPr>
      </w:pPr>
      <w:r>
        <w:t xml:space="preserve">“decompose [function, quarto-file, etc]”</w:t>
      </w:r>
    </w:p>
    <w:p>
      <w:pPr>
        <w:pStyle w:val="Compact"/>
        <w:numPr>
          <w:ilvl w:val="0"/>
          <w:numId w:val="1129"/>
        </w:numPr>
      </w:pPr>
      <w:r>
        <w:t xml:space="preserve">Breaks down large or complex code into smaller, more manageable pieces</w:t>
      </w:r>
    </w:p>
    <w:p>
      <w:pPr>
        <w:pStyle w:val="Compact"/>
        <w:numPr>
          <w:ilvl w:val="0"/>
          <w:numId w:val="112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0"/>
        </w:numPr>
      </w:pPr>
      <w:r>
        <w:t xml:space="preserve">“update [links, content, etc]”</w:t>
      </w:r>
    </w:p>
    <w:p>
      <w:pPr>
        <w:pStyle w:val="Compact"/>
        <w:numPr>
          <w:ilvl w:val="0"/>
          <w:numId w:val="1130"/>
        </w:numPr>
      </w:pPr>
      <w:r>
        <w:t xml:space="preserve">Refreshes outdated information, fixes broken links, or modernizes code</w:t>
      </w:r>
    </w:p>
    <w:p>
      <w:pPr>
        <w:pStyle w:val="Compact"/>
        <w:numPr>
          <w:ilvl w:val="0"/>
          <w:numId w:val="113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1"/>
        </w:numPr>
      </w:pPr>
      <w:r>
        <w:t xml:space="preserve">“expand [a section in a document]”</w:t>
      </w:r>
    </w:p>
    <w:p>
      <w:pPr>
        <w:pStyle w:val="Compact"/>
        <w:numPr>
          <w:ilvl w:val="0"/>
          <w:numId w:val="1131"/>
        </w:numPr>
      </w:pPr>
      <w:r>
        <w:t xml:space="preserve">Adds more detail, examples, or explanation to existing content</w:t>
      </w:r>
    </w:p>
    <w:p>
      <w:pPr>
        <w:pStyle w:val="Compact"/>
        <w:numPr>
          <w:ilvl w:val="0"/>
          <w:numId w:val="113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2"/>
        </w:numPr>
      </w:pPr>
      <w:r>
        <w:t xml:space="preserve">“condense [a section in a document]”</w:t>
      </w:r>
    </w:p>
    <w:p>
      <w:pPr>
        <w:pStyle w:val="Compact"/>
        <w:numPr>
          <w:ilvl w:val="0"/>
          <w:numId w:val="1132"/>
        </w:numPr>
      </w:pPr>
      <w:r>
        <w:t xml:space="preserve">Reduces verbosity while preserving essential information</w:t>
      </w:r>
    </w:p>
    <w:p>
      <w:pPr>
        <w:pStyle w:val="Compact"/>
        <w:numPr>
          <w:ilvl w:val="0"/>
          <w:numId w:val="113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3"/>
        </w:numPr>
      </w:pPr>
      <w:r>
        <w:t xml:space="preserve">“clarify [a section in a document]”</w:t>
      </w:r>
    </w:p>
    <w:p>
      <w:pPr>
        <w:pStyle w:val="Compact"/>
        <w:numPr>
          <w:ilvl w:val="0"/>
          <w:numId w:val="1133"/>
        </w:numPr>
      </w:pPr>
      <w:r>
        <w:t xml:space="preserve">Improves clarity, removes ambiguity, or simplifies complex explanations</w:t>
      </w:r>
    </w:p>
    <w:p>
      <w:pPr>
        <w:pStyle w:val="Compact"/>
        <w:numPr>
          <w:ilvl w:val="0"/>
          <w:numId w:val="1133"/>
        </w:numPr>
      </w:pPr>
      <w:r>
        <w:t xml:space="preserve">Example:</w:t>
      </w:r>
      <w:r>
        <w:t xml:space="preserve"> </w:t>
      </w:r>
      <w:r>
        <w:t xml:space="preserve">“clarify the explanation of the analysis workflow”</w:t>
      </w:r>
    </w:p>
    <w:bookmarkEnd w:id="422"/>
    <w:bookmarkStart w:id="423" w:name="tips-for-effective-prompts"/>
    <w:p>
      <w:pPr>
        <w:pStyle w:val="Heading4"/>
      </w:pPr>
      <w:r>
        <w:t xml:space="preserve">17.4.3.2 Tips for Effective Prompts</w:t>
      </w:r>
    </w:p>
    <w:p>
      <w:pPr>
        <w:pStyle w:val="Compact"/>
        <w:numPr>
          <w:ilvl w:val="0"/>
          <w:numId w:val="1134"/>
        </w:numPr>
      </w:pPr>
      <w:r>
        <w:rPr>
          <w:b/>
          <w:bCs/>
        </w:rPr>
        <w:t xml:space="preserve">Be specific</w:t>
      </w:r>
      <w:r>
        <w:t xml:space="preserve">: Include file names, function names, or specific sections when possible</w:t>
      </w:r>
    </w:p>
    <w:p>
      <w:pPr>
        <w:pStyle w:val="Compact"/>
        <w:numPr>
          <w:ilvl w:val="0"/>
          <w:numId w:val="1134"/>
        </w:numPr>
      </w:pPr>
      <w:r>
        <w:rPr>
          <w:b/>
          <w:bCs/>
        </w:rPr>
        <w:t xml:space="preserve">Provide context</w:t>
      </w:r>
      <w:r>
        <w:t xml:space="preserve">: Explain what you want to achieve and why</w:t>
      </w:r>
    </w:p>
    <w:p>
      <w:pPr>
        <w:pStyle w:val="Compact"/>
        <w:numPr>
          <w:ilvl w:val="0"/>
          <w:numId w:val="1134"/>
        </w:numPr>
      </w:pPr>
      <w:r>
        <w:rPr>
          <w:b/>
          <w:bCs/>
        </w:rPr>
        <w:t xml:space="preserve">Set boundaries</w:t>
      </w:r>
      <w:r>
        <w:t xml:space="preserve">: Specify what should or shouldn’t change</w:t>
      </w:r>
    </w:p>
    <w:p>
      <w:pPr>
        <w:pStyle w:val="Compact"/>
        <w:numPr>
          <w:ilvl w:val="0"/>
          <w:numId w:val="1134"/>
        </w:numPr>
      </w:pPr>
      <w:r>
        <w:rPr>
          <w:b/>
          <w:bCs/>
        </w:rPr>
        <w:t xml:space="preserve">Request validation</w:t>
      </w:r>
      <w:r>
        <w:t xml:space="preserve">: Ask the agent to test or verify its changes when appropriate</w:t>
      </w:r>
    </w:p>
    <w:bookmarkEnd w:id="423"/>
    <w:bookmarkEnd w:id="424"/>
    <w:bookmarkStart w:id="433" w:name="X78fbabd99b8c6584bf57dbedde34a645253b1d9"/>
    <w:p>
      <w:pPr>
        <w:pStyle w:val="Heading3"/>
      </w:pPr>
      <w:ins w:id="1370" w:author="PR Preview" w:date="2024-01-01T00:00:00Z">
        <w:r>
          <w:t xml:space="preserve">17.4.4 Addressing Failing GitHub Actions Workflows</w:t>
        </w:r>
      </w:ins>
    </w:p>
    <w:p>
      <w:pPr>
        <w:pStyle w:val="FirstParagraph"/>
      </w:pPr>
      <w:ins w:id="1371" w:author="PR Preview" w:date="2024-01-01T00:00:00Z">
        <w:r>
          <w:t xml:space="preserve">When GitHub Actions workflows fail,</w:t>
        </w:r>
      </w:ins>
      <w:ins w:id="1371" w:author="PR Preview" w:date="2024-01-01T00:00:00Z">
        <w:r>
          <w:t xml:space="preserve"> </w:t>
        </w:r>
      </w:ins>
      <w:ins w:id="1371" w:author="PR Preview" w:date="2024-01-01T00:00:00Z">
        <w:r>
          <w:t xml:space="preserve">you can use Copilot to help diagnose and fix the issues.</w:t>
        </w:r>
      </w:ins>
      <w:ins w:id="1371" w:author="PR Preview" w:date="2024-01-01T00:00:00Z">
        <w:r>
          <w:t xml:space="preserve"> </w:t>
        </w:r>
      </w:ins>
      <w:ins w:id="1371" w:author="PR Preview" w:date="2024-01-01T00:00:00Z">
        <w:r>
          <w:t xml:space="preserve">However,</w:t>
        </w:r>
      </w:ins>
      <w:ins w:id="1371" w:author="PR Preview" w:date="2024-01-01T00:00:00Z">
        <w:r>
          <w:t xml:space="preserve"> </w:t>
        </w:r>
      </w:ins>
      <w:ins w:id="1371" w:author="PR Preview" w:date="2024-01-01T00:00:00Z">
        <w:r>
          <w:t xml:space="preserve">it’s important to use the right prompts</w:t>
        </w:r>
      </w:ins>
      <w:ins w:id="1371" w:author="PR Preview" w:date="2024-01-01T00:00:00Z">
        <w:r>
          <w:t xml:space="preserve"> </w:t>
        </w:r>
      </w:ins>
      <w:ins w:id="1371" w:author="PR Preview" w:date="2024-01-01T00:00:00Z">
        <w:r>
          <w:t xml:space="preserve">depending on whether the problem is in your code</w:t>
        </w:r>
      </w:ins>
      <w:ins w:id="1371" w:author="PR Preview" w:date="2024-01-01T00:00:00Z">
        <w:r>
          <w:t xml:space="preserve"> </w:t>
        </w:r>
      </w:ins>
      <w:ins w:id="1371" w:author="PR Preview" w:date="2024-01-01T00:00:00Z">
        <w:r>
          <w:t xml:space="preserve">or in the workflow configuration itself.</w:t>
        </w:r>
      </w:ins>
    </w:p>
    <w:bookmarkStart w:id="425" w:name="X16724e8c4d0535f38e98d560729d113d43f9447"/>
    <w:p>
      <w:pPr>
        <w:pStyle w:val="Heading4"/>
      </w:pPr>
      <w:ins w:id="1372" w:author="PR Preview" w:date="2024-01-01T00:00:00Z">
        <w:r>
          <w:t xml:space="preserve">17.4.4.1 Scenario 1: Code Issues Found by Workflows (Most Common)</w:t>
        </w:r>
      </w:ins>
    </w:p>
    <w:p>
      <w:pPr>
        <w:pStyle w:val="FirstParagraph"/>
      </w:pPr>
      <w:ins w:id="1373" w:author="PR Preview" w:date="2024-01-01T00:00:00Z">
        <w:r>
          <w:rPr>
            <w:b/>
            <w:bCs/>
          </w:rPr>
          <w:t xml:space="preserve">When to use:</w:t>
        </w:r>
      </w:ins>
      <w:ins w:id="1373" w:author="PR Preview" w:date="2024-01-01T00:00:00Z">
        <w:r>
          <w:t xml:space="preserve"> </w:t>
        </w:r>
      </w:ins>
      <w:ins w:id="1373" w:author="PR Preview" w:date="2024-01-01T00:00:00Z">
        <w:r>
          <w:t xml:space="preserve">The workflow is functioning correctly,</w:t>
        </w:r>
      </w:ins>
      <w:ins w:id="1373" w:author="PR Preview" w:date="2024-01-01T00:00:00Z">
        <w:r>
          <w:t xml:space="preserve"> </w:t>
        </w:r>
      </w:ins>
      <w:ins w:id="1373" w:author="PR Preview" w:date="2024-01-01T00:00:00Z">
        <w:r>
          <w:t xml:space="preserve">but it’s detecting problems in your code</w:t>
        </w:r>
      </w:ins>
      <w:ins w:id="1373" w:author="PR Preview" w:date="2024-01-01T00:00:00Z">
        <w:r>
          <w:t xml:space="preserve"> </w:t>
        </w:r>
      </w:ins>
      <w:ins w:id="1373" w:author="PR Preview" w:date="2024-01-01T00:00:00Z">
        <w:r>
          <w:t xml:space="preserve">(e.g., failing tests, linting errors, build failures).</w:t>
        </w:r>
      </w:ins>
    </w:p>
    <w:p>
      <w:pPr>
        <w:pStyle w:val="BodyText"/>
      </w:pPr>
      <w:ins w:id="1374" w:author="PR Preview" w:date="2024-01-01T00:00:00Z">
        <w:r>
          <w:rPr>
            <w:b/>
            <w:bCs/>
          </w:rPr>
          <w:t xml:space="preserve">What you want:</w:t>
        </w:r>
      </w:ins>
      <w:ins w:id="1374" w:author="PR Preview" w:date="2024-01-01T00:00:00Z">
        <w:r>
          <w:t xml:space="preserve"> </w:t>
        </w:r>
      </w:ins>
      <w:ins w:id="1374" w:author="PR Preview" w:date="2024-01-01T00:00:00Z">
        <w:r>
          <w:t xml:space="preserve">Fix the code issues without modifying the workflow files themselves.</w:t>
        </w:r>
      </w:ins>
    </w:p>
    <w:p>
      <w:pPr>
        <w:pStyle w:val="BodyText"/>
      </w:pPr>
      <w:ins w:id="1375" w:author="PR Preview" w:date="2024-01-01T00:00:00Z">
        <w:r>
          <w:rPr>
            <w:b/>
            <w:bCs/>
          </w:rPr>
          <w:t xml:space="preserve">Recommended prompts:</w:t>
        </w:r>
      </w:ins>
    </w:p>
    <w:p>
      <w:pPr>
        <w:pStyle w:val="Compact"/>
        <w:numPr>
          <w:ilvl w:val="0"/>
          <w:numId w:val="1135"/>
        </w:numPr>
      </w:pPr>
      <w:ins w:id="1376" w:author="PR Preview" w:date="2024-01-01T00:00:00Z">
        <w:r>
          <w:t xml:space="preserve">“fix the code issues found by the failing workflows”</w:t>
        </w:r>
      </w:ins>
    </w:p>
    <w:p>
      <w:pPr>
        <w:pStyle w:val="Compact"/>
        <w:numPr>
          <w:ilvl w:val="0"/>
          <w:numId w:val="1135"/>
        </w:numPr>
      </w:pPr>
      <w:ins w:id="1377" w:author="PR Preview" w:date="2024-01-01T00:00:00Z">
        <w:r>
          <w:t xml:space="preserve">“address the linting errors reported in the GitHub Actions checks”</w:t>
        </w:r>
      </w:ins>
    </w:p>
    <w:p>
      <w:pPr>
        <w:pStyle w:val="Compact"/>
        <w:numPr>
          <w:ilvl w:val="0"/>
          <w:numId w:val="1135"/>
        </w:numPr>
      </w:pPr>
      <w:ins w:id="1378" w:author="PR Preview" w:date="2024-01-01T00:00:00Z">
        <w:r>
          <w:t xml:space="preserve">“fix the test failures in the CI pipeline”</w:t>
        </w:r>
      </w:ins>
    </w:p>
    <w:p>
      <w:pPr>
        <w:pStyle w:val="Compact"/>
        <w:numPr>
          <w:ilvl w:val="0"/>
          <w:numId w:val="1135"/>
        </w:numPr>
      </w:pPr>
      <w:ins w:id="1379" w:author="PR Preview" w:date="2024-01-01T00:00:00Z">
        <w:r>
          <w:t xml:space="preserve">“resolve the build errors shown in the workflow logs”</w:t>
        </w:r>
      </w:ins>
    </w:p>
    <w:p>
      <w:pPr>
        <w:pStyle w:val="FirstParagraph"/>
      </w:pPr>
      <w:ins w:id="1380" w:author="PR Preview" w:date="2024-01-01T00:00:00Z">
        <w:r>
          <w:rPr>
            <w:b/>
            <w:bCs/>
          </w:rPr>
          <w:t xml:space="preserve">Example:</w:t>
        </w:r>
      </w:ins>
      <w:ins w:id="1380" w:author="PR Preview" w:date="2024-01-01T00:00:00Z">
        <w:r>
          <w:t xml:space="preserve"> </w:t>
        </w:r>
      </w:ins>
      <w:ins w:id="1380" w:author="PR Preview" w:date="2024-01-01T00:00:00Z">
        <w:r>
          <w:t xml:space="preserve">If your R package has failing tests detected by</w:t>
        </w:r>
      </w:ins>
      <w:ins w:id="1380" w:author="PR Preview" w:date="2024-01-01T00:00:00Z">
        <w:r>
          <w:t xml:space="preserve"> </w:t>
        </w:r>
      </w:ins>
      <w:ins w:id="1380" w:author="PR Preview" w:date="2024-01-01T00:00:00Z">
        <w:r>
          <w:rPr>
            <w:rStyle w:val="VerbatimChar"/>
          </w:rPr>
          <w:t xml:space="preserve">usethis::use_github_action("check-standard")</w:t>
        </w:r>
      </w:ins>
      <w:ins w:id="1380" w:author="PR Preview" w:date="2024-01-01T00:00:00Z">
        <w:r>
          <w:t xml:space="preserve">,</w:t>
        </w:r>
      </w:ins>
      <w:ins w:id="1380" w:author="PR Preview" w:date="2024-01-01T00:00:00Z">
        <w:r>
          <w:t xml:space="preserve"> </w:t>
        </w:r>
      </w:ins>
      <w:ins w:id="1380" w:author="PR Preview" w:date="2024-01-01T00:00:00Z">
        <w:r>
          <w:t xml:space="preserve">you want Copilot to fix the test failures in your R code,</w:t>
        </w:r>
      </w:ins>
      <w:ins w:id="1380" w:author="PR Preview" w:date="2024-01-01T00:00:00Z">
        <w:r>
          <w:t xml:space="preserve"> </w:t>
        </w:r>
      </w:ins>
      <w:ins w:id="1380" w:author="PR Preview" w:date="2024-01-01T00:00:00Z">
        <w:r>
          <w:t xml:space="preserve">not modify the workflow YAML file.</w:t>
        </w:r>
      </w:ins>
    </w:p>
    <w:p>
      <w:pPr>
        <w:pStyle w:val="BodyText"/>
      </w:pPr>
      <w:ins w:id="1381" w:author="PR Preview" w:date="2024-01-01T00:00:00Z">
        <w:r>
          <w:rPr>
            <w:b/>
            <w:bCs/>
          </w:rPr>
          <w:t xml:space="preserve">Why this matters:</w:t>
        </w:r>
      </w:ins>
      <w:ins w:id="1381" w:author="PR Preview" w:date="2024-01-01T00:00:00Z">
        <w:r>
          <w:t xml:space="preserve"> </w:t>
        </w:r>
      </w:ins>
      <w:ins w:id="1381" w:author="PR Preview" w:date="2024-01-01T00:00:00Z">
        <w:r>
          <w:t xml:space="preserve">These prompts make it clear that you want code changes,</w:t>
        </w:r>
      </w:ins>
      <w:ins w:id="1381" w:author="PR Preview" w:date="2024-01-01T00:00:00Z">
        <w:r>
          <w:t xml:space="preserve"> </w:t>
        </w:r>
      </w:ins>
      <w:ins w:id="1381" w:author="PR Preview" w:date="2024-01-01T00:00:00Z">
        <w:r>
          <w:t xml:space="preserve">not workflow changes.</w:t>
        </w:r>
      </w:ins>
      <w:ins w:id="1381" w:author="PR Preview" w:date="2024-01-01T00:00:00Z">
        <w:r>
          <w:t xml:space="preserve"> </w:t>
        </w:r>
      </w:ins>
      <w:ins w:id="1381" w:author="PR Preview" w:date="2024-01-01T00:00:00Z">
        <w:r>
          <w:t xml:space="preserve">This helps prevent the agent from unnecessarily modifying</w:t>
        </w:r>
      </w:ins>
      <w:ins w:id="1381" w:author="PR Preview" w:date="2024-01-01T00:00:00Z">
        <w:r>
          <w:t xml:space="preserve"> </w:t>
        </w:r>
      </w:ins>
      <w:ins w:id="1381" w:author="PR Preview" w:date="2024-01-01T00:00:00Z">
        <w:r>
          <w:t xml:space="preserve">your carefully-configured CI/CD pipeline.</w:t>
        </w:r>
      </w:ins>
    </w:p>
    <w:bookmarkEnd w:id="425"/>
    <w:bookmarkStart w:id="429" w:name="X609a80533191ba40baf6d2372d9b8d862b0620d"/>
    <w:p>
      <w:pPr>
        <w:pStyle w:val="Heading4"/>
      </w:pPr>
      <w:ins w:id="1382" w:author="PR Preview" w:date="2024-01-01T00:00:00Z">
        <w:r>
          <w:t xml:space="preserve">17.4.4.2 Scenario 2: Issues with Workflow Files Themselves</w:t>
        </w:r>
      </w:ins>
    </w:p>
    <w:p>
      <w:pPr>
        <w:pStyle w:val="FirstParagraph"/>
      </w:pPr>
      <w:ins w:id="1383" w:author="PR Preview" w:date="2024-01-01T00:00:00Z">
        <w:r>
          <w:rPr>
            <w:b/>
            <w:bCs/>
          </w:rPr>
          <w:t xml:space="preserve">When to use:</w:t>
        </w:r>
      </w:ins>
      <w:ins w:id="1383" w:author="PR Preview" w:date="2024-01-01T00:00:00Z">
        <w:r>
          <w:t xml:space="preserve"> </w:t>
        </w:r>
      </w:ins>
      <w:ins w:id="1383" w:author="PR Preview" w:date="2024-01-01T00:00:00Z">
        <w:r>
          <w:t xml:space="preserve">The workflow configuration itself has problems</w:t>
        </w:r>
      </w:ins>
      <w:ins w:id="1383" w:author="PR Preview" w:date="2024-01-01T00:00:00Z">
        <w:r>
          <w:t xml:space="preserve"> </w:t>
        </w:r>
      </w:ins>
      <w:ins w:id="1383" w:author="PR Preview" w:date="2024-01-01T00:00:00Z">
        <w:r>
          <w:t xml:space="preserve">(e.g., syntax errors in YAML, incorrect job definitions, outdated actions).</w:t>
        </w:r>
      </w:ins>
    </w:p>
    <w:p>
      <w:pPr>
        <w:pStyle w:val="BodyText"/>
      </w:pPr>
      <w:ins w:id="1384" w:author="PR Preview" w:date="2024-01-01T00:00:00Z">
        <w:r>
          <w:rPr>
            <w:b/>
            <w:bCs/>
          </w:rPr>
          <w:t xml:space="preserve">What you want:</w:t>
        </w:r>
      </w:ins>
      <w:ins w:id="1384" w:author="PR Preview" w:date="2024-01-01T00:00:00Z">
        <w:r>
          <w:t xml:space="preserve"> </w:t>
        </w:r>
      </w:ins>
      <w:ins w:id="1384" w:author="PR Preview" w:date="2024-01-01T00:00:00Z">
        <w:r>
          <w:t xml:space="preserve">Fix the workflow files,</w:t>
        </w:r>
      </w:ins>
      <w:ins w:id="1384" w:author="PR Preview" w:date="2024-01-01T00:00:00Z">
        <w:r>
          <w:t xml:space="preserve"> </w:t>
        </w:r>
      </w:ins>
      <w:ins w:id="1384" w:author="PR Preview" w:date="2024-01-01T00:00:00Z">
        <w:r>
          <w:t xml:space="preserve">but with extreme caution due to security implications.</w:t>
        </w:r>
      </w:ins>
    </w:p>
    <w:p>
      <w:pPr>
        <w:pStyle w:val="BodyText"/>
      </w:pPr>
      <w:ins w:id="1385" w:author="PR Preview" w:date="2024-01-01T00:00:00Z">
        <w:r>
          <w:rPr>
            <w:b/>
            <w:bCs/>
          </w:rPr>
          <w:t xml:space="preserve">Recommended prompts:</w:t>
        </w:r>
      </w:ins>
    </w:p>
    <w:p>
      <w:pPr>
        <w:pStyle w:val="Compact"/>
        <w:numPr>
          <w:ilvl w:val="0"/>
          <w:numId w:val="1136"/>
        </w:numPr>
      </w:pPr>
      <w:ins w:id="1386" w:author="PR Preview" w:date="2024-01-01T00:00:00Z">
        <w:r>
          <w:t xml:space="preserve">“fix the syntax error in the GitHub Actions workflow file at line X”</w:t>
        </w:r>
      </w:ins>
    </w:p>
    <w:p>
      <w:pPr>
        <w:pStyle w:val="Compact"/>
        <w:numPr>
          <w:ilvl w:val="0"/>
          <w:numId w:val="1136"/>
        </w:numPr>
      </w:pPr>
      <w:ins w:id="1387" w:author="PR Preview" w:date="2024-01-01T00:00:00Z">
        <w:r>
          <w:t xml:space="preserve">“update the workflow to use the latest version of action Y”</w:t>
        </w:r>
      </w:ins>
    </w:p>
    <w:p>
      <w:pPr>
        <w:pStyle w:val="Compact"/>
        <w:numPr>
          <w:ilvl w:val="0"/>
          <w:numId w:val="1136"/>
        </w:numPr>
      </w:pPr>
      <w:ins w:id="1388" w:author="PR Preview" w:date="2024-01-01T00:00:00Z">
        <w:r>
          <w:t xml:space="preserve">“correct the job configuration in .github/workflows/check-standard.yaml”</w:t>
        </w:r>
      </w:ins>
    </w:p>
    <w:p>
      <w:pPr>
        <w:pStyle w:val="FirstParagraph"/>
      </w:pPr>
      <w:ins w:id="1389" w:author="PR Preview" w:date="2024-01-01T00:00:00Z">
        <w:r>
          <w:rPr>
            <w:b/>
            <w:bCs/>
          </w:rPr>
          <w:t xml:space="preserve">Important considerations:</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warning.png" id="428"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37"/>
              </w:numPr>
            </w:pPr>
            <w:r>
              <w:rPr>
                <w:b/>
                <w:bCs/>
              </w:rPr>
              <w:t xml:space="preserve">Review every line</w:t>
            </w:r>
            <w:r>
              <w:t xml:space="preserve"> </w:t>
            </w:r>
            <w:r>
              <w:t xml:space="preserve">of the proposed changes</w:t>
            </w:r>
          </w:p>
          <w:p>
            <w:pPr>
              <w:pStyle w:val="Compact"/>
              <w:numPr>
                <w:ilvl w:val="0"/>
                <w:numId w:val="1137"/>
              </w:numPr>
            </w:pPr>
            <w:r>
              <w:rPr>
                <w:b/>
                <w:bCs/>
              </w:rPr>
              <w:t xml:space="preserve">Verify</w:t>
            </w:r>
            <w:r>
              <w:t xml:space="preserve"> </w:t>
            </w:r>
            <w:r>
              <w:t xml:space="preserve">the changes only address the specific issue</w:t>
            </w:r>
          </w:p>
          <w:p>
            <w:pPr>
              <w:pStyle w:val="Compact"/>
              <w:numPr>
                <w:ilvl w:val="0"/>
                <w:numId w:val="1137"/>
              </w:numPr>
            </w:pPr>
            <w:r>
              <w:rPr>
                <w:b/>
                <w:bCs/>
              </w:rPr>
              <w:t xml:space="preserve">Check</w:t>
            </w:r>
            <w:r>
              <w:t xml:space="preserve"> </w:t>
            </w:r>
            <w:r>
              <w:t xml:space="preserve">that no new secret access or command execution has been added</w:t>
            </w:r>
          </w:p>
          <w:p>
            <w:pPr>
              <w:pStyle w:val="Compact"/>
              <w:numPr>
                <w:ilvl w:val="0"/>
                <w:numId w:val="113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ins w:id="1390" w:author="PR Preview" w:date="2024-01-01T00:00:00Z">
        <w:r>
          <w:rPr>
            <w:b/>
            <w:bCs/>
          </w:rPr>
          <w:t xml:space="preserve">When to do it yourself:</w:t>
        </w:r>
      </w:ins>
      <w:ins w:id="1390" w:author="PR Preview" w:date="2024-01-01T00:00:00Z">
        <w:r>
          <w:t xml:space="preserve"> </w:t>
        </w:r>
      </w:ins>
      <w:ins w:id="1390" w:author="PR Preview" w:date="2024-01-01T00:00:00Z">
        <w:r>
          <w:t xml:space="preserve">Workflow syntax errors and configuration issues</w:t>
        </w:r>
      </w:ins>
      <w:ins w:id="1390" w:author="PR Preview" w:date="2024-01-01T00:00:00Z">
        <w:r>
          <w:t xml:space="preserve"> </w:t>
        </w:r>
      </w:ins>
      <w:ins w:id="1390" w:author="PR Preview" w:date="2024-01-01T00:00:00Z">
        <w:r>
          <w:t xml:space="preserve">are often faster to fix manually than with Copilot,</w:t>
        </w:r>
      </w:ins>
      <w:ins w:id="1390" w:author="PR Preview" w:date="2024-01-01T00:00:00Z">
        <w:r>
          <w:t xml:space="preserve"> </w:t>
        </w:r>
      </w:ins>
      <w:ins w:id="1390" w:author="PR Preview" w:date="2024-01-01T00:00:00Z">
        <w:r>
          <w:t xml:space="preserve">especially if you’re familiar with GitHub Actions.</w:t>
        </w:r>
      </w:ins>
      <w:ins w:id="1390" w:author="PR Preview" w:date="2024-01-01T00:00:00Z">
        <w:r>
          <w:t xml:space="preserve"> </w:t>
        </w:r>
      </w:ins>
      <w:ins w:id="1390" w:author="PR Preview" w:date="2024-01-01T00:00:00Z">
        <w:r>
          <w:t xml:space="preserve">See</w:t>
        </w:r>
      </w:ins>
      <w:ins w:id="1390" w:author="PR Preview" w:date="2024-01-01T00:00:00Z">
        <w:r>
          <w:t xml:space="preserve"> </w:t>
        </w:r>
      </w:ins>
      <w:hyperlink w:anchor="sec-ai-when-to-use">
        <w:r>
          <w:rPr>
            <w:rStyle w:val="Hyperlink"/>
          </w:rPr>
          <w:t xml:space="preserve">Section 17.4.9</w:t>
        </w:r>
      </w:hyperlink>
      <w:ins w:id="1390" w:author="PR Preview" w:date="2024-01-01T00:00:00Z">
        <w:r>
          <w:t xml:space="preserve"> </w:t>
        </w:r>
      </w:ins>
      <w:ins w:id="1390" w:author="PR Preview" w:date="2024-01-01T00:00:00Z">
        <w:r>
          <w:t xml:space="preserve">for more guidance.</w:t>
        </w:r>
      </w:ins>
    </w:p>
    <w:bookmarkEnd w:id="429"/>
    <w:bookmarkStart w:id="430" w:name="X73d86ac2fd20fdb79b2a5c7f2662f883788810e"/>
    <w:p>
      <w:pPr>
        <w:pStyle w:val="Heading4"/>
      </w:pPr>
      <w:ins w:id="1391" w:author="PR Preview" w:date="2024-01-01T00:00:00Z">
        <w:r>
          <w:t xml:space="preserve">17.4.4.3 Scenario 3: Uncertain Which Scenario Applies</w:t>
        </w:r>
      </w:ins>
    </w:p>
    <w:p>
      <w:pPr>
        <w:pStyle w:val="FirstParagraph"/>
      </w:pPr>
      <w:ins w:id="1392" w:author="PR Preview" w:date="2024-01-01T00:00:00Z">
        <w:r>
          <w:rPr>
            <w:b/>
            <w:bCs/>
          </w:rPr>
          <w:t xml:space="preserve">When to use:</w:t>
        </w:r>
      </w:ins>
      <w:ins w:id="1392" w:author="PR Preview" w:date="2024-01-01T00:00:00Z">
        <w:r>
          <w:t xml:space="preserve"> </w:t>
        </w:r>
      </w:ins>
      <w:ins w:id="1392" w:author="PR Preview" w:date="2024-01-01T00:00:00Z">
        <w:r>
          <w:t xml:space="preserve">You’re not sure whether the failure is due to code issues</w:t>
        </w:r>
      </w:ins>
      <w:ins w:id="1392" w:author="PR Preview" w:date="2024-01-01T00:00:00Z">
        <w:r>
          <w:t xml:space="preserve"> </w:t>
        </w:r>
      </w:ins>
      <w:ins w:id="1392" w:author="PR Preview" w:date="2024-01-01T00:00:00Z">
        <w:r>
          <w:t xml:space="preserve">or workflow configuration problems.</w:t>
        </w:r>
      </w:ins>
    </w:p>
    <w:p>
      <w:pPr>
        <w:pStyle w:val="BodyText"/>
      </w:pPr>
      <w:ins w:id="1393" w:author="PR Preview" w:date="2024-01-01T00:00:00Z">
        <w:r>
          <w:rPr>
            <w:b/>
            <w:bCs/>
          </w:rPr>
          <w:t xml:space="preserve">Recommended approach:</w:t>
        </w:r>
      </w:ins>
    </w:p>
    <w:p>
      <w:pPr>
        <w:pStyle w:val="Compact"/>
        <w:numPr>
          <w:ilvl w:val="0"/>
          <w:numId w:val="1138"/>
        </w:numPr>
      </w:pPr>
      <w:ins w:id="1394" w:author="PR Preview" w:date="2024-01-01T00:00:00Z">
        <w:r>
          <w:rPr>
            <w:b/>
            <w:bCs/>
          </w:rPr>
          <w:t xml:space="preserve">First, examine the workflow logs</w:t>
        </w:r>
      </w:ins>
      <w:ins w:id="1394" w:author="PR Preview" w:date="2024-01-01T00:00:00Z">
        <w:r>
          <w:t xml:space="preserve">:</w:t>
        </w:r>
      </w:ins>
    </w:p>
    <w:p>
      <w:pPr>
        <w:pStyle w:val="Compact"/>
        <w:numPr>
          <w:ilvl w:val="1"/>
          <w:numId w:val="1139"/>
        </w:numPr>
      </w:pPr>
      <w:ins w:id="1395" w:author="PR Preview" w:date="2024-01-01T00:00:00Z">
        <w:r>
          <w:t xml:space="preserve">Look at the error messages in the GitHub Actions tab</w:t>
        </w:r>
      </w:ins>
    </w:p>
    <w:p>
      <w:pPr>
        <w:pStyle w:val="Compact"/>
        <w:numPr>
          <w:ilvl w:val="1"/>
          <w:numId w:val="1139"/>
        </w:numPr>
      </w:pPr>
      <w:ins w:id="1396" w:author="PR Preview" w:date="2024-01-01T00:00:00Z">
        <w:r>
          <w:t xml:space="preserve">Identify whether the error is in your code or the workflow itself</w:t>
        </w:r>
      </w:ins>
    </w:p>
    <w:p>
      <w:pPr>
        <w:pStyle w:val="Compact"/>
        <w:numPr>
          <w:ilvl w:val="1"/>
          <w:numId w:val="1139"/>
        </w:numPr>
      </w:pPr>
      <w:ins w:id="1397" w:author="PR Preview" w:date="2024-01-01T00:00:00Z">
        <w:r>
          <w:t xml:space="preserve">Common code issues: test failures, linting errors, compilation errors</w:t>
        </w:r>
      </w:ins>
    </w:p>
    <w:p>
      <w:pPr>
        <w:pStyle w:val="Compact"/>
        <w:numPr>
          <w:ilvl w:val="1"/>
          <w:numId w:val="1139"/>
        </w:numPr>
      </w:pPr>
      <w:ins w:id="1398" w:author="PR Preview" w:date="2024-01-01T00:00:00Z">
        <w:r>
          <w:t xml:space="preserve">Common workflow issues: YAML syntax errors, missing actions, permission errors</w:t>
        </w:r>
      </w:ins>
    </w:p>
    <w:p>
      <w:pPr>
        <w:pStyle w:val="Compact"/>
        <w:numPr>
          <w:ilvl w:val="0"/>
          <w:numId w:val="1138"/>
        </w:numPr>
      </w:pPr>
      <w:ins w:id="1399" w:author="PR Preview" w:date="2024-01-01T00:00:00Z">
        <w:r>
          <w:rPr>
            <w:b/>
            <w:bCs/>
          </w:rPr>
          <w:t xml:space="preserve">Use a diagnostic prompt</w:t>
        </w:r>
      </w:ins>
      <w:ins w:id="1399" w:author="PR Preview" w:date="2024-01-01T00:00:00Z">
        <w:r>
          <w:t xml:space="preserve">:</w:t>
        </w:r>
      </w:ins>
    </w:p>
    <w:p>
      <w:pPr>
        <w:pStyle w:val="Compact"/>
        <w:numPr>
          <w:ilvl w:val="1"/>
          <w:numId w:val="1140"/>
        </w:numPr>
      </w:pPr>
      <w:ins w:id="1400" w:author="PR Preview" w:date="2024-01-01T00:00:00Z">
        <w:r>
          <w:t xml:space="preserve">“examine the failing workflow logs and identify whether the issue is in the code or the workflow configuration”</w:t>
        </w:r>
      </w:ins>
    </w:p>
    <w:p>
      <w:pPr>
        <w:pStyle w:val="Compact"/>
        <w:numPr>
          <w:ilvl w:val="1"/>
          <w:numId w:val="1140"/>
        </w:numPr>
      </w:pPr>
      <w:ins w:id="1401" w:author="PR Preview" w:date="2024-01-01T00:00:00Z">
        <w:r>
          <w:t xml:space="preserve">“diagnose the root cause of the workflow failure”</w:t>
        </w:r>
      </w:ins>
    </w:p>
    <w:p>
      <w:pPr>
        <w:pStyle w:val="Compact"/>
        <w:numPr>
          <w:ilvl w:val="0"/>
          <w:numId w:val="1138"/>
        </w:numPr>
      </w:pPr>
      <w:ins w:id="1402" w:author="PR Preview" w:date="2024-01-01T00:00:00Z">
        <w:r>
          <w:rPr>
            <w:b/>
            <w:bCs/>
          </w:rPr>
          <w:t xml:space="preserve">Then use the appropriate scenario above</w:t>
        </w:r>
      </w:ins>
      <w:ins w:id="1402" w:author="PR Preview" w:date="2024-01-01T00:00:00Z">
        <w:r>
          <w:t xml:space="preserve">:</w:t>
        </w:r>
      </w:ins>
      <w:ins w:id="1402" w:author="PR Preview" w:date="2024-01-01T00:00:00Z">
        <w:r>
          <w:t xml:space="preserve"> </w:t>
        </w:r>
      </w:ins>
      <w:ins w:id="1402" w:author="PR Preview" w:date="2024-01-01T00:00:00Z">
        <w:r>
          <w:t xml:space="preserve">Once you understand the issue,</w:t>
        </w:r>
      </w:ins>
      <w:ins w:id="1402" w:author="PR Preview" w:date="2024-01-01T00:00:00Z">
        <w:r>
          <w:t xml:space="preserve"> </w:t>
        </w:r>
      </w:ins>
      <w:ins w:id="1402" w:author="PR Preview" w:date="2024-01-01T00:00:00Z">
        <w:r>
          <w:t xml:space="preserve">use the specific prompts from Scenario 1 or 2.</w:t>
        </w:r>
      </w:ins>
    </w:p>
    <w:p>
      <w:pPr>
        <w:pStyle w:val="FirstParagraph"/>
      </w:pPr>
      <w:ins w:id="1403" w:author="PR Preview" w:date="2024-01-01T00:00:00Z">
        <w:r>
          <w:rPr>
            <w:b/>
            <w:bCs/>
          </w:rPr>
          <w:t xml:space="preserve">Example workflow:</w:t>
        </w:r>
      </w:ins>
    </w:p>
    <w:p>
      <w:pPr>
        <w:pStyle w:val="SourceCode"/>
      </w:pPr>
      <w:ins w:id="1404" w:author="PR Preview" w:date="2024-01-01T00:00:00Z">
        <w:r>
          <w:rPr>
            <w:rStyle w:val="VerbatimChar"/>
          </w:rPr>
          <w:t xml:space="preserve">1. Prompt: "examine the failing workflow logs and identify the issue"</w:t>
        </w:r>
      </w:ins>
      <w:ins w:id="1404" w:author="PR Preview" w:date="2024-01-01T00:00:00Z">
        <w:r>
          <w:br/>
        </w:r>
      </w:ins>
      <w:ins w:id="1404" w:author="PR Preview" w:date="2024-01-01T00:00:00Z">
        <w:r>
          <w:rPr>
            <w:rStyle w:val="VerbatimChar"/>
          </w:rPr>
          <w:t xml:space="preserve">2. Copilot responds: "The workflow is failing because of linting errors</w:t>
        </w:r>
      </w:ins>
      <w:ins w:id="1404" w:author="PR Preview" w:date="2024-01-01T00:00:00Z">
        <w:r>
          <w:br/>
        </w:r>
      </w:ins>
      <w:ins w:id="1404" w:author="PR Preview" w:date="2024-01-01T00:00:00Z">
        <w:r>
          <w:rPr>
            <w:rStyle w:val="VerbatimChar"/>
          </w:rPr>
          <w:t xml:space="preserve">   in src/analysis.R"</w:t>
        </w:r>
      </w:ins>
      <w:ins w:id="1404" w:author="PR Preview" w:date="2024-01-01T00:00:00Z">
        <w:r>
          <w:br/>
        </w:r>
      </w:ins>
      <w:ins w:id="1404" w:author="PR Preview" w:date="2024-01-01T00:00:00Z">
        <w:r>
          <w:rPr>
            <w:rStyle w:val="VerbatimChar"/>
          </w:rPr>
          <w:t xml:space="preserve">3. Prompt: "fix the linting errors in src/analysis.R"</w:t>
        </w:r>
      </w:ins>
    </w:p>
    <w:bookmarkEnd w:id="430"/>
    <w:bookmarkStart w:id="432" w:name="additional-resources-1"/>
    <w:p>
      <w:pPr>
        <w:pStyle w:val="Heading4"/>
      </w:pPr>
      <w:ins w:id="1405" w:author="PR Preview" w:date="2024-01-01T00:00:00Z">
        <w:r>
          <w:t xml:space="preserve">17.4.4.4 Additional Resources</w:t>
        </w:r>
      </w:ins>
    </w:p>
    <w:p>
      <w:pPr>
        <w:pStyle w:val="Compact"/>
        <w:numPr>
          <w:ilvl w:val="0"/>
          <w:numId w:val="1141"/>
        </w:numPr>
      </w:pPr>
      <w:ins w:id="1406" w:author="PR Preview" w:date="2024-01-01T00:00:00Z">
        <w:r>
          <w:t xml:space="preserve">See</w:t>
        </w:r>
      </w:ins>
      <w:ins w:id="1406" w:author="PR Preview" w:date="2024-01-01T00:00:00Z">
        <w:r>
          <w:t xml:space="preserve"> </w:t>
        </w:r>
      </w:ins>
      <w:hyperlink w:anchor="sec-r-ci">
        <w:r>
          <w:rPr>
            <w:rStyle w:val="Hyperlink"/>
          </w:rPr>
          <w:t xml:space="preserve">Section 6.7</w:t>
        </w:r>
      </w:hyperlink>
      <w:ins w:id="1406" w:author="PR Preview" w:date="2024-01-01T00:00:00Z">
        <w:r>
          <w:t xml:space="preserve"> </w:t>
        </w:r>
      </w:ins>
      <w:ins w:id="1406" w:author="PR Preview" w:date="2024-01-01T00:00:00Z">
        <w:r>
          <w:t xml:space="preserve">for setting up GitHub Actions workflows</w:t>
        </w:r>
      </w:ins>
    </w:p>
    <w:p>
      <w:pPr>
        <w:pStyle w:val="Compact"/>
        <w:numPr>
          <w:ilvl w:val="0"/>
          <w:numId w:val="1141"/>
        </w:numPr>
      </w:pPr>
      <w:ins w:id="1407" w:author="PR Preview" w:date="2024-01-01T00:00:00Z">
        <w:r>
          <w:t xml:space="preserve">See</w:t>
        </w:r>
      </w:ins>
      <w:ins w:id="1407" w:author="PR Preview" w:date="2024-01-01T00:00:00Z">
        <w:r>
          <w:t xml:space="preserve"> </w:t>
        </w:r>
      </w:ins>
      <w:hyperlink w:anchor="sec-ai-best-practices">
        <w:r>
          <w:rPr>
            <w:rStyle w:val="Hyperlink"/>
          </w:rPr>
          <w:t xml:space="preserve">Section 17.4.6</w:t>
        </w:r>
      </w:hyperlink>
      <w:ins w:id="1407" w:author="PR Preview" w:date="2024-01-01T00:00:00Z">
        <w:r>
          <w:t xml:space="preserve"> </w:t>
        </w:r>
      </w:ins>
      <w:ins w:id="1407" w:author="PR Preview" w:date="2024-01-01T00:00:00Z">
        <w:r>
          <w:t xml:space="preserve">and</w:t>
        </w:r>
      </w:ins>
      <w:ins w:id="1407" w:author="PR Preview" w:date="2024-01-01T00:00:00Z">
        <w:r>
          <w:t xml:space="preserve"> </w:t>
        </w:r>
      </w:ins>
      <w:hyperlink w:anchor="sec-ai-benefits-hazards">
        <w:r>
          <w:rPr>
            <w:rStyle w:val="Hyperlink"/>
          </w:rPr>
          <w:t xml:space="preserve">Section 17.4.5</w:t>
        </w:r>
      </w:hyperlink>
      <w:ins w:id="1407" w:author="PR Preview" w:date="2024-01-01T00:00:00Z">
        <w:r>
          <w:t xml:space="preserve"> </w:t>
        </w:r>
      </w:ins>
      <w:ins w:id="1407" w:author="PR Preview" w:date="2024-01-01T00:00:00Z">
        <w:r>
          <w:t xml:space="preserve">for security considerations with workflow files</w:t>
        </w:r>
      </w:ins>
    </w:p>
    <w:p>
      <w:pPr>
        <w:pStyle w:val="Compact"/>
        <w:numPr>
          <w:ilvl w:val="0"/>
          <w:numId w:val="1141"/>
        </w:numPr>
      </w:pPr>
      <w:ins w:id="1408" w:author="PR Preview" w:date="2024-01-01T00:00:00Z">
        <w:r>
          <w:t xml:space="preserve">See</w:t>
        </w:r>
      </w:ins>
      <w:ins w:id="1408" w:author="PR Preview" w:date="2024-01-01T00:00:00Z">
        <w:r>
          <w:t xml:space="preserve"> </w:t>
        </w:r>
      </w:ins>
      <w:hyperlink w:anchor="sec-ai-when-to-use">
        <w:r>
          <w:rPr>
            <w:rStyle w:val="Hyperlink"/>
          </w:rPr>
          <w:t xml:space="preserve">Section 17.4.9</w:t>
        </w:r>
      </w:hyperlink>
      <w:ins w:id="1408" w:author="PR Preview" w:date="2024-01-01T00:00:00Z">
        <w:r>
          <w:t xml:space="preserve"> </w:t>
        </w:r>
      </w:ins>
      <w:ins w:id="1408" w:author="PR Preview" w:date="2024-01-01T00:00:00Z">
        <w:r>
          <w:t xml:space="preserve">for guidance on when to use Copilot vs. fixing issues yourself</w:t>
        </w:r>
      </w:ins>
    </w:p>
    <w:p>
      <w:pPr>
        <w:pStyle w:val="Compact"/>
        <w:numPr>
          <w:ilvl w:val="0"/>
          <w:numId w:val="1141"/>
        </w:numPr>
      </w:pPr>
      <w:ins w:id="1409" w:author="PR Preview" w:date="2024-01-01T00:00:00Z">
        <w:r>
          <w:t xml:space="preserve">See the</w:t>
        </w:r>
      </w:ins>
      <w:ins w:id="1409" w:author="PR Preview" w:date="2024-01-01T00:00:00Z">
        <w:r>
          <w:t xml:space="preserve"> </w:t>
        </w:r>
      </w:ins>
      <w:hyperlink r:id="rId431">
        <w:r>
          <w:rPr>
            <w:rStyle w:val="Hyperlink"/>
          </w:rPr>
          <w:t xml:space="preserve">GitHub Actions documentation</w:t>
        </w:r>
      </w:hyperlink>
      <w:ins w:id="1409" w:author="PR Preview" w:date="2024-01-01T00:00:00Z">
        <w:r>
          <w:t xml:space="preserve"> </w:t>
        </w:r>
      </w:ins>
      <w:ins w:id="1409" w:author="PR Preview" w:date="2024-01-01T00:00:00Z">
        <w:r>
          <w:t xml:space="preserve">for workflow syntax and troubleshooting</w:t>
        </w:r>
      </w:ins>
    </w:p>
    <w:bookmarkEnd w:id="432"/>
    <w:bookmarkEnd w:id="433"/>
    <w:bookmarkStart w:id="439" w:name="sec-ai-benefits-hazards"/>
    <w:p>
      <w:pPr>
        <w:pStyle w:val="Heading3"/>
      </w:pPr>
      <w:ins w:id="1410" w:author="PR Preview" w:date="2024-01-01T00:00:00Z">
        <w:r>
          <w:t xml:space="preserve">17.4.5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4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43"/>
        </w:numPr>
      </w:pPr>
      <w:r>
        <w:rPr>
          <w:b/>
          <w:bCs/>
        </w:rPr>
        <w:t xml:space="preserve">Subtle bugs</w:t>
      </w:r>
      <w:r>
        <w:t xml:space="preserve">:</w:t>
      </w:r>
      <w:r>
        <w:t xml:space="preserve"> </w:t>
      </w:r>
      <w:r>
        <w:t xml:space="preserve">AI-generated code may contain logic errors that are not immediately obvious</w:t>
      </w:r>
    </w:p>
    <w:p>
      <w:pPr>
        <w:numPr>
          <w:ilvl w:val="0"/>
          <w:numId w:val="114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4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4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4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4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38" w:name="further-readingviewing"/>
    <w:p>
      <w:pPr>
        <w:pStyle w:val="Heading4"/>
      </w:pPr>
      <w:ins w:id="1427" w:author="PR Preview" w:date="2024-01-01T00:00:00Z">
        <w:r>
          <w:t xml:space="preserve">17.4.5.1 Further reading/viewing</w:t>
        </w:r>
      </w:ins>
    </w:p>
    <w:p>
      <w:pPr>
        <w:pStyle w:val="Compact"/>
        <w:numPr>
          <w:ilvl w:val="0"/>
          <w:numId w:val="1144"/>
        </w:numPr>
      </w:pPr>
      <w:r>
        <w:rPr>
          <w:i/>
          <w:iCs/>
        </w:rPr>
        <w:t xml:space="preserve">I Robot</w:t>
      </w:r>
      <w:r>
        <w:t xml:space="preserve"> </w:t>
      </w:r>
      <w:r>
        <w:t xml:space="preserve">(Asimov 1950)</w:t>
      </w:r>
    </w:p>
    <w:p>
      <w:pPr>
        <w:pStyle w:val="Compact"/>
        <w:numPr>
          <w:ilvl w:val="0"/>
          <w:numId w:val="1144"/>
        </w:numPr>
      </w:pPr>
      <w:r>
        <w:rPr>
          <w:i/>
          <w:iCs/>
        </w:rPr>
        <w:t xml:space="preserve">Dune</w:t>
      </w:r>
      <w:r>
        <w:t xml:space="preserve"> </w:t>
      </w:r>
      <w:r>
        <w:t xml:space="preserve">(Herbert 1965)</w:t>
      </w:r>
    </w:p>
    <w:p>
      <w:pPr>
        <w:pStyle w:val="Compact"/>
        <w:numPr>
          <w:ilvl w:val="0"/>
          <w:numId w:val="1144"/>
        </w:numPr>
      </w:pPr>
      <w:r>
        <w:t xml:space="preserve">“2001: A Space Odyssey”</w:t>
      </w:r>
      <w:r>
        <w:t xml:space="preserve"> </w:t>
      </w:r>
      <w:r>
        <w:t xml:space="preserve">(1968)</w:t>
      </w:r>
    </w:p>
    <w:p>
      <w:pPr>
        <w:pStyle w:val="Compact"/>
        <w:numPr>
          <w:ilvl w:val="0"/>
          <w:numId w:val="1144"/>
        </w:numPr>
      </w:pPr>
      <w:r>
        <w:t xml:space="preserve">“Terminator 3: Rise of the Machines”</w:t>
      </w:r>
      <w:r>
        <w:t xml:space="preserve"> </w:t>
      </w:r>
      <w:r>
        <w:t xml:space="preserve">(2003)</w:t>
      </w:r>
    </w:p>
    <w:p>
      <w:pPr>
        <w:pStyle w:val="Compact"/>
        <w:numPr>
          <w:ilvl w:val="0"/>
          <w:numId w:val="1144"/>
        </w:numPr>
      </w:pPr>
      <w:r>
        <w:t xml:space="preserve">“The Matrix”</w:t>
      </w:r>
      <w:r>
        <w:t xml:space="preserve"> </w:t>
      </w:r>
      <w:r>
        <w:t xml:space="preserve">(1999)</w:t>
      </w:r>
    </w:p>
    <w:p>
      <w:pPr>
        <w:pStyle w:val="Compact"/>
        <w:numPr>
          <w:ilvl w:val="0"/>
          <w:numId w:val="1144"/>
        </w:numPr>
      </w:pPr>
      <w:r>
        <w:t xml:space="preserve">“Blade Runner”</w:t>
      </w:r>
      <w:r>
        <w:t xml:space="preserve"> </w:t>
      </w:r>
      <w:r>
        <w:t xml:space="preserve">(1982)</w:t>
      </w:r>
    </w:p>
    <w:p>
      <w:pPr>
        <w:pStyle w:val="Compact"/>
        <w:numPr>
          <w:ilvl w:val="0"/>
          <w:numId w:val="1144"/>
        </w:numPr>
      </w:pPr>
      <w:r>
        <w:t xml:space="preserve">“WarGames”</w:t>
      </w:r>
      <w:r>
        <w:t xml:space="preserve"> </w:t>
      </w:r>
      <w:r>
        <w:t xml:space="preserve">(1983)</w:t>
      </w:r>
    </w:p>
    <w:p>
      <w:pPr>
        <w:pStyle w:val="Compact"/>
        <w:numPr>
          <w:ilvl w:val="0"/>
          <w:numId w:val="114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44"/>
        </w:numPr>
      </w:pPr>
      <w:r>
        <w:rPr>
          <w:i/>
          <w:iCs/>
        </w:rPr>
        <w:t xml:space="preserve">Ender’s Game</w:t>
      </w:r>
      <w:r>
        <w:t xml:space="preserve"> </w:t>
      </w:r>
      <w:r>
        <w:t xml:space="preserve">(Card 1985)</w:t>
      </w:r>
    </w:p>
    <w:p>
      <w:pPr>
        <w:pStyle w:val="Compact"/>
        <w:numPr>
          <w:ilvl w:val="0"/>
          <w:numId w:val="114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35" name="Picture"/>
            <a:graphic>
              <a:graphicData uri="http://schemas.openxmlformats.org/drawingml/2006/picture">
                <pic:pic>
                  <pic:nvPicPr>
                    <pic:cNvPr descr="assets/images/matrix-agents.png" id="436" name="Picture"/>
                    <pic:cNvPicPr>
                      <a:picLocks noChangeArrowheads="1" noChangeAspect="1"/>
                    </pic:cNvPicPr>
                  </pic:nvPicPr>
                  <pic:blipFill>
                    <a:blip r:embed="rId43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37">
        <w:r>
          <w:rPr>
            <w:rStyle w:val="Hyperlink"/>
          </w:rPr>
          <w:t xml:space="preserve">Agents</w:t>
        </w:r>
      </w:hyperlink>
    </w:p>
    <w:bookmarkEnd w:id="438"/>
    <w:bookmarkEnd w:id="439"/>
    <w:bookmarkStart w:id="442" w:name="sec-ai-best-practices"/>
    <w:p>
      <w:pPr>
        <w:pStyle w:val="Heading3"/>
      </w:pPr>
      <w:ins w:id="1440" w:author="PR Preview" w:date="2024-01-01T00:00:00Z">
        <w:r>
          <w:t xml:space="preserve">17.4.6 Best Practices for Safe and Successful Use</w:t>
        </w:r>
      </w:ins>
    </w:p>
    <w:p>
      <w:pPr>
        <w:pStyle w:val="FirstParagraph"/>
      </w:pPr>
      <w:r>
        <w:t xml:space="preserve">To work with coding agents safely and successfully:</w:t>
      </w:r>
    </w:p>
    <w:p>
      <w:pPr>
        <w:numPr>
          <w:ilvl w:val="0"/>
          <w:numId w:val="114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4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4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4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4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4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4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4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warning.png" id="441"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46"/>
              </w:numPr>
            </w:pPr>
            <w:r>
              <w:t xml:space="preserve">Access secrets and credentials</w:t>
            </w:r>
          </w:p>
          <w:p>
            <w:pPr>
              <w:pStyle w:val="Compact"/>
              <w:numPr>
                <w:ilvl w:val="0"/>
                <w:numId w:val="1146"/>
              </w:numPr>
            </w:pPr>
            <w:r>
              <w:t xml:space="preserve">Deploy code to production</w:t>
            </w:r>
          </w:p>
          <w:p>
            <w:pPr>
              <w:pStyle w:val="Compact"/>
              <w:numPr>
                <w:ilvl w:val="0"/>
                <w:numId w:val="114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42"/>
    <w:bookmarkStart w:id="447" w:name="firewall-and-network-configuration"/>
    <w:p>
      <w:pPr>
        <w:pStyle w:val="Heading3"/>
      </w:pPr>
      <w:ins w:id="1452" w:author="PR Preview" w:date="2024-01-01T00:00:00Z">
        <w:r>
          <w:t xml:space="preserve">17.4.7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44" w:name="built-in-agent-firewall"/>
    <w:p>
      <w:pPr>
        <w:pStyle w:val="Heading4"/>
      </w:pPr>
      <w:ins w:id="1454" w:author="PR Preview" w:date="2024-01-01T00:00:00Z">
        <w:r>
          <w:t xml:space="preserve">17.4.7.1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47"/>
        </w:numPr>
      </w:pPr>
      <w:r>
        <w:t xml:space="preserve">Data exfiltration</w:t>
      </w:r>
    </w:p>
    <w:p>
      <w:pPr>
        <w:pStyle w:val="Compact"/>
        <w:numPr>
          <w:ilvl w:val="0"/>
          <w:numId w:val="1147"/>
        </w:numPr>
      </w:pPr>
      <w:r>
        <w:t xml:space="preserve">Accidental leaks of sensitive information</w:t>
      </w:r>
    </w:p>
    <w:p>
      <w:pPr>
        <w:pStyle w:val="Compact"/>
        <w:numPr>
          <w:ilvl w:val="0"/>
          <w:numId w:val="1147"/>
        </w:numPr>
      </w:pPr>
      <w:r>
        <w:t xml:space="preserve">Execution of malicious instructions</w:t>
      </w:r>
    </w:p>
    <w:p>
      <w:pPr>
        <w:pStyle w:val="FirstParagraph"/>
      </w:pPr>
      <w:r>
        <w:t xml:space="preserve">By default, the agent’s firewall allows access to:</w:t>
      </w:r>
    </w:p>
    <w:p>
      <w:pPr>
        <w:pStyle w:val="Compact"/>
        <w:numPr>
          <w:ilvl w:val="0"/>
          <w:numId w:val="1148"/>
        </w:numPr>
      </w:pPr>
      <w:r>
        <w:t xml:space="preserve">Common OS package repositories (Debian, Ubuntu, Red Hat, etc.)</w:t>
      </w:r>
    </w:p>
    <w:p>
      <w:pPr>
        <w:pStyle w:val="Compact"/>
        <w:numPr>
          <w:ilvl w:val="0"/>
          <w:numId w:val="1148"/>
        </w:numPr>
      </w:pPr>
      <w:r>
        <w:t xml:space="preserve">Popular container registries (Docker Hub, Azure Container Registry, AWS ECR, etc.)</w:t>
      </w:r>
    </w:p>
    <w:p>
      <w:pPr>
        <w:pStyle w:val="Compact"/>
        <w:numPr>
          <w:ilvl w:val="0"/>
          <w:numId w:val="1148"/>
        </w:numPr>
      </w:pPr>
      <w:r>
        <w:t xml:space="preserve">Language-specific package registries (npm, PyPI, Maven, RubyGems, etc.)</w:t>
      </w:r>
    </w:p>
    <w:p>
      <w:pPr>
        <w:pStyle w:val="Compact"/>
        <w:numPr>
          <w:ilvl w:val="0"/>
          <w:numId w:val="114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43">
        <w:r>
          <w:rPr>
            <w:rStyle w:val="Hyperlink"/>
          </w:rPr>
          <w:t xml:space="preserve">Copilot allowlist reference</w:t>
        </w:r>
      </w:hyperlink>
      <w:r>
        <w:t xml:space="preserve">.</w:t>
      </w:r>
    </w:p>
    <w:bookmarkEnd w:id="444"/>
    <w:bookmarkStart w:id="446" w:name="customizing-agent-firewall-settings"/>
    <w:p>
      <w:pPr>
        <w:pStyle w:val="Heading4"/>
      </w:pPr>
      <w:ins w:id="1465" w:author="PR Preview" w:date="2024-01-01T00:00:00Z">
        <w:r>
          <w:t xml:space="preserve">17.4.7.2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9"/>
        </w:numPr>
      </w:pPr>
      <w:r>
        <w:t xml:space="preserve">Add custom hosts to the allowlist (for internal dependencies or additional registries)</w:t>
      </w:r>
    </w:p>
    <w:p>
      <w:pPr>
        <w:pStyle w:val="Compact"/>
        <w:numPr>
          <w:ilvl w:val="0"/>
          <w:numId w:val="1149"/>
        </w:numPr>
      </w:pPr>
      <w:r>
        <w:t xml:space="preserve">Opt out of the default recommended allowlist for stricter security</w:t>
      </w:r>
    </w:p>
    <w:p>
      <w:pPr>
        <w:pStyle w:val="Compact"/>
        <w:numPr>
          <w:ilvl w:val="0"/>
          <w:numId w:val="114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45">
        <w:r>
          <w:rPr>
            <w:rStyle w:val="Hyperlink"/>
          </w:rPr>
          <w:t xml:space="preserve">Customizing or disabling the firewall for GitHub Copilot coding agent</w:t>
        </w:r>
      </w:hyperlink>
      <w:r>
        <w:t xml:space="preserve">.</w:t>
      </w:r>
    </w:p>
    <w:bookmarkEnd w:id="446"/>
    <w:bookmarkEnd w:id="447"/>
    <w:bookmarkStart w:id="458" w:name="configuring-the-agent-environment"/>
    <w:p>
      <w:pPr>
        <w:pStyle w:val="Heading3"/>
      </w:pPr>
      <w:ins w:id="1472" w:author="PR Preview" w:date="2024-01-01T00:00:00Z">
        <w:r>
          <w:t xml:space="preserve">17.4.8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48" w:name="why-configure-the-environment"/>
    <w:p>
      <w:pPr>
        <w:pStyle w:val="Heading4"/>
      </w:pPr>
      <w:ins w:id="1474" w:author="PR Preview" w:date="2024-01-01T00:00:00Z">
        <w:r>
          <w:t xml:space="preserve">17.4.8.1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0"/>
        </w:numPr>
      </w:pPr>
      <w:r>
        <w:t xml:space="preserve">Faster agent startup and execution</w:t>
      </w:r>
    </w:p>
    <w:p>
      <w:pPr>
        <w:pStyle w:val="Compact"/>
        <w:numPr>
          <w:ilvl w:val="0"/>
          <w:numId w:val="1150"/>
        </w:numPr>
      </w:pPr>
      <w:r>
        <w:t xml:space="preserve">More reliable builds and tests</w:t>
      </w:r>
    </w:p>
    <w:p>
      <w:pPr>
        <w:pStyle w:val="Compact"/>
        <w:numPr>
          <w:ilvl w:val="0"/>
          <w:numId w:val="1150"/>
        </w:numPr>
      </w:pPr>
      <w:r>
        <w:t xml:space="preserve">Access to private or authenticated dependencies</w:t>
      </w:r>
    </w:p>
    <w:p>
      <w:pPr>
        <w:pStyle w:val="Compact"/>
        <w:numPr>
          <w:ilvl w:val="0"/>
          <w:numId w:val="1150"/>
        </w:numPr>
      </w:pPr>
      <w:r>
        <w:t xml:space="preserve">Consistent development environment across all agent sessions</w:t>
      </w:r>
    </w:p>
    <w:bookmarkEnd w:id="448"/>
    <w:bookmarkStart w:id="449" w:name="file-location-and-structure"/>
    <w:p>
      <w:pPr>
        <w:pStyle w:val="Heading4"/>
      </w:pPr>
      <w:ins w:id="1480" w:author="PR Preview" w:date="2024-01-01T00:00:00Z">
        <w:r>
          <w:t xml:space="preserve">17.4.8.2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49"/>
    <w:bookmarkStart w:id="450" w:name="basic-configuration-example"/>
    <w:p>
      <w:pPr>
        <w:pStyle w:val="Heading4"/>
      </w:pPr>
      <w:ins w:id="1482" w:author="PR Preview" w:date="2024-01-01T00:00:00Z">
        <w:r>
          <w:t xml:space="preserve">17.4.8.3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50"/>
    <w:bookmarkStart w:id="451" w:name="configurable-options"/>
    <w:p>
      <w:pPr>
        <w:pStyle w:val="Heading4"/>
      </w:pPr>
      <w:ins w:id="1484" w:author="PR Preview" w:date="2024-01-01T00:00:00Z">
        <w:r>
          <w:t xml:space="preserve">17.4.8.4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1"/>
        </w:numPr>
      </w:pPr>
      <w:r>
        <w:rPr>
          <w:rStyle w:val="VerbatimChar"/>
        </w:rPr>
        <w:t xml:space="preserve">steps</w:t>
      </w:r>
      <w:r>
        <w:t xml:space="preserve">: Setup commands and actions to run</w:t>
      </w:r>
    </w:p>
    <w:p>
      <w:pPr>
        <w:pStyle w:val="Compact"/>
        <w:numPr>
          <w:ilvl w:val="0"/>
          <w:numId w:val="115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1"/>
        </w:numPr>
      </w:pPr>
      <w:r>
        <w:rPr>
          <w:rStyle w:val="VerbatimChar"/>
        </w:rPr>
        <w:t xml:space="preserve">runs-on</w:t>
      </w:r>
      <w:r>
        <w:t xml:space="preserve">: Runner type (Ubuntu x64 Linux only)</w:t>
      </w:r>
    </w:p>
    <w:p>
      <w:pPr>
        <w:pStyle w:val="Compact"/>
        <w:numPr>
          <w:ilvl w:val="0"/>
          <w:numId w:val="1151"/>
        </w:numPr>
      </w:pPr>
      <w:r>
        <w:rPr>
          <w:rStyle w:val="VerbatimChar"/>
        </w:rPr>
        <w:t xml:space="preserve">services</w:t>
      </w:r>
      <w:r>
        <w:t xml:space="preserve">: Database or service containers</w:t>
      </w:r>
    </w:p>
    <w:p>
      <w:pPr>
        <w:pStyle w:val="Compact"/>
        <w:numPr>
          <w:ilvl w:val="0"/>
          <w:numId w:val="1151"/>
        </w:numPr>
      </w:pPr>
      <w:r>
        <w:rPr>
          <w:rStyle w:val="VerbatimChar"/>
        </w:rPr>
        <w:t xml:space="preserve">snapshot</w:t>
      </w:r>
      <w:r>
        <w:t xml:space="preserve">: Save environment state</w:t>
      </w:r>
    </w:p>
    <w:p>
      <w:pPr>
        <w:pStyle w:val="Compact"/>
        <w:numPr>
          <w:ilvl w:val="0"/>
          <w:numId w:val="1151"/>
        </w:numPr>
      </w:pPr>
      <w:r>
        <w:rPr>
          <w:rStyle w:val="VerbatimChar"/>
        </w:rPr>
        <w:t xml:space="preserve">timeout-minutes</w:t>
      </w:r>
      <w:r>
        <w:t xml:space="preserve">: Maximum 59 minutes</w:t>
      </w:r>
    </w:p>
    <w:p>
      <w:pPr>
        <w:pStyle w:val="FirstParagraph"/>
      </w:pPr>
      <w:r>
        <w:t xml:space="preserve">All other workflow settings are ignored by Copilot.</w:t>
      </w:r>
    </w:p>
    <w:bookmarkEnd w:id="451"/>
    <w:bookmarkStart w:id="452" w:name="common-setup-tasks"/>
    <w:p>
      <w:pPr>
        <w:pStyle w:val="Heading4"/>
      </w:pPr>
      <w:ins w:id="1493" w:author="PR Preview" w:date="2024-01-01T00:00:00Z">
        <w:r>
          <w:t xml:space="preserve">17.4.8.5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52"/>
    <w:bookmarkStart w:id="453" w:name="environment-variables-and-secrets"/>
    <w:p>
      <w:pPr>
        <w:pStyle w:val="Heading4"/>
      </w:pPr>
      <w:ins w:id="1500" w:author="PR Preview" w:date="2024-01-01T00:00:00Z">
        <w:r>
          <w:t xml:space="preserve">17.4.8.6 Environment Variables and Secrets</w:t>
        </w:r>
      </w:ins>
    </w:p>
    <w:p>
      <w:pPr>
        <w:pStyle w:val="FirstParagraph"/>
      </w:pPr>
      <w:r>
        <w:t xml:space="preserve">To set environment variables for Copilot:</w:t>
      </w:r>
    </w:p>
    <w:p>
      <w:pPr>
        <w:pStyle w:val="Compact"/>
        <w:numPr>
          <w:ilvl w:val="0"/>
          <w:numId w:val="1152"/>
        </w:numPr>
      </w:pPr>
      <w:r>
        <w:t xml:space="preserve">Navigate to your repository’s</w:t>
      </w:r>
      <w:r>
        <w:t xml:space="preserve"> </w:t>
      </w:r>
      <w:r>
        <w:rPr>
          <w:b/>
          <w:bCs/>
        </w:rPr>
        <w:t xml:space="preserve">Settings</w:t>
      </w:r>
    </w:p>
    <w:p>
      <w:pPr>
        <w:pStyle w:val="Compact"/>
        <w:numPr>
          <w:ilvl w:val="0"/>
          <w:numId w:val="1152"/>
        </w:numPr>
      </w:pPr>
      <w:r>
        <w:t xml:space="preserve">Go to</w:t>
      </w:r>
      <w:r>
        <w:t xml:space="preserve"> </w:t>
      </w:r>
      <w:r>
        <w:rPr>
          <w:b/>
          <w:bCs/>
        </w:rPr>
        <w:t xml:space="preserve">Environments</w:t>
      </w:r>
    </w:p>
    <w:p>
      <w:pPr>
        <w:pStyle w:val="Compact"/>
        <w:numPr>
          <w:ilvl w:val="0"/>
          <w:numId w:val="115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2"/>
        </w:numPr>
      </w:pPr>
      <w:r>
        <w:t xml:space="preserve">Add environment variables or secrets as needed</w:t>
      </w:r>
    </w:p>
    <w:p>
      <w:pPr>
        <w:pStyle w:val="FirstParagraph"/>
      </w:pPr>
      <w:r>
        <w:t xml:space="preserve">Use secrets for sensitive values like API keys or passwords.</w:t>
      </w:r>
    </w:p>
    <w:bookmarkEnd w:id="453"/>
    <w:bookmarkStart w:id="454" w:name="testing-your-configuration"/>
    <w:p>
      <w:pPr>
        <w:pStyle w:val="Heading4"/>
      </w:pPr>
      <w:ins w:id="1507" w:author="PR Preview" w:date="2024-01-01T00:00:00Z">
        <w:r>
          <w:t xml:space="preserve">17.4.8.7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54"/>
    <w:bookmarkStart w:id="455" w:name="advanced-configuration"/>
    <w:p>
      <w:pPr>
        <w:pStyle w:val="Heading4"/>
      </w:pPr>
      <w:ins w:id="1510" w:author="PR Preview" w:date="2024-01-01T00:00:00Z">
        <w:r>
          <w:t xml:space="preserve">17.4.8.8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55"/>
    <w:bookmarkStart w:id="457" w:name="further-reading"/>
    <w:p>
      <w:pPr>
        <w:pStyle w:val="Heading4"/>
      </w:pPr>
      <w:ins w:id="1518" w:author="PR Preview" w:date="2024-01-01T00:00:00Z">
        <w:r>
          <w:t xml:space="preserve">17.4.8.9 Further Reading</w:t>
        </w:r>
      </w:ins>
    </w:p>
    <w:p>
      <w:pPr>
        <w:pStyle w:val="FirstParagraph"/>
      </w:pPr>
      <w:r>
        <w:t xml:space="preserve">For complete details,</w:t>
      </w:r>
      <w:r>
        <w:t xml:space="preserve"> </w:t>
      </w:r>
      <w:r>
        <w:t xml:space="preserve">see</w:t>
      </w:r>
      <w:r>
        <w:t xml:space="preserve"> </w:t>
      </w:r>
      <w:hyperlink r:id="rId456">
        <w:r>
          <w:rPr>
            <w:rStyle w:val="Hyperlink"/>
          </w:rPr>
          <w:t xml:space="preserve">Customizing the development environment for GitHub Copilot coding agent</w:t>
        </w:r>
      </w:hyperlink>
      <w:r>
        <w:t xml:space="preserve">.</w:t>
      </w:r>
    </w:p>
    <w:bookmarkEnd w:id="457"/>
    <w:bookmarkEnd w:id="458"/>
    <w:bookmarkStart w:id="462" w:name="sec-ai-when-to-use"/>
    <w:p>
      <w:pPr>
        <w:pStyle w:val="Heading3"/>
      </w:pPr>
      <w:ins w:id="1520" w:author="PR Preview" w:date="2024-01-01T00:00:00Z">
        <w:r>
          <w:t xml:space="preserve">17.4.9 When to use a coding agent</w:t>
        </w:r>
      </w:ins>
    </w:p>
    <w:p>
      <w:pPr>
        <w:pStyle w:val="FirstParagraph"/>
      </w:pPr>
      <w:r>
        <w:t xml:space="preserve">Coding agent sessions are currently</w:t>
      </w:r>
      <w:r>
        <w:rPr>
          <w:rStyle w:val="FootnoteReference"/>
        </w:rPr>
        <w:footnoteReference w:id="45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6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6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62"/>
    <w:bookmarkStart w:id="463" w:name="editing-with-.docx-files"/>
    <w:p>
      <w:pPr>
        <w:pStyle w:val="Heading3"/>
      </w:pPr>
      <w:ins w:id="1523" w:author="PR Preview" w:date="2024-01-01T00:00:00Z">
        <w:r>
          <w:t xml:space="preserve">17.4.10 Editing with</w:t>
        </w:r>
      </w:ins>
      <w:ins w:id="1523" w:author="PR Preview" w:date="2024-01-01T00:00:00Z">
        <w:r>
          <w:t xml:space="preserve"> </w:t>
        </w:r>
      </w:ins>
      <w:ins w:id="1523" w:author="PR Preview" w:date="2024-01-01T00:00:00Z">
        <w:r>
          <w:rPr>
            <w:rStyle w:val="VerbatimChar"/>
          </w:rPr>
          <w:t xml:space="preserve">.docx</w:t>
        </w:r>
      </w:ins>
      <w:ins w:id="1523" w:author="PR Preview" w:date="2024-01-01T00:00:00Z">
        <w:r>
          <w:t xml:space="preserve"> </w:t>
        </w:r>
      </w:ins>
      <w:ins w:id="1523"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53"/>
        </w:numPr>
      </w:pPr>
      <w:r>
        <w:t xml:space="preserve">Lab members can export Quarto content to Word format for review</w:t>
      </w:r>
    </w:p>
    <w:p>
      <w:pPr>
        <w:pStyle w:val="Compact"/>
        <w:numPr>
          <w:ilvl w:val="0"/>
          <w:numId w:val="1153"/>
        </w:numPr>
      </w:pPr>
      <w:r>
        <w:t xml:space="preserve">Reviewers can make edits, add tracked changes, and insert comments in Word</w:t>
      </w:r>
    </w:p>
    <w:p>
      <w:pPr>
        <w:pStyle w:val="Compact"/>
        <w:numPr>
          <w:ilvl w:val="0"/>
          <w:numId w:val="115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5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5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5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63"/>
    <w:bookmarkStart w:id="464" w:name="copilot-instructions-for-this-repository"/>
    <w:p>
      <w:pPr>
        <w:pStyle w:val="Heading3"/>
      </w:pPr>
      <w:ins w:id="1533" w:author="PR Preview" w:date="2024-01-01T00:00:00Z">
        <w:r>
          <w:t xml:space="preserve">17.4.11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55"/>
        </w:numPr>
      </w:pPr>
      <w:r>
        <w:t xml:space="preserve">Markdown and Quarto formatting rules (e.g., blank lines before lists, line breaks in prose)</w:t>
      </w:r>
    </w:p>
    <w:p>
      <w:pPr>
        <w:pStyle w:val="Compact"/>
        <w:numPr>
          <w:ilvl w:val="0"/>
          <w:numId w:val="115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55"/>
        </w:numPr>
      </w:pPr>
      <w:r>
        <w:t xml:space="preserve">File organization patterns (e.g., using Quarto includes for modular content)</w:t>
      </w:r>
    </w:p>
    <w:p>
      <w:pPr>
        <w:pStyle w:val="Compact"/>
        <w:numPr>
          <w:ilvl w:val="0"/>
          <w:numId w:val="1155"/>
        </w:numPr>
      </w:pPr>
      <w:r>
        <w:t xml:space="preserve">How to work with DOCX files for hybrid editing workflows</w:t>
      </w:r>
    </w:p>
    <w:p>
      <w:pPr>
        <w:pStyle w:val="Compact"/>
        <w:numPr>
          <w:ilvl w:val="0"/>
          <w:numId w:val="115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64"/>
    <w:bookmarkEnd w:id="465"/>
    <w:bookmarkEnd w:id="466"/>
    <w:bookmarkStart w:id="476" w:name="checklists"/>
    <w:p>
      <w:pPr>
        <w:pStyle w:val="Heading1"/>
      </w:pPr>
      <w:r>
        <w:t xml:space="preserve">18. Checklists</w:t>
      </w:r>
    </w:p>
    <w:p>
      <w:pPr>
        <w:pStyle w:val="FirstParagraph"/>
      </w:pPr>
      <w:r>
        <w:t xml:space="preserve">Adapted by UCD-SeRG team from</w:t>
      </w:r>
      <w:r>
        <w:t xml:space="preserve"> </w:t>
      </w:r>
      <w:hyperlink r:id="rId467">
        <w:r>
          <w:rPr>
            <w:rStyle w:val="Hyperlink"/>
          </w:rPr>
          <w:t xml:space="preserve">original by Jade Benjamin-Chung</w:t>
        </w:r>
      </w:hyperlink>
    </w:p>
    <w:bookmarkStart w:id="468" w:name="pre-analysis-plan-checklist"/>
    <w:p>
      <w:pPr>
        <w:pStyle w:val="Heading2"/>
      </w:pPr>
      <w:r>
        <w:t xml:space="preserve">18.1 Pre-analysis plan checklist</w:t>
      </w:r>
    </w:p>
    <w:p>
      <w:pPr>
        <w:pStyle w:val="Compact"/>
        <w:numPr>
          <w:ilvl w:val="0"/>
          <w:numId w:val="1156"/>
        </w:numPr>
      </w:pPr>
      <w:r>
        <w:t xml:space="preserve">Brief background on the study (a condensed version of the introduction section of the paper)</w:t>
      </w:r>
    </w:p>
    <w:p>
      <w:pPr>
        <w:pStyle w:val="Compact"/>
        <w:numPr>
          <w:ilvl w:val="0"/>
          <w:numId w:val="1156"/>
        </w:numPr>
      </w:pPr>
      <w:r>
        <w:t xml:space="preserve">Hypotheses / objectives</w:t>
      </w:r>
    </w:p>
    <w:p>
      <w:pPr>
        <w:pStyle w:val="Compact"/>
        <w:numPr>
          <w:ilvl w:val="0"/>
          <w:numId w:val="1156"/>
        </w:numPr>
      </w:pPr>
      <w:r>
        <w:t xml:space="preserve">Study design</w:t>
      </w:r>
    </w:p>
    <w:p>
      <w:pPr>
        <w:pStyle w:val="Compact"/>
        <w:numPr>
          <w:ilvl w:val="0"/>
          <w:numId w:val="1156"/>
        </w:numPr>
      </w:pPr>
      <w:r>
        <w:t xml:space="preserve">Description of data</w:t>
      </w:r>
    </w:p>
    <w:p>
      <w:pPr>
        <w:pStyle w:val="Compact"/>
        <w:numPr>
          <w:ilvl w:val="0"/>
          <w:numId w:val="1156"/>
        </w:numPr>
      </w:pPr>
      <w:r>
        <w:t xml:space="preserve">Definition of outcomes</w:t>
      </w:r>
    </w:p>
    <w:p>
      <w:pPr>
        <w:pStyle w:val="Compact"/>
        <w:numPr>
          <w:ilvl w:val="0"/>
          <w:numId w:val="1156"/>
        </w:numPr>
      </w:pPr>
      <w:r>
        <w:t xml:space="preserve">Definition of interventions / exposures</w:t>
      </w:r>
    </w:p>
    <w:p>
      <w:pPr>
        <w:pStyle w:val="Compact"/>
        <w:numPr>
          <w:ilvl w:val="0"/>
          <w:numId w:val="1156"/>
        </w:numPr>
      </w:pPr>
      <w:r>
        <w:t xml:space="preserve">Definition of covariates</w:t>
      </w:r>
    </w:p>
    <w:p>
      <w:pPr>
        <w:pStyle w:val="Compact"/>
        <w:numPr>
          <w:ilvl w:val="0"/>
          <w:numId w:val="1156"/>
        </w:numPr>
      </w:pPr>
      <w:r>
        <w:t xml:space="preserve">Statistical power calculation</w:t>
      </w:r>
    </w:p>
    <w:p>
      <w:pPr>
        <w:pStyle w:val="Compact"/>
        <w:numPr>
          <w:ilvl w:val="0"/>
          <w:numId w:val="1156"/>
        </w:numPr>
      </w:pPr>
      <w:r>
        <w:t xml:space="preserve">Statistical model description</w:t>
      </w:r>
    </w:p>
    <w:p>
      <w:pPr>
        <w:pStyle w:val="Compact"/>
        <w:numPr>
          <w:ilvl w:val="0"/>
          <w:numId w:val="1156"/>
        </w:numPr>
      </w:pPr>
      <w:r>
        <w:t xml:space="preserve">Covariate selection / screening</w:t>
      </w:r>
    </w:p>
    <w:p>
      <w:pPr>
        <w:pStyle w:val="Compact"/>
        <w:numPr>
          <w:ilvl w:val="0"/>
          <w:numId w:val="1156"/>
        </w:numPr>
      </w:pPr>
      <w:r>
        <w:t xml:space="preserve">Standard error estimation method</w:t>
      </w:r>
    </w:p>
    <w:p>
      <w:pPr>
        <w:pStyle w:val="Compact"/>
        <w:numPr>
          <w:ilvl w:val="0"/>
          <w:numId w:val="1156"/>
        </w:numPr>
      </w:pPr>
      <w:r>
        <w:t xml:space="preserve">Missing data analysis</w:t>
      </w:r>
    </w:p>
    <w:p>
      <w:pPr>
        <w:pStyle w:val="Compact"/>
        <w:numPr>
          <w:ilvl w:val="0"/>
          <w:numId w:val="1156"/>
        </w:numPr>
      </w:pPr>
      <w:r>
        <w:t xml:space="preserve">Assessment of effect modification / subgroup analyses</w:t>
      </w:r>
    </w:p>
    <w:p>
      <w:pPr>
        <w:pStyle w:val="Compact"/>
        <w:numPr>
          <w:ilvl w:val="0"/>
          <w:numId w:val="1156"/>
        </w:numPr>
      </w:pPr>
      <w:r>
        <w:t xml:space="preserve">Sensitivity analyses</w:t>
      </w:r>
    </w:p>
    <w:p>
      <w:pPr>
        <w:pStyle w:val="Compact"/>
        <w:numPr>
          <w:ilvl w:val="0"/>
          <w:numId w:val="1156"/>
        </w:numPr>
      </w:pPr>
      <w:r>
        <w:t xml:space="preserve">Negative control analyses</w:t>
      </w:r>
    </w:p>
    <w:bookmarkEnd w:id="468"/>
    <w:bookmarkStart w:id="470" w:name="code-checklist"/>
    <w:p>
      <w:pPr>
        <w:pStyle w:val="Heading2"/>
      </w:pPr>
      <w:r>
        <w:t xml:space="preserve">18.2 Code checklist</w:t>
      </w:r>
    </w:p>
    <w:p>
      <w:pPr>
        <w:pStyle w:val="Compact"/>
        <w:numPr>
          <w:ilvl w:val="0"/>
          <w:numId w:val="1157"/>
        </w:numPr>
      </w:pPr>
      <w:r>
        <w:t xml:space="preserve">Does the script run without errors?</w:t>
      </w:r>
    </w:p>
    <w:p>
      <w:pPr>
        <w:pStyle w:val="Compact"/>
        <w:numPr>
          <w:ilvl w:val="0"/>
          <w:numId w:val="1157"/>
        </w:numPr>
      </w:pPr>
      <w:r>
        <w:t xml:space="preserve">Is code self-contained within repo and/or associated Box folder?</w:t>
      </w:r>
    </w:p>
    <w:p>
      <w:pPr>
        <w:pStyle w:val="Compact"/>
        <w:numPr>
          <w:ilvl w:val="0"/>
          <w:numId w:val="1157"/>
        </w:numPr>
      </w:pPr>
      <w:r>
        <w:t xml:space="preserve">Is all commented out code / remarks removed?</w:t>
      </w:r>
    </w:p>
    <w:p>
      <w:pPr>
        <w:pStyle w:val="Compact"/>
        <w:numPr>
          <w:ilvl w:val="0"/>
          <w:numId w:val="1157"/>
        </w:numPr>
      </w:pPr>
      <w:r>
        <w:t xml:space="preserve">Does the header accurately describe the process completed in the script?</w:t>
      </w:r>
    </w:p>
    <w:p>
      <w:pPr>
        <w:pStyle w:val="Compact"/>
        <w:numPr>
          <w:ilvl w:val="0"/>
          <w:numId w:val="1157"/>
        </w:numPr>
      </w:pPr>
      <w:r>
        <w:t xml:space="preserve">Is the script pushed to its github repository?</w:t>
      </w:r>
    </w:p>
    <w:p>
      <w:pPr>
        <w:pStyle w:val="Compact"/>
        <w:numPr>
          <w:ilvl w:val="0"/>
          <w:numId w:val="1157"/>
        </w:numPr>
      </w:pPr>
      <w:r>
        <w:t xml:space="preserve">Does the code adhere to the</w:t>
      </w:r>
      <w:r>
        <w:t xml:space="preserve"> </w:t>
      </w:r>
      <w:hyperlink r:id="rId469">
        <w:r>
          <w:rPr>
            <w:rStyle w:val="Hyperlink"/>
          </w:rPr>
          <w:t xml:space="preserve">coding style guide</w:t>
        </w:r>
      </w:hyperlink>
      <w:r>
        <w:t xml:space="preserve">?</w:t>
      </w:r>
    </w:p>
    <w:p>
      <w:pPr>
        <w:pStyle w:val="Compact"/>
        <w:numPr>
          <w:ilvl w:val="0"/>
          <w:numId w:val="1157"/>
        </w:numPr>
      </w:pPr>
      <w:r>
        <w:t xml:space="preserve">Are all warnings ignorable? Should any warnings be intentionally suppressed or addressed?</w:t>
      </w:r>
    </w:p>
    <w:bookmarkEnd w:id="470"/>
    <w:bookmarkStart w:id="47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8"/>
        </w:numPr>
      </w:pPr>
      <w:r>
        <w:t xml:space="preserve">Are the study results within the manuscript replicable (i.e., if you rerun the code in the study’s repository, the tables and figures will be exactly replicated?)</w:t>
      </w:r>
    </w:p>
    <w:p>
      <w:pPr>
        <w:pStyle w:val="Compact"/>
        <w:numPr>
          <w:ilvl w:val="0"/>
          <w:numId w:val="1158"/>
        </w:numPr>
      </w:pPr>
      <w:r>
        <w:t xml:space="preserve">Is a target journal selected?</w:t>
      </w:r>
    </w:p>
    <w:p>
      <w:pPr>
        <w:pStyle w:val="Compact"/>
        <w:numPr>
          <w:ilvl w:val="0"/>
          <w:numId w:val="1158"/>
        </w:numPr>
      </w:pPr>
      <w:r>
        <w:t xml:space="preserve">Is the title declarative, in other words, does it state the object/findings rather than suggest them?</w:t>
      </w:r>
    </w:p>
    <w:p>
      <w:pPr>
        <w:pStyle w:val="Compact"/>
        <w:numPr>
          <w:ilvl w:val="0"/>
          <w:numId w:val="1158"/>
        </w:numPr>
      </w:pPr>
      <w:r>
        <w:t xml:space="preserve">Is the word count of the manuscript close to the target journal’s allowance?</w:t>
      </w:r>
    </w:p>
    <w:p>
      <w:pPr>
        <w:pStyle w:val="Compact"/>
        <w:numPr>
          <w:ilvl w:val="0"/>
          <w:numId w:val="1158"/>
        </w:numPr>
      </w:pPr>
      <w:r>
        <w:t xml:space="preserve">Does the manuscript adhere to the formatting guide of the target journal?</w:t>
      </w:r>
    </w:p>
    <w:p>
      <w:pPr>
        <w:pStyle w:val="Compact"/>
        <w:numPr>
          <w:ilvl w:val="0"/>
          <w:numId w:val="1158"/>
        </w:numPr>
      </w:pPr>
      <w:r>
        <w:t xml:space="preserve">Does the manuscript use a consistent voice (passive or active – usually active is preferred … pun intended)?</w:t>
      </w:r>
    </w:p>
    <w:p>
      <w:pPr>
        <w:pStyle w:val="Compact"/>
        <w:numPr>
          <w:ilvl w:val="0"/>
          <w:numId w:val="1158"/>
        </w:numPr>
      </w:pPr>
      <w:r>
        <w:t xml:space="preserve">Is each figure and table (including supplementary material) referenced in the main text?</w:t>
      </w:r>
    </w:p>
    <w:p>
      <w:pPr>
        <w:pStyle w:val="Compact"/>
        <w:numPr>
          <w:ilvl w:val="0"/>
          <w:numId w:val="1158"/>
        </w:numPr>
      </w:pPr>
      <w:r>
        <w:t xml:space="preserve">Is there a caption for each figure and table (including supplementary material)?</w:t>
      </w:r>
    </w:p>
    <w:p>
      <w:pPr>
        <w:pStyle w:val="Compact"/>
        <w:numPr>
          <w:ilvl w:val="0"/>
          <w:numId w:val="1158"/>
        </w:numPr>
      </w:pPr>
      <w:r>
        <w:t xml:space="preserve">Are tables/figures and supplementary material numbered in accordance with their appearance in the main text?</w:t>
      </w:r>
    </w:p>
    <w:p>
      <w:pPr>
        <w:pStyle w:val="Compact"/>
        <w:numPr>
          <w:ilvl w:val="0"/>
          <w:numId w:val="1158"/>
        </w:numPr>
      </w:pPr>
      <w:r>
        <w:t xml:space="preserve">Does the text use past tense if it is reporting research findings or future tense if it is a study protocol?</w:t>
      </w:r>
    </w:p>
    <w:p>
      <w:pPr>
        <w:pStyle w:val="Compact"/>
        <w:numPr>
          <w:ilvl w:val="0"/>
          <w:numId w:val="11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Does the text use minimal abbreviations, and are all abbreviations defined at first use?</w:t>
      </w:r>
    </w:p>
    <w:p>
      <w:pPr>
        <w:pStyle w:val="Compact"/>
        <w:numPr>
          <w:ilvl w:val="0"/>
          <w:numId w:val="11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1">
        <w:r>
          <w:rPr>
            <w:rStyle w:val="Hyperlink"/>
          </w:rPr>
          <w:t xml:space="preserve">here</w:t>
        </w:r>
      </w:hyperlink>
      <w:r>
        <w:t xml:space="preserve">)</w:t>
      </w:r>
    </w:p>
    <w:p>
      <w:pPr>
        <w:pStyle w:val="Compact"/>
        <w:numPr>
          <w:ilvl w:val="0"/>
          <w:numId w:val="115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2"/>
    <w:bookmarkStart w:id="475" w:name="figure-checklist"/>
    <w:p>
      <w:pPr>
        <w:pStyle w:val="Heading2"/>
      </w:pPr>
      <w:r>
        <w:t xml:space="preserve">18.4 Figure checklist</w:t>
      </w:r>
    </w:p>
    <w:p>
      <w:pPr>
        <w:pStyle w:val="Compact"/>
        <w:numPr>
          <w:ilvl w:val="0"/>
          <w:numId w:val="1159"/>
        </w:numPr>
      </w:pPr>
      <w:r>
        <w:t xml:space="preserve">Are the x-axis and y-axis labeled?</w:t>
      </w:r>
    </w:p>
    <w:p>
      <w:pPr>
        <w:pStyle w:val="Compact"/>
        <w:numPr>
          <w:ilvl w:val="0"/>
          <w:numId w:val="1159"/>
        </w:numPr>
      </w:pPr>
      <w:r>
        <w:t xml:space="preserve">If the figure includes panels, is each panel labeled?</w:t>
      </w:r>
    </w:p>
    <w:p>
      <w:pPr>
        <w:pStyle w:val="Compact"/>
        <w:numPr>
          <w:ilvl w:val="0"/>
          <w:numId w:val="1159"/>
        </w:numPr>
      </w:pPr>
      <w:r>
        <w:t xml:space="preserve">Are there sufficient numerical / text labels and breaks on the x-axis and y-axis?</w:t>
      </w:r>
    </w:p>
    <w:p>
      <w:pPr>
        <w:pStyle w:val="Compact"/>
        <w:numPr>
          <w:ilvl w:val="0"/>
          <w:numId w:val="1159"/>
        </w:numPr>
      </w:pPr>
      <w:r>
        <w:t xml:space="preserve">Is the font size appropriate (i.e., large enough to read, not so large that it distracts from the data presented in the figure?)</w:t>
      </w:r>
    </w:p>
    <w:p>
      <w:pPr>
        <w:pStyle w:val="Compact"/>
        <w:numPr>
          <w:ilvl w:val="0"/>
          <w:numId w:val="1159"/>
        </w:numPr>
      </w:pPr>
      <w:r>
        <w:t xml:space="preserve">Are the colors used colorblind friendly? See a colorblind-friendly palette</w:t>
      </w:r>
      <w:r>
        <w:t xml:space="preserve"> </w:t>
      </w:r>
      <w:hyperlink r:id="rId473">
        <w:r>
          <w:rPr>
            <w:rStyle w:val="Hyperlink"/>
          </w:rPr>
          <w:t xml:space="preserve">here</w:t>
        </w:r>
      </w:hyperlink>
      <w:r>
        <w:t xml:space="preserve">, a neat palette generator with colorblind options</w:t>
      </w:r>
      <w:r>
        <w:t xml:space="preserve"> </w:t>
      </w:r>
      <w:hyperlink r:id="rId47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9"/>
        </w:numPr>
      </w:pPr>
      <w:r>
        <w:t xml:space="preserve">Are colors/shapes/line types defined in a legend?</w:t>
      </w:r>
    </w:p>
    <w:p>
      <w:pPr>
        <w:pStyle w:val="Compact"/>
        <w:numPr>
          <w:ilvl w:val="0"/>
          <w:numId w:val="1159"/>
        </w:numPr>
      </w:pPr>
      <w:r>
        <w:t xml:space="preserve">Are the legends and other labels easy to understand with minimal abbreviations?</w:t>
      </w:r>
    </w:p>
    <w:p>
      <w:pPr>
        <w:pStyle w:val="Compact"/>
        <w:numPr>
          <w:ilvl w:val="0"/>
          <w:numId w:val="1159"/>
        </w:numPr>
      </w:pPr>
      <w:r>
        <w:t xml:space="preserve">If there is overplotting, is transparency used to show overlapping data?</w:t>
      </w:r>
    </w:p>
    <w:p>
      <w:pPr>
        <w:pStyle w:val="Compact"/>
        <w:numPr>
          <w:ilvl w:val="0"/>
          <w:numId w:val="1159"/>
        </w:numPr>
      </w:pPr>
      <w:r>
        <w:t xml:space="preserve">Are 95% confidence intervals or other measures of precision shown, if applicable?</w:t>
      </w:r>
    </w:p>
    <w:p>
      <w:r>
        <w:br w:type="page"/>
      </w:r>
    </w:p>
    <w:bookmarkEnd w:id="475"/>
    <w:bookmarkEnd w:id="476"/>
    <w:bookmarkStart w:id="507" w:name="resources-2"/>
    <w:p>
      <w:pPr>
        <w:pStyle w:val="Heading1"/>
      </w:pPr>
      <w:r>
        <w:t xml:space="preserve">19. Resources</w:t>
      </w:r>
    </w:p>
    <w:p>
      <w:pPr>
        <w:pStyle w:val="FirstParagraph"/>
      </w:pPr>
      <w:r>
        <w:t xml:space="preserve">Adapted by UCD-SeRG team from</w:t>
      </w:r>
      <w:r>
        <w:t xml:space="preserve"> </w:t>
      </w:r>
      <w:hyperlink r:id="rId477">
        <w:r>
          <w:rPr>
            <w:rStyle w:val="Hyperlink"/>
          </w:rPr>
          <w:t xml:space="preserve">original by Jade Benjamin-Chung and Kunal Mishra</w:t>
        </w:r>
      </w:hyperlink>
    </w:p>
    <w:bookmarkStart w:id="488" w:name="resources-for-r"/>
    <w:p>
      <w:pPr>
        <w:pStyle w:val="Heading2"/>
      </w:pPr>
      <w:r>
        <w:t xml:space="preserve">19.1 Resources for R</w:t>
      </w:r>
    </w:p>
    <w:bookmarkStart w:id="479" w:name="books-and-comprehensive-guides"/>
    <w:p>
      <w:pPr>
        <w:pStyle w:val="Heading3"/>
      </w:pPr>
      <w:r>
        <w:t xml:space="preserve">19.1.1 Books and Comprehensive Guides</w:t>
      </w:r>
    </w:p>
    <w:p>
      <w:pPr>
        <w:pStyle w:val="Compact"/>
        <w:numPr>
          <w:ilvl w:val="0"/>
          <w:numId w:val="116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0"/>
        </w:numPr>
      </w:pPr>
      <w:hyperlink r:id="rId478">
        <w:r>
          <w:rPr>
            <w:rStyle w:val="Hyperlink"/>
          </w:rPr>
          <w:t xml:space="preserve">Jade’s R-for-epi course</w:t>
        </w:r>
      </w:hyperlink>
    </w:p>
    <w:bookmarkEnd w:id="479"/>
    <w:bookmarkStart w:id="484" w:name="cheat-sheets"/>
    <w:p>
      <w:pPr>
        <w:pStyle w:val="Heading3"/>
      </w:pPr>
      <w:r>
        <w:t xml:space="preserve">19.1.2 Cheat Sheets</w:t>
      </w:r>
    </w:p>
    <w:p>
      <w:pPr>
        <w:pStyle w:val="Compact"/>
        <w:numPr>
          <w:ilvl w:val="0"/>
          <w:numId w:val="1161"/>
        </w:numPr>
      </w:pPr>
      <w:hyperlink r:id="rId480">
        <w:r>
          <w:rPr>
            <w:rStyle w:val="Hyperlink"/>
          </w:rPr>
          <w:t xml:space="preserve">dplyr and tidyr cheat sheet</w:t>
        </w:r>
      </w:hyperlink>
    </w:p>
    <w:p>
      <w:pPr>
        <w:pStyle w:val="Compact"/>
        <w:numPr>
          <w:ilvl w:val="0"/>
          <w:numId w:val="1161"/>
        </w:numPr>
      </w:pPr>
      <w:hyperlink r:id="rId481">
        <w:r>
          <w:rPr>
            <w:rStyle w:val="Hyperlink"/>
          </w:rPr>
          <w:t xml:space="preserve">ggplot cheat sheet</w:t>
        </w:r>
      </w:hyperlink>
    </w:p>
    <w:p>
      <w:pPr>
        <w:pStyle w:val="Compact"/>
        <w:numPr>
          <w:ilvl w:val="0"/>
          <w:numId w:val="1161"/>
        </w:numPr>
      </w:pPr>
      <w:hyperlink r:id="rId482">
        <w:r>
          <w:rPr>
            <w:rStyle w:val="Hyperlink"/>
          </w:rPr>
          <w:t xml:space="preserve">data table cheat sheet</w:t>
        </w:r>
      </w:hyperlink>
    </w:p>
    <w:p>
      <w:pPr>
        <w:pStyle w:val="Compact"/>
        <w:numPr>
          <w:ilvl w:val="0"/>
          <w:numId w:val="1161"/>
        </w:numPr>
      </w:pPr>
      <w:hyperlink r:id="rId483">
        <w:r>
          <w:rPr>
            <w:rStyle w:val="Hyperlink"/>
          </w:rPr>
          <w:t xml:space="preserve">RMarkdown cheat sheet</w:t>
        </w:r>
      </w:hyperlink>
    </w:p>
    <w:bookmarkEnd w:id="484"/>
    <w:bookmarkStart w:id="486" w:name="style-and-best-practices"/>
    <w:p>
      <w:pPr>
        <w:pStyle w:val="Heading3"/>
      </w:pPr>
      <w:r>
        <w:t xml:space="preserve">19.1.3 Style and Best Practices</w:t>
      </w:r>
    </w:p>
    <w:p>
      <w:pPr>
        <w:pStyle w:val="Compact"/>
        <w:numPr>
          <w:ilvl w:val="0"/>
          <w:numId w:val="1162"/>
        </w:numPr>
      </w:pPr>
      <w:hyperlink r:id="rId485">
        <w:r>
          <w:rPr>
            <w:rStyle w:val="Hyperlink"/>
          </w:rPr>
          <w:t xml:space="preserve">Hadley Wickham’s R Style Guide</w:t>
        </w:r>
      </w:hyperlink>
    </w:p>
    <w:bookmarkEnd w:id="486"/>
    <w:bookmarkStart w:id="487" w:name="tidy-evaluation-resources"/>
    <w:p>
      <w:pPr>
        <w:pStyle w:val="Heading3"/>
      </w:pPr>
      <w:r>
        <w:t xml:space="preserve">19.1.4 Tidy Evaluation Resources</w:t>
      </w:r>
    </w:p>
    <w:p>
      <w:pPr>
        <w:pStyle w:val="Compact"/>
        <w:numPr>
          <w:ilvl w:val="0"/>
          <w:numId w:val="1163"/>
        </w:numPr>
      </w:pPr>
      <w:hyperlink r:id="rId148">
        <w:r>
          <w:rPr>
            <w:rStyle w:val="Hyperlink"/>
          </w:rPr>
          <w:t xml:space="preserve">Tidy Eval in 5 Minutes</w:t>
        </w:r>
      </w:hyperlink>
      <w:r>
        <w:t xml:space="preserve"> </w:t>
      </w:r>
      <w:r>
        <w:t xml:space="preserve">(video)</w:t>
      </w:r>
    </w:p>
    <w:p>
      <w:pPr>
        <w:pStyle w:val="Compact"/>
        <w:numPr>
          <w:ilvl w:val="0"/>
          <w:numId w:val="1163"/>
        </w:numPr>
      </w:pPr>
      <w:hyperlink r:id="rId149">
        <w:r>
          <w:rPr>
            <w:rStyle w:val="Hyperlink"/>
          </w:rPr>
          <w:t xml:space="preserve">Tidy Evaluation</w:t>
        </w:r>
      </w:hyperlink>
      <w:r>
        <w:t xml:space="preserve"> </w:t>
      </w:r>
      <w:r>
        <w:t xml:space="preserve">(e-book)</w:t>
      </w:r>
    </w:p>
    <w:p>
      <w:pPr>
        <w:pStyle w:val="Compact"/>
        <w:numPr>
          <w:ilvl w:val="0"/>
          <w:numId w:val="1163"/>
        </w:numPr>
      </w:pPr>
      <w:hyperlink r:id="rId151">
        <w:r>
          <w:rPr>
            <w:rStyle w:val="Hyperlink"/>
          </w:rPr>
          <w:t xml:space="preserve">Data Frame Columns as Arguments to Dplyr Functions</w:t>
        </w:r>
      </w:hyperlink>
      <w:r>
        <w:t xml:space="preserve"> </w:t>
      </w:r>
      <w:r>
        <w:t xml:space="preserve">(blog)</w:t>
      </w:r>
    </w:p>
    <w:p>
      <w:pPr>
        <w:pStyle w:val="Compact"/>
        <w:numPr>
          <w:ilvl w:val="0"/>
          <w:numId w:val="1163"/>
        </w:numPr>
      </w:pPr>
      <w:hyperlink r:id="rId152">
        <w:r>
          <w:rPr>
            <w:rStyle w:val="Hyperlink"/>
          </w:rPr>
          <w:t xml:space="preserve">Standard Evaluation for *_join</w:t>
        </w:r>
      </w:hyperlink>
      <w:r>
        <w:t xml:space="preserve"> </w:t>
      </w:r>
      <w:r>
        <w:t xml:space="preserve">(stackoverflow)</w:t>
      </w:r>
    </w:p>
    <w:p>
      <w:pPr>
        <w:pStyle w:val="Compact"/>
        <w:numPr>
          <w:ilvl w:val="0"/>
          <w:numId w:val="1163"/>
        </w:numPr>
      </w:pPr>
      <w:hyperlink r:id="rId149">
        <w:r>
          <w:rPr>
            <w:rStyle w:val="Hyperlink"/>
          </w:rPr>
          <w:t xml:space="preserve">Programming with dplyr</w:t>
        </w:r>
      </w:hyperlink>
      <w:r>
        <w:t xml:space="preserve"> </w:t>
      </w:r>
      <w:r>
        <w:t xml:space="preserve">(package vignette)</w:t>
      </w:r>
    </w:p>
    <w:bookmarkEnd w:id="487"/>
    <w:bookmarkEnd w:id="488"/>
    <w:bookmarkStart w:id="490" w:name="resources-for-git-github"/>
    <w:p>
      <w:pPr>
        <w:pStyle w:val="Heading2"/>
      </w:pPr>
      <w:r>
        <w:t xml:space="preserve">19.2 Resources for Git &amp; Github</w:t>
      </w:r>
    </w:p>
    <w:p>
      <w:pPr>
        <w:pStyle w:val="Compact"/>
        <w:numPr>
          <w:ilvl w:val="0"/>
          <w:numId w:val="116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4"/>
        </w:numPr>
      </w:pPr>
      <w:hyperlink r:id="rId489">
        <w:r>
          <w:rPr>
            <w:rStyle w:val="Hyperlink"/>
          </w:rPr>
          <w:t xml:space="preserve">GitHub Skills: Introduction to GitHub</w:t>
        </w:r>
      </w:hyperlink>
    </w:p>
    <w:bookmarkEnd w:id="490"/>
    <w:bookmarkStart w:id="491" w:name="scientific-figures"/>
    <w:p>
      <w:pPr>
        <w:pStyle w:val="Heading2"/>
      </w:pPr>
      <w:r>
        <w:t xml:space="preserve">19.3 Scientific figures</w:t>
      </w:r>
    </w:p>
    <w:p>
      <w:pPr>
        <w:pStyle w:val="Compact"/>
        <w:numPr>
          <w:ilvl w:val="0"/>
          <w:numId w:val="1165"/>
        </w:numPr>
      </w:pPr>
      <w:r>
        <w:t xml:space="preserve">Ten Simple Rules for Better Figures</w:t>
      </w:r>
      <w:r>
        <w:t xml:space="preserve"> </w:t>
      </w:r>
      <w:r>
        <w:t xml:space="preserve">(Rougier, Droettboom, and Bourne 2014)</w:t>
      </w:r>
    </w:p>
    <w:bookmarkEnd w:id="491"/>
    <w:bookmarkStart w:id="494" w:name="writing"/>
    <w:p>
      <w:pPr>
        <w:pStyle w:val="Heading2"/>
      </w:pPr>
      <w:r>
        <w:t xml:space="preserve">19.4 Writing</w:t>
      </w:r>
    </w:p>
    <w:p>
      <w:pPr>
        <w:pStyle w:val="Compact"/>
        <w:numPr>
          <w:ilvl w:val="0"/>
          <w:numId w:val="1166"/>
        </w:numPr>
      </w:pPr>
      <w:r>
        <w:t xml:space="preserve">Unpacking the Scientific Toolbox</w:t>
      </w:r>
      <w:r>
        <w:t xml:space="preserve"> </w:t>
      </w:r>
      <w:r>
        <w:t xml:space="preserve">(Silbiger and Stubler 2019)</w:t>
      </w:r>
    </w:p>
    <w:p>
      <w:pPr>
        <w:pStyle w:val="Compact"/>
        <w:numPr>
          <w:ilvl w:val="0"/>
          <w:numId w:val="1166"/>
        </w:numPr>
      </w:pPr>
      <w:r>
        <w:t xml:space="preserve">ICMJE Definition of authorship</w:t>
      </w:r>
      <w:r>
        <w:t xml:space="preserve"> </w:t>
      </w:r>
      <w:r>
        <w:t xml:space="preserve">(International Committee of Medical Journal Editors, n.d.)</w:t>
      </w:r>
    </w:p>
    <w:p>
      <w:pPr>
        <w:pStyle w:val="Compact"/>
        <w:numPr>
          <w:ilvl w:val="0"/>
          <w:numId w:val="1166"/>
        </w:numPr>
      </w:pPr>
      <w:r>
        <w:t xml:space="preserve">Computational science: …why scientific programming does not compute</w:t>
      </w:r>
      <w:r>
        <w:t xml:space="preserve"> </w:t>
      </w:r>
      <w:r>
        <w:t xml:space="preserve">(Merali and Giles 2010)</w:t>
      </w:r>
    </w:p>
    <w:p>
      <w:pPr>
        <w:pStyle w:val="Compact"/>
        <w:numPr>
          <w:ilvl w:val="0"/>
          <w:numId w:val="1166"/>
        </w:numPr>
      </w:pPr>
      <w:hyperlink r:id="rId492">
        <w:r>
          <w:rPr>
            <w:rStyle w:val="Hyperlink"/>
          </w:rPr>
          <w:t xml:space="preserve">The Pathway to Publishing: A Guide to Quantitative Writing in the Health Sciences</w:t>
        </w:r>
      </w:hyperlink>
    </w:p>
    <w:p>
      <w:pPr>
        <w:pStyle w:val="Compact"/>
        <w:numPr>
          <w:ilvl w:val="0"/>
          <w:numId w:val="1166"/>
        </w:numPr>
      </w:pPr>
      <w:hyperlink r:id="rId493">
        <w:r>
          <w:rPr>
            <w:rStyle w:val="Hyperlink"/>
          </w:rPr>
          <w:t xml:space="preserve">Secret, actionable writing tips</w:t>
        </w:r>
      </w:hyperlink>
    </w:p>
    <w:bookmarkEnd w:id="494"/>
    <w:bookmarkStart w:id="498" w:name="presentations"/>
    <w:p>
      <w:pPr>
        <w:pStyle w:val="Heading2"/>
      </w:pPr>
      <w:r>
        <w:t xml:space="preserve">19.5 Presentations</w:t>
      </w:r>
    </w:p>
    <w:p>
      <w:pPr>
        <w:pStyle w:val="Compact"/>
        <w:numPr>
          <w:ilvl w:val="0"/>
          <w:numId w:val="1167"/>
        </w:numPr>
      </w:pPr>
      <w:r>
        <w:t xml:space="preserve">How to tell a compelling story in scientific presentations</w:t>
      </w:r>
      <w:r>
        <w:t xml:space="preserve"> </w:t>
      </w:r>
      <w:r>
        <w:t xml:space="preserve">(Van Noorden 2021)</w:t>
      </w:r>
    </w:p>
    <w:p>
      <w:pPr>
        <w:pStyle w:val="Compact"/>
        <w:numPr>
          <w:ilvl w:val="0"/>
          <w:numId w:val="1167"/>
        </w:numPr>
      </w:pPr>
      <w:hyperlink r:id="rId495">
        <w:r>
          <w:rPr>
            <w:rStyle w:val="Hyperlink"/>
          </w:rPr>
          <w:t xml:space="preserve">How to give a killer narratively-driven scientific talk</w:t>
        </w:r>
      </w:hyperlink>
    </w:p>
    <w:p>
      <w:pPr>
        <w:pStyle w:val="Compact"/>
        <w:numPr>
          <w:ilvl w:val="0"/>
          <w:numId w:val="1167"/>
        </w:numPr>
      </w:pPr>
      <w:hyperlink r:id="rId496">
        <w:r>
          <w:rPr>
            <w:rStyle w:val="Hyperlink"/>
          </w:rPr>
          <w:t xml:space="preserve">How to make a better poster</w:t>
        </w:r>
      </w:hyperlink>
    </w:p>
    <w:p>
      <w:pPr>
        <w:pStyle w:val="Compact"/>
        <w:numPr>
          <w:ilvl w:val="0"/>
          <w:numId w:val="1167"/>
        </w:numPr>
      </w:pPr>
      <w:hyperlink r:id="rId497">
        <w:r>
          <w:rPr>
            <w:rStyle w:val="Hyperlink"/>
          </w:rPr>
          <w:t xml:space="preserve">How to make an even better poster</w:t>
        </w:r>
      </w:hyperlink>
    </w:p>
    <w:bookmarkEnd w:id="498"/>
    <w:bookmarkStart w:id="500" w:name="professional-advice"/>
    <w:p>
      <w:pPr>
        <w:pStyle w:val="Heading2"/>
      </w:pPr>
      <w:r>
        <w:t xml:space="preserve">19.6 Professional advice</w:t>
      </w:r>
    </w:p>
    <w:p>
      <w:pPr>
        <w:pStyle w:val="Compact"/>
        <w:numPr>
          <w:ilvl w:val="0"/>
          <w:numId w:val="1168"/>
        </w:numPr>
      </w:pPr>
      <w:hyperlink r:id="rId499">
        <w:r>
          <w:rPr>
            <w:rStyle w:val="Hyperlink"/>
          </w:rPr>
          <w:t xml:space="preserve">Professional advice, especially for your first job</w:t>
        </w:r>
      </w:hyperlink>
    </w:p>
    <w:bookmarkEnd w:id="500"/>
    <w:bookmarkStart w:id="503" w:name="funding"/>
    <w:p>
      <w:pPr>
        <w:pStyle w:val="Heading2"/>
      </w:pPr>
      <w:r>
        <w:t xml:space="preserve">19.7 Funding</w:t>
      </w:r>
    </w:p>
    <w:p>
      <w:pPr>
        <w:pStyle w:val="Compact"/>
        <w:numPr>
          <w:ilvl w:val="0"/>
          <w:numId w:val="1169"/>
        </w:numPr>
      </w:pPr>
      <w:hyperlink r:id="rId501">
        <w:r>
          <w:rPr>
            <w:rStyle w:val="Hyperlink"/>
          </w:rPr>
          <w:t xml:space="preserve">Building Your Funding Train</w:t>
        </w:r>
      </w:hyperlink>
    </w:p>
    <w:p>
      <w:pPr>
        <w:pStyle w:val="Compact"/>
        <w:numPr>
          <w:ilvl w:val="0"/>
          <w:numId w:val="1169"/>
        </w:numPr>
      </w:pPr>
      <w:hyperlink r:id="rId502">
        <w:r>
          <w:rPr>
            <w:rStyle w:val="Hyperlink"/>
          </w:rPr>
          <w:t xml:space="preserve">NIH Grant Writing Resources</w:t>
        </w:r>
      </w:hyperlink>
    </w:p>
    <w:bookmarkEnd w:id="503"/>
    <w:bookmarkStart w:id="506" w:name="ethics-and-global-health-research"/>
    <w:p>
      <w:pPr>
        <w:pStyle w:val="Heading2"/>
      </w:pPr>
      <w:r>
        <w:t xml:space="preserve">19.8 Ethics and global health research</w:t>
      </w:r>
    </w:p>
    <w:p>
      <w:pPr>
        <w:pStyle w:val="Compact"/>
        <w:numPr>
          <w:ilvl w:val="0"/>
          <w:numId w:val="1170"/>
        </w:numPr>
      </w:pPr>
      <w:hyperlink r:id="rId504">
        <w:r>
          <w:rPr>
            <w:rStyle w:val="Hyperlink"/>
          </w:rPr>
          <w:t xml:space="preserve">Global Code of Conduct For Research in Resource-Poor Settings</w:t>
        </w:r>
      </w:hyperlink>
    </w:p>
    <w:p>
      <w:pPr>
        <w:pStyle w:val="Compact"/>
        <w:numPr>
          <w:ilvl w:val="0"/>
          <w:numId w:val="1170"/>
        </w:numPr>
      </w:pPr>
      <w:r>
        <w:t xml:space="preserve">Addressing power asymmetries in global health</w:t>
      </w:r>
      <w:r>
        <w:t xml:space="preserve"> </w:t>
      </w:r>
      <w:r>
        <w:t xml:space="preserve">(Abimbola et al. 2022)</w:t>
      </w:r>
    </w:p>
    <w:p>
      <w:pPr>
        <w:pStyle w:val="Compact"/>
        <w:numPr>
          <w:ilvl w:val="0"/>
          <w:numId w:val="1170"/>
        </w:numPr>
      </w:pPr>
      <w:hyperlink r:id="rId505">
        <w:r>
          <w:rPr>
            <w:rStyle w:val="Hyperlink"/>
          </w:rPr>
          <w:t xml:space="preserve">Transforming Global Health Partnerships</w:t>
        </w:r>
      </w:hyperlink>
    </w:p>
    <w:p>
      <w:r>
        <w:br w:type="page"/>
      </w:r>
    </w:p>
    <w:bookmarkEnd w:id="506"/>
    <w:bookmarkEnd w:id="507"/>
    <w:bookmarkStart w:id="525" w:name="professional-development"/>
    <w:p>
      <w:pPr>
        <w:pStyle w:val="Heading1"/>
      </w:pPr>
      <w:r>
        <w:t xml:space="preserve">20. Professional Development</w:t>
      </w:r>
    </w:p>
    <w:p>
      <w:pPr>
        <w:pStyle w:val="FirstParagraph"/>
      </w:pPr>
      <w:r>
        <w:t xml:space="preserve">Adapted by UCD-SeRG team from</w:t>
      </w:r>
      <w:r>
        <w:t xml:space="preserve"> </w:t>
      </w:r>
      <w:hyperlink r:id="rId508">
        <w:r>
          <w:rPr>
            <w:rStyle w:val="Hyperlink"/>
          </w:rPr>
          <w:t xml:space="preserve">original by Jade Benjamin-Chung</w:t>
        </w:r>
      </w:hyperlink>
    </w:p>
    <w:bookmarkStart w:id="509"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1"/>
        </w:numPr>
      </w:pPr>
      <w:r>
        <w:t xml:space="preserve">Regular, open communication between mentees and mentors</w:t>
      </w:r>
    </w:p>
    <w:p>
      <w:pPr>
        <w:pStyle w:val="Compact"/>
        <w:numPr>
          <w:ilvl w:val="0"/>
          <w:numId w:val="1171"/>
        </w:numPr>
      </w:pPr>
      <w:r>
        <w:t xml:space="preserve">Mutual respect and trust</w:t>
      </w:r>
    </w:p>
    <w:p>
      <w:pPr>
        <w:pStyle w:val="Compact"/>
        <w:numPr>
          <w:ilvl w:val="0"/>
          <w:numId w:val="1171"/>
        </w:numPr>
      </w:pPr>
      <w:r>
        <w:t xml:space="preserve">Clear expectations and goals</w:t>
      </w:r>
    </w:p>
    <w:p>
      <w:pPr>
        <w:pStyle w:val="Compact"/>
        <w:numPr>
          <w:ilvl w:val="0"/>
          <w:numId w:val="1171"/>
        </w:numPr>
      </w:pPr>
      <w:r>
        <w:t xml:space="preserve">Constructive feedback</w:t>
      </w:r>
    </w:p>
    <w:p>
      <w:pPr>
        <w:pStyle w:val="Compact"/>
        <w:numPr>
          <w:ilvl w:val="0"/>
          <w:numId w:val="1171"/>
        </w:numPr>
      </w:pPr>
      <w:r>
        <w:t xml:space="preserve">Support for both research and career development</w:t>
      </w:r>
    </w:p>
    <w:bookmarkEnd w:id="509"/>
    <w:bookmarkStart w:id="512"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2"/>
        </w:numPr>
      </w:pPr>
      <w:r>
        <w:t xml:space="preserve">Short-term and long-term career goals</w:t>
      </w:r>
    </w:p>
    <w:p>
      <w:pPr>
        <w:pStyle w:val="Compact"/>
        <w:numPr>
          <w:ilvl w:val="0"/>
          <w:numId w:val="1172"/>
        </w:numPr>
      </w:pPr>
      <w:r>
        <w:t xml:space="preserve">Skills to develop</w:t>
      </w:r>
    </w:p>
    <w:p>
      <w:pPr>
        <w:pStyle w:val="Compact"/>
        <w:numPr>
          <w:ilvl w:val="0"/>
          <w:numId w:val="1172"/>
        </w:numPr>
      </w:pPr>
      <w:r>
        <w:t xml:space="preserve">Training needs and opportunities</w:t>
      </w:r>
    </w:p>
    <w:p>
      <w:pPr>
        <w:pStyle w:val="Compact"/>
        <w:numPr>
          <w:ilvl w:val="0"/>
          <w:numId w:val="1172"/>
        </w:numPr>
      </w:pPr>
      <w:r>
        <w:t xml:space="preserve">Timeline and milestones</w:t>
      </w:r>
    </w:p>
    <w:p>
      <w:pPr>
        <w:pStyle w:val="Compact"/>
        <w:numPr>
          <w:ilvl w:val="0"/>
          <w:numId w:val="1172"/>
        </w:numPr>
      </w:pPr>
      <w:r>
        <w:t xml:space="preserve">Progress toward goals</w:t>
      </w:r>
    </w:p>
    <w:p>
      <w:pPr>
        <w:pStyle w:val="FirstParagraph"/>
      </w:pPr>
      <w:r>
        <w:t xml:space="preserve">Update your IDP at least annually and discuss it with your PI. Useful resources:</w:t>
      </w:r>
    </w:p>
    <w:p>
      <w:pPr>
        <w:pStyle w:val="Compact"/>
        <w:numPr>
          <w:ilvl w:val="0"/>
          <w:numId w:val="1173"/>
        </w:numPr>
      </w:pPr>
      <w:hyperlink r:id="rId510">
        <w:r>
          <w:rPr>
            <w:rStyle w:val="Hyperlink"/>
          </w:rPr>
          <w:t xml:space="preserve">myIDP - Individual Development Plan tool</w:t>
        </w:r>
      </w:hyperlink>
    </w:p>
    <w:p>
      <w:pPr>
        <w:pStyle w:val="Compact"/>
        <w:numPr>
          <w:ilvl w:val="0"/>
          <w:numId w:val="1173"/>
        </w:numPr>
      </w:pPr>
      <w:hyperlink r:id="rId511">
        <w:r>
          <w:rPr>
            <w:rStyle w:val="Hyperlink"/>
          </w:rPr>
          <w:t xml:space="preserve">NIH OITE Career Resources</w:t>
        </w:r>
      </w:hyperlink>
    </w:p>
    <w:bookmarkEnd w:id="512"/>
    <w:bookmarkStart w:id="515"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74"/>
        </w:numPr>
      </w:pPr>
      <w:r>
        <w:t xml:space="preserve">Discuss conference opportunities with PIs early</w:t>
      </w:r>
    </w:p>
    <w:p>
      <w:pPr>
        <w:pStyle w:val="Compact"/>
        <w:numPr>
          <w:ilvl w:val="0"/>
          <w:numId w:val="1174"/>
        </w:numPr>
      </w:pPr>
      <w:r>
        <w:t xml:space="preserve">Submit abstracts with PI approval</w:t>
      </w:r>
    </w:p>
    <w:p>
      <w:pPr>
        <w:pStyle w:val="Compact"/>
        <w:numPr>
          <w:ilvl w:val="0"/>
          <w:numId w:val="1174"/>
        </w:numPr>
      </w:pPr>
      <w:r>
        <w:t xml:space="preserve">Practice presentations in lab meeting before the conference</w:t>
      </w:r>
    </w:p>
    <w:p>
      <w:pPr>
        <w:pStyle w:val="Compact"/>
        <w:numPr>
          <w:ilvl w:val="0"/>
          <w:numId w:val="117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5"/>
        </w:numPr>
      </w:pPr>
      <w:hyperlink r:id="rId513">
        <w:r>
          <w:rPr>
            <w:rStyle w:val="Hyperlink"/>
          </w:rPr>
          <w:t xml:space="preserve">How to tell a compelling story in scientific presentations</w:t>
        </w:r>
      </w:hyperlink>
    </w:p>
    <w:p>
      <w:pPr>
        <w:pStyle w:val="Compact"/>
        <w:numPr>
          <w:ilvl w:val="0"/>
          <w:numId w:val="1175"/>
        </w:numPr>
      </w:pPr>
      <w:hyperlink r:id="rId495">
        <w:r>
          <w:rPr>
            <w:rStyle w:val="Hyperlink"/>
          </w:rPr>
          <w:t xml:space="preserve">How to give a killer narratively-driven scientific talk</w:t>
        </w:r>
      </w:hyperlink>
    </w:p>
    <w:p>
      <w:pPr>
        <w:pStyle w:val="Compact"/>
        <w:numPr>
          <w:ilvl w:val="0"/>
          <w:numId w:val="1175"/>
        </w:numPr>
      </w:pPr>
      <w:hyperlink r:id="rId514">
        <w:r>
          <w:rPr>
            <w:rStyle w:val="Hyperlink"/>
          </w:rPr>
          <w:t xml:space="preserve">How to make a better poster</w:t>
        </w:r>
      </w:hyperlink>
    </w:p>
    <w:p>
      <w:pPr>
        <w:pStyle w:val="Compact"/>
        <w:numPr>
          <w:ilvl w:val="0"/>
          <w:numId w:val="1175"/>
        </w:numPr>
      </w:pPr>
      <w:hyperlink r:id="rId497">
        <w:r>
          <w:rPr>
            <w:rStyle w:val="Hyperlink"/>
          </w:rPr>
          <w:t xml:space="preserve">How to make an even better poster</w:t>
        </w:r>
      </w:hyperlink>
    </w:p>
    <w:bookmarkEnd w:id="515"/>
    <w:bookmarkStart w:id="519"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76"/>
        </w:numPr>
      </w:pPr>
      <w:r>
        <w:t xml:space="preserve">Label x-axis and y-axis clearly</w:t>
      </w:r>
    </w:p>
    <w:p>
      <w:pPr>
        <w:pStyle w:val="Compact"/>
        <w:numPr>
          <w:ilvl w:val="0"/>
          <w:numId w:val="1176"/>
        </w:numPr>
      </w:pPr>
      <w:r>
        <w:t xml:space="preserve">Use panel labels when including multiple subplots</w:t>
      </w:r>
    </w:p>
    <w:p>
      <w:pPr>
        <w:pStyle w:val="Compact"/>
        <w:numPr>
          <w:ilvl w:val="0"/>
          <w:numId w:val="1176"/>
        </w:numPr>
      </w:pPr>
      <w:r>
        <w:t xml:space="preserve">Include sufficient tick marks and labels</w:t>
      </w:r>
    </w:p>
    <w:p>
      <w:pPr>
        <w:pStyle w:val="Compact"/>
        <w:numPr>
          <w:ilvl w:val="0"/>
          <w:numId w:val="1176"/>
        </w:numPr>
      </w:pPr>
      <w:r>
        <w:t xml:space="preserve">Use appropriate font sizes (readable but not distracting)</w:t>
      </w:r>
    </w:p>
    <w:p>
      <w:pPr>
        <w:pStyle w:val="Compact"/>
        <w:numPr>
          <w:ilvl w:val="0"/>
          <w:numId w:val="1176"/>
        </w:numPr>
      </w:pPr>
      <w:r>
        <w:t xml:space="preserve">Use colorblind-friendly palettes (see</w:t>
      </w:r>
      <w:r>
        <w:t xml:space="preserve"> </w:t>
      </w:r>
      <w:hyperlink r:id="rId516">
        <w:r>
          <w:rPr>
            <w:rStyle w:val="Hyperlink"/>
          </w:rPr>
          <w:t xml:space="preserve">ColorBrewer</w:t>
        </w:r>
      </w:hyperlink>
      <w:r>
        <w:t xml:space="preserve"> </w:t>
      </w:r>
      <w:r>
        <w:t xml:space="preserve">or</w:t>
      </w:r>
      <w:r>
        <w:t xml:space="preserve"> </w:t>
      </w:r>
      <w:hyperlink r:id="rId517">
        <w:r>
          <w:rPr>
            <w:rStyle w:val="Hyperlink"/>
          </w:rPr>
          <w:t xml:space="preserve">iwanthue</w:t>
        </w:r>
      </w:hyperlink>
      <w:r>
        <w:t xml:space="preserve">)</w:t>
      </w:r>
    </w:p>
    <w:p>
      <w:pPr>
        <w:pStyle w:val="Compact"/>
        <w:numPr>
          <w:ilvl w:val="0"/>
          <w:numId w:val="1176"/>
        </w:numPr>
      </w:pPr>
      <w:r>
        <w:t xml:space="preserve">Define colors, shapes, and line types in legends</w:t>
      </w:r>
    </w:p>
    <w:p>
      <w:pPr>
        <w:pStyle w:val="Compact"/>
        <w:numPr>
          <w:ilvl w:val="0"/>
          <w:numId w:val="1176"/>
        </w:numPr>
      </w:pPr>
      <w:r>
        <w:t xml:space="preserve">Minimize abbreviations in labels and legends</w:t>
      </w:r>
    </w:p>
    <w:p>
      <w:pPr>
        <w:pStyle w:val="Compact"/>
        <w:numPr>
          <w:ilvl w:val="0"/>
          <w:numId w:val="1176"/>
        </w:numPr>
      </w:pPr>
      <w:r>
        <w:t xml:space="preserve">Use transparency to show overlapping data</w:t>
      </w:r>
    </w:p>
    <w:p>
      <w:pPr>
        <w:pStyle w:val="Compact"/>
        <w:numPr>
          <w:ilvl w:val="0"/>
          <w:numId w:val="1176"/>
        </w:numPr>
      </w:pPr>
      <w:r>
        <w:t xml:space="preserve">Show measures of precision (e.g., 95% confidence intervals)</w:t>
      </w:r>
    </w:p>
    <w:p>
      <w:pPr>
        <w:pStyle w:val="FirstParagraph"/>
      </w:pPr>
      <w:r>
        <w:rPr>
          <w:b/>
          <w:bCs/>
        </w:rPr>
        <w:t xml:space="preserve">Resources:</w:t>
      </w:r>
    </w:p>
    <w:p>
      <w:pPr>
        <w:pStyle w:val="Compact"/>
        <w:numPr>
          <w:ilvl w:val="0"/>
          <w:numId w:val="1177"/>
        </w:numPr>
      </w:pPr>
      <w:hyperlink r:id="rId518">
        <w:r>
          <w:rPr>
            <w:rStyle w:val="Hyperlink"/>
          </w:rPr>
          <w:t xml:space="preserve">Ten Simple Rules for Better Figures</w:t>
        </w:r>
      </w:hyperlink>
    </w:p>
    <w:bookmarkEnd w:id="519"/>
    <w:bookmarkStart w:id="522" w:name="grant-writing"/>
    <w:p>
      <w:pPr>
        <w:pStyle w:val="Heading2"/>
      </w:pPr>
      <w:r>
        <w:t xml:space="preserve">20.5 Grant Writing</w:t>
      </w:r>
    </w:p>
    <w:p>
      <w:pPr>
        <w:pStyle w:val="Compact"/>
        <w:numPr>
          <w:ilvl w:val="0"/>
          <w:numId w:val="1178"/>
        </w:numPr>
      </w:pPr>
      <w:r>
        <w:t xml:space="preserve">Graduate students and postdocs are encouraged to apply for fellowships (e.g., NIH F31, NSF GRFP, K awards)</w:t>
      </w:r>
    </w:p>
    <w:p>
      <w:pPr>
        <w:pStyle w:val="Compact"/>
        <w:numPr>
          <w:ilvl w:val="0"/>
          <w:numId w:val="1178"/>
        </w:numPr>
      </w:pPr>
      <w:r>
        <w:t xml:space="preserve">PIs will support fellowship applications with feedback, letters of support, and mentoring</w:t>
      </w:r>
    </w:p>
    <w:p>
      <w:pPr>
        <w:pStyle w:val="Compact"/>
        <w:numPr>
          <w:ilvl w:val="0"/>
          <w:numId w:val="1178"/>
        </w:numPr>
      </w:pPr>
      <w:r>
        <w:t xml:space="preserve">Start planning fellowship applications well in advance of deadlines (typically 3-6 months)</w:t>
      </w:r>
    </w:p>
    <w:p>
      <w:pPr>
        <w:pStyle w:val="Compact"/>
        <w:numPr>
          <w:ilvl w:val="0"/>
          <w:numId w:val="1178"/>
        </w:numPr>
      </w:pPr>
      <w:r>
        <w:t xml:space="preserve">Attend grant writing workshops and seek feedback from multiple sources</w:t>
      </w:r>
    </w:p>
    <w:p>
      <w:pPr>
        <w:pStyle w:val="FirstParagraph"/>
      </w:pPr>
      <w:r>
        <w:rPr>
          <w:b/>
          <w:bCs/>
        </w:rPr>
        <w:t xml:space="preserve">Resources:</w:t>
      </w:r>
    </w:p>
    <w:p>
      <w:pPr>
        <w:pStyle w:val="Compact"/>
        <w:numPr>
          <w:ilvl w:val="0"/>
          <w:numId w:val="1179"/>
        </w:numPr>
      </w:pPr>
      <w:hyperlink r:id="rId520">
        <w:r>
          <w:rPr>
            <w:rStyle w:val="Hyperlink"/>
          </w:rPr>
          <w:t xml:space="preserve">Building Your Funding Train</w:t>
        </w:r>
      </w:hyperlink>
    </w:p>
    <w:p>
      <w:pPr>
        <w:pStyle w:val="Compact"/>
        <w:numPr>
          <w:ilvl w:val="0"/>
          <w:numId w:val="1179"/>
        </w:numPr>
      </w:pPr>
      <w:hyperlink r:id="rId521">
        <w:r>
          <w:rPr>
            <w:rStyle w:val="Hyperlink"/>
          </w:rPr>
          <w:t xml:space="preserve">NIH Funding Opportunities</w:t>
        </w:r>
      </w:hyperlink>
    </w:p>
    <w:p>
      <w:pPr>
        <w:pStyle w:val="Compact"/>
        <w:numPr>
          <w:ilvl w:val="0"/>
          <w:numId w:val="1179"/>
        </w:numPr>
      </w:pPr>
      <w:hyperlink r:id="rId502">
        <w:r>
          <w:rPr>
            <w:rStyle w:val="Hyperlink"/>
          </w:rPr>
          <w:t xml:space="preserve">NIH Grant Writing Resources</w:t>
        </w:r>
      </w:hyperlink>
    </w:p>
    <w:bookmarkEnd w:id="522"/>
    <w:bookmarkStart w:id="523"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0"/>
        </w:numPr>
      </w:pPr>
      <w:r>
        <w:t xml:space="preserve">Graduate students are encouraged to gain teaching experience</w:t>
      </w:r>
    </w:p>
    <w:p>
      <w:pPr>
        <w:pStyle w:val="Compact"/>
        <w:numPr>
          <w:ilvl w:val="0"/>
          <w:numId w:val="1180"/>
        </w:numPr>
      </w:pPr>
      <w:r>
        <w:t xml:space="preserve">We support science communication and outreach activities</w:t>
      </w:r>
    </w:p>
    <w:p>
      <w:pPr>
        <w:pStyle w:val="Compact"/>
        <w:numPr>
          <w:ilvl w:val="0"/>
          <w:numId w:val="1180"/>
        </w:numPr>
      </w:pPr>
      <w:r>
        <w:t xml:space="preserve">Discuss opportunities with PIs</w:t>
      </w:r>
    </w:p>
    <w:bookmarkEnd w:id="523"/>
    <w:bookmarkStart w:id="524"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1"/>
        </w:numPr>
      </w:pPr>
      <w:r>
        <w:t xml:space="preserve">Attend seminars and departmental events</w:t>
      </w:r>
    </w:p>
    <w:p>
      <w:pPr>
        <w:pStyle w:val="Compact"/>
        <w:numPr>
          <w:ilvl w:val="0"/>
          <w:numId w:val="1181"/>
        </w:numPr>
      </w:pPr>
      <w:r>
        <w:t xml:space="preserve">Connect with researchers in your field</w:t>
      </w:r>
    </w:p>
    <w:p>
      <w:pPr>
        <w:pStyle w:val="Compact"/>
        <w:numPr>
          <w:ilvl w:val="0"/>
          <w:numId w:val="1181"/>
        </w:numPr>
      </w:pPr>
      <w:r>
        <w:t xml:space="preserve">Join professional societies</w:t>
      </w:r>
    </w:p>
    <w:p>
      <w:pPr>
        <w:pStyle w:val="Compact"/>
        <w:numPr>
          <w:ilvl w:val="0"/>
          <w:numId w:val="1181"/>
        </w:numPr>
      </w:pPr>
      <w:r>
        <w:t xml:space="preserve">Use professional social media platforms to share research and engage with the scientific community</w:t>
      </w:r>
    </w:p>
    <w:p>
      <w:r>
        <w:br w:type="page"/>
      </w:r>
    </w:p>
    <w:bookmarkEnd w:id="524"/>
    <w:bookmarkEnd w:id="525"/>
    <w:bookmarkStart w:id="53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08">
        <w:r>
          <w:rPr>
            <w:rStyle w:val="Hyperlink"/>
          </w:rPr>
          <w:t xml:space="preserve">original by Jade Benjamin-Chung</w:t>
        </w:r>
      </w:hyperlink>
    </w:p>
    <w:bookmarkStart w:id="526"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2"/>
        </w:numPr>
      </w:pPr>
      <w:r>
        <w:rPr>
          <w:b/>
          <w:bCs/>
        </w:rPr>
        <w:t xml:space="preserve">Planning</w:t>
      </w:r>
      <w:r>
        <w:t xml:space="preserve">: Discuss target journals, outline, and timeline with PIs</w:t>
      </w:r>
    </w:p>
    <w:p>
      <w:pPr>
        <w:pStyle w:val="Compact"/>
        <w:numPr>
          <w:ilvl w:val="0"/>
          <w:numId w:val="1182"/>
        </w:numPr>
      </w:pPr>
      <w:r>
        <w:rPr>
          <w:b/>
          <w:bCs/>
        </w:rPr>
        <w:t xml:space="preserve">Drafting</w:t>
      </w:r>
      <w:r>
        <w:t xml:space="preserve">: Lead author prepares initial draft</w:t>
      </w:r>
    </w:p>
    <w:p>
      <w:pPr>
        <w:pStyle w:val="Compact"/>
        <w:numPr>
          <w:ilvl w:val="0"/>
          <w:numId w:val="1182"/>
        </w:numPr>
      </w:pPr>
      <w:r>
        <w:rPr>
          <w:b/>
          <w:bCs/>
        </w:rPr>
        <w:t xml:space="preserve">Internal review</w:t>
      </w:r>
      <w:r>
        <w:t xml:space="preserve">: Co-authors review and provide feedback</w:t>
      </w:r>
    </w:p>
    <w:p>
      <w:pPr>
        <w:pStyle w:val="Compact"/>
        <w:numPr>
          <w:ilvl w:val="0"/>
          <w:numId w:val="1182"/>
        </w:numPr>
      </w:pPr>
      <w:r>
        <w:rPr>
          <w:b/>
          <w:bCs/>
        </w:rPr>
        <w:t xml:space="preserve">Revision</w:t>
      </w:r>
      <w:r>
        <w:t xml:space="preserve">: Lead author incorporates feedback iteratively</w:t>
      </w:r>
    </w:p>
    <w:p>
      <w:pPr>
        <w:pStyle w:val="Compact"/>
        <w:numPr>
          <w:ilvl w:val="0"/>
          <w:numId w:val="1182"/>
        </w:numPr>
      </w:pPr>
      <w:r>
        <w:rPr>
          <w:b/>
          <w:bCs/>
        </w:rPr>
        <w:t xml:space="preserve">PI approval</w:t>
      </w:r>
      <w:r>
        <w:t xml:space="preserve">: Obtain final approval from PIs before submission</w:t>
      </w:r>
    </w:p>
    <w:p>
      <w:pPr>
        <w:pStyle w:val="Compact"/>
        <w:numPr>
          <w:ilvl w:val="0"/>
          <w:numId w:val="1182"/>
        </w:numPr>
      </w:pPr>
      <w:r>
        <w:rPr>
          <w:b/>
          <w:bCs/>
        </w:rPr>
        <w:t xml:space="preserve">Submission</w:t>
      </w:r>
      <w:r>
        <w:t xml:space="preserve">: Submit to journal</w:t>
      </w:r>
    </w:p>
    <w:p>
      <w:pPr>
        <w:pStyle w:val="Compact"/>
        <w:numPr>
          <w:ilvl w:val="0"/>
          <w:numId w:val="1182"/>
        </w:numPr>
      </w:pPr>
      <w:r>
        <w:rPr>
          <w:b/>
          <w:bCs/>
        </w:rPr>
        <w:t xml:space="preserve">Revisions</w:t>
      </w:r>
      <w:r>
        <w:t xml:space="preserve">: Lead author coordinates response to peer reviewers</w:t>
      </w:r>
    </w:p>
    <w:p>
      <w:pPr>
        <w:pStyle w:val="Compact"/>
        <w:numPr>
          <w:ilvl w:val="0"/>
          <w:numId w:val="1182"/>
        </w:numPr>
      </w:pPr>
      <w:r>
        <w:rPr>
          <w:b/>
          <w:bCs/>
        </w:rPr>
        <w:t xml:space="preserve">Publication</w:t>
      </w:r>
      <w:r>
        <w:t xml:space="preserve">: Celebrate and share!</w:t>
      </w:r>
    </w:p>
    <w:bookmarkEnd w:id="526"/>
    <w:bookmarkStart w:id="529" w:name="preprints-and-open-access"/>
    <w:p>
      <w:pPr>
        <w:pStyle w:val="Heading2"/>
      </w:pPr>
      <w:r>
        <w:t xml:space="preserve">21.2 Preprints and Open Access</w:t>
      </w:r>
    </w:p>
    <w:p>
      <w:pPr>
        <w:pStyle w:val="Compact"/>
        <w:numPr>
          <w:ilvl w:val="0"/>
          <w:numId w:val="1183"/>
        </w:numPr>
      </w:pPr>
      <w:r>
        <w:t xml:space="preserve">We encourage posting preprints prior to or during peer review on platforms like</w:t>
      </w:r>
      <w:r>
        <w:t xml:space="preserve"> </w:t>
      </w:r>
      <w:hyperlink r:id="rId527">
        <w:r>
          <w:rPr>
            <w:rStyle w:val="Hyperlink"/>
          </w:rPr>
          <w:t xml:space="preserve">medRxiv</w:t>
        </w:r>
      </w:hyperlink>
      <w:r>
        <w:t xml:space="preserve"> </w:t>
      </w:r>
      <w:r>
        <w:t xml:space="preserve">or</w:t>
      </w:r>
      <w:r>
        <w:t xml:space="preserve"> </w:t>
      </w:r>
      <w:hyperlink r:id="rId528">
        <w:r>
          <w:rPr>
            <w:rStyle w:val="Hyperlink"/>
          </w:rPr>
          <w:t xml:space="preserve">bioRxiv</w:t>
        </w:r>
      </w:hyperlink>
    </w:p>
    <w:p>
      <w:pPr>
        <w:pStyle w:val="Compact"/>
        <w:numPr>
          <w:ilvl w:val="0"/>
          <w:numId w:val="1183"/>
        </w:numPr>
      </w:pPr>
      <w:r>
        <w:t xml:space="preserve">Preprints allow rapid dissemination of findings and can be cited in grant applications</w:t>
      </w:r>
    </w:p>
    <w:p>
      <w:pPr>
        <w:pStyle w:val="Compact"/>
        <w:numPr>
          <w:ilvl w:val="0"/>
          <w:numId w:val="1183"/>
        </w:numPr>
      </w:pPr>
      <w:r>
        <w:t xml:space="preserve">We support publishing in open access journals when possible to maximize accessibility</w:t>
      </w:r>
    </w:p>
    <w:p>
      <w:pPr>
        <w:pStyle w:val="Compact"/>
        <w:numPr>
          <w:ilvl w:val="0"/>
          <w:numId w:val="118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27">
        <w:r>
          <w:rPr>
            <w:rStyle w:val="Hyperlink"/>
          </w:rPr>
          <w:t xml:space="preserve">medRxiv</w:t>
        </w:r>
      </w:hyperlink>
      <w:r>
        <w:t xml:space="preserve">.</w:t>
      </w:r>
    </w:p>
    <w:bookmarkEnd w:id="529"/>
    <w:bookmarkStart w:id="531"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4"/>
        </w:numPr>
      </w:pPr>
      <w:r>
        <w:t xml:space="preserve">CONSORT for randomized trials</w:t>
      </w:r>
    </w:p>
    <w:p>
      <w:pPr>
        <w:pStyle w:val="Compact"/>
        <w:numPr>
          <w:ilvl w:val="0"/>
          <w:numId w:val="1184"/>
        </w:numPr>
      </w:pPr>
      <w:r>
        <w:t xml:space="preserve">STROBE for observational studies</w:t>
      </w:r>
    </w:p>
    <w:p>
      <w:pPr>
        <w:pStyle w:val="Compact"/>
        <w:numPr>
          <w:ilvl w:val="0"/>
          <w:numId w:val="1184"/>
        </w:numPr>
      </w:pPr>
      <w:r>
        <w:t xml:space="preserve">PRISMA for systematic reviews</w:t>
      </w:r>
    </w:p>
    <w:p>
      <w:pPr>
        <w:pStyle w:val="Compact"/>
        <w:numPr>
          <w:ilvl w:val="0"/>
          <w:numId w:val="1184"/>
        </w:numPr>
      </w:pPr>
      <w:r>
        <w:t xml:space="preserve">Others as appropriate (see</w:t>
      </w:r>
      <w:r>
        <w:t xml:space="preserve"> </w:t>
      </w:r>
      <w:hyperlink r:id="rId530">
        <w:r>
          <w:rPr>
            <w:rStyle w:val="Hyperlink"/>
          </w:rPr>
          <w:t xml:space="preserve">EQUATOR Network</w:t>
        </w:r>
      </w:hyperlink>
      <w:r>
        <w:t xml:space="preserve">)</w:t>
      </w:r>
    </w:p>
    <w:bookmarkEnd w:id="531"/>
    <w:bookmarkStart w:id="532" w:name="manuscript-checklist-1"/>
    <w:p>
      <w:pPr>
        <w:pStyle w:val="Heading2"/>
      </w:pPr>
      <w:r>
        <w:t xml:space="preserve">21.4 Manuscript Checklist</w:t>
      </w:r>
    </w:p>
    <w:p>
      <w:pPr>
        <w:pStyle w:val="FirstParagraph"/>
      </w:pPr>
      <w:r>
        <w:t xml:space="preserve">Before submitting a manuscript:</w:t>
      </w:r>
    </w:p>
    <w:p>
      <w:pPr>
        <w:pStyle w:val="Compact"/>
        <w:numPr>
          <w:ilvl w:val="0"/>
          <w:numId w:val="1185"/>
        </w:numPr>
      </w:pPr>
      <w:r>
        <w:t xml:space="preserve">Completed relevant reporting checklist</w:t>
      </w:r>
    </w:p>
    <w:p>
      <w:pPr>
        <w:pStyle w:val="Compact"/>
        <w:numPr>
          <w:ilvl w:val="0"/>
          <w:numId w:val="1186"/>
        </w:numPr>
      </w:pPr>
      <w:r>
        <w:t xml:space="preserve">Results are reproducible (rerunning code replicates tables/figures exactly)</w:t>
      </w:r>
    </w:p>
    <w:p>
      <w:pPr>
        <w:pStyle w:val="Compact"/>
        <w:numPr>
          <w:ilvl w:val="0"/>
          <w:numId w:val="1187"/>
        </w:numPr>
      </w:pPr>
      <w:r>
        <w:t xml:space="preserve">Target journal selected</w:t>
      </w:r>
    </w:p>
    <w:p>
      <w:pPr>
        <w:pStyle w:val="Compact"/>
        <w:numPr>
          <w:ilvl w:val="0"/>
          <w:numId w:val="1188"/>
        </w:numPr>
      </w:pPr>
      <w:r>
        <w:t xml:space="preserve">Title is declarative and states findings clearly</w:t>
      </w:r>
    </w:p>
    <w:p>
      <w:pPr>
        <w:pStyle w:val="Compact"/>
        <w:numPr>
          <w:ilvl w:val="0"/>
          <w:numId w:val="1189"/>
        </w:numPr>
      </w:pPr>
      <w:r>
        <w:t xml:space="preserve">Word count meets journal requirements</w:t>
      </w:r>
    </w:p>
    <w:p>
      <w:pPr>
        <w:pStyle w:val="Compact"/>
        <w:numPr>
          <w:ilvl w:val="0"/>
          <w:numId w:val="1190"/>
        </w:numPr>
      </w:pPr>
      <w:r>
        <w:t xml:space="preserve">Manuscript follows journal formatting guidelines</w:t>
      </w:r>
    </w:p>
    <w:p>
      <w:pPr>
        <w:pStyle w:val="Compact"/>
        <w:numPr>
          <w:ilvl w:val="0"/>
          <w:numId w:val="1191"/>
        </w:numPr>
      </w:pPr>
      <w:r>
        <w:t xml:space="preserve">Consistent voice throughout (typically active voice)</w:t>
      </w:r>
    </w:p>
    <w:p>
      <w:pPr>
        <w:pStyle w:val="Compact"/>
        <w:numPr>
          <w:ilvl w:val="0"/>
          <w:numId w:val="1192"/>
        </w:numPr>
      </w:pPr>
      <w:r>
        <w:t xml:space="preserve">All figures and tables referenced in main text</w:t>
      </w:r>
    </w:p>
    <w:p>
      <w:pPr>
        <w:pStyle w:val="Compact"/>
        <w:numPr>
          <w:ilvl w:val="0"/>
          <w:numId w:val="1193"/>
        </w:numPr>
      </w:pPr>
      <w:r>
        <w:t xml:space="preserve">Captions for all figures and tables</w:t>
      </w:r>
    </w:p>
    <w:p>
      <w:pPr>
        <w:pStyle w:val="Compact"/>
        <w:numPr>
          <w:ilvl w:val="0"/>
          <w:numId w:val="1194"/>
        </w:numPr>
      </w:pPr>
      <w:r>
        <w:t xml:space="preserve">Tables/figures numbered by order of appearance</w:t>
      </w:r>
    </w:p>
    <w:p>
      <w:pPr>
        <w:pStyle w:val="Compact"/>
        <w:numPr>
          <w:ilvl w:val="0"/>
          <w:numId w:val="1195"/>
        </w:numPr>
      </w:pPr>
      <w:r>
        <w:t xml:space="preserve">Abbreviations defined at first use and used sparingly</w:t>
      </w:r>
    </w:p>
    <w:p>
      <w:pPr>
        <w:pStyle w:val="Compact"/>
        <w:numPr>
          <w:ilvl w:val="0"/>
          <w:numId w:val="119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Avoid directionless statements (specify direction of associations)</w:t>
      </w:r>
    </w:p>
    <w:p>
      <w:pPr>
        <w:pStyle w:val="Compact"/>
        <w:numPr>
          <w:ilvl w:val="0"/>
          <w:numId w:val="1198"/>
        </w:numPr>
      </w:pPr>
      <w:r>
        <w:t xml:space="preserve">Causal language only when supported by study design</w:t>
      </w:r>
    </w:p>
    <w:p>
      <w:pPr>
        <w:pStyle w:val="Compact"/>
        <w:numPr>
          <w:ilvl w:val="0"/>
          <w:numId w:val="119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0"/>
        </w:numPr>
      </w:pPr>
      <w:r>
        <w:t xml:space="preserve">Author contributions drafted using CRediT Taxonomy</w:t>
      </w:r>
    </w:p>
    <w:p>
      <w:r>
        <w:br w:type="page"/>
      </w:r>
    </w:p>
    <w:bookmarkEnd w:id="532"/>
    <w:bookmarkEnd w:id="533"/>
    <w:bookmarkStart w:id="613" w:name="references"/>
    <w:p>
      <w:pPr>
        <w:pStyle w:val="Heading1"/>
      </w:pPr>
      <w:r>
        <w:t xml:space="preserve">References</w:t>
      </w:r>
    </w:p>
    <w:bookmarkStart w:id="612" w:name="refs"/>
    <w:bookmarkStart w:id="535" w:name="ref-space_odyssey"/>
    <w:p>
      <w:pPr>
        <w:pStyle w:val="Bibliography"/>
      </w:pPr>
      <w:r>
        <w:t xml:space="preserve">“2001: A Space Odyssey.”</w:t>
      </w:r>
      <w:r>
        <w:t xml:space="preserve"> </w:t>
      </w:r>
      <w:r>
        <w:t xml:space="preserve">1968. Film.</w:t>
      </w:r>
      <w:r>
        <w:t xml:space="preserve"> </w:t>
      </w:r>
      <w:hyperlink r:id="rId534">
        <w:r>
          <w:rPr>
            <w:rStyle w:val="Hyperlink"/>
          </w:rPr>
          <w:t xml:space="preserve">https://en.wikipedia.org/wiki/2001:_A_Space_Odyssey_(film)</w:t>
        </w:r>
      </w:hyperlink>
      <w:r>
        <w:t xml:space="preserve">.</w:t>
      </w:r>
    </w:p>
    <w:bookmarkEnd w:id="535"/>
    <w:bookmarkStart w:id="53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36">
        <w:r>
          <w:rPr>
            <w:rStyle w:val="Hyperlink"/>
          </w:rPr>
          <w:t xml:space="preserve">https://doi.org/10.1371/journal.pgph.0002269</w:t>
        </w:r>
      </w:hyperlink>
      <w:r>
        <w:t xml:space="preserve">.</w:t>
      </w:r>
    </w:p>
    <w:bookmarkEnd w:id="537"/>
    <w:bookmarkStart w:id="53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38">
        <w:r>
          <w:rPr>
            <w:rStyle w:val="Hyperlink"/>
          </w:rPr>
          <w:t xml:space="preserve">https://search.library.ucdavis.edu/permalink/01UCD_INST/9fle3i/alma990000226350403126</w:t>
        </w:r>
      </w:hyperlink>
      <w:r>
        <w:t xml:space="preserve">.</w:t>
      </w:r>
    </w:p>
    <w:bookmarkEnd w:id="539"/>
    <w:bookmarkStart w:id="54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0">
        <w:r>
          <w:rPr>
            <w:rStyle w:val="Hyperlink"/>
          </w:rPr>
          <w:t xml:space="preserve">https://doi.org/10.1038/d41586-019-01431-z</w:t>
        </w:r>
      </w:hyperlink>
      <w:r>
        <w:t xml:space="preserve">.</w:t>
      </w:r>
    </w:p>
    <w:bookmarkEnd w:id="541"/>
    <w:bookmarkStart w:id="543" w:name="ref-battlestar_galactica_2004"/>
    <w:p>
      <w:pPr>
        <w:pStyle w:val="Bibliography"/>
      </w:pPr>
      <w:r>
        <w:t xml:space="preserve">“Battlestar Galactica.”</w:t>
      </w:r>
      <w:r>
        <w:t xml:space="preserve"> </w:t>
      </w:r>
      <w:r>
        <w:t xml:space="preserve">2004. Television Series.</w:t>
      </w:r>
      <w:r>
        <w:t xml:space="preserve"> </w:t>
      </w:r>
      <w:hyperlink r:id="rId542">
        <w:r>
          <w:rPr>
            <w:rStyle w:val="Hyperlink"/>
          </w:rPr>
          <w:t xml:space="preserve">https://en.wikipedia.org/wiki/Battlestar_Galactica_(2004_TV_series)</w:t>
        </w:r>
      </w:hyperlink>
      <w:r>
        <w:t xml:space="preserve">.</w:t>
      </w:r>
    </w:p>
    <w:bookmarkEnd w:id="543"/>
    <w:bookmarkStart w:id="54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08">
        <w:r>
          <w:rPr>
            <w:rStyle w:val="Hyperlink"/>
          </w:rPr>
          <w:t xml:space="preserve">https://jadebc.github.io/lab-manual/</w:t>
        </w:r>
      </w:hyperlink>
      <w:r>
        <w:t xml:space="preserve">.</w:t>
      </w:r>
    </w:p>
    <w:bookmarkEnd w:id="544"/>
    <w:bookmarkStart w:id="546" w:name="ref-blade_runner"/>
    <w:p>
      <w:pPr>
        <w:pStyle w:val="Bibliography"/>
      </w:pPr>
      <w:r>
        <w:t xml:space="preserve">“Blade Runner.”</w:t>
      </w:r>
      <w:r>
        <w:t xml:space="preserve"> </w:t>
      </w:r>
      <w:r>
        <w:t xml:space="preserve">1982. Film.</w:t>
      </w:r>
      <w:r>
        <w:t xml:space="preserve"> </w:t>
      </w:r>
      <w:hyperlink r:id="rId545">
        <w:r>
          <w:rPr>
            <w:rStyle w:val="Hyperlink"/>
          </w:rPr>
          <w:t xml:space="preserve">https://en.wikipedia.org/wiki/Blade_Runner</w:t>
        </w:r>
      </w:hyperlink>
      <w:r>
        <w:t xml:space="preserve">.</w:t>
      </w:r>
    </w:p>
    <w:bookmarkEnd w:id="546"/>
    <w:bookmarkStart w:id="54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47">
        <w:r>
          <w:rPr>
            <w:rStyle w:val="Hyperlink"/>
          </w:rPr>
          <w:t xml:space="preserve">https://happygitwithr.com/</w:t>
        </w:r>
      </w:hyperlink>
      <w:r>
        <w:t xml:space="preserve">.</w:t>
      </w:r>
    </w:p>
    <w:bookmarkEnd w:id="548"/>
    <w:bookmarkStart w:id="55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49">
        <w:r>
          <w:rPr>
            <w:rStyle w:val="Hyperlink"/>
          </w:rPr>
          <w:t xml:space="preserve">https://en.wikipedia.org/wiki/Ender%27s_Game</w:t>
        </w:r>
      </w:hyperlink>
      <w:r>
        <w:t xml:space="preserve">.</w:t>
      </w:r>
    </w:p>
    <w:bookmarkEnd w:id="550"/>
    <w:bookmarkStart w:id="5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1">
        <w:r>
          <w:rPr>
            <w:rStyle w:val="Hyperlink"/>
          </w:rPr>
          <w:t xml:space="preserve">https://doi.org/10.1038/s41467-020-19160-7</w:t>
        </w:r>
      </w:hyperlink>
      <w:r>
        <w:t xml:space="preserve">.</w:t>
      </w:r>
    </w:p>
    <w:bookmarkEnd w:id="552"/>
    <w:bookmarkStart w:id="5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3">
        <w:r>
          <w:rPr>
            <w:rStyle w:val="Hyperlink"/>
          </w:rPr>
          <w:t xml:space="preserve">http://creativecommons.org/licenses/by-nc/4.0/</w:t>
        </w:r>
      </w:hyperlink>
      <w:r>
        <w:t xml:space="preserve">.</w:t>
      </w:r>
    </w:p>
    <w:bookmarkEnd w:id="554"/>
    <w:bookmarkStart w:id="556" w:name="ref-credit"/>
    <w:p>
      <w:pPr>
        <w:pStyle w:val="Bibliography"/>
      </w:pPr>
      <w:r>
        <w:t xml:space="preserve">“CRediT: Contributor Roles Taxonomy.”</w:t>
      </w:r>
      <w:r>
        <w:t xml:space="preserve"> </w:t>
      </w:r>
      <w:r>
        <w:t xml:space="preserve">n.d. PLOS ONE.</w:t>
      </w:r>
      <w:r>
        <w:t xml:space="preserve"> </w:t>
      </w:r>
      <w:hyperlink r:id="rId555">
        <w:r>
          <w:rPr>
            <w:rStyle w:val="Hyperlink"/>
          </w:rPr>
          <w:t xml:space="preserve">https://journals.plos.org/plosone/s/authorship</w:t>
        </w:r>
      </w:hyperlink>
      <w:r>
        <w:t xml:space="preserve">.</w:t>
      </w:r>
    </w:p>
    <w:bookmarkEnd w:id="556"/>
    <w:bookmarkStart w:id="558" w:name="ref-dryad"/>
    <w:p>
      <w:pPr>
        <w:pStyle w:val="Bibliography"/>
      </w:pPr>
      <w:r>
        <w:t xml:space="preserve">“Dryad Digital Repository.”</w:t>
      </w:r>
      <w:r>
        <w:t xml:space="preserve"> </w:t>
      </w:r>
      <w:r>
        <w:t xml:space="preserve">n.d. Dryad.</w:t>
      </w:r>
      <w:r>
        <w:t xml:space="preserve"> </w:t>
      </w:r>
      <w:hyperlink r:id="rId557">
        <w:r>
          <w:rPr>
            <w:rStyle w:val="Hyperlink"/>
          </w:rPr>
          <w:t xml:space="preserve">https://datadryad.org/</w:t>
        </w:r>
      </w:hyperlink>
      <w:r>
        <w:t xml:space="preserve">.</w:t>
      </w:r>
    </w:p>
    <w:bookmarkEnd w:id="558"/>
    <w:bookmarkStart w:id="5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0">
        <w:r>
          <w:rPr>
            <w:rStyle w:val="Hyperlink"/>
          </w:rPr>
          <w:t xml:space="preserve">https://www.equator-network.org/</w:t>
        </w:r>
      </w:hyperlink>
      <w:r>
        <w:t xml:space="preserve">.</w:t>
      </w:r>
    </w:p>
    <w:bookmarkEnd w:id="559"/>
    <w:bookmarkStart w:id="5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0">
        <w:r>
          <w:rPr>
            <w:rStyle w:val="Hyperlink"/>
          </w:rPr>
          <w:t xml:space="preserve">https://engineering-shiny.org/</w:t>
        </w:r>
      </w:hyperlink>
      <w:r>
        <w:t xml:space="preserve">.</w:t>
      </w:r>
    </w:p>
    <w:bookmarkEnd w:id="561"/>
    <w:bookmarkStart w:id="56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2">
        <w:r>
          <w:rPr>
            <w:rStyle w:val="Hyperlink"/>
          </w:rPr>
          <w:t xml:space="preserve">https://www.youtube.com/watch?v=B1BdQcJ2ZYY</w:t>
        </w:r>
      </w:hyperlink>
      <w:r>
        <w:t xml:space="preserve">.</w:t>
      </w:r>
    </w:p>
    <w:bookmarkEnd w:id="563"/>
    <w:bookmarkStart w:id="565" w:name="ref-githubdesktop"/>
    <w:p>
      <w:pPr>
        <w:pStyle w:val="Bibliography"/>
      </w:pPr>
      <w:r>
        <w:t xml:space="preserve">“GitHub Desktop.”</w:t>
      </w:r>
      <w:r>
        <w:t xml:space="preserve"> </w:t>
      </w:r>
      <w:r>
        <w:t xml:space="preserve">n.d. GitHub.</w:t>
      </w:r>
      <w:r>
        <w:t xml:space="preserve"> </w:t>
      </w:r>
      <w:hyperlink r:id="rId564">
        <w:r>
          <w:rPr>
            <w:rStyle w:val="Hyperlink"/>
          </w:rPr>
          <w:t xml:space="preserve">https://desktop.github.com/</w:t>
        </w:r>
      </w:hyperlink>
      <w:r>
        <w:t xml:space="preserve">.</w:t>
      </w:r>
    </w:p>
    <w:bookmarkEnd w:id="565"/>
    <w:bookmarkStart w:id="567" w:name="ref-dune"/>
    <w:p>
      <w:pPr>
        <w:pStyle w:val="Bibliography"/>
      </w:pPr>
      <w:r>
        <w:t xml:space="preserve">Herbert, Frank. 1965.</w:t>
      </w:r>
      <w:r>
        <w:t xml:space="preserve"> </w:t>
      </w:r>
      <w:r>
        <w:t xml:space="preserve">“Dune.”</w:t>
      </w:r>
      <w:r>
        <w:t xml:space="preserve"> </w:t>
      </w:r>
      <w:r>
        <w:t xml:space="preserve">Novel.</w:t>
      </w:r>
      <w:r>
        <w:t xml:space="preserve"> </w:t>
      </w:r>
      <w:hyperlink r:id="rId566">
        <w:r>
          <w:rPr>
            <w:rStyle w:val="Hyperlink"/>
          </w:rPr>
          <w:t xml:space="preserve">https://en.wikipedia.org/wiki/Organizations_of_the_Dune_universe#Thinking_machines</w:t>
        </w:r>
      </w:hyperlink>
      <w:r>
        <w:t xml:space="preserve">.</w:t>
      </w:r>
    </w:p>
    <w:bookmarkEnd w:id="567"/>
    <w:bookmarkStart w:id="569" w:name="ref-plos_data"/>
    <w:p>
      <w:pPr>
        <w:pStyle w:val="Bibliography"/>
      </w:pPr>
      <w:r>
        <w:t xml:space="preserve">“How to Store and Manage Your Data.”</w:t>
      </w:r>
      <w:r>
        <w:t xml:space="preserve"> </w:t>
      </w:r>
      <w:r>
        <w:t xml:space="preserve">n.d. PLOS.</w:t>
      </w:r>
      <w:r>
        <w:t xml:space="preserve"> </w:t>
      </w:r>
      <w:hyperlink r:id="rId568">
        <w:r>
          <w:rPr>
            <w:rStyle w:val="Hyperlink"/>
          </w:rPr>
          <w:t xml:space="preserve">https://plos.org/resource/how-to-store-and-manage-your-data/</w:t>
        </w:r>
      </w:hyperlink>
      <w:r>
        <w:t xml:space="preserve">.</w:t>
      </w:r>
    </w:p>
    <w:bookmarkEnd w:id="569"/>
    <w:bookmarkStart w:id="57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0"/>
    <w:bookmarkStart w:id="571" w:name="ref-medRxiv"/>
    <w:p>
      <w:pPr>
        <w:pStyle w:val="Bibliography"/>
      </w:pPr>
      <w:r>
        <w:t xml:space="preserve">“medRxiv: The Preprint Server for Health Sciences.”</w:t>
      </w:r>
      <w:r>
        <w:t xml:space="preserve"> </w:t>
      </w:r>
      <w:r>
        <w:t xml:space="preserve">n.d. Cold Spring Harbor Laboratory.</w:t>
      </w:r>
      <w:r>
        <w:t xml:space="preserve"> </w:t>
      </w:r>
      <w:hyperlink r:id="rId527">
        <w:r>
          <w:rPr>
            <w:rStyle w:val="Hyperlink"/>
          </w:rPr>
          <w:t xml:space="preserve">https://www.medrxiv.org/</w:t>
        </w:r>
      </w:hyperlink>
      <w:r>
        <w:t xml:space="preserve">.</w:t>
      </w:r>
    </w:p>
    <w:bookmarkEnd w:id="571"/>
    <w:bookmarkStart w:id="5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2">
        <w:r>
          <w:rPr>
            <w:rStyle w:val="Hyperlink"/>
          </w:rPr>
          <w:t xml:space="preserve">https://doi.org/10.1038/467775a</w:t>
        </w:r>
      </w:hyperlink>
      <w:r>
        <w:t xml:space="preserve">.</w:t>
      </w:r>
    </w:p>
    <w:bookmarkEnd w:id="573"/>
    <w:bookmarkStart w:id="57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74">
        <w:r>
          <w:rPr>
            <w:rStyle w:val="Hyperlink"/>
          </w:rPr>
          <w:t xml:space="preserve">https://doi.org/10.1038/s41562-016-0021</w:t>
        </w:r>
      </w:hyperlink>
      <w:r>
        <w:t xml:space="preserve">.</w:t>
      </w:r>
    </w:p>
    <w:bookmarkEnd w:id="575"/>
    <w:bookmarkStart w:id="5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76">
        <w:r>
          <w:rPr>
            <w:rStyle w:val="Hyperlink"/>
          </w:rPr>
          <w:t xml:space="preserve">https://doi.org/10.1038/526182a</w:t>
        </w:r>
      </w:hyperlink>
      <w:r>
        <w:t xml:space="preserve">.</w:t>
      </w:r>
    </w:p>
    <w:bookmarkEnd w:id="577"/>
    <w:bookmarkStart w:id="579" w:name="ref-osf"/>
    <w:p>
      <w:pPr>
        <w:pStyle w:val="Bibliography"/>
      </w:pPr>
      <w:r>
        <w:t xml:space="preserve">“Open Science Framework.”</w:t>
      </w:r>
      <w:r>
        <w:t xml:space="preserve"> </w:t>
      </w:r>
      <w:r>
        <w:t xml:space="preserve">n.d. Center for Open Science.</w:t>
      </w:r>
      <w:r>
        <w:t xml:space="preserve"> </w:t>
      </w:r>
      <w:hyperlink r:id="rId578">
        <w:r>
          <w:rPr>
            <w:rStyle w:val="Hyperlink"/>
          </w:rPr>
          <w:t xml:space="preserve">https://osf.io/</w:t>
        </w:r>
      </w:hyperlink>
      <w:r>
        <w:t xml:space="preserve">.</w:t>
      </w:r>
    </w:p>
    <w:bookmarkEnd w:id="579"/>
    <w:bookmarkStart w:id="581" w:name="ref-gitfixum"/>
    <w:p>
      <w:pPr>
        <w:pStyle w:val="Bibliography"/>
      </w:pPr>
      <w:r>
        <w:t xml:space="preserve">Robertson, Seth. n.d.</w:t>
      </w:r>
      <w:r>
        <w:t xml:space="preserve"> </w:t>
      </w:r>
      <w:r>
        <w:t xml:space="preserve">“On Undoing, Fixing, or Removing Commits in Git.”</w:t>
      </w:r>
      <w:r>
        <w:t xml:space="preserve"> </w:t>
      </w:r>
      <w:hyperlink r:id="rId580">
        <w:r>
          <w:rPr>
            <w:rStyle w:val="Hyperlink"/>
          </w:rPr>
          <w:t xml:space="preserve">https://sethrobertson.github.io/GitFixUm/fixup.html</w:t>
        </w:r>
      </w:hyperlink>
      <w:r>
        <w:t xml:space="preserve">.</w:t>
      </w:r>
    </w:p>
    <w:bookmarkEnd w:id="581"/>
    <w:bookmarkStart w:id="58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2">
        <w:r>
          <w:rPr>
            <w:rStyle w:val="Hyperlink"/>
          </w:rPr>
          <w:t xml:space="preserve">https://doi.org/10.1371/journal.pcbi.1003833</w:t>
        </w:r>
      </w:hyperlink>
      <w:r>
        <w:t xml:space="preserve">.</w:t>
      </w:r>
    </w:p>
    <w:bookmarkEnd w:id="583"/>
    <w:bookmarkStart w:id="58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84">
        <w:r>
          <w:rPr>
            <w:rStyle w:val="Hyperlink"/>
          </w:rPr>
          <w:t xml:space="preserve">https://doi.org/10.1038/d41586-019-02918-5</w:t>
        </w:r>
      </w:hyperlink>
      <w:r>
        <w:t xml:space="preserve">.</w:t>
      </w:r>
    </w:p>
    <w:bookmarkEnd w:id="585"/>
    <w:bookmarkStart w:id="587" w:name="ref-slurm"/>
    <w:p>
      <w:pPr>
        <w:pStyle w:val="Bibliography"/>
      </w:pPr>
      <w:r>
        <w:t xml:space="preserve">“Slurm Workload Manager: Sbatch Documentation.”</w:t>
      </w:r>
      <w:r>
        <w:t xml:space="preserve"> </w:t>
      </w:r>
      <w:r>
        <w:t xml:space="preserve">n.d. SchedMD.</w:t>
      </w:r>
      <w:r>
        <w:t xml:space="preserve"> </w:t>
      </w:r>
      <w:hyperlink r:id="rId586">
        <w:r>
          <w:rPr>
            <w:rStyle w:val="Hyperlink"/>
          </w:rPr>
          <w:t xml:space="preserve">https://slurm.schedmd.com/sbatch.html</w:t>
        </w:r>
      </w:hyperlink>
      <w:r>
        <w:t xml:space="preserve">.</w:t>
      </w:r>
    </w:p>
    <w:bookmarkEnd w:id="587"/>
    <w:bookmarkStart w:id="5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88">
        <w:r>
          <w:rPr>
            <w:rStyle w:val="Hyperlink"/>
          </w:rPr>
          <w:t xml:space="preserve">https://doi.org/10.1038/d41586-019-00067-3</w:t>
        </w:r>
      </w:hyperlink>
      <w:r>
        <w:t xml:space="preserve">.</w:t>
      </w:r>
    </w:p>
    <w:bookmarkEnd w:id="589"/>
    <w:bookmarkStart w:id="591" w:name="ref-terminator"/>
    <w:p>
      <w:pPr>
        <w:pStyle w:val="Bibliography"/>
      </w:pPr>
      <w:r>
        <w:t xml:space="preserve">“Terminator 3: Rise of the Machines.”</w:t>
      </w:r>
      <w:r>
        <w:t xml:space="preserve"> </w:t>
      </w:r>
      <w:r>
        <w:t xml:space="preserve">2003. Film.</w:t>
      </w:r>
      <w:r>
        <w:t xml:space="preserve"> </w:t>
      </w:r>
      <w:hyperlink r:id="rId590">
        <w:r>
          <w:rPr>
            <w:rStyle w:val="Hyperlink"/>
          </w:rPr>
          <w:t xml:space="preserve">https://en.wikipedia.org/wiki/Terminator_3:_Rise_of_the_Machines</w:t>
        </w:r>
      </w:hyperlink>
      <w:r>
        <w:t xml:space="preserve">.</w:t>
      </w:r>
    </w:p>
    <w:bookmarkEnd w:id="591"/>
    <w:bookmarkStart w:id="593" w:name="ref-matrix"/>
    <w:p>
      <w:pPr>
        <w:pStyle w:val="Bibliography"/>
      </w:pPr>
      <w:r>
        <w:t xml:space="preserve">“The Matrix.”</w:t>
      </w:r>
      <w:r>
        <w:t xml:space="preserve"> </w:t>
      </w:r>
      <w:r>
        <w:t xml:space="preserve">1999. Film.</w:t>
      </w:r>
      <w:r>
        <w:t xml:space="preserve"> </w:t>
      </w:r>
      <w:hyperlink r:id="rId592">
        <w:r>
          <w:rPr>
            <w:rStyle w:val="Hyperlink"/>
          </w:rPr>
          <w:t xml:space="preserve">https://en.wikipedia.org/wiki/The_Matrix</w:t>
        </w:r>
      </w:hyperlink>
      <w:r>
        <w:t xml:space="preserve">.</w:t>
      </w:r>
    </w:p>
    <w:bookmarkEnd w:id="593"/>
    <w:bookmarkStart w:id="5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94">
        <w:r>
          <w:rPr>
            <w:rStyle w:val="Hyperlink"/>
          </w:rPr>
          <w:t xml:space="preserve">https://code-review.tidyverse.org/</w:t>
        </w:r>
      </w:hyperlink>
      <w:r>
        <w:t xml:space="preserve">.</w:t>
      </w:r>
    </w:p>
    <w:bookmarkEnd w:id="595"/>
    <w:bookmarkStart w:id="5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96">
        <w:r>
          <w:rPr>
            <w:rStyle w:val="Hyperlink"/>
          </w:rPr>
          <w:t xml:space="preserve">https://doi.org/10.1038/d41586-021-03603-2</w:t>
        </w:r>
      </w:hyperlink>
      <w:r>
        <w:t xml:space="preserve">.</w:t>
      </w:r>
    </w:p>
    <w:bookmarkEnd w:id="597"/>
    <w:bookmarkStart w:id="599" w:name="ref-wargames"/>
    <w:p>
      <w:pPr>
        <w:pStyle w:val="Bibliography"/>
      </w:pPr>
      <w:r>
        <w:t xml:space="preserve">“WarGames.”</w:t>
      </w:r>
      <w:r>
        <w:t xml:space="preserve"> </w:t>
      </w:r>
      <w:r>
        <w:t xml:space="preserve">1983. Film.</w:t>
      </w:r>
      <w:r>
        <w:t xml:space="preserve"> </w:t>
      </w:r>
      <w:hyperlink r:id="rId598">
        <w:r>
          <w:rPr>
            <w:rStyle w:val="Hyperlink"/>
          </w:rPr>
          <w:t xml:space="preserve">https://en.wikipedia.org/wiki/WarGames</w:t>
        </w:r>
      </w:hyperlink>
      <w:r>
        <w:t xml:space="preserve">.</w:t>
      </w:r>
    </w:p>
    <w:bookmarkEnd w:id="599"/>
    <w:bookmarkStart w:id="6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0">
        <w:r>
          <w:rPr>
            <w:rStyle w:val="Hyperlink"/>
          </w:rPr>
          <w:t xml:space="preserve">https://adv-r.hadley.nz/</w:t>
        </w:r>
      </w:hyperlink>
      <w:r>
        <w:t xml:space="preserve">.</w:t>
      </w:r>
    </w:p>
    <w:bookmarkEnd w:id="601"/>
    <w:bookmarkStart w:id="603" w:name="ref-wickham2021shiny"/>
    <w:p>
      <w:pPr>
        <w:pStyle w:val="Bibliography"/>
      </w:pPr>
      <w:r>
        <w:t xml:space="preserve">———. 2021.</w:t>
      </w:r>
      <w:r>
        <w:t xml:space="preserve"> </w:t>
      </w:r>
      <w:r>
        <w:rPr>
          <w:i/>
          <w:iCs/>
        </w:rPr>
        <w:t xml:space="preserve">Mastering Shiny</w:t>
      </w:r>
      <w:r>
        <w:t xml:space="preserve">. O’Reilly Media.</w:t>
      </w:r>
      <w:r>
        <w:t xml:space="preserve"> </w:t>
      </w:r>
      <w:hyperlink r:id="rId602">
        <w:r>
          <w:rPr>
            <w:rStyle w:val="Hyperlink"/>
          </w:rPr>
          <w:t xml:space="preserve">https://mastering-shiny.org/</w:t>
        </w:r>
      </w:hyperlink>
      <w:r>
        <w:t xml:space="preserve">.</w:t>
      </w:r>
    </w:p>
    <w:bookmarkEnd w:id="603"/>
    <w:bookmarkStart w:id="604" w:name="ref-wickham2023tidyverse"/>
    <w:p>
      <w:pPr>
        <w:pStyle w:val="Bibliography"/>
      </w:pPr>
      <w:r>
        <w:t xml:space="preserve">———. 2023a.</w:t>
      </w:r>
      <w:r>
        <w:t xml:space="preserve"> </w:t>
      </w:r>
      <w:r>
        <w:rPr>
          <w:i/>
          <w:iCs/>
        </w:rPr>
        <w:t xml:space="preserve">The Tidyverse Style Guide</w:t>
      </w:r>
      <w:r>
        <w:t xml:space="preserve">.</w:t>
      </w:r>
      <w:r>
        <w:t xml:space="preserve"> </w:t>
      </w:r>
      <w:hyperlink r:id="rId222">
        <w:r>
          <w:rPr>
            <w:rStyle w:val="Hyperlink"/>
          </w:rPr>
          <w:t xml:space="preserve">https://style.tidyverse.org/</w:t>
        </w:r>
      </w:hyperlink>
      <w:r>
        <w:t xml:space="preserve">.</w:t>
      </w:r>
    </w:p>
    <w:bookmarkEnd w:id="604"/>
    <w:bookmarkStart w:id="606" w:name="ref-wickham2023tidydesign"/>
    <w:p>
      <w:pPr>
        <w:pStyle w:val="Bibliography"/>
      </w:pPr>
      <w:r>
        <w:t xml:space="preserve">———. 2023b.</w:t>
      </w:r>
      <w:r>
        <w:t xml:space="preserve"> </w:t>
      </w:r>
      <w:r>
        <w:rPr>
          <w:i/>
          <w:iCs/>
        </w:rPr>
        <w:t xml:space="preserve">Tidyverse Design Guide</w:t>
      </w:r>
      <w:r>
        <w:t xml:space="preserve">.</w:t>
      </w:r>
      <w:r>
        <w:t xml:space="preserve"> </w:t>
      </w:r>
      <w:hyperlink r:id="rId605">
        <w:r>
          <w:rPr>
            <w:rStyle w:val="Hyperlink"/>
          </w:rPr>
          <w:t xml:space="preserve">https://design.tidyverse.org/</w:t>
        </w:r>
      </w:hyperlink>
      <w:r>
        <w:t xml:space="preserve">.</w:t>
      </w:r>
    </w:p>
    <w:bookmarkEnd w:id="606"/>
    <w:bookmarkStart w:id="6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07">
        <w:r>
          <w:rPr>
            <w:rStyle w:val="Hyperlink"/>
          </w:rPr>
          <w:t xml:space="preserve">https://r-pkgs.org/</w:t>
        </w:r>
      </w:hyperlink>
      <w:r>
        <w:t xml:space="preserve">.</w:t>
      </w:r>
    </w:p>
    <w:bookmarkEnd w:id="608"/>
    <w:bookmarkStart w:id="6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09">
        <w:r>
          <w:rPr>
            <w:rStyle w:val="Hyperlink"/>
          </w:rPr>
          <w:t xml:space="preserve">https://r4ds.hadley.nz/</w:t>
        </w:r>
      </w:hyperlink>
      <w:r>
        <w:t xml:space="preserve">.</w:t>
      </w:r>
    </w:p>
    <w:bookmarkEnd w:id="610"/>
    <w:bookmarkStart w:id="6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1">
        <w:r>
          <w:rPr>
            <w:rStyle w:val="Hyperlink"/>
          </w:rPr>
          <w:t xml:space="preserve">https://roxygen2.r-lib.org/</w:t>
        </w:r>
      </w:hyperlink>
      <w:r>
        <w:t xml:space="preserve">.</w:t>
      </w:r>
    </w:p>
    <w:bookmarkEnd w:id="611"/>
    <w:bookmarkEnd w:id="612"/>
    <w:p>
      <w:r>
        <w:br w:type="page"/>
      </w:r>
    </w:p>
    <w:bookmarkEnd w:id="613"/>
    <w:bookmarkStart w:id="6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14">
        <w:r>
          <w:rPr>
            <w:rStyle w:val="Hyperlink"/>
          </w:rPr>
          <w:t xml:space="preserve">https://ucd-serg.github.io/lab-manual/appendix-copilot-instructions.html</w:t>
        </w:r>
      </w:hyperlink>
    </w:p>
    <w:p>
      <w:r>
        <w:br w:type="page"/>
      </w:r>
    </w:p>
    <w:bookmarkEnd w:id="615"/>
    <w:bookmarkStart w:id="6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16">
        <w:r>
          <w:rPr>
            <w:rStyle w:val="Hyperlink"/>
          </w:rPr>
          <w:t xml:space="preserve">https://ucd-serg.github.io/lab-manual/appendix-copilot-setup-steps.html</w:t>
        </w:r>
      </w:hyperlink>
    </w:p>
    <w:bookmarkEnd w:id="6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2" Type="http://schemas.openxmlformats.org/officeDocument/2006/relationships/image" Target="media/rId112.png"/><Relationship Id="rId215" Type="http://schemas.openxmlformats.org/officeDocument/2006/relationships/image" Target="media/rId215.png"/><Relationship Id="rId426" Type="http://schemas.openxmlformats.org/officeDocument/2006/relationships/image" Target="media/rId426.png"/><Relationship Id="rId242" Type="http://schemas.openxmlformats.org/officeDocument/2006/relationships/image" Target="media/rId242.png"/><Relationship Id="rId321" Type="http://schemas.openxmlformats.org/officeDocument/2006/relationships/image" Target="media/rId321.jpg"/><Relationship Id="rId327" Type="http://schemas.openxmlformats.org/officeDocument/2006/relationships/image" Target="media/rId327.png"/><Relationship Id="rId434" Type="http://schemas.openxmlformats.org/officeDocument/2006/relationships/image" Target="media/rId434.png"/><Relationship Id="rId38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85" Type="http://schemas.openxmlformats.org/officeDocument/2006/relationships/hyperlink" Target="http://adv-r.had.co.nz/Style.html" TargetMode="External"/><Relationship Id="rId516" Type="http://schemas.openxmlformats.org/officeDocument/2006/relationships/hyperlink" Target="http://colorbrewer2.org/" TargetMode="External"/><Relationship Id="rId553" Type="http://schemas.openxmlformats.org/officeDocument/2006/relationships/hyperlink" Target="http://creativecommons.org/licenses/by-nc/4.0/" TargetMode="External"/><Relationship Id="rId212" Type="http://schemas.openxmlformats.org/officeDocument/2006/relationships/hyperlink" Target="http://styler.r-lib.org/articles/customizing_styler.html" TargetMode="External"/><Relationship Id="rId47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0" Type="http://schemas.openxmlformats.org/officeDocument/2006/relationships/hyperlink" Target="https://adv-r.hadley.nz/" TargetMode="External"/><Relationship Id="rId150" Type="http://schemas.openxmlformats.org/officeDocument/2006/relationships/hyperlink" Target="https://adv-r.hadley.nz/evaluation.html" TargetMode="External"/><Relationship Id="rId155" Type="http://schemas.openxmlformats.org/officeDocument/2006/relationships/hyperlink" Target="https://blog.rstudio.com/2016/03/29/feather/" TargetMode="External"/><Relationship Id="rId119" Type="http://schemas.openxmlformats.org/officeDocument/2006/relationships/hyperlink" Target="https://blog.rstudio.com/2020/12/02/rstudio-v1-4-preview-little-things/" TargetMode="External"/><Relationship Id="rId594" Type="http://schemas.openxmlformats.org/officeDocument/2006/relationships/hyperlink" Target="https://code-review.tidyverse.org/" TargetMode="External"/><Relationship Id="rId221" Type="http://schemas.openxmlformats.org/officeDocument/2006/relationships/hyperlink" Target="https://cran.r-project.org/web/packages/lintr/readme/README.html#available-linters" TargetMode="External"/><Relationship Id="rId22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1" Type="http://schemas.openxmlformats.org/officeDocument/2006/relationships/hyperlink" Target="https://d-morrison.github.io/rme/" TargetMode="External"/><Relationship Id="rId557" Type="http://schemas.openxmlformats.org/officeDocument/2006/relationships/hyperlink" Target="https://datadryad.org/" TargetMode="External"/><Relationship Id="rId605" Type="http://schemas.openxmlformats.org/officeDocument/2006/relationships/hyperlink" Target="https://design.tidyverse.org/" TargetMode="External"/><Relationship Id="rId564" Type="http://schemas.openxmlformats.org/officeDocument/2006/relationships/hyperlink" Target="https://desktop.github.com/" TargetMode="External"/><Relationship Id="rId176" Type="http://schemas.openxmlformats.org/officeDocument/2006/relationships/hyperlink" Target="https://devtools.r-lib.org/" TargetMode="External"/><Relationship Id="rId431" Type="http://schemas.openxmlformats.org/officeDocument/2006/relationships/hyperlink" Target="https://docs.github.com/en/actions" TargetMode="External"/><Relationship Id="rId419" Type="http://schemas.openxmlformats.org/officeDocument/2006/relationships/hyperlink" Target="https://docs.github.com/en/copilot/how-tos/use-copilot-agents/coding-agent" TargetMode="External"/><Relationship Id="rId456" Type="http://schemas.openxmlformats.org/officeDocument/2006/relationships/hyperlink" Target="https://docs.github.com/en/copilot/how-tos/use-copilot-agents/coding-agent/customize-the-agent-environment" TargetMode="External"/><Relationship Id="rId461" Type="http://schemas.openxmlformats.org/officeDocument/2006/relationships/hyperlink" Target="https://docs.github.com/en/copilot/how-tos/use-copilot-agents/coding-agent/customize-the-agent-environment#preinstalling-tools-or-dependencies-in-copilots-environment" TargetMode="External"/><Relationship Id="rId445" Type="http://schemas.openxmlformats.org/officeDocument/2006/relationships/hyperlink" Target="https://docs.github.com/en/copilot/how-tos/use-copilot-agents/coding-agent/customize-the-agent-firewall" TargetMode="External"/><Relationship Id="rId443" Type="http://schemas.openxmlformats.org/officeDocument/2006/relationships/hyperlink" Target="https://docs.github.com/en/copilot/reference/copilot-allowlist-reference" TargetMode="External"/><Relationship Id="rId361" Type="http://schemas.openxmlformats.org/officeDocument/2006/relationships/hyperlink" Target="https://docs.github.com/en/enterprise/2.13/user/articles/creating-releases" TargetMode="External"/><Relationship Id="rId499" Type="http://schemas.openxmlformats.org/officeDocument/2006/relationships/hyperlink" Target="https://docs.google.com/document/d/1ckgRCcr7FFPyymyMA6Y_-cB_vftOyrrxT28c6gRg0PI/edit" TargetMode="External"/><Relationship Id="rId572" Type="http://schemas.openxmlformats.org/officeDocument/2006/relationships/hyperlink" Target="https://doi.org/10.1038/467775a" TargetMode="External"/><Relationship Id="rId576" Type="http://schemas.openxmlformats.org/officeDocument/2006/relationships/hyperlink" Target="https://doi.org/10.1038/526182a" TargetMode="External"/><Relationship Id="rId588" Type="http://schemas.openxmlformats.org/officeDocument/2006/relationships/hyperlink" Target="https://doi.org/10.1038/d41586-019-00067-3" TargetMode="External"/><Relationship Id="rId540" Type="http://schemas.openxmlformats.org/officeDocument/2006/relationships/hyperlink" Target="https://doi.org/10.1038/d41586-019-01431-z" TargetMode="External"/><Relationship Id="rId584" Type="http://schemas.openxmlformats.org/officeDocument/2006/relationships/hyperlink" Target="https://doi.org/10.1038/d41586-019-02918-5" TargetMode="External"/><Relationship Id="rId596" Type="http://schemas.openxmlformats.org/officeDocument/2006/relationships/hyperlink" Target="https://doi.org/10.1038/d41586-021-03603-2" TargetMode="External"/><Relationship Id="rId551" Type="http://schemas.openxmlformats.org/officeDocument/2006/relationships/hyperlink" Target="https://doi.org/10.1038/s41467-020-19160-7" TargetMode="External"/><Relationship Id="rId574" Type="http://schemas.openxmlformats.org/officeDocument/2006/relationships/hyperlink" Target="https://doi.org/10.1038/s41562-016-0021" TargetMode="External"/><Relationship Id="rId582" Type="http://schemas.openxmlformats.org/officeDocument/2006/relationships/hyperlink" Target="https://doi.org/10.1371/journal.pcbi.1003833" TargetMode="External"/><Relationship Id="rId536" Type="http://schemas.openxmlformats.org/officeDocument/2006/relationships/hyperlink" Target="https://doi.org/10.1371/journal.pgph.0002269" TargetMode="External"/><Relationship Id="rId193" Type="http://schemas.openxmlformats.org/officeDocument/2006/relationships/hyperlink" Target="https://dplyr.tidyverse.org/" TargetMode="External"/><Relationship Id="rId149" Type="http://schemas.openxmlformats.org/officeDocument/2006/relationships/hyperlink" Target="https://dplyr.tidyverse.org/articles/programming.html" TargetMode="External"/><Relationship Id="rId534" Type="http://schemas.openxmlformats.org/officeDocument/2006/relationships/hyperlink" Target="https://en.wikipedia.org/wiki/2001:_A_Space_Odyssey_(film)" TargetMode="External"/><Relationship Id="rId402" Type="http://schemas.openxmlformats.org/officeDocument/2006/relationships/hyperlink" Target="https://en.wikipedia.org/wiki/AI-assisted_software_development" TargetMode="External"/><Relationship Id="rId407" Type="http://schemas.openxmlformats.org/officeDocument/2006/relationships/hyperlink" Target="https://en.wikipedia.org/wiki/AI_agent" TargetMode="External"/><Relationship Id="rId437" Type="http://schemas.openxmlformats.org/officeDocument/2006/relationships/hyperlink" Target="https://en.wikipedia.org/wiki/Agent_(The_Matrix)" TargetMode="External"/><Relationship Id="rId542" Type="http://schemas.openxmlformats.org/officeDocument/2006/relationships/hyperlink" Target="https://en.wikipedia.org/wiki/Battlestar_Galactica_(2004_TV_series)" TargetMode="External"/><Relationship Id="rId545" Type="http://schemas.openxmlformats.org/officeDocument/2006/relationships/hyperlink" Target="https://en.wikipedia.org/wiki/Blade_Runner" TargetMode="External"/><Relationship Id="rId549" Type="http://schemas.openxmlformats.org/officeDocument/2006/relationships/hyperlink" Target="https://en.wikipedia.org/wiki/Ender%27s_Game" TargetMode="External"/><Relationship Id="rId566" Type="http://schemas.openxmlformats.org/officeDocument/2006/relationships/hyperlink" Target="https://en.wikipedia.org/wiki/Organizations_of_the_Dune_universe#Thinking_machines" TargetMode="External"/><Relationship Id="rId590" Type="http://schemas.openxmlformats.org/officeDocument/2006/relationships/hyperlink" Target="https://en.wikipedia.org/wiki/Terminator_3:_Rise_of_the_Machines" TargetMode="External"/><Relationship Id="rId592" Type="http://schemas.openxmlformats.org/officeDocument/2006/relationships/hyperlink" Target="https://en.wikipedia.org/wiki/The_Matrix" TargetMode="External"/><Relationship Id="rId261" Type="http://schemas.openxmlformats.org/officeDocument/2006/relationships/hyperlink" Target="https://en.wikipedia.org/wiki/WYSIWYM" TargetMode="External"/><Relationship Id="rId598" Type="http://schemas.openxmlformats.org/officeDocument/2006/relationships/hyperlink" Target="https://en.wikipedia.org/wiki/WarGames" TargetMode="External"/><Relationship Id="rId560" Type="http://schemas.openxmlformats.org/officeDocument/2006/relationships/hyperlink" Target="https://engineering-shiny.org/" TargetMode="External"/><Relationship Id="rId274" Type="http://schemas.openxmlformats.org/officeDocument/2006/relationships/hyperlink" Target="https://github.com/UCD-SERG/lab-manual" TargetMode="External"/><Relationship Id="rId411" Type="http://schemas.openxmlformats.org/officeDocument/2006/relationships/hyperlink" Target="https://github.com/UCD-SERG/lab-manual/issues/42" TargetMode="External"/><Relationship Id="rId412" Type="http://schemas.openxmlformats.org/officeDocument/2006/relationships/hyperlink" Target="https://github.com/UCD-SERG/lab-manual/pull/50" TargetMode="External"/><Relationship Id="rId267" Type="http://schemas.openxmlformats.org/officeDocument/2006/relationships/hyperlink" Target="https://github.com/UCD-SERG/quarto-book-template" TargetMode="External"/><Relationship Id="rId268" Type="http://schemas.openxmlformats.org/officeDocument/2006/relationships/hyperlink" Target="https://github.com/coatless-tutorials/quarto-book-template" TargetMode="External"/><Relationship Id="rId286" Type="http://schemas.openxmlformats.org/officeDocument/2006/relationships/hyperlink" Target="https://github.com/d-morrison/rme" TargetMode="External"/><Relationship Id="rId269" Type="http://schemas.openxmlformats.org/officeDocument/2006/relationships/hyperlink" Target="https://github.com/d-rug/datalab_template_quarto" TargetMode="External"/><Relationship Id="rId406" Type="http://schemas.openxmlformats.org/officeDocument/2006/relationships/hyperlink" Target="https://github.com/features/copilot/agents" TargetMode="External"/><Relationship Id="rId460" Type="http://schemas.openxmlformats.org/officeDocument/2006/relationships/hyperlink" Target="https://github.com/features/copilot/plans" TargetMode="External"/><Relationship Id="rId316" Type="http://schemas.openxmlformats.org/officeDocument/2006/relationships/hyperlink" Target="https://github.com/github/gitignore/blob/master/R.gitignore" TargetMode="External"/><Relationship Id="rId133" Type="http://schemas.openxmlformats.org/officeDocument/2006/relationships/hyperlink" Target="https://github.com/jennybc/here_here" TargetMode="External"/><Relationship Id="rId143" Type="http://schemas.openxmlformats.org/officeDocument/2006/relationships/hyperlink" Target="https://github.com/karthik/rdrop2" TargetMode="External"/><Relationship Id="rId123" Type="http://schemas.openxmlformats.org/officeDocument/2006/relationships/hyperlink" Target="https://github.com/kmishra9/Flu-Absenteeism/blob/master/Master's%20Thesis%20-%20Spatial%20Epidemiology%20of%20Influenza/1b%20-%20Map-Management.R" TargetMode="External"/><Relationship Id="rId188" Type="http://schemas.openxmlformats.org/officeDocument/2006/relationships/hyperlink" Target="https://github.com/kmishra9/Flu-Absenteeism/blob/master/Master's%20Thesis%20-%20Spatial%20Epidemiology%20of%20Influenza/2a%20-%20Statistical-Inputs.R" TargetMode="External"/><Relationship Id="rId417" Type="http://schemas.openxmlformats.org/officeDocument/2006/relationships/hyperlink" Target="https://github.com/orgs/community/discussions/162826" TargetMode="External"/><Relationship Id="rId418" Type="http://schemas.openxmlformats.org/officeDocument/2006/relationships/hyperlink" Target="https://github.com/orgs/community/discussions/183966" TargetMode="External"/><Relationship Id="rId141" Type="http://schemas.openxmlformats.org/officeDocument/2006/relationships/hyperlink" Target="https://github.com/r-box/boxr" TargetMode="External"/><Relationship Id="rId489" Type="http://schemas.openxmlformats.org/officeDocument/2006/relationships/hyperlink" Target="https://github.com/skills/introduction-to-github" TargetMode="External"/><Relationship Id="rId521" Type="http://schemas.openxmlformats.org/officeDocument/2006/relationships/hyperlink" Target="https://grants.nih.gov" TargetMode="External"/><Relationship Id="rId520" Type="http://schemas.openxmlformats.org/officeDocument/2006/relationships/hyperlink" Target="https://grantwriting.stanford.edu/funding-train/" TargetMode="External"/><Relationship Id="rId501" Type="http://schemas.openxmlformats.org/officeDocument/2006/relationships/hyperlink" Target="https://grantwriting.stanford.edu/funding-train/#ep" TargetMode="External"/><Relationship Id="rId547" Type="http://schemas.openxmlformats.org/officeDocument/2006/relationships/hyperlink" Target="https://happygitwithr.com/" TargetMode="External"/><Relationship Id="rId313" Type="http://schemas.openxmlformats.org/officeDocument/2006/relationships/hyperlink" Target="https://happygitwithr.com/repeated-amend.html" TargetMode="External"/><Relationship Id="rId306" Type="http://schemas.openxmlformats.org/officeDocument/2006/relationships/hyperlink" Target="https://help.github.com/en/github/collaborating-with-issues-and-pull-requests/creating-a-pull-request#creating-the-pull-request" TargetMode="External"/><Relationship Id="rId383" Type="http://schemas.openxmlformats.org/officeDocument/2006/relationships/hyperlink" Target="https://hpc.ucdavis.edu/" TargetMode="External"/><Relationship Id="rId508" Type="http://schemas.openxmlformats.org/officeDocument/2006/relationships/hyperlink" Target="https://jadebc.github.io/lab-manual/" TargetMode="External"/><Relationship Id="rId467" Type="http://schemas.openxmlformats.org/officeDocument/2006/relationships/hyperlink" Target="https://jadebc.github.io/lab-manual/checklists.html" TargetMode="External"/><Relationship Id="rId34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1" Type="http://schemas.openxmlformats.org/officeDocument/2006/relationships/hyperlink" Target="https://jadebc.github.io/lab-manual/data-masking.html" TargetMode="External"/><Relationship Id="rId30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3" Type="http://schemas.openxmlformats.org/officeDocument/2006/relationships/hyperlink" Target="https://jadebc.github.io/lab-manual/reproducible-environments.html" TargetMode="External"/><Relationship Id="rId477" Type="http://schemas.openxmlformats.org/officeDocument/2006/relationships/hyperlink" Target="https://jadebc.github.io/lab-manual/resources.html" TargetMode="External"/><Relationship Id="rId382" Type="http://schemas.openxmlformats.org/officeDocument/2006/relationships/hyperlink" Target="https://jadebc.github.io/lab-manual/slurm.html" TargetMode="External"/><Relationship Id="rId320" Type="http://schemas.openxmlformats.org/officeDocument/2006/relationships/hyperlink" Target="https://jadebc.github.io/lab-manual/unix.html" TargetMode="External"/><Relationship Id="rId235" Type="http://schemas.openxmlformats.org/officeDocument/2006/relationships/hyperlink" Target="https://jadebc.github.io/lab-manual/working-with-big-data.html" TargetMode="External"/><Relationship Id="rId471" Type="http://schemas.openxmlformats.org/officeDocument/2006/relationships/hyperlink" Target="https://journals.lww.com/epidem/Fulltext/2001/05000/The_Value_of_P.2.aspx" TargetMode="External"/><Relationship Id="rId518" Type="http://schemas.openxmlformats.org/officeDocument/2006/relationships/hyperlink" Target="https://journals.plos.org/ploscompbiol/article?id=10.1371/journal.pcbi.1003833" TargetMode="External"/><Relationship Id="rId555" Type="http://schemas.openxmlformats.org/officeDocument/2006/relationships/hyperlink" Target="https://journals.plos.org/plosone/s/authorship" TargetMode="External"/><Relationship Id="rId492" Type="http://schemas.openxmlformats.org/officeDocument/2006/relationships/hyperlink" Target="https://link.springer.com/book/10.1007/978-3-030-98175-4" TargetMode="External"/><Relationship Id="rId505" Type="http://schemas.openxmlformats.org/officeDocument/2006/relationships/hyperlink" Target="https://link.springer.com/book/9783031537929" TargetMode="External"/><Relationship Id="rId219" Type="http://schemas.openxmlformats.org/officeDocument/2006/relationships/hyperlink" Target="https://lintr.r-lib.org/" TargetMode="External"/><Relationship Id="rId602" Type="http://schemas.openxmlformats.org/officeDocument/2006/relationships/hyperlink" Target="https://mastering-shiny.org/" TargetMode="External"/><Relationship Id="rId517" Type="http://schemas.openxmlformats.org/officeDocument/2006/relationships/hyperlink" Target="https://medialab.github.io/iwanthue/" TargetMode="External"/><Relationship Id="rId474" Type="http://schemas.openxmlformats.org/officeDocument/2006/relationships/hyperlink" Target="https://medialab.github.io/iwanthue/?utm_source=Nature+Briefing&amp;utm_campaign=2c68711076-briefing-dy-20211006&amp;utm_medium=email&amp;utm_term=0_c9dfd39373-2c68711076-44335685" TargetMode="External"/><Relationship Id="rId338" Type="http://schemas.openxmlformats.org/officeDocument/2006/relationships/hyperlink" Target="https://medium.com/@jeongwhanchoi/install-tmux-on-osx-and-basics-commands-for-beginners-be22520fd95e" TargetMode="External"/><Relationship Id="rId497" Type="http://schemas.openxmlformats.org/officeDocument/2006/relationships/hyperlink" Target="https://mitcommlab.mit.edu/be/2023/09/27/toward-an-evenbetterposter-improving-the-betterposter-template/" TargetMode="External"/><Relationship Id="rId510" Type="http://schemas.openxmlformats.org/officeDocument/2006/relationships/hyperlink" Target="https://myidp.sciencecareers.org/" TargetMode="External"/><Relationship Id="rId578" Type="http://schemas.openxmlformats.org/officeDocument/2006/relationships/hyperlink" Target="https://osf.io/" TargetMode="External"/><Relationship Id="rId49" Type="http://schemas.openxmlformats.org/officeDocument/2006/relationships/hyperlink" Target="https://osf.io/tgbxr/" TargetMode="External"/><Relationship Id="rId177" Type="http://schemas.openxmlformats.org/officeDocument/2006/relationships/hyperlink" Target="https://pkgdown.r-lib.org/" TargetMode="External"/><Relationship Id="rId568" Type="http://schemas.openxmlformats.org/officeDocument/2006/relationships/hyperlink" Target="https://plos.org/resource/how-to-store-and-manage-your-data/" TargetMode="External"/><Relationship Id="rId374" Type="http://schemas.openxmlformats.org/officeDocument/2006/relationships/hyperlink" Target="https://proctor-ucsf.github.io/dcc-handbook/datawrangling.html#documenting-datasets" TargetMode="External"/><Relationship Id="rId252" Type="http://schemas.openxmlformats.org/officeDocument/2006/relationships/hyperlink" Target="https://quarto.org/" TargetMode="External"/><Relationship Id="rId289" Type="http://schemas.openxmlformats.org/officeDocument/2006/relationships/hyperlink" Target="https://quarto.org/docs/authoring/cross-references.html" TargetMode="External"/><Relationship Id="rId291" Type="http://schemas.openxmlformats.org/officeDocument/2006/relationships/hyperlink" Target="https://quarto.org/docs/authoring/includes.html" TargetMode="External"/><Relationship Id="rId276" Type="http://schemas.openxmlformats.org/officeDocument/2006/relationships/hyperlink" Target="https://quarto.org/docs/books/" TargetMode="External"/><Relationship Id="rId255" Type="http://schemas.openxmlformats.org/officeDocument/2006/relationships/hyperlink" Target="https://quarto.org/docs/get-started/" TargetMode="External"/><Relationship Id="rId256" Type="http://schemas.openxmlformats.org/officeDocument/2006/relationships/hyperlink" Target="https://quarto.org/docs/guide/" TargetMode="External"/><Relationship Id="rId285" Type="http://schemas.openxmlformats.org/officeDocument/2006/relationships/hyperlink" Target="https://quarto.org/docs/projects/profiles.html" TargetMode="External"/><Relationship Id="rId277" Type="http://schemas.openxmlformats.org/officeDocument/2006/relationships/hyperlink" Target="https://quarto.org/docs/publishing/" TargetMode="External"/><Relationship Id="rId140" Type="http://schemas.openxmlformats.org/officeDocument/2006/relationships/hyperlink" Target="https://r-box.github.io/boxr/articles/boxr-app-interactive.html#create" TargetMode="External"/><Relationship Id="rId607" Type="http://schemas.openxmlformats.org/officeDocument/2006/relationships/hyperlink" Target="https://r-pkgs.org/" TargetMode="External"/><Relationship Id="rId609" Type="http://schemas.openxmlformats.org/officeDocument/2006/relationships/hyperlink" Target="https://r4ds.hadley.nz/" TargetMode="External"/><Relationship Id="rId25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5" Type="http://schemas.openxmlformats.org/officeDocument/2006/relationships/hyperlink" Target="https://researchdata.princeton.edu/research-lifecycle-guide/publishing-and-preservation/dois" TargetMode="External"/><Relationship Id="rId111" Type="http://schemas.openxmlformats.org/officeDocument/2006/relationships/hyperlink" Target="https://roxygen2.r-lib.org/" TargetMode="External"/><Relationship Id="rId146" Type="http://schemas.openxmlformats.org/officeDocument/2006/relationships/hyperlink" Target="https://rviews.rstudio.com/2017/06/08/what-is-the-tidyverse/" TargetMode="External"/><Relationship Id="rId482" Type="http://schemas.openxmlformats.org/officeDocument/2006/relationships/hyperlink" Target="https://s3.amazonaws.com/assets.datacamp.com/blog_assets/datatable_Cheat_Sheet_R.pdf" TargetMode="External"/><Relationship Id="rId53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0" Type="http://schemas.openxmlformats.org/officeDocument/2006/relationships/hyperlink" Target="https://sethrobertson.github.io/GitFixUm/fixup.html" TargetMode="External"/><Relationship Id="rId586" Type="http://schemas.openxmlformats.org/officeDocument/2006/relationships/hyperlink" Target="https://slurm.schedmd.com/sbatch.html" TargetMode="External"/><Relationship Id="rId301" Type="http://schemas.openxmlformats.org/officeDocument/2006/relationships/hyperlink" Target="https://sp19.datastructur.es/materials/guides/using-git#b-local-repositories-narrative-introduction" TargetMode="External"/><Relationship Id="rId304" Type="http://schemas.openxmlformats.org/officeDocument/2006/relationships/hyperlink" Target="https://sp19.datastructur.es/materials/guides/using-git#e-git-branching-advanced-git-optional" TargetMode="External"/><Relationship Id="rId126" Type="http://schemas.openxmlformats.org/officeDocument/2006/relationships/hyperlink" Target="https://spin.atomicobject.com/2017/11/01/good-variable-names/" TargetMode="External"/><Relationship Id="rId236" Type="http://schemas.openxmlformats.org/officeDocument/2006/relationships/hyperlink" Target="https://stackoverflow.com/questions/21435339/data-table-vs-dplyr-can-one-do-something-well-the-other-cant-or-does-poorly/27840349#27840349" TargetMode="External"/><Relationship Id="rId152" Type="http://schemas.openxmlformats.org/officeDocument/2006/relationships/hyperlink" Target="https://stackoverflow.com/questions/28125816/r-standard-evaluation-for-join-dplyr" TargetMode="External"/><Relationship Id="rId222" Type="http://schemas.openxmlformats.org/officeDocument/2006/relationships/hyperlink" Target="https://style.tidyverse.org/" TargetMode="External"/><Relationship Id="rId207" Type="http://schemas.openxmlformats.org/officeDocument/2006/relationships/hyperlink" Target="https://styler.r-lib.org/" TargetMode="External"/><Relationship Id="rId121" Type="http://schemas.openxmlformats.org/officeDocument/2006/relationships/hyperlink" Target="https://support.rstudio.com/hc/en-us/articles/200484568-Code-Folding-and-Sections" TargetMode="External"/><Relationship Id="rId147" Type="http://schemas.openxmlformats.org/officeDocument/2006/relationships/hyperlink" Target="https://tavareshugo.github.io/data_carpentry_extras/base-r_tidyverse_equivalents/base-r_tidyverse_equivalents.html#reshaping_data" TargetMode="External"/><Relationship Id="rId178" Type="http://schemas.openxmlformats.org/officeDocument/2006/relationships/hyperlink" Target="https://testthat.r-lib.org/" TargetMode="External"/><Relationship Id="rId208" Type="http://schemas.openxmlformats.org/officeDocument/2006/relationships/hyperlink" Target="https://tidyverse.org/blog/2017/12/styler-1.0.0/" TargetMode="External"/><Relationship Id="rId317" Type="http://schemas.openxmlformats.org/officeDocument/2006/relationships/hyperlink" Target="https://tidyverse.org/blog/2017/12/workflow-vs-script/" TargetMode="External"/><Relationship Id="rId478" Type="http://schemas.openxmlformats.org/officeDocument/2006/relationships/hyperlink" Target="https://ucb-epi-r.github.io" TargetMode="External"/><Relationship Id="rId614" Type="http://schemas.openxmlformats.org/officeDocument/2006/relationships/hyperlink" Target="https://ucd-serg.github.io/lab-manual/appendix-copilot-instructions.html" TargetMode="External"/><Relationship Id="rId616" Type="http://schemas.openxmlformats.org/officeDocument/2006/relationships/hyperlink" Target="https://ucd-serg.github.io/lab-manual/appendix-copilot-setup-steps.html" TargetMode="External"/><Relationship Id="rId351" Type="http://schemas.openxmlformats.org/officeDocument/2006/relationships/hyperlink" Target="https://ucd-serg.github.io/lab-manual/coding-practices.html#file-headers" TargetMode="External"/><Relationship Id="rId354" Type="http://schemas.openxmlformats.org/officeDocument/2006/relationships/hyperlink" Target="https://ucd-serg.github.io/lab-manual/coding-practices.html#function-documentation" TargetMode="External"/><Relationship Id="rId469" Type="http://schemas.openxmlformats.org/officeDocument/2006/relationships/hyperlink" Target="https://ucd-serg.github.io/lab-manual/coding-style.html" TargetMode="External"/><Relationship Id="rId35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5" Type="http://schemas.openxmlformats.org/officeDocument/2006/relationships/hyperlink" Target="https://usethis.r-lib.org/" TargetMode="External"/><Relationship Id="rId528" Type="http://schemas.openxmlformats.org/officeDocument/2006/relationships/hyperlink" Target="https://www.biorxiv.org/" TargetMode="External"/><Relationship Id="rId151" Type="http://schemas.openxmlformats.org/officeDocument/2006/relationships/hyperlink" Target="https://www.brodrigues.co/blog/2016-07-18-data-frame-columns-as-arguments-to-dplyr-functions/" TargetMode="External"/><Relationship Id="rId397" Type="http://schemas.openxmlformats.org/officeDocument/2006/relationships/hyperlink" Target="https://www.chriswrites.com/how-to-change-file-permissions-using-the-terminal/" TargetMode="External"/><Relationship Id="rId530" Type="http://schemas.openxmlformats.org/officeDocument/2006/relationships/hyperlink" Target="https://www.equator-network.org/" TargetMode="External"/><Relationship Id="rId504" Type="http://schemas.openxmlformats.org/officeDocument/2006/relationships/hyperlink" Target="https://www.globalcodeofconduct.org/" TargetMode="External"/><Relationship Id="rId334" Type="http://schemas.openxmlformats.org/officeDocument/2006/relationships/hyperlink" Target="https://www.howtogeek.com/118594/how-to-edit-your-system-path-for-easy-command-line-access/" TargetMode="External"/><Relationship Id="rId527" Type="http://schemas.openxmlformats.org/officeDocument/2006/relationships/hyperlink" Target="https://www.medrxiv.org/" TargetMode="External"/><Relationship Id="rId513" Type="http://schemas.openxmlformats.org/officeDocument/2006/relationships/hyperlink" Target="https://www.nature.com/articles/d41586-021-03603-2" TargetMode="External"/><Relationship Id="rId502" Type="http://schemas.openxmlformats.org/officeDocument/2006/relationships/hyperlink" Target="https://www.niaid.nih.gov/grants-contracts/write-grant-application" TargetMode="External"/><Relationship Id="rId205" Type="http://schemas.openxmlformats.org/officeDocument/2006/relationships/hyperlink" Target="https://www.r-bloggers.com/align-assign-rstudio-addin-to-align-assignment-operators/" TargetMode="External"/><Relationship Id="rId154" Type="http://schemas.openxmlformats.org/officeDocument/2006/relationships/hyperlink" Target="https://www.rdocumentation.org/packages/feather/versions/0.3.3" TargetMode="External"/><Relationship Id="rId220" Type="http://schemas.openxmlformats.org/officeDocument/2006/relationships/hyperlink" Target="https://www.rdocumentation.org/packages/lintr/versions/1.0.3" TargetMode="External"/><Relationship Id="rId209" Type="http://schemas.openxmlformats.org/officeDocument/2006/relationships/hyperlink" Target="https://www.rdocumentation.org/packages/styler/versions/1.1.0/topics/style_dir" TargetMode="External"/><Relationship Id="rId480" Type="http://schemas.openxmlformats.org/officeDocument/2006/relationships/hyperlink" Target="https://www.rstudio.com/wp-content/uploads/2015/02/data-wrangling-cheatsheet.pdf" TargetMode="External"/><Relationship Id="rId483" Type="http://schemas.openxmlformats.org/officeDocument/2006/relationships/hyperlink" Target="https://www.rstudio.com/wp-content/uploads/2015/02/rmarkdown-cheatsheet.pdf" TargetMode="External"/><Relationship Id="rId481" Type="http://schemas.openxmlformats.org/officeDocument/2006/relationships/hyperlink" Target="https://www.rstudio.com/wp-content/uploads/2015/03/ggplot2-cheatsheet.pdf" TargetMode="External"/><Relationship Id="rId495" Type="http://schemas.openxmlformats.org/officeDocument/2006/relationships/hyperlink" Target="https://www.sciencedirect.com/science/article/pii/S1471491423000928" TargetMode="External"/><Relationship Id="rId511" Type="http://schemas.openxmlformats.org/officeDocument/2006/relationships/hyperlink" Target="https://www.training.nih.gov/career-services/" TargetMode="External"/><Relationship Id="rId514" Type="http://schemas.openxmlformats.org/officeDocument/2006/relationships/hyperlink" Target="https://www.youtube.com/watch?v=1RwJbhkCA58" TargetMode="External"/><Relationship Id="rId496" Type="http://schemas.openxmlformats.org/officeDocument/2006/relationships/hyperlink" Target="https://www.youtube.com/watch?v=1RwJbhkCA58&amp;t=1171s" TargetMode="External"/><Relationship Id="rId562"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8" Type="http://schemas.openxmlformats.org/officeDocument/2006/relationships/hyperlink" Target="https://www.youtube.com/watch?v=nERXS3ssntw" TargetMode="External"/><Relationship Id="rId493"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85" Type="http://schemas.openxmlformats.org/officeDocument/2006/relationships/hyperlink" Target="http://adv-r.had.co.nz/Style.html" TargetMode="External"/><Relationship Id="rId516" Type="http://schemas.openxmlformats.org/officeDocument/2006/relationships/hyperlink" Target="http://colorbrewer2.org/" TargetMode="External"/><Relationship Id="rId553" Type="http://schemas.openxmlformats.org/officeDocument/2006/relationships/hyperlink" Target="http://creativecommons.org/licenses/by-nc/4.0/" TargetMode="External"/><Relationship Id="rId212" Type="http://schemas.openxmlformats.org/officeDocument/2006/relationships/hyperlink" Target="http://styler.r-lib.org/articles/customizing_styler.html" TargetMode="External"/><Relationship Id="rId47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0" Type="http://schemas.openxmlformats.org/officeDocument/2006/relationships/hyperlink" Target="https://adv-r.hadley.nz/" TargetMode="External"/><Relationship Id="rId150" Type="http://schemas.openxmlformats.org/officeDocument/2006/relationships/hyperlink" Target="https://adv-r.hadley.nz/evaluation.html" TargetMode="External"/><Relationship Id="rId155" Type="http://schemas.openxmlformats.org/officeDocument/2006/relationships/hyperlink" Target="https://blog.rstudio.com/2016/03/29/feather/" TargetMode="External"/><Relationship Id="rId119" Type="http://schemas.openxmlformats.org/officeDocument/2006/relationships/hyperlink" Target="https://blog.rstudio.com/2020/12/02/rstudio-v1-4-preview-little-things/" TargetMode="External"/><Relationship Id="rId594" Type="http://schemas.openxmlformats.org/officeDocument/2006/relationships/hyperlink" Target="https://code-review.tidyverse.org/" TargetMode="External"/><Relationship Id="rId221" Type="http://schemas.openxmlformats.org/officeDocument/2006/relationships/hyperlink" Target="https://cran.r-project.org/web/packages/lintr/readme/README.html#available-linters" TargetMode="External"/><Relationship Id="rId22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1" Type="http://schemas.openxmlformats.org/officeDocument/2006/relationships/hyperlink" Target="https://d-morrison.github.io/rme/" TargetMode="External"/><Relationship Id="rId557" Type="http://schemas.openxmlformats.org/officeDocument/2006/relationships/hyperlink" Target="https://datadryad.org/" TargetMode="External"/><Relationship Id="rId605" Type="http://schemas.openxmlformats.org/officeDocument/2006/relationships/hyperlink" Target="https://design.tidyverse.org/" TargetMode="External"/><Relationship Id="rId564" Type="http://schemas.openxmlformats.org/officeDocument/2006/relationships/hyperlink" Target="https://desktop.github.com/" TargetMode="External"/><Relationship Id="rId176" Type="http://schemas.openxmlformats.org/officeDocument/2006/relationships/hyperlink" Target="https://devtools.r-lib.org/" TargetMode="External"/><Relationship Id="rId431" Type="http://schemas.openxmlformats.org/officeDocument/2006/relationships/hyperlink" Target="https://docs.github.com/en/actions" TargetMode="External"/><Relationship Id="rId419" Type="http://schemas.openxmlformats.org/officeDocument/2006/relationships/hyperlink" Target="https://docs.github.com/en/copilot/how-tos/use-copilot-agents/coding-agent" TargetMode="External"/><Relationship Id="rId456" Type="http://schemas.openxmlformats.org/officeDocument/2006/relationships/hyperlink" Target="https://docs.github.com/en/copilot/how-tos/use-copilot-agents/coding-agent/customize-the-agent-environment" TargetMode="External"/><Relationship Id="rId461" Type="http://schemas.openxmlformats.org/officeDocument/2006/relationships/hyperlink" Target="https://docs.github.com/en/copilot/how-tos/use-copilot-agents/coding-agent/customize-the-agent-environment#preinstalling-tools-or-dependencies-in-copilots-environment" TargetMode="External"/><Relationship Id="rId445" Type="http://schemas.openxmlformats.org/officeDocument/2006/relationships/hyperlink" Target="https://docs.github.com/en/copilot/how-tos/use-copilot-agents/coding-agent/customize-the-agent-firewall" TargetMode="External"/><Relationship Id="rId443" Type="http://schemas.openxmlformats.org/officeDocument/2006/relationships/hyperlink" Target="https://docs.github.com/en/copilot/reference/copilot-allowlist-reference" TargetMode="External"/><Relationship Id="rId361" Type="http://schemas.openxmlformats.org/officeDocument/2006/relationships/hyperlink" Target="https://docs.github.com/en/enterprise/2.13/user/articles/creating-releases" TargetMode="External"/><Relationship Id="rId499" Type="http://schemas.openxmlformats.org/officeDocument/2006/relationships/hyperlink" Target="https://docs.google.com/document/d/1ckgRCcr7FFPyymyMA6Y_-cB_vftOyrrxT28c6gRg0PI/edit" TargetMode="External"/><Relationship Id="rId572" Type="http://schemas.openxmlformats.org/officeDocument/2006/relationships/hyperlink" Target="https://doi.org/10.1038/467775a" TargetMode="External"/><Relationship Id="rId576" Type="http://schemas.openxmlformats.org/officeDocument/2006/relationships/hyperlink" Target="https://doi.org/10.1038/526182a" TargetMode="External"/><Relationship Id="rId588" Type="http://schemas.openxmlformats.org/officeDocument/2006/relationships/hyperlink" Target="https://doi.org/10.1038/d41586-019-00067-3" TargetMode="External"/><Relationship Id="rId540" Type="http://schemas.openxmlformats.org/officeDocument/2006/relationships/hyperlink" Target="https://doi.org/10.1038/d41586-019-01431-z" TargetMode="External"/><Relationship Id="rId584" Type="http://schemas.openxmlformats.org/officeDocument/2006/relationships/hyperlink" Target="https://doi.org/10.1038/d41586-019-02918-5" TargetMode="External"/><Relationship Id="rId596" Type="http://schemas.openxmlformats.org/officeDocument/2006/relationships/hyperlink" Target="https://doi.org/10.1038/d41586-021-03603-2" TargetMode="External"/><Relationship Id="rId551" Type="http://schemas.openxmlformats.org/officeDocument/2006/relationships/hyperlink" Target="https://doi.org/10.1038/s41467-020-19160-7" TargetMode="External"/><Relationship Id="rId574" Type="http://schemas.openxmlformats.org/officeDocument/2006/relationships/hyperlink" Target="https://doi.org/10.1038/s41562-016-0021" TargetMode="External"/><Relationship Id="rId582" Type="http://schemas.openxmlformats.org/officeDocument/2006/relationships/hyperlink" Target="https://doi.org/10.1371/journal.pcbi.1003833" TargetMode="External"/><Relationship Id="rId536" Type="http://schemas.openxmlformats.org/officeDocument/2006/relationships/hyperlink" Target="https://doi.org/10.1371/journal.pgph.0002269" TargetMode="External"/><Relationship Id="rId193" Type="http://schemas.openxmlformats.org/officeDocument/2006/relationships/hyperlink" Target="https://dplyr.tidyverse.org/" TargetMode="External"/><Relationship Id="rId149" Type="http://schemas.openxmlformats.org/officeDocument/2006/relationships/hyperlink" Target="https://dplyr.tidyverse.org/articles/programming.html" TargetMode="External"/><Relationship Id="rId534" Type="http://schemas.openxmlformats.org/officeDocument/2006/relationships/hyperlink" Target="https://en.wikipedia.org/wiki/2001:_A_Space_Odyssey_(film)" TargetMode="External"/><Relationship Id="rId402" Type="http://schemas.openxmlformats.org/officeDocument/2006/relationships/hyperlink" Target="https://en.wikipedia.org/wiki/AI-assisted_software_development" TargetMode="External"/><Relationship Id="rId407" Type="http://schemas.openxmlformats.org/officeDocument/2006/relationships/hyperlink" Target="https://en.wikipedia.org/wiki/AI_agent" TargetMode="External"/><Relationship Id="rId437" Type="http://schemas.openxmlformats.org/officeDocument/2006/relationships/hyperlink" Target="https://en.wikipedia.org/wiki/Agent_(The_Matrix)" TargetMode="External"/><Relationship Id="rId542" Type="http://schemas.openxmlformats.org/officeDocument/2006/relationships/hyperlink" Target="https://en.wikipedia.org/wiki/Battlestar_Galactica_(2004_TV_series)" TargetMode="External"/><Relationship Id="rId545" Type="http://schemas.openxmlformats.org/officeDocument/2006/relationships/hyperlink" Target="https://en.wikipedia.org/wiki/Blade_Runner" TargetMode="External"/><Relationship Id="rId549" Type="http://schemas.openxmlformats.org/officeDocument/2006/relationships/hyperlink" Target="https://en.wikipedia.org/wiki/Ender%27s_Game" TargetMode="External"/><Relationship Id="rId566" Type="http://schemas.openxmlformats.org/officeDocument/2006/relationships/hyperlink" Target="https://en.wikipedia.org/wiki/Organizations_of_the_Dune_universe#Thinking_machines" TargetMode="External"/><Relationship Id="rId590" Type="http://schemas.openxmlformats.org/officeDocument/2006/relationships/hyperlink" Target="https://en.wikipedia.org/wiki/Terminator_3:_Rise_of_the_Machines" TargetMode="External"/><Relationship Id="rId592" Type="http://schemas.openxmlformats.org/officeDocument/2006/relationships/hyperlink" Target="https://en.wikipedia.org/wiki/The_Matrix" TargetMode="External"/><Relationship Id="rId261" Type="http://schemas.openxmlformats.org/officeDocument/2006/relationships/hyperlink" Target="https://en.wikipedia.org/wiki/WYSIWYM" TargetMode="External"/><Relationship Id="rId598" Type="http://schemas.openxmlformats.org/officeDocument/2006/relationships/hyperlink" Target="https://en.wikipedia.org/wiki/WarGames" TargetMode="External"/><Relationship Id="rId560" Type="http://schemas.openxmlformats.org/officeDocument/2006/relationships/hyperlink" Target="https://engineering-shiny.org/" TargetMode="External"/><Relationship Id="rId274" Type="http://schemas.openxmlformats.org/officeDocument/2006/relationships/hyperlink" Target="https://github.com/UCD-SERG/lab-manual" TargetMode="External"/><Relationship Id="rId411" Type="http://schemas.openxmlformats.org/officeDocument/2006/relationships/hyperlink" Target="https://github.com/UCD-SERG/lab-manual/issues/42" TargetMode="External"/><Relationship Id="rId412" Type="http://schemas.openxmlformats.org/officeDocument/2006/relationships/hyperlink" Target="https://github.com/UCD-SERG/lab-manual/pull/50" TargetMode="External"/><Relationship Id="rId267" Type="http://schemas.openxmlformats.org/officeDocument/2006/relationships/hyperlink" Target="https://github.com/UCD-SERG/quarto-book-template" TargetMode="External"/><Relationship Id="rId268" Type="http://schemas.openxmlformats.org/officeDocument/2006/relationships/hyperlink" Target="https://github.com/coatless-tutorials/quarto-book-template" TargetMode="External"/><Relationship Id="rId286" Type="http://schemas.openxmlformats.org/officeDocument/2006/relationships/hyperlink" Target="https://github.com/d-morrison/rme" TargetMode="External"/><Relationship Id="rId269" Type="http://schemas.openxmlformats.org/officeDocument/2006/relationships/hyperlink" Target="https://github.com/d-rug/datalab_template_quarto" TargetMode="External"/><Relationship Id="rId406" Type="http://schemas.openxmlformats.org/officeDocument/2006/relationships/hyperlink" Target="https://github.com/features/copilot/agents" TargetMode="External"/><Relationship Id="rId460" Type="http://schemas.openxmlformats.org/officeDocument/2006/relationships/hyperlink" Target="https://github.com/features/copilot/plans" TargetMode="External"/><Relationship Id="rId316" Type="http://schemas.openxmlformats.org/officeDocument/2006/relationships/hyperlink" Target="https://github.com/github/gitignore/blob/master/R.gitignore" TargetMode="External"/><Relationship Id="rId133" Type="http://schemas.openxmlformats.org/officeDocument/2006/relationships/hyperlink" Target="https://github.com/jennybc/here_here" TargetMode="External"/><Relationship Id="rId143" Type="http://schemas.openxmlformats.org/officeDocument/2006/relationships/hyperlink" Target="https://github.com/karthik/rdrop2" TargetMode="External"/><Relationship Id="rId123" Type="http://schemas.openxmlformats.org/officeDocument/2006/relationships/hyperlink" Target="https://github.com/kmishra9/Flu-Absenteeism/blob/master/Master's%20Thesis%20-%20Spatial%20Epidemiology%20of%20Influenza/1b%20-%20Map-Management.R" TargetMode="External"/><Relationship Id="rId188" Type="http://schemas.openxmlformats.org/officeDocument/2006/relationships/hyperlink" Target="https://github.com/kmishra9/Flu-Absenteeism/blob/master/Master's%20Thesis%20-%20Spatial%20Epidemiology%20of%20Influenza/2a%20-%20Statistical-Inputs.R" TargetMode="External"/><Relationship Id="rId417" Type="http://schemas.openxmlformats.org/officeDocument/2006/relationships/hyperlink" Target="https://github.com/orgs/community/discussions/162826" TargetMode="External"/><Relationship Id="rId418" Type="http://schemas.openxmlformats.org/officeDocument/2006/relationships/hyperlink" Target="https://github.com/orgs/community/discussions/183966" TargetMode="External"/><Relationship Id="rId141" Type="http://schemas.openxmlformats.org/officeDocument/2006/relationships/hyperlink" Target="https://github.com/r-box/boxr" TargetMode="External"/><Relationship Id="rId489" Type="http://schemas.openxmlformats.org/officeDocument/2006/relationships/hyperlink" Target="https://github.com/skills/introduction-to-github" TargetMode="External"/><Relationship Id="rId521" Type="http://schemas.openxmlformats.org/officeDocument/2006/relationships/hyperlink" Target="https://grants.nih.gov" TargetMode="External"/><Relationship Id="rId520" Type="http://schemas.openxmlformats.org/officeDocument/2006/relationships/hyperlink" Target="https://grantwriting.stanford.edu/funding-train/" TargetMode="External"/><Relationship Id="rId501" Type="http://schemas.openxmlformats.org/officeDocument/2006/relationships/hyperlink" Target="https://grantwriting.stanford.edu/funding-train/#ep" TargetMode="External"/><Relationship Id="rId547" Type="http://schemas.openxmlformats.org/officeDocument/2006/relationships/hyperlink" Target="https://happygitwithr.com/" TargetMode="External"/><Relationship Id="rId313" Type="http://schemas.openxmlformats.org/officeDocument/2006/relationships/hyperlink" Target="https://happygitwithr.com/repeated-amend.html" TargetMode="External"/><Relationship Id="rId306" Type="http://schemas.openxmlformats.org/officeDocument/2006/relationships/hyperlink" Target="https://help.github.com/en/github/collaborating-with-issues-and-pull-requests/creating-a-pull-request#creating-the-pull-request" TargetMode="External"/><Relationship Id="rId383" Type="http://schemas.openxmlformats.org/officeDocument/2006/relationships/hyperlink" Target="https://hpc.ucdavis.edu/" TargetMode="External"/><Relationship Id="rId508" Type="http://schemas.openxmlformats.org/officeDocument/2006/relationships/hyperlink" Target="https://jadebc.github.io/lab-manual/" TargetMode="External"/><Relationship Id="rId467" Type="http://schemas.openxmlformats.org/officeDocument/2006/relationships/hyperlink" Target="https://jadebc.github.io/lab-manual/checklists.html" TargetMode="External"/><Relationship Id="rId34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1" Type="http://schemas.openxmlformats.org/officeDocument/2006/relationships/hyperlink" Target="https://jadebc.github.io/lab-manual/data-masking.html" TargetMode="External"/><Relationship Id="rId30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3" Type="http://schemas.openxmlformats.org/officeDocument/2006/relationships/hyperlink" Target="https://jadebc.github.io/lab-manual/reproducible-environments.html" TargetMode="External"/><Relationship Id="rId477" Type="http://schemas.openxmlformats.org/officeDocument/2006/relationships/hyperlink" Target="https://jadebc.github.io/lab-manual/resources.html" TargetMode="External"/><Relationship Id="rId382" Type="http://schemas.openxmlformats.org/officeDocument/2006/relationships/hyperlink" Target="https://jadebc.github.io/lab-manual/slurm.html" TargetMode="External"/><Relationship Id="rId320" Type="http://schemas.openxmlformats.org/officeDocument/2006/relationships/hyperlink" Target="https://jadebc.github.io/lab-manual/unix.html" TargetMode="External"/><Relationship Id="rId235" Type="http://schemas.openxmlformats.org/officeDocument/2006/relationships/hyperlink" Target="https://jadebc.github.io/lab-manual/working-with-big-data.html" TargetMode="External"/><Relationship Id="rId471" Type="http://schemas.openxmlformats.org/officeDocument/2006/relationships/hyperlink" Target="https://journals.lww.com/epidem/Fulltext/2001/05000/The_Value_of_P.2.aspx" TargetMode="External"/><Relationship Id="rId518" Type="http://schemas.openxmlformats.org/officeDocument/2006/relationships/hyperlink" Target="https://journals.plos.org/ploscompbiol/article?id=10.1371/journal.pcbi.1003833" TargetMode="External"/><Relationship Id="rId555" Type="http://schemas.openxmlformats.org/officeDocument/2006/relationships/hyperlink" Target="https://journals.plos.org/plosone/s/authorship" TargetMode="External"/><Relationship Id="rId492" Type="http://schemas.openxmlformats.org/officeDocument/2006/relationships/hyperlink" Target="https://link.springer.com/book/10.1007/978-3-030-98175-4" TargetMode="External"/><Relationship Id="rId505" Type="http://schemas.openxmlformats.org/officeDocument/2006/relationships/hyperlink" Target="https://link.springer.com/book/9783031537929" TargetMode="External"/><Relationship Id="rId219" Type="http://schemas.openxmlformats.org/officeDocument/2006/relationships/hyperlink" Target="https://lintr.r-lib.org/" TargetMode="External"/><Relationship Id="rId602" Type="http://schemas.openxmlformats.org/officeDocument/2006/relationships/hyperlink" Target="https://mastering-shiny.org/" TargetMode="External"/><Relationship Id="rId517" Type="http://schemas.openxmlformats.org/officeDocument/2006/relationships/hyperlink" Target="https://medialab.github.io/iwanthue/" TargetMode="External"/><Relationship Id="rId474" Type="http://schemas.openxmlformats.org/officeDocument/2006/relationships/hyperlink" Target="https://medialab.github.io/iwanthue/?utm_source=Nature+Briefing&amp;utm_campaign=2c68711076-briefing-dy-20211006&amp;utm_medium=email&amp;utm_term=0_c9dfd39373-2c68711076-44335685" TargetMode="External"/><Relationship Id="rId338" Type="http://schemas.openxmlformats.org/officeDocument/2006/relationships/hyperlink" Target="https://medium.com/@jeongwhanchoi/install-tmux-on-osx-and-basics-commands-for-beginners-be22520fd95e" TargetMode="External"/><Relationship Id="rId497" Type="http://schemas.openxmlformats.org/officeDocument/2006/relationships/hyperlink" Target="https://mitcommlab.mit.edu/be/2023/09/27/toward-an-evenbetterposter-improving-the-betterposter-template/" TargetMode="External"/><Relationship Id="rId510" Type="http://schemas.openxmlformats.org/officeDocument/2006/relationships/hyperlink" Target="https://myidp.sciencecareers.org/" TargetMode="External"/><Relationship Id="rId578" Type="http://schemas.openxmlformats.org/officeDocument/2006/relationships/hyperlink" Target="https://osf.io/" TargetMode="External"/><Relationship Id="rId49" Type="http://schemas.openxmlformats.org/officeDocument/2006/relationships/hyperlink" Target="https://osf.io/tgbxr/" TargetMode="External"/><Relationship Id="rId177" Type="http://schemas.openxmlformats.org/officeDocument/2006/relationships/hyperlink" Target="https://pkgdown.r-lib.org/" TargetMode="External"/><Relationship Id="rId568" Type="http://schemas.openxmlformats.org/officeDocument/2006/relationships/hyperlink" Target="https://plos.org/resource/how-to-store-and-manage-your-data/" TargetMode="External"/><Relationship Id="rId374" Type="http://schemas.openxmlformats.org/officeDocument/2006/relationships/hyperlink" Target="https://proctor-ucsf.github.io/dcc-handbook/datawrangling.html#documenting-datasets" TargetMode="External"/><Relationship Id="rId252" Type="http://schemas.openxmlformats.org/officeDocument/2006/relationships/hyperlink" Target="https://quarto.org/" TargetMode="External"/><Relationship Id="rId289" Type="http://schemas.openxmlformats.org/officeDocument/2006/relationships/hyperlink" Target="https://quarto.org/docs/authoring/cross-references.html" TargetMode="External"/><Relationship Id="rId291" Type="http://schemas.openxmlformats.org/officeDocument/2006/relationships/hyperlink" Target="https://quarto.org/docs/authoring/includes.html" TargetMode="External"/><Relationship Id="rId276" Type="http://schemas.openxmlformats.org/officeDocument/2006/relationships/hyperlink" Target="https://quarto.org/docs/books/" TargetMode="External"/><Relationship Id="rId255" Type="http://schemas.openxmlformats.org/officeDocument/2006/relationships/hyperlink" Target="https://quarto.org/docs/get-started/" TargetMode="External"/><Relationship Id="rId256" Type="http://schemas.openxmlformats.org/officeDocument/2006/relationships/hyperlink" Target="https://quarto.org/docs/guide/" TargetMode="External"/><Relationship Id="rId285" Type="http://schemas.openxmlformats.org/officeDocument/2006/relationships/hyperlink" Target="https://quarto.org/docs/projects/profiles.html" TargetMode="External"/><Relationship Id="rId277" Type="http://schemas.openxmlformats.org/officeDocument/2006/relationships/hyperlink" Target="https://quarto.org/docs/publishing/" TargetMode="External"/><Relationship Id="rId140" Type="http://schemas.openxmlformats.org/officeDocument/2006/relationships/hyperlink" Target="https://r-box.github.io/boxr/articles/boxr-app-interactive.html#create" TargetMode="External"/><Relationship Id="rId607" Type="http://schemas.openxmlformats.org/officeDocument/2006/relationships/hyperlink" Target="https://r-pkgs.org/" TargetMode="External"/><Relationship Id="rId609" Type="http://schemas.openxmlformats.org/officeDocument/2006/relationships/hyperlink" Target="https://r4ds.hadley.nz/" TargetMode="External"/><Relationship Id="rId25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5" Type="http://schemas.openxmlformats.org/officeDocument/2006/relationships/hyperlink" Target="https://researchdata.princeton.edu/research-lifecycle-guide/publishing-and-preservation/dois" TargetMode="External"/><Relationship Id="rId111" Type="http://schemas.openxmlformats.org/officeDocument/2006/relationships/hyperlink" Target="https://roxygen2.r-lib.org/" TargetMode="External"/><Relationship Id="rId146" Type="http://schemas.openxmlformats.org/officeDocument/2006/relationships/hyperlink" Target="https://rviews.rstudio.com/2017/06/08/what-is-the-tidyverse/" TargetMode="External"/><Relationship Id="rId482" Type="http://schemas.openxmlformats.org/officeDocument/2006/relationships/hyperlink" Target="https://s3.amazonaws.com/assets.datacamp.com/blog_assets/datatable_Cheat_Sheet_R.pdf" TargetMode="External"/><Relationship Id="rId53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0" Type="http://schemas.openxmlformats.org/officeDocument/2006/relationships/hyperlink" Target="https://sethrobertson.github.io/GitFixUm/fixup.html" TargetMode="External"/><Relationship Id="rId586" Type="http://schemas.openxmlformats.org/officeDocument/2006/relationships/hyperlink" Target="https://slurm.schedmd.com/sbatch.html" TargetMode="External"/><Relationship Id="rId301" Type="http://schemas.openxmlformats.org/officeDocument/2006/relationships/hyperlink" Target="https://sp19.datastructur.es/materials/guides/using-git#b-local-repositories-narrative-introduction" TargetMode="External"/><Relationship Id="rId304" Type="http://schemas.openxmlformats.org/officeDocument/2006/relationships/hyperlink" Target="https://sp19.datastructur.es/materials/guides/using-git#e-git-branching-advanced-git-optional" TargetMode="External"/><Relationship Id="rId126" Type="http://schemas.openxmlformats.org/officeDocument/2006/relationships/hyperlink" Target="https://spin.atomicobject.com/2017/11/01/good-variable-names/" TargetMode="External"/><Relationship Id="rId236" Type="http://schemas.openxmlformats.org/officeDocument/2006/relationships/hyperlink" Target="https://stackoverflow.com/questions/21435339/data-table-vs-dplyr-can-one-do-something-well-the-other-cant-or-does-poorly/27840349#27840349" TargetMode="External"/><Relationship Id="rId152" Type="http://schemas.openxmlformats.org/officeDocument/2006/relationships/hyperlink" Target="https://stackoverflow.com/questions/28125816/r-standard-evaluation-for-join-dplyr" TargetMode="External"/><Relationship Id="rId222" Type="http://schemas.openxmlformats.org/officeDocument/2006/relationships/hyperlink" Target="https://style.tidyverse.org/" TargetMode="External"/><Relationship Id="rId207" Type="http://schemas.openxmlformats.org/officeDocument/2006/relationships/hyperlink" Target="https://styler.r-lib.org/" TargetMode="External"/><Relationship Id="rId121" Type="http://schemas.openxmlformats.org/officeDocument/2006/relationships/hyperlink" Target="https://support.rstudio.com/hc/en-us/articles/200484568-Code-Folding-and-Sections" TargetMode="External"/><Relationship Id="rId147" Type="http://schemas.openxmlformats.org/officeDocument/2006/relationships/hyperlink" Target="https://tavareshugo.github.io/data_carpentry_extras/base-r_tidyverse_equivalents/base-r_tidyverse_equivalents.html#reshaping_data" TargetMode="External"/><Relationship Id="rId178" Type="http://schemas.openxmlformats.org/officeDocument/2006/relationships/hyperlink" Target="https://testthat.r-lib.org/" TargetMode="External"/><Relationship Id="rId208" Type="http://schemas.openxmlformats.org/officeDocument/2006/relationships/hyperlink" Target="https://tidyverse.org/blog/2017/12/styler-1.0.0/" TargetMode="External"/><Relationship Id="rId317" Type="http://schemas.openxmlformats.org/officeDocument/2006/relationships/hyperlink" Target="https://tidyverse.org/blog/2017/12/workflow-vs-script/" TargetMode="External"/><Relationship Id="rId478" Type="http://schemas.openxmlformats.org/officeDocument/2006/relationships/hyperlink" Target="https://ucb-epi-r.github.io" TargetMode="External"/><Relationship Id="rId614" Type="http://schemas.openxmlformats.org/officeDocument/2006/relationships/hyperlink" Target="https://ucd-serg.github.io/lab-manual/appendix-copilot-instructions.html" TargetMode="External"/><Relationship Id="rId616" Type="http://schemas.openxmlformats.org/officeDocument/2006/relationships/hyperlink" Target="https://ucd-serg.github.io/lab-manual/appendix-copilot-setup-steps.html" TargetMode="External"/><Relationship Id="rId351" Type="http://schemas.openxmlformats.org/officeDocument/2006/relationships/hyperlink" Target="https://ucd-serg.github.io/lab-manual/coding-practices.html#file-headers" TargetMode="External"/><Relationship Id="rId354" Type="http://schemas.openxmlformats.org/officeDocument/2006/relationships/hyperlink" Target="https://ucd-serg.github.io/lab-manual/coding-practices.html#function-documentation" TargetMode="External"/><Relationship Id="rId469" Type="http://schemas.openxmlformats.org/officeDocument/2006/relationships/hyperlink" Target="https://ucd-serg.github.io/lab-manual/coding-style.html" TargetMode="External"/><Relationship Id="rId35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5" Type="http://schemas.openxmlformats.org/officeDocument/2006/relationships/hyperlink" Target="https://usethis.r-lib.org/" TargetMode="External"/><Relationship Id="rId528" Type="http://schemas.openxmlformats.org/officeDocument/2006/relationships/hyperlink" Target="https://www.biorxiv.org/" TargetMode="External"/><Relationship Id="rId151" Type="http://schemas.openxmlformats.org/officeDocument/2006/relationships/hyperlink" Target="https://www.brodrigues.co/blog/2016-07-18-data-frame-columns-as-arguments-to-dplyr-functions/" TargetMode="External"/><Relationship Id="rId397" Type="http://schemas.openxmlformats.org/officeDocument/2006/relationships/hyperlink" Target="https://www.chriswrites.com/how-to-change-file-permissions-using-the-terminal/" TargetMode="External"/><Relationship Id="rId530" Type="http://schemas.openxmlformats.org/officeDocument/2006/relationships/hyperlink" Target="https://www.equator-network.org/" TargetMode="External"/><Relationship Id="rId504" Type="http://schemas.openxmlformats.org/officeDocument/2006/relationships/hyperlink" Target="https://www.globalcodeofconduct.org/" TargetMode="External"/><Relationship Id="rId334" Type="http://schemas.openxmlformats.org/officeDocument/2006/relationships/hyperlink" Target="https://www.howtogeek.com/118594/how-to-edit-your-system-path-for-easy-command-line-access/" TargetMode="External"/><Relationship Id="rId527" Type="http://schemas.openxmlformats.org/officeDocument/2006/relationships/hyperlink" Target="https://www.medrxiv.org/" TargetMode="External"/><Relationship Id="rId513" Type="http://schemas.openxmlformats.org/officeDocument/2006/relationships/hyperlink" Target="https://www.nature.com/articles/d41586-021-03603-2" TargetMode="External"/><Relationship Id="rId502" Type="http://schemas.openxmlformats.org/officeDocument/2006/relationships/hyperlink" Target="https://www.niaid.nih.gov/grants-contracts/write-grant-application" TargetMode="External"/><Relationship Id="rId205" Type="http://schemas.openxmlformats.org/officeDocument/2006/relationships/hyperlink" Target="https://www.r-bloggers.com/align-assign-rstudio-addin-to-align-assignment-operators/" TargetMode="External"/><Relationship Id="rId154" Type="http://schemas.openxmlformats.org/officeDocument/2006/relationships/hyperlink" Target="https://www.rdocumentation.org/packages/feather/versions/0.3.3" TargetMode="External"/><Relationship Id="rId220" Type="http://schemas.openxmlformats.org/officeDocument/2006/relationships/hyperlink" Target="https://www.rdocumentation.org/packages/lintr/versions/1.0.3" TargetMode="External"/><Relationship Id="rId209" Type="http://schemas.openxmlformats.org/officeDocument/2006/relationships/hyperlink" Target="https://www.rdocumentation.org/packages/styler/versions/1.1.0/topics/style_dir" TargetMode="External"/><Relationship Id="rId480" Type="http://schemas.openxmlformats.org/officeDocument/2006/relationships/hyperlink" Target="https://www.rstudio.com/wp-content/uploads/2015/02/data-wrangling-cheatsheet.pdf" TargetMode="External"/><Relationship Id="rId483" Type="http://schemas.openxmlformats.org/officeDocument/2006/relationships/hyperlink" Target="https://www.rstudio.com/wp-content/uploads/2015/02/rmarkdown-cheatsheet.pdf" TargetMode="External"/><Relationship Id="rId481" Type="http://schemas.openxmlformats.org/officeDocument/2006/relationships/hyperlink" Target="https://www.rstudio.com/wp-content/uploads/2015/03/ggplot2-cheatsheet.pdf" TargetMode="External"/><Relationship Id="rId495" Type="http://schemas.openxmlformats.org/officeDocument/2006/relationships/hyperlink" Target="https://www.sciencedirect.com/science/article/pii/S1471491423000928" TargetMode="External"/><Relationship Id="rId511" Type="http://schemas.openxmlformats.org/officeDocument/2006/relationships/hyperlink" Target="https://www.training.nih.gov/career-services/" TargetMode="External"/><Relationship Id="rId514" Type="http://schemas.openxmlformats.org/officeDocument/2006/relationships/hyperlink" Target="https://www.youtube.com/watch?v=1RwJbhkCA58" TargetMode="External"/><Relationship Id="rId496" Type="http://schemas.openxmlformats.org/officeDocument/2006/relationships/hyperlink" Target="https://www.youtube.com/watch?v=1RwJbhkCA58&amp;t=1171s" TargetMode="External"/><Relationship Id="rId562"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8" Type="http://schemas.openxmlformats.org/officeDocument/2006/relationships/hyperlink" Target="https://www.youtube.com/watch?v=nERXS3ssntw" TargetMode="External"/><Relationship Id="rId493"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2026-01-14T03:28:54Z</dcterms:created>
  <dcterms:modified xsi:type="dcterms:W3CDTF">2026-01-14T03:28:54Z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