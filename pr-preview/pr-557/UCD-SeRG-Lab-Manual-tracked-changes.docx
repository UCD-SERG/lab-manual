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0"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5"/>
    <w:bookmarkStart w:id="26"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8"/>
    <w:bookmarkStart w:id="29"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1"/>
    <w:bookmarkStart w:id="36"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5"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2"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2"/>
    <w:bookmarkStart w:id="33"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3"/>
    <w:bookmarkStart w:id="34"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4"/>
    <w:bookmarkEnd w:id="35"/>
    <w:bookmarkEnd w:id="36"/>
    <w:bookmarkStart w:id="37"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7"/>
    <w:bookmarkStart w:id="39"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8">
        <w:r>
          <w:rPr>
            <w:rStyle w:val="Hyperlink"/>
          </w:rPr>
          <w:t xml:space="preserve">Collaborative Software Development</w:t>
        </w:r>
      </w:hyperlink>
      <w:r>
        <w:t xml:space="preserve">.</w:t>
      </w:r>
    </w:p>
    <w:p>
      <w:r>
        <w:br w:type="page"/>
      </w:r>
    </w:p>
    <w:bookmarkEnd w:id="39"/>
    <w:bookmarkEnd w:id="40"/>
    <w:bookmarkStart w:id="60"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1"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1"/>
    <w:bookmarkStart w:id="42"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2"/>
    <w:bookmarkStart w:id="44" w:name="register-study-protocols"/>
    <w:p>
      <w:pPr>
        <w:pStyle w:val="Heading2"/>
      </w:pPr>
      <w:r>
        <w:t xml:space="preserve">4.3 Register study protocols</w:t>
      </w:r>
    </w:p>
    <w:p>
      <w:pPr>
        <w:pStyle w:val="FirstParagraph"/>
      </w:pPr>
      <w:r>
        <w:t xml:space="preserve">We register all randomized trials on</w:t>
      </w:r>
      <w:r>
        <w:t xml:space="preserve"> </w:t>
      </w:r>
      <w:hyperlink r:id="rId43">
        <w:r>
          <w:rPr>
            <w:rStyle w:val="Hyperlink"/>
          </w:rPr>
          <w:t xml:space="preserve">clinicaltrials.gov</w:t>
        </w:r>
      </w:hyperlink>
      <w:r>
        <w:t xml:space="preserve">, and in some cases register observational studies as well.</w:t>
      </w:r>
    </w:p>
    <w:bookmarkEnd w:id="44"/>
    <w:bookmarkStart w:id="46"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5">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6"/>
    <w:bookmarkStart w:id="48"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7">
        <w:r>
          <w:rPr>
            <w:rStyle w:val="Hyperlink"/>
          </w:rPr>
          <w:t xml:space="preserve">UC Davis DataLab workshop on reproducible research</w:t>
        </w:r>
      </w:hyperlink>
      <w:r>
        <w:t xml:space="preserve">.</w:t>
      </w:r>
    </w:p>
    <w:bookmarkEnd w:id="48"/>
    <w:bookmarkStart w:id="50"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9">
        <w:r>
          <w:rPr>
            <w:rStyle w:val="Hyperlink"/>
          </w:rPr>
          <w:t xml:space="preserve">https://www.youtube.com/watch?v=WoYkY9MkbRE</w:t>
        </w:r>
      </w:hyperlink>
    </w:p>
    <w:bookmarkEnd w:id="50"/>
    <w:bookmarkStart w:id="55"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1">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2">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3">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4">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93" w:name="sec-code-repositories"/>
    <w:p>
      <w:pPr>
        <w:pStyle w:val="Heading1"/>
      </w:pPr>
      <w:r>
        <w:t xml:space="preserve">5. Code repositories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2">
        <w:r>
          <w:rPr>
            <w:rStyle w:val="Hyperlink"/>
            <w:b/>
            <w:bCs/>
          </w:rPr>
          <w:t xml:space="preserve">Code repositories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4" w:name="sec-analysis-file-placement"/>
      <w:bookmarkEnd w:id="64"/>
      <w:r>
        <w:t xml:space="preserve"> </w:t>
      </w:r>
      <w:bookmarkStart w:id="65" w:name="sec-repostatus"/>
      <w:bookmarkEnd w:id="65"/>
      <w:r>
        <w:t xml:space="preserve"> </w:t>
      </w:r>
      <w:bookmarkStart w:id="66" w:name="template-repositories"/>
      <w:bookmarkEnd w:id="66"/>
      <w:r>
        <w:t xml:space="preserve"> </w:t>
      </w:r>
      <w:bookmarkStart w:id="67" w:name="a-note-on-gitlab"/>
      <w:bookmarkEnd w:id="67"/>
      <w:r>
        <w:t xml:space="preserve"> </w:t>
      </w:r>
      <w:bookmarkStart w:id="68" w:name="package-structure"/>
      <w:bookmarkEnd w:id="68"/>
      <w:r>
        <w:t xml:space="preserve"> </w:t>
      </w:r>
      <w:bookmarkStart w:id="69" w:name="why-use-r-package-structure"/>
      <w:bookmarkEnd w:id="69"/>
      <w:r>
        <w:t xml:space="preserve"> </w:t>
      </w:r>
      <w:bookmarkStart w:id="70" w:name="basic-package-structure"/>
      <w:bookmarkEnd w:id="70"/>
      <w:r>
        <w:t xml:space="preserve"> </w:t>
      </w:r>
      <w:bookmarkStart w:id="71" w:name="vignettes-vs-articles"/>
      <w:bookmarkEnd w:id="71"/>
      <w:r>
        <w:t xml:space="preserve"> </w:t>
      </w:r>
      <w:bookmarkStart w:id="72" w:name="public-analyses-vignettes"/>
      <w:bookmarkEnd w:id="72"/>
      <w:r>
        <w:t xml:space="preserve"> </w:t>
      </w:r>
      <w:bookmarkStart w:id="73" w:name="X5a6893e23da55706a67e6c4db5db8bf8ee1a15d"/>
      <w:bookmarkEnd w:id="73"/>
      <w:r>
        <w:t xml:space="preserve"> </w:t>
      </w:r>
      <w:bookmarkStart w:id="74" w:name="keep-analysis-workbooks-tidy"/>
      <w:bookmarkEnd w:id="74"/>
      <w:r>
        <w:t xml:space="preserve"> </w:t>
      </w:r>
      <w:bookmarkStart w:id="75" w:name="shell-scripts-and-automation"/>
      <w:bookmarkEnd w:id="75"/>
      <w:r>
        <w:t xml:space="preserve"> </w:t>
      </w:r>
      <w:bookmarkStart w:id="76" w:name="storing-analysis-outputs"/>
      <w:bookmarkEnd w:id="76"/>
      <w:r>
        <w:t xml:space="preserve"> </w:t>
      </w:r>
      <w:bookmarkStart w:id="77" w:name="rproj-files"/>
      <w:bookmarkEnd w:id="77"/>
      <w:r>
        <w:t xml:space="preserve"> </w:t>
      </w:r>
      <w:bookmarkStart w:id="78" w:name="organizing-the-data-raw-folder"/>
      <w:bookmarkEnd w:id="78"/>
      <w:r>
        <w:t xml:space="preserve"> </w:t>
      </w:r>
      <w:bookmarkStart w:id="79" w:name="configuration-config-file"/>
      <w:bookmarkEnd w:id="79"/>
      <w:r>
        <w:t xml:space="preserve"> </w:t>
      </w:r>
      <w:bookmarkStart w:id="80" w:name="order-files-and-directories"/>
      <w:bookmarkEnd w:id="80"/>
      <w:r>
        <w:t xml:space="preserve"> </w:t>
      </w:r>
      <w:bookmarkStart w:id="81" w:name="Xbca27e34a9d49be3052c20f19c87d806d9e9577"/>
      <w:bookmarkEnd w:id="81"/>
      <w:r>
        <w:t xml:space="preserve"> </w:t>
      </w:r>
      <w:bookmarkStart w:id="82" w:name="standard-repository-statuses"/>
      <w:bookmarkEnd w:id="82"/>
      <w:r>
        <w:t xml:space="preserve"> </w:t>
      </w:r>
      <w:bookmarkStart w:id="83" w:name="adding-a-status-badge"/>
      <w:bookmarkEnd w:id="83"/>
      <w:r>
        <w:t xml:space="preserve"> </w:t>
      </w:r>
      <w:bookmarkStart w:id="84" w:name="lifecycle-management"/>
      <w:bookmarkEnd w:id="84"/>
    </w:p>
    <w:p>
      <w:pPr>
        <w:pStyle w:val="BodyText"/>
      </w:pPr>
      <w:r>
        <w:t xml:space="preserve">That page covers:</w:t>
      </w:r>
    </w:p>
    <w:p>
      <w:pPr>
        <w:pStyle w:val="Compact"/>
        <w:numPr>
          <w:ilvl w:val="0"/>
          <w:numId w:val="1026"/>
        </w:numPr>
      </w:pPr>
      <w:hyperlink r:id="rId85">
        <w:r>
          <w:rPr>
            <w:rStyle w:val="Hyperlink"/>
          </w:rPr>
          <w:t xml:space="preserve">Template repositories</w:t>
        </w:r>
      </w:hyperlink>
    </w:p>
    <w:p>
      <w:pPr>
        <w:pStyle w:val="Compact"/>
        <w:numPr>
          <w:ilvl w:val="0"/>
          <w:numId w:val="1026"/>
        </w:numPr>
      </w:pPr>
      <w:hyperlink r:id="rId86">
        <w:r>
          <w:rPr>
            <w:rStyle w:val="Hyperlink"/>
          </w:rPr>
          <w:t xml:space="preserve">Package Structure</w:t>
        </w:r>
      </w:hyperlink>
    </w:p>
    <w:p>
      <w:pPr>
        <w:pStyle w:val="Compact"/>
        <w:numPr>
          <w:ilvl w:val="0"/>
          <w:numId w:val="1026"/>
        </w:numPr>
      </w:pPr>
      <w:hyperlink r:id="rId87">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8">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89">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3"/>
    <w:bookmarkStart w:id="310" w:name="sec-r-coding-practices"/>
    <w:p>
      <w:pPr>
        <w:pStyle w:val="Heading1"/>
      </w:pPr>
      <w:r>
        <w:t xml:space="preserve">6. R Coding Practices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4">
        <w:r>
          <w:rPr>
            <w:rStyle w:val="Hyperlink"/>
            <w:b/>
            <w:bCs/>
          </w:rPr>
          <w:t xml:space="preserve">R Coding Practices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95" w:name="sec-R6"/>
      <w:bookmarkEnd w:id="95"/>
      <w:r>
        <w:t xml:space="preserve"> </w:t>
      </w:r>
      <w:bookmarkStart w:id="96" w:name="sec-adr-code-pointers"/>
      <w:bookmarkEnd w:id="96"/>
      <w:r>
        <w:t xml:space="preserve"> </w:t>
      </w:r>
      <w:bookmarkStart w:id="97" w:name="sec-adr-format"/>
      <w:bookmarkEnd w:id="97"/>
      <w:r>
        <w:t xml:space="preserve"> </w:t>
      </w:r>
      <w:bookmarkStart w:id="98" w:name="sec-adr-storage"/>
      <w:bookmarkEnd w:id="98"/>
      <w:r>
        <w:t xml:space="preserve"> </w:t>
      </w:r>
      <w:bookmarkStart w:id="99" w:name="sec-adr-vs-pr"/>
      <w:bookmarkEnd w:id="99"/>
      <w:r>
        <w:t xml:space="preserve"> </w:t>
      </w:r>
      <w:bookmarkStart w:id="100" w:name="sec-adr-when"/>
      <w:bookmarkEnd w:id="100"/>
      <w:r>
        <w:t xml:space="preserve"> </w:t>
      </w:r>
      <w:bookmarkStart w:id="101" w:name="sec-adrs"/>
      <w:bookmarkEnd w:id="101"/>
      <w:r>
        <w:t xml:space="preserve"> </w:t>
      </w:r>
      <w:bookmarkStart w:id="102" w:name="sec-auto-styling"/>
      <w:bookmarkEnd w:id="102"/>
      <w:r>
        <w:t xml:space="preserve"> </w:t>
      </w:r>
      <w:bookmarkStart w:id="103" w:name="sec-benchmarking"/>
      <w:bookmarkEnd w:id="103"/>
      <w:r>
        <w:t xml:space="preserve"> </w:t>
      </w:r>
      <w:bookmarkStart w:id="104" w:name="sec-callr"/>
      <w:bookmarkEnd w:id="104"/>
      <w:r>
        <w:t xml:space="preserve"> </w:t>
      </w:r>
      <w:bookmarkStart w:id="105" w:name="sec-cli"/>
      <w:bookmarkEnd w:id="105"/>
      <w:r>
        <w:t xml:space="preserve"> </w:t>
      </w:r>
      <w:bookmarkStart w:id="106" w:name="sec-constructive-feedback"/>
      <w:bookmarkEnd w:id="106"/>
      <w:r>
        <w:t xml:space="preserve"> </w:t>
      </w:r>
      <w:bookmarkStart w:id="107" w:name="sec-covr"/>
      <w:bookmarkEnd w:id="107"/>
      <w:r>
        <w:t xml:space="preserve"> </w:t>
      </w:r>
      <w:bookmarkStart w:id="108" w:name="sec-cpp11"/>
      <w:bookmarkEnd w:id="108"/>
      <w:r>
        <w:t xml:space="preserve"> </w:t>
      </w:r>
      <w:bookmarkStart w:id="109" w:name="sec-crayon"/>
      <w:bookmarkEnd w:id="109"/>
      <w:r>
        <w:t xml:space="preserve"> </w:t>
      </w:r>
      <w:bookmarkStart w:id="110" w:name="sec-data-io"/>
      <w:bookmarkEnd w:id="110"/>
      <w:r>
        <w:t xml:space="preserve"> </w:t>
      </w:r>
      <w:bookmarkStart w:id="111" w:name="sec-decompose-qmd-chunks"/>
      <w:bookmarkEnd w:id="111"/>
      <w:r>
        <w:t xml:space="preserve"> </w:t>
      </w:r>
      <w:bookmarkStart w:id="112" w:name="sec-decompose-validation"/>
      <w:bookmarkEnd w:id="112"/>
      <w:r>
        <w:t xml:space="preserve"> </w:t>
      </w:r>
      <w:bookmarkStart w:id="113" w:name="sec-desc"/>
      <w:bookmarkEnd w:id="113"/>
      <w:r>
        <w:t xml:space="preserve"> </w:t>
      </w:r>
      <w:bookmarkStart w:id="114" w:name="sec-devtools"/>
      <w:bookmarkEnd w:id="114"/>
      <w:r>
        <w:t xml:space="preserve"> </w:t>
      </w:r>
      <w:bookmarkStart w:id="115" w:name="sec-documenting-code"/>
      <w:bookmarkEnd w:id="115"/>
      <w:r>
        <w:t xml:space="preserve"> </w:t>
      </w:r>
      <w:bookmarkStart w:id="116" w:name="sec-dont-repurpose-tests"/>
      <w:bookmarkEnd w:id="116"/>
      <w:r>
        <w:t xml:space="preserve"> </w:t>
      </w:r>
      <w:bookmarkStart w:id="117" w:name="sec-downlit"/>
      <w:bookmarkEnd w:id="117"/>
      <w:r>
        <w:t xml:space="preserve"> </w:t>
      </w:r>
      <w:bookmarkStart w:id="118" w:name="sec-dplyr"/>
      <w:bookmarkEnd w:id="118"/>
      <w:r>
        <w:t xml:space="preserve"> </w:t>
      </w:r>
      <w:bookmarkStart w:id="119" w:name="sec-forcats"/>
      <w:bookmarkEnd w:id="119"/>
      <w:r>
        <w:t xml:space="preserve"> </w:t>
      </w:r>
      <w:bookmarkStart w:id="120" w:name="sec-fs"/>
      <w:bookmarkEnd w:id="120"/>
      <w:r>
        <w:t xml:space="preserve"> </w:t>
      </w:r>
      <w:bookmarkStart w:id="121" w:name="sec-function-decomposition"/>
      <w:bookmarkEnd w:id="121"/>
      <w:r>
        <w:t xml:space="preserve"> </w:t>
      </w:r>
      <w:bookmarkStart w:id="122" w:name="sec-function-length-limits"/>
      <w:bookmarkEnd w:id="122"/>
      <w:r>
        <w:t xml:space="preserve"> </w:t>
      </w:r>
      <w:bookmarkStart w:id="123" w:name="sec-gargle"/>
      <w:bookmarkEnd w:id="123"/>
      <w:r>
        <w:t xml:space="preserve"> </w:t>
      </w:r>
      <w:bookmarkStart w:id="124" w:name="sec-getting-help-with-code"/>
      <w:bookmarkEnd w:id="124"/>
      <w:r>
        <w:t xml:space="preserve"> </w:t>
      </w:r>
      <w:bookmarkStart w:id="125" w:name="sec-ggplot2"/>
      <w:bookmarkEnd w:id="125"/>
      <w:r>
        <w:t xml:space="preserve"> </w:t>
      </w:r>
      <w:bookmarkStart w:id="126" w:name="sec-gh"/>
      <w:bookmarkEnd w:id="126"/>
      <w:r>
        <w:t xml:space="preserve"> </w:t>
      </w:r>
      <w:bookmarkStart w:id="127" w:name="sec-git-branches-and-tags"/>
      <w:bookmarkEnd w:id="127"/>
      <w:r>
        <w:t xml:space="preserve"> </w:t>
      </w:r>
      <w:bookmarkStart w:id="128" w:name="sec-here-package-practices"/>
      <w:bookmarkEnd w:id="128"/>
      <w:r>
        <w:t xml:space="preserve"> </w:t>
      </w:r>
      <w:bookmarkStart w:id="129" w:name="sec-here-pkg"/>
      <w:bookmarkEnd w:id="129"/>
      <w:r>
        <w:t xml:space="preserve"> </w:t>
      </w:r>
      <w:bookmarkStart w:id="130" w:name="sec-httr"/>
      <w:bookmarkEnd w:id="130"/>
      <w:r>
        <w:t xml:space="preserve"> </w:t>
      </w:r>
      <w:bookmarkStart w:id="131" w:name="sec-httr2"/>
      <w:bookmarkEnd w:id="131"/>
      <w:r>
        <w:t xml:space="preserve"> </w:t>
      </w:r>
      <w:bookmarkStart w:id="132" w:name="sec-iteration"/>
      <w:bookmarkEnd w:id="132"/>
      <w:r>
        <w:t xml:space="preserve"> </w:t>
      </w:r>
      <w:bookmarkStart w:id="133" w:name="sec-kiss"/>
      <w:bookmarkEnd w:id="133"/>
      <w:r>
        <w:t xml:space="preserve"> </w:t>
      </w:r>
      <w:bookmarkStart w:id="134" w:name="sec-lifecycle"/>
      <w:bookmarkEnd w:id="134"/>
      <w:r>
        <w:t xml:space="preserve"> </w:t>
      </w:r>
      <w:bookmarkStart w:id="135" w:name="sec-lintr"/>
      <w:bookmarkEnd w:id="135"/>
      <w:r>
        <w:t xml:space="preserve"> </w:t>
      </w:r>
      <w:bookmarkStart w:id="136" w:name="sec-lobstr"/>
      <w:bookmarkEnd w:id="136"/>
      <w:r>
        <w:t xml:space="preserve"> </w:t>
      </w:r>
      <w:bookmarkStart w:id="137" w:name="sec-lubridate"/>
      <w:bookmarkEnd w:id="137"/>
      <w:r>
        <w:t xml:space="preserve"> </w:t>
      </w:r>
      <w:bookmarkStart w:id="138" w:name="sec-memoise"/>
      <w:bookmarkEnd w:id="138"/>
      <w:r>
        <w:t xml:space="preserve"> </w:t>
      </w:r>
      <w:bookmarkStart w:id="139" w:name="sec-one-function-per-file"/>
      <w:bookmarkEnd w:id="139"/>
      <w:r>
        <w:t xml:space="preserve"> </w:t>
      </w:r>
      <w:bookmarkStart w:id="140" w:name="sec-pak"/>
      <w:bookmarkEnd w:id="140"/>
      <w:r>
        <w:t xml:space="preserve"> </w:t>
      </w:r>
      <w:bookmarkStart w:id="141" w:name="sec-pkgbuild"/>
      <w:bookmarkEnd w:id="141"/>
      <w:r>
        <w:t xml:space="preserve"> </w:t>
      </w:r>
      <w:bookmarkStart w:id="142" w:name="sec-pkgcache"/>
      <w:bookmarkEnd w:id="142"/>
      <w:r>
        <w:t xml:space="preserve"> </w:t>
      </w:r>
      <w:bookmarkStart w:id="143" w:name="sec-pkgdown"/>
      <w:bookmarkEnd w:id="143"/>
      <w:r>
        <w:t xml:space="preserve"> </w:t>
      </w:r>
      <w:bookmarkStart w:id="144" w:name="sec-pkgload"/>
      <w:bookmarkEnd w:id="144"/>
      <w:r>
        <w:t xml:space="preserve"> </w:t>
      </w:r>
      <w:bookmarkStart w:id="145" w:name="sec-prettyunits"/>
      <w:bookmarkEnd w:id="145"/>
      <w:r>
        <w:t xml:space="preserve"> </w:t>
      </w:r>
      <w:bookmarkStart w:id="146" w:name="sec-processx"/>
      <w:bookmarkEnd w:id="146"/>
      <w:r>
        <w:t xml:space="preserve"> </w:t>
      </w:r>
      <w:bookmarkStart w:id="147" w:name="sec-ps"/>
      <w:bookmarkEnd w:id="147"/>
      <w:r>
        <w:t xml:space="preserve"> </w:t>
      </w:r>
      <w:bookmarkStart w:id="148" w:name="sec-purrr"/>
      <w:bookmarkEnd w:id="148"/>
      <w:r>
        <w:t xml:space="preserve"> </w:t>
      </w:r>
      <w:bookmarkStart w:id="149" w:name="sec-r-lib-actions"/>
      <w:bookmarkEnd w:id="149"/>
      <w:r>
        <w:t xml:space="preserve"> </w:t>
      </w:r>
      <w:bookmarkStart w:id="150" w:name="sec-r-lib-packages"/>
      <w:bookmarkEnd w:id="150"/>
      <w:r>
        <w:t xml:space="preserve"> </w:t>
      </w:r>
      <w:bookmarkStart w:id="151" w:name="sec-r-package-tools"/>
      <w:bookmarkEnd w:id="151"/>
      <w:r>
        <w:t xml:space="preserve"> </w:t>
      </w:r>
      <w:bookmarkStart w:id="152" w:name="sec-r-qa-checklist"/>
      <w:bookmarkEnd w:id="152"/>
      <w:r>
        <w:t xml:space="preserve"> </w:t>
      </w:r>
      <w:bookmarkStart w:id="153" w:name="sec-r-resources"/>
      <w:bookmarkEnd w:id="153"/>
      <w:r>
        <w:t xml:space="preserve"> </w:t>
      </w:r>
      <w:bookmarkStart w:id="154" w:name="sec-r-testing"/>
      <w:bookmarkEnd w:id="154"/>
      <w:r>
        <w:t xml:space="preserve"> </w:t>
      </w:r>
      <w:bookmarkStart w:id="155" w:name="sec-r-version-control"/>
      <w:bookmarkEnd w:id="155"/>
      <w:r>
        <w:t xml:space="preserve"> </w:t>
      </w:r>
      <w:bookmarkStart w:id="156" w:name="sec-r-workflow"/>
      <w:bookmarkEnd w:id="156"/>
      <w:r>
        <w:t xml:space="preserve"> </w:t>
      </w:r>
      <w:bookmarkStart w:id="157" w:name="sec-rcmdcheck"/>
      <w:bookmarkEnd w:id="157"/>
      <w:r>
        <w:t xml:space="preserve"> </w:t>
      </w:r>
      <w:bookmarkStart w:id="158" w:name="sec-readr"/>
      <w:bookmarkEnd w:id="158"/>
      <w:r>
        <w:t xml:space="preserve"> </w:t>
      </w:r>
      <w:bookmarkStart w:id="159" w:name="sec-remotes"/>
      <w:bookmarkEnd w:id="159"/>
      <w:r>
        <w:t xml:space="preserve"> </w:t>
      </w:r>
      <w:bookmarkStart w:id="160" w:name="sec-revdepcheck"/>
      <w:bookmarkEnd w:id="160"/>
      <w:r>
        <w:t xml:space="preserve"> </w:t>
      </w:r>
      <w:bookmarkStart w:id="161" w:name="sec-reviewing-code"/>
      <w:bookmarkEnd w:id="161"/>
      <w:r>
        <w:t xml:space="preserve"> </w:t>
      </w:r>
      <w:bookmarkStart w:id="162" w:name="sec-rex"/>
      <w:bookmarkEnd w:id="162"/>
      <w:r>
        <w:t xml:space="preserve"> </w:t>
      </w:r>
      <w:bookmarkStart w:id="163" w:name="sec-rlang"/>
      <w:bookmarkEnd w:id="163"/>
      <w:r>
        <w:t xml:space="preserve"> </w:t>
      </w:r>
      <w:bookmarkStart w:id="164" w:name="sec-roxygen2"/>
      <w:bookmarkEnd w:id="164"/>
      <w:r>
        <w:t xml:space="preserve"> </w:t>
      </w:r>
      <w:bookmarkStart w:id="165" w:name="sec-scales"/>
      <w:bookmarkEnd w:id="165"/>
      <w:r>
        <w:t xml:space="preserve"> </w:t>
      </w:r>
      <w:bookmarkStart w:id="166" w:name="sec-sessioninfo"/>
      <w:bookmarkEnd w:id="166"/>
      <w:r>
        <w:t xml:space="preserve"> </w:t>
      </w:r>
      <w:bookmarkStart w:id="167" w:name="sec-snapshot-vs-explicit"/>
      <w:bookmarkEnd w:id="167"/>
      <w:r>
        <w:t xml:space="preserve"> </w:t>
      </w:r>
      <w:bookmarkStart w:id="168" w:name="sec-stringr"/>
      <w:bookmarkEnd w:id="168"/>
      <w:r>
        <w:t xml:space="preserve"> </w:t>
      </w:r>
      <w:bookmarkStart w:id="169" w:name="sec-styler"/>
      <w:bookmarkEnd w:id="169"/>
      <w:r>
        <w:t xml:space="preserve"> </w:t>
      </w:r>
      <w:bookmarkStart w:id="170" w:name="sec-tdd"/>
      <w:bookmarkEnd w:id="170"/>
      <w:r>
        <w:t xml:space="preserve"> </w:t>
      </w:r>
      <w:bookmarkStart w:id="171" w:name="sec-testing-best-practices"/>
      <w:bookmarkEnd w:id="171"/>
      <w:r>
        <w:t xml:space="preserve"> </w:t>
      </w:r>
      <w:bookmarkStart w:id="172" w:name="sec-testthat"/>
      <w:bookmarkEnd w:id="172"/>
      <w:r>
        <w:t xml:space="preserve"> </w:t>
      </w:r>
      <w:bookmarkStart w:id="173" w:name="sec-tibble"/>
      <w:bookmarkEnd w:id="173"/>
      <w:r>
        <w:t xml:space="preserve"> </w:t>
      </w:r>
      <w:bookmarkStart w:id="174" w:name="sec-tidyr"/>
      <w:bookmarkEnd w:id="174"/>
      <w:r>
        <w:t xml:space="preserve"> </w:t>
      </w:r>
      <w:bookmarkStart w:id="175" w:name="sec-tidyverse"/>
      <w:bookmarkEnd w:id="175"/>
      <w:r>
        <w:t xml:space="preserve"> </w:t>
      </w:r>
      <w:bookmarkStart w:id="176" w:name="sec-tool-building"/>
      <w:bookmarkEnd w:id="176"/>
      <w:r>
        <w:t xml:space="preserve"> </w:t>
      </w:r>
      <w:bookmarkStart w:id="177" w:name="sec-usethis"/>
      <w:bookmarkEnd w:id="177"/>
      <w:r>
        <w:t xml:space="preserve"> </w:t>
      </w:r>
      <w:bookmarkStart w:id="178" w:name="sec-variable-labels"/>
      <w:bookmarkEnd w:id="178"/>
      <w:r>
        <w:t xml:space="preserve"> </w:t>
      </w:r>
      <w:bookmarkStart w:id="179" w:name="sec-vctrs"/>
      <w:bookmarkEnd w:id="179"/>
      <w:r>
        <w:t xml:space="preserve"> </w:t>
      </w:r>
      <w:bookmarkStart w:id="180" w:name="sec-waldo"/>
      <w:bookmarkEnd w:id="180"/>
      <w:r>
        <w:t xml:space="preserve"> </w:t>
      </w:r>
      <w:bookmarkStart w:id="181" w:name="sec-what-to-look-for"/>
      <w:bookmarkEnd w:id="181"/>
      <w:r>
        <w:t xml:space="preserve"> </w:t>
      </w:r>
      <w:bookmarkStart w:id="182" w:name="sec-when-to-approve"/>
      <w:bookmarkEnd w:id="182"/>
      <w:r>
        <w:t xml:space="preserve"> </w:t>
      </w:r>
      <w:bookmarkStart w:id="183" w:name="sec-why-review-code"/>
      <w:bookmarkEnd w:id="183"/>
      <w:r>
        <w:t xml:space="preserve"> </w:t>
      </w:r>
      <w:bookmarkStart w:id="184" w:name="sec-withr"/>
      <w:bookmarkEnd w:id="184"/>
      <w:r>
        <w:t xml:space="preserve"> </w:t>
      </w:r>
      <w:bookmarkStart w:id="185" w:name="lab-protocols-for-code-and-data"/>
      <w:bookmarkEnd w:id="185"/>
      <w:r>
        <w:t xml:space="preserve"> </w:t>
      </w:r>
      <w:bookmarkStart w:id="186" w:name="usethis-package-setup-and-management"/>
      <w:bookmarkEnd w:id="186"/>
      <w:r>
        <w:t xml:space="preserve"> </w:t>
      </w:r>
      <w:bookmarkStart w:id="187" w:name="devtools-development-workflow"/>
      <w:bookmarkEnd w:id="187"/>
      <w:r>
        <w:t xml:space="preserve"> </w:t>
      </w:r>
      <w:bookmarkStart w:id="188" w:name="pkgdown-package-websites"/>
      <w:bookmarkEnd w:id="188"/>
      <w:r>
        <w:t xml:space="preserve"> </w:t>
      </w:r>
      <w:bookmarkStart w:id="189" w:name="alternatives-to-pkgdown"/>
      <w:bookmarkEnd w:id="189"/>
      <w:r>
        <w:t xml:space="preserve"> </w:t>
      </w:r>
      <w:bookmarkStart w:id="190" w:name="altdoc"/>
      <w:bookmarkEnd w:id="190"/>
      <w:r>
        <w:t xml:space="preserve"> </w:t>
      </w:r>
      <w:bookmarkStart w:id="191" w:name="pkgsite"/>
      <w:bookmarkEnd w:id="191"/>
      <w:r>
        <w:t xml:space="preserve"> </w:t>
      </w:r>
      <w:bookmarkStart w:id="192" w:name="quarto-for-package-documentation"/>
      <w:bookmarkEnd w:id="192"/>
      <w:r>
        <w:t xml:space="preserve"> </w:t>
      </w:r>
      <w:bookmarkStart w:id="193" w:name="comparison-summary"/>
      <w:bookmarkEnd w:id="193"/>
      <w:r>
        <w:t xml:space="preserve"> </w:t>
      </w:r>
      <w:bookmarkStart w:id="194" w:name="initial-setup"/>
      <w:bookmarkEnd w:id="194"/>
      <w:r>
        <w:t xml:space="preserve"> </w:t>
      </w:r>
      <w:bookmarkStart w:id="195" w:name="add-dependencies"/>
      <w:bookmarkEnd w:id="195"/>
      <w:r>
        <w:t xml:space="preserve"> </w:t>
      </w:r>
      <w:bookmarkStart w:id="196" w:name="write-functions"/>
      <w:bookmarkEnd w:id="196"/>
      <w:r>
        <w:t xml:space="preserve"> </w:t>
      </w:r>
      <w:bookmarkStart w:id="197" w:name="document"/>
      <w:bookmarkEnd w:id="197"/>
      <w:r>
        <w:t xml:space="preserve"> </w:t>
      </w:r>
      <w:bookmarkStart w:id="198" w:name="test"/>
      <w:bookmarkEnd w:id="198"/>
      <w:r>
        <w:t xml:space="preserve"> </w:t>
      </w:r>
      <w:bookmarkStart w:id="199" w:name="check"/>
      <w:bookmarkEnd w:id="199"/>
      <w:r>
        <w:t xml:space="preserve"> </w:t>
      </w:r>
      <w:bookmarkStart w:id="200" w:name="build-documentation-site"/>
      <w:bookmarkEnd w:id="200"/>
      <w:r>
        <w:t xml:space="preserve"> </w:t>
      </w:r>
      <w:bookmarkStart w:id="201" w:name="share-and-publish"/>
      <w:bookmarkEnd w:id="201"/>
      <w:r>
        <w:t xml:space="preserve"> </w:t>
      </w:r>
      <w:bookmarkStart w:id="202" w:name="organizing-scripts"/>
      <w:bookmarkEnd w:id="202"/>
      <w:r>
        <w:t xml:space="preserve"> </w:t>
      </w:r>
      <w:bookmarkStart w:id="203" w:name="when-to-use-snapshot-tests"/>
      <w:bookmarkEnd w:id="203"/>
      <w:r>
        <w:t xml:space="preserve"> </w:t>
      </w:r>
      <w:bookmarkStart w:id="204" w:name="when-to-use-explicit-value-tests"/>
      <w:bookmarkEnd w:id="204"/>
      <w:r>
        <w:t xml:space="preserve"> </w:t>
      </w:r>
      <w:bookmarkStart w:id="205" w:name="when-to-benchmark"/>
      <w:bookmarkEnd w:id="205"/>
      <w:r>
        <w:t xml:space="preserve"> </w:t>
      </w:r>
      <w:bookmarkStart w:id="206" w:name="setting-up-benchmarking-infrastructure"/>
      <w:bookmarkEnd w:id="206"/>
      <w:r>
        <w:t xml:space="preserve"> </w:t>
      </w:r>
      <w:bookmarkStart w:id="207" w:name="using-bench-for-performance-comparisons"/>
      <w:bookmarkEnd w:id="207"/>
      <w:r>
        <w:t xml:space="preserve"> </w:t>
      </w:r>
      <w:bookmarkStart w:id="208" w:name="X7ff0b0b5fd28daf32f6723699e3d921f714a0e8"/>
      <w:bookmarkEnd w:id="208"/>
      <w:r>
        <w:t xml:space="preserve"> </w:t>
      </w:r>
      <w:bookmarkStart w:id="209" w:name="Xc760a69c5ec4cc1b5b2fabb31ca8bcbe616ff7d"/>
      <w:bookmarkEnd w:id="209"/>
      <w:r>
        <w:t xml:space="preserve"> </w:t>
      </w:r>
      <w:bookmarkStart w:id="210" w:name="Xef7a31d7d6d783aa86699ade3c1a08284121615"/>
      <w:bookmarkEnd w:id="210"/>
      <w:r>
        <w:t xml:space="preserve"> </w:t>
      </w:r>
      <w:bookmarkStart w:id="211" w:name="performance-testing-with-testthat"/>
      <w:bookmarkEnd w:id="211"/>
      <w:r>
        <w:t xml:space="preserve"> </w:t>
      </w:r>
      <w:bookmarkStart w:id="212" w:name="best-practices"/>
      <w:bookmarkEnd w:id="212"/>
      <w:r>
        <w:t xml:space="preserve"> </w:t>
      </w:r>
      <w:bookmarkStart w:id="213" w:name="additional-resources"/>
      <w:bookmarkEnd w:id="213"/>
      <w:r>
        <w:t xml:space="preserve"> </w:t>
      </w:r>
      <w:bookmarkStart w:id="214" w:name="lapply-and-sapply"/>
      <w:bookmarkEnd w:id="214"/>
      <w:r>
        <w:t xml:space="preserve"> </w:t>
      </w:r>
      <w:bookmarkStart w:id="215" w:name="purrrmap-family"/>
      <w:bookmarkEnd w:id="215"/>
      <w:r>
        <w:t xml:space="preserve"> </w:t>
      </w:r>
      <w:bookmarkStart w:id="216" w:name="basevectorize-vs-purrrmap_"/>
      <w:bookmarkEnd w:id="216"/>
      <w:r>
        <w:t xml:space="preserve"> </w:t>
      </w:r>
      <w:bookmarkStart w:id="217" w:name="purrrpmap-for-multiple-arguments"/>
      <w:bookmarkEnd w:id="217"/>
      <w:r>
        <w:t xml:space="preserve"> </w:t>
      </w:r>
      <w:bookmarkStart w:id="218" w:name="parallel-processing"/>
      <w:bookmarkEnd w:id="218"/>
      <w:r>
        <w:t xml:space="preserve"> </w:t>
      </w:r>
      <w:bookmarkStart w:id="219" w:name="rds-files-preferred"/>
      <w:bookmarkEnd w:id="219"/>
      <w:r>
        <w:t xml:space="preserve"> </w:t>
      </w:r>
      <w:bookmarkStart w:id="220" w:name="csv-files"/>
      <w:bookmarkEnd w:id="220"/>
      <w:r>
        <w:t xml:space="preserve"> </w:t>
      </w:r>
      <w:bookmarkStart w:id="221" w:name="practical-branch-and-tag-commands"/>
      <w:bookmarkEnd w:id="221"/>
      <w:r>
        <w:t xml:space="preserve"> </w:t>
      </w:r>
      <w:bookmarkStart w:id="222" w:name="version-numbers"/>
      <w:bookmarkEnd w:id="222"/>
      <w:r>
        <w:t xml:space="preserve"> </w:t>
      </w:r>
      <w:bookmarkStart w:id="223" w:name="news-file"/>
      <w:bookmarkEnd w:id="223"/>
      <w:r>
        <w:t xml:space="preserve"> </w:t>
      </w:r>
      <w:bookmarkStart w:id="224" w:name="readme.rmd-and-readme.md"/>
      <w:bookmarkEnd w:id="224"/>
      <w:r>
        <w:t xml:space="preserve"> </w:t>
      </w:r>
      <w:bookmarkStart w:id="225" w:name="rstudio-built-in-formatting"/>
      <w:bookmarkEnd w:id="225"/>
      <w:r>
        <w:t xml:space="preserve"> </w:t>
      </w:r>
      <w:bookmarkStart w:id="226" w:name="styler-package"/>
      <w:bookmarkEnd w:id="226"/>
      <w:r>
        <w:t xml:space="preserve"> </w:t>
      </w:r>
      <w:bookmarkStart w:id="227" w:name="lintr-package"/>
      <w:bookmarkEnd w:id="227"/>
      <w:r>
        <w:t xml:space="preserve"> </w:t>
      </w:r>
      <w:bookmarkStart w:id="228" w:name="jarl-fast-rust-powered-linter"/>
      <w:bookmarkEnd w:id="228"/>
      <w:r>
        <w:t xml:space="preserve"> </w:t>
      </w:r>
      <w:bookmarkStart w:id="229" w:name="function-headers"/>
      <w:bookmarkEnd w:id="229"/>
      <w:r>
        <w:t xml:space="preserve"> </w:t>
      </w:r>
      <w:bookmarkStart w:id="230" w:name="using-...-dots-and-inheritdotparams"/>
      <w:bookmarkEnd w:id="230"/>
      <w:r>
        <w:t xml:space="preserve"> </w:t>
      </w:r>
      <w:bookmarkStart w:id="231" w:name="Xb061274386e3abd6de6716700a715b4a6eea4ca"/>
      <w:bookmarkEnd w:id="231"/>
      <w:r>
        <w:t xml:space="preserve"> </w:t>
      </w:r>
      <w:bookmarkStart w:id="232" w:name="script-headers"/>
      <w:bookmarkEnd w:id="232"/>
      <w:r>
        <w:t xml:space="preserve"> </w:t>
      </w:r>
      <w:bookmarkStart w:id="233" w:name="sections-and-subsections"/>
      <w:bookmarkEnd w:id="233"/>
      <w:r>
        <w:t xml:space="preserve"> </w:t>
      </w:r>
      <w:bookmarkStart w:id="234" w:name="code-folding"/>
      <w:bookmarkEnd w:id="234"/>
      <w:r>
        <w:t xml:space="preserve"> </w:t>
      </w:r>
      <w:bookmarkStart w:id="235" w:name="comments-in-the-body-of-your-code"/>
      <w:bookmarkEnd w:id="235"/>
      <w:r>
        <w:t xml:space="preserve"> </w:t>
      </w:r>
      <w:bookmarkStart w:id="236" w:name="object-naming"/>
      <w:bookmarkEnd w:id="236"/>
      <w:r>
        <w:t xml:space="preserve"> </w:t>
      </w:r>
      <w:bookmarkStart w:id="237" w:name="function-calls"/>
      <w:bookmarkEnd w:id="237"/>
      <w:r>
        <w:t xml:space="preserve"> </w:t>
      </w:r>
      <w:bookmarkStart w:id="238" w:name="when-to-decompose-a-function"/>
      <w:bookmarkEnd w:id="238"/>
      <w:r>
        <w:t xml:space="preserve"> </w:t>
      </w:r>
      <w:bookmarkStart w:id="239" w:name="how-to-decompose-in-practice"/>
      <w:bookmarkEnd w:id="239"/>
      <w:r>
        <w:t xml:space="preserve"> </w:t>
      </w:r>
      <w:bookmarkStart w:id="240" w:name="examples-borrowed-from-lab-package-prs"/>
      <w:bookmarkEnd w:id="240"/>
      <w:r>
        <w:t xml:space="preserve"> </w:t>
      </w:r>
      <w:bookmarkStart w:id="241" w:name="related-references"/>
      <w:bookmarkEnd w:id="241"/>
      <w:r>
        <w:t xml:space="preserve"> </w:t>
      </w:r>
      <w:bookmarkStart w:id="242" w:name="r-packages"/>
      <w:bookmarkEnd w:id="242"/>
      <w:r>
        <w:t xml:space="preserve"> </w:t>
      </w:r>
      <w:bookmarkStart w:id="243" w:name="why"/>
      <w:bookmarkEnd w:id="243"/>
      <w:r>
        <w:t xml:space="preserve"> </w:t>
      </w:r>
      <w:bookmarkStart w:id="244" w:name="X82cb167292354e6d55f501d979db1106686a1af"/>
      <w:bookmarkEnd w:id="244"/>
      <w:r>
        <w:t xml:space="preserve"> </w:t>
      </w:r>
      <w:bookmarkStart w:id="245" w:name="relationship-to-function-decomposition"/>
      <w:bookmarkEnd w:id="245"/>
      <w:r>
        <w:t xml:space="preserve"> </w:t>
      </w:r>
      <w:bookmarkStart w:id="246" w:name="readingsaving-data"/>
      <w:bookmarkEnd w:id="246"/>
      <w:r>
        <w:t xml:space="preserve"> </w:t>
      </w:r>
      <w:bookmarkStart w:id="247" w:name="rds-vs-.rdata-files"/>
      <w:bookmarkEnd w:id="247"/>
      <w:r>
        <w:t xml:space="preserve"> </w:t>
      </w:r>
      <w:bookmarkStart w:id="248" w:name="csvs"/>
      <w:bookmarkEnd w:id="248"/>
      <w:r>
        <w:t xml:space="preserve"> </w:t>
      </w:r>
      <w:bookmarkStart w:id="249" w:name="integrating-box-and-dropbox"/>
      <w:bookmarkEnd w:id="249"/>
      <w:r>
        <w:t xml:space="preserve"> </w:t>
      </w:r>
      <w:bookmarkStart w:id="250" w:name="box"/>
      <w:bookmarkEnd w:id="250"/>
      <w:r>
        <w:t xml:space="preserve"> </w:t>
      </w:r>
      <w:bookmarkStart w:id="251" w:name="dropbox"/>
      <w:bookmarkEnd w:id="251"/>
      <w:r>
        <w:t xml:space="preserve"> </w:t>
      </w:r>
      <w:bookmarkStart w:id="252" w:name="package-development"/>
      <w:bookmarkEnd w:id="252"/>
      <w:r>
        <w:t xml:space="preserve"> </w:t>
      </w:r>
      <w:bookmarkStart w:id="253" w:name="testing-and-quality"/>
      <w:bookmarkEnd w:id="253"/>
      <w:r>
        <w:t xml:space="preserve"> </w:t>
      </w:r>
      <w:bookmarkStart w:id="254" w:name="core-language-and-infrastructure"/>
      <w:bookmarkEnd w:id="254"/>
      <w:r>
        <w:t xml:space="preserve"> </w:t>
      </w:r>
      <w:bookmarkStart w:id="255" w:name="system-and-process"/>
      <w:bookmarkEnd w:id="255"/>
      <w:r>
        <w:t xml:space="preserve"> </w:t>
      </w:r>
      <w:bookmarkStart w:id="256" w:name="http-and-web"/>
      <w:bookmarkEnd w:id="256"/>
      <w:r>
        <w:t xml:space="preserve"> </w:t>
      </w:r>
      <w:bookmarkStart w:id="257" w:name="utilities"/>
      <w:bookmarkEnd w:id="257"/>
      <w:r>
        <w:t xml:space="preserve"> </w:t>
      </w:r>
      <w:bookmarkStart w:id="258" w:name="github-actions"/>
      <w:bookmarkEnd w:id="258"/>
      <w:r>
        <w:t xml:space="preserve"> </w:t>
      </w:r>
      <w:bookmarkStart w:id="259" w:name="core-tidyverse-packages"/>
      <w:bookmarkEnd w:id="259"/>
      <w:r>
        <w:t xml:space="preserve"> </w:t>
      </w:r>
      <w:bookmarkStart w:id="260" w:name="when-to-use-dplyr-vs-tidyr"/>
      <w:bookmarkEnd w:id="260"/>
      <w:r>
        <w:t xml:space="preserve"> </w:t>
      </w:r>
      <w:bookmarkStart w:id="261" w:name="base-r-to-tidyverse-translation"/>
      <w:bookmarkEnd w:id="261"/>
      <w:r>
        <w:t xml:space="preserve"> </w:t>
      </w:r>
      <w:bookmarkStart w:id="262" w:name="programming-with-tidyverse"/>
      <w:bookmarkEnd w:id="262"/>
      <w:r>
        <w:t xml:space="preserve"> </w:t>
      </w:r>
      <w:bookmarkStart w:id="263" w:name="coding-with-r-and-python"/>
      <w:bookmarkEnd w:id="263"/>
      <w:r>
        <w:t xml:space="preserve"> </w:t>
      </w:r>
      <w:bookmarkStart w:id="264" w:name="X4707fc3d29ccc8f46e4e422d4c06c560a63a17f"/>
      <w:bookmarkEnd w:id="264"/>
      <w:r>
        <w:t xml:space="preserve"> </w:t>
      </w:r>
      <w:bookmarkStart w:id="265" w:name="lapply-and-sapply-1"/>
      <w:bookmarkEnd w:id="265"/>
      <w:r>
        <w:t xml:space="preserve"> </w:t>
      </w:r>
      <w:bookmarkStart w:id="266" w:name="mapply-and-pmap"/>
      <w:bookmarkEnd w:id="266"/>
      <w:r>
        <w:t xml:space="preserve"> </w:t>
      </w:r>
      <w:bookmarkStart w:id="267" w:name="Xf551672fa8f1190aa44df63554b00ab4edf5974"/>
      <w:bookmarkEnd w:id="267"/>
      <w:r>
        <w:t xml:space="preserve"> </w:t>
      </w:r>
      <w:bookmarkStart w:id="268" w:name="parlapply"/>
      <w:bookmarkEnd w:id="268"/>
      <w:r>
        <w:t xml:space="preserve"> </w:t>
      </w:r>
      <w:bookmarkStart w:id="269" w:name="future.lapply"/>
      <w:bookmarkEnd w:id="269"/>
      <w:r>
        <w:t xml:space="preserve"> </w:t>
      </w:r>
      <w:bookmarkStart w:id="270" w:name="r-package-development"/>
      <w:bookmarkEnd w:id="270"/>
      <w:r>
        <w:t xml:space="preserve"> </w:t>
      </w:r>
      <w:bookmarkStart w:id="271" w:name="general-r-programming"/>
      <w:bookmarkEnd w:id="271"/>
      <w:r>
        <w:t xml:space="preserve"> </w:t>
      </w:r>
      <w:bookmarkStart w:id="272" w:name="shiny-development"/>
      <w:bookmarkEnd w:id="272"/>
      <w:r>
        <w:t xml:space="preserve"> </w:t>
      </w:r>
      <w:bookmarkStart w:id="273" w:name="git-and-version-control"/>
      <w:bookmarkEnd w:id="273"/>
      <w:r>
        <w:t xml:space="preserve"> </w:t>
      </w:r>
      <w:bookmarkStart w:id="274" w:name="tbl-snapshot-vs-explicit"/>
      <w:bookmarkEnd w:id="274"/>
      <w:r>
        <w:t xml:space="preserve"> </w:t>
      </w:r>
      <w:bookmarkStart w:id="275" w:name="tbl-keywords-internal-vs-nord"/>
      <w:bookmarkEnd w:id="275"/>
    </w:p>
    <w:p>
      <w:pPr>
        <w:pStyle w:val="BodyText"/>
      </w:pPr>
      <w:r>
        <w:t xml:space="preserve">That page covers:</w:t>
      </w:r>
    </w:p>
    <w:p>
      <w:pPr>
        <w:pStyle w:val="Compact"/>
        <w:numPr>
          <w:ilvl w:val="0"/>
          <w:numId w:val="1027"/>
        </w:numPr>
      </w:pPr>
      <w:hyperlink r:id="rId276">
        <w:r>
          <w:rPr>
            <w:rStyle w:val="Hyperlink"/>
          </w:rPr>
          <w:t xml:space="preserve">Lab Protocols for Code and Data</w:t>
        </w:r>
      </w:hyperlink>
    </w:p>
    <w:p>
      <w:pPr>
        <w:pStyle w:val="Compact"/>
        <w:numPr>
          <w:ilvl w:val="0"/>
          <w:numId w:val="1027"/>
        </w:numPr>
      </w:pPr>
      <w:hyperlink r:id="rId277">
        <w:r>
          <w:rPr>
            <w:rStyle w:val="Hyperlink"/>
          </w:rPr>
          <w:t xml:space="preserve">The Tool-Building Mindset</w:t>
        </w:r>
      </w:hyperlink>
    </w:p>
    <w:p>
      <w:pPr>
        <w:pStyle w:val="Compact"/>
        <w:numPr>
          <w:ilvl w:val="0"/>
          <w:numId w:val="1027"/>
        </w:numPr>
      </w:pPr>
      <w:hyperlink r:id="rId278">
        <w:r>
          <w:rPr>
            <w:rStyle w:val="Hyperlink"/>
          </w:rPr>
          <w:t xml:space="preserve">Essential R Package Development Tools</w:t>
        </w:r>
      </w:hyperlink>
    </w:p>
    <w:p>
      <w:pPr>
        <w:pStyle w:val="Compact"/>
        <w:numPr>
          <w:ilvl w:val="0"/>
          <w:numId w:val="1027"/>
        </w:numPr>
      </w:pPr>
      <w:hyperlink r:id="rId279">
        <w:r>
          <w:rPr>
            <w:rStyle w:val="Hyperlink"/>
          </w:rPr>
          <w:t xml:space="preserve">Complete Package Development Workflow</w:t>
        </w:r>
      </w:hyperlink>
    </w:p>
    <w:p>
      <w:pPr>
        <w:pStyle w:val="Compact"/>
        <w:numPr>
          <w:ilvl w:val="0"/>
          <w:numId w:val="1027"/>
        </w:numPr>
      </w:pPr>
      <w:hyperlink r:id="rId280">
        <w:r>
          <w:rPr>
            <w:rStyle w:val="Hyperlink"/>
          </w:rPr>
          <w:t xml:space="preserve">Organizing scripts</w:t>
        </w:r>
      </w:hyperlink>
    </w:p>
    <w:p>
      <w:pPr>
        <w:pStyle w:val="Compact"/>
        <w:numPr>
          <w:ilvl w:val="0"/>
          <w:numId w:val="1027"/>
        </w:numPr>
      </w:pPr>
      <w:hyperlink r:id="rId281">
        <w:r>
          <w:rPr>
            <w:rStyle w:val="Hyperlink"/>
          </w:rPr>
          <w:t xml:space="preserve">Testing Requirements</w:t>
        </w:r>
      </w:hyperlink>
    </w:p>
    <w:p>
      <w:pPr>
        <w:pStyle w:val="Compact"/>
        <w:numPr>
          <w:ilvl w:val="0"/>
          <w:numId w:val="1027"/>
        </w:numPr>
      </w:pPr>
      <w:hyperlink r:id="rId282">
        <w:r>
          <w:rPr>
            <w:rStyle w:val="Hyperlink"/>
          </w:rPr>
          <w:t xml:space="preserve">Test-Driven Development</w:t>
        </w:r>
      </w:hyperlink>
    </w:p>
    <w:p>
      <w:pPr>
        <w:pStyle w:val="Compact"/>
        <w:numPr>
          <w:ilvl w:val="0"/>
          <w:numId w:val="1027"/>
        </w:numPr>
      </w:pPr>
      <w:hyperlink r:id="rId283">
        <w:r>
          <w:rPr>
            <w:rStyle w:val="Hyperlink"/>
          </w:rPr>
          <w:t xml:space="preserve">Benchmarking</w:t>
        </w:r>
      </w:hyperlink>
    </w:p>
    <w:p>
      <w:pPr>
        <w:pStyle w:val="Compact"/>
        <w:numPr>
          <w:ilvl w:val="0"/>
          <w:numId w:val="1027"/>
        </w:numPr>
      </w:pPr>
      <w:hyperlink r:id="rId284">
        <w:r>
          <w:rPr>
            <w:rStyle w:val="Hyperlink"/>
          </w:rPr>
          <w:t xml:space="preserve">Iterative Operations</w:t>
        </w:r>
      </w:hyperlink>
    </w:p>
    <w:p>
      <w:pPr>
        <w:pStyle w:val="Compact"/>
        <w:numPr>
          <w:ilvl w:val="0"/>
          <w:numId w:val="1027"/>
        </w:numPr>
      </w:pPr>
      <w:hyperlink r:id="rId285">
        <w:r>
          <w:rPr>
            <w:rStyle w:val="Hyperlink"/>
          </w:rPr>
          <w:t xml:space="preserve">Reading and Saving Data</w:t>
        </w:r>
      </w:hyperlink>
    </w:p>
    <w:p>
      <w:pPr>
        <w:pStyle w:val="Compact"/>
        <w:numPr>
          <w:ilvl w:val="0"/>
          <w:numId w:val="1027"/>
        </w:numPr>
      </w:pPr>
      <w:hyperlink r:id="rId286">
        <w:r>
          <w:rPr>
            <w:rStyle w:val="Hyperlink"/>
          </w:rPr>
          <w:t xml:space="preserve">Version Control and Collaboration</w:t>
        </w:r>
      </w:hyperlink>
    </w:p>
    <w:p>
      <w:pPr>
        <w:pStyle w:val="Compact"/>
        <w:numPr>
          <w:ilvl w:val="0"/>
          <w:numId w:val="1027"/>
        </w:numPr>
      </w:pPr>
      <w:hyperlink r:id="rId287">
        <w:r>
          <w:rPr>
            <w:rStyle w:val="Hyperlink"/>
          </w:rPr>
          <w:t xml:space="preserve">Quality Assurance Checklist</w:t>
        </w:r>
      </w:hyperlink>
    </w:p>
    <w:p>
      <w:pPr>
        <w:pStyle w:val="Compact"/>
        <w:numPr>
          <w:ilvl w:val="0"/>
          <w:numId w:val="1027"/>
        </w:numPr>
      </w:pPr>
      <w:hyperlink r:id="rId288">
        <w:r>
          <w:rPr>
            <w:rStyle w:val="Hyperlink"/>
          </w:rPr>
          <w:t xml:space="preserve">Automated Code Styling</w:t>
        </w:r>
      </w:hyperlink>
    </w:p>
    <w:p>
      <w:pPr>
        <w:pStyle w:val="Compact"/>
        <w:numPr>
          <w:ilvl w:val="0"/>
          <w:numId w:val="1027"/>
        </w:numPr>
      </w:pPr>
      <w:hyperlink r:id="rId289">
        <w:r>
          <w:rPr>
            <w:rStyle w:val="Hyperlink"/>
          </w:rPr>
          <w:t xml:space="preserve">Documenting your code</w:t>
        </w:r>
      </w:hyperlink>
    </w:p>
    <w:p>
      <w:pPr>
        <w:pStyle w:val="Compact"/>
        <w:numPr>
          <w:ilvl w:val="0"/>
          <w:numId w:val="1027"/>
        </w:numPr>
      </w:pPr>
      <w:hyperlink r:id="rId290">
        <w:r>
          <w:rPr>
            <w:rStyle w:val="Hyperlink"/>
          </w:rPr>
          <w:t xml:space="preserve">Design Documentation with ADRs</w:t>
        </w:r>
      </w:hyperlink>
    </w:p>
    <w:p>
      <w:pPr>
        <w:pStyle w:val="Compact"/>
        <w:numPr>
          <w:ilvl w:val="0"/>
          <w:numId w:val="1027"/>
        </w:numPr>
      </w:pPr>
      <w:hyperlink r:id="rId291">
        <w:r>
          <w:rPr>
            <w:rStyle w:val="Hyperlink"/>
          </w:rPr>
          <w:t xml:space="preserve">Object naming</w:t>
        </w:r>
      </w:hyperlink>
    </w:p>
    <w:p>
      <w:pPr>
        <w:pStyle w:val="Compact"/>
        <w:numPr>
          <w:ilvl w:val="0"/>
          <w:numId w:val="1027"/>
        </w:numPr>
      </w:pPr>
      <w:hyperlink r:id="rId292">
        <w:r>
          <w:rPr>
            <w:rStyle w:val="Hyperlink"/>
          </w:rPr>
          <w:t xml:space="preserve">Function calls</w:t>
        </w:r>
      </w:hyperlink>
    </w:p>
    <w:p>
      <w:pPr>
        <w:pStyle w:val="Compact"/>
        <w:numPr>
          <w:ilvl w:val="0"/>
          <w:numId w:val="1027"/>
        </w:numPr>
      </w:pPr>
      <w:hyperlink r:id="rId293">
        <w:r>
          <w:rPr>
            <w:rStyle w:val="Hyperlink"/>
          </w:rPr>
          <w:t xml:space="preserve">Function decomposition</w:t>
        </w:r>
      </w:hyperlink>
    </w:p>
    <w:p>
      <w:pPr>
        <w:pStyle w:val="Compact"/>
        <w:numPr>
          <w:ilvl w:val="0"/>
          <w:numId w:val="1027"/>
        </w:numPr>
      </w:pPr>
      <w:hyperlink r:id="rId294">
        <w:r>
          <w:rPr>
            <w:rStyle w:val="Hyperlink"/>
          </w:rPr>
          <w:t xml:space="preserve">One function per file</w:t>
        </w:r>
      </w:hyperlink>
    </w:p>
    <w:p>
      <w:pPr>
        <w:pStyle w:val="Compact"/>
        <w:numPr>
          <w:ilvl w:val="0"/>
          <w:numId w:val="1027"/>
        </w:numPr>
      </w:pPr>
      <w:hyperlink r:id="rId295">
        <w:r>
          <w:rPr>
            <w:rStyle w:val="Hyperlink"/>
          </w:rPr>
          <w:t xml:space="preserve">Function length limits</w:t>
        </w:r>
      </w:hyperlink>
    </w:p>
    <w:p>
      <w:pPr>
        <w:pStyle w:val="Compact"/>
        <w:numPr>
          <w:ilvl w:val="0"/>
          <w:numId w:val="1027"/>
        </w:numPr>
      </w:pPr>
      <w:hyperlink r:id="rId296">
        <w:r>
          <w:rPr>
            <w:rStyle w:val="Hyperlink"/>
          </w:rPr>
          <w:t xml:space="preserve">Keep It Short and Simple (KISS)</w:t>
        </w:r>
      </w:hyperlink>
    </w:p>
    <w:p>
      <w:pPr>
        <w:pStyle w:val="Compact"/>
        <w:numPr>
          <w:ilvl w:val="0"/>
          <w:numId w:val="1027"/>
        </w:numPr>
      </w:pPr>
      <w:hyperlink r:id="rId297">
        <w:r>
          <w:rPr>
            <w:rStyle w:val="Hyperlink"/>
          </w:rPr>
          <w:t xml:space="preserve">Decomposing Code Chunks in Quarto Documents</w:t>
        </w:r>
      </w:hyperlink>
    </w:p>
    <w:p>
      <w:pPr>
        <w:pStyle w:val="Compact"/>
        <w:numPr>
          <w:ilvl w:val="0"/>
          <w:numId w:val="1027"/>
        </w:numPr>
      </w:pPr>
      <w:hyperlink r:id="rId298">
        <w:r>
          <w:rPr>
            <w:rStyle w:val="Hyperlink"/>
          </w:rPr>
          <w:t xml:space="preserve">The here package</w:t>
        </w:r>
      </w:hyperlink>
    </w:p>
    <w:p>
      <w:pPr>
        <w:pStyle w:val="Compact"/>
        <w:numPr>
          <w:ilvl w:val="0"/>
          <w:numId w:val="1027"/>
        </w:numPr>
      </w:pPr>
      <w:hyperlink r:id="rId299">
        <w:r>
          <w:rPr>
            <w:rStyle w:val="Hyperlink"/>
          </w:rPr>
          <w:t xml:space="preserve">Reading/Saving Data</w:t>
        </w:r>
      </w:hyperlink>
    </w:p>
    <w:p>
      <w:pPr>
        <w:pStyle w:val="Compact"/>
        <w:numPr>
          <w:ilvl w:val="0"/>
          <w:numId w:val="1027"/>
        </w:numPr>
      </w:pPr>
      <w:hyperlink r:id="rId300">
        <w:r>
          <w:rPr>
            <w:rStyle w:val="Hyperlink"/>
          </w:rPr>
          <w:t xml:space="preserve">Integrating Box and Dropbox</w:t>
        </w:r>
      </w:hyperlink>
    </w:p>
    <w:p>
      <w:pPr>
        <w:pStyle w:val="Compact"/>
        <w:numPr>
          <w:ilvl w:val="0"/>
          <w:numId w:val="1027"/>
        </w:numPr>
      </w:pPr>
      <w:hyperlink r:id="rId301">
        <w:r>
          <w:rPr>
            <w:rStyle w:val="Hyperlink"/>
          </w:rPr>
          <w:t xml:space="preserve">r-lib Packages</w:t>
        </w:r>
      </w:hyperlink>
    </w:p>
    <w:p>
      <w:pPr>
        <w:pStyle w:val="Compact"/>
        <w:numPr>
          <w:ilvl w:val="0"/>
          <w:numId w:val="1027"/>
        </w:numPr>
      </w:pPr>
      <w:hyperlink r:id="rId302">
        <w:r>
          <w:rPr>
            <w:rStyle w:val="Hyperlink"/>
          </w:rPr>
          <w:t xml:space="preserve">Tidyverse</w:t>
        </w:r>
      </w:hyperlink>
    </w:p>
    <w:p>
      <w:pPr>
        <w:pStyle w:val="Compact"/>
        <w:numPr>
          <w:ilvl w:val="0"/>
          <w:numId w:val="1027"/>
        </w:numPr>
      </w:pPr>
      <w:hyperlink r:id="rId303">
        <w:r>
          <w:rPr>
            <w:rStyle w:val="Hyperlink"/>
          </w:rPr>
          <w:t xml:space="preserve">Coding with R and Python</w:t>
        </w:r>
      </w:hyperlink>
    </w:p>
    <w:p>
      <w:pPr>
        <w:pStyle w:val="Compact"/>
        <w:numPr>
          <w:ilvl w:val="0"/>
          <w:numId w:val="1027"/>
        </w:numPr>
      </w:pPr>
      <w:hyperlink r:id="rId304">
        <w:r>
          <w:rPr>
            <w:rStyle w:val="Hyperlink"/>
          </w:rPr>
          <w:t xml:space="preserve">Repeating analyses with different variations</w:t>
        </w:r>
      </w:hyperlink>
    </w:p>
    <w:p>
      <w:pPr>
        <w:pStyle w:val="Compact"/>
        <w:numPr>
          <w:ilvl w:val="0"/>
          <w:numId w:val="1027"/>
        </w:numPr>
      </w:pPr>
      <w:hyperlink r:id="rId305">
        <w:r>
          <w:rPr>
            <w:rStyle w:val="Hyperlink"/>
          </w:rPr>
          <w:t xml:space="preserve">Reviewing Code</w:t>
        </w:r>
      </w:hyperlink>
    </w:p>
    <w:p>
      <w:pPr>
        <w:pStyle w:val="Compact"/>
        <w:numPr>
          <w:ilvl w:val="0"/>
          <w:numId w:val="1027"/>
        </w:numPr>
      </w:pPr>
      <w:hyperlink r:id="rId306">
        <w:r>
          <w:rPr>
            <w:rStyle w:val="Hyperlink"/>
          </w:rPr>
          <w:t xml:space="preserve">Getting Help with Code</w:t>
        </w:r>
      </w:hyperlink>
    </w:p>
    <w:p>
      <w:pPr>
        <w:pStyle w:val="Compact"/>
        <w:numPr>
          <w:ilvl w:val="0"/>
          <w:numId w:val="1027"/>
        </w:numPr>
      </w:pPr>
      <w:hyperlink r:id="rId30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0"/>
    <w:bookmarkStart w:id="386" w:name="sec-r-code-style"/>
    <w:p>
      <w:pPr>
        <w:pStyle w:val="Heading1"/>
      </w:pPr>
      <w:r>
        <w:t xml:space="preserve">7. R Code Style</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1">
        <w:r>
          <w:rPr>
            <w:rStyle w:val="Hyperlink"/>
            <w:b/>
            <w:bCs/>
          </w:rPr>
          <w:t xml:space="preserve">R Code Style</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12" w:name="sec-assertions-input-validation"/>
      <w:bookmarkEnd w:id="312"/>
      <w:r>
        <w:t xml:space="preserve"> </w:t>
      </w:r>
      <w:bookmarkStart w:id="313" w:name="sec-avoid-hardcoding-external-data"/>
      <w:bookmarkEnd w:id="313"/>
      <w:r>
        <w:t xml:space="preserve"> </w:t>
      </w:r>
      <w:bookmarkStart w:id="314" w:name="sec-avoid-nesting"/>
      <w:bookmarkEnd w:id="314"/>
      <w:r>
        <w:t xml:space="preserve"> </w:t>
      </w:r>
      <w:bookmarkStart w:id="315" w:name="sec-clean-code"/>
      <w:bookmarkEnd w:id="315"/>
      <w:r>
        <w:t xml:space="preserve"> </w:t>
      </w:r>
      <w:bookmarkStart w:id="316" w:name="sec-cli-styling-progress-outcomes"/>
      <w:bookmarkEnd w:id="316"/>
      <w:r>
        <w:t xml:space="preserve"> </w:t>
      </w:r>
      <w:bookmarkStart w:id="317" w:name="sec-comments"/>
      <w:bookmarkEnd w:id="317"/>
      <w:r>
        <w:t xml:space="preserve"> </w:t>
      </w:r>
      <w:bookmarkStart w:id="318" w:name="sec-construct-inputs"/>
      <w:bookmarkEnd w:id="318"/>
      <w:r>
        <w:t xml:space="preserve"> </w:t>
      </w:r>
      <w:bookmarkStart w:id="319" w:name="sec-function-docs"/>
      <w:bookmarkEnd w:id="319"/>
      <w:r>
        <w:t xml:space="preserve"> </w:t>
      </w:r>
      <w:bookmarkStart w:id="320" w:name="sec-here-package-style"/>
      <w:bookmarkEnd w:id="320"/>
      <w:r>
        <w:t xml:space="preserve"> </w:t>
      </w:r>
      <w:bookmarkStart w:id="321" w:name="sec-here-subpath"/>
      <w:bookmarkEnd w:id="321"/>
      <w:r>
        <w:t xml:space="preserve"> </w:t>
      </w:r>
      <w:bookmarkStart w:id="322" w:name="sec-object-naming"/>
      <w:bookmarkEnd w:id="322"/>
      <w:r>
        <w:t xml:space="preserve"> </w:t>
      </w:r>
      <w:bookmarkStart w:id="323" w:name="sec-package-code-practices"/>
      <w:bookmarkEnd w:id="323"/>
      <w:r>
        <w:t xml:space="preserve"> </w:t>
      </w:r>
      <w:bookmarkStart w:id="324" w:name="sec-per-operation-grouping"/>
      <w:bookmarkEnd w:id="324"/>
      <w:r>
        <w:t xml:space="preserve"> </w:t>
      </w:r>
      <w:bookmarkStart w:id="325" w:name="sec-prefer-packaged-functions"/>
      <w:bookmarkEnd w:id="325"/>
      <w:r>
        <w:t xml:space="preserve"> </w:t>
      </w:r>
      <w:bookmarkStart w:id="326" w:name="sec-r-resources-style"/>
      <w:bookmarkEnd w:id="326"/>
      <w:r>
        <w:t xml:space="preserve"> </w:t>
      </w:r>
      <w:bookmarkStart w:id="327" w:name="sec-semantic-line-breaks"/>
      <w:bookmarkEnd w:id="327"/>
      <w:r>
        <w:t xml:space="preserve"> </w:t>
      </w:r>
      <w:bookmarkStart w:id="328" w:name="sec-style-auto-style"/>
      <w:bookmarkEnd w:id="328"/>
      <w:r>
        <w:t xml:space="preserve"> </w:t>
      </w:r>
      <w:bookmarkStart w:id="329" w:name="sec-tidyverse-replacements"/>
      <w:bookmarkEnd w:id="329"/>
      <w:r>
        <w:t xml:space="preserve"> </w:t>
      </w:r>
      <w:bookmarkStart w:id="330" w:name="general-principles"/>
      <w:bookmarkEnd w:id="330"/>
      <w:r>
        <w:t xml:space="preserve"> </w:t>
      </w:r>
      <w:bookmarkStart w:id="331" w:name="meaningful-names"/>
      <w:bookmarkEnd w:id="331"/>
      <w:r>
        <w:t xml:space="preserve"> </w:t>
      </w:r>
      <w:bookmarkStart w:id="332" w:name="functions"/>
      <w:bookmarkEnd w:id="332"/>
      <w:r>
        <w:t xml:space="preserve"> </w:t>
      </w:r>
      <w:bookmarkStart w:id="333" w:name="comments"/>
      <w:bookmarkEnd w:id="333"/>
      <w:r>
        <w:t xml:space="preserve"> </w:t>
      </w:r>
      <w:bookmarkStart w:id="334" w:name="the-boy-scout-rule"/>
      <w:bookmarkEnd w:id="334"/>
      <w:r>
        <w:t xml:space="preserve"> </w:t>
      </w:r>
      <w:bookmarkStart w:id="335" w:name="dont-repeat-yourself-dry"/>
      <w:bookmarkEnd w:id="335"/>
      <w:r>
        <w:t xml:space="preserve"> </w:t>
      </w:r>
      <w:bookmarkStart w:id="336" w:name="explicit-return-statements"/>
      <w:bookmarkEnd w:id="336"/>
      <w:r>
        <w:t xml:space="preserve"> </w:t>
      </w:r>
      <w:bookmarkStart w:id="337" w:name="base-r-stopifnot"/>
      <w:bookmarkEnd w:id="337"/>
      <w:r>
        <w:t xml:space="preserve"> </w:t>
      </w:r>
      <w:bookmarkStart w:id="338" w:name="X61299030cb8ff94ada56d4bdbd93b8d1b32c6e5"/>
      <w:bookmarkEnd w:id="338"/>
      <w:r>
        <w:t xml:space="preserve"> </w:t>
      </w:r>
      <w:bookmarkStart w:id="339" w:name="X457f54817b75c878d21e6b46cc6bdb759c8b265"/>
      <w:bookmarkEnd w:id="339"/>
      <w:r>
        <w:t xml:space="preserve"> </w:t>
      </w:r>
      <w:bookmarkStart w:id="340" w:name="decomposing-validation-into-helpers"/>
      <w:bookmarkEnd w:id="340"/>
      <w:r>
        <w:t xml:space="preserve"> </w:t>
      </w:r>
      <w:bookmarkStart w:id="341" w:name="note-on-assertthat"/>
      <w:bookmarkEnd w:id="341"/>
      <w:r>
        <w:t xml:space="preserve"> </w:t>
      </w:r>
      <w:bookmarkStart w:id="342" w:name="Xe498262ae6be61f401e18dbcc7cafd360e15ce1"/>
      <w:bookmarkEnd w:id="342"/>
      <w:r>
        <w:t xml:space="preserve"> </w:t>
      </w:r>
      <w:bookmarkStart w:id="343" w:name="lambdas-in-map-and-apply-family-calls"/>
      <w:bookmarkEnd w:id="343"/>
      <w:r>
        <w:t xml:space="preserve"> </w:t>
      </w:r>
      <w:bookmarkStart w:id="344" w:name="X6cd99ac23357f519341a53b23e138c646ea1c45"/>
      <w:bookmarkEnd w:id="344"/>
      <w:r>
        <w:t xml:space="preserve"> </w:t>
      </w:r>
      <w:bookmarkStart w:id="345" w:name="X45da8616c13d9849c5079b09e6f10b14b1e8a62"/>
      <w:bookmarkEnd w:id="345"/>
      <w:r>
        <w:t xml:space="preserve"> </w:t>
      </w:r>
      <w:bookmarkStart w:id="346" w:name="X72c8559fef7141ca39114dc26401b510adc0c7e"/>
      <w:bookmarkEnd w:id="346"/>
      <w:r>
        <w:t xml:space="preserve"> </w:t>
      </w:r>
      <w:bookmarkStart w:id="347" w:name="X4e174cb9149f2b2e14b36b2edf87964fcbfdad4"/>
      <w:bookmarkEnd w:id="347"/>
      <w:r>
        <w:t xml:space="preserve"> </w:t>
      </w:r>
      <w:bookmarkStart w:id="348" w:name="line-breaks-and-formatting"/>
      <w:bookmarkEnd w:id="348"/>
      <w:r>
        <w:t xml:space="preserve"> </w:t>
      </w:r>
      <w:bookmarkStart w:id="349" w:name="blank-lines-before-lists"/>
      <w:bookmarkEnd w:id="349"/>
      <w:r>
        <w:t xml:space="preserve"> </w:t>
      </w:r>
      <w:bookmarkStart w:id="350" w:name="line-breaks-in-code"/>
      <w:bookmarkEnd w:id="350"/>
      <w:r>
        <w:t xml:space="preserve"> </w:t>
      </w:r>
      <w:bookmarkStart w:id="351" w:name="markdown-and-quarto-formatting"/>
      <w:bookmarkEnd w:id="351"/>
      <w:r>
        <w:t xml:space="preserve"> </w:t>
      </w:r>
      <w:bookmarkStart w:id="352" w:name="writing-about-code-in-quarto-documents"/>
      <w:bookmarkEnd w:id="352"/>
      <w:r>
        <w:t xml:space="preserve"> </w:t>
      </w:r>
      <w:bookmarkStart w:id="353" w:name="messaging-and-user-communication"/>
      <w:bookmarkEnd w:id="353"/>
      <w:r>
        <w:t xml:space="preserve"> </w:t>
      </w:r>
      <w:bookmarkStart w:id="354" w:name="styling"/>
      <w:bookmarkEnd w:id="354"/>
      <w:r>
        <w:t xml:space="preserve"> </w:t>
      </w:r>
      <w:bookmarkStart w:id="355" w:name="rstudio-shortcuts"/>
      <w:bookmarkEnd w:id="355"/>
      <w:r>
        <w:t xml:space="preserve"> </w:t>
      </w:r>
      <w:bookmarkStart w:id="356" w:name="styler"/>
      <w:bookmarkEnd w:id="356"/>
      <w:r>
        <w:t xml:space="preserve"> </w:t>
      </w:r>
      <w:bookmarkStart w:id="357" w:name="lintr"/>
      <w:bookmarkEnd w:id="357"/>
      <w:r>
        <w:t xml:space="preserve"> </w:t>
      </w:r>
      <w:bookmarkStart w:id="358" w:name="using-lintr"/>
      <w:bookmarkEnd w:id="358"/>
      <w:r>
        <w:t xml:space="preserve"> </w:t>
      </w:r>
      <w:bookmarkStart w:id="359" w:name="our-labs-lintr-configuration"/>
      <w:bookmarkEnd w:id="359"/>
      <w:r>
        <w:t xml:space="preserve"> </w:t>
      </w:r>
      <w:bookmarkStart w:id="360" w:name="jarl"/>
      <w:bookmarkEnd w:id="360"/>
      <w:r>
        <w:t xml:space="preserve"> </w:t>
      </w:r>
      <w:bookmarkStart w:id="361" w:name="key-features"/>
      <w:bookmarkEnd w:id="361"/>
      <w:r>
        <w:t xml:space="preserve"> </w:t>
      </w:r>
      <w:bookmarkStart w:id="362" w:name="basic-usage"/>
      <w:bookmarkEnd w:id="362"/>
      <w:r>
        <w:t xml:space="preserve"> </w:t>
      </w:r>
      <w:bookmarkStart w:id="363" w:name="comparison-with-lintr"/>
      <w:bookmarkEnd w:id="363"/>
      <w:r>
        <w:t xml:space="preserve"> </w:t>
      </w:r>
      <w:bookmarkStart w:id="364" w:name="X20514c3690be0e3afe0e3453b36bf4daf01ce44"/>
      <w:bookmarkEnd w:id="364"/>
    </w:p>
    <w:p>
      <w:pPr>
        <w:pStyle w:val="BodyText"/>
      </w:pPr>
      <w:r>
        <w:t xml:space="preserve">That page covers:</w:t>
      </w:r>
    </w:p>
    <w:p>
      <w:pPr>
        <w:pStyle w:val="Compact"/>
        <w:numPr>
          <w:ilvl w:val="0"/>
          <w:numId w:val="1028"/>
        </w:numPr>
      </w:pPr>
      <w:hyperlink r:id="rId365">
        <w:r>
          <w:rPr>
            <w:rStyle w:val="Hyperlink"/>
          </w:rPr>
          <w:t xml:space="preserve">General Principles</w:t>
        </w:r>
      </w:hyperlink>
    </w:p>
    <w:p>
      <w:pPr>
        <w:pStyle w:val="Compact"/>
        <w:numPr>
          <w:ilvl w:val="0"/>
          <w:numId w:val="1028"/>
        </w:numPr>
      </w:pPr>
      <w:hyperlink r:id="rId366">
        <w:r>
          <w:rPr>
            <w:rStyle w:val="Hyperlink"/>
          </w:rPr>
          <w:t xml:space="preserve">Clean Code Principles</w:t>
        </w:r>
      </w:hyperlink>
    </w:p>
    <w:p>
      <w:pPr>
        <w:pStyle w:val="Compact"/>
        <w:numPr>
          <w:ilvl w:val="0"/>
          <w:numId w:val="1028"/>
        </w:numPr>
      </w:pPr>
      <w:hyperlink r:id="rId367">
        <w:r>
          <w:rPr>
            <w:rStyle w:val="Hyperlink"/>
          </w:rPr>
          <w:t xml:space="preserve">Function Structure and Documentation</w:t>
        </w:r>
      </w:hyperlink>
    </w:p>
    <w:p>
      <w:pPr>
        <w:pStyle w:val="Compact"/>
        <w:numPr>
          <w:ilvl w:val="0"/>
          <w:numId w:val="1028"/>
        </w:numPr>
      </w:pPr>
      <w:hyperlink r:id="rId368">
        <w:r>
          <w:rPr>
            <w:rStyle w:val="Hyperlink"/>
          </w:rPr>
          <w:t xml:space="preserve">Assertions and Input Validation</w:t>
        </w:r>
      </w:hyperlink>
    </w:p>
    <w:p>
      <w:pPr>
        <w:pStyle w:val="Compact"/>
        <w:numPr>
          <w:ilvl w:val="0"/>
          <w:numId w:val="1028"/>
        </w:numPr>
      </w:pPr>
      <w:hyperlink r:id="rId369">
        <w:r>
          <w:rPr>
            <w:rStyle w:val="Hyperlink"/>
          </w:rPr>
          <w:t xml:space="preserve">Avoiding Deep Nesting</w:t>
        </w:r>
      </w:hyperlink>
    </w:p>
    <w:p>
      <w:pPr>
        <w:pStyle w:val="Compact"/>
        <w:numPr>
          <w:ilvl w:val="0"/>
          <w:numId w:val="1028"/>
        </w:numPr>
      </w:pPr>
      <w:hyperlink r:id="rId370">
        <w:r>
          <w:rPr>
            <w:rStyle w:val="Hyperlink"/>
          </w:rPr>
          <w:t xml:space="preserve">Prefer Existing Packaged Functions</w:t>
        </w:r>
      </w:hyperlink>
    </w:p>
    <w:p>
      <w:pPr>
        <w:pStyle w:val="Compact"/>
        <w:numPr>
          <w:ilvl w:val="0"/>
          <w:numId w:val="1028"/>
        </w:numPr>
      </w:pPr>
      <w:hyperlink r:id="rId371">
        <w:r>
          <w:rPr>
            <w:rStyle w:val="Hyperlink"/>
          </w:rPr>
          <w:t xml:space="preserve">Prefer Per-Operation Grouping</w:t>
        </w:r>
      </w:hyperlink>
    </w:p>
    <w:p>
      <w:pPr>
        <w:pStyle w:val="Compact"/>
        <w:numPr>
          <w:ilvl w:val="0"/>
          <w:numId w:val="1028"/>
        </w:numPr>
      </w:pPr>
      <w:hyperlink r:id="rId372">
        <w:r>
          <w:rPr>
            <w:rStyle w:val="Hyperlink"/>
          </w:rPr>
          <w:t xml:space="preserve">Avoid Hard-Coding Data with an External Source of Truth</w:t>
        </w:r>
      </w:hyperlink>
    </w:p>
    <w:p>
      <w:pPr>
        <w:pStyle w:val="Compact"/>
        <w:numPr>
          <w:ilvl w:val="0"/>
          <w:numId w:val="1028"/>
        </w:numPr>
      </w:pPr>
      <w:hyperlink r:id="rId373">
        <w:r>
          <w:rPr>
            <w:rStyle w:val="Hyperlink"/>
          </w:rPr>
          <w:t xml:space="preserve">Construct Complex Inputs Before the Call</w:t>
        </w:r>
      </w:hyperlink>
    </w:p>
    <w:p>
      <w:pPr>
        <w:pStyle w:val="Compact"/>
        <w:numPr>
          <w:ilvl w:val="0"/>
          <w:numId w:val="1028"/>
        </w:numPr>
      </w:pPr>
      <w:hyperlink r:id="rId374">
        <w:r>
          <w:rPr>
            <w:rStyle w:val="Hyperlink"/>
          </w:rPr>
          <w:t xml:space="preserve">Comments</w:t>
        </w:r>
      </w:hyperlink>
    </w:p>
    <w:p>
      <w:pPr>
        <w:pStyle w:val="Compact"/>
        <w:numPr>
          <w:ilvl w:val="0"/>
          <w:numId w:val="1028"/>
        </w:numPr>
      </w:pPr>
      <w:hyperlink r:id="rId375">
        <w:r>
          <w:rPr>
            <w:rStyle w:val="Hyperlink"/>
          </w:rPr>
          <w:t xml:space="preserve">Line Breaks and Formatting</w:t>
        </w:r>
      </w:hyperlink>
    </w:p>
    <w:p>
      <w:pPr>
        <w:pStyle w:val="Compact"/>
        <w:numPr>
          <w:ilvl w:val="0"/>
          <w:numId w:val="1028"/>
        </w:numPr>
      </w:pPr>
      <w:hyperlink r:id="rId376">
        <w:r>
          <w:rPr>
            <w:rStyle w:val="Hyperlink"/>
          </w:rPr>
          <w:t xml:space="preserve">Markdown and Quarto Formatting</w:t>
        </w:r>
      </w:hyperlink>
    </w:p>
    <w:p>
      <w:pPr>
        <w:pStyle w:val="Compact"/>
        <w:numPr>
          <w:ilvl w:val="0"/>
          <w:numId w:val="1028"/>
        </w:numPr>
      </w:pPr>
      <w:hyperlink r:id="rId377">
        <w:r>
          <w:rPr>
            <w:rStyle w:val="Hyperlink"/>
          </w:rPr>
          <w:t xml:space="preserve">Messaging and User Communication</w:t>
        </w:r>
      </w:hyperlink>
    </w:p>
    <w:p>
      <w:pPr>
        <w:pStyle w:val="Compact"/>
        <w:numPr>
          <w:ilvl w:val="0"/>
          <w:numId w:val="1028"/>
        </w:numPr>
      </w:pPr>
      <w:hyperlink r:id="rId378">
        <w:r>
          <w:rPr>
            <w:rStyle w:val="Hyperlink"/>
          </w:rPr>
          <w:t xml:space="preserve">Package Code Practices</w:t>
        </w:r>
      </w:hyperlink>
    </w:p>
    <w:p>
      <w:pPr>
        <w:pStyle w:val="Compact"/>
        <w:numPr>
          <w:ilvl w:val="0"/>
          <w:numId w:val="1028"/>
        </w:numPr>
      </w:pPr>
      <w:hyperlink r:id="rId379">
        <w:r>
          <w:rPr>
            <w:rStyle w:val="Hyperlink"/>
          </w:rPr>
          <w:t xml:space="preserve">Tidyverse Replacements</w:t>
        </w:r>
      </w:hyperlink>
    </w:p>
    <w:p>
      <w:pPr>
        <w:pStyle w:val="Compact"/>
        <w:numPr>
          <w:ilvl w:val="0"/>
          <w:numId w:val="1028"/>
        </w:numPr>
      </w:pPr>
      <w:hyperlink r:id="rId380">
        <w:r>
          <w:rPr>
            <w:rStyle w:val="Hyperlink"/>
          </w:rPr>
          <w:t xml:space="preserve">The here Package</w:t>
        </w:r>
      </w:hyperlink>
    </w:p>
    <w:p>
      <w:pPr>
        <w:pStyle w:val="Compact"/>
        <w:numPr>
          <w:ilvl w:val="0"/>
          <w:numId w:val="1028"/>
        </w:numPr>
      </w:pPr>
      <w:hyperlink r:id="rId381">
        <w:r>
          <w:rPr>
            <w:rStyle w:val="Hyperlink"/>
          </w:rPr>
          <w:t xml:space="preserve">Object Naming</w:t>
        </w:r>
      </w:hyperlink>
    </w:p>
    <w:p>
      <w:pPr>
        <w:pStyle w:val="Compact"/>
        <w:numPr>
          <w:ilvl w:val="0"/>
          <w:numId w:val="1028"/>
        </w:numPr>
      </w:pPr>
      <w:hyperlink r:id="rId382">
        <w:r>
          <w:rPr>
            <w:rStyle w:val="Hyperlink"/>
          </w:rPr>
          <w:t xml:space="preserve">Automated Tools for Style and Project Workflow</w:t>
        </w:r>
      </w:hyperlink>
    </w:p>
    <w:p>
      <w:pPr>
        <w:pStyle w:val="Compact"/>
        <w:numPr>
          <w:ilvl w:val="0"/>
          <w:numId w:val="1028"/>
        </w:numPr>
      </w:pPr>
      <w:hyperlink r:id="rId383">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note.png" id="38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6"/>
    <w:bookmarkStart w:id="394" w:name="big-data"/>
    <w:p>
      <w:pPr>
        <w:pStyle w:val="Heading1"/>
      </w:pPr>
      <w:r>
        <w:t xml:space="preserve">8. Big data</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7">
        <w:r>
          <w:rPr>
            <w:rStyle w:val="Hyperlink"/>
            <w:b/>
            <w:bCs/>
          </w:rPr>
          <w:t xml:space="preserve">Big data</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88" w:name="the-data.table-package"/>
      <w:bookmarkEnd w:id="388"/>
      <w:r>
        <w:t xml:space="preserve"> </w:t>
      </w:r>
      <w:bookmarkStart w:id="389" w:name="using-downsampled-data"/>
      <w:bookmarkEnd w:id="389"/>
      <w:r>
        <w:t xml:space="preserve"> </w:t>
      </w:r>
      <w:bookmarkStart w:id="390" w:name="optimal-rstudio-set-up"/>
      <w:bookmarkEnd w:id="390"/>
    </w:p>
    <w:p>
      <w:pPr>
        <w:pStyle w:val="BodyText"/>
      </w:pPr>
      <w:r>
        <w:t xml:space="preserve">That page covers:</w:t>
      </w:r>
    </w:p>
    <w:p>
      <w:pPr>
        <w:pStyle w:val="Compact"/>
        <w:numPr>
          <w:ilvl w:val="0"/>
          <w:numId w:val="1029"/>
        </w:numPr>
      </w:pPr>
      <w:hyperlink r:id="rId391">
        <w:r>
          <w:rPr>
            <w:rStyle w:val="Hyperlink"/>
          </w:rPr>
          <w:t xml:space="preserve">The data.table package</w:t>
        </w:r>
      </w:hyperlink>
    </w:p>
    <w:p>
      <w:pPr>
        <w:pStyle w:val="Compact"/>
        <w:numPr>
          <w:ilvl w:val="0"/>
          <w:numId w:val="1029"/>
        </w:numPr>
      </w:pPr>
      <w:hyperlink r:id="rId392">
        <w:r>
          <w:rPr>
            <w:rStyle w:val="Hyperlink"/>
          </w:rPr>
          <w:t xml:space="preserve">Using downsampled data</w:t>
        </w:r>
      </w:hyperlink>
    </w:p>
    <w:p>
      <w:pPr>
        <w:pStyle w:val="Compact"/>
        <w:numPr>
          <w:ilvl w:val="0"/>
          <w:numId w:val="1029"/>
        </w:numPr>
      </w:pPr>
      <w:hyperlink r:id="rId393">
        <w:r>
          <w:rPr>
            <w:rStyle w:val="Hyperlink"/>
          </w:rPr>
          <w:t xml:space="preserve">Optimal RStudio set up</w:t>
        </w:r>
      </w:hyperlink>
    </w:p>
    <w:p>
      <w:r>
        <w:br w:type="page"/>
      </w:r>
    </w:p>
    <w:bookmarkEnd w:id="394"/>
    <w:bookmarkStart w:id="410" w:name="data-masking"/>
    <w:p>
      <w:pPr>
        <w:pStyle w:val="Heading1"/>
      </w:pPr>
      <w:r>
        <w:t xml:space="preserve">9. Data masking</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5">
        <w:r>
          <w:rPr>
            <w:rStyle w:val="Hyperlink"/>
            <w:b/>
            <w:bCs/>
          </w:rPr>
          <w:t xml:space="preserve">Data masking</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96" w:name="sec-data-masking-vs-tidy-selection"/>
      <w:bookmarkEnd w:id="396"/>
      <w:r>
        <w:t xml:space="preserve"> </w:t>
      </w:r>
      <w:bookmarkStart w:id="397" w:name="general-overview"/>
      <w:bookmarkEnd w:id="397"/>
      <w:r>
        <w:t xml:space="preserve"> </w:t>
      </w:r>
      <w:bookmarkStart w:id="398" w:name="what-is-data-masking"/>
      <w:bookmarkEnd w:id="398"/>
      <w:r>
        <w:t xml:space="preserve"> </w:t>
      </w:r>
      <w:bookmarkStart w:id="399" w:name="using-tidy-evaluation-for-data-masking"/>
      <w:bookmarkEnd w:id="399"/>
      <w:r>
        <w:t xml:space="preserve"> </w:t>
      </w:r>
      <w:bookmarkStart w:id="400" w:name="X118ff09008793bb586a8982fedb3eb2b41d1fc5"/>
      <w:bookmarkEnd w:id="400"/>
      <w:r>
        <w:t xml:space="preserve"> </w:t>
      </w:r>
      <w:bookmarkStart w:id="401" w:name="technical-overview"/>
      <w:bookmarkEnd w:id="401"/>
      <w:r>
        <w:t xml:space="preserve"> </w:t>
      </w:r>
      <w:bookmarkStart w:id="402" w:name="example"/>
      <w:bookmarkEnd w:id="402"/>
      <w:r>
        <w:t xml:space="preserve"> </w:t>
      </w:r>
      <w:bookmarkStart w:id="403" w:name="fig-data-masking"/>
      <w:bookmarkEnd w:id="403"/>
      <w:r>
        <w:t xml:space="preserve"> </w:t>
      </w:r>
      <w:bookmarkStart w:id="404" w:name="tbl-masking-selection"/>
      <w:bookmarkEnd w:id="404"/>
    </w:p>
    <w:p>
      <w:pPr>
        <w:pStyle w:val="BodyText"/>
      </w:pPr>
      <w:r>
        <w:t xml:space="preserve">That page covers:</w:t>
      </w:r>
    </w:p>
    <w:p>
      <w:pPr>
        <w:pStyle w:val="Compact"/>
        <w:numPr>
          <w:ilvl w:val="0"/>
          <w:numId w:val="1030"/>
        </w:numPr>
      </w:pPr>
      <w:hyperlink r:id="rId405">
        <w:r>
          <w:rPr>
            <w:rStyle w:val="Hyperlink"/>
          </w:rPr>
          <w:t xml:space="preserve">General Overview</w:t>
        </w:r>
      </w:hyperlink>
    </w:p>
    <w:p>
      <w:pPr>
        <w:pStyle w:val="Compact"/>
        <w:numPr>
          <w:ilvl w:val="0"/>
          <w:numId w:val="1030"/>
        </w:numPr>
      </w:pPr>
      <w:hyperlink r:id="rId406">
        <w:r>
          <w:rPr>
            <w:rStyle w:val="Hyperlink"/>
          </w:rPr>
          <w:t xml:space="preserve">Data masking vs. tidy selection</w:t>
        </w:r>
      </w:hyperlink>
    </w:p>
    <w:p>
      <w:pPr>
        <w:pStyle w:val="Compact"/>
        <w:numPr>
          <w:ilvl w:val="0"/>
          <w:numId w:val="1030"/>
        </w:numPr>
      </w:pPr>
      <w:hyperlink r:id="rId407">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8" name="Picture"/>
                  <a:graphic>
                    <a:graphicData uri="http://schemas.openxmlformats.org/drawingml/2006/picture">
                      <pic:pic>
                        <pic:nvPicPr>
                          <pic:cNvPr descr="/opt/quarto/share/formats/docx/note.png" id="4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0"/>
    <w:bookmarkStart w:id="477" w:name="sec-quarto"/>
    <w:p>
      <w:pPr>
        <w:pStyle w:val="Heading1"/>
      </w:pPr>
      <w:r>
        <w:t xml:space="preserve">10. Quarto</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1">
        <w:r>
          <w:rPr>
            <w:rStyle w:val="Hyperlink"/>
            <w:b/>
            <w:bCs/>
          </w:rPr>
          <w:t xml:space="preserve">Quarto</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12" w:name="sec-quarto-dashboards"/>
      <w:bookmarkEnd w:id="412"/>
      <w:r>
        <w:t xml:space="preserve"> </w:t>
      </w:r>
      <w:bookmarkStart w:id="413" w:name="introduction"/>
      <w:bookmarkEnd w:id="413"/>
      <w:r>
        <w:t xml:space="preserve"> </w:t>
      </w:r>
      <w:bookmarkStart w:id="414" w:name="key-features"/>
      <w:bookmarkEnd w:id="414"/>
      <w:r>
        <w:t xml:space="preserve"> </w:t>
      </w:r>
      <w:bookmarkStart w:id="415" w:name="why-quarto"/>
      <w:bookmarkEnd w:id="415"/>
      <w:r>
        <w:t xml:space="preserve"> </w:t>
      </w:r>
      <w:bookmarkStart w:id="416" w:name="getting-started"/>
      <w:bookmarkEnd w:id="416"/>
      <w:r>
        <w:t xml:space="preserve"> </w:t>
      </w:r>
      <w:bookmarkStart w:id="417" w:name="quarto-basics"/>
      <w:bookmarkEnd w:id="417"/>
      <w:r>
        <w:t xml:space="preserve"> </w:t>
      </w:r>
      <w:bookmarkStart w:id="418" w:name="creating-a-new-quarto-document"/>
      <w:bookmarkEnd w:id="418"/>
      <w:r>
        <w:t xml:space="preserve"> </w:t>
      </w:r>
      <w:bookmarkStart w:id="419" w:name="visual-vs.-source-editor"/>
      <w:bookmarkEnd w:id="419"/>
      <w:r>
        <w:t xml:space="preserve"> </w:t>
      </w:r>
      <w:bookmarkStart w:id="420" w:name="rendering-documents"/>
      <w:bookmarkEnd w:id="420"/>
      <w:r>
        <w:t xml:space="preserve"> </w:t>
      </w:r>
      <w:bookmarkStart w:id="421" w:name="code-chunks"/>
      <w:bookmarkEnd w:id="421"/>
      <w:r>
        <w:t xml:space="preserve"> </w:t>
      </w:r>
      <w:bookmarkStart w:id="422" w:name="format-specific-settings"/>
      <w:bookmarkEnd w:id="422"/>
      <w:r>
        <w:t xml:space="preserve"> </w:t>
      </w:r>
      <w:bookmarkStart w:id="423" w:name="text-formatting"/>
      <w:bookmarkEnd w:id="423"/>
      <w:r>
        <w:t xml:space="preserve"> </w:t>
      </w:r>
      <w:bookmarkStart w:id="424" w:name="building-quarto-books"/>
      <w:bookmarkEnd w:id="424"/>
      <w:r>
        <w:t xml:space="preserve"> </w:t>
      </w:r>
      <w:bookmarkStart w:id="425" w:name="creating-a-quarto-book"/>
      <w:bookmarkEnd w:id="425"/>
      <w:r>
        <w:t xml:space="preserve"> </w:t>
      </w:r>
      <w:bookmarkStart w:id="426" w:name="building-and-previewing"/>
      <w:bookmarkEnd w:id="426"/>
      <w:r>
        <w:t xml:space="preserve"> </w:t>
      </w:r>
      <w:bookmarkStart w:id="427" w:name="book-structure"/>
      <w:bookmarkEnd w:id="427"/>
      <w:r>
        <w:t xml:space="preserve"> </w:t>
      </w:r>
      <w:bookmarkStart w:id="428" w:name="book-features"/>
      <w:bookmarkEnd w:id="428"/>
      <w:r>
        <w:t xml:space="preserve"> </w:t>
      </w:r>
      <w:bookmarkStart w:id="429" w:name="example-this-lab-manual"/>
      <w:bookmarkEnd w:id="429"/>
      <w:r>
        <w:t xml:space="preserve"> </w:t>
      </w:r>
      <w:bookmarkStart w:id="430" w:name="resources"/>
      <w:bookmarkEnd w:id="430"/>
      <w:r>
        <w:t xml:space="preserve"> </w:t>
      </w:r>
      <w:bookmarkStart w:id="431" w:name="quarto-profiles"/>
      <w:bookmarkEnd w:id="431"/>
      <w:r>
        <w:t xml:space="preserve"> </w:t>
      </w:r>
      <w:bookmarkStart w:id="432" w:name="what-are-profiles"/>
      <w:bookmarkEnd w:id="432"/>
      <w:r>
        <w:t xml:space="preserve"> </w:t>
      </w:r>
      <w:bookmarkStart w:id="433" w:name="example-rendering-chapters-as-slides"/>
      <w:bookmarkEnd w:id="433"/>
      <w:r>
        <w:t xml:space="preserve"> </w:t>
      </w:r>
      <w:bookmarkStart w:id="434" w:name="creating-a-profile"/>
      <w:bookmarkEnd w:id="434"/>
      <w:r>
        <w:t xml:space="preserve"> </w:t>
      </w:r>
      <w:bookmarkStart w:id="435" w:name="common-use-cases"/>
      <w:bookmarkEnd w:id="435"/>
      <w:r>
        <w:t xml:space="preserve"> </w:t>
      </w:r>
      <w:bookmarkStart w:id="436" w:name="resources-1"/>
      <w:bookmarkEnd w:id="436"/>
      <w:r>
        <w:t xml:space="preserve"> </w:t>
      </w:r>
      <w:bookmarkStart w:id="437" w:name="advanced-features"/>
      <w:bookmarkEnd w:id="437"/>
      <w:r>
        <w:t xml:space="preserve"> </w:t>
      </w:r>
      <w:bookmarkStart w:id="438" w:name="cross-references"/>
      <w:bookmarkEnd w:id="438"/>
      <w:r>
        <w:t xml:space="preserve"> </w:t>
      </w:r>
      <w:bookmarkStart w:id="439" w:name="using-includes-for-modular-content"/>
      <w:bookmarkEnd w:id="439"/>
      <w:r>
        <w:t xml:space="preserve"> </w:t>
      </w:r>
      <w:bookmarkStart w:id="440" w:name="including-external-code-files"/>
      <w:bookmarkEnd w:id="440"/>
      <w:r>
        <w:t xml:space="preserve"> </w:t>
      </w:r>
      <w:bookmarkStart w:id="441" w:name="mermaid-diagrams"/>
      <w:bookmarkEnd w:id="441"/>
      <w:r>
        <w:t xml:space="preserve"> </w:t>
      </w:r>
      <w:bookmarkStart w:id="442" w:name="creating-mermaid-diagrams"/>
      <w:bookmarkEnd w:id="442"/>
      <w:r>
        <w:t xml:space="preserve"> </w:t>
      </w:r>
      <w:bookmarkStart w:id="443" w:name="known-issues-with-docx-and-pdf-output"/>
      <w:bookmarkEnd w:id="443"/>
      <w:r>
        <w:t xml:space="preserve"> </w:t>
      </w:r>
      <w:bookmarkStart w:id="444" w:name="rendering-failures-and-hangs"/>
      <w:bookmarkEnd w:id="444"/>
      <w:r>
        <w:t xml:space="preserve"> </w:t>
      </w:r>
      <w:bookmarkStart w:id="445" w:name="image-quality-issues"/>
      <w:bookmarkEnd w:id="445"/>
      <w:r>
        <w:t xml:space="preserve"> </w:t>
      </w:r>
      <w:bookmarkStart w:id="446" w:name="recommended-workarounds"/>
      <w:bookmarkEnd w:id="446"/>
      <w:r>
        <w:t xml:space="preserve"> </w:t>
      </w:r>
      <w:bookmarkStart w:id="447" w:name="X2edef8ce9f8bac616e9594daed1c60b0b595fc0"/>
      <w:bookmarkEnd w:id="447"/>
      <w:r>
        <w:t xml:space="preserve"> </w:t>
      </w:r>
      <w:bookmarkStart w:id="448" w:name="Xbfb676fb4e0cc03a5e43d4b5e20c58be3d2e99c"/>
      <w:bookmarkEnd w:id="448"/>
      <w:r>
        <w:t xml:space="preserve"> </w:t>
      </w:r>
      <w:bookmarkStart w:id="449" w:name="Xdafd877d5028a086c03193885ac2230894ef7ac"/>
      <w:bookmarkEnd w:id="449"/>
      <w:r>
        <w:t xml:space="preserve"> </w:t>
      </w:r>
      <w:bookmarkStart w:id="450" w:name="prefer-html-output-when-possible"/>
      <w:bookmarkEnd w:id="450"/>
      <w:r>
        <w:t xml:space="preserve"> </w:t>
      </w:r>
      <w:bookmarkStart w:id="451" w:name="real-world-example"/>
      <w:bookmarkEnd w:id="451"/>
      <w:r>
        <w:t xml:space="preserve"> </w:t>
      </w:r>
      <w:bookmarkStart w:id="452" w:name="future-outlook"/>
      <w:bookmarkEnd w:id="452"/>
      <w:r>
        <w:t xml:space="preserve"> </w:t>
      </w:r>
      <w:bookmarkStart w:id="453" w:name="summary"/>
      <w:bookmarkEnd w:id="453"/>
      <w:r>
        <w:t xml:space="preserve"> </w:t>
      </w:r>
      <w:bookmarkStart w:id="454" w:name="troubleshooting"/>
      <w:bookmarkEnd w:id="454"/>
      <w:r>
        <w:t xml:space="preserve"> </w:t>
      </w:r>
      <w:bookmarkStart w:id="455" w:name="checking-your-setup"/>
      <w:bookmarkEnd w:id="455"/>
      <w:r>
        <w:t xml:space="preserve"> </w:t>
      </w:r>
      <w:bookmarkStart w:id="456" w:name="diagnostic-tools"/>
      <w:bookmarkEnd w:id="456"/>
      <w:r>
        <w:t xml:space="preserve"> </w:t>
      </w:r>
      <w:bookmarkStart w:id="457" w:name="common-issues"/>
      <w:bookmarkEnd w:id="457"/>
      <w:r>
        <w:t xml:space="preserve"> </w:t>
      </w:r>
      <w:bookmarkStart w:id="458" w:name="advanced-troubleshooting"/>
      <w:bookmarkEnd w:id="458"/>
      <w:r>
        <w:t xml:space="preserve"> </w:t>
      </w:r>
      <w:bookmarkStart w:id="459" w:name="additional-resources"/>
      <w:bookmarkEnd w:id="459"/>
      <w:r>
        <w:t xml:space="preserve"> </w:t>
      </w:r>
      <w:bookmarkStart w:id="460" w:name="official-documentation"/>
      <w:bookmarkEnd w:id="460"/>
      <w:r>
        <w:t xml:space="preserve"> </w:t>
      </w:r>
      <w:bookmarkStart w:id="461" w:name="learning-resources"/>
      <w:bookmarkEnd w:id="461"/>
      <w:r>
        <w:t xml:space="preserve"> </w:t>
      </w:r>
      <w:bookmarkStart w:id="462" w:name="templates"/>
      <w:bookmarkEnd w:id="462"/>
      <w:r>
        <w:t xml:space="preserve"> </w:t>
      </w:r>
      <w:bookmarkStart w:id="463" w:name="extensions-and-tools"/>
      <w:bookmarkEnd w:id="463"/>
      <w:r>
        <w:t xml:space="preserve"> </w:t>
      </w:r>
      <w:bookmarkStart w:id="464" w:name="development-roadmap-and-known-issues"/>
      <w:bookmarkEnd w:id="464"/>
      <w:r>
        <w:t xml:space="preserve"> </w:t>
      </w:r>
      <w:bookmarkStart w:id="465" w:name="related-lab-manual-chapters"/>
      <w:bookmarkEnd w:id="465"/>
    </w:p>
    <w:p>
      <w:pPr>
        <w:pStyle w:val="BodyText"/>
      </w:pPr>
      <w:r>
        <w:t xml:space="preserve">That page covers:</w:t>
      </w:r>
    </w:p>
    <w:p>
      <w:pPr>
        <w:pStyle w:val="Compact"/>
        <w:numPr>
          <w:ilvl w:val="0"/>
          <w:numId w:val="1031"/>
        </w:numPr>
      </w:pPr>
      <w:hyperlink r:id="rId466">
        <w:r>
          <w:rPr>
            <w:rStyle w:val="Hyperlink"/>
          </w:rPr>
          <w:t xml:space="preserve">Introduction</w:t>
        </w:r>
      </w:hyperlink>
    </w:p>
    <w:p>
      <w:pPr>
        <w:pStyle w:val="Compact"/>
        <w:numPr>
          <w:ilvl w:val="0"/>
          <w:numId w:val="1031"/>
        </w:numPr>
      </w:pPr>
      <w:hyperlink r:id="rId467">
        <w:r>
          <w:rPr>
            <w:rStyle w:val="Hyperlink"/>
          </w:rPr>
          <w:t xml:space="preserve">Quarto Basics</w:t>
        </w:r>
      </w:hyperlink>
    </w:p>
    <w:p>
      <w:pPr>
        <w:pStyle w:val="Compact"/>
        <w:numPr>
          <w:ilvl w:val="0"/>
          <w:numId w:val="1031"/>
        </w:numPr>
      </w:pPr>
      <w:hyperlink r:id="rId468">
        <w:r>
          <w:rPr>
            <w:rStyle w:val="Hyperlink"/>
          </w:rPr>
          <w:t xml:space="preserve">Building Quarto Books</w:t>
        </w:r>
      </w:hyperlink>
    </w:p>
    <w:p>
      <w:pPr>
        <w:pStyle w:val="Compact"/>
        <w:numPr>
          <w:ilvl w:val="0"/>
          <w:numId w:val="1031"/>
        </w:numPr>
      </w:pPr>
      <w:hyperlink r:id="rId469">
        <w:r>
          <w:rPr>
            <w:rStyle w:val="Hyperlink"/>
          </w:rPr>
          <w:t xml:space="preserve">Dashboards</w:t>
        </w:r>
      </w:hyperlink>
    </w:p>
    <w:p>
      <w:pPr>
        <w:pStyle w:val="Compact"/>
        <w:numPr>
          <w:ilvl w:val="0"/>
          <w:numId w:val="1031"/>
        </w:numPr>
      </w:pPr>
      <w:hyperlink r:id="rId470">
        <w:r>
          <w:rPr>
            <w:rStyle w:val="Hyperlink"/>
          </w:rPr>
          <w:t xml:space="preserve">Quarto Profiles</w:t>
        </w:r>
      </w:hyperlink>
    </w:p>
    <w:p>
      <w:pPr>
        <w:pStyle w:val="Compact"/>
        <w:numPr>
          <w:ilvl w:val="0"/>
          <w:numId w:val="1031"/>
        </w:numPr>
      </w:pPr>
      <w:hyperlink r:id="rId471">
        <w:r>
          <w:rPr>
            <w:rStyle w:val="Hyperlink"/>
          </w:rPr>
          <w:t xml:space="preserve">Advanced Features</w:t>
        </w:r>
      </w:hyperlink>
    </w:p>
    <w:p>
      <w:pPr>
        <w:pStyle w:val="Compact"/>
        <w:numPr>
          <w:ilvl w:val="0"/>
          <w:numId w:val="1031"/>
        </w:numPr>
      </w:pPr>
      <w:hyperlink r:id="rId472">
        <w:r>
          <w:rPr>
            <w:rStyle w:val="Hyperlink"/>
          </w:rPr>
          <w:t xml:space="preserve">Mermaid Diagrams</w:t>
        </w:r>
      </w:hyperlink>
    </w:p>
    <w:p>
      <w:pPr>
        <w:pStyle w:val="Compact"/>
        <w:numPr>
          <w:ilvl w:val="0"/>
          <w:numId w:val="1031"/>
        </w:numPr>
      </w:pPr>
      <w:hyperlink r:id="rId473">
        <w:r>
          <w:rPr>
            <w:rStyle w:val="Hyperlink"/>
          </w:rPr>
          <w:t xml:space="preserve">Troubleshooting</w:t>
        </w:r>
      </w:hyperlink>
    </w:p>
    <w:p>
      <w:pPr>
        <w:pStyle w:val="Compact"/>
        <w:numPr>
          <w:ilvl w:val="0"/>
          <w:numId w:val="1031"/>
        </w:numPr>
      </w:pPr>
      <w:hyperlink r:id="rId47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7"/>
    <w:bookmarkStart w:id="547" w:name="sec-github"/>
    <w:p>
      <w:pPr>
        <w:pStyle w:val="Heading1"/>
      </w:pPr>
      <w:r>
        <w:t xml:space="preserve">11. Github</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8">
        <w:r>
          <w:rPr>
            <w:rStyle w:val="Hyperlink"/>
            <w:b/>
            <w:bCs/>
          </w:rPr>
          <w:t xml:space="preserve">Git and GitHub</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79" w:name="sec-cli-tools"/>
      <w:bookmarkEnd w:id="479"/>
      <w:r>
        <w:t xml:space="preserve"> </w:t>
      </w:r>
      <w:bookmarkStart w:id="480" w:name="sec-dev-branches"/>
      <w:bookmarkEnd w:id="480"/>
      <w:r>
        <w:t xml:space="preserve"> </w:t>
      </w:r>
      <w:bookmarkStart w:id="481" w:name="sec-export-cautions"/>
      <w:bookmarkEnd w:id="481"/>
      <w:r>
        <w:t xml:space="preserve"> </w:t>
      </w:r>
      <w:bookmarkStart w:id="482" w:name="sec-export-conversations"/>
      <w:bookmarkEnd w:id="482"/>
      <w:r>
        <w:t xml:space="preserve"> </w:t>
      </w:r>
      <w:bookmarkStart w:id="483" w:name="sec-export-gh"/>
      <w:bookmarkEnd w:id="483"/>
      <w:r>
        <w:t xml:space="preserve"> </w:t>
      </w:r>
      <w:bookmarkStart w:id="484" w:name="sec-export-graphql"/>
      <w:bookmarkEnd w:id="484"/>
      <w:r>
        <w:t xml:space="preserve"> </w:t>
      </w:r>
      <w:bookmarkStart w:id="485" w:name="sec-export-migration"/>
      <w:bookmarkEnd w:id="485"/>
      <w:r>
        <w:t xml:space="preserve"> </w:t>
      </w:r>
      <w:bookmarkStart w:id="486" w:name="sec-export-rest"/>
      <w:bookmarkEnd w:id="486"/>
      <w:r>
        <w:t xml:space="preserve"> </w:t>
      </w:r>
      <w:bookmarkStart w:id="487" w:name="sec-export-three-streams"/>
      <w:bookmarkEnd w:id="487"/>
      <w:r>
        <w:t xml:space="preserve"> </w:t>
      </w:r>
      <w:bookmarkStart w:id="488" w:name="sec-git-gui-clients"/>
      <w:bookmarkEnd w:id="488"/>
      <w:r>
        <w:t xml:space="preserve"> </w:t>
      </w:r>
      <w:bookmarkStart w:id="489" w:name="sec-gitattributes"/>
      <w:bookmarkEnd w:id="489"/>
      <w:r>
        <w:t xml:space="preserve"> </w:t>
      </w:r>
      <w:bookmarkStart w:id="490" w:name="sec-github-desktop"/>
      <w:bookmarkEnd w:id="490"/>
      <w:r>
        <w:t xml:space="preserve"> </w:t>
      </w:r>
      <w:bookmarkStart w:id="491" w:name="sec-gitkraken"/>
      <w:bookmarkEnd w:id="491"/>
      <w:r>
        <w:t xml:space="preserve"> </w:t>
      </w:r>
      <w:bookmarkStart w:id="492" w:name="sec-gitkraken-kepler"/>
      <w:bookmarkEnd w:id="492"/>
      <w:r>
        <w:t xml:space="preserve"> </w:t>
      </w:r>
      <w:bookmarkStart w:id="493" w:name="sec-gitlab"/>
      <w:bookmarkEnd w:id="493"/>
      <w:r>
        <w:t xml:space="preserve"> </w:t>
      </w:r>
      <w:bookmarkStart w:id="494" w:name="sec-install-gh"/>
      <w:bookmarkEnd w:id="494"/>
      <w:r>
        <w:t xml:space="preserve"> </w:t>
      </w:r>
      <w:bookmarkStart w:id="495" w:name="sec-install-glab"/>
      <w:bookmarkEnd w:id="495"/>
      <w:r>
        <w:t xml:space="preserve"> </w:t>
      </w:r>
      <w:bookmarkStart w:id="496" w:name="sec-removing-sensitive-data"/>
      <w:bookmarkEnd w:id="496"/>
      <w:r>
        <w:t xml:space="preserve"> </w:t>
      </w:r>
      <w:bookmarkStart w:id="497" w:name="basics"/>
      <w:bookmarkEnd w:id="497"/>
      <w:r>
        <w:t xml:space="preserve"> </w:t>
      </w:r>
      <w:bookmarkStart w:id="498" w:name="git-branching"/>
      <w:bookmarkEnd w:id="498"/>
      <w:r>
        <w:t xml:space="preserve"> </w:t>
      </w:r>
      <w:bookmarkStart w:id="499" w:name="example-workflow"/>
      <w:bookmarkEnd w:id="499"/>
      <w:r>
        <w:t xml:space="preserve"> </w:t>
      </w:r>
      <w:bookmarkStart w:id="500" w:name="pull-request-roles-and-protocol"/>
      <w:bookmarkEnd w:id="500"/>
      <w:r>
        <w:t xml:space="preserve"> </w:t>
      </w:r>
      <w:bookmarkStart w:id="501" w:name="commonly-used-git-commands"/>
      <w:bookmarkEnd w:id="501"/>
      <w:r>
        <w:t xml:space="preserve"> </w:t>
      </w:r>
      <w:bookmarkStart w:id="502" w:name="how-often-should-i-commit"/>
      <w:bookmarkEnd w:id="502"/>
      <w:r>
        <w:t xml:space="preserve"> </w:t>
      </w:r>
      <w:bookmarkStart w:id="503" w:name="repeated-amend-workflow"/>
      <w:bookmarkEnd w:id="503"/>
      <w:r>
        <w:t xml:space="preserve"> </w:t>
      </w:r>
      <w:bookmarkStart w:id="504" w:name="basic-workflow"/>
      <w:bookmarkEnd w:id="504"/>
      <w:r>
        <w:t xml:space="preserve"> </w:t>
      </w:r>
      <w:bookmarkStart w:id="505" w:name="key-points"/>
      <w:bookmarkEnd w:id="505"/>
      <w:r>
        <w:t xml:space="preserve"> </w:t>
      </w:r>
      <w:bookmarkStart w:id="506" w:name="what-should-be-pushed-to-github"/>
      <w:bookmarkEnd w:id="506"/>
      <w:r>
        <w:t xml:space="preserve"> </w:t>
      </w:r>
      <w:bookmarkStart w:id="507" w:name="the-linguist-generated-attribute"/>
      <w:bookmarkEnd w:id="507"/>
      <w:r>
        <w:t xml:space="preserve"> </w:t>
      </w:r>
      <w:bookmarkStart w:id="508" w:name="using-.gitattributes"/>
      <w:bookmarkEnd w:id="508"/>
      <w:r>
        <w:t xml:space="preserve"> </w:t>
      </w:r>
      <w:bookmarkStart w:id="509" w:name="other-useful-linguist-attributes"/>
      <w:bookmarkEnd w:id="509"/>
      <w:r>
        <w:t xml:space="preserve"> </w:t>
      </w:r>
      <w:bookmarkStart w:id="510" w:name="immediate-steps"/>
      <w:bookmarkEnd w:id="510"/>
      <w:r>
        <w:t xml:space="preserve"> </w:t>
      </w:r>
      <w:bookmarkStart w:id="511" w:name="tbl-git-workflow"/>
      <w:bookmarkEnd w:id="511"/>
      <w:r>
        <w:t xml:space="preserve"> </w:t>
      </w:r>
      <w:bookmarkStart w:id="512" w:name="tbl-git-commands"/>
      <w:bookmarkEnd w:id="512"/>
    </w:p>
    <w:p>
      <w:pPr>
        <w:pStyle w:val="BodyText"/>
      </w:pPr>
      <w:r>
        <w:t xml:space="preserve">That page covers:</w:t>
      </w:r>
    </w:p>
    <w:p>
      <w:pPr>
        <w:pStyle w:val="Compact"/>
        <w:numPr>
          <w:ilvl w:val="0"/>
          <w:numId w:val="1032"/>
        </w:numPr>
      </w:pPr>
      <w:hyperlink r:id="rId513">
        <w:r>
          <w:rPr>
            <w:rStyle w:val="Hyperlink"/>
          </w:rPr>
          <w:t xml:space="preserve">Basics</w:t>
        </w:r>
      </w:hyperlink>
    </w:p>
    <w:p>
      <w:pPr>
        <w:pStyle w:val="Compact"/>
        <w:numPr>
          <w:ilvl w:val="0"/>
          <w:numId w:val="1032"/>
        </w:numPr>
      </w:pPr>
      <w:hyperlink r:id="rId514">
        <w:r>
          <w:rPr>
            <w:rStyle w:val="Hyperlink"/>
          </w:rPr>
          <w:t xml:space="preserve">Graphical Git Clients</w:t>
        </w:r>
      </w:hyperlink>
    </w:p>
    <w:p>
      <w:pPr>
        <w:pStyle w:val="Compact"/>
        <w:numPr>
          <w:ilvl w:val="0"/>
          <w:numId w:val="1032"/>
        </w:numPr>
      </w:pPr>
      <w:hyperlink r:id="rId515">
        <w:r>
          <w:rPr>
            <w:rStyle w:val="Hyperlink"/>
          </w:rPr>
          <w:t xml:space="preserve">GitHub CLI and GitLab CLI</w:t>
        </w:r>
      </w:hyperlink>
    </w:p>
    <w:p>
      <w:pPr>
        <w:pStyle w:val="Compact"/>
        <w:numPr>
          <w:ilvl w:val="0"/>
          <w:numId w:val="1032"/>
        </w:numPr>
      </w:pPr>
      <w:hyperlink r:id="rId516">
        <w:r>
          <w:rPr>
            <w:rStyle w:val="Hyperlink"/>
          </w:rPr>
          <w:t xml:space="preserve">Git Branching</w:t>
        </w:r>
      </w:hyperlink>
    </w:p>
    <w:p>
      <w:pPr>
        <w:pStyle w:val="Compact"/>
        <w:numPr>
          <w:ilvl w:val="0"/>
          <w:numId w:val="1032"/>
        </w:numPr>
      </w:pPr>
      <w:hyperlink r:id="rId517">
        <w:r>
          <w:rPr>
            <w:rStyle w:val="Hyperlink"/>
          </w:rPr>
          <w:t xml:space="preserve">Personal Dev Branches</w:t>
        </w:r>
      </w:hyperlink>
    </w:p>
    <w:p>
      <w:pPr>
        <w:pStyle w:val="Compact"/>
        <w:numPr>
          <w:ilvl w:val="0"/>
          <w:numId w:val="1032"/>
        </w:numPr>
      </w:pPr>
      <w:hyperlink r:id="rId518">
        <w:r>
          <w:rPr>
            <w:rStyle w:val="Hyperlink"/>
          </w:rPr>
          <w:t xml:space="preserve">Example Workflow</w:t>
        </w:r>
      </w:hyperlink>
    </w:p>
    <w:p>
      <w:pPr>
        <w:pStyle w:val="Compact"/>
        <w:numPr>
          <w:ilvl w:val="0"/>
          <w:numId w:val="1032"/>
        </w:numPr>
      </w:pPr>
      <w:hyperlink r:id="rId519">
        <w:r>
          <w:rPr>
            <w:rStyle w:val="Hyperlink"/>
          </w:rPr>
          <w:t xml:space="preserve">Pull Request Roles and Protocol</w:t>
        </w:r>
      </w:hyperlink>
    </w:p>
    <w:p>
      <w:pPr>
        <w:pStyle w:val="Compact"/>
        <w:numPr>
          <w:ilvl w:val="0"/>
          <w:numId w:val="1032"/>
        </w:numPr>
      </w:pPr>
      <w:hyperlink r:id="rId520">
        <w:r>
          <w:rPr>
            <w:rStyle w:val="Hyperlink"/>
          </w:rPr>
          <w:t xml:space="preserve">Commonly Used Git Commands</w:t>
        </w:r>
      </w:hyperlink>
    </w:p>
    <w:p>
      <w:pPr>
        <w:pStyle w:val="Compact"/>
        <w:numPr>
          <w:ilvl w:val="0"/>
          <w:numId w:val="1032"/>
        </w:numPr>
      </w:pPr>
      <w:hyperlink r:id="rId521">
        <w:r>
          <w:rPr>
            <w:rStyle w:val="Hyperlink"/>
          </w:rPr>
          <w:t xml:space="preserve">How often should I commit?</w:t>
        </w:r>
      </w:hyperlink>
    </w:p>
    <w:p>
      <w:pPr>
        <w:pStyle w:val="Compact"/>
        <w:numPr>
          <w:ilvl w:val="0"/>
          <w:numId w:val="1032"/>
        </w:numPr>
      </w:pPr>
      <w:hyperlink r:id="rId522">
        <w:r>
          <w:rPr>
            <w:rStyle w:val="Hyperlink"/>
          </w:rPr>
          <w:t xml:space="preserve">Repeated Amend Workflow</w:t>
        </w:r>
      </w:hyperlink>
    </w:p>
    <w:p>
      <w:pPr>
        <w:pStyle w:val="Compact"/>
        <w:numPr>
          <w:ilvl w:val="0"/>
          <w:numId w:val="1032"/>
        </w:numPr>
      </w:pPr>
      <w:hyperlink r:id="rId523">
        <w:r>
          <w:rPr>
            <w:rStyle w:val="Hyperlink"/>
          </w:rPr>
          <w:t xml:space="preserve">What should be pushed to Github?</w:t>
        </w:r>
      </w:hyperlink>
    </w:p>
    <w:p>
      <w:pPr>
        <w:pStyle w:val="Compact"/>
        <w:numPr>
          <w:ilvl w:val="0"/>
          <w:numId w:val="1032"/>
        </w:numPr>
      </w:pPr>
      <w:hyperlink r:id="rId524">
        <w:r>
          <w:rPr>
            <w:rStyle w:val="Hyperlink"/>
          </w:rPr>
          <w:t xml:space="preserve">GitLab</w:t>
        </w:r>
      </w:hyperlink>
    </w:p>
    <w:p>
      <w:pPr>
        <w:pStyle w:val="Compact"/>
        <w:numPr>
          <w:ilvl w:val="0"/>
          <w:numId w:val="1032"/>
        </w:numPr>
      </w:pPr>
      <w:hyperlink r:id="rId525">
        <w:r>
          <w:rPr>
            <w:rStyle w:val="Hyperlink"/>
          </w:rPr>
          <w:t xml:space="preserve">Customizing How Files Appear on GitHub</w:t>
        </w:r>
      </w:hyperlink>
    </w:p>
    <w:p>
      <w:pPr>
        <w:pStyle w:val="Compact"/>
        <w:numPr>
          <w:ilvl w:val="0"/>
          <w:numId w:val="1032"/>
        </w:numPr>
      </w:pPr>
      <w:hyperlink r:id="rId526">
        <w:r>
          <w:rPr>
            <w:rStyle w:val="Hyperlink"/>
          </w:rPr>
          <w:t xml:space="preserve">Exporting Issue and Pull Request Conversations</w:t>
        </w:r>
      </w:hyperlink>
    </w:p>
    <w:p>
      <w:pPr>
        <w:pStyle w:val="Compact"/>
        <w:numPr>
          <w:ilvl w:val="0"/>
          <w:numId w:val="1032"/>
        </w:numPr>
      </w:pPr>
      <w:hyperlink r:id="rId527">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note.png" id="52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6" w:name="sec-github-education"/>
    <w:p>
      <w:pPr>
        <w:pStyle w:val="Heading2"/>
      </w:pPr>
      <w:r>
        <w:t xml:space="preserve">11.1 GitHub Education and Copilot Access</w:t>
      </w:r>
    </w:p>
    <w:bookmarkStart w:id="533"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0">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1">
        <w:r>
          <w:rPr>
            <w:rStyle w:val="Hyperlink"/>
          </w:rPr>
          <w:t xml:space="preserve">GitHub Student Developer Pack</w:t>
        </w:r>
      </w:hyperlink>
      <w:r>
        <w:t xml:space="preserve"> </w:t>
      </w:r>
      <w:r>
        <w:t xml:space="preserve">(for students)</w:t>
      </w:r>
      <w:r>
        <w:t xml:space="preserve"> </w:t>
      </w:r>
      <w:r>
        <w:t xml:space="preserve">or</w:t>
      </w:r>
      <w:r>
        <w:t xml:space="preserve"> </w:t>
      </w:r>
      <w:hyperlink r:id="rId5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3"/>
    <w:bookmarkStart w:id="545"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4">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8" w:name="fig-request-copilot-seat"/>
          <w:p>
            <w:pPr>
              <w:pStyle w:val="Compact"/>
              <w:jc w:val="center"/>
            </w:pPr>
            <w:r>
              <w:drawing>
                <wp:inline>
                  <wp:extent cx="5334000" cy="3052792"/>
                  <wp:effectExtent b="0" l="0" r="0" t="0"/>
                  <wp:docPr descr="" title="" id="536" name="Picture"/>
                  <a:graphic>
                    <a:graphicData uri="http://schemas.openxmlformats.org/drawingml/2006/picture">
                      <pic:pic>
                        <pic:nvPicPr>
                          <pic:cNvPr descr="assets/images/github-copilot-invitation-email.png" id="537" name="Picture"/>
                          <pic:cNvPicPr>
                            <a:picLocks noChangeArrowheads="1" noChangeAspect="1"/>
                          </pic:cNvPicPr>
                        </pic:nvPicPr>
                        <pic:blipFill>
                          <a:blip r:embed="rId5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8"/>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39">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3" w:name="fig-copilot-settings-org-options"/>
          <w:p>
            <w:pPr>
              <w:pStyle w:val="Compact"/>
              <w:jc w:val="center"/>
            </w:pPr>
            <w:r>
              <w:drawing>
                <wp:inline>
                  <wp:extent cx="5334000" cy="531962"/>
                  <wp:effectExtent b="0" l="0" r="0" t="0"/>
                  <wp:docPr descr="" title="" id="541" name="Picture"/>
                  <a:graphic>
                    <a:graphicData uri="http://schemas.openxmlformats.org/drawingml/2006/picture">
                      <pic:pic>
                        <pic:nvPicPr>
                          <pic:cNvPr descr="assets/images/github-copilot-settings-page.png" id="542" name="Picture"/>
                          <pic:cNvPicPr>
                            <a:picLocks noChangeArrowheads="1" noChangeAspect="1"/>
                          </pic:cNvPicPr>
                        </pic:nvPicPr>
                        <pic:blipFill>
                          <a:blip r:embed="rId5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3"/>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5"/>
    <w:bookmarkEnd w:id="546"/>
    <w:bookmarkEnd w:id="547"/>
    <w:bookmarkStart w:id="588" w:name="sec-collab-dev"/>
    <w:p>
      <w:pPr>
        <w:pStyle w:val="Heading1"/>
      </w:pPr>
      <w:r>
        <w:t xml:space="preserve">12. Collaborative Software Development</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
        <w:r>
          <w:rPr>
            <w:rStyle w:val="Hyperlink"/>
            <w:b/>
            <w:bCs/>
          </w:rPr>
          <w:t xml:space="preserve">Collaborative Software Development</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48" w:name="sec-avoid-closing-restarting-prs"/>
      <w:bookmarkEnd w:id="548"/>
      <w:r>
        <w:t xml:space="preserve"> </w:t>
      </w:r>
      <w:bookmarkStart w:id="549" w:name="sec-code-review"/>
      <w:bookmarkEnd w:id="549"/>
      <w:r>
        <w:t xml:space="preserve"> </w:t>
      </w:r>
      <w:bookmarkStart w:id="550" w:name="sec-opening-pull-requests"/>
      <w:bookmarkEnd w:id="550"/>
      <w:r>
        <w:t xml:space="preserve"> </w:t>
      </w:r>
      <w:bookmarkStart w:id="551" w:name="sec-pr-assignee"/>
      <w:bookmarkEnd w:id="551"/>
      <w:r>
        <w:t xml:space="preserve"> </w:t>
      </w:r>
      <w:bookmarkStart w:id="552" w:name="sec-pr-author"/>
      <w:bookmarkEnd w:id="552"/>
      <w:r>
        <w:t xml:space="preserve"> </w:t>
      </w:r>
      <w:bookmarkStart w:id="553" w:name="sec-pr-issue-creator"/>
      <w:bookmarkEnd w:id="553"/>
      <w:r>
        <w:t xml:space="preserve"> </w:t>
      </w:r>
      <w:bookmarkStart w:id="554" w:name="sec-pr-merger"/>
      <w:bookmarkEnd w:id="554"/>
      <w:r>
        <w:t xml:space="preserve"> </w:t>
      </w:r>
      <w:bookmarkStart w:id="555" w:name="sec-pr-reviewer"/>
      <w:bookmarkEnd w:id="555"/>
      <w:r>
        <w:t xml:space="preserve"> </w:t>
      </w:r>
      <w:bookmarkStart w:id="556" w:name="sec-pr-roles"/>
      <w:bookmarkEnd w:id="556"/>
      <w:r>
        <w:t xml:space="preserve"> </w:t>
      </w:r>
      <w:bookmarkStart w:id="557" w:name="sec-pr-steward"/>
      <w:bookmarkEnd w:id="557"/>
      <w:r>
        <w:t xml:space="preserve"> </w:t>
      </w:r>
      <w:bookmarkStart w:id="558" w:name="sec-pull-requests"/>
      <w:bookmarkEnd w:id="558"/>
      <w:r>
        <w:t xml:space="preserve"> </w:t>
      </w:r>
      <w:bookmarkStart w:id="559" w:name="sec-resolving-review-threads"/>
      <w:bookmarkEnd w:id="559"/>
      <w:r>
        <w:t xml:space="preserve"> </w:t>
      </w:r>
      <w:bookmarkStart w:id="560" w:name="sec-responding-to-review-comments"/>
      <w:bookmarkEnd w:id="560"/>
      <w:r>
        <w:t xml:space="preserve"> </w:t>
      </w:r>
      <w:bookmarkStart w:id="561" w:name="sec-reviewing-pull-requests"/>
      <w:bookmarkEnd w:id="561"/>
      <w:r>
        <w:t xml:space="preserve"> </w:t>
      </w:r>
      <w:bookmarkStart w:id="562" w:name="sec-stacked-pull-requests"/>
      <w:bookmarkEnd w:id="562"/>
      <w:r>
        <w:t xml:space="preserve"> </w:t>
      </w:r>
      <w:bookmarkStart w:id="563" w:name="write-focused-prs"/>
      <w:bookmarkEnd w:id="563"/>
      <w:r>
        <w:t xml:space="preserve"> </w:t>
      </w:r>
      <w:bookmarkStart w:id="564" w:name="write-clear-pr-titles-and-descriptions"/>
      <w:bookmarkEnd w:id="564"/>
      <w:r>
        <w:t xml:space="preserve"> </w:t>
      </w:r>
      <w:bookmarkStart w:id="565" w:name="explain-technical-reasoning-up-front"/>
      <w:bookmarkEnd w:id="565"/>
      <w:r>
        <w:t xml:space="preserve"> </w:t>
      </w:r>
      <w:bookmarkStart w:id="566" w:name="request-reviews-in-the-right-order"/>
      <w:bookmarkEnd w:id="566"/>
      <w:r>
        <w:t xml:space="preserve"> </w:t>
      </w:r>
      <w:bookmarkStart w:id="567" w:name="include-tests-with-behavior-changes"/>
      <w:bookmarkEnd w:id="567"/>
      <w:r>
        <w:t xml:space="preserve"> </w:t>
      </w:r>
      <w:bookmarkStart w:id="568" w:name="separate-refactorings-from-feature-work"/>
      <w:bookmarkEnd w:id="568"/>
      <w:r>
        <w:t xml:space="preserve"> </w:t>
      </w:r>
      <w:bookmarkStart w:id="569" w:name="X50338839007aa36ec7a0c29a9ee5822857f20d8"/>
      <w:bookmarkEnd w:id="569"/>
      <w:r>
        <w:t xml:space="preserve"> </w:t>
      </w:r>
      <w:bookmarkStart w:id="570" w:name="stacked-pull-requests"/>
      <w:bookmarkEnd w:id="570"/>
      <w:r>
        <w:t xml:space="preserve"> </w:t>
      </w:r>
      <w:bookmarkStart w:id="571" w:name="what-are-stacked-pull-requests"/>
      <w:bookmarkEnd w:id="571"/>
      <w:r>
        <w:t xml:space="preserve"> </w:t>
      </w:r>
      <w:bookmarkStart w:id="572" w:name="benefits-of-stacked-pull-requests"/>
      <w:bookmarkEnd w:id="572"/>
      <w:r>
        <w:t xml:space="preserve"> </w:t>
      </w:r>
      <w:bookmarkStart w:id="573" w:name="core-principles-for-stacking"/>
      <w:bookmarkEnd w:id="573"/>
      <w:r>
        <w:t xml:space="preserve"> </w:t>
      </w:r>
      <w:bookmarkStart w:id="574" w:name="ci-rebasing-and-merging"/>
      <w:bookmarkEnd w:id="574"/>
      <w:r>
        <w:t xml:space="preserve"> </w:t>
      </w:r>
      <w:bookmarkStart w:id="575" w:name="purpose-of-code-review"/>
      <w:bookmarkEnd w:id="575"/>
      <w:r>
        <w:t xml:space="preserve"> </w:t>
      </w:r>
      <w:bookmarkStart w:id="576" w:name="monitor-prs-awaiting-your-review"/>
      <w:bookmarkEnd w:id="576"/>
      <w:r>
        <w:t xml:space="preserve"> </w:t>
      </w:r>
      <w:bookmarkStart w:id="577" w:name="write-review-comments-that-teach"/>
      <w:bookmarkEnd w:id="577"/>
      <w:r>
        <w:t xml:space="preserve"> </w:t>
      </w:r>
      <w:bookmarkStart w:id="578" w:name="use-review-as-mentoring"/>
      <w:bookmarkEnd w:id="578"/>
      <w:r>
        <w:t xml:space="preserve"> </w:t>
      </w:r>
      <w:bookmarkStart w:id="579" w:name="balance-direct-fixes-with-guidance"/>
      <w:bookmarkEnd w:id="579"/>
      <w:r>
        <w:t xml:space="preserve"> </w:t>
      </w:r>
      <w:bookmarkStart w:id="580" w:name="Xb79f8536e368ddea61466be29d8dc7bff058357"/>
      <w:bookmarkEnd w:id="580"/>
      <w:r>
        <w:t xml:space="preserve"> </w:t>
      </w:r>
      <w:bookmarkStart w:id="581" w:name="X5f65d278c65bbb0dc383f2bf0a669eebfe317ac"/>
      <w:bookmarkEnd w:id="581"/>
      <w:r>
        <w:t xml:space="preserve"> </w:t>
      </w:r>
      <w:bookmarkStart w:id="582" w:name="fig-github-suggestion-feature"/>
      <w:bookmarkEnd w:id="582"/>
      <w:r>
        <w:t xml:space="preserve"> </w:t>
      </w:r>
      <w:bookmarkStart w:id="583" w:name="fig-preview-comment"/>
      <w:bookmarkEnd w:id="583"/>
    </w:p>
    <w:p>
      <w:pPr>
        <w:pStyle w:val="BodyText"/>
      </w:pPr>
      <w:r>
        <w:t xml:space="preserve">That page covers:</w:t>
      </w:r>
    </w:p>
    <w:p>
      <w:pPr>
        <w:pStyle w:val="Compact"/>
        <w:numPr>
          <w:ilvl w:val="0"/>
          <w:numId w:val="1038"/>
        </w:numPr>
      </w:pPr>
      <w:hyperlink r:id="rId584">
        <w:r>
          <w:rPr>
            <w:rStyle w:val="Hyperlink"/>
          </w:rPr>
          <w:t xml:space="preserve">Pull Requests</w:t>
        </w:r>
      </w:hyperlink>
    </w:p>
    <w:p>
      <w:pPr>
        <w:pStyle w:val="Compact"/>
        <w:numPr>
          <w:ilvl w:val="0"/>
          <w:numId w:val="1038"/>
        </w:numPr>
      </w:pPr>
      <w:hyperlink r:id="rId585">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8"/>
    <w:bookmarkStart w:id="632" w:name="sec-r-ci"/>
    <w:p>
      <w:pPr>
        <w:pStyle w:val="Heading1"/>
      </w:pPr>
      <w:r>
        <w:t xml:space="preserve">13. Continuous Integration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9">
        <w:r>
          <w:rPr>
            <w:rStyle w:val="Hyperlink"/>
            <w:b/>
            <w:bCs/>
          </w:rPr>
          <w:t xml:space="preserve">Continuous Integration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90" w:name="sec-ci-concurrency"/>
      <w:bookmarkEnd w:id="590"/>
      <w:r>
        <w:t xml:space="preserve"> </w:t>
      </w:r>
      <w:bookmarkStart w:id="591" w:name="sec-ci-decomposition"/>
      <w:bookmarkEnd w:id="591"/>
      <w:r>
        <w:t xml:space="preserve"> </w:t>
      </w:r>
      <w:bookmarkStart w:id="592" w:name="sec-ci-design-patterns"/>
      <w:bookmarkEnd w:id="592"/>
      <w:r>
        <w:t xml:space="preserve"> </w:t>
      </w:r>
      <w:bookmarkStart w:id="593" w:name="sec-ci-fail-open-closed"/>
      <w:bookmarkEnd w:id="593"/>
      <w:r>
        <w:t xml:space="preserve"> </w:t>
      </w:r>
      <w:bookmarkStart w:id="594" w:name="sec-ci-idempotency"/>
      <w:bookmarkEnd w:id="594"/>
      <w:r>
        <w:t xml:space="preserve"> </w:t>
      </w:r>
      <w:bookmarkStart w:id="595" w:name="sec-ci-observability"/>
      <w:bookmarkEnd w:id="595"/>
      <w:r>
        <w:t xml:space="preserve"> </w:t>
      </w:r>
      <w:bookmarkStart w:id="596" w:name="sec-ci-retries"/>
      <w:bookmarkEnd w:id="596"/>
      <w:r>
        <w:t xml:space="preserve"> </w:t>
      </w:r>
      <w:bookmarkStart w:id="597" w:name="sec-ci-secrets"/>
      <w:bookmarkEnd w:id="597"/>
      <w:r>
        <w:t xml:space="preserve"> </w:t>
      </w:r>
      <w:bookmarkStart w:id="598" w:name="sec-ci-toctou"/>
      <w:bookmarkEnd w:id="598"/>
      <w:r>
        <w:t xml:space="preserve"> </w:t>
      </w:r>
      <w:bookmarkStart w:id="599" w:name="sec-pr-comment-automation"/>
      <w:bookmarkEnd w:id="599"/>
      <w:r>
        <w:t xml:space="preserve"> </w:t>
      </w:r>
      <w:bookmarkStart w:id="600" w:name="sec-reusable-workflow-collections"/>
      <w:bookmarkEnd w:id="600"/>
      <w:r>
        <w:t xml:space="preserve"> </w:t>
      </w:r>
      <w:bookmarkStart w:id="601" w:name="sec-setting-up-github-actions"/>
      <w:bookmarkEnd w:id="601"/>
      <w:r>
        <w:t xml:space="preserve"> </w:t>
      </w:r>
      <w:bookmarkStart w:id="602" w:name="understanding-github-actions"/>
      <w:bookmarkEnd w:id="602"/>
      <w:r>
        <w:t xml:space="preserve"> </w:t>
      </w:r>
      <w:bookmarkStart w:id="603" w:name="action-versioning"/>
      <w:bookmarkEnd w:id="603"/>
      <w:r>
        <w:t xml:space="preserve"> </w:t>
      </w:r>
      <w:bookmarkStart w:id="604" w:name="floating-mutable-tags"/>
      <w:bookmarkEnd w:id="604"/>
      <w:r>
        <w:t xml:space="preserve"> </w:t>
      </w:r>
      <w:bookmarkStart w:id="605" w:name="how-a-floating-tag-differs-from-a-branch"/>
      <w:bookmarkEnd w:id="605"/>
      <w:r>
        <w:t xml:space="preserve"> </w:t>
      </w:r>
      <w:bookmarkStart w:id="606" w:name="the-reproducibility-tradeoff"/>
      <w:bookmarkEnd w:id="606"/>
      <w:r>
        <w:t xml:space="preserve"> </w:t>
      </w:r>
      <w:bookmarkStart w:id="607" w:name="essential-workflows"/>
      <w:bookmarkEnd w:id="607"/>
      <w:r>
        <w:t xml:space="preserve"> </w:t>
      </w:r>
      <w:bookmarkStart w:id="608" w:name="interactive-setup"/>
      <w:bookmarkEnd w:id="608"/>
      <w:r>
        <w:t xml:space="preserve"> </w:t>
      </w:r>
      <w:bookmarkStart w:id="609" w:name="allowing-actions-to-create-pull-requests"/>
      <w:bookmarkEnd w:id="609"/>
      <w:r>
        <w:t xml:space="preserve"> </w:t>
      </w:r>
      <w:bookmarkStart w:id="610" w:name="how-github-actions-workflows-work"/>
      <w:bookmarkEnd w:id="610"/>
      <w:r>
        <w:t xml:space="preserve"> </w:t>
      </w:r>
      <w:bookmarkStart w:id="611" w:name="workflow-files-and-security"/>
      <w:bookmarkEnd w:id="611"/>
      <w:r>
        <w:t xml:space="preserve"> </w:t>
      </w:r>
      <w:bookmarkStart w:id="612" w:name="troubleshooting-failed-workflows"/>
      <w:bookmarkEnd w:id="612"/>
      <w:r>
        <w:t xml:space="preserve"> </w:t>
      </w:r>
      <w:bookmarkStart w:id="613" w:name="common-use-cases"/>
      <w:bookmarkEnd w:id="613"/>
      <w:r>
        <w:t xml:space="preserve"> </w:t>
      </w:r>
      <w:bookmarkStart w:id="614" w:name="comparison-of-popular-actions"/>
      <w:bookmarkEnd w:id="614"/>
      <w:r>
        <w:t xml:space="preserve"> </w:t>
      </w:r>
      <w:bookmarkStart w:id="615" w:name="tbl-pr-comment-features"/>
      <w:bookmarkEnd w:id="615"/>
      <w:r>
        <w:t xml:space="preserve"> </w:t>
      </w:r>
      <w:bookmarkStart w:id="616" w:name="choosing-the-right-action"/>
      <w:bookmarkEnd w:id="616"/>
      <w:r>
        <w:t xml:space="preserve"> </w:t>
      </w:r>
      <w:bookmarkStart w:id="617" w:name="security-considerations"/>
      <w:bookmarkEnd w:id="617"/>
      <w:r>
        <w:t xml:space="preserve"> </w:t>
      </w:r>
      <w:bookmarkStart w:id="618" w:name="fast-package-installation-with-r2u"/>
      <w:bookmarkEnd w:id="618"/>
      <w:r>
        <w:t xml:space="preserve"> </w:t>
      </w:r>
      <w:bookmarkStart w:id="619" w:name="additional-resources"/>
      <w:bookmarkEnd w:id="619"/>
    </w:p>
    <w:p>
      <w:pPr>
        <w:pStyle w:val="BodyText"/>
      </w:pPr>
      <w:r>
        <w:t xml:space="preserve">That page covers:</w:t>
      </w:r>
    </w:p>
    <w:p>
      <w:pPr>
        <w:pStyle w:val="Compact"/>
        <w:numPr>
          <w:ilvl w:val="0"/>
          <w:numId w:val="1039"/>
        </w:numPr>
      </w:pPr>
      <w:hyperlink r:id="rId620">
        <w:r>
          <w:rPr>
            <w:rStyle w:val="Hyperlink"/>
          </w:rPr>
          <w:t xml:space="preserve">Understanding GitHub Actions</w:t>
        </w:r>
      </w:hyperlink>
    </w:p>
    <w:p>
      <w:pPr>
        <w:pStyle w:val="Compact"/>
        <w:numPr>
          <w:ilvl w:val="0"/>
          <w:numId w:val="1039"/>
        </w:numPr>
      </w:pPr>
      <w:hyperlink r:id="rId621">
        <w:r>
          <w:rPr>
            <w:rStyle w:val="Hyperlink"/>
          </w:rPr>
          <w:t xml:space="preserve">Setting Up GitHub Actions</w:t>
        </w:r>
      </w:hyperlink>
    </w:p>
    <w:p>
      <w:pPr>
        <w:pStyle w:val="Compact"/>
        <w:numPr>
          <w:ilvl w:val="0"/>
          <w:numId w:val="1039"/>
        </w:numPr>
      </w:pPr>
      <w:hyperlink r:id="rId622">
        <w:r>
          <w:rPr>
            <w:rStyle w:val="Hyperlink"/>
          </w:rPr>
          <w:t xml:space="preserve">Reusable Workflow Collections</w:t>
        </w:r>
      </w:hyperlink>
    </w:p>
    <w:p>
      <w:pPr>
        <w:pStyle w:val="Compact"/>
        <w:numPr>
          <w:ilvl w:val="0"/>
          <w:numId w:val="1039"/>
        </w:numPr>
      </w:pPr>
      <w:hyperlink r:id="rId623">
        <w:r>
          <w:rPr>
            <w:rStyle w:val="Hyperlink"/>
          </w:rPr>
          <w:t xml:space="preserve">How GitHub Actions Workflows Work</w:t>
        </w:r>
      </w:hyperlink>
    </w:p>
    <w:p>
      <w:pPr>
        <w:pStyle w:val="Compact"/>
        <w:numPr>
          <w:ilvl w:val="0"/>
          <w:numId w:val="1039"/>
        </w:numPr>
      </w:pPr>
      <w:hyperlink r:id="rId624">
        <w:r>
          <w:rPr>
            <w:rStyle w:val="Hyperlink"/>
          </w:rPr>
          <w:t xml:space="preserve">Workflow Files and Security</w:t>
        </w:r>
      </w:hyperlink>
    </w:p>
    <w:p>
      <w:pPr>
        <w:pStyle w:val="Compact"/>
        <w:numPr>
          <w:ilvl w:val="0"/>
          <w:numId w:val="1039"/>
        </w:numPr>
      </w:pPr>
      <w:hyperlink r:id="rId625">
        <w:r>
          <w:rPr>
            <w:rStyle w:val="Hyperlink"/>
          </w:rPr>
          <w:t xml:space="preserve">Pipeline Design Patterns</w:t>
        </w:r>
      </w:hyperlink>
    </w:p>
    <w:p>
      <w:pPr>
        <w:pStyle w:val="Compact"/>
        <w:numPr>
          <w:ilvl w:val="0"/>
          <w:numId w:val="1039"/>
        </w:numPr>
      </w:pPr>
      <w:hyperlink r:id="rId626">
        <w:r>
          <w:rPr>
            <w:rStyle w:val="Hyperlink"/>
          </w:rPr>
          <w:t xml:space="preserve">Troubleshooting Failed Workflows</w:t>
        </w:r>
      </w:hyperlink>
    </w:p>
    <w:p>
      <w:pPr>
        <w:pStyle w:val="Compact"/>
        <w:numPr>
          <w:ilvl w:val="0"/>
          <w:numId w:val="1039"/>
        </w:numPr>
      </w:pPr>
      <w:hyperlink r:id="rId627">
        <w:r>
          <w:rPr>
            <w:rStyle w:val="Hyperlink"/>
          </w:rPr>
          <w:t xml:space="preserve">Pull Request Comment Automation</w:t>
        </w:r>
      </w:hyperlink>
    </w:p>
    <w:p>
      <w:pPr>
        <w:pStyle w:val="Compact"/>
        <w:numPr>
          <w:ilvl w:val="0"/>
          <w:numId w:val="1039"/>
        </w:numPr>
      </w:pPr>
      <w:hyperlink r:id="rId628">
        <w:r>
          <w:rPr>
            <w:rStyle w:val="Hyperlink"/>
          </w:rPr>
          <w:t xml:space="preserve">Fast Package Installation with r2u</w:t>
        </w:r>
      </w:hyperlink>
    </w:p>
    <w:p>
      <w:pPr>
        <w:pStyle w:val="Compact"/>
        <w:numPr>
          <w:ilvl w:val="0"/>
          <w:numId w:val="1039"/>
        </w:numPr>
      </w:pPr>
      <w:hyperlink r:id="rId629">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note.png" id="631"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2"/>
    <w:bookmarkStart w:id="696" w:name="sec-unix"/>
    <w:p>
      <w:pPr>
        <w:pStyle w:val="Heading1"/>
      </w:pPr>
      <w:r>
        <w:t xml:space="preserve">14. Unix</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3">
        <w:r>
          <w:rPr>
            <w:rStyle w:val="Hyperlink"/>
            <w:b/>
            <w:bCs/>
          </w:rPr>
          <w:t xml:space="preserve">Unix</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34" w:name="sec-cli-tui-gui"/>
      <w:bookmarkEnd w:id="634"/>
      <w:r>
        <w:t xml:space="preserve"> </w:t>
      </w:r>
      <w:bookmarkStart w:id="635" w:name="sec-shell-style"/>
      <w:bookmarkEnd w:id="635"/>
      <w:r>
        <w:t xml:space="preserve"> </w:t>
      </w:r>
      <w:bookmarkStart w:id="636" w:name="sec-terminal-emulators"/>
      <w:bookmarkEnd w:id="636"/>
      <w:r>
        <w:t xml:space="preserve"> </w:t>
      </w:r>
      <w:bookmarkStart w:id="637" w:name="sec-zsh"/>
      <w:bookmarkEnd w:id="637"/>
      <w:r>
        <w:t xml:space="preserve"> </w:t>
      </w:r>
      <w:bookmarkStart w:id="638" w:name="command-line-interfaces-cli"/>
      <w:bookmarkEnd w:id="638"/>
      <w:r>
        <w:t xml:space="preserve"> </w:t>
      </w:r>
      <w:bookmarkStart w:id="639" w:name="terminal-user-interfaces-tui"/>
      <w:bookmarkEnd w:id="639"/>
      <w:r>
        <w:t xml:space="preserve"> </w:t>
      </w:r>
      <w:bookmarkStart w:id="640" w:name="graphical-user-interfaces-gui"/>
      <w:bookmarkEnd w:id="640"/>
      <w:r>
        <w:t xml:space="preserve"> </w:t>
      </w:r>
      <w:bookmarkStart w:id="641" w:name="summary-and-trade-offs"/>
      <w:bookmarkEnd w:id="641"/>
      <w:r>
        <w:t xml:space="preserve"> </w:t>
      </w:r>
      <w:bookmarkStart w:id="642" w:name="basics"/>
      <w:bookmarkEnd w:id="642"/>
      <w:r>
        <w:t xml:space="preserve"> </w:t>
      </w:r>
      <w:bookmarkStart w:id="643" w:name="recommended-options"/>
      <w:bookmarkEnd w:id="643"/>
      <w:r>
        <w:t xml:space="preserve"> </w:t>
      </w:r>
      <w:bookmarkStart w:id="644" w:name="ghostty"/>
      <w:bookmarkEnd w:id="644"/>
      <w:r>
        <w:t xml:space="preserve"> </w:t>
      </w:r>
      <w:bookmarkStart w:id="645" w:name="wezterm"/>
      <w:bookmarkEnd w:id="645"/>
      <w:r>
        <w:t xml:space="preserve"> </w:t>
      </w:r>
      <w:bookmarkStart w:id="646" w:name="alacritty"/>
      <w:bookmarkEnd w:id="646"/>
      <w:r>
        <w:t xml:space="preserve"> </w:t>
      </w:r>
      <w:bookmarkStart w:id="647" w:name="kitty"/>
      <w:bookmarkEnd w:id="647"/>
      <w:r>
        <w:t xml:space="preserve"> </w:t>
      </w:r>
      <w:bookmarkStart w:id="648" w:name="iterm2"/>
      <w:bookmarkEnd w:id="648"/>
      <w:r>
        <w:t xml:space="preserve"> </w:t>
      </w:r>
      <w:bookmarkStart w:id="649" w:name="windows-terminal"/>
      <w:bookmarkEnd w:id="649"/>
      <w:r>
        <w:t xml:space="preserve"> </w:t>
      </w:r>
      <w:bookmarkStart w:id="650" w:name="comparison-summary"/>
      <w:bookmarkEnd w:id="650"/>
      <w:r>
        <w:t xml:space="preserve"> </w:t>
      </w:r>
      <w:bookmarkStart w:id="651" w:name="syntax-for-both-macwindows"/>
      <w:bookmarkEnd w:id="651"/>
      <w:r>
        <w:t xml:space="preserve"> </w:t>
      </w:r>
      <w:bookmarkStart w:id="652" w:name="installing-zsh"/>
      <w:bookmarkEnd w:id="652"/>
      <w:r>
        <w:t xml:space="preserve"> </w:t>
      </w:r>
      <w:bookmarkStart w:id="653" w:name="installing-oh-my-zsh"/>
      <w:bookmarkEnd w:id="653"/>
      <w:r>
        <w:t xml:space="preserve"> </w:t>
      </w:r>
      <w:bookmarkStart w:id="654" w:name="the-two-plugins-we-use"/>
      <w:bookmarkEnd w:id="654"/>
      <w:r>
        <w:t xml:space="preserve"> </w:t>
      </w:r>
      <w:bookmarkStart w:id="655" w:name="more-plugins-at-no-install-cost"/>
      <w:bookmarkEnd w:id="655"/>
      <w:r>
        <w:t xml:space="preserve"> </w:t>
      </w:r>
      <w:bookmarkStart w:id="656" w:name="prompt-themes"/>
      <w:bookmarkEnd w:id="656"/>
      <w:r>
        <w:t xml:space="preserve"> </w:t>
      </w:r>
      <w:bookmarkStart w:id="657" w:name="X011670ee6c6000a8cba5cb4c9eb89f7822efe26"/>
      <w:bookmarkEnd w:id="657"/>
      <w:r>
        <w:t xml:space="preserve"> </w:t>
      </w:r>
      <w:bookmarkStart w:id="658" w:name="X78be3aeb742b1d2b9c7bd71a18d58f3a9503c9f"/>
      <w:bookmarkEnd w:id="658"/>
      <w:r>
        <w:t xml:space="preserve"> </w:t>
      </w:r>
      <w:bookmarkStart w:id="659" w:name="running-bash-scripts"/>
      <w:bookmarkEnd w:id="659"/>
      <w:r>
        <w:t xml:space="preserve"> </w:t>
      </w:r>
      <w:bookmarkStart w:id="660" w:name="error-handling"/>
      <w:bookmarkEnd w:id="660"/>
      <w:r>
        <w:t xml:space="preserve"> </w:t>
      </w:r>
      <w:bookmarkStart w:id="661" w:name="functions-and-naming"/>
      <w:bookmarkEnd w:id="661"/>
      <w:r>
        <w:t xml:space="preserve"> </w:t>
      </w:r>
      <w:bookmarkStart w:id="662" w:name="comments"/>
      <w:bookmarkEnd w:id="662"/>
      <w:r>
        <w:t xml:space="preserve"> </w:t>
      </w:r>
      <w:bookmarkStart w:id="663" w:name="logging"/>
      <w:bookmarkEnd w:id="663"/>
      <w:r>
        <w:t xml:space="preserve"> </w:t>
      </w:r>
      <w:bookmarkStart w:id="664" w:name="security"/>
      <w:bookmarkEnd w:id="664"/>
      <w:r>
        <w:t xml:space="preserve"> </w:t>
      </w:r>
      <w:bookmarkStart w:id="665" w:name="linting"/>
      <w:bookmarkEnd w:id="665"/>
      <w:r>
        <w:t xml:space="preserve"> </w:t>
      </w:r>
      <w:bookmarkStart w:id="666" w:name="portability"/>
      <w:bookmarkEnd w:id="666"/>
      <w:r>
        <w:t xml:space="preserve"> </w:t>
      </w:r>
      <w:bookmarkStart w:id="667" w:name="formatting"/>
      <w:bookmarkEnd w:id="667"/>
      <w:r>
        <w:t xml:space="preserve"> </w:t>
      </w:r>
      <w:bookmarkStart w:id="668" w:name="running-rscripts-in-windows"/>
      <w:bookmarkEnd w:id="668"/>
      <w:r>
        <w:t xml:space="preserve"> </w:t>
      </w:r>
      <w:bookmarkStart w:id="669" w:name="common-mistakes"/>
      <w:bookmarkEnd w:id="669"/>
      <w:r>
        <w:t xml:space="preserve"> </w:t>
      </w:r>
      <w:bookmarkStart w:id="670" w:name="checking-tasks-and-killing-jobs"/>
      <w:bookmarkEnd w:id="670"/>
      <w:r>
        <w:t xml:space="preserve"> </w:t>
      </w:r>
      <w:bookmarkStart w:id="671" w:name="running-big-jobs"/>
      <w:bookmarkEnd w:id="671"/>
      <w:r>
        <w:t xml:space="preserve"> </w:t>
      </w:r>
      <w:bookmarkStart w:id="672" w:name="example-code-for-runfilesavelogs"/>
      <w:bookmarkEnd w:id="672"/>
      <w:r>
        <w:t xml:space="preserve"> </w:t>
      </w:r>
      <w:bookmarkStart w:id="673" w:name="example-usage-for-runfilesavelogs"/>
      <w:bookmarkEnd w:id="673"/>
      <w:r>
        <w:t xml:space="preserve"> </w:t>
      </w:r>
      <w:bookmarkStart w:id="674" w:name="external-resources"/>
      <w:bookmarkEnd w:id="674"/>
      <w:r>
        <w:t xml:space="preserve"> </w:t>
      </w:r>
      <w:bookmarkStart w:id="675" w:name="tbl-cli-tui-gui"/>
      <w:bookmarkEnd w:id="675"/>
      <w:r>
        <w:t xml:space="preserve"> </w:t>
      </w:r>
      <w:bookmarkStart w:id="676" w:name="fig-unix-desktop"/>
      <w:bookmarkEnd w:id="676"/>
      <w:r>
        <w:t xml:space="preserve"> </w:t>
      </w:r>
      <w:bookmarkStart w:id="677" w:name="tbl-terminal-emulators"/>
      <w:bookmarkEnd w:id="677"/>
      <w:r>
        <w:t xml:space="preserve"> </w:t>
      </w:r>
      <w:bookmarkStart w:id="678" w:name="tbl-unix-basic-commands"/>
      <w:bookmarkEnd w:id="678"/>
      <w:r>
        <w:t xml:space="preserve"> </w:t>
      </w:r>
      <w:bookmarkStart w:id="679" w:name="fig-unix-terminal"/>
      <w:bookmarkEnd w:id="679"/>
      <w:r>
        <w:t xml:space="preserve"> </w:t>
      </w:r>
      <w:bookmarkStart w:id="680" w:name="tbl-unix-omz-plugins"/>
      <w:bookmarkEnd w:id="680"/>
      <w:r>
        <w:t xml:space="preserve"> </w:t>
      </w:r>
      <w:bookmarkStart w:id="681" w:name="tbl-unix-cli-tools"/>
      <w:bookmarkEnd w:id="681"/>
      <w:r>
        <w:t xml:space="preserve"> </w:t>
      </w:r>
      <w:bookmarkStart w:id="682" w:name="tbl-unix-bash-scripts"/>
      <w:bookmarkEnd w:id="682"/>
    </w:p>
    <w:p>
      <w:pPr>
        <w:pStyle w:val="BodyText"/>
      </w:pPr>
      <w:r>
        <w:t xml:space="preserve">That page covers:</w:t>
      </w:r>
    </w:p>
    <w:p>
      <w:pPr>
        <w:pStyle w:val="Compact"/>
        <w:numPr>
          <w:ilvl w:val="0"/>
          <w:numId w:val="1040"/>
        </w:numPr>
      </w:pPr>
      <w:hyperlink r:id="rId683">
        <w:r>
          <w:rPr>
            <w:rStyle w:val="Hyperlink"/>
          </w:rPr>
          <w:t xml:space="preserve">User interfaces: CLI, TUI, and GUI</w:t>
        </w:r>
      </w:hyperlink>
    </w:p>
    <w:p>
      <w:pPr>
        <w:pStyle w:val="Compact"/>
        <w:numPr>
          <w:ilvl w:val="0"/>
          <w:numId w:val="1040"/>
        </w:numPr>
      </w:pPr>
      <w:hyperlink r:id="rId684">
        <w:r>
          <w:rPr>
            <w:rStyle w:val="Hyperlink"/>
          </w:rPr>
          <w:t xml:space="preserve">Basics</w:t>
        </w:r>
      </w:hyperlink>
    </w:p>
    <w:p>
      <w:pPr>
        <w:pStyle w:val="Compact"/>
        <w:numPr>
          <w:ilvl w:val="0"/>
          <w:numId w:val="1040"/>
        </w:numPr>
      </w:pPr>
      <w:hyperlink r:id="rId685">
        <w:r>
          <w:rPr>
            <w:rStyle w:val="Hyperlink"/>
          </w:rPr>
          <w:t xml:space="preserve">Terminal Emulators</w:t>
        </w:r>
      </w:hyperlink>
    </w:p>
    <w:p>
      <w:pPr>
        <w:pStyle w:val="Compact"/>
        <w:numPr>
          <w:ilvl w:val="0"/>
          <w:numId w:val="1040"/>
        </w:numPr>
      </w:pPr>
      <w:hyperlink r:id="rId686">
        <w:r>
          <w:rPr>
            <w:rStyle w:val="Hyperlink"/>
          </w:rPr>
          <w:t xml:space="preserve">Syntax for both Mac/Windows</w:t>
        </w:r>
      </w:hyperlink>
    </w:p>
    <w:p>
      <w:pPr>
        <w:pStyle w:val="Compact"/>
        <w:numPr>
          <w:ilvl w:val="0"/>
          <w:numId w:val="1040"/>
        </w:numPr>
      </w:pPr>
      <w:hyperlink r:id="rId687">
        <w:r>
          <w:rPr>
            <w:rStyle w:val="Hyperlink"/>
          </w:rPr>
          <w:t xml:space="preserve">Zsh and Oh My Zsh</w:t>
        </w:r>
      </w:hyperlink>
    </w:p>
    <w:p>
      <w:pPr>
        <w:pStyle w:val="Compact"/>
        <w:numPr>
          <w:ilvl w:val="0"/>
          <w:numId w:val="1040"/>
        </w:numPr>
      </w:pPr>
      <w:hyperlink r:id="rId688">
        <w:r>
          <w:rPr>
            <w:rStyle w:val="Hyperlink"/>
          </w:rPr>
          <w:t xml:space="preserve">Running Bash Scripts</w:t>
        </w:r>
      </w:hyperlink>
    </w:p>
    <w:p>
      <w:pPr>
        <w:pStyle w:val="Compact"/>
        <w:numPr>
          <w:ilvl w:val="0"/>
          <w:numId w:val="1040"/>
        </w:numPr>
      </w:pPr>
      <w:hyperlink r:id="rId689">
        <w:r>
          <w:rPr>
            <w:rStyle w:val="Hyperlink"/>
          </w:rPr>
          <w:t xml:space="preserve">Shell Scripting Style</w:t>
        </w:r>
      </w:hyperlink>
    </w:p>
    <w:p>
      <w:pPr>
        <w:pStyle w:val="Compact"/>
        <w:numPr>
          <w:ilvl w:val="0"/>
          <w:numId w:val="1040"/>
        </w:numPr>
      </w:pPr>
      <w:hyperlink r:id="rId690">
        <w:r>
          <w:rPr>
            <w:rStyle w:val="Hyperlink"/>
          </w:rPr>
          <w:t xml:space="preserve">Running Rscripts in Windows</w:t>
        </w:r>
      </w:hyperlink>
    </w:p>
    <w:p>
      <w:pPr>
        <w:pStyle w:val="Compact"/>
        <w:numPr>
          <w:ilvl w:val="0"/>
          <w:numId w:val="1040"/>
        </w:numPr>
      </w:pPr>
      <w:hyperlink r:id="rId691">
        <w:r>
          <w:rPr>
            <w:rStyle w:val="Hyperlink"/>
          </w:rPr>
          <w:t xml:space="preserve">Checking tasks and killing jobs</w:t>
        </w:r>
      </w:hyperlink>
    </w:p>
    <w:p>
      <w:pPr>
        <w:pStyle w:val="Compact"/>
        <w:numPr>
          <w:ilvl w:val="0"/>
          <w:numId w:val="1040"/>
        </w:numPr>
      </w:pPr>
      <w:hyperlink r:id="rId692">
        <w:r>
          <w:rPr>
            <w:rStyle w:val="Hyperlink"/>
          </w:rPr>
          <w:t xml:space="preserve">Running big jobs</w:t>
        </w:r>
      </w:hyperlink>
    </w:p>
    <w:p>
      <w:pPr>
        <w:pStyle w:val="Compact"/>
        <w:numPr>
          <w:ilvl w:val="0"/>
          <w:numId w:val="1040"/>
        </w:numPr>
      </w:pPr>
      <w:hyperlink r:id="rId693">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note.png" id="69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6"/>
    <w:bookmarkStart w:id="711" w:name="sec-reproducible-environments"/>
    <w:p>
      <w:pPr>
        <w:pStyle w:val="Heading1"/>
      </w:pPr>
      <w:r>
        <w:t xml:space="preserve">15. Reproducible Environments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7">
        <w:r>
          <w:rPr>
            <w:rStyle w:val="Hyperlink"/>
            <w:b/>
            <w:bCs/>
          </w:rPr>
          <w:t xml:space="preserve">Reproducible Environments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98" w:name="package-version-control-with-renv"/>
      <w:bookmarkEnd w:id="698"/>
      <w:r>
        <w:t xml:space="preserve"> </w:t>
      </w:r>
      <w:bookmarkStart w:id="699" w:name="introduction"/>
      <w:bookmarkEnd w:id="699"/>
      <w:r>
        <w:t xml:space="preserve"> </w:t>
      </w:r>
      <w:bookmarkStart w:id="700" w:name="implementing-renv-in-projects"/>
      <w:bookmarkEnd w:id="700"/>
      <w:r>
        <w:t xml:space="preserve"> </w:t>
      </w:r>
      <w:bookmarkStart w:id="701" w:name="configuring-renv-settings"/>
      <w:bookmarkEnd w:id="701"/>
      <w:r>
        <w:t xml:space="preserve"> </w:t>
      </w:r>
      <w:bookmarkStart w:id="702" w:name="reducing-startup-messages"/>
      <w:bookmarkEnd w:id="702"/>
      <w:r>
        <w:t xml:space="preserve"> </w:t>
      </w:r>
      <w:bookmarkStart w:id="703" w:name="using-projects-with-renv"/>
      <w:bookmarkEnd w:id="703"/>
      <w:r>
        <w:t xml:space="preserve"> </w:t>
      </w:r>
      <w:bookmarkStart w:id="704" w:name="X95323e1d396258fce1ce82f3a573e34bd494b0b"/>
      <w:bookmarkEnd w:id="704"/>
      <w:r>
        <w:t xml:space="preserve"> </w:t>
      </w:r>
      <w:bookmarkStart w:id="705" w:name="managing-r-versions-with-rig"/>
      <w:bookmarkEnd w:id="705"/>
      <w:r>
        <w:t xml:space="preserve"> </w:t>
      </w:r>
      <w:bookmarkStart w:id="706" w:name="clearing-docker-cache"/>
      <w:bookmarkEnd w:id="706"/>
    </w:p>
    <w:p>
      <w:pPr>
        <w:pStyle w:val="BodyText"/>
      </w:pPr>
      <w:r>
        <w:t xml:space="preserve">That page covers:</w:t>
      </w:r>
    </w:p>
    <w:p>
      <w:pPr>
        <w:pStyle w:val="Compact"/>
        <w:numPr>
          <w:ilvl w:val="0"/>
          <w:numId w:val="1041"/>
        </w:numPr>
      </w:pPr>
      <w:hyperlink r:id="rId707">
        <w:r>
          <w:rPr>
            <w:rStyle w:val="Hyperlink"/>
          </w:rPr>
          <w:t xml:space="preserve">Package Version Control with renv</w:t>
        </w:r>
      </w:hyperlink>
    </w:p>
    <w:p>
      <w:pPr>
        <w:pStyle w:val="Compact"/>
        <w:numPr>
          <w:ilvl w:val="0"/>
          <w:numId w:val="1041"/>
        </w:numPr>
      </w:pPr>
      <w:hyperlink r:id="rId708">
        <w:r>
          <w:rPr>
            <w:rStyle w:val="Hyperlink"/>
          </w:rPr>
          <w:t xml:space="preserve">Fast Package Installation on Ubuntu with r2u</w:t>
        </w:r>
      </w:hyperlink>
    </w:p>
    <w:p>
      <w:pPr>
        <w:pStyle w:val="Compact"/>
        <w:numPr>
          <w:ilvl w:val="0"/>
          <w:numId w:val="1041"/>
        </w:numPr>
      </w:pPr>
      <w:hyperlink r:id="rId709">
        <w:r>
          <w:rPr>
            <w:rStyle w:val="Hyperlink"/>
          </w:rPr>
          <w:t xml:space="preserve">Managing R Versions with rig</w:t>
        </w:r>
      </w:hyperlink>
    </w:p>
    <w:p>
      <w:pPr>
        <w:pStyle w:val="Compact"/>
        <w:numPr>
          <w:ilvl w:val="0"/>
          <w:numId w:val="1041"/>
        </w:numPr>
      </w:pPr>
      <w:hyperlink r:id="rId710">
        <w:r>
          <w:rPr>
            <w:rStyle w:val="Hyperlink"/>
          </w:rPr>
          <w:t xml:space="preserve">Clearing Docker Cache</w:t>
        </w:r>
      </w:hyperlink>
    </w:p>
    <w:p>
      <w:r>
        <w:br w:type="page"/>
      </w:r>
    </w:p>
    <w:bookmarkEnd w:id="711"/>
    <w:bookmarkStart w:id="739" w:name="code-publication"/>
    <w:p>
      <w:pPr>
        <w:pStyle w:val="Heading1"/>
      </w:pPr>
      <w:r>
        <w:t xml:space="preserve">16. Code Publication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2">
        <w:r>
          <w:rPr>
            <w:rStyle w:val="Hyperlink"/>
            <w:b/>
            <w:bCs/>
          </w:rPr>
          <w:t xml:space="preserve">Code Publication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713" w:name="sec-cran-release"/>
      <w:bookmarkEnd w:id="713"/>
      <w:r>
        <w:t xml:space="preserve"> </w:t>
      </w:r>
      <w:bookmarkStart w:id="714" w:name="sec-create-github-release"/>
      <w:bookmarkEnd w:id="714"/>
      <w:r>
        <w:t xml:space="preserve"> </w:t>
      </w:r>
      <w:bookmarkStart w:id="715" w:name="checklist-overview"/>
      <w:bookmarkEnd w:id="715"/>
      <w:r>
        <w:t xml:space="preserve"> </w:t>
      </w:r>
      <w:bookmarkStart w:id="716" w:name="fill-out-file-headers"/>
      <w:bookmarkEnd w:id="716"/>
      <w:r>
        <w:t xml:space="preserve"> </w:t>
      </w:r>
      <w:bookmarkStart w:id="717" w:name="clean-up-comments"/>
      <w:bookmarkEnd w:id="717"/>
      <w:r>
        <w:t xml:space="preserve"> </w:t>
      </w:r>
      <w:bookmarkStart w:id="718" w:name="document-functions"/>
      <w:bookmarkEnd w:id="718"/>
      <w:r>
        <w:t xml:space="preserve"> </w:t>
      </w:r>
      <w:bookmarkStart w:id="719" w:name="remove-deprecated-filepaths"/>
      <w:bookmarkEnd w:id="719"/>
      <w:r>
        <w:t xml:space="preserve"> </w:t>
      </w:r>
      <w:bookmarkStart w:id="720" w:name="ensure-project-runs-via-bash"/>
      <w:bookmarkEnd w:id="720"/>
      <w:r>
        <w:t xml:space="preserve"> </w:t>
      </w:r>
      <w:bookmarkStart w:id="721" w:name="complete-the-readme"/>
      <w:bookmarkEnd w:id="721"/>
      <w:r>
        <w:t xml:space="preserve"> </w:t>
      </w:r>
      <w:bookmarkStart w:id="722" w:name="clean-up-feature-branches"/>
      <w:bookmarkEnd w:id="722"/>
      <w:r>
        <w:t xml:space="preserve"> </w:t>
      </w:r>
      <w:bookmarkStart w:id="723" w:name="versioning"/>
      <w:bookmarkEnd w:id="723"/>
      <w:r>
        <w:t xml:space="preserve"> </w:t>
      </w:r>
      <w:bookmarkStart w:id="724" w:name="pre-release-checklist"/>
      <w:bookmarkEnd w:id="724"/>
      <w:r>
        <w:t xml:space="preserve"> </w:t>
      </w:r>
      <w:bookmarkStart w:id="725" w:name="submitting-to-cran"/>
      <w:bookmarkEnd w:id="725"/>
      <w:r>
        <w:t xml:space="preserve"> </w:t>
      </w:r>
      <w:bookmarkStart w:id="726" w:name="after-cran-acceptance"/>
      <w:bookmarkEnd w:id="726"/>
    </w:p>
    <w:p>
      <w:pPr>
        <w:pStyle w:val="BodyText"/>
      </w:pPr>
      <w:r>
        <w:t xml:space="preserve">That page covers:</w:t>
      </w:r>
    </w:p>
    <w:p>
      <w:pPr>
        <w:pStyle w:val="Compact"/>
        <w:numPr>
          <w:ilvl w:val="0"/>
          <w:numId w:val="1042"/>
        </w:numPr>
      </w:pPr>
      <w:hyperlink r:id="rId727">
        <w:r>
          <w:rPr>
            <w:rStyle w:val="Hyperlink"/>
          </w:rPr>
          <w:t xml:space="preserve">Checklist overview</w:t>
        </w:r>
      </w:hyperlink>
    </w:p>
    <w:p>
      <w:pPr>
        <w:pStyle w:val="Compact"/>
        <w:numPr>
          <w:ilvl w:val="0"/>
          <w:numId w:val="1042"/>
        </w:numPr>
      </w:pPr>
      <w:hyperlink r:id="rId728">
        <w:r>
          <w:rPr>
            <w:rStyle w:val="Hyperlink"/>
          </w:rPr>
          <w:t xml:space="preserve">Fill out file headers</w:t>
        </w:r>
      </w:hyperlink>
    </w:p>
    <w:p>
      <w:pPr>
        <w:pStyle w:val="Compact"/>
        <w:numPr>
          <w:ilvl w:val="0"/>
          <w:numId w:val="1042"/>
        </w:numPr>
      </w:pPr>
      <w:hyperlink r:id="rId729">
        <w:r>
          <w:rPr>
            <w:rStyle w:val="Hyperlink"/>
          </w:rPr>
          <w:t xml:space="preserve">Clean up comments</w:t>
        </w:r>
      </w:hyperlink>
    </w:p>
    <w:p>
      <w:pPr>
        <w:pStyle w:val="Compact"/>
        <w:numPr>
          <w:ilvl w:val="0"/>
          <w:numId w:val="1042"/>
        </w:numPr>
      </w:pPr>
      <w:hyperlink r:id="rId730">
        <w:r>
          <w:rPr>
            <w:rStyle w:val="Hyperlink"/>
          </w:rPr>
          <w:t xml:space="preserve">Document functions</w:t>
        </w:r>
      </w:hyperlink>
    </w:p>
    <w:p>
      <w:pPr>
        <w:pStyle w:val="Compact"/>
        <w:numPr>
          <w:ilvl w:val="0"/>
          <w:numId w:val="1042"/>
        </w:numPr>
      </w:pPr>
      <w:hyperlink r:id="rId731">
        <w:r>
          <w:rPr>
            <w:rStyle w:val="Hyperlink"/>
          </w:rPr>
          <w:t xml:space="preserve">Remove deprecated filepaths</w:t>
        </w:r>
      </w:hyperlink>
    </w:p>
    <w:p>
      <w:pPr>
        <w:pStyle w:val="Compact"/>
        <w:numPr>
          <w:ilvl w:val="0"/>
          <w:numId w:val="1042"/>
        </w:numPr>
      </w:pPr>
      <w:hyperlink r:id="rId732">
        <w:r>
          <w:rPr>
            <w:rStyle w:val="Hyperlink"/>
          </w:rPr>
          <w:t xml:space="preserve">Ensure project runs via bash</w:t>
        </w:r>
      </w:hyperlink>
    </w:p>
    <w:p>
      <w:pPr>
        <w:pStyle w:val="Compact"/>
        <w:numPr>
          <w:ilvl w:val="0"/>
          <w:numId w:val="1042"/>
        </w:numPr>
      </w:pPr>
      <w:hyperlink r:id="rId733">
        <w:r>
          <w:rPr>
            <w:rStyle w:val="Hyperlink"/>
          </w:rPr>
          <w:t xml:space="preserve">Complete the README</w:t>
        </w:r>
      </w:hyperlink>
    </w:p>
    <w:p>
      <w:pPr>
        <w:pStyle w:val="Compact"/>
        <w:numPr>
          <w:ilvl w:val="0"/>
          <w:numId w:val="1042"/>
        </w:numPr>
      </w:pPr>
      <w:hyperlink r:id="rId734">
        <w:r>
          <w:rPr>
            <w:rStyle w:val="Hyperlink"/>
          </w:rPr>
          <w:t xml:space="preserve">Clean up feature branches</w:t>
        </w:r>
      </w:hyperlink>
    </w:p>
    <w:p>
      <w:pPr>
        <w:pStyle w:val="Compact"/>
        <w:numPr>
          <w:ilvl w:val="0"/>
          <w:numId w:val="1042"/>
        </w:numPr>
      </w:pPr>
      <w:hyperlink r:id="rId735">
        <w:r>
          <w:rPr>
            <w:rStyle w:val="Hyperlink"/>
          </w:rPr>
          <w:t xml:space="preserve">Create GitHub release</w:t>
        </w:r>
      </w:hyperlink>
    </w:p>
    <w:p>
      <w:pPr>
        <w:pStyle w:val="Compact"/>
        <w:numPr>
          <w:ilvl w:val="0"/>
          <w:numId w:val="1042"/>
        </w:numPr>
      </w:pPr>
      <w:hyperlink r:id="rId736">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7" name="Picture"/>
                  <a:graphic>
                    <a:graphicData uri="http://schemas.openxmlformats.org/drawingml/2006/picture">
                      <pic:pic>
                        <pic:nvPicPr>
                          <pic:cNvPr descr="/opt/quarto/share/formats/docx/note.png" id="73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9"/>
    <w:bookmarkStart w:id="759" w:name="sec-data-publication"/>
    <w:p>
      <w:pPr>
        <w:pStyle w:val="Heading1"/>
      </w:pPr>
      <w:r>
        <w:t xml:space="preserve">17. Data Publication</w:t>
      </w:r>
    </w:p>
    <w:bookmarkStart w:id="7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0"/>
    <w:bookmarkStart w:id="7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1"/>
    <w:bookmarkStart w:id="7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2"/>
    <w:bookmarkStart w:id="7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3">
        <w:r>
          <w:rPr>
            <w:rStyle w:val="Hyperlink"/>
          </w:rPr>
          <w:t xml:space="preserve">UC Davis DataLab GIS workshops</w:t>
        </w:r>
      </w:hyperlink>
      <w:r>
        <w:t xml:space="preserve">, including resources on QGIS and spatial SQL.</w:t>
      </w:r>
    </w:p>
    <w:bookmarkEnd w:id="744"/>
    <w:bookmarkEnd w:id="745"/>
    <w:bookmarkStart w:id="749" w:name="create-public-ids"/>
    <w:p>
      <w:pPr>
        <w:pStyle w:val="Heading2"/>
      </w:pPr>
      <w:r>
        <w:t xml:space="preserve">17.3 Create public IDs</w:t>
      </w:r>
    </w:p>
    <w:bookmarkStart w:id="7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6"/>
    <w:bookmarkStart w:id="7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7"/>
    <w:bookmarkStart w:id="7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8"/>
    <w:bookmarkEnd w:id="749"/>
    <w:bookmarkStart w:id="7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2">
        <w:r>
          <w:rPr>
            <w:rStyle w:val="Hyperlink"/>
          </w:rPr>
          <w:t xml:space="preserve">UC Davis DataLab workshop on data documentation</w:t>
        </w:r>
      </w:hyperlink>
      <w:r>
        <w:t xml:space="preserve">.</w:t>
      </w:r>
    </w:p>
    <w:bookmarkStart w:id="754"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3">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4"/>
    <w:bookmarkEnd w:id="755"/>
    <w:bookmarkStart w:id="7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6"/>
    <w:bookmarkStart w:id="7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7">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7"/>
    <w:bookmarkStart w:id="7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8"/>
    <w:bookmarkEnd w:id="759"/>
    <w:bookmarkStart w:id="80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3" w:name="uc-davis-computing-resources"/>
    <w:p>
      <w:pPr>
        <w:pStyle w:val="Heading2"/>
      </w:pPr>
      <w:r>
        <w:t xml:space="preserve">18.1 UC Davis Computing Resources</w:t>
      </w:r>
    </w:p>
    <w:bookmarkStart w:id="7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2"/>
    <w:bookmarkEnd w:id="763"/>
    <w:bookmarkStart w:id="7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4"/>
    <w:bookmarkEnd w:id="765"/>
    <w:bookmarkStart w:id="7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6"/>
    <w:bookmarkStart w:id="7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0">
        <w:r>
          <w:rPr>
            <w:rStyle w:val="Hyperlink"/>
          </w:rPr>
          <w:t xml:space="preserve">hpc.ucdavis.edu</w:t>
        </w:r>
      </w:hyperlink>
      <w:r>
        <w:t xml:space="preserve"> </w:t>
      </w:r>
      <w:r>
        <w:t xml:space="preserve">for support information.</w:t>
      </w:r>
    </w:p>
    <w:bookmarkEnd w:id="767"/>
    <w:bookmarkStart w:id="7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8"/>
    <w:bookmarkStart w:id="7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9"/>
    <w:bookmarkStart w:id="7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0"/>
    <w:bookmarkEnd w:id="771"/>
    <w:bookmarkStart w:id="7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4">
                    <w:r>
                      <w:rPr>
                        <w:rStyle w:val="Hyperlink"/>
                      </w:rPr>
                      <w:t xml:space="preserve">VcXsrv</w:t>
                    </w:r>
                  </w:hyperlink>
                  <w:r>
                    <w:t xml:space="preserve">, or</w:t>
                  </w:r>
                  <w:r>
                    <w:t xml:space="preserve"> </w:t>
                  </w:r>
                  <w:hyperlink r:id="rId7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8"/>
          <w:p/>
        </w:tc>
      </w:tr>
    </w:tbl>
    <w:bookmarkEnd w:id="779"/>
    <w:bookmarkStart w:id="7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0"/>
    <w:bookmarkStart w:id="7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1"/>
    <w:bookmarkStart w:id="7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4"/>
    <w:bookmarkStart w:id="7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7">
        <w:r>
          <w:rPr>
            <w:rStyle w:val="Hyperlink"/>
          </w:rPr>
          <w:t xml:space="preserve">Xpra</w:t>
        </w:r>
      </w:hyperlink>
      <w:r>
        <w:t xml:space="preserve">, VNC, and</w:t>
      </w:r>
      <w:r>
        <w:t xml:space="preserve"> </w:t>
      </w:r>
      <w:hyperlink r:id="rId7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9"/>
    <w:bookmarkEnd w:id="790"/>
    <w:bookmarkStart w:id="80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1">
        <w:r>
          <w:rPr>
            <w:rStyle w:val="VerbatimChar"/>
          </w:rPr>
          <w:t xml:space="preserve">tmux</w:t>
        </w:r>
      </w:hyperlink>
      <w:r>
        <w:t xml:space="preserve"> </w:t>
      </w:r>
      <w:r>
        <w:t xml:space="preserve">or</w:t>
      </w:r>
      <w:r>
        <w:t xml:space="preserve"> </w:t>
      </w:r>
      <w:hyperlink r:id="rId7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3"/>
    <w:bookmarkStart w:id="79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important.png" id="796" name="Picture"/>
                          <pic:cNvPicPr>
                            <a:picLocks noChangeArrowheads="1" noChangeAspect="1"/>
                          </pic:cNvPicPr>
                        </pic:nvPicPr>
                        <pic:blipFill>
                          <a:blip r:embed="rId7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note.png" id="79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0">
              <w:r>
                <w:rPr>
                  <w:rStyle w:val="Hyperlink"/>
                </w:rPr>
                <w:t xml:space="preserve">UC Davis HPC documentation</w:t>
              </w:r>
            </w:hyperlink>
            <w:r>
              <w:t xml:space="preserve"> </w:t>
            </w:r>
            <w:r>
              <w:t xml:space="preserve">or contact HPC support.</w:t>
            </w:r>
          </w:p>
          <w:p/>
        </w:tc>
      </w:tr>
    </w:tbl>
    <w:bookmarkEnd w:id="799"/>
    <w:bookmarkEnd w:id="800"/>
    <w:bookmarkStart w:id="805" w:name="storage-group-storage-access"/>
    <w:p>
      <w:pPr>
        <w:pStyle w:val="Heading2"/>
      </w:pPr>
      <w:r>
        <w:t xml:space="preserve">18.8 Storage &amp; group storage access</w:t>
      </w:r>
    </w:p>
    <w:bookmarkStart w:id="80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0">
        <w:r>
          <w:rPr>
            <w:rStyle w:val="Hyperlink"/>
          </w:rPr>
          <w:t xml:space="preserve">UC Davis HPC documentation</w:t>
        </w:r>
      </w:hyperlink>
      <w:r>
        <w:t xml:space="preserve"> </w:t>
      </w:r>
      <w:r>
        <w:t xml:space="preserve">for specific storage options and quotas.</w:t>
      </w:r>
    </w:p>
    <w:bookmarkEnd w:id="801"/>
    <w:bookmarkStart w:id="80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2"/>
    <w:bookmarkStart w:id="80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3">
        <w:r>
          <w:rPr>
            <w:rStyle w:val="Hyperlink"/>
          </w:rPr>
          <w:t xml:space="preserve">this guide</w:t>
        </w:r>
      </w:hyperlink>
      <w:r>
        <w:t xml:space="preserve">.</w:t>
      </w:r>
    </w:p>
    <w:bookmarkEnd w:id="804"/>
    <w:bookmarkEnd w:id="805"/>
    <w:bookmarkStart w:id="806"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6"/>
    <w:bookmarkEnd w:id="807"/>
    <w:bookmarkStart w:id="83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8">
        <w:r>
          <w:rPr>
            <w:rStyle w:val="Hyperlink"/>
            <w:b/>
            <w:bCs/>
          </w:rPr>
          <w:t xml:space="preserve">Working with AI</w:t>
        </w:r>
      </w:hyperlink>
      <w:r>
        <w:t xml:space="preserve"> </w:t>
      </w:r>
      <w:r>
        <w:t xml:space="preserve">(source:</w:t>
      </w:r>
      <w:r>
        <w:t xml:space="preserve"> </w:t>
      </w:r>
      <w:hyperlink r:id="rId809">
        <w:r>
          <w:rPr>
            <w:rStyle w:val="Hyperlink"/>
          </w:rPr>
          <w:t xml:space="preserve">https://github.com/Morrison-Lab/wai</w:t>
        </w:r>
      </w:hyperlink>
      <w:r>
        <w:t xml:space="preserve">).</w:t>
      </w:r>
    </w:p>
    <w:p>
      <w:pPr>
        <w:pStyle w:val="BodyText"/>
      </w:pPr>
      <w:r>
        <w:t xml:space="preserve">That site covers:</w:t>
      </w:r>
      <w:r>
        <w:t xml:space="preserve"> </w:t>
      </w:r>
      <w:bookmarkStart w:id="810" w:name="sec-ai-disclosure"/>
      <w:bookmarkEnd w:id="810"/>
      <w:bookmarkStart w:id="811" w:name="sec-ai-journal-articles"/>
      <w:bookmarkEnd w:id="811"/>
      <w:r>
        <w:t xml:space="preserve"> </w:t>
      </w:r>
      <w:bookmarkStart w:id="812" w:name="sec-ai-language-model"/>
      <w:bookmarkEnd w:id="812"/>
      <w:bookmarkStart w:id="813" w:name="sec-ai-harnesses"/>
      <w:bookmarkEnd w:id="813"/>
      <w:bookmarkStart w:id="814" w:name="sec-ai-agent-implementation"/>
      <w:bookmarkEnd w:id="814"/>
      <w:r>
        <w:t xml:space="preserve"> </w:t>
      </w:r>
      <w:bookmarkStart w:id="815" w:name="sec-ai-harness-construction"/>
      <w:bookmarkEnd w:id="815"/>
      <w:bookmarkStart w:id="816" w:name="sec-ai-agent-program-kind"/>
      <w:bookmarkEnd w:id="816"/>
      <w:r>
        <w:t xml:space="preserve"> </w:t>
      </w:r>
      <w:bookmarkStart w:id="817" w:name="sec-ai-harness-agent-relationship"/>
      <w:bookmarkEnd w:id="817"/>
      <w:bookmarkStart w:id="818" w:name="sec-ai-addressing-failing-workflows"/>
      <w:bookmarkEnd w:id="818"/>
      <w:r>
        <w:t xml:space="preserve"> </w:t>
      </w:r>
      <w:bookmarkStart w:id="819" w:name="sec-ai-benefits-hazards"/>
      <w:bookmarkEnd w:id="819"/>
      <w:bookmarkStart w:id="820" w:name="sec-ai-best-practices"/>
      <w:bookmarkEnd w:id="820"/>
      <w:bookmarkStart w:id="821" w:name="sec-ai-offline"/>
      <w:bookmarkEnd w:id="821"/>
      <w:r>
        <w:t xml:space="preserve"> </w:t>
      </w:r>
      <w:bookmarkStart w:id="822" w:name="sec-ai-copilot-settings"/>
      <w:bookmarkEnd w:id="822"/>
      <w:bookmarkStart w:id="823" w:name="sec-ai-agent-skills"/>
      <w:bookmarkEnd w:id="823"/>
      <w:bookmarkStart w:id="824" w:name="sec-ai-claude-cloud-env"/>
      <w:bookmarkEnd w:id="824"/>
      <w:r>
        <w:t xml:space="preserve"> </w:t>
      </w:r>
      <w:bookmarkStart w:id="825" w:name="sec-ai-when-to-use"/>
      <w:bookmarkEnd w:id="825"/>
      <w:bookmarkStart w:id="826" w:name="sec-ai-claude-code-windows"/>
      <w:bookmarkEnd w:id="826"/>
      <w:bookmarkStart w:id="827" w:name="sec-fully-clean"/>
      <w:bookmarkEnd w:id="827"/>
    </w:p>
    <w:p>
      <w:pPr>
        <w:numPr>
          <w:ilvl w:val="0"/>
          <w:numId w:val="1048"/>
        </w:numPr>
      </w:pPr>
      <w:hyperlink r:id="rId82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2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note.png" id="83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8" w:name="sec-institutional-ai-access"/>
    <w:p>
      <w:pPr>
        <w:pStyle w:val="Heading2"/>
      </w:pPr>
      <w:r>
        <w:t xml:space="preserve">19.1 Institutional AI account access</w:t>
      </w:r>
    </w:p>
    <w:bookmarkStart w:id="83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3">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4"/>
    <w:bookmarkStart w:id="83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5">
        <w:r>
          <w:rPr>
            <w:rStyle w:val="Hyperlink"/>
          </w:rPr>
          <w:t xml:space="preserve">IET Aggie AI ChatGPT Edu documentation</w:t>
        </w:r>
      </w:hyperlink>
      <w:r>
        <w:t xml:space="preserve"> </w:t>
      </w:r>
      <w:r>
        <w:t xml:space="preserve">for setup instructions and eligibility details.</w:t>
      </w:r>
    </w:p>
    <w:bookmarkEnd w:id="836"/>
    <w:bookmarkStart w:id="83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8">
        <w:r>
          <w:rPr>
            <w:rStyle w:val="Hyperlink"/>
          </w:rPr>
          <w:t xml:space="preserve">Working with AI</w:t>
        </w:r>
      </w:hyperlink>
      <w:r>
        <w:t xml:space="preserve">.</w:t>
      </w:r>
    </w:p>
    <w:p>
      <w:r>
        <w:br w:type="page"/>
      </w:r>
    </w:p>
    <w:bookmarkEnd w:id="837"/>
    <w:bookmarkEnd w:id="838"/>
    <w:bookmarkEnd w:id="839"/>
    <w:bookmarkStart w:id="849" w:name="checklists"/>
    <w:p>
      <w:pPr>
        <w:pStyle w:val="Heading1"/>
      </w:pPr>
      <w:r>
        <w:t xml:space="preserve">20. Checklists</w:t>
      </w:r>
    </w:p>
    <w:bookmarkStart w:id="84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1">
        <w:r>
          <w:rPr>
            <w:rStyle w:val="Hyperlink"/>
          </w:rPr>
          <w:t xml:space="preserve">coding style</w:t>
        </w:r>
      </w:hyperlink>
      <w:r>
        <w:t xml:space="preserve"> </w:t>
      </w:r>
      <w:r>
        <w:t xml:space="preserve">and</w:t>
      </w:r>
      <w:r>
        <w:t xml:space="preserve"> </w:t>
      </w:r>
      <w:hyperlink r:id="rId38">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0"/>
    <w:bookmarkStart w:id="841"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1"/>
    <w:bookmarkStart w:id="842"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1">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2"/>
    <w:bookmarkStart w:id="844"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3">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4"/>
    <w:bookmarkStart w:id="847"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5">
        <w:r>
          <w:rPr>
            <w:rStyle w:val="Hyperlink"/>
          </w:rPr>
          <w:t xml:space="preserve">here</w:t>
        </w:r>
      </w:hyperlink>
      <w:r>
        <w:t xml:space="preserve">, a neat palette generator with colorblind options</w:t>
      </w:r>
      <w:r>
        <w:t xml:space="preserve"> </w:t>
      </w:r>
      <w:hyperlink r:id="rId8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7"/>
    <w:bookmarkStart w:id="8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8"/>
    <w:bookmarkEnd w:id="849"/>
    <w:bookmarkStart w:id="894"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0">
        <w:r>
          <w:rPr>
            <w:rStyle w:val="Hyperlink"/>
          </w:rPr>
          <w:t xml:space="preserve">Resources page</w:t>
        </w:r>
      </w:hyperlink>
      <w:r>
        <w:t xml:space="preserve"> </w:t>
      </w:r>
      <w:r>
        <w:t xml:space="preserve">of</w:t>
      </w:r>
      <w:r>
        <w:t xml:space="preserve"> </w:t>
      </w:r>
      <w:hyperlink r:id="rId61">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8">
        <w:r>
          <w:rPr>
            <w:rStyle w:val="Hyperlink"/>
            <w:i/>
            <w:iCs/>
          </w:rPr>
          <w:t xml:space="preserve">Working with AI</w:t>
        </w:r>
      </w:hyperlink>
    </w:p>
    <w:p>
      <w:pPr>
        <w:pStyle w:val="Compact"/>
        <w:numPr>
          <w:ilvl w:val="0"/>
          <w:numId w:val="1113"/>
        </w:numPr>
      </w:pPr>
      <w:r>
        <w:t xml:space="preserve">Writing:</w:t>
      </w:r>
      <w:r>
        <w:t xml:space="preserve"> </w:t>
      </w:r>
      <w:hyperlink r:id="rId851">
        <w:r>
          <w:rPr>
            <w:rStyle w:val="Hyperlink"/>
          </w:rPr>
          <w:t xml:space="preserve">Further reading</w:t>
        </w:r>
      </w:hyperlink>
      <w:r>
        <w:t xml:space="preserve"> </w:t>
      </w:r>
      <w:r>
        <w:t xml:space="preserve">in</w:t>
      </w:r>
      <w:r>
        <w:t xml:space="preserve"> </w:t>
      </w:r>
      <w:hyperlink r:id="rId852">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p>
    <w:p>
      <w:pPr>
        <w:pStyle w:val="FirstParagraph"/>
      </w:pPr>
      <w:bookmarkStart w:id="854" w:name="books-and-comprehensive-guides"/>
      <w:bookmarkEnd w:id="854"/>
      <w:r>
        <w:t xml:space="preserve"> </w:t>
      </w:r>
      <w:bookmarkStart w:id="855" w:name="uc-davis-datalab-workshops-and-tutorials"/>
      <w:bookmarkEnd w:id="855"/>
      <w:r>
        <w:t xml:space="preserve"> </w:t>
      </w:r>
      <w:bookmarkStart w:id="856" w:name="cheat-sheets"/>
      <w:bookmarkEnd w:id="856"/>
      <w:r>
        <w:t xml:space="preserve"> </w:t>
      </w:r>
      <w:bookmarkStart w:id="857" w:name="style-and-best-practices"/>
      <w:bookmarkEnd w:id="857"/>
      <w:r>
        <w:t xml:space="preserve"> </w:t>
      </w:r>
      <w:bookmarkStart w:id="858" w:name="data-documentation-and-dictionaries"/>
      <w:bookmarkEnd w:id="858"/>
      <w:r>
        <w:t xml:space="preserve"> </w:t>
      </w:r>
      <w:bookmarkStart w:id="859" w:name="tidy-evaluation-resources"/>
      <w:bookmarkEnd w:id="859"/>
      <w:r>
        <w:t xml:space="preserve"> </w:t>
      </w:r>
      <w:bookmarkStart w:id="860" w:name="continuous-integration-for-r"/>
      <w:bookmarkEnd w:id="860"/>
      <w:r>
        <w:t xml:space="preserve"> </w:t>
      </w:r>
      <w:bookmarkStart w:id="861" w:name="resources-for-git-github"/>
      <w:bookmarkEnd w:id="861"/>
      <w:r>
        <w:t xml:space="preserve"> </w:t>
      </w:r>
      <w:bookmarkStart w:id="862" w:name="practical-computing-and-command-line"/>
      <w:bookmarkEnd w:id="862"/>
      <w:r>
        <w:t xml:space="preserve"> </w:t>
      </w:r>
      <w:bookmarkStart w:id="863" w:name="resources-for-python"/>
      <w:bookmarkEnd w:id="863"/>
      <w:r>
        <w:t xml:space="preserve"> </w:t>
      </w:r>
      <w:bookmarkStart w:id="864" w:name="resources-for-julia"/>
      <w:bookmarkEnd w:id="864"/>
      <w:r>
        <w:t xml:space="preserve"> </w:t>
      </w:r>
      <w:bookmarkStart w:id="865" w:name="artificial-intelligence-coding-agents"/>
      <w:bookmarkEnd w:id="865"/>
      <w:r>
        <w:t xml:space="preserve"> </w:t>
      </w:r>
      <w:bookmarkStart w:id="866" w:name="scientific-figures"/>
      <w:bookmarkEnd w:id="866"/>
      <w:r>
        <w:t xml:space="preserve"> </w:t>
      </w:r>
      <w:bookmarkStart w:id="867" w:name="writing"/>
      <w:bookmarkEnd w:id="867"/>
      <w:r>
        <w:t xml:space="preserve"> </w:t>
      </w:r>
      <w:bookmarkStart w:id="868" w:name="presentations"/>
      <w:bookmarkEnd w:id="868"/>
      <w:r>
        <w:t xml:space="preserve"> </w:t>
      </w:r>
      <w:bookmarkStart w:id="869" w:name="X951a5c013bfaeeb3379a0aa152a80b856716558"/>
      <w:bookmarkEnd w:id="869"/>
    </w:p>
    <w:bookmarkStart w:id="871" w:name="resources-for-r"/>
    <w:p>
      <w:pPr>
        <w:pStyle w:val="Heading2"/>
      </w:pPr>
      <w:r>
        <w:t xml:space="preserve">21.1 Resources for R</w:t>
      </w:r>
    </w:p>
    <w:p>
      <w:pPr>
        <w:pStyle w:val="Compact"/>
        <w:numPr>
          <w:ilvl w:val="0"/>
          <w:numId w:val="1114"/>
        </w:numPr>
      </w:pPr>
      <w:hyperlink r:id="rId870">
        <w:r>
          <w:rPr>
            <w:rStyle w:val="Hyperlink"/>
          </w:rPr>
          <w:t xml:space="preserve">DataCamp</w:t>
        </w:r>
      </w:hyperlink>
      <w:r>
        <w:t xml:space="preserve"> </w:t>
      </w:r>
      <w:r>
        <w:t xml:space="preserve">- email Kristen for access</w:t>
      </w:r>
    </w:p>
    <w:bookmarkEnd w:id="871"/>
    <w:bookmarkStart w:id="874" w:name="professional-advice"/>
    <w:p>
      <w:pPr>
        <w:pStyle w:val="Heading2"/>
      </w:pPr>
      <w:r>
        <w:t xml:space="preserve">21.2 Professional advice</w:t>
      </w:r>
    </w:p>
    <w:p>
      <w:pPr>
        <w:pStyle w:val="Compact"/>
        <w:numPr>
          <w:ilvl w:val="0"/>
          <w:numId w:val="1115"/>
        </w:numPr>
      </w:pPr>
      <w:hyperlink r:id="rId872">
        <w:r>
          <w:rPr>
            <w:rStyle w:val="Hyperlink"/>
          </w:rPr>
          <w:t xml:space="preserve">Professional advice, especially for your first job</w:t>
        </w:r>
      </w:hyperlink>
    </w:p>
    <w:p>
      <w:pPr>
        <w:pStyle w:val="Compact"/>
        <w:numPr>
          <w:ilvl w:val="0"/>
          <w:numId w:val="1115"/>
        </w:numPr>
      </w:pPr>
      <w:hyperlink r:id="rId873">
        <w:r>
          <w:rPr>
            <w:rStyle w:val="Hyperlink"/>
          </w:rPr>
          <w:t xml:space="preserve">Team Public Health Substack</w:t>
        </w:r>
      </w:hyperlink>
    </w:p>
    <w:bookmarkEnd w:id="874"/>
    <w:bookmarkStart w:id="877" w:name="funding"/>
    <w:p>
      <w:pPr>
        <w:pStyle w:val="Heading2"/>
      </w:pPr>
      <w:r>
        <w:t xml:space="preserve">21.3 Funding</w:t>
      </w:r>
    </w:p>
    <w:p>
      <w:pPr>
        <w:pStyle w:val="Compact"/>
        <w:numPr>
          <w:ilvl w:val="0"/>
          <w:numId w:val="1116"/>
        </w:numPr>
      </w:pPr>
      <w:hyperlink r:id="rId875">
        <w:r>
          <w:rPr>
            <w:rStyle w:val="Hyperlink"/>
          </w:rPr>
          <w:t xml:space="preserve">Building Your Funding Train</w:t>
        </w:r>
      </w:hyperlink>
    </w:p>
    <w:p>
      <w:pPr>
        <w:pStyle w:val="Compact"/>
        <w:numPr>
          <w:ilvl w:val="0"/>
          <w:numId w:val="1116"/>
        </w:numPr>
      </w:pPr>
      <w:hyperlink r:id="rId876">
        <w:r>
          <w:rPr>
            <w:rStyle w:val="Hyperlink"/>
          </w:rPr>
          <w:t xml:space="preserve">NIH Grant Writing Resources</w:t>
        </w:r>
      </w:hyperlink>
    </w:p>
    <w:bookmarkEnd w:id="877"/>
    <w:bookmarkStart w:id="880" w:name="ethics-and-global-health-research"/>
    <w:p>
      <w:pPr>
        <w:pStyle w:val="Heading2"/>
      </w:pPr>
      <w:r>
        <w:t xml:space="preserve">21.4 Ethics and global health research</w:t>
      </w:r>
    </w:p>
    <w:p>
      <w:pPr>
        <w:pStyle w:val="Compact"/>
        <w:numPr>
          <w:ilvl w:val="0"/>
          <w:numId w:val="1117"/>
        </w:numPr>
      </w:pPr>
      <w:hyperlink r:id="rId878">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79">
        <w:r>
          <w:rPr>
            <w:rStyle w:val="Hyperlink"/>
          </w:rPr>
          <w:t xml:space="preserve">Transforming Global Health Partnerships</w:t>
        </w:r>
      </w:hyperlink>
    </w:p>
    <w:bookmarkEnd w:id="880"/>
    <w:bookmarkStart w:id="891"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1">
        <w:r>
          <w:rPr>
            <w:rStyle w:val="Hyperlink"/>
          </w:rPr>
          <w:t xml:space="preserve">Benjamin-Chung Lab Manual</w:t>
        </w:r>
      </w:hyperlink>
      <w:r>
        <w:t xml:space="preserve"> </w:t>
      </w:r>
      <w:r>
        <w:t xml:space="preserve">(</w:t>
      </w:r>
      <w:hyperlink r:id="rId88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3">
        <w:r>
          <w:rPr>
            <w:rStyle w:val="Hyperlink"/>
          </w:rPr>
          <w:t xml:space="preserve">Fay Lab Manual</w:t>
        </w:r>
      </w:hyperlink>
      <w:r>
        <w:t xml:space="preserve"> </w:t>
      </w:r>
      <w:r>
        <w:t xml:space="preserve">(</w:t>
      </w:r>
      <w:hyperlink r:id="rId88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5">
        <w:r>
          <w:rPr>
            <w:rStyle w:val="Hyperlink"/>
          </w:rPr>
          <w:t xml:space="preserve">ContextLab Lab Manual</w:t>
        </w:r>
      </w:hyperlink>
      <w:r>
        <w:t xml:space="preserve"> </w:t>
      </w:r>
      <w:r>
        <w:t xml:space="preserve">(</w:t>
      </w:r>
      <w:hyperlink r:id="rId88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7">
        <w:r>
          <w:rPr>
            <w:rStyle w:val="Hyperlink"/>
          </w:rPr>
          <w:t xml:space="preserve">Proctor-UCSF DCC Handbook</w:t>
        </w:r>
      </w:hyperlink>
      <w:r>
        <w:t xml:space="preserve"> </w:t>
      </w:r>
      <w:r>
        <w:t xml:space="preserve">(</w:t>
      </w:r>
      <w:hyperlink r:id="rId88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89">
        <w:r>
          <w:rPr>
            <w:rStyle w:val="Hyperlink"/>
          </w:rPr>
          <w:t xml:space="preserve">Quantitative Marine Ecology Lab Manual</w:t>
        </w:r>
      </w:hyperlink>
      <w:r>
        <w:t xml:space="preserve"> </w:t>
      </w:r>
      <w:r>
        <w:t xml:space="preserve">(</w:t>
      </w:r>
      <w:hyperlink r:id="rId89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1"/>
    <w:bookmarkStart w:id="893" w:name="sec-reading-watching-list"/>
    <w:p>
      <w:pPr>
        <w:pStyle w:val="Heading2"/>
      </w:pPr>
      <w:r>
        <w:t xml:space="preserve">21.6 Reading and Watching List</w:t>
      </w:r>
    </w:p>
    <w:p>
      <w:pPr>
        <w:pStyle w:val="Compact"/>
        <w:numPr>
          <w:ilvl w:val="0"/>
          <w:numId w:val="1119"/>
        </w:numPr>
      </w:pPr>
      <w:hyperlink r:id="rId892">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3"/>
    <w:bookmarkEnd w:id="894"/>
    <w:bookmarkStart w:id="924" w:name="professional-development"/>
    <w:p>
      <w:pPr>
        <w:pStyle w:val="Heading1"/>
      </w:pPr>
      <w:r>
        <w:t xml:space="preserve">22. Professional Development</w:t>
      </w:r>
    </w:p>
    <w:bookmarkStart w:id="89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5"/>
    <w:bookmarkStart w:id="89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6">
        <w:r>
          <w:rPr>
            <w:rStyle w:val="Hyperlink"/>
          </w:rPr>
          <w:t xml:space="preserve">myIDP - Individual Development Plan tool</w:t>
        </w:r>
      </w:hyperlink>
    </w:p>
    <w:p>
      <w:pPr>
        <w:pStyle w:val="Compact"/>
        <w:numPr>
          <w:ilvl w:val="0"/>
          <w:numId w:val="1122"/>
        </w:numPr>
      </w:pPr>
      <w:hyperlink r:id="rId897">
        <w:r>
          <w:rPr>
            <w:rStyle w:val="Hyperlink"/>
          </w:rPr>
          <w:t xml:space="preserve">NIH OITE Career Resources</w:t>
        </w:r>
      </w:hyperlink>
    </w:p>
    <w:bookmarkEnd w:id="898"/>
    <w:bookmarkStart w:id="903"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9"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9"/>
    <w:bookmarkStart w:id="900"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0"/>
    <w:bookmarkStart w:id="901"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1"/>
    <w:bookmarkStart w:id="902"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2"/>
    <w:bookmarkEnd w:id="903"/>
    <w:bookmarkStart w:id="90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6"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r>
        <w:t xml:space="preserve">.</w:t>
      </w:r>
    </w:p>
    <w:p>
      <w:pPr>
        <w:pStyle w:val="BodyText"/>
      </w:pPr>
      <w:bookmarkStart w:id="904" w:name="sec-presentation-resources"/>
      <w:bookmarkEnd w:id="904"/>
      <w:r>
        <w:t xml:space="preserve"> </w:t>
      </w:r>
      <w:bookmarkStart w:id="905" w:name="scientific-figures"/>
      <w:bookmarkEnd w:id="905"/>
    </w:p>
    <w:bookmarkEnd w:id="906"/>
    <w:bookmarkEnd w:id="907"/>
    <w:bookmarkStart w:id="909"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5">
        <w:r>
          <w:rPr>
            <w:rStyle w:val="Hyperlink"/>
          </w:rPr>
          <w:t xml:space="preserve">Building Your Funding Train</w:t>
        </w:r>
      </w:hyperlink>
    </w:p>
    <w:p>
      <w:pPr>
        <w:pStyle w:val="Compact"/>
        <w:numPr>
          <w:ilvl w:val="0"/>
          <w:numId w:val="1129"/>
        </w:numPr>
      </w:pPr>
      <w:hyperlink r:id="rId908">
        <w:r>
          <w:rPr>
            <w:rStyle w:val="Hyperlink"/>
          </w:rPr>
          <w:t xml:space="preserve">NIH Funding Opportunities</w:t>
        </w:r>
      </w:hyperlink>
    </w:p>
    <w:p>
      <w:pPr>
        <w:pStyle w:val="Compact"/>
        <w:numPr>
          <w:ilvl w:val="0"/>
          <w:numId w:val="1129"/>
        </w:numPr>
      </w:pPr>
      <w:hyperlink r:id="rId876">
        <w:r>
          <w:rPr>
            <w:rStyle w:val="Hyperlink"/>
          </w:rPr>
          <w:t xml:space="preserve">NIH Grant Writing Resources</w:t>
        </w:r>
      </w:hyperlink>
    </w:p>
    <w:bookmarkEnd w:id="909"/>
    <w:bookmarkStart w:id="92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0"/>
    <w:bookmarkStart w:id="91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1"/>
    <w:bookmarkStart w:id="91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2"/>
    <w:bookmarkStart w:id="91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4">
        <w:r>
          <w:rPr>
            <w:rStyle w:val="Hyperlink"/>
          </w:rPr>
          <w:t xml:space="preserve">PhD</w:t>
        </w:r>
      </w:hyperlink>
      <w:r>
        <w:t xml:space="preserve">,</w:t>
      </w:r>
      <w:r>
        <w:t xml:space="preserve"> </w:t>
      </w:r>
      <w:r>
        <w:t xml:space="preserve">is a spiritual successor to an apprentice’s</w:t>
      </w:r>
      <w:r>
        <w:t xml:space="preserve"> </w:t>
      </w:r>
      <w:hyperlink r:id="rId91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6"/>
    <w:bookmarkStart w:id="91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7"/>
    <w:bookmarkStart w:id="919"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18">
        <w:r>
          <w:rPr>
            <w:rStyle w:val="Hyperlink"/>
          </w:rPr>
          <w:t xml:space="preserve">quarto-thesis</w:t>
        </w:r>
      </w:hyperlink>
      <w:r>
        <w:t xml:space="preserve"> </w:t>
      </w:r>
      <w:r>
        <w:t xml:space="preserve">- Quarto extension for creating masters or PhD theses with professional LaTeX formatting</w:t>
      </w:r>
    </w:p>
    <w:bookmarkEnd w:id="919"/>
    <w:bookmarkEnd w:id="920"/>
    <w:bookmarkStart w:id="92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1">
        <w:r>
          <w:rPr>
            <w:rStyle w:val="Hyperlink"/>
          </w:rPr>
          <w:t xml:space="preserve">workshop index</w:t>
        </w:r>
      </w:hyperlink>
      <w:r>
        <w:t xml:space="preserve"> </w:t>
      </w:r>
      <w:r>
        <w:t xml:space="preserve">provides a comprehensive catalog of available resources.</w:t>
      </w:r>
    </w:p>
    <w:bookmarkEnd w:id="922"/>
    <w:bookmarkStart w:id="92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3"/>
    <w:bookmarkEnd w:id="924"/>
    <w:bookmarkStart w:id="931" w:name="sec-writing"/>
    <w:p>
      <w:pPr>
        <w:pStyle w:val="Heading1"/>
      </w:pPr>
      <w:r>
        <w:t xml:space="preserve">23. Writing</w:t>
      </w:r>
    </w:p>
    <w:bookmarkStart w:id="92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5"/>
    <w:bookmarkStart w:id="926"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6"/>
    <w:bookmarkStart w:id="92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7"/>
    <w:bookmarkStart w:id="93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8"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8"/>
    <w:bookmarkStart w:id="929"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9"/>
    <w:bookmarkEnd w:id="930"/>
    <w:bookmarkEnd w:id="931"/>
    <w:bookmarkStart w:id="947" w:name="manuscript-preparation-and-publication"/>
    <w:p>
      <w:pPr>
        <w:pStyle w:val="Heading1"/>
      </w:pPr>
      <w:r>
        <w:t xml:space="preserve">24. Manuscript Preparation and Publication</w:t>
      </w:r>
    </w:p>
    <w:bookmarkStart w:id="93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2"/>
    <w:bookmarkStart w:id="935"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4">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5"/>
    <w:bookmarkStart w:id="938"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6">
        <w:r>
          <w:rPr>
            <w:rStyle w:val="Hyperlink"/>
          </w:rPr>
          <w:t xml:space="preserve">medRxiv</w:t>
        </w:r>
      </w:hyperlink>
      <w:r>
        <w:t xml:space="preserve"> </w:t>
      </w:r>
      <w:r>
        <w:t xml:space="preserve">or</w:t>
      </w:r>
      <w:r>
        <w:t xml:space="preserve"> </w:t>
      </w:r>
      <w:hyperlink r:id="rId937">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6">
        <w:r>
          <w:rPr>
            <w:rStyle w:val="Hyperlink"/>
          </w:rPr>
          <w:t xml:space="preserve">medRxiv</w:t>
        </w:r>
      </w:hyperlink>
      <w:r>
        <w:t xml:space="preserve">.</w:t>
      </w:r>
    </w:p>
    <w:bookmarkEnd w:id="938"/>
    <w:bookmarkStart w:id="93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1">
        <w:r>
          <w:rPr>
            <w:rStyle w:val="Hyperlink"/>
          </w:rPr>
          <w:t xml:space="preserve">EQUATOR Network</w:t>
        </w:r>
      </w:hyperlink>
      <w:r>
        <w:t xml:space="preserve">)</w:t>
      </w:r>
    </w:p>
    <w:bookmarkEnd w:id="939"/>
    <w:bookmarkStart w:id="940"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0"/>
    <w:bookmarkStart w:id="94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4"/>
    <w:bookmarkStart w:id="94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991" w:name="references"/>
    <w:p>
      <w:pPr>
        <w:pStyle w:val="Heading1"/>
      </w:pPr>
      <w:r>
        <w:t xml:space="preserve">References</w:t>
      </w:r>
    </w:p>
    <w:bookmarkStart w:id="990" w:name="refs"/>
    <w:bookmarkStart w:id="94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1">
        <w:r>
          <w:rPr>
            <w:rStyle w:val="Hyperlink"/>
          </w:rPr>
          <w:t xml:space="preserve">https://jadebc.github.io/lab-manual/</w:t>
        </w:r>
      </w:hyperlink>
      <w:r>
        <w:t xml:space="preserve">.</w:t>
      </w:r>
    </w:p>
    <w:bookmarkEnd w:id="948"/>
    <w:bookmarkStart w:id="95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49">
        <w:r>
          <w:rPr>
            <w:rStyle w:val="Hyperlink"/>
          </w:rPr>
          <w:t xml:space="preserve">https://doi.org/10.1038/s41467-020-19160-7</w:t>
        </w:r>
      </w:hyperlink>
      <w:r>
        <w:t xml:space="preserve">.</w:t>
      </w:r>
    </w:p>
    <w:bookmarkEnd w:id="950"/>
    <w:bookmarkStart w:id="95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1">
        <w:r>
          <w:rPr>
            <w:rStyle w:val="Hyperlink"/>
          </w:rPr>
          <w:t xml:space="preserve">http://creativecommons.org/licenses/by-nc/4.0/</w:t>
        </w:r>
      </w:hyperlink>
      <w:r>
        <w:t xml:space="preserve">.</w:t>
      </w:r>
    </w:p>
    <w:bookmarkEnd w:id="952"/>
    <w:bookmarkStart w:id="954" w:name="ref-credit"/>
    <w:p>
      <w:pPr>
        <w:pStyle w:val="Bibliography"/>
      </w:pPr>
      <w:r>
        <w:t xml:space="preserve">“CRediT: Contributor Roles Taxonomy.”</w:t>
      </w:r>
      <w:r>
        <w:t xml:space="preserve"> </w:t>
      </w:r>
      <w:r>
        <w:t xml:space="preserve">n.d. PLOS ONE.</w:t>
      </w:r>
      <w:r>
        <w:t xml:space="preserve"> </w:t>
      </w:r>
      <w:hyperlink r:id="rId953">
        <w:r>
          <w:rPr>
            <w:rStyle w:val="Hyperlink"/>
          </w:rPr>
          <w:t xml:space="preserve">https://journals.plos.org/plosone/s/authorship</w:t>
        </w:r>
      </w:hyperlink>
      <w:r>
        <w:t xml:space="preserve">.</w:t>
      </w:r>
    </w:p>
    <w:bookmarkEnd w:id="954"/>
    <w:bookmarkStart w:id="956" w:name="ref-dryad"/>
    <w:p>
      <w:pPr>
        <w:pStyle w:val="Bibliography"/>
      </w:pPr>
      <w:r>
        <w:t xml:space="preserve">“Dryad Digital Repository.”</w:t>
      </w:r>
      <w:r>
        <w:t xml:space="preserve"> </w:t>
      </w:r>
      <w:r>
        <w:t xml:space="preserve">n.d. Dryad.</w:t>
      </w:r>
      <w:r>
        <w:t xml:space="preserve"> </w:t>
      </w:r>
      <w:hyperlink r:id="rId955">
        <w:r>
          <w:rPr>
            <w:rStyle w:val="Hyperlink"/>
          </w:rPr>
          <w:t xml:space="preserve">https://datadryad.org/</w:t>
        </w:r>
      </w:hyperlink>
      <w:r>
        <w:t xml:space="preserve">.</w:t>
      </w:r>
    </w:p>
    <w:bookmarkEnd w:id="956"/>
    <w:bookmarkStart w:id="95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
        <w:r>
          <w:rPr>
            <w:rStyle w:val="Hyperlink"/>
          </w:rPr>
          <w:t xml:space="preserve">https://www.equator-network.org/</w:t>
        </w:r>
      </w:hyperlink>
      <w:r>
        <w:t xml:space="preserve">.</w:t>
      </w:r>
    </w:p>
    <w:bookmarkEnd w:id="957"/>
    <w:bookmarkStart w:id="959" w:name="ref-plos_data"/>
    <w:p>
      <w:pPr>
        <w:pStyle w:val="Bibliography"/>
      </w:pPr>
      <w:r>
        <w:t xml:space="preserve">“How to Store and Manage Your Data.”</w:t>
      </w:r>
      <w:r>
        <w:t xml:space="preserve"> </w:t>
      </w:r>
      <w:r>
        <w:t xml:space="preserve">n.d. PLOS.</w:t>
      </w:r>
      <w:r>
        <w:t xml:space="preserve"> </w:t>
      </w:r>
      <w:hyperlink r:id="rId958">
        <w:r>
          <w:rPr>
            <w:rStyle w:val="Hyperlink"/>
          </w:rPr>
          <w:t xml:space="preserve">https://plos.org/resource/how-to-store-and-manage-your-data/</w:t>
        </w:r>
      </w:hyperlink>
      <w:r>
        <w:t xml:space="preserve">.</w:t>
      </w:r>
    </w:p>
    <w:bookmarkEnd w:id="959"/>
    <w:bookmarkStart w:id="96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0"/>
    <w:bookmarkStart w:id="96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1">
        <w:r>
          <w:rPr>
            <w:rStyle w:val="Hyperlink"/>
          </w:rPr>
          <w:t xml:space="preserve">https://mentors.fm/2019/08/13/think-and-write-with-leslie-lamport/</w:t>
        </w:r>
      </w:hyperlink>
      <w:r>
        <w:t xml:space="preserve">.</w:t>
      </w:r>
    </w:p>
    <w:bookmarkEnd w:id="962"/>
    <w:bookmarkStart w:id="963" w:name="ref-medRxiv"/>
    <w:p>
      <w:pPr>
        <w:pStyle w:val="Bibliography"/>
      </w:pPr>
      <w:r>
        <w:t xml:space="preserve">“medRxiv: The Preprint Server for Health Sciences.”</w:t>
      </w:r>
      <w:r>
        <w:t xml:space="preserve"> </w:t>
      </w:r>
      <w:r>
        <w:t xml:space="preserve">n.d. Cold Spring Harbor Laboratory.</w:t>
      </w:r>
      <w:r>
        <w:t xml:space="preserve"> </w:t>
      </w:r>
      <w:hyperlink r:id="rId936">
        <w:r>
          <w:rPr>
            <w:rStyle w:val="Hyperlink"/>
          </w:rPr>
          <w:t xml:space="preserve">https://www.medrxiv.org/</w:t>
        </w:r>
      </w:hyperlink>
      <w:r>
        <w:t xml:space="preserve">.</w:t>
      </w:r>
    </w:p>
    <w:bookmarkEnd w:id="963"/>
    <w:bookmarkStart w:id="96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4">
        <w:r>
          <w:rPr>
            <w:rStyle w:val="Hyperlink"/>
          </w:rPr>
          <w:t xml:space="preserve">https://doi.org/10.1038/s41562-016-0021</w:t>
        </w:r>
      </w:hyperlink>
      <w:r>
        <w:t xml:space="preserve">.</w:t>
      </w:r>
    </w:p>
    <w:bookmarkEnd w:id="965"/>
    <w:bookmarkStart w:id="96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6">
        <w:r>
          <w:rPr>
            <w:rStyle w:val="Hyperlink"/>
          </w:rPr>
          <w:t xml:space="preserve">https://doi.org/10.1038/526182a</w:t>
        </w:r>
      </w:hyperlink>
      <w:r>
        <w:t xml:space="preserve">.</w:t>
      </w:r>
    </w:p>
    <w:bookmarkEnd w:id="967"/>
    <w:bookmarkStart w:id="969"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68">
        <w:r>
          <w:rPr>
            <w:rStyle w:val="Hyperlink"/>
          </w:rPr>
          <w:t xml:space="preserve">https://doi.org/10.1371/journal.pgph.0002269</w:t>
        </w:r>
      </w:hyperlink>
      <w:r>
        <w:t xml:space="preserve">.</w:t>
      </w:r>
    </w:p>
    <w:bookmarkEnd w:id="969"/>
    <w:bookmarkStart w:id="971" w:name="ref-osf"/>
    <w:p>
      <w:pPr>
        <w:pStyle w:val="Bibliography"/>
      </w:pPr>
      <w:r>
        <w:t xml:space="preserve">“Open Science Framework.”</w:t>
      </w:r>
      <w:r>
        <w:t xml:space="preserve"> </w:t>
      </w:r>
      <w:r>
        <w:t xml:space="preserve">n.d. Center for Open Science.</w:t>
      </w:r>
      <w:r>
        <w:t xml:space="preserve"> </w:t>
      </w:r>
      <w:hyperlink r:id="rId970">
        <w:r>
          <w:rPr>
            <w:rStyle w:val="Hyperlink"/>
          </w:rPr>
          <w:t xml:space="preserve">https://osf.io/</w:t>
        </w:r>
      </w:hyperlink>
      <w:r>
        <w:t xml:space="preserve">.</w:t>
      </w:r>
    </w:p>
    <w:bookmarkEnd w:id="971"/>
    <w:bookmarkStart w:id="973" w:name="ref-slurm-salloc"/>
    <w:p>
      <w:pPr>
        <w:pStyle w:val="Bibliography"/>
      </w:pPr>
      <w:r>
        <w:t xml:space="preserve">“Slurm Workload Manager: Salloc Documentation.”</w:t>
      </w:r>
      <w:r>
        <w:t xml:space="preserve"> </w:t>
      </w:r>
      <w:r>
        <w:t xml:space="preserve">n.d.-a. SchedMD.</w:t>
      </w:r>
      <w:r>
        <w:t xml:space="preserve"> </w:t>
      </w:r>
      <w:hyperlink r:id="rId972">
        <w:r>
          <w:rPr>
            <w:rStyle w:val="Hyperlink"/>
          </w:rPr>
          <w:t xml:space="preserve">https://slurm.schedmd.com/salloc.html</w:t>
        </w:r>
      </w:hyperlink>
      <w:r>
        <w:t xml:space="preserve">.</w:t>
      </w:r>
    </w:p>
    <w:bookmarkEnd w:id="973"/>
    <w:bookmarkStart w:id="975" w:name="ref-slurm-sattach"/>
    <w:p>
      <w:pPr>
        <w:pStyle w:val="Bibliography"/>
      </w:pPr>
      <w:r>
        <w:t xml:space="preserve">“Slurm Workload Manager: Sattach Documentation.”</w:t>
      </w:r>
      <w:r>
        <w:t xml:space="preserve"> </w:t>
      </w:r>
      <w:r>
        <w:t xml:space="preserve">n.d.-b. SchedMD.</w:t>
      </w:r>
      <w:r>
        <w:t xml:space="preserve"> </w:t>
      </w:r>
      <w:hyperlink r:id="rId974">
        <w:r>
          <w:rPr>
            <w:rStyle w:val="Hyperlink"/>
          </w:rPr>
          <w:t xml:space="preserve">https://slurm.schedmd.com/sattach.html</w:t>
        </w:r>
      </w:hyperlink>
      <w:r>
        <w:t xml:space="preserve">.</w:t>
      </w:r>
    </w:p>
    <w:bookmarkEnd w:id="975"/>
    <w:bookmarkStart w:id="977" w:name="ref-slurm"/>
    <w:p>
      <w:pPr>
        <w:pStyle w:val="Bibliography"/>
      </w:pPr>
      <w:r>
        <w:t xml:space="preserve">“Slurm Workload Manager: Sbatch Documentation.”</w:t>
      </w:r>
      <w:r>
        <w:t xml:space="preserve"> </w:t>
      </w:r>
      <w:r>
        <w:t xml:space="preserve">n.d.-c. SchedMD.</w:t>
      </w:r>
      <w:r>
        <w:t xml:space="preserve"> </w:t>
      </w:r>
      <w:hyperlink r:id="rId976">
        <w:r>
          <w:rPr>
            <w:rStyle w:val="Hyperlink"/>
          </w:rPr>
          <w:t xml:space="preserve">https://slurm.schedmd.com/sbatch.html</w:t>
        </w:r>
      </w:hyperlink>
      <w:r>
        <w:t xml:space="preserve">.</w:t>
      </w:r>
    </w:p>
    <w:bookmarkEnd w:id="977"/>
    <w:bookmarkStart w:id="979" w:name="ref-slurm-squeue"/>
    <w:p>
      <w:pPr>
        <w:pStyle w:val="Bibliography"/>
      </w:pPr>
      <w:r>
        <w:t xml:space="preserve">“Slurm Workload Manager: Squeue Documentation.”</w:t>
      </w:r>
      <w:r>
        <w:t xml:space="preserve"> </w:t>
      </w:r>
      <w:r>
        <w:t xml:space="preserve">n.d.-d. SchedMD.</w:t>
      </w:r>
      <w:r>
        <w:t xml:space="preserve"> </w:t>
      </w:r>
      <w:hyperlink r:id="rId978">
        <w:r>
          <w:rPr>
            <w:rStyle w:val="Hyperlink"/>
          </w:rPr>
          <w:t xml:space="preserve">https://slurm.schedmd.com/squeue.html</w:t>
        </w:r>
      </w:hyperlink>
      <w:r>
        <w:t xml:space="preserve">.</w:t>
      </w:r>
    </w:p>
    <w:bookmarkEnd w:id="979"/>
    <w:bookmarkStart w:id="981" w:name="ref-slurm-srun"/>
    <w:p>
      <w:pPr>
        <w:pStyle w:val="Bibliography"/>
      </w:pPr>
      <w:r>
        <w:t xml:space="preserve">“Slurm Workload Manager: Srun Documentation.”</w:t>
      </w:r>
      <w:r>
        <w:t xml:space="preserve"> </w:t>
      </w:r>
      <w:r>
        <w:t xml:space="preserve">n.d.-e. SchedMD.</w:t>
      </w:r>
      <w:r>
        <w:t xml:space="preserve"> </w:t>
      </w:r>
      <w:hyperlink r:id="rId980">
        <w:r>
          <w:rPr>
            <w:rStyle w:val="Hyperlink"/>
          </w:rPr>
          <w:t xml:space="preserve">https://slurm.schedmd.com/srun.html</w:t>
        </w:r>
      </w:hyperlink>
      <w:r>
        <w:t xml:space="preserve">.</w:t>
      </w:r>
    </w:p>
    <w:bookmarkEnd w:id="981"/>
    <w:bookmarkStart w:id="983" w:name="ref-openssh-ssh-config"/>
    <w:p>
      <w:pPr>
        <w:pStyle w:val="Bibliography"/>
      </w:pPr>
      <w:r>
        <w:t xml:space="preserve">“Ssh_config(5) Manual Page.”</w:t>
      </w:r>
      <w:r>
        <w:t xml:space="preserve"> </w:t>
      </w:r>
      <w:r>
        <w:t xml:space="preserve">n.d. OpenBSD.</w:t>
      </w:r>
      <w:r>
        <w:t xml:space="preserve"> </w:t>
      </w:r>
      <w:hyperlink r:id="rId982">
        <w:r>
          <w:rPr>
            <w:rStyle w:val="Hyperlink"/>
          </w:rPr>
          <w:t xml:space="preserve">https://man.openbsd.org/ssh_config</w:t>
        </w:r>
      </w:hyperlink>
      <w:r>
        <w:t xml:space="preserve">.</w:t>
      </w:r>
    </w:p>
    <w:bookmarkEnd w:id="983"/>
    <w:bookmarkStart w:id="985" w:name="ref-openssh-ssh-config-debian"/>
    <w:p>
      <w:pPr>
        <w:pStyle w:val="Bibliography"/>
      </w:pPr>
      <w:r>
        <w:t xml:space="preserve">“Ssh_config(5) Manual Page, Debian Edition.”</w:t>
      </w:r>
      <w:r>
        <w:t xml:space="preserve"> </w:t>
      </w:r>
      <w:r>
        <w:t xml:space="preserve">n.d. Debian Project.</w:t>
      </w:r>
      <w:r>
        <w:t xml:space="preserve"> </w:t>
      </w:r>
      <w:hyperlink r:id="rId984">
        <w:r>
          <w:rPr>
            <w:rStyle w:val="Hyperlink"/>
          </w:rPr>
          <w:t xml:space="preserve">https://manpages.debian.org/stable/openssh-client/ssh_config.5.en.html</w:t>
        </w:r>
      </w:hyperlink>
      <w:r>
        <w:t xml:space="preserve">.</w:t>
      </w:r>
    </w:p>
    <w:bookmarkEnd w:id="985"/>
    <w:bookmarkStart w:id="9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6">
        <w:r>
          <w:rPr>
            <w:rStyle w:val="Hyperlink"/>
          </w:rPr>
          <w:t xml:space="preserve">https://doi.org/10.1038/d41586-019-00067-3</w:t>
        </w:r>
      </w:hyperlink>
      <w:r>
        <w:t xml:space="preserve">.</w:t>
      </w:r>
    </w:p>
    <w:bookmarkEnd w:id="987"/>
    <w:bookmarkStart w:id="989"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88">
        <w:r>
          <w:rPr>
            <w:rStyle w:val="Hyperlink"/>
          </w:rPr>
          <w:t xml:space="preserve">https://doi.org/10.1038/d41586-019-01431-z</w:t>
        </w:r>
      </w:hyperlink>
      <w:r>
        <w:t xml:space="preserve">.</w:t>
      </w:r>
    </w:p>
    <w:bookmarkEnd w:id="989"/>
    <w:bookmarkEnd w:id="990"/>
    <w:p>
      <w:r>
        <w:br w:type="page"/>
      </w:r>
    </w:p>
    <w:bookmarkEnd w:id="991"/>
    <w:bookmarkStart w:id="99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2">
        <w:r>
          <w:rPr>
            <w:rStyle w:val="Hyperlink"/>
          </w:rPr>
          <w:t xml:space="preserve">https://ucd-serg.github.io/lab-manual/appendix-copilot-instructions.html</w:t>
        </w:r>
      </w:hyperlink>
    </w:p>
    <w:p>
      <w:r>
        <w:br w:type="page"/>
      </w:r>
    </w:p>
    <w:bookmarkEnd w:id="993"/>
    <w:bookmarkStart w:id="99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https://ucd-serg.github.io/lab-manual/appendix-copilot-setup-steps.html</w:t>
        </w:r>
      </w:hyperlink>
    </w:p>
    <w:p>
      <w:r>
        <w:br w:type="page"/>
      </w:r>
    </w:p>
    <w:bookmarkEnd w:id="995"/>
    <w:bookmarkStart w:id="99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5" w:author="PR Preview" w:date="2024-01-01T00:00:00Z">
        <w:r>
          <w:rPr>
            <w:b/>
            <w:bCs/>
          </w:rPr>
          <w:t xml:space="preserve">Branch:</w:t>
        </w:r>
      </w:ins>
      <w:ins w:id="985" w:author="PR Preview" w:date="2024-01-01T00:00:00Z">
        <w:r>
          <w:t xml:space="preserve"> </w:t>
        </w:r>
      </w:ins>
      <w:ins w:id="985" w:author="PR Preview" w:date="2024-01-01T00:00:00Z">
        <w:r>
          <w:t xml:space="preserve">HEAD</w:t>
        </w:r>
      </w:ins>
    </w:p>
    <w:p>
      <w:pPr>
        <w:pStyle w:val="Compact"/>
        <w:numPr>
          <w:ilvl w:val="0"/>
          <w:numId w:val="1166"/>
        </w:numPr>
      </w:pPr>
      <w:ins w:id="986" w:author="PR Preview" w:date="2024-01-01T00:00:00Z">
        <w:r>
          <w:rPr>
            <w:b/>
            <w:bCs/>
          </w:rPr>
          <w:t xml:space="preserve">Commit:</w:t>
        </w:r>
      </w:ins>
      <w:ins w:id="986" w:author="PR Preview" w:date="2024-01-01T00:00:00Z">
        <w:r>
          <w:t xml:space="preserve"> </w:t>
        </w:r>
      </w:ins>
      <w:ins w:id="986" w:author="PR Preview" w:date="2024-01-01T00:00:00Z">
        <w:r>
          <w:t xml:space="preserve">3098e55</w:t>
        </w:r>
      </w:ins>
    </w:p>
    <w:p>
      <w:pPr>
        <w:pStyle w:val="Compact"/>
        <w:numPr>
          <w:ilvl w:val="0"/>
          <w:numId w:val="1166"/>
        </w:numPr>
      </w:pPr>
      <w:ins w:id="987" w:author="PR Preview" w:date="2024-01-01T00:00:00Z">
        <w:r>
          <w:rPr>
            <w:b/>
            <w:bCs/>
          </w:rPr>
          <w:t xml:space="preserve">Full commit hash:</w:t>
        </w:r>
      </w:ins>
      <w:ins w:id="987" w:author="PR Preview" w:date="2024-01-01T00:00:00Z">
        <w:r>
          <w:t xml:space="preserve"> </w:t>
        </w:r>
      </w:ins>
      <w:ins w:id="987" w:author="PR Preview" w:date="2024-01-01T00:00:00Z">
        <w:r>
          <w:t xml:space="preserve">3098e55925776e5ee2ea135098f5c4e6a7d2d853</w:t>
        </w:r>
      </w:ins>
    </w:p>
    <w:p>
      <w:pPr>
        <w:pStyle w:val="Compact"/>
        <w:numPr>
          <w:ilvl w:val="0"/>
          <w:numId w:val="1166"/>
        </w:numPr>
      </w:pPr>
      <w:ins w:id="988" w:author="PR Preview" w:date="2024-01-01T00:00:00Z">
        <w:r>
          <w:rPr>
            <w:b/>
            <w:bCs/>
          </w:rPr>
          <w:t xml:space="preserve">Commit date:</w:t>
        </w:r>
      </w:ins>
      <w:ins w:id="988" w:author="PR Preview" w:date="2024-01-01T00:00:00Z">
        <w:r>
          <w:t xml:space="preserve"> </w:t>
        </w:r>
      </w:ins>
      <w:ins w:id="988" w:author="PR Preview" w:date="2024-01-01T00:00:00Z">
        <w:r>
          <w:t xml:space="preserve">2026-10-12 08:09:07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4" Type="http://schemas.openxmlformats.org/officeDocument/2006/relationships/image" Target="media/rId794.png"/><Relationship Id="rId90" Type="http://schemas.openxmlformats.org/officeDocument/2006/relationships/image" Target="media/rId90.png"/><Relationship Id="rId535" Type="http://schemas.openxmlformats.org/officeDocument/2006/relationships/image" Target="media/rId535.png"/><Relationship Id="rId540" Type="http://schemas.openxmlformats.org/officeDocument/2006/relationships/image" Target="media/rId540.png"/><Relationship Id="rId761" Type="http://schemas.openxmlformats.org/officeDocument/2006/relationships/hyperlink" Target="assets/files/PHS_Shared_Compute_Environments.pdf" TargetMode="External"/><Relationship Id="rId43" Type="http://schemas.openxmlformats.org/officeDocument/2006/relationships/hyperlink" Target="clinicaltrials.gov" TargetMode="External"/><Relationship Id="rId57" Type="http://schemas.openxmlformats.org/officeDocument/2006/relationships/hyperlink" Target="github.com" TargetMode="External"/><Relationship Id="rId951" Type="http://schemas.openxmlformats.org/officeDocument/2006/relationships/hyperlink" Target="http://creativecommons.org/licenses/by-nc/4.0/" TargetMode="External"/><Relationship Id="rId8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2" Type="http://schemas.openxmlformats.org/officeDocument/2006/relationships/hyperlink" Target="https://conda-forge.org/" TargetMode="External"/><Relationship Id="rId885" Type="http://schemas.openxmlformats.org/officeDocument/2006/relationships/hyperlink" Target="https://contextlab.github.io/lab-manual/" TargetMode="External"/><Relationship Id="rId943" Type="http://schemas.openxmlformats.org/officeDocument/2006/relationships/hyperlink" Target="https://cran.r-project.org/package=flexlsx" TargetMode="External"/><Relationship Id="rId786"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1" Type="http://schemas.openxmlformats.org/officeDocument/2006/relationships/hyperlink" Target="https://data-dict.tidyverse.org/" TargetMode="External"/><Relationship Id="rId955" Type="http://schemas.openxmlformats.org/officeDocument/2006/relationships/hyperlink" Target="https://datadryad.org/" TargetMode="External"/><Relationship Id="rId942" Type="http://schemas.openxmlformats.org/officeDocument/2006/relationships/hyperlink" Target="https://davidgohel.github.io/flextable/" TargetMode="External"/><Relationship Id="rId872" Type="http://schemas.openxmlformats.org/officeDocument/2006/relationships/hyperlink" Target="https://docs.google.com/document/d/1ckgRCcr7FFPyymyMA6Y_-cB_vftOyrrxT28c6gRg0PI/edit" TargetMode="External"/><Relationship Id="rId966" Type="http://schemas.openxmlformats.org/officeDocument/2006/relationships/hyperlink" Target="https://doi.org/10.1038/526182a" TargetMode="External"/><Relationship Id="rId98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949" Type="http://schemas.openxmlformats.org/officeDocument/2006/relationships/hyperlink" Target="https://doi.org/10.1038/s41467-020-19160-7" TargetMode="External"/><Relationship Id="rId964" Type="http://schemas.openxmlformats.org/officeDocument/2006/relationships/hyperlink" Target="https://doi.org/10.1038/s41562-016-0021" TargetMode="External"/><Relationship Id="rId968" Type="http://schemas.openxmlformats.org/officeDocument/2006/relationships/hyperlink" Target="https://doi.org/10.1371/journal.pgph.0002269" TargetMode="External"/><Relationship Id="rId530" Type="http://schemas.openxmlformats.org/officeDocument/2006/relationships/hyperlink" Target="https://education.github.com/" TargetMode="External"/><Relationship Id="rId531" Type="http://schemas.openxmlformats.org/officeDocument/2006/relationships/hyperlink" Target="https://education.github.com/pack" TargetMode="External"/><Relationship Id="rId532" Type="http://schemas.openxmlformats.org/officeDocument/2006/relationships/hyperlink" Target="https://education.github.com/teachers" TargetMode="External"/><Relationship Id="rId914" Type="http://schemas.openxmlformats.org/officeDocument/2006/relationships/hyperlink" Target="https://en.wikipedia.org/wiki/Doctor_of_Philosophy#History" TargetMode="External"/><Relationship Id="rId892" Type="http://schemas.openxmlformats.org/officeDocument/2006/relationships/hyperlink" Target="https://en.wikipedia.org/wiki/Good_Luck,_Have_Fun,_Don%27t_Die" TargetMode="External"/><Relationship Id="rId934" Type="http://schemas.openxmlformats.org/officeDocument/2006/relationships/hyperlink" Target="https://en.wikipedia.org/wiki/Implicature" TargetMode="External"/><Relationship Id="rId915" Type="http://schemas.openxmlformats.org/officeDocument/2006/relationships/hyperlink" Target="https://en.wikipedia.org/wiki/Masterpiece#History" TargetMode="External"/><Relationship Id="rId913" Type="http://schemas.openxmlformats.org/officeDocument/2006/relationships/hyperlink" Target="https://en.wikipedia.org/wiki/Thesis" TargetMode="External"/><Relationship Id="rId933" Type="http://schemas.openxmlformats.org/officeDocument/2006/relationships/hyperlink" Target="https://en.wikipedia.org/wiki/Yes,_and_..." TargetMode="External"/><Relationship Id="rId886" Type="http://schemas.openxmlformats.org/officeDocument/2006/relationships/hyperlink" Target="https://github.com/ContextLab/lab-manual" TargetMode="External"/><Relationship Id="rId63" Type="http://schemas.openxmlformats.org/officeDocument/2006/relationships/hyperlink" Target="https://github.com/Morrison-Lab/psc" TargetMode="External"/><Relationship Id="rId809" Type="http://schemas.openxmlformats.org/officeDocument/2006/relationships/hyperlink" Target="https://github.com/Morrison-Lab/wai" TargetMode="External"/><Relationship Id="rId787" Type="http://schemas.openxmlformats.org/officeDocument/2006/relationships/hyperlink" Target="https://github.com/Xpra-org/xpra" TargetMode="External"/><Relationship Id="rId783" Type="http://schemas.openxmlformats.org/officeDocument/2006/relationships/hyperlink" Target="https://github.com/conda-forge/miniforge" TargetMode="External"/><Relationship Id="rId882" Type="http://schemas.openxmlformats.org/officeDocument/2006/relationships/hyperlink" Target="https://github.com/jadebc/lab-manual" TargetMode="External"/><Relationship Id="rId918" Type="http://schemas.openxmlformats.org/officeDocument/2006/relationships/hyperlink" Target="https://github.com/nmfs-opensci/quarto-thesis" TargetMode="External"/><Relationship Id="rId888" Type="http://schemas.openxmlformats.org/officeDocument/2006/relationships/hyperlink" Target="https://github.com/proctor-ucsf/dcc-handbook" TargetMode="External"/><Relationship Id="rId890" Type="http://schemas.openxmlformats.org/officeDocument/2006/relationships/hyperlink" Target="https://github.com/quantmarineecolab/lab-manual" TargetMode="External"/><Relationship Id="rId539" Type="http://schemas.openxmlformats.org/officeDocument/2006/relationships/hyperlink" Target="https://github.com/settings/copilot/features" TargetMode="External"/><Relationship Id="rId884" Type="http://schemas.openxmlformats.org/officeDocument/2006/relationships/hyperlink" Target="https://github.com/thefaylab/lab-manual" TargetMode="External"/><Relationship Id="rId791" Type="http://schemas.openxmlformats.org/officeDocument/2006/relationships/hyperlink" Target="https://github.com/tmux/tmux/wiki" TargetMode="External"/><Relationship Id="rId743" Type="http://schemas.openxmlformats.org/officeDocument/2006/relationships/hyperlink" Target="https://github.com/ucdavisdatalab" TargetMode="External"/><Relationship Id="rId752" Type="http://schemas.openxmlformats.org/officeDocument/2006/relationships/hyperlink" Target="https://github.com/ucdavisdatalab/workshop_how-to-data-documentation" TargetMode="External"/><Relationship Id="rId47" Type="http://schemas.openxmlformats.org/officeDocument/2006/relationships/hyperlink" Target="https://github.com/ucdavisdatalab/workshop_reproducible_research" TargetMode="External"/><Relationship Id="rId908" Type="http://schemas.openxmlformats.org/officeDocument/2006/relationships/hyperlink" Target="https://grants.nih.gov" TargetMode="External"/><Relationship Id="rId875" Type="http://schemas.openxmlformats.org/officeDocument/2006/relationships/hyperlink" Target="https://grantwriting.stanford.edu/resources/funding-train/" TargetMode="External"/><Relationship Id="rId760" Type="http://schemas.openxmlformats.org/officeDocument/2006/relationships/hyperlink" Target="https://hpc.ucdavis.edu/" TargetMode="External"/><Relationship Id="rId835" Type="http://schemas.openxmlformats.org/officeDocument/2006/relationships/hyperlink" Target="https://iet.ucdavis.edu/aggie-ai/ai-tools/chatgpt-edu" TargetMode="External"/><Relationship Id="rId88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3"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one/s/authorship" TargetMode="External"/><Relationship Id="rId776" Type="http://schemas.openxmlformats.org/officeDocument/2006/relationships/hyperlink" Target="https://learn.microsoft.com/en-us/windows/wsl/tutorials/gui-apps" TargetMode="External"/><Relationship Id="rId879" Type="http://schemas.openxmlformats.org/officeDocument/2006/relationships/hyperlink" Target="https://link.springer.com/book/9783031537929" TargetMode="External"/><Relationship Id="rId982" Type="http://schemas.openxmlformats.org/officeDocument/2006/relationships/hyperlink" Target="https://man.openbsd.org/ssh_config" TargetMode="External"/><Relationship Id="rId984" Type="http://schemas.openxmlformats.org/officeDocument/2006/relationships/hyperlink" Target="https://manpages.debian.org/stable/openssh-client/ssh_config.5.en.html" TargetMode="External"/><Relationship Id="rId846" Type="http://schemas.openxmlformats.org/officeDocument/2006/relationships/hyperlink" Target="https://medialab.github.io/iwanthue/?utm_source=Nature+Briefing&amp;utm_campaign=2c68711076-briefing-dy-20211006&amp;utm_medium=email&amp;utm_term=0_c9dfd39373-2c68711076-44335685" TargetMode="External"/><Relationship Id="rId961" Type="http://schemas.openxmlformats.org/officeDocument/2006/relationships/hyperlink" Target="https://mentors.fm/2019/08/13/think-and-write-with-leslie-lamport/" TargetMode="External"/><Relationship Id="rId775" Type="http://schemas.openxmlformats.org/officeDocument/2006/relationships/hyperlink" Target="https://mobaxterm.mobatek.net/" TargetMode="External"/><Relationship Id="rId61" Type="http://schemas.openxmlformats.org/officeDocument/2006/relationships/hyperlink" Target="https://morrison-lab.github.io/psc/" TargetMode="External"/><Relationship Id="rId387" Type="http://schemas.openxmlformats.org/officeDocument/2006/relationships/hyperlink" Target="https://morrison-lab.github.io/psc/chapters/big-data.html" TargetMode="External"/><Relationship Id="rId393" Type="http://schemas.openxmlformats.org/officeDocument/2006/relationships/hyperlink" Target="https://morrison-lab.github.io/psc/chapters/big-data.html#optimal-rstudio-set-up" TargetMode="External"/><Relationship Id="rId391" Type="http://schemas.openxmlformats.org/officeDocument/2006/relationships/hyperlink" Target="https://morrison-lab.github.io/psc/chapters/big-data.html#the-data.table-package" TargetMode="External"/><Relationship Id="rId392" Type="http://schemas.openxmlformats.org/officeDocument/2006/relationships/hyperlink" Target="https://morrison-lab.github.io/psc/chapters/big-data.html#using-downsampled-data" TargetMode="External"/><Relationship Id="rId712" Type="http://schemas.openxmlformats.org/officeDocument/2006/relationships/hyperlink" Target="https://morrison-lab.github.io/psc/chapters/code-publication.html" TargetMode="External"/><Relationship Id="rId727" Type="http://schemas.openxmlformats.org/officeDocument/2006/relationships/hyperlink" Target="https://morrison-lab.github.io/psc/chapters/code-publication.html#checklist-overview" TargetMode="External"/><Relationship Id="rId729" Type="http://schemas.openxmlformats.org/officeDocument/2006/relationships/hyperlink" Target="https://morrison-lab.github.io/psc/chapters/code-publication.html#clean-up-comments" TargetMode="External"/><Relationship Id="rId734" Type="http://schemas.openxmlformats.org/officeDocument/2006/relationships/hyperlink" Target="https://morrison-lab.github.io/psc/chapters/code-publication.html#clean-up-feature-branches" TargetMode="External"/><Relationship Id="rId733" Type="http://schemas.openxmlformats.org/officeDocument/2006/relationships/hyperlink" Target="https://morrison-lab.github.io/psc/chapters/code-publication.html#complete-the-readme" TargetMode="External"/><Relationship Id="rId730" Type="http://schemas.openxmlformats.org/officeDocument/2006/relationships/hyperlink" Target="https://morrison-lab.github.io/psc/chapters/code-publication.html#document-functions" TargetMode="External"/><Relationship Id="rId732" Type="http://schemas.openxmlformats.org/officeDocument/2006/relationships/hyperlink" Target="https://morrison-lab.github.io/psc/chapters/code-publication.html#ensure-project-runs-via-bash" TargetMode="External"/><Relationship Id="rId728" Type="http://schemas.openxmlformats.org/officeDocument/2006/relationships/hyperlink" Target="https://morrison-lab.github.io/psc/chapters/code-publication.html#fill-out-file-headers" TargetMode="External"/><Relationship Id="rId731" Type="http://schemas.openxmlformats.org/officeDocument/2006/relationships/hyperlink" Target="https://morrison-lab.github.io/psc/chapters/code-publication.html#remove-deprecated-filepaths" TargetMode="External"/><Relationship Id="rId736" Type="http://schemas.openxmlformats.org/officeDocument/2006/relationships/hyperlink" Target="https://morrison-lab.github.io/psc/chapters/code-publication.html#sec-cran-release" TargetMode="External"/><Relationship Id="rId735" Type="http://schemas.openxmlformats.org/officeDocument/2006/relationships/hyperlink" Target="https://morrison-lab.github.io/psc/chapters/code-publication.html#sec-create-github-release" TargetMode="External"/><Relationship Id="rId62" Type="http://schemas.openxmlformats.org/officeDocument/2006/relationships/hyperlink" Target="https://morrison-lab.github.io/psc/chapters/code-repositories.html" TargetMode="External"/><Relationship Id="rId88" Type="http://schemas.openxmlformats.org/officeDocument/2006/relationships/hyperlink" Target="https://morrison-lab.github.io/psc/chapters/code-repositories.html#organizing-the-data-raw-folder" TargetMode="External"/><Relationship Id="rId86" Type="http://schemas.openxmlformats.org/officeDocument/2006/relationships/hyperlink" Target="https://morrison-lab.github.io/psc/chapters/code-repositories.html#package-structure" TargetMode="External"/><Relationship Id="rId87" Type="http://schemas.openxmlformats.org/officeDocument/2006/relationships/hyperlink" Target="https://morrison-lab.github.io/psc/chapters/code-repositories.html#rproj-files" TargetMode="External"/><Relationship Id="rId89"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template-repositories" TargetMode="External"/><Relationship Id="rId94" Type="http://schemas.openxmlformats.org/officeDocument/2006/relationships/hyperlink" Target="https://morrison-lab.github.io/psc/chapters/coding-practices.html" TargetMode="External"/><Relationship Id="rId303" Type="http://schemas.openxmlformats.org/officeDocument/2006/relationships/hyperlink" Target="https://morrison-lab.github.io/psc/chapters/coding-practices.html#coding-with-r-and-python" TargetMode="External"/><Relationship Id="rId292" Type="http://schemas.openxmlformats.org/officeDocument/2006/relationships/hyperlink" Target="https://morrison-lab.github.io/psc/chapters/coding-practices.html#function-calls" TargetMode="External"/><Relationship Id="rId300" Type="http://schemas.openxmlformats.org/officeDocument/2006/relationships/hyperlink" Target="https://morrison-lab.github.io/psc/chapters/coding-practices.html#integrating-box-and-dropbox" TargetMode="External"/><Relationship Id="rId276" Type="http://schemas.openxmlformats.org/officeDocument/2006/relationships/hyperlink" Target="https://morrison-lab.github.io/psc/chapters/coding-practices.html#lab-protocols-for-code-and-data" TargetMode="External"/><Relationship Id="rId291" Type="http://schemas.openxmlformats.org/officeDocument/2006/relationships/hyperlink" Target="https://morrison-lab.github.io/psc/chapters/coding-practices.html#object-naming" TargetMode="External"/><Relationship Id="rId280" Type="http://schemas.openxmlformats.org/officeDocument/2006/relationships/hyperlink" Target="https://morrison-lab.github.io/psc/chapters/coding-practices.html#organizing-scripts" TargetMode="External"/><Relationship Id="rId299" Type="http://schemas.openxmlformats.org/officeDocument/2006/relationships/hyperlink" Target="https://morrison-lab.github.io/psc/chapters/coding-practices.html#readingsaving-data" TargetMode="External"/><Relationship Id="rId304" Type="http://schemas.openxmlformats.org/officeDocument/2006/relationships/hyperlink" Target="https://morrison-lab.github.io/psc/chapters/coding-practices.html#repeating-analyses-with-different-variations" TargetMode="External"/><Relationship Id="rId290" Type="http://schemas.openxmlformats.org/officeDocument/2006/relationships/hyperlink" Target="https://morrison-lab.github.io/psc/chapters/coding-practices.html#sec-adrs" TargetMode="External"/><Relationship Id="rId288" Type="http://schemas.openxmlformats.org/officeDocument/2006/relationships/hyperlink" Target="https://morrison-lab.github.io/psc/chapters/coding-practices.html#sec-auto-styling" TargetMode="External"/><Relationship Id="rId283" Type="http://schemas.openxmlformats.org/officeDocument/2006/relationships/hyperlink" Target="https://morrison-lab.github.io/psc/chapters/coding-practices.html#sec-benchmarking" TargetMode="External"/><Relationship Id="rId285" Type="http://schemas.openxmlformats.org/officeDocument/2006/relationships/hyperlink" Target="https://morrison-lab.github.io/psc/chapters/coding-practices.html#sec-data-io" TargetMode="External"/><Relationship Id="rId297" Type="http://schemas.openxmlformats.org/officeDocument/2006/relationships/hyperlink" Target="https://morrison-lab.github.io/psc/chapters/coding-practices.html#sec-decompose-qmd-chunks" TargetMode="External"/><Relationship Id="rId289" Type="http://schemas.openxmlformats.org/officeDocument/2006/relationships/hyperlink" Target="https://morrison-lab.github.io/psc/chapters/coding-practices.html#sec-documenting-code" TargetMode="External"/><Relationship Id="rId293" Type="http://schemas.openxmlformats.org/officeDocument/2006/relationships/hyperlink" Target="https://morrison-lab.github.io/psc/chapters/coding-practices.html#sec-function-decomposition" TargetMode="External"/><Relationship Id="rId295" Type="http://schemas.openxmlformats.org/officeDocument/2006/relationships/hyperlink" Target="https://morrison-lab.github.io/psc/chapters/coding-practices.html#sec-function-length-limits" TargetMode="External"/><Relationship Id="rId306" Type="http://schemas.openxmlformats.org/officeDocument/2006/relationships/hyperlink" Target="https://morrison-lab.github.io/psc/chapters/coding-practices.html#sec-getting-help-with-code" TargetMode="External"/><Relationship Id="rId298" Type="http://schemas.openxmlformats.org/officeDocument/2006/relationships/hyperlink" Target="https://morrison-lab.github.io/psc/chapters/coding-practices.html#sec-here-package-practices" TargetMode="External"/><Relationship Id="rId284" Type="http://schemas.openxmlformats.org/officeDocument/2006/relationships/hyperlink" Target="https://morrison-lab.github.io/psc/chapters/coding-practices.html#sec-iteration" TargetMode="External"/><Relationship Id="rId296" Type="http://schemas.openxmlformats.org/officeDocument/2006/relationships/hyperlink" Target="https://morrison-lab.github.io/psc/chapters/coding-practices.html#sec-kiss" TargetMode="External"/><Relationship Id="rId294" Type="http://schemas.openxmlformats.org/officeDocument/2006/relationships/hyperlink" Target="https://morrison-lab.github.io/psc/chapters/coding-practices.html#sec-one-function-per-file" TargetMode="External"/><Relationship Id="rId301" Type="http://schemas.openxmlformats.org/officeDocument/2006/relationships/hyperlink" Target="https://morrison-lab.github.io/psc/chapters/coding-practices.html#sec-r-lib-packages" TargetMode="External"/><Relationship Id="rId278" Type="http://schemas.openxmlformats.org/officeDocument/2006/relationships/hyperlink" Target="https://morrison-lab.github.io/psc/chapters/coding-practices.html#sec-r-package-tools" TargetMode="External"/><Relationship Id="rId287" Type="http://schemas.openxmlformats.org/officeDocument/2006/relationships/hyperlink" Target="https://morrison-lab.github.io/psc/chapters/coding-practices.html#sec-r-qa-checklist" TargetMode="External"/><Relationship Id="rId307" Type="http://schemas.openxmlformats.org/officeDocument/2006/relationships/hyperlink" Target="https://morrison-lab.github.io/psc/chapters/coding-practices.html#sec-r-resources" TargetMode="External"/><Relationship Id="rId281" Type="http://schemas.openxmlformats.org/officeDocument/2006/relationships/hyperlink" Target="https://morrison-lab.github.io/psc/chapters/coding-practices.html#sec-r-testing" TargetMode="External"/><Relationship Id="rId286" Type="http://schemas.openxmlformats.org/officeDocument/2006/relationships/hyperlink" Target="https://morrison-lab.github.io/psc/chapters/coding-practices.html#sec-r-version-control" TargetMode="External"/><Relationship Id="rId279" Type="http://schemas.openxmlformats.org/officeDocument/2006/relationships/hyperlink" Target="https://morrison-lab.github.io/psc/chapters/coding-practices.html#sec-r-workflow" TargetMode="External"/><Relationship Id="rId305" Type="http://schemas.openxmlformats.org/officeDocument/2006/relationships/hyperlink" Target="https://morrison-lab.github.io/psc/chapters/coding-practices.html#sec-reviewing-code" TargetMode="External"/><Relationship Id="rId282" Type="http://schemas.openxmlformats.org/officeDocument/2006/relationships/hyperlink" Target="https://morrison-lab.github.io/psc/chapters/coding-practices.html#sec-tdd" TargetMode="External"/><Relationship Id="rId302" Type="http://schemas.openxmlformats.org/officeDocument/2006/relationships/hyperlink" Target="https://morrison-lab.github.io/psc/chapters/coding-practices.html#sec-tidyverse" TargetMode="External"/><Relationship Id="rId277" Type="http://schemas.openxmlformats.org/officeDocument/2006/relationships/hyperlink" Target="https://morrison-lab.github.io/psc/chapters/coding-practices.html#sec-tool-building" TargetMode="External"/><Relationship Id="rId311" Type="http://schemas.openxmlformats.org/officeDocument/2006/relationships/hyperlink" Target="https://morrison-lab.github.io/psc/chapters/coding-style.html" TargetMode="External"/><Relationship Id="rId365" Type="http://schemas.openxmlformats.org/officeDocument/2006/relationships/hyperlink" Target="https://morrison-lab.github.io/psc/chapters/coding-style.html#general-principles" TargetMode="External"/><Relationship Id="rId375" Type="http://schemas.openxmlformats.org/officeDocument/2006/relationships/hyperlink" Target="https://morrison-lab.github.io/psc/chapters/coding-style.html#line-breaks-and-formatting" TargetMode="External"/><Relationship Id="rId376" Type="http://schemas.openxmlformats.org/officeDocument/2006/relationships/hyperlink" Target="https://morrison-lab.github.io/psc/chapters/coding-style.html#markdown-and-quarto-formatting" TargetMode="External"/><Relationship Id="rId377" Type="http://schemas.openxmlformats.org/officeDocument/2006/relationships/hyperlink" Target="https://morrison-lab.github.io/psc/chapters/coding-style.html#messaging-and-user-communication" TargetMode="External"/><Relationship Id="rId368" Type="http://schemas.openxmlformats.org/officeDocument/2006/relationships/hyperlink" Target="https://morrison-lab.github.io/psc/chapters/coding-style.html#sec-assertions-input-validation" TargetMode="External"/><Relationship Id="rId372" Type="http://schemas.openxmlformats.org/officeDocument/2006/relationships/hyperlink" Target="https://morrison-lab.github.io/psc/chapters/coding-style.html#sec-avoid-hardcoding-external-data" TargetMode="External"/><Relationship Id="rId369" Type="http://schemas.openxmlformats.org/officeDocument/2006/relationships/hyperlink" Target="https://morrison-lab.github.io/psc/chapters/coding-style.html#sec-avoid-nesting" TargetMode="External"/><Relationship Id="rId366" Type="http://schemas.openxmlformats.org/officeDocument/2006/relationships/hyperlink" Target="https://morrison-lab.github.io/psc/chapters/coding-style.html#sec-clean-code" TargetMode="External"/><Relationship Id="rId374" Type="http://schemas.openxmlformats.org/officeDocument/2006/relationships/hyperlink" Target="https://morrison-lab.github.io/psc/chapters/coding-style.html#sec-comments" TargetMode="External"/><Relationship Id="rId373" Type="http://schemas.openxmlformats.org/officeDocument/2006/relationships/hyperlink" Target="https://morrison-lab.github.io/psc/chapters/coding-style.html#sec-construct-inputs" TargetMode="External"/><Relationship Id="rId367" Type="http://schemas.openxmlformats.org/officeDocument/2006/relationships/hyperlink" Target="https://morrison-lab.github.io/psc/chapters/coding-style.html#sec-function-docs" TargetMode="External"/><Relationship Id="rId380" Type="http://schemas.openxmlformats.org/officeDocument/2006/relationships/hyperlink" Target="https://morrison-lab.github.io/psc/chapters/coding-style.html#sec-here-package-style" TargetMode="External"/><Relationship Id="rId381" Type="http://schemas.openxmlformats.org/officeDocument/2006/relationships/hyperlink" Target="https://morrison-lab.github.io/psc/chapters/coding-style.html#sec-object-naming" TargetMode="External"/><Relationship Id="rId378" Type="http://schemas.openxmlformats.org/officeDocument/2006/relationships/hyperlink" Target="https://morrison-lab.github.io/psc/chapters/coding-style.html#sec-package-code-practices" TargetMode="External"/><Relationship Id="rId371" Type="http://schemas.openxmlformats.org/officeDocument/2006/relationships/hyperlink" Target="https://morrison-lab.github.io/psc/chapters/coding-style.html#sec-per-operation-grouping" TargetMode="External"/><Relationship Id="rId370" Type="http://schemas.openxmlformats.org/officeDocument/2006/relationships/hyperlink" Target="https://morrison-lab.github.io/psc/chapters/coding-style.html#sec-prefer-packaged-functions" TargetMode="External"/><Relationship Id="rId383" Type="http://schemas.openxmlformats.org/officeDocument/2006/relationships/hyperlink" Target="https://morrison-lab.github.io/psc/chapters/coding-style.html#sec-r-resources-style" TargetMode="External"/><Relationship Id="rId382" Type="http://schemas.openxmlformats.org/officeDocument/2006/relationships/hyperlink" Target="https://morrison-lab.github.io/psc/chapters/coding-style.html#sec-style-auto-style" TargetMode="External"/><Relationship Id="rId379" Type="http://schemas.openxmlformats.org/officeDocument/2006/relationships/hyperlink" Target="https://morrison-lab.github.io/psc/chapters/coding-style.html#sec-tidyverse-replacements" TargetMode="External"/><Relationship Id="rId38" Type="http://schemas.openxmlformats.org/officeDocument/2006/relationships/hyperlink" Target="https://morrison-lab.github.io/psc/chapters/collaborative-software-development.html" TargetMode="External"/><Relationship Id="rId585" Type="http://schemas.openxmlformats.org/officeDocument/2006/relationships/hyperlink" Target="https://morrison-lab.github.io/psc/chapters/collaborative-software-development.html#sec-code-review" TargetMode="External"/><Relationship Id="rId584" Type="http://schemas.openxmlformats.org/officeDocument/2006/relationships/hyperlink" Target="https://morrison-lab.github.io/psc/chapters/collaborative-software-development.html#sec-pull-requests" TargetMode="External"/><Relationship Id="rId589" Type="http://schemas.openxmlformats.org/officeDocument/2006/relationships/hyperlink" Target="https://morrison-lab.github.io/psc/chapters/continuous-integration.html" TargetMode="External"/><Relationship Id="rId629" Type="http://schemas.openxmlformats.org/officeDocument/2006/relationships/hyperlink" Target="https://morrison-lab.github.io/psc/chapters/continuous-integration.html#additional-resources" TargetMode="External"/><Relationship Id="rId628" Type="http://schemas.openxmlformats.org/officeDocument/2006/relationships/hyperlink" Target="https://morrison-lab.github.io/psc/chapters/continuous-integration.html#fast-package-installation-with-r2u" TargetMode="External"/><Relationship Id="rId623" Type="http://schemas.openxmlformats.org/officeDocument/2006/relationships/hyperlink" Target="https://morrison-lab.github.io/psc/chapters/continuous-integration.html#how-github-actions-workflows-work" TargetMode="External"/><Relationship Id="rId625"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pr-comment-automation" TargetMode="External"/><Relationship Id="rId622" Type="http://schemas.openxmlformats.org/officeDocument/2006/relationships/hyperlink" Target="https://morrison-lab.github.io/psc/chapters/continuous-integration.html#sec-reusable-workflow-collections" TargetMode="External"/><Relationship Id="rId621" Type="http://schemas.openxmlformats.org/officeDocument/2006/relationships/hyperlink" Target="https://morrison-lab.github.io/psc/chapters/continuous-integration.html#sec-setting-up-github-actions" TargetMode="External"/><Relationship Id="rId626" Type="http://schemas.openxmlformats.org/officeDocument/2006/relationships/hyperlink" Target="https://morrison-lab.github.io/psc/chapters/continuous-integration.html#troubleshooting-failed-workflows" TargetMode="External"/><Relationship Id="rId620" Type="http://schemas.openxmlformats.org/officeDocument/2006/relationships/hyperlink" Target="https://morrison-lab.github.io/psc/chapters/continuous-integration.html#understanding-github-actions" TargetMode="External"/><Relationship Id="rId624" Type="http://schemas.openxmlformats.org/officeDocument/2006/relationships/hyperlink" Target="https://morrison-lab.github.io/psc/chapters/continuous-integration.html#workflow-files-and-security" TargetMode="External"/><Relationship Id="rId395" Type="http://schemas.openxmlformats.org/officeDocument/2006/relationships/hyperlink" Target="https://morrison-lab.github.io/psc/chapters/data-masking.html" TargetMode="External"/><Relationship Id="rId405" Type="http://schemas.openxmlformats.org/officeDocument/2006/relationships/hyperlink" Target="https://morrison-lab.github.io/psc/chapters/data-masking.html#general-overview" TargetMode="External"/><Relationship Id="rId406" Type="http://schemas.openxmlformats.org/officeDocument/2006/relationships/hyperlink" Target="https://morrison-lab.github.io/psc/chapters/data-masking.html#sec-data-masking-vs-tidy-selection" TargetMode="External"/><Relationship Id="rId407" Type="http://schemas.openxmlformats.org/officeDocument/2006/relationships/hyperlink" Target="https://morrison-lab.github.io/psc/chapters/data-masking.html#technical-overview" TargetMode="External"/><Relationship Id="rId478"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basics" TargetMode="External"/><Relationship Id="rId520" Type="http://schemas.openxmlformats.org/officeDocument/2006/relationships/hyperlink" Target="https://morrison-lab.github.io/psc/chapters/github.html#commonly-used-git-commands" TargetMode="External"/><Relationship Id="rId518" Type="http://schemas.openxmlformats.org/officeDocument/2006/relationships/hyperlink" Target="https://morrison-lab.github.io/psc/chapters/github.html#example-workflow" TargetMode="External"/><Relationship Id="rId516" Type="http://schemas.openxmlformats.org/officeDocument/2006/relationships/hyperlink" Target="https://morrison-lab.github.io/psc/chapters/github.html#git-branching" TargetMode="External"/><Relationship Id="rId521" Type="http://schemas.openxmlformats.org/officeDocument/2006/relationships/hyperlink" Target="https://morrison-lab.github.io/psc/chapters/github.html#how-often-should-i-commit" TargetMode="External"/><Relationship Id="rId519" Type="http://schemas.openxmlformats.org/officeDocument/2006/relationships/hyperlink" Target="https://morrison-lab.github.io/psc/chapters/github.html#pull-request-roles-and-protocol" TargetMode="External"/><Relationship Id="rId522" Type="http://schemas.openxmlformats.org/officeDocument/2006/relationships/hyperlink" Target="https://morrison-lab.github.io/psc/chapters/github.html#repeated-amend-workflow" TargetMode="External"/><Relationship Id="rId515" Type="http://schemas.openxmlformats.org/officeDocument/2006/relationships/hyperlink" Target="https://morrison-lab.github.io/psc/chapters/github.html#sec-cli-tools" TargetMode="External"/><Relationship Id="rId517" Type="http://schemas.openxmlformats.org/officeDocument/2006/relationships/hyperlink" Target="https://morrison-lab.github.io/psc/chapters/github.html#sec-dev-branches" TargetMode="External"/><Relationship Id="rId526"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gui-clients" TargetMode="External"/><Relationship Id="rId525" Type="http://schemas.openxmlformats.org/officeDocument/2006/relationships/hyperlink" Target="https://morrison-lab.github.io/psc/chapters/github.html#sec-gitattributes" TargetMode="External"/><Relationship Id="rId524" Type="http://schemas.openxmlformats.org/officeDocument/2006/relationships/hyperlink" Target="https://morrison-lab.github.io/psc/chapters/github.html#sec-gitlab" TargetMode="External"/><Relationship Id="rId527" Type="http://schemas.openxmlformats.org/officeDocument/2006/relationships/hyperlink" Target="https://morrison-lab.github.io/psc/chapters/github.html#sec-removing-sensitive-data" TargetMode="External"/><Relationship Id="rId523" Type="http://schemas.openxmlformats.org/officeDocument/2006/relationships/hyperlink" Target="https://morrison-lab.github.io/psc/chapters/github.html#what-should-be-pushed-to-github" TargetMode="External"/><Relationship Id="rId411" Type="http://schemas.openxmlformats.org/officeDocument/2006/relationships/hyperlink" Target="https://morrison-lab.github.io/psc/chapters/quarto.html" TargetMode="External"/><Relationship Id="rId474" Type="http://schemas.openxmlformats.org/officeDocument/2006/relationships/hyperlink" Target="https://morrison-lab.github.io/psc/chapters/quarto.html#additional-resources" TargetMode="External"/><Relationship Id="rId471" Type="http://schemas.openxmlformats.org/officeDocument/2006/relationships/hyperlink" Target="https://morrison-lab.github.io/psc/chapters/quarto.html#advanced-features" TargetMode="External"/><Relationship Id="rId468" Type="http://schemas.openxmlformats.org/officeDocument/2006/relationships/hyperlink" Target="https://morrison-lab.github.io/psc/chapters/quarto.html#building-quarto-books" TargetMode="External"/><Relationship Id="rId466" Type="http://schemas.openxmlformats.org/officeDocument/2006/relationships/hyperlink" Target="https://morrison-lab.github.io/psc/chapters/quarto.html#introduction" TargetMode="External"/><Relationship Id="rId472" Type="http://schemas.openxmlformats.org/officeDocument/2006/relationships/hyperlink" Target="https://morrison-lab.github.io/psc/chapters/quarto.html#mermaid-diagrams" TargetMode="External"/><Relationship Id="rId467" Type="http://schemas.openxmlformats.org/officeDocument/2006/relationships/hyperlink" Target="https://morrison-lab.github.io/psc/chapters/quarto.html#quarto-basics" TargetMode="External"/><Relationship Id="rId470" Type="http://schemas.openxmlformats.org/officeDocument/2006/relationships/hyperlink" Target="https://morrison-lab.github.io/psc/chapters/quarto.html#quarto-profiles" TargetMode="External"/><Relationship Id="rId469" Type="http://schemas.openxmlformats.org/officeDocument/2006/relationships/hyperlink" Target="https://morrison-lab.github.io/psc/chapters/quarto.html#sec-quarto-dashboards" TargetMode="External"/><Relationship Id="rId473" Type="http://schemas.openxmlformats.org/officeDocument/2006/relationships/hyperlink" Target="https://morrison-lab.github.io/psc/chapters/quarto.html#troubleshooting" TargetMode="External"/><Relationship Id="rId697" Type="http://schemas.openxmlformats.org/officeDocument/2006/relationships/hyperlink" Target="https://morrison-lab.github.io/psc/chapters/reproducible-environments.html" TargetMode="External"/><Relationship Id="rId710" Type="http://schemas.openxmlformats.org/officeDocument/2006/relationships/hyperlink" Target="https://morrison-lab.github.io/psc/chapters/reproducible-environments.html#clearing-docker-cache" TargetMode="External"/><Relationship Id="rId708" Type="http://schemas.openxmlformats.org/officeDocument/2006/relationships/hyperlink" Target="https://morrison-lab.github.io/psc/chapters/reproducible-environments.html#fast-package-installation-on-ubuntu-with-r2u" TargetMode="External"/><Relationship Id="rId709" Type="http://schemas.openxmlformats.org/officeDocument/2006/relationships/hyperlink" Target="https://morrison-lab.github.io/psc/chapters/reproducible-environments.html#managing-r-versions-with-rig" TargetMode="External"/><Relationship Id="rId707" Type="http://schemas.openxmlformats.org/officeDocument/2006/relationships/hyperlink" Target="https://morrison-lab.github.io/psc/chapters/reproducible-environments.html#package-version-control-with-renv" TargetMode="External"/><Relationship Id="rId850" Type="http://schemas.openxmlformats.org/officeDocument/2006/relationships/hyperlink" Target="https://morrison-lab.github.io/psc/chapters/resources.html" TargetMode="External"/><Relationship Id="rId633" Type="http://schemas.openxmlformats.org/officeDocument/2006/relationships/hyperlink" Target="https://morrison-lab.github.io/psc/chapters/unix.html" TargetMode="External"/><Relationship Id="rId684" Type="http://schemas.openxmlformats.org/officeDocument/2006/relationships/hyperlink" Target="https://morrison-lab.github.io/psc/chapters/unix.html#basics" TargetMode="External"/><Relationship Id="rId691" Type="http://schemas.openxmlformats.org/officeDocument/2006/relationships/hyperlink" Target="https://morrison-lab.github.io/psc/chapters/unix.html#checking-tasks-and-killing-jobs" TargetMode="External"/><Relationship Id="rId693" Type="http://schemas.openxmlformats.org/officeDocument/2006/relationships/hyperlink" Target="https://morrison-lab.github.io/psc/chapters/unix.html#external-resources" TargetMode="External"/><Relationship Id="rId688" Type="http://schemas.openxmlformats.org/officeDocument/2006/relationships/hyperlink" Target="https://morrison-lab.github.io/psc/chapters/unix.html#running-bash-scripts" TargetMode="External"/><Relationship Id="rId692" Type="http://schemas.openxmlformats.org/officeDocument/2006/relationships/hyperlink" Target="https://morrison-lab.github.io/psc/chapters/unix.html#running-big-jobs" TargetMode="External"/><Relationship Id="rId690" Type="http://schemas.openxmlformats.org/officeDocument/2006/relationships/hyperlink" Target="https://morrison-lab.github.io/psc/chapters/unix.html#running-rscripts-in-windows" TargetMode="External"/><Relationship Id="rId683" Type="http://schemas.openxmlformats.org/officeDocument/2006/relationships/hyperlink" Target="https://morrison-lab.github.io/psc/chapters/unix.html#sec-cli-tui-gui" TargetMode="External"/><Relationship Id="rId689" Type="http://schemas.openxmlformats.org/officeDocument/2006/relationships/hyperlink" Target="https://morrison-lab.github.io/psc/chapters/unix.html#sec-shell-style" TargetMode="External"/><Relationship Id="rId685" Type="http://schemas.openxmlformats.org/officeDocument/2006/relationships/hyperlink" Target="https://morrison-lab.github.io/psc/chapters/unix.html#sec-terminal-emulators" TargetMode="External"/><Relationship Id="rId687" Type="http://schemas.openxmlformats.org/officeDocument/2006/relationships/hyperlink" Target="https://morrison-lab.github.io/psc/chapters/unix.html#sec-zsh" TargetMode="External"/><Relationship Id="rId686" Type="http://schemas.openxmlformats.org/officeDocument/2006/relationships/hyperlink" Target="https://morrison-lab.github.io/psc/chapters/unix.html#syntax-for-both-macwindows" TargetMode="External"/><Relationship Id="rId852" Type="http://schemas.openxmlformats.org/officeDocument/2006/relationships/hyperlink" Target="https://morrison-lab.github.io/psw/" TargetMode="External"/><Relationship Id="rId851" Type="http://schemas.openxmlformats.org/officeDocument/2006/relationships/hyperlink" Target="https://morrison-lab.github.io/psw/chapters/intro.html#sec-further-reading" TargetMode="External"/><Relationship Id="rId853" Type="http://schemas.openxmlformats.org/officeDocument/2006/relationships/hyperlink" Target="https://morrison-lab.github.io/psw/chapters/slides-posters-figures.html" TargetMode="External"/><Relationship Id="rId808" Type="http://schemas.openxmlformats.org/officeDocument/2006/relationships/hyperlink" Target="https://morrison-lab.github.io/wai/" TargetMode="External"/><Relationship Id="rId828" Type="http://schemas.openxmlformats.org/officeDocument/2006/relationships/hyperlink" Target="https://morrison-lab.github.io/wai/chapters/ai-use-policies.html" TargetMode="External"/><Relationship Id="rId945" Type="http://schemas.openxmlformats.org/officeDocument/2006/relationships/hyperlink" Target="https://morrison-lab.github.io/wai/chapters/ai-use-policies.html#sec-ai-journal-articles" TargetMode="External"/><Relationship Id="rId829" Type="http://schemas.openxmlformats.org/officeDocument/2006/relationships/hyperlink" Target="https://morrison-lab.github.io/wai/chapters/coding-agents.html" TargetMode="External"/><Relationship Id="rId544" Type="http://schemas.openxmlformats.org/officeDocument/2006/relationships/hyperlink" Target="https://morrison-lab.github.io/wai/chapters/coding-agents.html#sec-ai-best-practices" TargetMode="External"/><Relationship Id="rId830" Type="http://schemas.openxmlformats.org/officeDocument/2006/relationships/hyperlink" Target="https://morrison-lab.github.io/wai/chapters/pr-workflow-with-agents.html" TargetMode="External"/><Relationship Id="rId896" Type="http://schemas.openxmlformats.org/officeDocument/2006/relationships/hyperlink" Target="https://myidp.sciencecareers.org/" TargetMode="External"/><Relationship Id="rId970" Type="http://schemas.openxmlformats.org/officeDocument/2006/relationships/hyperlink" Target="https://osf.io/" TargetMode="External"/><Relationship Id="rId45" Type="http://schemas.openxmlformats.org/officeDocument/2006/relationships/hyperlink" Target="https://osf.io/tgbxr/" TargetMode="External"/><Relationship Id="rId958" Type="http://schemas.openxmlformats.org/officeDocument/2006/relationships/hyperlink" Target="https://plos.org/resource/how-to-store-and-manage-your-data/" TargetMode="External"/><Relationship Id="rId772" Type="http://schemas.openxmlformats.org/officeDocument/2006/relationships/hyperlink" Target="https://posit.co/products/open-source/rstudio-server/" TargetMode="External"/><Relationship Id="rId887" Type="http://schemas.openxmlformats.org/officeDocument/2006/relationships/hyperlink" Target="https://proctor-ucsf.github.io/dcc-handbook/" TargetMode="External"/><Relationship Id="rId7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9" Type="http://schemas.openxmlformats.org/officeDocument/2006/relationships/hyperlink" Target="https://quantmarineecolab.github.io/lab-manual/" TargetMode="External"/><Relationship Id="rId785"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3" Type="http://schemas.openxmlformats.org/officeDocument/2006/relationships/hyperlink" Target="https://researchdata.princeton.edu/research-lifecycle-guide/publishing-and-preservation/dois" TargetMode="External"/><Relationship Id="rId5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2" Type="http://schemas.openxmlformats.org/officeDocument/2006/relationships/hyperlink" Target="https://slurm.schedmd.com/salloc.html" TargetMode="External"/><Relationship Id="rId974" Type="http://schemas.openxmlformats.org/officeDocument/2006/relationships/hyperlink" Target="https://slurm.schedmd.com/sattach.html" TargetMode="External"/><Relationship Id="rId976" Type="http://schemas.openxmlformats.org/officeDocument/2006/relationships/hyperlink" Target="https://slurm.schedmd.com/sbatch.html" TargetMode="External"/><Relationship Id="rId978" Type="http://schemas.openxmlformats.org/officeDocument/2006/relationships/hyperlink" Target="https://slurm.schedmd.com/squeue.html" TargetMode="External"/><Relationship Id="rId980" Type="http://schemas.openxmlformats.org/officeDocument/2006/relationships/hyperlink" Target="https://slurm.schedmd.com/srun.html" TargetMode="External"/><Relationship Id="rId774" Type="http://schemas.openxmlformats.org/officeDocument/2006/relationships/hyperlink" Target="https://sourceforge.net/projects/vcxsrv/" TargetMode="External"/><Relationship Id="rId873" Type="http://schemas.openxmlformats.org/officeDocument/2006/relationships/hyperlink" Target="https://teampublichealth.substack.com/" TargetMode="External"/><Relationship Id="rId883" Type="http://schemas.openxmlformats.org/officeDocument/2006/relationships/hyperlink" Target="https://thefaylab.github.io/lab-manual/" TargetMode="External"/><Relationship Id="rId992" Type="http://schemas.openxmlformats.org/officeDocument/2006/relationships/hyperlink" Target="https://ucd-serg.github.io/lab-manual/appendix-copilot-instructions.html" TargetMode="External"/><Relationship Id="rId994" Type="http://schemas.openxmlformats.org/officeDocument/2006/relationships/hyperlink" Target="https://ucd-serg.github.io/lab-manual/appendix-copilot-setup-steps.html" TargetMode="External"/><Relationship Id="rId921" Type="http://schemas.openxmlformats.org/officeDocument/2006/relationships/hyperlink" Target="https://ucdavisdatalab.github.io/workshop_index/" TargetMode="External"/><Relationship Id="rId83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7" Type="http://schemas.openxmlformats.org/officeDocument/2006/relationships/hyperlink" Target="https://wiki.archlinux.org/title/Wayland" TargetMode="External"/><Relationship Id="rId788" Type="http://schemas.openxmlformats.org/officeDocument/2006/relationships/hyperlink" Target="https://wiki.x2go.org/" TargetMode="External"/><Relationship Id="rId937" Type="http://schemas.openxmlformats.org/officeDocument/2006/relationships/hyperlink" Target="https://www.biorxiv.org/" TargetMode="External"/><Relationship Id="rId803" Type="http://schemas.openxmlformats.org/officeDocument/2006/relationships/hyperlink" Target="https://www.chriswrites.com/how-to-change-file-permissions-using-the-terminal/" TargetMode="External"/><Relationship Id="rId941"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51" Type="http://schemas.openxmlformats.org/officeDocument/2006/relationships/hyperlink" Target="https://www.equator-network.org/" TargetMode="External"/><Relationship Id="rId52" Type="http://schemas.openxmlformats.org/officeDocument/2006/relationships/hyperlink" Target="https://www.equator-network.org/reporting-guidelines/consort/" TargetMode="External"/><Relationship Id="rId54" Type="http://schemas.openxmlformats.org/officeDocument/2006/relationships/hyperlink" Target="https://www.equator-network.org/reporting-guidelines/stard/" TargetMode="External"/><Relationship Id="rId53" Type="http://schemas.openxmlformats.org/officeDocument/2006/relationships/hyperlink" Target="https://www.equator-network.org/reporting-guidelines/strobe/" TargetMode="External"/><Relationship Id="rId878" Type="http://schemas.openxmlformats.org/officeDocument/2006/relationships/hyperlink" Target="https://www.globalcodeofconduct.org/" TargetMode="External"/><Relationship Id="rId792" Type="http://schemas.openxmlformats.org/officeDocument/2006/relationships/hyperlink" Target="https://www.gnu.org/software/screen/" TargetMode="External"/><Relationship Id="rId936" Type="http://schemas.openxmlformats.org/officeDocument/2006/relationships/hyperlink" Target="https://www.medrxiv.org/" TargetMode="External"/><Relationship Id="rId876" Type="http://schemas.openxmlformats.org/officeDocument/2006/relationships/hyperlink" Target="https://www.niaid.nih.gov/grants-contracts/write-grant-application" TargetMode="External"/><Relationship Id="rId897" Type="http://schemas.openxmlformats.org/officeDocument/2006/relationships/hyperlink" Target="https://www.training.nih.gov/career-services/" TargetMode="External"/><Relationship Id="rId773" Type="http://schemas.openxmlformats.org/officeDocument/2006/relationships/hyperlink" Target="https://www.xquartz.org/" TargetMode="External"/><Relationship Id="rId49" Type="http://schemas.openxmlformats.org/officeDocument/2006/relationships/hyperlink" Target="https://www.youtube.com/watch?v=WoYkY9MkbRE" TargetMode="External"/><Relationship Id="rId5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61" Type="http://schemas.openxmlformats.org/officeDocument/2006/relationships/hyperlink" Target="assets/files/PHS_Shared_Compute_Environments.pdf" TargetMode="External"/><Relationship Id="rId43" Type="http://schemas.openxmlformats.org/officeDocument/2006/relationships/hyperlink" Target="clinicaltrials.gov" TargetMode="External"/><Relationship Id="rId57" Type="http://schemas.openxmlformats.org/officeDocument/2006/relationships/hyperlink" Target="github.com" TargetMode="External"/><Relationship Id="rId951" Type="http://schemas.openxmlformats.org/officeDocument/2006/relationships/hyperlink" Target="http://creativecommons.org/licenses/by-nc/4.0/" TargetMode="External"/><Relationship Id="rId8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2" Type="http://schemas.openxmlformats.org/officeDocument/2006/relationships/hyperlink" Target="https://conda-forge.org/" TargetMode="External"/><Relationship Id="rId885" Type="http://schemas.openxmlformats.org/officeDocument/2006/relationships/hyperlink" Target="https://contextlab.github.io/lab-manual/" TargetMode="External"/><Relationship Id="rId943" Type="http://schemas.openxmlformats.org/officeDocument/2006/relationships/hyperlink" Target="https://cran.r-project.org/package=flexlsx" TargetMode="External"/><Relationship Id="rId786"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1" Type="http://schemas.openxmlformats.org/officeDocument/2006/relationships/hyperlink" Target="https://data-dict.tidyverse.org/" TargetMode="External"/><Relationship Id="rId955" Type="http://schemas.openxmlformats.org/officeDocument/2006/relationships/hyperlink" Target="https://datadryad.org/" TargetMode="External"/><Relationship Id="rId942" Type="http://schemas.openxmlformats.org/officeDocument/2006/relationships/hyperlink" Target="https://davidgohel.github.io/flextable/" TargetMode="External"/><Relationship Id="rId872" Type="http://schemas.openxmlformats.org/officeDocument/2006/relationships/hyperlink" Target="https://docs.google.com/document/d/1ckgRCcr7FFPyymyMA6Y_-cB_vftOyrrxT28c6gRg0PI/edit" TargetMode="External"/><Relationship Id="rId966" Type="http://schemas.openxmlformats.org/officeDocument/2006/relationships/hyperlink" Target="https://doi.org/10.1038/526182a" TargetMode="External"/><Relationship Id="rId98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949" Type="http://schemas.openxmlformats.org/officeDocument/2006/relationships/hyperlink" Target="https://doi.org/10.1038/s41467-020-19160-7" TargetMode="External"/><Relationship Id="rId964" Type="http://schemas.openxmlformats.org/officeDocument/2006/relationships/hyperlink" Target="https://doi.org/10.1038/s41562-016-0021" TargetMode="External"/><Relationship Id="rId968" Type="http://schemas.openxmlformats.org/officeDocument/2006/relationships/hyperlink" Target="https://doi.org/10.1371/journal.pgph.0002269" TargetMode="External"/><Relationship Id="rId530" Type="http://schemas.openxmlformats.org/officeDocument/2006/relationships/hyperlink" Target="https://education.github.com/" TargetMode="External"/><Relationship Id="rId531" Type="http://schemas.openxmlformats.org/officeDocument/2006/relationships/hyperlink" Target="https://education.github.com/pack" TargetMode="External"/><Relationship Id="rId532" Type="http://schemas.openxmlformats.org/officeDocument/2006/relationships/hyperlink" Target="https://education.github.com/teachers" TargetMode="External"/><Relationship Id="rId914" Type="http://schemas.openxmlformats.org/officeDocument/2006/relationships/hyperlink" Target="https://en.wikipedia.org/wiki/Doctor_of_Philosophy#History" TargetMode="External"/><Relationship Id="rId892" Type="http://schemas.openxmlformats.org/officeDocument/2006/relationships/hyperlink" Target="https://en.wikipedia.org/wiki/Good_Luck,_Have_Fun,_Don%27t_Die" TargetMode="External"/><Relationship Id="rId934" Type="http://schemas.openxmlformats.org/officeDocument/2006/relationships/hyperlink" Target="https://en.wikipedia.org/wiki/Implicature" TargetMode="External"/><Relationship Id="rId915" Type="http://schemas.openxmlformats.org/officeDocument/2006/relationships/hyperlink" Target="https://en.wikipedia.org/wiki/Masterpiece#History" TargetMode="External"/><Relationship Id="rId913" Type="http://schemas.openxmlformats.org/officeDocument/2006/relationships/hyperlink" Target="https://en.wikipedia.org/wiki/Thesis" TargetMode="External"/><Relationship Id="rId933" Type="http://schemas.openxmlformats.org/officeDocument/2006/relationships/hyperlink" Target="https://en.wikipedia.org/wiki/Yes,_and_..." TargetMode="External"/><Relationship Id="rId886" Type="http://schemas.openxmlformats.org/officeDocument/2006/relationships/hyperlink" Target="https://github.com/ContextLab/lab-manual" TargetMode="External"/><Relationship Id="rId63" Type="http://schemas.openxmlformats.org/officeDocument/2006/relationships/hyperlink" Target="https://github.com/Morrison-Lab/psc" TargetMode="External"/><Relationship Id="rId809" Type="http://schemas.openxmlformats.org/officeDocument/2006/relationships/hyperlink" Target="https://github.com/Morrison-Lab/wai" TargetMode="External"/><Relationship Id="rId787" Type="http://schemas.openxmlformats.org/officeDocument/2006/relationships/hyperlink" Target="https://github.com/Xpra-org/xpra" TargetMode="External"/><Relationship Id="rId783" Type="http://schemas.openxmlformats.org/officeDocument/2006/relationships/hyperlink" Target="https://github.com/conda-forge/miniforge" TargetMode="External"/><Relationship Id="rId882" Type="http://schemas.openxmlformats.org/officeDocument/2006/relationships/hyperlink" Target="https://github.com/jadebc/lab-manual" TargetMode="External"/><Relationship Id="rId918" Type="http://schemas.openxmlformats.org/officeDocument/2006/relationships/hyperlink" Target="https://github.com/nmfs-opensci/quarto-thesis" TargetMode="External"/><Relationship Id="rId888" Type="http://schemas.openxmlformats.org/officeDocument/2006/relationships/hyperlink" Target="https://github.com/proctor-ucsf/dcc-handbook" TargetMode="External"/><Relationship Id="rId890" Type="http://schemas.openxmlformats.org/officeDocument/2006/relationships/hyperlink" Target="https://github.com/quantmarineecolab/lab-manual" TargetMode="External"/><Relationship Id="rId539" Type="http://schemas.openxmlformats.org/officeDocument/2006/relationships/hyperlink" Target="https://github.com/settings/copilot/features" TargetMode="External"/><Relationship Id="rId884" Type="http://schemas.openxmlformats.org/officeDocument/2006/relationships/hyperlink" Target="https://github.com/thefaylab/lab-manual" TargetMode="External"/><Relationship Id="rId791" Type="http://schemas.openxmlformats.org/officeDocument/2006/relationships/hyperlink" Target="https://github.com/tmux/tmux/wiki" TargetMode="External"/><Relationship Id="rId743" Type="http://schemas.openxmlformats.org/officeDocument/2006/relationships/hyperlink" Target="https://github.com/ucdavisdatalab" TargetMode="External"/><Relationship Id="rId752" Type="http://schemas.openxmlformats.org/officeDocument/2006/relationships/hyperlink" Target="https://github.com/ucdavisdatalab/workshop_how-to-data-documentation" TargetMode="External"/><Relationship Id="rId47" Type="http://schemas.openxmlformats.org/officeDocument/2006/relationships/hyperlink" Target="https://github.com/ucdavisdatalab/workshop_reproducible_research" TargetMode="External"/><Relationship Id="rId908" Type="http://schemas.openxmlformats.org/officeDocument/2006/relationships/hyperlink" Target="https://grants.nih.gov" TargetMode="External"/><Relationship Id="rId875" Type="http://schemas.openxmlformats.org/officeDocument/2006/relationships/hyperlink" Target="https://grantwriting.stanford.edu/resources/funding-train/" TargetMode="External"/><Relationship Id="rId760" Type="http://schemas.openxmlformats.org/officeDocument/2006/relationships/hyperlink" Target="https://hpc.ucdavis.edu/" TargetMode="External"/><Relationship Id="rId835" Type="http://schemas.openxmlformats.org/officeDocument/2006/relationships/hyperlink" Target="https://iet.ucdavis.edu/aggie-ai/ai-tools/chatgpt-edu" TargetMode="External"/><Relationship Id="rId88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3"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one/s/authorship" TargetMode="External"/><Relationship Id="rId776" Type="http://schemas.openxmlformats.org/officeDocument/2006/relationships/hyperlink" Target="https://learn.microsoft.com/en-us/windows/wsl/tutorials/gui-apps" TargetMode="External"/><Relationship Id="rId879" Type="http://schemas.openxmlformats.org/officeDocument/2006/relationships/hyperlink" Target="https://link.springer.com/book/9783031537929" TargetMode="External"/><Relationship Id="rId982" Type="http://schemas.openxmlformats.org/officeDocument/2006/relationships/hyperlink" Target="https://man.openbsd.org/ssh_config" TargetMode="External"/><Relationship Id="rId984" Type="http://schemas.openxmlformats.org/officeDocument/2006/relationships/hyperlink" Target="https://manpages.debian.org/stable/openssh-client/ssh_config.5.en.html" TargetMode="External"/><Relationship Id="rId846" Type="http://schemas.openxmlformats.org/officeDocument/2006/relationships/hyperlink" Target="https://medialab.github.io/iwanthue/?utm_source=Nature+Briefing&amp;utm_campaign=2c68711076-briefing-dy-20211006&amp;utm_medium=email&amp;utm_term=0_c9dfd39373-2c68711076-44335685" TargetMode="External"/><Relationship Id="rId961" Type="http://schemas.openxmlformats.org/officeDocument/2006/relationships/hyperlink" Target="https://mentors.fm/2019/08/13/think-and-write-with-leslie-lamport/" TargetMode="External"/><Relationship Id="rId775" Type="http://schemas.openxmlformats.org/officeDocument/2006/relationships/hyperlink" Target="https://mobaxterm.mobatek.net/" TargetMode="External"/><Relationship Id="rId61" Type="http://schemas.openxmlformats.org/officeDocument/2006/relationships/hyperlink" Target="https://morrison-lab.github.io/psc/" TargetMode="External"/><Relationship Id="rId387" Type="http://schemas.openxmlformats.org/officeDocument/2006/relationships/hyperlink" Target="https://morrison-lab.github.io/psc/chapters/big-data.html" TargetMode="External"/><Relationship Id="rId393" Type="http://schemas.openxmlformats.org/officeDocument/2006/relationships/hyperlink" Target="https://morrison-lab.github.io/psc/chapters/big-data.html#optimal-rstudio-set-up" TargetMode="External"/><Relationship Id="rId391" Type="http://schemas.openxmlformats.org/officeDocument/2006/relationships/hyperlink" Target="https://morrison-lab.github.io/psc/chapters/big-data.html#the-data.table-package" TargetMode="External"/><Relationship Id="rId392" Type="http://schemas.openxmlformats.org/officeDocument/2006/relationships/hyperlink" Target="https://morrison-lab.github.io/psc/chapters/big-data.html#using-downsampled-data" TargetMode="External"/><Relationship Id="rId712" Type="http://schemas.openxmlformats.org/officeDocument/2006/relationships/hyperlink" Target="https://morrison-lab.github.io/psc/chapters/code-publication.html" TargetMode="External"/><Relationship Id="rId727" Type="http://schemas.openxmlformats.org/officeDocument/2006/relationships/hyperlink" Target="https://morrison-lab.github.io/psc/chapters/code-publication.html#checklist-overview" TargetMode="External"/><Relationship Id="rId729" Type="http://schemas.openxmlformats.org/officeDocument/2006/relationships/hyperlink" Target="https://morrison-lab.github.io/psc/chapters/code-publication.html#clean-up-comments" TargetMode="External"/><Relationship Id="rId734" Type="http://schemas.openxmlformats.org/officeDocument/2006/relationships/hyperlink" Target="https://morrison-lab.github.io/psc/chapters/code-publication.html#clean-up-feature-branches" TargetMode="External"/><Relationship Id="rId733" Type="http://schemas.openxmlformats.org/officeDocument/2006/relationships/hyperlink" Target="https://morrison-lab.github.io/psc/chapters/code-publication.html#complete-the-readme" TargetMode="External"/><Relationship Id="rId730" Type="http://schemas.openxmlformats.org/officeDocument/2006/relationships/hyperlink" Target="https://morrison-lab.github.io/psc/chapters/code-publication.html#document-functions" TargetMode="External"/><Relationship Id="rId732" Type="http://schemas.openxmlformats.org/officeDocument/2006/relationships/hyperlink" Target="https://morrison-lab.github.io/psc/chapters/code-publication.html#ensure-project-runs-via-bash" TargetMode="External"/><Relationship Id="rId728" Type="http://schemas.openxmlformats.org/officeDocument/2006/relationships/hyperlink" Target="https://morrison-lab.github.io/psc/chapters/code-publication.html#fill-out-file-headers" TargetMode="External"/><Relationship Id="rId731" Type="http://schemas.openxmlformats.org/officeDocument/2006/relationships/hyperlink" Target="https://morrison-lab.github.io/psc/chapters/code-publication.html#remove-deprecated-filepaths" TargetMode="External"/><Relationship Id="rId736" Type="http://schemas.openxmlformats.org/officeDocument/2006/relationships/hyperlink" Target="https://morrison-lab.github.io/psc/chapters/code-publication.html#sec-cran-release" TargetMode="External"/><Relationship Id="rId735" Type="http://schemas.openxmlformats.org/officeDocument/2006/relationships/hyperlink" Target="https://morrison-lab.github.io/psc/chapters/code-publication.html#sec-create-github-release" TargetMode="External"/><Relationship Id="rId62" Type="http://schemas.openxmlformats.org/officeDocument/2006/relationships/hyperlink" Target="https://morrison-lab.github.io/psc/chapters/code-repositories.html" TargetMode="External"/><Relationship Id="rId88" Type="http://schemas.openxmlformats.org/officeDocument/2006/relationships/hyperlink" Target="https://morrison-lab.github.io/psc/chapters/code-repositories.html#organizing-the-data-raw-folder" TargetMode="External"/><Relationship Id="rId86" Type="http://schemas.openxmlformats.org/officeDocument/2006/relationships/hyperlink" Target="https://morrison-lab.github.io/psc/chapters/code-repositories.html#package-structure" TargetMode="External"/><Relationship Id="rId87" Type="http://schemas.openxmlformats.org/officeDocument/2006/relationships/hyperlink" Target="https://morrison-lab.github.io/psc/chapters/code-repositories.html#rproj-files" TargetMode="External"/><Relationship Id="rId89"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template-repositories" TargetMode="External"/><Relationship Id="rId94" Type="http://schemas.openxmlformats.org/officeDocument/2006/relationships/hyperlink" Target="https://morrison-lab.github.io/psc/chapters/coding-practices.html" TargetMode="External"/><Relationship Id="rId303" Type="http://schemas.openxmlformats.org/officeDocument/2006/relationships/hyperlink" Target="https://morrison-lab.github.io/psc/chapters/coding-practices.html#coding-with-r-and-python" TargetMode="External"/><Relationship Id="rId292" Type="http://schemas.openxmlformats.org/officeDocument/2006/relationships/hyperlink" Target="https://morrison-lab.github.io/psc/chapters/coding-practices.html#function-calls" TargetMode="External"/><Relationship Id="rId300" Type="http://schemas.openxmlformats.org/officeDocument/2006/relationships/hyperlink" Target="https://morrison-lab.github.io/psc/chapters/coding-practices.html#integrating-box-and-dropbox" TargetMode="External"/><Relationship Id="rId276" Type="http://schemas.openxmlformats.org/officeDocument/2006/relationships/hyperlink" Target="https://morrison-lab.github.io/psc/chapters/coding-practices.html#lab-protocols-for-code-and-data" TargetMode="External"/><Relationship Id="rId291" Type="http://schemas.openxmlformats.org/officeDocument/2006/relationships/hyperlink" Target="https://morrison-lab.github.io/psc/chapters/coding-practices.html#object-naming" TargetMode="External"/><Relationship Id="rId280" Type="http://schemas.openxmlformats.org/officeDocument/2006/relationships/hyperlink" Target="https://morrison-lab.github.io/psc/chapters/coding-practices.html#organizing-scripts" TargetMode="External"/><Relationship Id="rId299" Type="http://schemas.openxmlformats.org/officeDocument/2006/relationships/hyperlink" Target="https://morrison-lab.github.io/psc/chapters/coding-practices.html#readingsaving-data" TargetMode="External"/><Relationship Id="rId304" Type="http://schemas.openxmlformats.org/officeDocument/2006/relationships/hyperlink" Target="https://morrison-lab.github.io/psc/chapters/coding-practices.html#repeating-analyses-with-different-variations" TargetMode="External"/><Relationship Id="rId290" Type="http://schemas.openxmlformats.org/officeDocument/2006/relationships/hyperlink" Target="https://morrison-lab.github.io/psc/chapters/coding-practices.html#sec-adrs" TargetMode="External"/><Relationship Id="rId288" Type="http://schemas.openxmlformats.org/officeDocument/2006/relationships/hyperlink" Target="https://morrison-lab.github.io/psc/chapters/coding-practices.html#sec-auto-styling" TargetMode="External"/><Relationship Id="rId283" Type="http://schemas.openxmlformats.org/officeDocument/2006/relationships/hyperlink" Target="https://morrison-lab.github.io/psc/chapters/coding-practices.html#sec-benchmarking" TargetMode="External"/><Relationship Id="rId285" Type="http://schemas.openxmlformats.org/officeDocument/2006/relationships/hyperlink" Target="https://morrison-lab.github.io/psc/chapters/coding-practices.html#sec-data-io" TargetMode="External"/><Relationship Id="rId297" Type="http://schemas.openxmlformats.org/officeDocument/2006/relationships/hyperlink" Target="https://morrison-lab.github.io/psc/chapters/coding-practices.html#sec-decompose-qmd-chunks" TargetMode="External"/><Relationship Id="rId289" Type="http://schemas.openxmlformats.org/officeDocument/2006/relationships/hyperlink" Target="https://morrison-lab.github.io/psc/chapters/coding-practices.html#sec-documenting-code" TargetMode="External"/><Relationship Id="rId293" Type="http://schemas.openxmlformats.org/officeDocument/2006/relationships/hyperlink" Target="https://morrison-lab.github.io/psc/chapters/coding-practices.html#sec-function-decomposition" TargetMode="External"/><Relationship Id="rId295" Type="http://schemas.openxmlformats.org/officeDocument/2006/relationships/hyperlink" Target="https://morrison-lab.github.io/psc/chapters/coding-practices.html#sec-function-length-limits" TargetMode="External"/><Relationship Id="rId306" Type="http://schemas.openxmlformats.org/officeDocument/2006/relationships/hyperlink" Target="https://morrison-lab.github.io/psc/chapters/coding-practices.html#sec-getting-help-with-code" TargetMode="External"/><Relationship Id="rId298" Type="http://schemas.openxmlformats.org/officeDocument/2006/relationships/hyperlink" Target="https://morrison-lab.github.io/psc/chapters/coding-practices.html#sec-here-package-practices" TargetMode="External"/><Relationship Id="rId284" Type="http://schemas.openxmlformats.org/officeDocument/2006/relationships/hyperlink" Target="https://morrison-lab.github.io/psc/chapters/coding-practices.html#sec-iteration" TargetMode="External"/><Relationship Id="rId296" Type="http://schemas.openxmlformats.org/officeDocument/2006/relationships/hyperlink" Target="https://morrison-lab.github.io/psc/chapters/coding-practices.html#sec-kiss" TargetMode="External"/><Relationship Id="rId294" Type="http://schemas.openxmlformats.org/officeDocument/2006/relationships/hyperlink" Target="https://morrison-lab.github.io/psc/chapters/coding-practices.html#sec-one-function-per-file" TargetMode="External"/><Relationship Id="rId301" Type="http://schemas.openxmlformats.org/officeDocument/2006/relationships/hyperlink" Target="https://morrison-lab.github.io/psc/chapters/coding-practices.html#sec-r-lib-packages" TargetMode="External"/><Relationship Id="rId278" Type="http://schemas.openxmlformats.org/officeDocument/2006/relationships/hyperlink" Target="https://morrison-lab.github.io/psc/chapters/coding-practices.html#sec-r-package-tools" TargetMode="External"/><Relationship Id="rId287" Type="http://schemas.openxmlformats.org/officeDocument/2006/relationships/hyperlink" Target="https://morrison-lab.github.io/psc/chapters/coding-practices.html#sec-r-qa-checklist" TargetMode="External"/><Relationship Id="rId307" Type="http://schemas.openxmlformats.org/officeDocument/2006/relationships/hyperlink" Target="https://morrison-lab.github.io/psc/chapters/coding-practices.html#sec-r-resources" TargetMode="External"/><Relationship Id="rId281" Type="http://schemas.openxmlformats.org/officeDocument/2006/relationships/hyperlink" Target="https://morrison-lab.github.io/psc/chapters/coding-practices.html#sec-r-testing" TargetMode="External"/><Relationship Id="rId286" Type="http://schemas.openxmlformats.org/officeDocument/2006/relationships/hyperlink" Target="https://morrison-lab.github.io/psc/chapters/coding-practices.html#sec-r-version-control" TargetMode="External"/><Relationship Id="rId279" Type="http://schemas.openxmlformats.org/officeDocument/2006/relationships/hyperlink" Target="https://morrison-lab.github.io/psc/chapters/coding-practices.html#sec-r-workflow" TargetMode="External"/><Relationship Id="rId305" Type="http://schemas.openxmlformats.org/officeDocument/2006/relationships/hyperlink" Target="https://morrison-lab.github.io/psc/chapters/coding-practices.html#sec-reviewing-code" TargetMode="External"/><Relationship Id="rId282" Type="http://schemas.openxmlformats.org/officeDocument/2006/relationships/hyperlink" Target="https://morrison-lab.github.io/psc/chapters/coding-practices.html#sec-tdd" TargetMode="External"/><Relationship Id="rId302" Type="http://schemas.openxmlformats.org/officeDocument/2006/relationships/hyperlink" Target="https://morrison-lab.github.io/psc/chapters/coding-practices.html#sec-tidyverse" TargetMode="External"/><Relationship Id="rId277" Type="http://schemas.openxmlformats.org/officeDocument/2006/relationships/hyperlink" Target="https://morrison-lab.github.io/psc/chapters/coding-practices.html#sec-tool-building" TargetMode="External"/><Relationship Id="rId311" Type="http://schemas.openxmlformats.org/officeDocument/2006/relationships/hyperlink" Target="https://morrison-lab.github.io/psc/chapters/coding-style.html" TargetMode="External"/><Relationship Id="rId365" Type="http://schemas.openxmlformats.org/officeDocument/2006/relationships/hyperlink" Target="https://morrison-lab.github.io/psc/chapters/coding-style.html#general-principles" TargetMode="External"/><Relationship Id="rId375" Type="http://schemas.openxmlformats.org/officeDocument/2006/relationships/hyperlink" Target="https://morrison-lab.github.io/psc/chapters/coding-style.html#line-breaks-and-formatting" TargetMode="External"/><Relationship Id="rId376" Type="http://schemas.openxmlformats.org/officeDocument/2006/relationships/hyperlink" Target="https://morrison-lab.github.io/psc/chapters/coding-style.html#markdown-and-quarto-formatting" TargetMode="External"/><Relationship Id="rId377" Type="http://schemas.openxmlformats.org/officeDocument/2006/relationships/hyperlink" Target="https://morrison-lab.github.io/psc/chapters/coding-style.html#messaging-and-user-communication" TargetMode="External"/><Relationship Id="rId368" Type="http://schemas.openxmlformats.org/officeDocument/2006/relationships/hyperlink" Target="https://morrison-lab.github.io/psc/chapters/coding-style.html#sec-assertions-input-validation" TargetMode="External"/><Relationship Id="rId372" Type="http://schemas.openxmlformats.org/officeDocument/2006/relationships/hyperlink" Target="https://morrison-lab.github.io/psc/chapters/coding-style.html#sec-avoid-hardcoding-external-data" TargetMode="External"/><Relationship Id="rId369" Type="http://schemas.openxmlformats.org/officeDocument/2006/relationships/hyperlink" Target="https://morrison-lab.github.io/psc/chapters/coding-style.html#sec-avoid-nesting" TargetMode="External"/><Relationship Id="rId366" Type="http://schemas.openxmlformats.org/officeDocument/2006/relationships/hyperlink" Target="https://morrison-lab.github.io/psc/chapters/coding-style.html#sec-clean-code" TargetMode="External"/><Relationship Id="rId374" Type="http://schemas.openxmlformats.org/officeDocument/2006/relationships/hyperlink" Target="https://morrison-lab.github.io/psc/chapters/coding-style.html#sec-comments" TargetMode="External"/><Relationship Id="rId373" Type="http://schemas.openxmlformats.org/officeDocument/2006/relationships/hyperlink" Target="https://morrison-lab.github.io/psc/chapters/coding-style.html#sec-construct-inputs" TargetMode="External"/><Relationship Id="rId367" Type="http://schemas.openxmlformats.org/officeDocument/2006/relationships/hyperlink" Target="https://morrison-lab.github.io/psc/chapters/coding-style.html#sec-function-docs" TargetMode="External"/><Relationship Id="rId380" Type="http://schemas.openxmlformats.org/officeDocument/2006/relationships/hyperlink" Target="https://morrison-lab.github.io/psc/chapters/coding-style.html#sec-here-package-style" TargetMode="External"/><Relationship Id="rId381" Type="http://schemas.openxmlformats.org/officeDocument/2006/relationships/hyperlink" Target="https://morrison-lab.github.io/psc/chapters/coding-style.html#sec-object-naming" TargetMode="External"/><Relationship Id="rId378" Type="http://schemas.openxmlformats.org/officeDocument/2006/relationships/hyperlink" Target="https://morrison-lab.github.io/psc/chapters/coding-style.html#sec-package-code-practices" TargetMode="External"/><Relationship Id="rId371" Type="http://schemas.openxmlformats.org/officeDocument/2006/relationships/hyperlink" Target="https://morrison-lab.github.io/psc/chapters/coding-style.html#sec-per-operation-grouping" TargetMode="External"/><Relationship Id="rId370" Type="http://schemas.openxmlformats.org/officeDocument/2006/relationships/hyperlink" Target="https://morrison-lab.github.io/psc/chapters/coding-style.html#sec-prefer-packaged-functions" TargetMode="External"/><Relationship Id="rId383" Type="http://schemas.openxmlformats.org/officeDocument/2006/relationships/hyperlink" Target="https://morrison-lab.github.io/psc/chapters/coding-style.html#sec-r-resources-style" TargetMode="External"/><Relationship Id="rId382" Type="http://schemas.openxmlformats.org/officeDocument/2006/relationships/hyperlink" Target="https://morrison-lab.github.io/psc/chapters/coding-style.html#sec-style-auto-style" TargetMode="External"/><Relationship Id="rId379" Type="http://schemas.openxmlformats.org/officeDocument/2006/relationships/hyperlink" Target="https://morrison-lab.github.io/psc/chapters/coding-style.html#sec-tidyverse-replacements" TargetMode="External"/><Relationship Id="rId38" Type="http://schemas.openxmlformats.org/officeDocument/2006/relationships/hyperlink" Target="https://morrison-lab.github.io/psc/chapters/collaborative-software-development.html" TargetMode="External"/><Relationship Id="rId585" Type="http://schemas.openxmlformats.org/officeDocument/2006/relationships/hyperlink" Target="https://morrison-lab.github.io/psc/chapters/collaborative-software-development.html#sec-code-review" TargetMode="External"/><Relationship Id="rId584" Type="http://schemas.openxmlformats.org/officeDocument/2006/relationships/hyperlink" Target="https://morrison-lab.github.io/psc/chapters/collaborative-software-development.html#sec-pull-requests" TargetMode="External"/><Relationship Id="rId589" Type="http://schemas.openxmlformats.org/officeDocument/2006/relationships/hyperlink" Target="https://morrison-lab.github.io/psc/chapters/continuous-integration.html" TargetMode="External"/><Relationship Id="rId629" Type="http://schemas.openxmlformats.org/officeDocument/2006/relationships/hyperlink" Target="https://morrison-lab.github.io/psc/chapters/continuous-integration.html#additional-resources" TargetMode="External"/><Relationship Id="rId628" Type="http://schemas.openxmlformats.org/officeDocument/2006/relationships/hyperlink" Target="https://morrison-lab.github.io/psc/chapters/continuous-integration.html#fast-package-installation-with-r2u" TargetMode="External"/><Relationship Id="rId623" Type="http://schemas.openxmlformats.org/officeDocument/2006/relationships/hyperlink" Target="https://morrison-lab.github.io/psc/chapters/continuous-integration.html#how-github-actions-workflows-work" TargetMode="External"/><Relationship Id="rId625"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pr-comment-automation" TargetMode="External"/><Relationship Id="rId622" Type="http://schemas.openxmlformats.org/officeDocument/2006/relationships/hyperlink" Target="https://morrison-lab.github.io/psc/chapters/continuous-integration.html#sec-reusable-workflow-collections" TargetMode="External"/><Relationship Id="rId621" Type="http://schemas.openxmlformats.org/officeDocument/2006/relationships/hyperlink" Target="https://morrison-lab.github.io/psc/chapters/continuous-integration.html#sec-setting-up-github-actions" TargetMode="External"/><Relationship Id="rId626" Type="http://schemas.openxmlformats.org/officeDocument/2006/relationships/hyperlink" Target="https://morrison-lab.github.io/psc/chapters/continuous-integration.html#troubleshooting-failed-workflows" TargetMode="External"/><Relationship Id="rId620" Type="http://schemas.openxmlformats.org/officeDocument/2006/relationships/hyperlink" Target="https://morrison-lab.github.io/psc/chapters/continuous-integration.html#understanding-github-actions" TargetMode="External"/><Relationship Id="rId624" Type="http://schemas.openxmlformats.org/officeDocument/2006/relationships/hyperlink" Target="https://morrison-lab.github.io/psc/chapters/continuous-integration.html#workflow-files-and-security" TargetMode="External"/><Relationship Id="rId395" Type="http://schemas.openxmlformats.org/officeDocument/2006/relationships/hyperlink" Target="https://morrison-lab.github.io/psc/chapters/data-masking.html" TargetMode="External"/><Relationship Id="rId405" Type="http://schemas.openxmlformats.org/officeDocument/2006/relationships/hyperlink" Target="https://morrison-lab.github.io/psc/chapters/data-masking.html#general-overview" TargetMode="External"/><Relationship Id="rId406" Type="http://schemas.openxmlformats.org/officeDocument/2006/relationships/hyperlink" Target="https://morrison-lab.github.io/psc/chapters/data-masking.html#sec-data-masking-vs-tidy-selection" TargetMode="External"/><Relationship Id="rId407" Type="http://schemas.openxmlformats.org/officeDocument/2006/relationships/hyperlink" Target="https://morrison-lab.github.io/psc/chapters/data-masking.html#technical-overview" TargetMode="External"/><Relationship Id="rId478"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basics" TargetMode="External"/><Relationship Id="rId520" Type="http://schemas.openxmlformats.org/officeDocument/2006/relationships/hyperlink" Target="https://morrison-lab.github.io/psc/chapters/github.html#commonly-used-git-commands" TargetMode="External"/><Relationship Id="rId518" Type="http://schemas.openxmlformats.org/officeDocument/2006/relationships/hyperlink" Target="https://morrison-lab.github.io/psc/chapters/github.html#example-workflow" TargetMode="External"/><Relationship Id="rId516" Type="http://schemas.openxmlformats.org/officeDocument/2006/relationships/hyperlink" Target="https://morrison-lab.github.io/psc/chapters/github.html#git-branching" TargetMode="External"/><Relationship Id="rId521" Type="http://schemas.openxmlformats.org/officeDocument/2006/relationships/hyperlink" Target="https://morrison-lab.github.io/psc/chapters/github.html#how-often-should-i-commit" TargetMode="External"/><Relationship Id="rId519" Type="http://schemas.openxmlformats.org/officeDocument/2006/relationships/hyperlink" Target="https://morrison-lab.github.io/psc/chapters/github.html#pull-request-roles-and-protocol" TargetMode="External"/><Relationship Id="rId522" Type="http://schemas.openxmlformats.org/officeDocument/2006/relationships/hyperlink" Target="https://morrison-lab.github.io/psc/chapters/github.html#repeated-amend-workflow" TargetMode="External"/><Relationship Id="rId515" Type="http://schemas.openxmlformats.org/officeDocument/2006/relationships/hyperlink" Target="https://morrison-lab.github.io/psc/chapters/github.html#sec-cli-tools" TargetMode="External"/><Relationship Id="rId517" Type="http://schemas.openxmlformats.org/officeDocument/2006/relationships/hyperlink" Target="https://morrison-lab.github.io/psc/chapters/github.html#sec-dev-branches" TargetMode="External"/><Relationship Id="rId526"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gui-clients" TargetMode="External"/><Relationship Id="rId525" Type="http://schemas.openxmlformats.org/officeDocument/2006/relationships/hyperlink" Target="https://morrison-lab.github.io/psc/chapters/github.html#sec-gitattributes" TargetMode="External"/><Relationship Id="rId524" Type="http://schemas.openxmlformats.org/officeDocument/2006/relationships/hyperlink" Target="https://morrison-lab.github.io/psc/chapters/github.html#sec-gitlab" TargetMode="External"/><Relationship Id="rId527" Type="http://schemas.openxmlformats.org/officeDocument/2006/relationships/hyperlink" Target="https://morrison-lab.github.io/psc/chapters/github.html#sec-removing-sensitive-data" TargetMode="External"/><Relationship Id="rId523" Type="http://schemas.openxmlformats.org/officeDocument/2006/relationships/hyperlink" Target="https://morrison-lab.github.io/psc/chapters/github.html#what-should-be-pushed-to-github" TargetMode="External"/><Relationship Id="rId411" Type="http://schemas.openxmlformats.org/officeDocument/2006/relationships/hyperlink" Target="https://morrison-lab.github.io/psc/chapters/quarto.html" TargetMode="External"/><Relationship Id="rId474" Type="http://schemas.openxmlformats.org/officeDocument/2006/relationships/hyperlink" Target="https://morrison-lab.github.io/psc/chapters/quarto.html#additional-resources" TargetMode="External"/><Relationship Id="rId471" Type="http://schemas.openxmlformats.org/officeDocument/2006/relationships/hyperlink" Target="https://morrison-lab.github.io/psc/chapters/quarto.html#advanced-features" TargetMode="External"/><Relationship Id="rId468" Type="http://schemas.openxmlformats.org/officeDocument/2006/relationships/hyperlink" Target="https://morrison-lab.github.io/psc/chapters/quarto.html#building-quarto-books" TargetMode="External"/><Relationship Id="rId466" Type="http://schemas.openxmlformats.org/officeDocument/2006/relationships/hyperlink" Target="https://morrison-lab.github.io/psc/chapters/quarto.html#introduction" TargetMode="External"/><Relationship Id="rId472" Type="http://schemas.openxmlformats.org/officeDocument/2006/relationships/hyperlink" Target="https://morrison-lab.github.io/psc/chapters/quarto.html#mermaid-diagrams" TargetMode="External"/><Relationship Id="rId467" Type="http://schemas.openxmlformats.org/officeDocument/2006/relationships/hyperlink" Target="https://morrison-lab.github.io/psc/chapters/quarto.html#quarto-basics" TargetMode="External"/><Relationship Id="rId470" Type="http://schemas.openxmlformats.org/officeDocument/2006/relationships/hyperlink" Target="https://morrison-lab.github.io/psc/chapters/quarto.html#quarto-profiles" TargetMode="External"/><Relationship Id="rId469" Type="http://schemas.openxmlformats.org/officeDocument/2006/relationships/hyperlink" Target="https://morrison-lab.github.io/psc/chapters/quarto.html#sec-quarto-dashboards" TargetMode="External"/><Relationship Id="rId473" Type="http://schemas.openxmlformats.org/officeDocument/2006/relationships/hyperlink" Target="https://morrison-lab.github.io/psc/chapters/quarto.html#troubleshooting" TargetMode="External"/><Relationship Id="rId697" Type="http://schemas.openxmlformats.org/officeDocument/2006/relationships/hyperlink" Target="https://morrison-lab.github.io/psc/chapters/reproducible-environments.html" TargetMode="External"/><Relationship Id="rId710" Type="http://schemas.openxmlformats.org/officeDocument/2006/relationships/hyperlink" Target="https://morrison-lab.github.io/psc/chapters/reproducible-environments.html#clearing-docker-cache" TargetMode="External"/><Relationship Id="rId708" Type="http://schemas.openxmlformats.org/officeDocument/2006/relationships/hyperlink" Target="https://morrison-lab.github.io/psc/chapters/reproducible-environments.html#fast-package-installation-on-ubuntu-with-r2u" TargetMode="External"/><Relationship Id="rId709" Type="http://schemas.openxmlformats.org/officeDocument/2006/relationships/hyperlink" Target="https://morrison-lab.github.io/psc/chapters/reproducible-environments.html#managing-r-versions-with-rig" TargetMode="External"/><Relationship Id="rId707" Type="http://schemas.openxmlformats.org/officeDocument/2006/relationships/hyperlink" Target="https://morrison-lab.github.io/psc/chapters/reproducible-environments.html#package-version-control-with-renv" TargetMode="External"/><Relationship Id="rId850" Type="http://schemas.openxmlformats.org/officeDocument/2006/relationships/hyperlink" Target="https://morrison-lab.github.io/psc/chapters/resources.html" TargetMode="External"/><Relationship Id="rId633" Type="http://schemas.openxmlformats.org/officeDocument/2006/relationships/hyperlink" Target="https://morrison-lab.github.io/psc/chapters/unix.html" TargetMode="External"/><Relationship Id="rId684" Type="http://schemas.openxmlformats.org/officeDocument/2006/relationships/hyperlink" Target="https://morrison-lab.github.io/psc/chapters/unix.html#basics" TargetMode="External"/><Relationship Id="rId691" Type="http://schemas.openxmlformats.org/officeDocument/2006/relationships/hyperlink" Target="https://morrison-lab.github.io/psc/chapters/unix.html#checking-tasks-and-killing-jobs" TargetMode="External"/><Relationship Id="rId693" Type="http://schemas.openxmlformats.org/officeDocument/2006/relationships/hyperlink" Target="https://morrison-lab.github.io/psc/chapters/unix.html#external-resources" TargetMode="External"/><Relationship Id="rId688" Type="http://schemas.openxmlformats.org/officeDocument/2006/relationships/hyperlink" Target="https://morrison-lab.github.io/psc/chapters/unix.html#running-bash-scripts" TargetMode="External"/><Relationship Id="rId692" Type="http://schemas.openxmlformats.org/officeDocument/2006/relationships/hyperlink" Target="https://morrison-lab.github.io/psc/chapters/unix.html#running-big-jobs" TargetMode="External"/><Relationship Id="rId690" Type="http://schemas.openxmlformats.org/officeDocument/2006/relationships/hyperlink" Target="https://morrison-lab.github.io/psc/chapters/unix.html#running-rscripts-in-windows" TargetMode="External"/><Relationship Id="rId683" Type="http://schemas.openxmlformats.org/officeDocument/2006/relationships/hyperlink" Target="https://morrison-lab.github.io/psc/chapters/unix.html#sec-cli-tui-gui" TargetMode="External"/><Relationship Id="rId689" Type="http://schemas.openxmlformats.org/officeDocument/2006/relationships/hyperlink" Target="https://morrison-lab.github.io/psc/chapters/unix.html#sec-shell-style" TargetMode="External"/><Relationship Id="rId685" Type="http://schemas.openxmlformats.org/officeDocument/2006/relationships/hyperlink" Target="https://morrison-lab.github.io/psc/chapters/unix.html#sec-terminal-emulators" TargetMode="External"/><Relationship Id="rId687" Type="http://schemas.openxmlformats.org/officeDocument/2006/relationships/hyperlink" Target="https://morrison-lab.github.io/psc/chapters/unix.html#sec-zsh" TargetMode="External"/><Relationship Id="rId686" Type="http://schemas.openxmlformats.org/officeDocument/2006/relationships/hyperlink" Target="https://morrison-lab.github.io/psc/chapters/unix.html#syntax-for-both-macwindows" TargetMode="External"/><Relationship Id="rId852" Type="http://schemas.openxmlformats.org/officeDocument/2006/relationships/hyperlink" Target="https://morrison-lab.github.io/psw/" TargetMode="External"/><Relationship Id="rId851" Type="http://schemas.openxmlformats.org/officeDocument/2006/relationships/hyperlink" Target="https://morrison-lab.github.io/psw/chapters/intro.html#sec-further-reading" TargetMode="External"/><Relationship Id="rId853" Type="http://schemas.openxmlformats.org/officeDocument/2006/relationships/hyperlink" Target="https://morrison-lab.github.io/psw/chapters/slides-posters-figures.html" TargetMode="External"/><Relationship Id="rId808" Type="http://schemas.openxmlformats.org/officeDocument/2006/relationships/hyperlink" Target="https://morrison-lab.github.io/wai/" TargetMode="External"/><Relationship Id="rId828" Type="http://schemas.openxmlformats.org/officeDocument/2006/relationships/hyperlink" Target="https://morrison-lab.github.io/wai/chapters/ai-use-policies.html" TargetMode="External"/><Relationship Id="rId945" Type="http://schemas.openxmlformats.org/officeDocument/2006/relationships/hyperlink" Target="https://morrison-lab.github.io/wai/chapters/ai-use-policies.html#sec-ai-journal-articles" TargetMode="External"/><Relationship Id="rId829" Type="http://schemas.openxmlformats.org/officeDocument/2006/relationships/hyperlink" Target="https://morrison-lab.github.io/wai/chapters/coding-agents.html" TargetMode="External"/><Relationship Id="rId544" Type="http://schemas.openxmlformats.org/officeDocument/2006/relationships/hyperlink" Target="https://morrison-lab.github.io/wai/chapters/coding-agents.html#sec-ai-best-practices" TargetMode="External"/><Relationship Id="rId830" Type="http://schemas.openxmlformats.org/officeDocument/2006/relationships/hyperlink" Target="https://morrison-lab.github.io/wai/chapters/pr-workflow-with-agents.html" TargetMode="External"/><Relationship Id="rId896" Type="http://schemas.openxmlformats.org/officeDocument/2006/relationships/hyperlink" Target="https://myidp.sciencecareers.org/" TargetMode="External"/><Relationship Id="rId970" Type="http://schemas.openxmlformats.org/officeDocument/2006/relationships/hyperlink" Target="https://osf.io/" TargetMode="External"/><Relationship Id="rId45" Type="http://schemas.openxmlformats.org/officeDocument/2006/relationships/hyperlink" Target="https://osf.io/tgbxr/" TargetMode="External"/><Relationship Id="rId958" Type="http://schemas.openxmlformats.org/officeDocument/2006/relationships/hyperlink" Target="https://plos.org/resource/how-to-store-and-manage-your-data/" TargetMode="External"/><Relationship Id="rId772" Type="http://schemas.openxmlformats.org/officeDocument/2006/relationships/hyperlink" Target="https://posit.co/products/open-source/rstudio-server/" TargetMode="External"/><Relationship Id="rId887" Type="http://schemas.openxmlformats.org/officeDocument/2006/relationships/hyperlink" Target="https://proctor-ucsf.github.io/dcc-handbook/" TargetMode="External"/><Relationship Id="rId7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9" Type="http://schemas.openxmlformats.org/officeDocument/2006/relationships/hyperlink" Target="https://quantmarineecolab.github.io/lab-manual/" TargetMode="External"/><Relationship Id="rId785"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3" Type="http://schemas.openxmlformats.org/officeDocument/2006/relationships/hyperlink" Target="https://researchdata.princeton.edu/research-lifecycle-guide/publishing-and-preservation/dois" TargetMode="External"/><Relationship Id="rId5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2" Type="http://schemas.openxmlformats.org/officeDocument/2006/relationships/hyperlink" Target="https://slurm.schedmd.com/salloc.html" TargetMode="External"/><Relationship Id="rId974" Type="http://schemas.openxmlformats.org/officeDocument/2006/relationships/hyperlink" Target="https://slurm.schedmd.com/sattach.html" TargetMode="External"/><Relationship Id="rId976" Type="http://schemas.openxmlformats.org/officeDocument/2006/relationships/hyperlink" Target="https://slurm.schedmd.com/sbatch.html" TargetMode="External"/><Relationship Id="rId978" Type="http://schemas.openxmlformats.org/officeDocument/2006/relationships/hyperlink" Target="https://slurm.schedmd.com/squeue.html" TargetMode="External"/><Relationship Id="rId980" Type="http://schemas.openxmlformats.org/officeDocument/2006/relationships/hyperlink" Target="https://slurm.schedmd.com/srun.html" TargetMode="External"/><Relationship Id="rId774" Type="http://schemas.openxmlformats.org/officeDocument/2006/relationships/hyperlink" Target="https://sourceforge.net/projects/vcxsrv/" TargetMode="External"/><Relationship Id="rId873" Type="http://schemas.openxmlformats.org/officeDocument/2006/relationships/hyperlink" Target="https://teampublichealth.substack.com/" TargetMode="External"/><Relationship Id="rId883" Type="http://schemas.openxmlformats.org/officeDocument/2006/relationships/hyperlink" Target="https://thefaylab.github.io/lab-manual/" TargetMode="External"/><Relationship Id="rId992" Type="http://schemas.openxmlformats.org/officeDocument/2006/relationships/hyperlink" Target="https://ucd-serg.github.io/lab-manual/appendix-copilot-instructions.html" TargetMode="External"/><Relationship Id="rId994" Type="http://schemas.openxmlformats.org/officeDocument/2006/relationships/hyperlink" Target="https://ucd-serg.github.io/lab-manual/appendix-copilot-setup-steps.html" TargetMode="External"/><Relationship Id="rId921" Type="http://schemas.openxmlformats.org/officeDocument/2006/relationships/hyperlink" Target="https://ucdavisdatalab.github.io/workshop_index/" TargetMode="External"/><Relationship Id="rId83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7" Type="http://schemas.openxmlformats.org/officeDocument/2006/relationships/hyperlink" Target="https://wiki.archlinux.org/title/Wayland" TargetMode="External"/><Relationship Id="rId788" Type="http://schemas.openxmlformats.org/officeDocument/2006/relationships/hyperlink" Target="https://wiki.x2go.org/" TargetMode="External"/><Relationship Id="rId937" Type="http://schemas.openxmlformats.org/officeDocument/2006/relationships/hyperlink" Target="https://www.biorxiv.org/" TargetMode="External"/><Relationship Id="rId803" Type="http://schemas.openxmlformats.org/officeDocument/2006/relationships/hyperlink" Target="https://www.chriswrites.com/how-to-change-file-permissions-using-the-terminal/" TargetMode="External"/><Relationship Id="rId941"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51" Type="http://schemas.openxmlformats.org/officeDocument/2006/relationships/hyperlink" Target="https://www.equator-network.org/" TargetMode="External"/><Relationship Id="rId52" Type="http://schemas.openxmlformats.org/officeDocument/2006/relationships/hyperlink" Target="https://www.equator-network.org/reporting-guidelines/consort/" TargetMode="External"/><Relationship Id="rId54" Type="http://schemas.openxmlformats.org/officeDocument/2006/relationships/hyperlink" Target="https://www.equator-network.org/reporting-guidelines/stard/" TargetMode="External"/><Relationship Id="rId53" Type="http://schemas.openxmlformats.org/officeDocument/2006/relationships/hyperlink" Target="https://www.equator-network.org/reporting-guidelines/strobe/" TargetMode="External"/><Relationship Id="rId878" Type="http://schemas.openxmlformats.org/officeDocument/2006/relationships/hyperlink" Target="https://www.globalcodeofconduct.org/" TargetMode="External"/><Relationship Id="rId792" Type="http://schemas.openxmlformats.org/officeDocument/2006/relationships/hyperlink" Target="https://www.gnu.org/software/screen/" TargetMode="External"/><Relationship Id="rId936" Type="http://schemas.openxmlformats.org/officeDocument/2006/relationships/hyperlink" Target="https://www.medrxiv.org/" TargetMode="External"/><Relationship Id="rId876" Type="http://schemas.openxmlformats.org/officeDocument/2006/relationships/hyperlink" Target="https://www.niaid.nih.gov/grants-contracts/write-grant-application" TargetMode="External"/><Relationship Id="rId897" Type="http://schemas.openxmlformats.org/officeDocument/2006/relationships/hyperlink" Target="https://www.training.nih.gov/career-services/" TargetMode="External"/><Relationship Id="rId773" Type="http://schemas.openxmlformats.org/officeDocument/2006/relationships/hyperlink" Target="https://www.xquartz.org/" TargetMode="External"/><Relationship Id="rId49" Type="http://schemas.openxmlformats.org/officeDocument/2006/relationships/hyperlink" Target="https://www.youtube.com/watch?v=WoYkY9MkbRE" TargetMode="External"/><Relationship Id="rId5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2026-10-12T08:12:21Z</dcterms:created>
  <dcterms:modified xsi:type="dcterms:W3CDTF">2026-10-12T08:12:21Z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