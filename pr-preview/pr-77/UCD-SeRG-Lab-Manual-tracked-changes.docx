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1"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0" w:name="authorship"/>
    <w:p>
      <w:pPr>
        <w:pStyle w:val="Heading2"/>
      </w:pPr>
      <w:r>
        <w:t xml:space="preserve">2.4 Authorship</w:t>
      </w:r>
    </w:p>
    <w:p>
      <w:pPr>
        <w:pStyle w:val="FirstParagraph"/>
      </w:pPr>
      <w:r>
        <w:t xml:space="preserve">We adhere to the ICMJE Definition of authorship</w:t>
      </w:r>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p>
    <w:p>
      <w:r>
        <w:br w:type="page"/>
      </w:r>
    </w:p>
    <w:bookmarkEnd w:id="30"/>
    <w:bookmarkEnd w:id="31"/>
    <w:bookmarkStart w:id="41" w:name="communication-and-coordination"/>
    <w:p>
      <w:pPr>
        <w:pStyle w:val="Heading1"/>
      </w:pPr>
      <w:r>
        <w:t xml:space="preserve">3. Communication and coordination</w:t>
      </w:r>
    </w:p>
    <w:p>
      <w:pPr>
        <w:pStyle w:val="FirstParagraph"/>
      </w:pPr>
      <w:r>
        <w:t xml:space="preserve">Adapted by UCD-SeRG team from</w:t>
      </w:r>
      <w:r>
        <w:t xml:space="preserve"> </w:t>
      </w:r>
      <w:hyperlink r:id="rId32">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3"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3"/>
    <w:bookmarkStart w:id="34"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4"/>
    <w:bookmarkStart w:id="35"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5"/>
    <w:bookmarkStart w:id="36"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6"/>
    <w:bookmarkStart w:id="38"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7">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38"/>
    <w:bookmarkStart w:id="39"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39"/>
    <w:bookmarkStart w:id="40"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0"/>
    <w:bookmarkEnd w:id="41"/>
    <w:bookmarkStart w:id="57" w:name="reproducibility"/>
    <w:p>
      <w:pPr>
        <w:pStyle w:val="Heading1"/>
      </w:pPr>
      <w:r>
        <w:t xml:space="preserve">4. Reproducibility</w:t>
      </w:r>
    </w:p>
    <w:p>
      <w:pPr>
        <w:pStyle w:val="FirstParagraph"/>
      </w:pPr>
      <w:r>
        <w:t xml:space="preserve">Adapted by UCD-SeRG team from</w:t>
      </w:r>
      <w:r>
        <w:t xml:space="preserve"> </w:t>
      </w:r>
      <w:hyperlink r:id="rId42">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3"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w:t>
      </w:r>
      <w:r>
        <w:t xml:space="preserve"> </w:t>
      </w:r>
      <w:r>
        <w:t xml:space="preserve">(Nuzzo 2015)</w:t>
      </w:r>
    </w:p>
    <w:p>
      <w:pPr>
        <w:numPr>
          <w:ilvl w:val="0"/>
          <w:numId w:val="1010"/>
        </w:numPr>
      </w:pPr>
      <w:r>
        <w:t xml:space="preserve">Stoddart C. Is there a reproducibility crisis in science?</w:t>
      </w:r>
      <w:r>
        <w:t xml:space="preserve"> </w:t>
      </w:r>
      <w:r>
        <w:t xml:space="preserve">(Stoddart 2019)</w:t>
      </w:r>
    </w:p>
    <w:p>
      <w:pPr>
        <w:numPr>
          <w:ilvl w:val="0"/>
          <w:numId w:val="1010"/>
        </w:numPr>
      </w:pPr>
      <w:r>
        <w:t xml:space="preserve">Munafò MR, et al. A manifesto for reproducible science</w:t>
      </w:r>
      <w:r>
        <w:t xml:space="preserve"> </w:t>
      </w:r>
      <w:r>
        <w:t xml:space="preserve">(Munafò et al. 2017)</w:t>
      </w:r>
    </w:p>
    <w:bookmarkEnd w:id="43"/>
    <w:bookmarkStart w:id="44"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4"/>
    <w:bookmarkStart w:id="46" w:name="register-study-protocols"/>
    <w:p>
      <w:pPr>
        <w:pStyle w:val="Heading2"/>
      </w:pPr>
      <w:r>
        <w:t xml:space="preserve">4.3 Register study protocols</w:t>
      </w:r>
    </w:p>
    <w:p>
      <w:pPr>
        <w:pStyle w:val="FirstParagraph"/>
      </w:pPr>
      <w:r>
        <w:t xml:space="preserve">We register all randomized trials on</w:t>
      </w:r>
      <w:r>
        <w:t xml:space="preserve"> </w:t>
      </w:r>
      <w:hyperlink r:id="rId45">
        <w:r>
          <w:rPr>
            <w:rStyle w:val="Hyperlink"/>
          </w:rPr>
          <w:t xml:space="preserve">clinicaltrials.gov</w:t>
        </w:r>
      </w:hyperlink>
      <w:r>
        <w:t xml:space="preserve">, and in some cases register observational studies as well.</w:t>
      </w:r>
    </w:p>
    <w:bookmarkEnd w:id="46"/>
    <w:bookmarkStart w:id="48"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7">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48"/>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2"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2"/>
    <w:bookmarkStart w:id="53"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3"/>
    <w:bookmarkStart w:id="56"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4">
        <w:r>
          <w:rPr>
            <w:rStyle w:val="Hyperlink"/>
          </w:rPr>
          <w:t xml:space="preserve">Github</w:t>
        </w:r>
      </w:hyperlink>
      <w:r>
        <w:t xml:space="preserve"> </w:t>
      </w:r>
      <w:r>
        <w:t xml:space="preserve">repositories, and archive code on</w:t>
      </w:r>
      <w:r>
        <w:t xml:space="preserve"> </w:t>
      </w:r>
      <w:hyperlink r:id="rId55">
        <w:r>
          <w:rPr>
            <w:rStyle w:val="Hyperlink"/>
          </w:rPr>
          <w:t xml:space="preserve">Zenodo</w:t>
        </w:r>
      </w:hyperlink>
      <w:r>
        <w:t xml:space="preserve">.</w:t>
      </w:r>
    </w:p>
    <w:p>
      <w:r>
        <w:br w:type="page"/>
      </w:r>
    </w:p>
    <w:bookmarkEnd w:id="56"/>
    <w:bookmarkEnd w:id="57"/>
    <w:bookmarkStart w:id="74" w:name="code-repositories"/>
    <w:p>
      <w:pPr>
        <w:pStyle w:val="Heading1"/>
      </w:pPr>
      <w:r>
        <w:t xml:space="preserve">5. Code repositories</w:t>
      </w:r>
    </w:p>
    <w:p>
      <w:pPr>
        <w:pStyle w:val="FirstParagraph"/>
      </w:pPr>
      <w:r>
        <w:t xml:space="preserve">Adapted by UCD-SeRG team from</w:t>
      </w:r>
      <w:r>
        <w:t xml:space="preserve"> </w:t>
      </w:r>
      <w:hyperlink r:id="rId58">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8"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5.1.3 Where to Place Analysis Files</w:t>
      </w:r>
    </w:p>
    <w:bookmarkStart w:id="61"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1"/>
    <w:bookmarkStart w:id="62"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181" w:name="sec-r-coding-practices"/>
    <w:p>
      <w:pPr>
        <w:pStyle w:val="Heading1"/>
      </w:pPr>
      <w:r>
        <w:t xml:space="preserve">6. R Coding Practices</w:t>
      </w:r>
    </w:p>
    <w:p>
      <w:pPr>
        <w:pStyle w:val="FirstParagraph"/>
      </w:pPr>
      <w:r>
        <w:t xml:space="preserve">Adapted by UCD-SeRG team from</w:t>
      </w:r>
      <w:r>
        <w:t xml:space="preserve"> </w:t>
      </w:r>
      <w:hyperlink r:id="rId75">
        <w:r>
          <w:rPr>
            <w:rStyle w:val="Hyperlink"/>
          </w:rPr>
          <w:t xml:space="preserve">original by Kunal Mishra, Jade Benjamin-Chung, Stephanie Djajadi, and Iris Tong</w:t>
        </w:r>
      </w:hyperlink>
    </w:p>
    <w:bookmarkStart w:id="76"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6"/>
    <w:bookmarkStart w:id="80"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7"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7"/>
    <w:bookmarkStart w:id="78"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8"/>
    <w:bookmarkStart w:id="79"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9"/>
    <w:bookmarkEnd w:id="80"/>
    <w:bookmarkStart w:id="91" w:name="sec-r-workflow"/>
    <w:p>
      <w:pPr>
        <w:pStyle w:val="Heading2"/>
      </w:pPr>
      <w:r>
        <w:t xml:space="preserve">6.3 Complete Package Development Workflow</w:t>
      </w:r>
    </w:p>
    <w:p>
      <w:pPr>
        <w:pStyle w:val="FirstParagraph"/>
      </w:pPr>
      <w:r>
        <w:t xml:space="preserve">Here’s the typical workflow for developing an R package in our lab:</w:t>
      </w:r>
    </w:p>
    <w:bookmarkStart w:id="81"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1"/>
    <w:bookmarkStart w:id="8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2"/>
    <w:bookmarkStart w:id="8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3"/>
    <w:bookmarkStart w:id="8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4"/>
    <w:bookmarkStart w:id="8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5"/>
    <w:bookmarkStart w:id="8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6"/>
    <w:bookmarkStart w:id="8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7"/>
    <w:bookmarkStart w:id="8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88"/>
    <w:bookmarkStart w:id="89"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89"/>
    <w:bookmarkStart w:id="90"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0"/>
    <w:bookmarkEnd w:id="91"/>
    <w:bookmarkStart w:id="96"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2"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2"/>
    <w:bookmarkStart w:id="93"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3"/>
    <w:bookmarkStart w:id="94"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4"/>
    <w:bookmarkStart w:id="95"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5"/>
    <w:bookmarkEnd w:id="96"/>
    <w:bookmarkStart w:id="99" w:name="sec-data-io"/>
    <w:p>
      <w:pPr>
        <w:pStyle w:val="Heading2"/>
      </w:pPr>
      <w:r>
        <w:t xml:space="preserve">6.5 Reading and Saving Data</w:t>
      </w:r>
    </w:p>
    <w:bookmarkStart w:id="97"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7"/>
    <w:bookmarkStart w:id="98"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8"/>
    <w:bookmarkEnd w:id="99"/>
    <w:bookmarkStart w:id="102" w:name="sec-r-version-control"/>
    <w:p>
      <w:pPr>
        <w:pStyle w:val="Heading2"/>
      </w:pPr>
      <w:r>
        <w:t xml:space="preserve">6.6 Version Control and Collaboration</w:t>
      </w:r>
    </w:p>
    <w:bookmarkStart w:id="100"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0"/>
    <w:bookmarkStart w:id="101"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01"/>
    <w:bookmarkEnd w:id="102"/>
    <w:bookmarkStart w:id="103"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03"/>
    <w:bookmarkStart w:id="107" w:name="sec-auto-styling"/>
    <w:p>
      <w:pPr>
        <w:pStyle w:val="Heading2"/>
      </w:pPr>
      <w:r>
        <w:t xml:space="preserve">6.8 Automated Code Styling</w:t>
      </w:r>
    </w:p>
    <w:bookmarkStart w:id="104"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4"/>
    <w:bookmarkStart w:id="105"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5"/>
    <w:bookmarkStart w:id="106"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6"/>
    <w:bookmarkEnd w:id="107"/>
    <w:bookmarkStart w:id="122" w:name="sec-documenting-code"/>
    <w:p>
      <w:pPr>
        <w:pStyle w:val="Heading2"/>
      </w:pPr>
      <w:r>
        <w:t xml:space="preserve">6.9 Documenting your code</w:t>
      </w:r>
    </w:p>
    <w:bookmarkStart w:id="114"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4"/>
    <w:bookmarkStart w:id="11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6.9.3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6.9.4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1"/>
    <w:bookmarkEnd w:id="122"/>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1"/>
    <w:bookmarkStart w:id="136" w:name="readingsaving-data"/>
    <w:p>
      <w:pPr>
        <w:pStyle w:val="Heading2"/>
      </w:pPr>
      <w:r>
        <w:t xml:space="preserve">6.13 Reading/Saving Data</w:t>
      </w:r>
    </w:p>
    <w:bookmarkStart w:id="13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4"/>
    <w:bookmarkStart w:id="13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5"/>
    <w:bookmarkEnd w:id="136"/>
    <w:bookmarkStart w:id="14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8">
        <w:r>
          <w:rPr>
            <w:rStyle w:val="Hyperlink"/>
          </w:rPr>
          <w:t xml:space="preserve">here</w:t>
        </w:r>
      </w:hyperlink>
      <w:r>
        <w:t xml:space="preserve">.</w:t>
      </w:r>
    </w:p>
    <w:bookmarkEnd w:id="139"/>
    <w:bookmarkStart w:id="141" w:name="dropbox"/>
    <w:p>
      <w:pPr>
        <w:pStyle w:val="Heading3"/>
      </w:pPr>
      <w:r>
        <w:t xml:space="preserve">6.14.2 Dropbox</w:t>
      </w:r>
    </w:p>
    <w:p>
      <w:pPr>
        <w:pStyle w:val="FirstParagraph"/>
      </w:pPr>
      <w:r>
        <w:t xml:space="preserve">Follow the instructions at</w:t>
      </w:r>
      <w:r>
        <w:t xml:space="preserve"> </w:t>
      </w:r>
      <w:hyperlink r:id="rId1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1"/>
    <w:bookmarkEnd w:id="142"/>
    <w:bookmarkStart w:id="15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45">
        <w:r>
          <w:rPr>
            <w:rStyle w:val="Hyperlink"/>
          </w:rPr>
          <w:t xml:space="preserve">Tidy Eval in 5 Minutes</w:t>
        </w:r>
      </w:hyperlink>
      <w:r>
        <w:t xml:space="preserve"> </w:t>
      </w:r>
      <w:r>
        <w:t xml:space="preserve">(video)</w:t>
      </w:r>
    </w:p>
    <w:p>
      <w:pPr>
        <w:pStyle w:val="Compact"/>
        <w:numPr>
          <w:ilvl w:val="0"/>
          <w:numId w:val="1043"/>
        </w:numPr>
      </w:pPr>
      <w:hyperlink r:id="rId146">
        <w:r>
          <w:rPr>
            <w:rStyle w:val="Hyperlink"/>
          </w:rPr>
          <w:t xml:space="preserve">Tidy Evaluation</w:t>
        </w:r>
      </w:hyperlink>
      <w:r>
        <w:t xml:space="preserve"> </w:t>
      </w:r>
      <w:r>
        <w:t xml:space="preserve">(e-book)</w:t>
      </w:r>
    </w:p>
    <w:p>
      <w:pPr>
        <w:pStyle w:val="Compact"/>
        <w:numPr>
          <w:ilvl w:val="0"/>
          <w:numId w:val="104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48">
        <w:r>
          <w:rPr>
            <w:rStyle w:val="Hyperlink"/>
          </w:rPr>
          <w:t xml:space="preserve">Standard Evaluation for *_join</w:t>
        </w:r>
      </w:hyperlink>
      <w:r>
        <w:t xml:space="preserve"> </w:t>
      </w:r>
      <w:r>
        <w:t xml:space="preserve">(stackoverflow)</w:t>
      </w:r>
    </w:p>
    <w:p>
      <w:pPr>
        <w:pStyle w:val="Compact"/>
        <w:numPr>
          <w:ilvl w:val="0"/>
          <w:numId w:val="1043"/>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0" w:name="sec-r-resources"/>
    <w:p>
      <w:pPr>
        <w:pStyle w:val="Heading2"/>
      </w:pPr>
      <w:r>
        <w:t xml:space="preserve">6.22 Additional Resources</w:t>
      </w:r>
    </w:p>
    <w:bookmarkStart w:id="176" w:name="r-package-development"/>
    <w:p>
      <w:pPr>
        <w:pStyle w:val="Heading3"/>
      </w:pPr>
      <w:r>
        <w:t xml:space="preserve">6.22.1 R Package Development</w:t>
      </w:r>
    </w:p>
    <w:p>
      <w:pPr>
        <w:pStyle w:val="Compact"/>
        <w:numPr>
          <w:ilvl w:val="0"/>
          <w:numId w:val="105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2"/>
        </w:numPr>
      </w:pPr>
      <w:hyperlink r:id="rId172">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73">
        <w:r>
          <w:rPr>
            <w:rStyle w:val="Hyperlink"/>
          </w:rPr>
          <w:t xml:space="preserve">devtools documentation</w:t>
        </w:r>
      </w:hyperlink>
      <w:r>
        <w:t xml:space="preserve"> </w:t>
      </w:r>
      <w:r>
        <w:t xml:space="preserve">- essential development tools</w:t>
      </w:r>
    </w:p>
    <w:p>
      <w:pPr>
        <w:pStyle w:val="Compact"/>
        <w:numPr>
          <w:ilvl w:val="0"/>
          <w:numId w:val="1052"/>
        </w:numPr>
      </w:pPr>
      <w:hyperlink r:id="rId174">
        <w:r>
          <w:rPr>
            <w:rStyle w:val="Hyperlink"/>
          </w:rPr>
          <w:t xml:space="preserve">pkgdown documentation</w:t>
        </w:r>
      </w:hyperlink>
      <w:r>
        <w:t xml:space="preserve"> </w:t>
      </w:r>
      <w:r>
        <w:t xml:space="preserve">- create package websites</w:t>
      </w:r>
    </w:p>
    <w:p>
      <w:pPr>
        <w:pStyle w:val="Compact"/>
        <w:numPr>
          <w:ilvl w:val="0"/>
          <w:numId w:val="1052"/>
        </w:numPr>
      </w:pPr>
      <w:hyperlink r:id="rId175">
        <w:r>
          <w:rPr>
            <w:rStyle w:val="Hyperlink"/>
          </w:rPr>
          <w:t xml:space="preserve">testthat documentation</w:t>
        </w:r>
      </w:hyperlink>
      <w:r>
        <w:t xml:space="preserve"> </w:t>
      </w:r>
      <w:r>
        <w:t xml:space="preserve">- unit testing framework</w:t>
      </w:r>
    </w:p>
    <w:bookmarkEnd w:id="176"/>
    <w:bookmarkStart w:id="177" w:name="general-r-programming"/>
    <w:p>
      <w:pPr>
        <w:pStyle w:val="Heading3"/>
      </w:pPr>
      <w:r>
        <w:t xml:space="preserve">6.22.2 General R Programming</w:t>
      </w:r>
    </w:p>
    <w:p>
      <w:pPr>
        <w:pStyle w:val="Compact"/>
        <w:numPr>
          <w:ilvl w:val="0"/>
          <w:numId w:val="105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3"/>
        </w:numPr>
      </w:pPr>
      <w:r>
        <w:t xml:space="preserve">Advanced R</w:t>
      </w:r>
      <w:r>
        <w:t xml:space="preserve"> </w:t>
      </w:r>
      <w:r>
        <w:t xml:space="preserve">(Wickham 2019)</w:t>
      </w:r>
      <w:r>
        <w:t xml:space="preserve"> </w:t>
      </w:r>
      <w:r>
        <w:t xml:space="preserve">- deep dive into R programming and internals</w:t>
      </w:r>
    </w:p>
    <w:bookmarkEnd w:id="177"/>
    <w:bookmarkStart w:id="178" w:name="shiny-development"/>
    <w:p>
      <w:pPr>
        <w:pStyle w:val="Heading3"/>
      </w:pPr>
      <w:r>
        <w:t xml:space="preserve">6.22.3 Shiny Development</w:t>
      </w:r>
    </w:p>
    <w:p>
      <w:pPr>
        <w:pStyle w:val="Compact"/>
        <w:numPr>
          <w:ilvl w:val="0"/>
          <w:numId w:val="10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4"/>
        </w:numPr>
      </w:pPr>
      <w:r>
        <w:t xml:space="preserve">Engineering Production-Grade Shiny Apps</w:t>
      </w:r>
      <w:r>
        <w:t xml:space="preserve"> </w:t>
      </w:r>
      <w:r>
        <w:t xml:space="preserve">(Fay et al. 2021)</w:t>
      </w:r>
      <w:r>
        <w:t xml:space="preserve"> </w:t>
      </w:r>
      <w:r>
        <w:t xml:space="preserve">- best practices for production Shiny applications</w:t>
      </w:r>
    </w:p>
    <w:bookmarkEnd w:id="178"/>
    <w:bookmarkStart w:id="179" w:name="git-and-version-control"/>
    <w:p>
      <w:pPr>
        <w:pStyle w:val="Heading3"/>
      </w:pPr>
      <w:r>
        <w:t xml:space="preserve">6.22.4 Git and Version Control</w:t>
      </w:r>
    </w:p>
    <w:p>
      <w:pPr>
        <w:pStyle w:val="Compact"/>
        <w:numPr>
          <w:ilvl w:val="0"/>
          <w:numId w:val="105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79"/>
    <w:bookmarkEnd w:id="180"/>
    <w:bookmarkEnd w:id="181"/>
    <w:bookmarkStart w:id="228" w:name="sec-r-code-style"/>
    <w:p>
      <w:pPr>
        <w:pStyle w:val="Heading1"/>
      </w:pPr>
      <w:r>
        <w:t xml:space="preserve">7. R Code Style</w:t>
      </w:r>
    </w:p>
    <w:p>
      <w:pPr>
        <w:pStyle w:val="FirstParagraph"/>
      </w:pPr>
      <w:r>
        <w:t xml:space="preserve">Adapted by UCD-SeRG team from</w:t>
      </w:r>
      <w:r>
        <w:t xml:space="preserve"> </w:t>
      </w:r>
      <w:hyperlink r:id="rId182">
        <w:r>
          <w:rPr>
            <w:rStyle w:val="Hyperlink"/>
          </w:rPr>
          <w:t xml:space="preserve">original by Kunal Mishra, Jade Benjamin-Chung, and Stephanie Djajadi</w:t>
        </w:r>
      </w:hyperlink>
    </w:p>
    <w:p>
      <w:pPr>
        <w:pStyle w:val="BodyText"/>
      </w:pPr>
      <w:r>
        <w:t xml:space="preserve">Follow these code style guidelines for all R code:</w:t>
      </w:r>
    </w:p>
    <w:bookmarkStart w:id="183"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183"/>
    <w:bookmarkStart w:id="18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4"/>
    <w:bookmarkStart w:id="18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88"/>
    <w:bookmarkStart w:id="18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9"/>
    <w:bookmarkStart w:id="191" w:name="markdown-and-quarto-formatting"/>
    <w:p>
      <w:pPr>
        <w:pStyle w:val="Heading2"/>
      </w:pPr>
      <w:r>
        <w:t xml:space="preserve">7.5 Markdown and Quarto Formatting</w:t>
      </w:r>
    </w:p>
    <w:bookmarkStart w:id="19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190"/>
    <w:bookmarkEnd w:id="191"/>
    <w:bookmarkStart w:id="19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2"/>
    <w:bookmarkStart w:id="193"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193"/>
    <w:bookmarkStart w:id="19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4"/>
    <w:bookmarkStart w:id="19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5"/>
    <w:bookmarkStart w:id="20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3">
        <w:r>
          <w:rPr>
            <w:rStyle w:val="Hyperlink"/>
          </w:rPr>
          <w:t xml:space="preserve">Be Expressive: How to Give Your Variables Better Names</w:t>
        </w:r>
      </w:hyperlink>
    </w:p>
    <w:bookmarkEnd w:id="200"/>
    <w:bookmarkStart w:id="226" w:name="sec-style-auto-style"/>
    <w:p>
      <w:pPr>
        <w:pStyle w:val="Heading2"/>
      </w:pPr>
      <w:r>
        <w:t xml:space="preserve">7.11 Automated Tools for Style and Project Workflow</w:t>
      </w:r>
    </w:p>
    <w:bookmarkStart w:id="225" w:name="styling"/>
    <w:p>
      <w:pPr>
        <w:pStyle w:val="Heading3"/>
      </w:pPr>
      <w:r>
        <w:t xml:space="preserve">7.11.1 Styling</w:t>
      </w:r>
    </w:p>
    <w:bookmarkStart w:id="202"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0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2"/>
    <w:bookmarkStart w:id="213"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0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note.png" id="20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0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tip.png" id="212"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3"/>
    <w:bookmarkStart w:id="224"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4">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15">
        <w:r>
          <w:rPr>
            <w:rStyle w:val="Hyperlink"/>
          </w:rPr>
          <w:t xml:space="preserve">in this link</w:t>
        </w:r>
      </w:hyperlink>
      <w:r>
        <w:t xml:space="preserve">,</w:t>
      </w:r>
      <w:r>
        <w:t xml:space="preserve"> </w:t>
      </w:r>
      <w:r>
        <w:t xml:space="preserve">and most guidelines are based on</w:t>
      </w:r>
      <w:r>
        <w:t xml:space="preserve"> </w:t>
      </w:r>
      <w:hyperlink r:id="rId216">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note.png" id="2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1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tip.png" id="223" name="Picture"/>
                          <pic:cNvPicPr>
                            <a:picLocks noChangeArrowheads="1" noChangeAspect="1"/>
                          </pic:cNvPicPr>
                        </pic:nvPicPr>
                        <pic:blipFill>
                          <a:blip r:embed="rId2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4"/>
    <w:bookmarkEnd w:id="225"/>
    <w:bookmarkEnd w:id="226"/>
    <w:bookmarkStart w:id="227" w:name="sec-r-resources-style"/>
    <w:p>
      <w:pPr>
        <w:pStyle w:val="Heading2"/>
      </w:pPr>
      <w:r>
        <w:t xml:space="preserve">7.12 Additional Resources</w:t>
      </w:r>
    </w:p>
    <w:p>
      <w:pPr>
        <w:pStyle w:val="Compact"/>
        <w:numPr>
          <w:ilvl w:val="0"/>
          <w:numId w:val="106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27"/>
    <w:bookmarkEnd w:id="228"/>
    <w:bookmarkStart w:id="234" w:name="big-data"/>
    <w:p>
      <w:pPr>
        <w:pStyle w:val="Heading1"/>
      </w:pPr>
      <w:r>
        <w:t xml:space="preserve">8. Big data</w:t>
      </w:r>
    </w:p>
    <w:p>
      <w:pPr>
        <w:pStyle w:val="FirstParagraph"/>
      </w:pPr>
      <w:r>
        <w:t xml:space="preserve">Adapted by UCD-SeRG team from</w:t>
      </w:r>
      <w:r>
        <w:t xml:space="preserve"> </w:t>
      </w:r>
      <w:hyperlink r:id="rId229">
        <w:r>
          <w:rPr>
            <w:rStyle w:val="Hyperlink"/>
          </w:rPr>
          <w:t xml:space="preserve">original by Kunal Mishra and Jade Benjamin-Chung</w:t>
        </w:r>
      </w:hyperlink>
    </w:p>
    <w:bookmarkStart w:id="23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1"/>
    <w:bookmarkStart w:id="23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2"/>
    <w:bookmarkStart w:id="23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3"/>
    <w:bookmarkEnd w:id="234"/>
    <w:bookmarkStart w:id="245" w:name="data-masking"/>
    <w:p>
      <w:pPr>
        <w:pStyle w:val="Heading1"/>
      </w:pPr>
      <w:r>
        <w:t xml:space="preserve">9. Data masking</w:t>
      </w:r>
    </w:p>
    <w:p>
      <w:pPr>
        <w:pStyle w:val="FirstParagraph"/>
      </w:pPr>
      <w:r>
        <w:t xml:space="preserve">Adapted by UCD-SeRG team from</w:t>
      </w:r>
      <w:r>
        <w:t xml:space="preserve"> </w:t>
      </w:r>
      <w:hyperlink r:id="rId23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39" w:name="fig-data-masking"/>
          <w:p>
            <w:pPr>
              <w:pStyle w:val="Compact"/>
              <w:jc w:val="center"/>
            </w:pPr>
            <w:r>
              <w:drawing>
                <wp:inline>
                  <wp:extent cx="2667000" cy="1103368"/>
                  <wp:effectExtent b="0" l="0" r="0" t="0"/>
                  <wp:docPr descr="" title="" id="237" name="Picture"/>
                  <a:graphic>
                    <a:graphicData uri="http://schemas.openxmlformats.org/drawingml/2006/picture">
                      <pic:pic>
                        <pic:nvPicPr>
                          <pic:cNvPr descr="assets/images/data-masking.PNG" id="238" name="Picture"/>
                          <pic:cNvPicPr>
                            <a:picLocks noChangeArrowheads="1" noChangeAspect="1"/>
                          </pic:cNvPicPr>
                        </pic:nvPicPr>
                        <pic:blipFill>
                          <a:blip r:embed="rId23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3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0"/>
    <w:bookmarkStart w:id="24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1"/>
    <w:bookmarkEnd w:id="242"/>
    <w:bookmarkStart w:id="24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3"/>
    <w:bookmarkEnd w:id="244"/>
    <w:bookmarkEnd w:id="245"/>
    <w:bookmarkStart w:id="265" w:name="sec-github"/>
    <w:p>
      <w:pPr>
        <w:pStyle w:val="Heading1"/>
      </w:pPr>
      <w:r>
        <w:t xml:space="preserve">10. Github</w:t>
      </w:r>
    </w:p>
    <w:p>
      <w:pPr>
        <w:pStyle w:val="FirstParagraph"/>
      </w:pPr>
      <w:r>
        <w:t xml:space="preserve">Adapted by UCD-SeRG team from</w:t>
      </w:r>
      <w:r>
        <w:t xml:space="preserve"> </w:t>
      </w:r>
      <w:hyperlink r:id="rId246">
        <w:r>
          <w:rPr>
            <w:rStyle w:val="Hyperlink"/>
          </w:rPr>
          <w:t xml:space="preserve">original by Stephanie Djajadi and Nolan Pokpongkiat</w:t>
        </w:r>
      </w:hyperlink>
    </w:p>
    <w:bookmarkStart w:id="248" w:name="basics"/>
    <w:p>
      <w:pPr>
        <w:pStyle w:val="Heading2"/>
      </w:pPr>
      <w:r>
        <w:t xml:space="preserve">10.1 Basics</w:t>
      </w:r>
    </w:p>
    <w:p>
      <w:pPr>
        <w:pStyle w:val="Compact"/>
        <w:numPr>
          <w:ilvl w:val="0"/>
          <w:numId w:val="1065"/>
        </w:numPr>
      </w:pPr>
      <w:r>
        <w:t xml:space="preserve">A detailed tutorial of Git can be found</w:t>
      </w:r>
      <w:r>
        <w:t xml:space="preserve"> </w:t>
      </w:r>
      <w:hyperlink r:id="rId247">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47">
        <w:r>
          <w:rPr>
            <w:rStyle w:val="Hyperlink"/>
          </w:rPr>
          <w:t xml:space="preserve">Section B</w:t>
        </w:r>
      </w:hyperlink>
      <w:r>
        <w:t xml:space="preserve">.</w:t>
      </w:r>
    </w:p>
    <w:p>
      <w:pPr>
        <w:pStyle w:val="Compact"/>
        <w:numPr>
          <w:ilvl w:val="0"/>
          <w:numId w:val="10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48"/>
    <w:bookmarkStart w:id="24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49"/>
    <w:bookmarkStart w:id="25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0">
        <w:r>
          <w:rPr>
            <w:rStyle w:val="Hyperlink"/>
          </w:rPr>
          <w:t xml:space="preserve">here</w:t>
        </w:r>
      </w:hyperlink>
      <w:r>
        <w:t xml:space="preserve">. You can also find instructions on how to handle merge conflicts when joining branches together.</w:t>
      </w:r>
    </w:p>
    <w:bookmarkEnd w:id="251"/>
    <w:bookmarkStart w:id="25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3"/>
          <w:p/>
        </w:tc>
      </w:tr>
    </w:tbl>
    <w:p>
      <w:pPr>
        <w:pStyle w:val="BodyText"/>
      </w:pPr>
      <w:r>
        <w:t xml:space="preserve">Other helpful commands are listed below.</w:t>
      </w:r>
    </w:p>
    <w:bookmarkEnd w:id="254"/>
    <w:bookmarkStart w:id="25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5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55"/>
          <w:p/>
        </w:tc>
      </w:tr>
    </w:tbl>
    <w:bookmarkEnd w:id="256"/>
    <w:bookmarkStart w:id="25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57"/>
    <w:bookmarkStart w:id="26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5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58"/>
    <w:bookmarkStart w:id="26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59">
        <w:r>
          <w:rPr>
            <w:rStyle w:val="Hyperlink"/>
          </w:rPr>
          <w:t xml:space="preserve">Repeated Amend chapter</w:t>
        </w:r>
      </w:hyperlink>
      <w:r>
        <w:t xml:space="preserve"> </w:t>
      </w:r>
      <w:r>
        <w:t xml:space="preserve">in Happy Git with R.</w:t>
      </w:r>
    </w:p>
    <w:bookmarkEnd w:id="260"/>
    <w:bookmarkEnd w:id="261"/>
    <w:bookmarkStart w:id="26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3">
        <w:r>
          <w:rPr>
            <w:rStyle w:val="Hyperlink"/>
          </w:rPr>
          <w:t xml:space="preserve">great discussion of project-oriented workflows</w:t>
        </w:r>
      </w:hyperlink>
      <w:r>
        <w:t xml:space="preserve">, extolling the virtues of a self-contained, portable projects, for your reference.</w:t>
      </w:r>
    </w:p>
    <w:p>
      <w:r>
        <w:br w:type="page"/>
      </w:r>
    </w:p>
    <w:bookmarkEnd w:id="264"/>
    <w:bookmarkEnd w:id="265"/>
    <w:bookmarkStart w:id="288" w:name="sec-unix"/>
    <w:p>
      <w:pPr>
        <w:pStyle w:val="Heading1"/>
      </w:pPr>
      <w:r>
        <w:t xml:space="preserve">11. Unix</w:t>
      </w:r>
    </w:p>
    <w:p>
      <w:pPr>
        <w:pStyle w:val="FirstParagraph"/>
      </w:pPr>
      <w:r>
        <w:t xml:space="preserve">Adapted by UCD-SeRG team from</w:t>
      </w:r>
      <w:r>
        <w:t xml:space="preserve"> </w:t>
      </w:r>
      <w:hyperlink r:id="rId26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7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0" w:name="fig-unix-desktop"/>
          <w:p>
            <w:pPr>
              <w:pStyle w:val="Compact"/>
              <w:jc w:val="center"/>
            </w:pPr>
            <w:r>
              <w:drawing>
                <wp:inline>
                  <wp:extent cx="5334000" cy="3380267"/>
                  <wp:effectExtent b="0" l="0" r="0" t="0"/>
                  <wp:docPr descr="" title="" id="268" name="Picture"/>
                  <a:graphic>
                    <a:graphicData uri="http://schemas.openxmlformats.org/drawingml/2006/picture">
                      <pic:pic>
                        <pic:nvPicPr>
                          <pic:cNvPr descr="assets/images/ex-desktop.jpg" id="269" name="Picture"/>
                          <pic:cNvPicPr>
                            <a:picLocks noChangeArrowheads="1" noChangeAspect="1"/>
                          </pic:cNvPicPr>
                        </pic:nvPicPr>
                        <pic:blipFill>
                          <a:blip r:embed="rId26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0"/>
        </w:tc>
      </w:tr>
    </w:tbl>
    <w:bookmarkEnd w:id="271"/>
    <w:bookmarkStart w:id="27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6" w:name="fig-unix-terminal"/>
          <w:p>
            <w:pPr>
              <w:pStyle w:val="Compact"/>
              <w:jc w:val="center"/>
            </w:pPr>
            <w:r>
              <w:drawing>
                <wp:inline>
                  <wp:extent cx="4488872" cy="8862646"/>
                  <wp:effectExtent b="0" l="0" r="0" t="0"/>
                  <wp:docPr descr="" title="" id="274" name="Picture"/>
                  <a:graphic>
                    <a:graphicData uri="http://schemas.openxmlformats.org/drawingml/2006/picture">
                      <pic:pic>
                        <pic:nvPicPr>
                          <pic:cNvPr descr="assets/images/ex-terminal.PNG" id="275" name="Picture"/>
                          <pic:cNvPicPr>
                            <a:picLocks noChangeArrowheads="1" noChangeAspect="1"/>
                          </pic:cNvPicPr>
                        </pic:nvPicPr>
                        <pic:blipFill>
                          <a:blip r:embed="rId27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76"/>
        </w:tc>
      </w:tr>
    </w:tbl>
    <w:bookmarkEnd w:id="277"/>
    <w:bookmarkStart w:id="27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7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78"/>
          <w:p/>
        </w:tc>
      </w:tr>
    </w:tbl>
    <w:bookmarkEnd w:id="279"/>
    <w:bookmarkStart w:id="28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1"/>
    <w:bookmarkEnd w:id="282"/>
    <w:bookmarkStart w:id="28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3"/>
    <w:bookmarkStart w:id="28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5"/>
    <w:bookmarkStart w:id="28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86"/>
    <w:bookmarkEnd w:id="287"/>
    <w:bookmarkEnd w:id="288"/>
    <w:bookmarkStart w:id="294" w:name="reproducible-environments"/>
    <w:p>
      <w:pPr>
        <w:pStyle w:val="Heading1"/>
      </w:pPr>
      <w:r>
        <w:t xml:space="preserve">12. Reproducible Environments</w:t>
      </w:r>
    </w:p>
    <w:p>
      <w:pPr>
        <w:pStyle w:val="FirstParagraph"/>
      </w:pPr>
      <w:r>
        <w:t xml:space="preserve">Adapted by UCD-SeRG team from</w:t>
      </w:r>
      <w:r>
        <w:t xml:space="preserve"> </w:t>
      </w:r>
      <w:hyperlink r:id="rId289">
        <w:r>
          <w:rPr>
            <w:rStyle w:val="Hyperlink"/>
          </w:rPr>
          <w:t xml:space="preserve">original by Anna Nguyen</w:t>
        </w:r>
      </w:hyperlink>
    </w:p>
    <w:bookmarkStart w:id="293" w:name="package-version-control-with-renv"/>
    <w:p>
      <w:pPr>
        <w:pStyle w:val="Heading2"/>
      </w:pPr>
      <w:r>
        <w:t xml:space="preserve">12.1 Package Version Control with renv</w:t>
      </w:r>
    </w:p>
    <w:bookmarkStart w:id="29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0"/>
    <w:bookmarkStart w:id="29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1"/>
    <w:bookmarkStart w:id="29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292"/>
    <w:bookmarkEnd w:id="293"/>
    <w:bookmarkEnd w:id="294"/>
    <w:bookmarkStart w:id="309" w:name="code-publication"/>
    <w:p>
      <w:pPr>
        <w:pStyle w:val="Heading1"/>
      </w:pPr>
      <w:r>
        <w:t xml:space="preserve">13. Code Publication</w:t>
      </w:r>
    </w:p>
    <w:p>
      <w:pPr>
        <w:pStyle w:val="FirstParagraph"/>
      </w:pPr>
      <w:r>
        <w:t xml:space="preserve">Adapted by UCD-SeRG team from</w:t>
      </w:r>
      <w:r>
        <w:t xml:space="preserve"> </w:t>
      </w:r>
      <w:hyperlink r:id="rId295">
        <w:r>
          <w:rPr>
            <w:rStyle w:val="Hyperlink"/>
          </w:rPr>
          <w:t xml:space="preserve">original by Nolan Pokpongkiat</w:t>
        </w:r>
      </w:hyperlink>
    </w:p>
    <w:bookmarkStart w:id="29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296"/>
    <w:bookmarkStart w:id="29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97">
        <w:r>
          <w:rPr>
            <w:rStyle w:val="Hyperlink"/>
          </w:rPr>
          <w:t xml:space="preserve">here.</w:t>
        </w:r>
      </w:hyperlink>
    </w:p>
    <w:bookmarkEnd w:id="298"/>
    <w:bookmarkStart w:id="29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99"/>
    <w:bookmarkStart w:id="30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0">
        <w:r>
          <w:rPr>
            <w:rStyle w:val="Hyperlink"/>
          </w:rPr>
          <w:t xml:space="preserve">here.</w:t>
        </w:r>
      </w:hyperlink>
    </w:p>
    <w:bookmarkEnd w:id="301"/>
    <w:bookmarkStart w:id="30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2"/>
    <w:bookmarkStart w:id="30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3">
        <w:r>
          <w:rPr>
            <w:rStyle w:val="Hyperlink"/>
          </w:rPr>
          <w:t xml:space="preserve">here.</w:t>
        </w:r>
      </w:hyperlink>
    </w:p>
    <w:bookmarkEnd w:id="304"/>
    <w:bookmarkStart w:id="30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5"/>
    <w:bookmarkStart w:id="30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6"/>
    <w:bookmarkStart w:id="30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07">
        <w:r>
          <w:rPr>
            <w:rStyle w:val="Hyperlink"/>
          </w:rPr>
          <w:t xml:space="preserve">here.</w:t>
        </w:r>
      </w:hyperlink>
    </w:p>
    <w:p>
      <w:r>
        <w:br w:type="page"/>
      </w:r>
    </w:p>
    <w:bookmarkEnd w:id="308"/>
    <w:bookmarkEnd w:id="309"/>
    <w:bookmarkStart w:id="327"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0">
        <w:r>
          <w:rPr>
            <w:rStyle w:val="Hyperlink"/>
          </w:rPr>
          <w:t xml:space="preserve">Proctor-UCSF Lab Manual</w:t>
        </w:r>
      </w:hyperlink>
    </w:p>
    <w:bookmarkStart w:id="3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1"/>
    <w:bookmarkStart w:id="3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2"/>
    <w:bookmarkStart w:id="3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3"/>
    <w:bookmarkStart w:id="3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4"/>
    <w:bookmarkEnd w:id="315"/>
    <w:bookmarkStart w:id="319" w:name="create-public-ids"/>
    <w:p>
      <w:pPr>
        <w:pStyle w:val="Heading2"/>
      </w:pPr>
      <w:r>
        <w:t xml:space="preserve">14.3 Create public IDs</w:t>
      </w:r>
    </w:p>
    <w:bookmarkStart w:id="3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6"/>
    <w:bookmarkStart w:id="3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17"/>
    <w:bookmarkStart w:id="3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18"/>
    <w:bookmarkEnd w:id="319"/>
    <w:bookmarkStart w:id="3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2"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21">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22"/>
    <w:bookmarkEnd w:id="323"/>
    <w:bookmarkStart w:id="3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4"/>
    <w:bookmarkStart w:id="3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5"/>
    <w:bookmarkStart w:id="326"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26"/>
    <w:bookmarkEnd w:id="327"/>
    <w:bookmarkStart w:id="347" w:name="sec-slurm"/>
    <w:p>
      <w:pPr>
        <w:pStyle w:val="Heading1"/>
      </w:pPr>
      <w:r>
        <w:t xml:space="preserve">15. High-performance computing (HPC)</w:t>
      </w:r>
    </w:p>
    <w:p>
      <w:pPr>
        <w:pStyle w:val="FirstParagraph"/>
      </w:pPr>
      <w:r>
        <w:t xml:space="preserve">Adapted by UCD-SeRG team from</w:t>
      </w:r>
      <w:r>
        <w:t xml:space="preserve"> </w:t>
      </w:r>
      <w:hyperlink r:id="rId32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2" w:name="uc-davis-computing-resources"/>
    <w:p>
      <w:pPr>
        <w:pStyle w:val="Heading2"/>
      </w:pPr>
      <w:r>
        <w:t xml:space="preserve">15.1 UC Davis Computing Resources</w:t>
      </w:r>
    </w:p>
    <w:bookmarkStart w:id="331"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2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1"/>
    <w:bookmarkEnd w:id="332"/>
    <w:bookmarkStart w:id="334"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3"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3"/>
    <w:bookmarkEnd w:id="334"/>
    <w:bookmarkStart w:id="335"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2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5"/>
    <w:bookmarkStart w:id="336"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29">
        <w:r>
          <w:rPr>
            <w:rStyle w:val="Hyperlink"/>
          </w:rPr>
          <w:t xml:space="preserve">hpc.ucdavis.edu</w:t>
        </w:r>
      </w:hyperlink>
      <w:r>
        <w:t xml:space="preserve"> </w:t>
      </w:r>
      <w:r>
        <w:t xml:space="preserve">for support information.</w:t>
      </w:r>
    </w:p>
    <w:bookmarkEnd w:id="336"/>
    <w:bookmarkStart w:id="340"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37"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37"/>
    <w:bookmarkStart w:id="338"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38"/>
    <w:bookmarkStart w:id="339"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39"/>
    <w:bookmarkEnd w:id="340"/>
    <w:bookmarkStart w:id="345" w:name="storage-group-storage-access"/>
    <w:p>
      <w:pPr>
        <w:pStyle w:val="Heading2"/>
      </w:pPr>
      <w:r>
        <w:t xml:space="preserve">15.6 Storage &amp; group storage access</w:t>
      </w:r>
    </w:p>
    <w:bookmarkStart w:id="341"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29">
        <w:r>
          <w:rPr>
            <w:rStyle w:val="Hyperlink"/>
          </w:rPr>
          <w:t xml:space="preserve">UC Davis HPC documentation</w:t>
        </w:r>
      </w:hyperlink>
      <w:r>
        <w:t xml:space="preserve"> </w:t>
      </w:r>
      <w:r>
        <w:t xml:space="preserve">for specific storage options and quotas.</w:t>
      </w:r>
    </w:p>
    <w:bookmarkEnd w:id="341"/>
    <w:bookmarkStart w:id="342"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2"/>
    <w:bookmarkStart w:id="344"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4"/>
    <w:bookmarkEnd w:id="345"/>
    <w:bookmarkStart w:id="346"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46"/>
    <w:bookmarkEnd w:id="347"/>
    <w:bookmarkStart w:id="411" w:name="working-with-ai"/>
    <w:p>
      <w:pPr>
        <w:pStyle w:val="Heading1"/>
      </w:pPr>
      <w:r>
        <w:t xml:space="preserve">16. Working with AI</w:t>
      </w:r>
    </w:p>
    <w:p>
      <w:pPr>
        <w:pStyle w:val="FirstParagraph"/>
      </w:pPr>
      <w:hyperlink r:id="rId34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49"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49"/>
    <w:bookmarkStart w:id="350"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0"/>
    <w:bookmarkStart w:id="351"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1"/>
    <w:bookmarkStart w:id="410" w:name="coding-agents"/>
    <w:p>
      <w:pPr>
        <w:pStyle w:val="Heading2"/>
      </w:pPr>
      <w:r>
        <w:t xml:space="preserve">16.4 Coding Agents</w:t>
      </w:r>
    </w:p>
    <w:p>
      <w:pPr>
        <w:pStyle w:val="FirstParagraph"/>
      </w:pPr>
      <w:r>
        <w:t xml:space="preserve">We recommend working with</w:t>
      </w:r>
      <w:r>
        <w:t xml:space="preserve"> </w:t>
      </w:r>
      <w:hyperlink r:id="rId352">
        <w:r>
          <w:rPr>
            <w:rStyle w:val="Hyperlink"/>
            <w:b/>
            <w:bCs/>
          </w:rPr>
          <w:t xml:space="preserve">AI coding agents</w:t>
        </w:r>
      </w:hyperlink>
      <w:r>
        <w:t xml:space="preserve"> </w:t>
      </w:r>
      <w:r>
        <w:t xml:space="preserve">to</w:t>
      </w:r>
      <w:r>
        <w:t xml:space="preserve"> </w:t>
      </w:r>
      <w:hyperlink r:id="rId348">
        <w:r>
          <w:rPr>
            <w:rStyle w:val="Hyperlink"/>
          </w:rPr>
          <w:t xml:space="preserve">help you code</w:t>
        </w:r>
      </w:hyperlink>
      <w:r>
        <w:t xml:space="preserve">.</w:t>
      </w:r>
    </w:p>
    <w:bookmarkStart w:id="354" w:name="what-are-ai-coding-agents"/>
    <w:p>
      <w:pPr>
        <w:pStyle w:val="Heading3"/>
      </w:pPr>
      <w:r>
        <w:t xml:space="preserve">16.4.1 What are AI coding agents?</w:t>
      </w:r>
    </w:p>
    <w:p>
      <w:pPr>
        <w:pStyle w:val="FirstParagraph"/>
      </w:pPr>
      <w:r>
        <w:t xml:space="preserve">AI coding agents are</w:t>
      </w:r>
      <w:r>
        <w:t xml:space="preserve"> </w:t>
      </w:r>
      <w:hyperlink r:id="rId35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54"/>
    <w:bookmarkStart w:id="364"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55"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55"/>
    <w:bookmarkStart w:id="356"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56"/>
    <w:bookmarkStart w:id="359"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59"/>
    <w:bookmarkStart w:id="360"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0"/>
    <w:bookmarkStart w:id="361"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61"/>
    <w:bookmarkStart w:id="363"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2">
        <w:r>
          <w:rPr>
            <w:rStyle w:val="Hyperlink"/>
          </w:rPr>
          <w:t xml:space="preserve">GitHub Copilot coding agent documentation</w:t>
        </w:r>
      </w:hyperlink>
      <w:r>
        <w:t xml:space="preserve">.</w:t>
      </w:r>
    </w:p>
    <w:bookmarkEnd w:id="363"/>
    <w:bookmarkEnd w:id="364"/>
    <w:bookmarkStart w:id="371"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p>
      <w:pPr>
        <w:pStyle w:val="FirstParagraph"/>
      </w:pPr>
      <w:ins w:id="2101" w:author="PR Preview" w:date="2024-01-01T00:00:00Z">
        <w:r>
          <w:t xml:space="preserve">Despite these hazards,</w:t>
        </w:r>
      </w:ins>
      <w:ins w:id="2101" w:author="PR Preview" w:date="2024-01-01T00:00:00Z">
        <w:r>
          <w:t xml:space="preserve"> </w:t>
        </w:r>
      </w:ins>
      <w:hyperlink r:id="rId365">
        <w:r>
          <w:rPr>
            <w:rStyle w:val="Hyperlink"/>
          </w:rPr>
          <w:t xml:space="preserve">we for one welcome our new AI overlords</w:t>
        </w:r>
      </w:hyperlink>
      <w:ins w:id="2101" w:author="PR Preview" w:date="2024-01-01T00:00:00Z">
        <w:r>
          <w:t xml:space="preserve"> </w:t>
        </w:r>
      </w:ins>
      <w:ins w:id="2101" w:author="PR Preview" w:date="2024-01-01T00:00:00Z">
        <w:r>
          <w:t xml:space="preserve">(</w:t>
        </w:r>
      </w:ins>
      <w:ins w:id="2101" w:author="PR Preview" w:date="2024-01-01T00:00:00Z">
        <w:r>
          <w:t xml:space="preserve">“Deep Space Homer”</w:t>
        </w:r>
      </w:ins>
      <w:ins w:id="2101" w:author="PR Preview" w:date="2024-01-01T00:00:00Z">
        <w:r>
          <w:t xml:space="preserve"> </w:t>
        </w:r>
      </w:ins>
      <w:ins w:id="2101" w:author="PR Preview" w:date="2024-01-01T00:00:00Z">
        <w:r>
          <w:t xml:space="preserve">1994)</w:t>
        </w:r>
      </w:ins>
      <w:ins w:id="2101" w:author="PR Preview" w:date="2024-01-01T00:00:00Z">
        <w:r>
          <w:t xml:space="preserve">—as long as we remain vigilant in reviewing their work.</w:t>
        </w:r>
      </w:ins>
    </w:p>
    <w:bookmarkStart w:id="370"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67" name="Picture"/>
            <a:graphic>
              <a:graphicData uri="http://schemas.openxmlformats.org/drawingml/2006/picture">
                <pic:pic>
                  <pic:nvPicPr>
                    <pic:cNvPr descr="assets/images/matrix-agents.png" id="368" name="Picture"/>
                    <pic:cNvPicPr>
                      <a:picLocks noChangeArrowheads="1" noChangeAspect="1"/>
                    </pic:cNvPicPr>
                  </pic:nvPicPr>
                  <pic:blipFill>
                    <a:blip r:embed="rId3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69">
        <w:r>
          <w:rPr>
            <w:rStyle w:val="Hyperlink"/>
          </w:rPr>
          <w:t xml:space="preserve">Agents</w:t>
        </w:r>
      </w:hyperlink>
    </w:p>
    <w:bookmarkEnd w:id="370"/>
    <w:bookmarkEnd w:id="371"/>
    <w:bookmarkStart w:id="375"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3" name="Picture"/>
                  <a:graphic>
                    <a:graphicData uri="http://schemas.openxmlformats.org/drawingml/2006/picture">
                      <pic:pic>
                        <pic:nvPicPr>
                          <pic:cNvPr descr="/opt/quarto/share/formats/docx/warning.png" id="374" name="Picture"/>
                          <pic:cNvPicPr>
                            <a:picLocks noChangeArrowheads="1" noChangeAspect="1"/>
                          </pic:cNvPicPr>
                        </pic:nvPicPr>
                        <pic:blipFill>
                          <a:blip r:embed="rId3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5"/>
    <w:bookmarkStart w:id="380"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77"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6">
        <w:r>
          <w:rPr>
            <w:rStyle w:val="Hyperlink"/>
          </w:rPr>
          <w:t xml:space="preserve">Copilot allowlist reference</w:t>
        </w:r>
      </w:hyperlink>
      <w:r>
        <w:t xml:space="preserve">.</w:t>
      </w:r>
    </w:p>
    <w:bookmarkEnd w:id="377"/>
    <w:bookmarkStart w:id="379"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78">
        <w:r>
          <w:rPr>
            <w:rStyle w:val="Hyperlink"/>
          </w:rPr>
          <w:t xml:space="preserve">Customizing or disabling the firewall for GitHub Copilot coding agent</w:t>
        </w:r>
      </w:hyperlink>
      <w:r>
        <w:t xml:space="preserve">.</w:t>
      </w:r>
    </w:p>
    <w:bookmarkEnd w:id="379"/>
    <w:bookmarkEnd w:id="380"/>
    <w:bookmarkStart w:id="384"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4"/>
    <w:bookmarkStart w:id="385"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5"/>
    <w:bookmarkStart w:id="409"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6" name="Picture"/>
                  <a:graphic>
                    <a:graphicData uri="http://schemas.openxmlformats.org/drawingml/2006/picture">
                      <pic:pic>
                        <pic:nvPicPr>
                          <pic:cNvPr descr="/opt/quarto/share/formats/docx/note.png" id="3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08"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394" w:name="markdown-and-quarto-formatting-1"/>
          <w:p>
            <w:pPr>
              <w:pStyle w:val="Heading2"/>
            </w:pPr>
            <w:r>
              <w:t xml:space="preserve">17.1 Markdown and Quarto Formatting</w:t>
            </w:r>
          </w:p>
          <w:bookmarkStart w:id="388"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388"/>
          <w:bookmarkStart w:id="389"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389"/>
          <w:bookmarkStart w:id="390"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390"/>
          <w:bookmarkStart w:id="391"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391"/>
          <w:bookmarkStart w:id="393"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392">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393"/>
          <w:bookmarkEnd w:id="394"/>
          <w:bookmarkStart w:id="395"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395"/>
          <w:bookmarkStart w:id="405" w:name="file-organization"/>
          <w:p>
            <w:pPr>
              <w:pStyle w:val="Heading2"/>
            </w:pPr>
            <w:r>
              <w:t xml:space="preserve">17.3 File Organization</w:t>
            </w:r>
          </w:p>
          <w:bookmarkStart w:id="404"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396"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396"/>
          <w:bookmarkStart w:id="398"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397">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398"/>
          <w:bookmarkStart w:id="399"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399"/>
          <w:bookmarkStart w:id="400"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00"/>
          <w:bookmarkStart w:id="401"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01"/>
          <w:bookmarkStart w:id="402"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02"/>
          <w:bookmarkStart w:id="403"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03"/>
          <w:bookmarkEnd w:id="404"/>
          <w:bookmarkEnd w:id="405"/>
          <w:bookmarkStart w:id="406"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06"/>
          <w:bookmarkStart w:id="407"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07"/>
    <w:bookmarkEnd w:id="408"/>
    <w:p>
      <w:r>
        <w:br w:type="page"/>
      </w:r>
    </w:p>
    <w:bookmarkEnd w:id="409"/>
    <w:bookmarkEnd w:id="410"/>
    <w:bookmarkEnd w:id="411"/>
    <w:bookmarkStart w:id="421" w:name="checklists"/>
    <w:p>
      <w:pPr>
        <w:pStyle w:val="Heading1"/>
      </w:pPr>
      <w:r>
        <w:t xml:space="preserve">18. Checklists</w:t>
      </w:r>
    </w:p>
    <w:p>
      <w:pPr>
        <w:pStyle w:val="FirstParagraph"/>
      </w:pPr>
      <w:r>
        <w:t xml:space="preserve">Adapted by UCD-SeRG team from</w:t>
      </w:r>
      <w:r>
        <w:t xml:space="preserve"> </w:t>
      </w:r>
      <w:hyperlink r:id="rId412">
        <w:r>
          <w:rPr>
            <w:rStyle w:val="Hyperlink"/>
          </w:rPr>
          <w:t xml:space="preserve">original by Jade Benjamin-Chung</w:t>
        </w:r>
      </w:hyperlink>
    </w:p>
    <w:bookmarkStart w:id="413"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13"/>
    <w:bookmarkStart w:id="415"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14">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15"/>
    <w:bookmarkStart w:id="41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16">
        <w:r>
          <w:rPr>
            <w:rStyle w:val="Hyperlink"/>
          </w:rPr>
          <w:t xml:space="preserve">here</w:t>
        </w:r>
      </w:hyperlink>
      <w:r>
        <w:t xml:space="preserve">)</w:t>
      </w:r>
    </w:p>
    <w:p>
      <w:pPr>
        <w:pStyle w:val="Compact"/>
        <w:numPr>
          <w:ilvl w:val="0"/>
          <w:numId w:val="112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17"/>
    <w:bookmarkStart w:id="420"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18">
        <w:r>
          <w:rPr>
            <w:rStyle w:val="Hyperlink"/>
          </w:rPr>
          <w:t xml:space="preserve">here</w:t>
        </w:r>
      </w:hyperlink>
      <w:r>
        <w:t xml:space="preserve">, a neat palette generator with colorblind options</w:t>
      </w:r>
      <w:r>
        <w:t xml:space="preserve"> </w:t>
      </w:r>
      <w:hyperlink r:id="rId41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20"/>
    <w:bookmarkEnd w:id="421"/>
    <w:bookmarkStart w:id="453" w:name="resources"/>
    <w:p>
      <w:pPr>
        <w:pStyle w:val="Heading1"/>
      </w:pPr>
      <w:r>
        <w:t xml:space="preserve">19. Resources</w:t>
      </w:r>
    </w:p>
    <w:p>
      <w:pPr>
        <w:pStyle w:val="FirstParagraph"/>
      </w:pPr>
      <w:r>
        <w:t xml:space="preserve">Adapted by UCD-SeRG team from</w:t>
      </w:r>
      <w:r>
        <w:t xml:space="preserve"> </w:t>
      </w:r>
      <w:hyperlink r:id="rId422">
        <w:r>
          <w:rPr>
            <w:rStyle w:val="Hyperlink"/>
          </w:rPr>
          <w:t xml:space="preserve">original by Jade Benjamin-Chung and Kunal Mishra</w:t>
        </w:r>
      </w:hyperlink>
    </w:p>
    <w:bookmarkStart w:id="433" w:name="resources-for-r"/>
    <w:p>
      <w:pPr>
        <w:pStyle w:val="Heading2"/>
      </w:pPr>
      <w:r>
        <w:t xml:space="preserve">19.1 Resources for R</w:t>
      </w:r>
    </w:p>
    <w:bookmarkStart w:id="424" w:name="books-and-comprehensive-guides"/>
    <w:p>
      <w:pPr>
        <w:pStyle w:val="Heading3"/>
      </w:pPr>
      <w:r>
        <w:t xml:space="preserve">19.1.1 Books and Comprehensive Guides</w:t>
      </w:r>
    </w:p>
    <w:p>
      <w:pPr>
        <w:pStyle w:val="Compact"/>
        <w:numPr>
          <w:ilvl w:val="0"/>
          <w:numId w:val="112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28"/>
        </w:numPr>
      </w:pPr>
      <w:hyperlink r:id="rId423">
        <w:r>
          <w:rPr>
            <w:rStyle w:val="Hyperlink"/>
          </w:rPr>
          <w:t xml:space="preserve">Jade’s R-for-epi course</w:t>
        </w:r>
      </w:hyperlink>
    </w:p>
    <w:bookmarkEnd w:id="424"/>
    <w:bookmarkStart w:id="429" w:name="cheat-sheets"/>
    <w:p>
      <w:pPr>
        <w:pStyle w:val="Heading3"/>
      </w:pPr>
      <w:r>
        <w:t xml:space="preserve">19.1.2 Cheat Sheets</w:t>
      </w:r>
    </w:p>
    <w:p>
      <w:pPr>
        <w:pStyle w:val="Compact"/>
        <w:numPr>
          <w:ilvl w:val="0"/>
          <w:numId w:val="1129"/>
        </w:numPr>
      </w:pPr>
      <w:hyperlink r:id="rId425">
        <w:r>
          <w:rPr>
            <w:rStyle w:val="Hyperlink"/>
          </w:rPr>
          <w:t xml:space="preserve">dplyr and tidyr cheat sheet</w:t>
        </w:r>
      </w:hyperlink>
    </w:p>
    <w:p>
      <w:pPr>
        <w:pStyle w:val="Compact"/>
        <w:numPr>
          <w:ilvl w:val="0"/>
          <w:numId w:val="1129"/>
        </w:numPr>
      </w:pPr>
      <w:hyperlink r:id="rId426">
        <w:r>
          <w:rPr>
            <w:rStyle w:val="Hyperlink"/>
          </w:rPr>
          <w:t xml:space="preserve">ggplot cheat sheet</w:t>
        </w:r>
      </w:hyperlink>
    </w:p>
    <w:p>
      <w:pPr>
        <w:pStyle w:val="Compact"/>
        <w:numPr>
          <w:ilvl w:val="0"/>
          <w:numId w:val="1129"/>
        </w:numPr>
      </w:pPr>
      <w:hyperlink r:id="rId427">
        <w:r>
          <w:rPr>
            <w:rStyle w:val="Hyperlink"/>
          </w:rPr>
          <w:t xml:space="preserve">data table cheat sheet</w:t>
        </w:r>
      </w:hyperlink>
    </w:p>
    <w:p>
      <w:pPr>
        <w:pStyle w:val="Compact"/>
        <w:numPr>
          <w:ilvl w:val="0"/>
          <w:numId w:val="1129"/>
        </w:numPr>
      </w:pPr>
      <w:hyperlink r:id="rId428">
        <w:r>
          <w:rPr>
            <w:rStyle w:val="Hyperlink"/>
          </w:rPr>
          <w:t xml:space="preserve">RMarkdown cheat sheet</w:t>
        </w:r>
      </w:hyperlink>
    </w:p>
    <w:bookmarkEnd w:id="429"/>
    <w:bookmarkStart w:id="431" w:name="style-and-best-practices"/>
    <w:p>
      <w:pPr>
        <w:pStyle w:val="Heading3"/>
      </w:pPr>
      <w:r>
        <w:t xml:space="preserve">19.1.3 Style and Best Practices</w:t>
      </w:r>
    </w:p>
    <w:p>
      <w:pPr>
        <w:pStyle w:val="Compact"/>
        <w:numPr>
          <w:ilvl w:val="0"/>
          <w:numId w:val="1130"/>
        </w:numPr>
      </w:pPr>
      <w:hyperlink r:id="rId430">
        <w:r>
          <w:rPr>
            <w:rStyle w:val="Hyperlink"/>
          </w:rPr>
          <w:t xml:space="preserve">Hadley Wickham’s R Style Guide</w:t>
        </w:r>
      </w:hyperlink>
    </w:p>
    <w:bookmarkEnd w:id="431"/>
    <w:bookmarkStart w:id="432" w:name="tidy-evaluation-resources"/>
    <w:p>
      <w:pPr>
        <w:pStyle w:val="Heading3"/>
      </w:pPr>
      <w:r>
        <w:t xml:space="preserve">19.1.4 Tidy Evaluation Resources</w:t>
      </w:r>
    </w:p>
    <w:p>
      <w:pPr>
        <w:pStyle w:val="Compact"/>
        <w:numPr>
          <w:ilvl w:val="0"/>
          <w:numId w:val="1131"/>
        </w:numPr>
      </w:pPr>
      <w:hyperlink r:id="rId145">
        <w:r>
          <w:rPr>
            <w:rStyle w:val="Hyperlink"/>
          </w:rPr>
          <w:t xml:space="preserve">Tidy Eval in 5 Minutes</w:t>
        </w:r>
      </w:hyperlink>
      <w:r>
        <w:t xml:space="preserve"> </w:t>
      </w:r>
      <w:r>
        <w:t xml:space="preserve">(video)</w:t>
      </w:r>
    </w:p>
    <w:p>
      <w:pPr>
        <w:pStyle w:val="Compact"/>
        <w:numPr>
          <w:ilvl w:val="0"/>
          <w:numId w:val="1131"/>
        </w:numPr>
      </w:pPr>
      <w:hyperlink r:id="rId146">
        <w:r>
          <w:rPr>
            <w:rStyle w:val="Hyperlink"/>
          </w:rPr>
          <w:t xml:space="preserve">Tidy Evaluation</w:t>
        </w:r>
      </w:hyperlink>
      <w:r>
        <w:t xml:space="preserve"> </w:t>
      </w:r>
      <w:r>
        <w:t xml:space="preserve">(e-book)</w:t>
      </w:r>
    </w:p>
    <w:p>
      <w:pPr>
        <w:pStyle w:val="Compact"/>
        <w:numPr>
          <w:ilvl w:val="0"/>
          <w:numId w:val="1131"/>
        </w:numPr>
      </w:pPr>
      <w:hyperlink r:id="rId14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48">
        <w:r>
          <w:rPr>
            <w:rStyle w:val="Hyperlink"/>
          </w:rPr>
          <w:t xml:space="preserve">Standard Evaluation for *_join</w:t>
        </w:r>
      </w:hyperlink>
      <w:r>
        <w:t xml:space="preserve"> </w:t>
      </w:r>
      <w:r>
        <w:t xml:space="preserve">(stackoverflow)</w:t>
      </w:r>
    </w:p>
    <w:p>
      <w:pPr>
        <w:pStyle w:val="Compact"/>
        <w:numPr>
          <w:ilvl w:val="0"/>
          <w:numId w:val="1131"/>
        </w:numPr>
      </w:pPr>
      <w:hyperlink r:id="rId149">
        <w:r>
          <w:rPr>
            <w:rStyle w:val="Hyperlink"/>
          </w:rPr>
          <w:t xml:space="preserve">Programming with dplyr</w:t>
        </w:r>
      </w:hyperlink>
      <w:r>
        <w:t xml:space="preserve"> </w:t>
      </w:r>
      <w:r>
        <w:t xml:space="preserve">(package vignette)</w:t>
      </w:r>
    </w:p>
    <w:bookmarkEnd w:id="432"/>
    <w:bookmarkEnd w:id="433"/>
    <w:bookmarkStart w:id="436" w:name="resources-for-git-github"/>
    <w:p>
      <w:pPr>
        <w:pStyle w:val="Heading2"/>
      </w:pPr>
      <w:r>
        <w:t xml:space="preserve">19.2 Resources for Git &amp; Github</w:t>
      </w:r>
    </w:p>
    <w:p>
      <w:pPr>
        <w:pStyle w:val="Compact"/>
        <w:numPr>
          <w:ilvl w:val="0"/>
          <w:numId w:val="11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2"/>
        </w:numPr>
      </w:pPr>
      <w:hyperlink r:id="rId434">
        <w:r>
          <w:rPr>
            <w:rStyle w:val="Hyperlink"/>
          </w:rPr>
          <w:t xml:space="preserve">Data Camp introduction to Git</w:t>
        </w:r>
      </w:hyperlink>
    </w:p>
    <w:p>
      <w:pPr>
        <w:pStyle w:val="Compact"/>
        <w:numPr>
          <w:ilvl w:val="0"/>
          <w:numId w:val="1132"/>
        </w:numPr>
      </w:pPr>
      <w:hyperlink r:id="rId435">
        <w:r>
          <w:rPr>
            <w:rStyle w:val="Hyperlink"/>
          </w:rPr>
          <w:t xml:space="preserve">Introduction to Github</w:t>
        </w:r>
      </w:hyperlink>
    </w:p>
    <w:bookmarkEnd w:id="436"/>
    <w:bookmarkStart w:id="437" w:name="scientific-figures"/>
    <w:p>
      <w:pPr>
        <w:pStyle w:val="Heading2"/>
      </w:pPr>
      <w:r>
        <w:t xml:space="preserve">19.3 Scientific figures</w:t>
      </w:r>
    </w:p>
    <w:p>
      <w:pPr>
        <w:pStyle w:val="Compact"/>
        <w:numPr>
          <w:ilvl w:val="0"/>
          <w:numId w:val="1133"/>
        </w:numPr>
      </w:pPr>
      <w:r>
        <w:t xml:space="preserve">Ten Simple Rules for Better Figures</w:t>
      </w:r>
      <w:r>
        <w:t xml:space="preserve"> </w:t>
      </w:r>
      <w:r>
        <w:t xml:space="preserve">(Rougier, Droettboom, and Bourne 2014)</w:t>
      </w:r>
    </w:p>
    <w:bookmarkEnd w:id="437"/>
    <w:bookmarkStart w:id="440" w:name="writing"/>
    <w:p>
      <w:pPr>
        <w:pStyle w:val="Heading2"/>
      </w:pPr>
      <w:r>
        <w:t xml:space="preserve">19.4 Writing</w:t>
      </w:r>
    </w:p>
    <w:p>
      <w:pPr>
        <w:pStyle w:val="Compact"/>
        <w:numPr>
          <w:ilvl w:val="0"/>
          <w:numId w:val="1134"/>
        </w:numPr>
      </w:pPr>
      <w:r>
        <w:t xml:space="preserve">Unpacking the Scientific Toolbox</w:t>
      </w:r>
      <w:r>
        <w:t xml:space="preserve"> </w:t>
      </w:r>
      <w:r>
        <w:t xml:space="preserve">(Silbiger and Stubler 2019)</w:t>
      </w:r>
    </w:p>
    <w:p>
      <w:pPr>
        <w:pStyle w:val="Compact"/>
        <w:numPr>
          <w:ilvl w:val="0"/>
          <w:numId w:val="1134"/>
        </w:numPr>
      </w:pPr>
      <w:r>
        <w:t xml:space="preserve">ICMJE Definition of authorship</w:t>
      </w:r>
      <w:r>
        <w:t xml:space="preserve"> </w:t>
      </w:r>
      <w:r>
        <w:t xml:space="preserve">(International Committee of Medical Journal Editors, n.d.)</w:t>
      </w:r>
    </w:p>
    <w:p>
      <w:pPr>
        <w:pStyle w:val="Compact"/>
        <w:numPr>
          <w:ilvl w:val="0"/>
          <w:numId w:val="1134"/>
        </w:numPr>
      </w:pPr>
      <w:r>
        <w:t xml:space="preserve">Computational science: …why scientific programming does not compute</w:t>
      </w:r>
      <w:r>
        <w:t xml:space="preserve"> </w:t>
      </w:r>
      <w:r>
        <w:t xml:space="preserve">(Merali and Giles 2010)</w:t>
      </w:r>
    </w:p>
    <w:p>
      <w:pPr>
        <w:pStyle w:val="Compact"/>
        <w:numPr>
          <w:ilvl w:val="0"/>
          <w:numId w:val="1134"/>
        </w:numPr>
      </w:pPr>
      <w:hyperlink r:id="rId438">
        <w:r>
          <w:rPr>
            <w:rStyle w:val="Hyperlink"/>
          </w:rPr>
          <w:t xml:space="preserve">The Pathway to Publishing: A Guide to Quantitative Writing in the Health Sciences</w:t>
        </w:r>
      </w:hyperlink>
    </w:p>
    <w:p>
      <w:pPr>
        <w:pStyle w:val="Compact"/>
        <w:numPr>
          <w:ilvl w:val="0"/>
          <w:numId w:val="1134"/>
        </w:numPr>
      </w:pPr>
      <w:hyperlink r:id="rId439">
        <w:r>
          <w:rPr>
            <w:rStyle w:val="Hyperlink"/>
          </w:rPr>
          <w:t xml:space="preserve">Secret, actionable writing tips</w:t>
        </w:r>
      </w:hyperlink>
    </w:p>
    <w:bookmarkEnd w:id="440"/>
    <w:bookmarkStart w:id="444" w:name="presentations"/>
    <w:p>
      <w:pPr>
        <w:pStyle w:val="Heading2"/>
      </w:pPr>
      <w:r>
        <w:t xml:space="preserve">19.5 Presentations</w:t>
      </w:r>
    </w:p>
    <w:p>
      <w:pPr>
        <w:pStyle w:val="Compact"/>
        <w:numPr>
          <w:ilvl w:val="0"/>
          <w:numId w:val="1135"/>
        </w:numPr>
      </w:pPr>
      <w:r>
        <w:t xml:space="preserve">How to tell a compelling story in scientific presentations</w:t>
      </w:r>
      <w:r>
        <w:t xml:space="preserve"> </w:t>
      </w:r>
      <w:r>
        <w:t xml:space="preserve">(Van Noorden 2021)</w:t>
      </w:r>
    </w:p>
    <w:p>
      <w:pPr>
        <w:pStyle w:val="Compact"/>
        <w:numPr>
          <w:ilvl w:val="0"/>
          <w:numId w:val="1135"/>
        </w:numPr>
      </w:pPr>
      <w:hyperlink r:id="rId441">
        <w:r>
          <w:rPr>
            <w:rStyle w:val="Hyperlink"/>
          </w:rPr>
          <w:t xml:space="preserve">How to give a killer narratively-driven scientific talk</w:t>
        </w:r>
      </w:hyperlink>
    </w:p>
    <w:p>
      <w:pPr>
        <w:pStyle w:val="Compact"/>
        <w:numPr>
          <w:ilvl w:val="0"/>
          <w:numId w:val="1135"/>
        </w:numPr>
      </w:pPr>
      <w:hyperlink r:id="rId442">
        <w:r>
          <w:rPr>
            <w:rStyle w:val="Hyperlink"/>
          </w:rPr>
          <w:t xml:space="preserve">How to make a better poster</w:t>
        </w:r>
      </w:hyperlink>
    </w:p>
    <w:p>
      <w:pPr>
        <w:pStyle w:val="Compact"/>
        <w:numPr>
          <w:ilvl w:val="0"/>
          <w:numId w:val="1135"/>
        </w:numPr>
      </w:pPr>
      <w:hyperlink r:id="rId443">
        <w:r>
          <w:rPr>
            <w:rStyle w:val="Hyperlink"/>
          </w:rPr>
          <w:t xml:space="preserve">How to make an even better poster</w:t>
        </w:r>
      </w:hyperlink>
    </w:p>
    <w:bookmarkEnd w:id="444"/>
    <w:bookmarkStart w:id="446" w:name="professional-advice"/>
    <w:p>
      <w:pPr>
        <w:pStyle w:val="Heading2"/>
      </w:pPr>
      <w:r>
        <w:t xml:space="preserve">19.6 Professional advice</w:t>
      </w:r>
    </w:p>
    <w:p>
      <w:pPr>
        <w:pStyle w:val="Compact"/>
        <w:numPr>
          <w:ilvl w:val="0"/>
          <w:numId w:val="1136"/>
        </w:numPr>
      </w:pPr>
      <w:hyperlink r:id="rId445">
        <w:r>
          <w:rPr>
            <w:rStyle w:val="Hyperlink"/>
          </w:rPr>
          <w:t xml:space="preserve">Professional advice, especially for your first job</w:t>
        </w:r>
      </w:hyperlink>
    </w:p>
    <w:bookmarkEnd w:id="446"/>
    <w:bookmarkStart w:id="449" w:name="funding"/>
    <w:p>
      <w:pPr>
        <w:pStyle w:val="Heading2"/>
      </w:pPr>
      <w:r>
        <w:t xml:space="preserve">19.7 Funding</w:t>
      </w:r>
    </w:p>
    <w:p>
      <w:pPr>
        <w:pStyle w:val="Compact"/>
        <w:numPr>
          <w:ilvl w:val="0"/>
          <w:numId w:val="1137"/>
        </w:numPr>
      </w:pPr>
      <w:hyperlink r:id="rId447">
        <w:r>
          <w:rPr>
            <w:rStyle w:val="Hyperlink"/>
          </w:rPr>
          <w:t xml:space="preserve">Building Your Funding Train</w:t>
        </w:r>
      </w:hyperlink>
    </w:p>
    <w:p>
      <w:pPr>
        <w:pStyle w:val="Compact"/>
        <w:numPr>
          <w:ilvl w:val="0"/>
          <w:numId w:val="1137"/>
        </w:numPr>
      </w:pPr>
      <w:hyperlink r:id="rId448">
        <w:r>
          <w:rPr>
            <w:rStyle w:val="Hyperlink"/>
          </w:rPr>
          <w:t xml:space="preserve">NIH Grant Writing Resources</w:t>
        </w:r>
      </w:hyperlink>
    </w:p>
    <w:bookmarkEnd w:id="449"/>
    <w:bookmarkStart w:id="452" w:name="ethics-and-global-health-research"/>
    <w:p>
      <w:pPr>
        <w:pStyle w:val="Heading2"/>
      </w:pPr>
      <w:r>
        <w:t xml:space="preserve">19.8 Ethics and global health research</w:t>
      </w:r>
    </w:p>
    <w:p>
      <w:pPr>
        <w:pStyle w:val="Compact"/>
        <w:numPr>
          <w:ilvl w:val="0"/>
          <w:numId w:val="1138"/>
        </w:numPr>
      </w:pPr>
      <w:hyperlink r:id="rId450">
        <w:r>
          <w:rPr>
            <w:rStyle w:val="Hyperlink"/>
          </w:rPr>
          <w:t xml:space="preserve">Global Code of Conduct For Research in Resource-Poor Settings</w:t>
        </w:r>
      </w:hyperlink>
    </w:p>
    <w:p>
      <w:pPr>
        <w:pStyle w:val="Compact"/>
        <w:numPr>
          <w:ilvl w:val="0"/>
          <w:numId w:val="1138"/>
        </w:numPr>
      </w:pPr>
      <w:r>
        <w:t xml:space="preserve">Addressing power asymmetries in global health</w:t>
      </w:r>
      <w:r>
        <w:t xml:space="preserve"> </w:t>
      </w:r>
      <w:r>
        <w:t xml:space="preserve">(Abimbola et al. 2022)</w:t>
      </w:r>
    </w:p>
    <w:p>
      <w:pPr>
        <w:pStyle w:val="Compact"/>
        <w:numPr>
          <w:ilvl w:val="0"/>
          <w:numId w:val="1138"/>
        </w:numPr>
      </w:pPr>
      <w:hyperlink r:id="rId451">
        <w:r>
          <w:rPr>
            <w:rStyle w:val="Hyperlink"/>
          </w:rPr>
          <w:t xml:space="preserve">Transforming Global Health Partnerships</w:t>
        </w:r>
      </w:hyperlink>
    </w:p>
    <w:p>
      <w:r>
        <w:br w:type="page"/>
      </w:r>
    </w:p>
    <w:bookmarkEnd w:id="452"/>
    <w:bookmarkEnd w:id="453"/>
    <w:bookmarkStart w:id="537" w:name="references"/>
    <w:p>
      <w:pPr>
        <w:pStyle w:val="Heading1"/>
      </w:pPr>
      <w:r>
        <w:t xml:space="preserve">References</w:t>
      </w:r>
    </w:p>
    <w:bookmarkStart w:id="536" w:name="refs"/>
    <w:bookmarkStart w:id="455" w:name="ref-space_odyssey"/>
    <w:p>
      <w:pPr>
        <w:pStyle w:val="Bibliography"/>
      </w:pPr>
      <w:r>
        <w:t xml:space="preserve">“2001: A Space Odyssey.”</w:t>
      </w:r>
      <w:r>
        <w:t xml:space="preserve"> </w:t>
      </w:r>
      <w:r>
        <w:t xml:space="preserve">1968. Film.</w:t>
      </w:r>
      <w:r>
        <w:t xml:space="preserve"> </w:t>
      </w:r>
      <w:hyperlink r:id="rId454">
        <w:r>
          <w:rPr>
            <w:rStyle w:val="Hyperlink"/>
          </w:rPr>
          <w:t xml:space="preserve">https://en.wikipedia.org/wiki/2001:_A_Space_Odyssey_(film)</w:t>
        </w:r>
      </w:hyperlink>
      <w:r>
        <w:t xml:space="preserve">.</w:t>
      </w:r>
    </w:p>
    <w:bookmarkEnd w:id="455"/>
    <w:bookmarkStart w:id="45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56">
        <w:r>
          <w:rPr>
            <w:rStyle w:val="Hyperlink"/>
          </w:rPr>
          <w:t xml:space="preserve">https://doi.org/10.1371/journal.pgph.0002269</w:t>
        </w:r>
      </w:hyperlink>
      <w:r>
        <w:t xml:space="preserve">.</w:t>
      </w:r>
    </w:p>
    <w:bookmarkEnd w:id="457"/>
    <w:bookmarkStart w:id="45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58">
        <w:r>
          <w:rPr>
            <w:rStyle w:val="Hyperlink"/>
          </w:rPr>
          <w:t xml:space="preserve">https://search.library.ucdavis.edu/permalink/01UCD_INST/9fle3i/alma990000226350403126</w:t>
        </w:r>
      </w:hyperlink>
      <w:r>
        <w:t xml:space="preserve">.</w:t>
      </w:r>
    </w:p>
    <w:bookmarkEnd w:id="459"/>
    <w:bookmarkStart w:id="46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460">
        <w:r>
          <w:rPr>
            <w:rStyle w:val="Hyperlink"/>
          </w:rPr>
          <w:t xml:space="preserve">https://doi.org/10.1038/d41586-019-01431-z</w:t>
        </w:r>
      </w:hyperlink>
      <w:r>
        <w:t xml:space="preserve">.</w:t>
      </w:r>
    </w:p>
    <w:bookmarkEnd w:id="461"/>
    <w:bookmarkStart w:id="46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2">
        <w:r>
          <w:rPr>
            <w:rStyle w:val="Hyperlink"/>
          </w:rPr>
          <w:t xml:space="preserve">https://jadebc.github.io/lab-manual/</w:t>
        </w:r>
      </w:hyperlink>
      <w:r>
        <w:t xml:space="preserve">.</w:t>
      </w:r>
    </w:p>
    <w:bookmarkEnd w:id="463"/>
    <w:bookmarkStart w:id="465" w:name="ref-blade_runner"/>
    <w:p>
      <w:pPr>
        <w:pStyle w:val="Bibliography"/>
      </w:pPr>
      <w:r>
        <w:t xml:space="preserve">“Blade Runner.”</w:t>
      </w:r>
      <w:r>
        <w:t xml:space="preserve"> </w:t>
      </w:r>
      <w:r>
        <w:t xml:space="preserve">1982. Film.</w:t>
      </w:r>
      <w:r>
        <w:t xml:space="preserve"> </w:t>
      </w:r>
      <w:hyperlink r:id="rId464">
        <w:r>
          <w:rPr>
            <w:rStyle w:val="Hyperlink"/>
          </w:rPr>
          <w:t xml:space="preserve">https://en.wikipedia.org/wiki/Blade_Runner</w:t>
        </w:r>
      </w:hyperlink>
      <w:r>
        <w:t xml:space="preserve">.</w:t>
      </w:r>
    </w:p>
    <w:bookmarkEnd w:id="465"/>
    <w:bookmarkStart w:id="46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466">
        <w:r>
          <w:rPr>
            <w:rStyle w:val="Hyperlink"/>
          </w:rPr>
          <w:t xml:space="preserve">https://happygitwithr.com/</w:t>
        </w:r>
      </w:hyperlink>
      <w:r>
        <w:t xml:space="preserve">.</w:t>
      </w:r>
    </w:p>
    <w:bookmarkEnd w:id="467"/>
    <w:bookmarkStart w:id="46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8">
        <w:r>
          <w:rPr>
            <w:rStyle w:val="Hyperlink"/>
          </w:rPr>
          <w:t xml:space="preserve">https://en.wikipedia.org/wiki/Ender%27s_Game</w:t>
        </w:r>
      </w:hyperlink>
      <w:r>
        <w:t xml:space="preserve">.</w:t>
      </w:r>
    </w:p>
    <w:bookmarkEnd w:id="469"/>
    <w:bookmarkStart w:id="47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470">
        <w:r>
          <w:rPr>
            <w:rStyle w:val="Hyperlink"/>
          </w:rPr>
          <w:t xml:space="preserve">https://doi.org/10.1038/s41467-020-19160-7</w:t>
        </w:r>
      </w:hyperlink>
      <w:r>
        <w:t xml:space="preserve">.</w:t>
      </w:r>
    </w:p>
    <w:bookmarkEnd w:id="471"/>
    <w:bookmarkStart w:id="47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472">
        <w:r>
          <w:rPr>
            <w:rStyle w:val="Hyperlink"/>
          </w:rPr>
          <w:t xml:space="preserve">http://creativecommons.org/licenses/by-nc/4.0/</w:t>
        </w:r>
      </w:hyperlink>
      <w:r>
        <w:t xml:space="preserve">.</w:t>
      </w:r>
    </w:p>
    <w:bookmarkEnd w:id="473"/>
    <w:bookmarkStart w:id="475" w:name="ref-credit"/>
    <w:p>
      <w:pPr>
        <w:pStyle w:val="Bibliography"/>
      </w:pPr>
      <w:r>
        <w:t xml:space="preserve">“CRediT: Contributor Roles Taxonomy.”</w:t>
      </w:r>
      <w:r>
        <w:t xml:space="preserve"> </w:t>
      </w:r>
      <w:r>
        <w:t xml:space="preserve">n.d. PLOS ONE.</w:t>
      </w:r>
      <w:r>
        <w:t xml:space="preserve"> </w:t>
      </w:r>
      <w:hyperlink r:id="rId474">
        <w:r>
          <w:rPr>
            <w:rStyle w:val="Hyperlink"/>
          </w:rPr>
          <w:t xml:space="preserve">https://journals.plos.org/plosone/s/authorship</w:t>
        </w:r>
      </w:hyperlink>
      <w:r>
        <w:t xml:space="preserve">.</w:t>
      </w:r>
    </w:p>
    <w:bookmarkEnd w:id="475"/>
    <w:bookmarkStart w:id="476" w:name="ref-simpsons_overlords"/>
    <w:p>
      <w:pPr>
        <w:pStyle w:val="Bibliography"/>
      </w:pPr>
      <w:ins w:id="2289" w:author="PR Preview" w:date="2024-01-01T00:00:00Z">
        <w:r>
          <w:t xml:space="preserve">“Deep Space Homer.”</w:t>
        </w:r>
      </w:ins>
      <w:ins w:id="2289" w:author="PR Preview" w:date="2024-01-01T00:00:00Z">
        <w:r>
          <w:t xml:space="preserve"> </w:t>
        </w:r>
      </w:ins>
      <w:ins w:id="2289" w:author="PR Preview" w:date="2024-01-01T00:00:00Z">
        <w:r>
          <w:t xml:space="preserve">1994. The Simpsons. Television Episode.</w:t>
        </w:r>
      </w:ins>
      <w:ins w:id="2289" w:author="PR Preview" w:date="2024-01-01T00:00:00Z">
        <w:r>
          <w:t xml:space="preserve"> </w:t>
        </w:r>
      </w:ins>
      <w:hyperlink r:id="rId365">
        <w:r>
          <w:rPr>
            <w:rStyle w:val="Hyperlink"/>
          </w:rPr>
          <w:t xml:space="preserve">https://knowyourmeme.com/memes/i-for-one-welcome-our-new-insect-overlords</w:t>
        </w:r>
      </w:hyperlink>
      <w:ins w:id="2289" w:author="PR Preview" w:date="2024-01-01T00:00:00Z">
        <w:r>
          <w:t xml:space="preserve">.</w:t>
        </w:r>
      </w:ins>
    </w:p>
    <w:bookmarkEnd w:id="476"/>
    <w:bookmarkStart w:id="478" w:name="ref-dryad"/>
    <w:p>
      <w:pPr>
        <w:pStyle w:val="Bibliography"/>
      </w:pPr>
      <w:r>
        <w:t xml:space="preserve">“Dryad Digital Repository.”</w:t>
      </w:r>
      <w:r>
        <w:t xml:space="preserve"> </w:t>
      </w:r>
      <w:r>
        <w:t xml:space="preserve">n.d. Dryad.</w:t>
      </w:r>
      <w:r>
        <w:t xml:space="preserve"> </w:t>
      </w:r>
      <w:hyperlink r:id="rId477">
        <w:r>
          <w:rPr>
            <w:rStyle w:val="Hyperlink"/>
          </w:rPr>
          <w:t xml:space="preserve">https://datadryad.org/</w:t>
        </w:r>
      </w:hyperlink>
      <w:r>
        <w:t xml:space="preserve">.</w:t>
      </w:r>
    </w:p>
    <w:bookmarkEnd w:id="478"/>
    <w:bookmarkStart w:id="4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9">
        <w:r>
          <w:rPr>
            <w:rStyle w:val="Hyperlink"/>
          </w:rPr>
          <w:t xml:space="preserve">https://www.equator-network.org/</w:t>
        </w:r>
      </w:hyperlink>
      <w:r>
        <w:t xml:space="preserve">.</w:t>
      </w:r>
    </w:p>
    <w:bookmarkEnd w:id="480"/>
    <w:bookmarkStart w:id="4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481">
        <w:r>
          <w:rPr>
            <w:rStyle w:val="Hyperlink"/>
          </w:rPr>
          <w:t xml:space="preserve">https://engineering-shiny.org/</w:t>
        </w:r>
      </w:hyperlink>
      <w:r>
        <w:t xml:space="preserve">.</w:t>
      </w:r>
    </w:p>
    <w:bookmarkEnd w:id="482"/>
    <w:bookmarkStart w:id="4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83">
        <w:r>
          <w:rPr>
            <w:rStyle w:val="Hyperlink"/>
          </w:rPr>
          <w:t xml:space="preserve">https://www.youtube.com/watch?v=B1BdQcJ2ZYY</w:t>
        </w:r>
      </w:hyperlink>
      <w:r>
        <w:t xml:space="preserve">.</w:t>
      </w:r>
    </w:p>
    <w:bookmarkEnd w:id="484"/>
    <w:bookmarkStart w:id="486" w:name="ref-githubdesktop"/>
    <w:p>
      <w:pPr>
        <w:pStyle w:val="Bibliography"/>
      </w:pPr>
      <w:r>
        <w:t xml:space="preserve">“GitHub Desktop.”</w:t>
      </w:r>
      <w:r>
        <w:t xml:space="preserve"> </w:t>
      </w:r>
      <w:r>
        <w:t xml:space="preserve">n.d. GitHub.</w:t>
      </w:r>
      <w:r>
        <w:t xml:space="preserve"> </w:t>
      </w:r>
      <w:hyperlink r:id="rId485">
        <w:r>
          <w:rPr>
            <w:rStyle w:val="Hyperlink"/>
          </w:rPr>
          <w:t xml:space="preserve">https://desktop.github.com/</w:t>
        </w:r>
      </w:hyperlink>
      <w:r>
        <w:t xml:space="preserve">.</w:t>
      </w:r>
    </w:p>
    <w:bookmarkEnd w:id="486"/>
    <w:bookmarkStart w:id="488" w:name="ref-butlerian_jihad"/>
    <w:p>
      <w:pPr>
        <w:pStyle w:val="Bibliography"/>
      </w:pPr>
      <w:r>
        <w:t xml:space="preserve">Herbert, Frank. 1965.</w:t>
      </w:r>
      <w:r>
        <w:t xml:space="preserve"> </w:t>
      </w:r>
      <w:r>
        <w:t xml:space="preserve">“Dune.”</w:t>
      </w:r>
      <w:r>
        <w:t xml:space="preserve"> </w:t>
      </w:r>
      <w:r>
        <w:t xml:space="preserve">Novel.</w:t>
      </w:r>
      <w:r>
        <w:t xml:space="preserve"> </w:t>
      </w:r>
      <w:hyperlink r:id="rId487">
        <w:r>
          <w:rPr>
            <w:rStyle w:val="Hyperlink"/>
          </w:rPr>
          <w:t xml:space="preserve">https://en.wikipedia.org/wiki/Dune_(franchise)#Butlerian_Jihad</w:t>
        </w:r>
      </w:hyperlink>
      <w:r>
        <w:t xml:space="preserve">.</w:t>
      </w:r>
    </w:p>
    <w:bookmarkEnd w:id="488"/>
    <w:bookmarkStart w:id="490" w:name="ref-plos_data"/>
    <w:p>
      <w:pPr>
        <w:pStyle w:val="Bibliography"/>
      </w:pPr>
      <w:r>
        <w:t xml:space="preserve">“How to Store and Manage Your Data.”</w:t>
      </w:r>
      <w:r>
        <w:t xml:space="preserve"> </w:t>
      </w:r>
      <w:r>
        <w:t xml:space="preserve">n.d. PLOS.</w:t>
      </w:r>
      <w:r>
        <w:t xml:space="preserve"> </w:t>
      </w:r>
      <w:hyperlink r:id="rId489">
        <w:r>
          <w:rPr>
            <w:rStyle w:val="Hyperlink"/>
          </w:rPr>
          <w:t xml:space="preserve">https://plos.org/resource/how-to-store-and-manage-your-data/</w:t>
        </w:r>
      </w:hyperlink>
      <w:r>
        <w:t xml:space="preserve">.</w:t>
      </w:r>
    </w:p>
    <w:bookmarkEnd w:id="490"/>
    <w:bookmarkStart w:id="49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491">
        <w:r>
          <w:rPr>
            <w:rStyle w:val="Hyperlink"/>
          </w:rPr>
          <w:t xml:space="preserve">http://www.icmje.org/recommendations/browse/roles-and-responsibilities/defining-the-role-of-authors-and-contributors.html</w:t>
        </w:r>
      </w:hyperlink>
      <w:r>
        <w:t xml:space="preserve">.</w:t>
      </w:r>
    </w:p>
    <w:bookmarkEnd w:id="492"/>
    <w:bookmarkStart w:id="494" w:name="ref-medRxiv"/>
    <w:p>
      <w:pPr>
        <w:pStyle w:val="Bibliography"/>
      </w:pPr>
      <w:r>
        <w:t xml:space="preserve">“medRxiv: The Preprint Server for Health Sciences.”</w:t>
      </w:r>
      <w:r>
        <w:t xml:space="preserve"> </w:t>
      </w:r>
      <w:r>
        <w:t xml:space="preserve">n.d. Cold Spring Harbor Laboratory.</w:t>
      </w:r>
      <w:r>
        <w:t xml:space="preserve"> </w:t>
      </w:r>
      <w:hyperlink r:id="rId493">
        <w:r>
          <w:rPr>
            <w:rStyle w:val="Hyperlink"/>
          </w:rPr>
          <w:t xml:space="preserve">https://www.medrxiv.org/</w:t>
        </w:r>
      </w:hyperlink>
      <w:r>
        <w:t xml:space="preserve">.</w:t>
      </w:r>
    </w:p>
    <w:bookmarkEnd w:id="494"/>
    <w:bookmarkStart w:id="4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495">
        <w:r>
          <w:rPr>
            <w:rStyle w:val="Hyperlink"/>
          </w:rPr>
          <w:t xml:space="preserve">https://doi.org/10.1038/467775a</w:t>
        </w:r>
      </w:hyperlink>
      <w:r>
        <w:t xml:space="preserve">.</w:t>
      </w:r>
    </w:p>
    <w:bookmarkEnd w:id="496"/>
    <w:bookmarkStart w:id="4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497">
        <w:r>
          <w:rPr>
            <w:rStyle w:val="Hyperlink"/>
          </w:rPr>
          <w:t xml:space="preserve">https://doi.org/10.1038/s41562-016-0021</w:t>
        </w:r>
      </w:hyperlink>
      <w:r>
        <w:t xml:space="preserve">.</w:t>
      </w:r>
    </w:p>
    <w:bookmarkEnd w:id="498"/>
    <w:bookmarkStart w:id="5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499">
        <w:r>
          <w:rPr>
            <w:rStyle w:val="Hyperlink"/>
          </w:rPr>
          <w:t xml:space="preserve">https://doi.org/10.1038/526182a</w:t>
        </w:r>
      </w:hyperlink>
      <w:r>
        <w:t xml:space="preserve">.</w:t>
      </w:r>
    </w:p>
    <w:bookmarkEnd w:id="500"/>
    <w:bookmarkStart w:id="502" w:name="ref-osf"/>
    <w:p>
      <w:pPr>
        <w:pStyle w:val="Bibliography"/>
      </w:pPr>
      <w:r>
        <w:t xml:space="preserve">“Open Science Framework.”</w:t>
      </w:r>
      <w:r>
        <w:t xml:space="preserve"> </w:t>
      </w:r>
      <w:r>
        <w:t xml:space="preserve">n.d. Center for Open Science.</w:t>
      </w:r>
      <w:r>
        <w:t xml:space="preserve"> </w:t>
      </w:r>
      <w:hyperlink r:id="rId501">
        <w:r>
          <w:rPr>
            <w:rStyle w:val="Hyperlink"/>
          </w:rPr>
          <w:t xml:space="preserve">https://osf.io/</w:t>
        </w:r>
      </w:hyperlink>
      <w:r>
        <w:t xml:space="preserve">.</w:t>
      </w:r>
    </w:p>
    <w:bookmarkEnd w:id="502"/>
    <w:bookmarkStart w:id="504" w:name="ref-gitfixum"/>
    <w:p>
      <w:pPr>
        <w:pStyle w:val="Bibliography"/>
      </w:pPr>
      <w:r>
        <w:t xml:space="preserve">Robertson, Seth. n.d.</w:t>
      </w:r>
      <w:r>
        <w:t xml:space="preserve"> </w:t>
      </w:r>
      <w:r>
        <w:t xml:space="preserve">“On Undoing, Fixing, or Removing Commits in Git.”</w:t>
      </w:r>
      <w:r>
        <w:t xml:space="preserve"> </w:t>
      </w:r>
      <w:hyperlink r:id="rId503">
        <w:r>
          <w:rPr>
            <w:rStyle w:val="Hyperlink"/>
          </w:rPr>
          <w:t xml:space="preserve">https://sethrobertson.github.io/GitFixUm/fixup.html</w:t>
        </w:r>
      </w:hyperlink>
      <w:r>
        <w:t xml:space="preserve">.</w:t>
      </w:r>
    </w:p>
    <w:bookmarkEnd w:id="504"/>
    <w:bookmarkStart w:id="5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05">
        <w:r>
          <w:rPr>
            <w:rStyle w:val="Hyperlink"/>
          </w:rPr>
          <w:t xml:space="preserve">https://doi.org/10.1371/journal.pcbi.1003833</w:t>
        </w:r>
      </w:hyperlink>
      <w:r>
        <w:t xml:space="preserve">.</w:t>
      </w:r>
    </w:p>
    <w:bookmarkEnd w:id="506"/>
    <w:bookmarkStart w:id="5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07">
        <w:r>
          <w:rPr>
            <w:rStyle w:val="Hyperlink"/>
          </w:rPr>
          <w:t xml:space="preserve">https://doi.org/10.1038/d41586-019-02918-5</w:t>
        </w:r>
      </w:hyperlink>
      <w:r>
        <w:t xml:space="preserve">.</w:t>
      </w:r>
    </w:p>
    <w:bookmarkEnd w:id="508"/>
    <w:bookmarkStart w:id="510" w:name="ref-slurm"/>
    <w:p>
      <w:pPr>
        <w:pStyle w:val="Bibliography"/>
      </w:pPr>
      <w:r>
        <w:t xml:space="preserve">“Slurm Workload Manager: Sbatch Documentation.”</w:t>
      </w:r>
      <w:r>
        <w:t xml:space="preserve"> </w:t>
      </w:r>
      <w:r>
        <w:t xml:space="preserve">n.d. SchedMD.</w:t>
      </w:r>
      <w:r>
        <w:t xml:space="preserve"> </w:t>
      </w:r>
      <w:hyperlink r:id="rId509">
        <w:r>
          <w:rPr>
            <w:rStyle w:val="Hyperlink"/>
          </w:rPr>
          <w:t xml:space="preserve">https://slurm.schedmd.com/sbatch.html</w:t>
        </w:r>
      </w:hyperlink>
      <w:r>
        <w:t xml:space="preserve">.</w:t>
      </w:r>
    </w:p>
    <w:bookmarkEnd w:id="510"/>
    <w:bookmarkStart w:id="5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11">
        <w:r>
          <w:rPr>
            <w:rStyle w:val="Hyperlink"/>
          </w:rPr>
          <w:t xml:space="preserve">https://doi.org/10.1038/d41586-019-00067-3</w:t>
        </w:r>
      </w:hyperlink>
      <w:r>
        <w:t xml:space="preserve">.</w:t>
      </w:r>
    </w:p>
    <w:bookmarkEnd w:id="512"/>
    <w:bookmarkStart w:id="514" w:name="ref-matrix"/>
    <w:p>
      <w:pPr>
        <w:pStyle w:val="Bibliography"/>
      </w:pPr>
      <w:r>
        <w:t xml:space="preserve">“The Matrix.”</w:t>
      </w:r>
      <w:r>
        <w:t xml:space="preserve"> </w:t>
      </w:r>
      <w:r>
        <w:t xml:space="preserve">1999. Film.</w:t>
      </w:r>
      <w:r>
        <w:t xml:space="preserve"> </w:t>
      </w:r>
      <w:hyperlink r:id="rId513">
        <w:r>
          <w:rPr>
            <w:rStyle w:val="Hyperlink"/>
          </w:rPr>
          <w:t xml:space="preserve">https://en.wikipedia.org/wiki/The_Matrix</w:t>
        </w:r>
      </w:hyperlink>
      <w:r>
        <w:t xml:space="preserve">.</w:t>
      </w:r>
    </w:p>
    <w:bookmarkEnd w:id="514"/>
    <w:bookmarkStart w:id="516" w:name="ref-terminator"/>
    <w:p>
      <w:pPr>
        <w:pStyle w:val="Bibliography"/>
      </w:pPr>
      <w:r>
        <w:t xml:space="preserve">“The Terminator.”</w:t>
      </w:r>
      <w:r>
        <w:t xml:space="preserve"> </w:t>
      </w:r>
      <w:r>
        <w:t xml:space="preserve">1984. Film.</w:t>
      </w:r>
      <w:r>
        <w:t xml:space="preserve"> </w:t>
      </w:r>
      <w:hyperlink r:id="rId515">
        <w:r>
          <w:rPr>
            <w:rStyle w:val="Hyperlink"/>
          </w:rPr>
          <w:t xml:space="preserve">https://en.wikipedia.org/wiki/The_Terminator</w:t>
        </w:r>
      </w:hyperlink>
      <w:r>
        <w:t xml:space="preserve">.</w:t>
      </w:r>
    </w:p>
    <w:bookmarkEnd w:id="516"/>
    <w:bookmarkStart w:id="5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17">
        <w:r>
          <w:rPr>
            <w:rStyle w:val="Hyperlink"/>
          </w:rPr>
          <w:t xml:space="preserve">https://code-review.tidyverse.org/</w:t>
        </w:r>
      </w:hyperlink>
      <w:r>
        <w:t xml:space="preserve">.</w:t>
      </w:r>
    </w:p>
    <w:bookmarkEnd w:id="518"/>
    <w:bookmarkStart w:id="5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19">
        <w:r>
          <w:rPr>
            <w:rStyle w:val="Hyperlink"/>
          </w:rPr>
          <w:t xml:space="preserve">https://doi.org/10.1038/d41586-021-03603-2</w:t>
        </w:r>
      </w:hyperlink>
      <w:r>
        <w:t xml:space="preserve">.</w:t>
      </w:r>
    </w:p>
    <w:bookmarkEnd w:id="520"/>
    <w:bookmarkStart w:id="522" w:name="ref-wargames"/>
    <w:p>
      <w:pPr>
        <w:pStyle w:val="Bibliography"/>
      </w:pPr>
      <w:r>
        <w:t xml:space="preserve">“WarGames.”</w:t>
      </w:r>
      <w:r>
        <w:t xml:space="preserve"> </w:t>
      </w:r>
      <w:r>
        <w:t xml:space="preserve">1983. Film.</w:t>
      </w:r>
      <w:r>
        <w:t xml:space="preserve"> </w:t>
      </w:r>
      <w:hyperlink r:id="rId521">
        <w:r>
          <w:rPr>
            <w:rStyle w:val="Hyperlink"/>
          </w:rPr>
          <w:t xml:space="preserve">https://en.wikipedia.org/wiki/WarGames</w:t>
        </w:r>
      </w:hyperlink>
      <w:r>
        <w:t xml:space="preserve">.</w:t>
      </w:r>
    </w:p>
    <w:bookmarkEnd w:id="522"/>
    <w:bookmarkStart w:id="5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23">
        <w:r>
          <w:rPr>
            <w:rStyle w:val="Hyperlink"/>
          </w:rPr>
          <w:t xml:space="preserve">https://adv-r.hadley.nz/</w:t>
        </w:r>
      </w:hyperlink>
      <w:r>
        <w:t xml:space="preserve">.</w:t>
      </w:r>
    </w:p>
    <w:bookmarkEnd w:id="524"/>
    <w:bookmarkStart w:id="526" w:name="ref-wickham2021shiny"/>
    <w:p>
      <w:pPr>
        <w:pStyle w:val="Bibliography"/>
      </w:pPr>
      <w:r>
        <w:t xml:space="preserve">———. 2021.</w:t>
      </w:r>
      <w:r>
        <w:t xml:space="preserve"> </w:t>
      </w:r>
      <w:r>
        <w:rPr>
          <w:i/>
          <w:iCs/>
        </w:rPr>
        <w:t xml:space="preserve">Mastering Shiny</w:t>
      </w:r>
      <w:r>
        <w:t xml:space="preserve">. O’Reilly Media.</w:t>
      </w:r>
      <w:r>
        <w:t xml:space="preserve"> </w:t>
      </w:r>
      <w:hyperlink r:id="rId525">
        <w:r>
          <w:rPr>
            <w:rStyle w:val="Hyperlink"/>
          </w:rPr>
          <w:t xml:space="preserve">https://mastering-shiny.org/</w:t>
        </w:r>
      </w:hyperlink>
      <w:r>
        <w:t xml:space="preserve">.</w:t>
      </w:r>
    </w:p>
    <w:bookmarkEnd w:id="526"/>
    <w:bookmarkStart w:id="528" w:name="ref-wickham2023tidyverse"/>
    <w:p>
      <w:pPr>
        <w:pStyle w:val="Bibliography"/>
      </w:pPr>
      <w:r>
        <w:t xml:space="preserve">———. 2023a.</w:t>
      </w:r>
      <w:r>
        <w:t xml:space="preserve"> </w:t>
      </w:r>
      <w:r>
        <w:rPr>
          <w:i/>
          <w:iCs/>
        </w:rPr>
        <w:t xml:space="preserve">The Tidyverse Style Guide</w:t>
      </w:r>
      <w:r>
        <w:t xml:space="preserve">.</w:t>
      </w:r>
      <w:r>
        <w:t xml:space="preserve"> </w:t>
      </w:r>
      <w:hyperlink r:id="rId527">
        <w:r>
          <w:rPr>
            <w:rStyle w:val="Hyperlink"/>
          </w:rPr>
          <w:t xml:space="preserve">https://style.tidyverse.org/</w:t>
        </w:r>
      </w:hyperlink>
      <w:r>
        <w:t xml:space="preserve">.</w:t>
      </w:r>
    </w:p>
    <w:bookmarkEnd w:id="528"/>
    <w:bookmarkStart w:id="530" w:name="ref-wickham2023tidydesign"/>
    <w:p>
      <w:pPr>
        <w:pStyle w:val="Bibliography"/>
      </w:pPr>
      <w:r>
        <w:t xml:space="preserve">———. 2023b.</w:t>
      </w:r>
      <w:r>
        <w:t xml:space="preserve"> </w:t>
      </w:r>
      <w:r>
        <w:rPr>
          <w:i/>
          <w:iCs/>
        </w:rPr>
        <w:t xml:space="preserve">Tidyverse Design Guide</w:t>
      </w:r>
      <w:r>
        <w:t xml:space="preserve">.</w:t>
      </w:r>
      <w:r>
        <w:t xml:space="preserve"> </w:t>
      </w:r>
      <w:hyperlink r:id="rId529">
        <w:r>
          <w:rPr>
            <w:rStyle w:val="Hyperlink"/>
          </w:rPr>
          <w:t xml:space="preserve">https://design.tidyverse.org/</w:t>
        </w:r>
      </w:hyperlink>
      <w:r>
        <w:t xml:space="preserve">.</w:t>
      </w:r>
    </w:p>
    <w:bookmarkEnd w:id="530"/>
    <w:bookmarkStart w:id="5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31">
        <w:r>
          <w:rPr>
            <w:rStyle w:val="Hyperlink"/>
          </w:rPr>
          <w:t xml:space="preserve">https://r-pkgs.org/</w:t>
        </w:r>
      </w:hyperlink>
      <w:r>
        <w:t xml:space="preserve">.</w:t>
      </w:r>
    </w:p>
    <w:bookmarkEnd w:id="532"/>
    <w:bookmarkStart w:id="5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33">
        <w:r>
          <w:rPr>
            <w:rStyle w:val="Hyperlink"/>
          </w:rPr>
          <w:t xml:space="preserve">https://r4ds.hadley.nz/</w:t>
        </w:r>
      </w:hyperlink>
      <w:r>
        <w:t xml:space="preserve">.</w:t>
      </w:r>
    </w:p>
    <w:bookmarkEnd w:id="534"/>
    <w:bookmarkStart w:id="5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8">
        <w:r>
          <w:rPr>
            <w:rStyle w:val="Hyperlink"/>
          </w:rPr>
          <w:t xml:space="preserve">https://roxygen2.r-lib.org/</w:t>
        </w:r>
      </w:hyperlink>
      <w:r>
        <w:t xml:space="preserve">.</w:t>
      </w:r>
    </w:p>
    <w:bookmarkEnd w:id="535"/>
    <w:bookmarkEnd w:id="536"/>
    <w:bookmarkEnd w:id="5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9" Type="http://schemas.openxmlformats.org/officeDocument/2006/relationships/image" Target="media/rId109.png"/><Relationship Id="rId210" Type="http://schemas.openxmlformats.org/officeDocument/2006/relationships/image" Target="media/rId210.png"/><Relationship Id="rId372" Type="http://schemas.openxmlformats.org/officeDocument/2006/relationships/image" Target="media/rId372.png"/><Relationship Id="rId236" Type="http://schemas.openxmlformats.org/officeDocument/2006/relationships/image" Target="media/rId236.png"/><Relationship Id="rId267" Type="http://schemas.openxmlformats.org/officeDocument/2006/relationships/image" Target="media/rId267.jpg"/><Relationship Id="rId273" Type="http://schemas.openxmlformats.org/officeDocument/2006/relationships/image" Target="media/rId273.png"/><Relationship Id="rId366" Type="http://schemas.openxmlformats.org/officeDocument/2006/relationships/image" Target="media/rId366.png"/><Relationship Id="rId330"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30" Type="http://schemas.openxmlformats.org/officeDocument/2006/relationships/hyperlink" Target="http://adv-r.had.co.nz/Style.html" TargetMode="External"/><Relationship Id="rId472" Type="http://schemas.openxmlformats.org/officeDocument/2006/relationships/hyperlink" Target="http://creativecommons.org/licenses/by-nc/4.0/" TargetMode="External"/><Relationship Id="rId216" Type="http://schemas.openxmlformats.org/officeDocument/2006/relationships/hyperlink" Target="http://r-pkgs.had.co.nz/style.html" TargetMode="External"/><Relationship Id="rId207" Type="http://schemas.openxmlformats.org/officeDocument/2006/relationships/hyperlink" Target="http://styler.r-lib.org/articles/customizing_styler.html" TargetMode="External"/><Relationship Id="rId418" Type="http://schemas.openxmlformats.org/officeDocument/2006/relationships/hyperlink" Target="http://www.cookbook-r.com/Graphs/Colors_(ggplot2)/#a-colorblind-friendly-palette" TargetMode="External"/><Relationship Id="rId491" Type="http://schemas.openxmlformats.org/officeDocument/2006/relationships/hyperlink" Target="http://www.icmje.org/recommendations/browse/roles-and-responsibilities/defining-the-role-of-authors-and-contributors.html" TargetMode="External"/><Relationship Id="rId523"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17" Type="http://schemas.openxmlformats.org/officeDocument/2006/relationships/hyperlink" Target="https://code-review.tidyverse.org/" TargetMode="External"/><Relationship Id="rId215" Type="http://schemas.openxmlformats.org/officeDocument/2006/relationships/hyperlink" Target="https://cran.r-project.org/web/packages/lintr/readme/README.html#available-linters" TargetMode="External"/><Relationship Id="rId219" Type="http://schemas.openxmlformats.org/officeDocument/2006/relationships/hyperlink" Target="https://cran.r-project.org/web/packages/lintr/readme/README.html#project-configuration" TargetMode="External"/><Relationship Id="rId477" Type="http://schemas.openxmlformats.org/officeDocument/2006/relationships/hyperlink" Target="https://datadryad.org/" TargetMode="External"/><Relationship Id="rId529" Type="http://schemas.openxmlformats.org/officeDocument/2006/relationships/hyperlink" Target="https://design.tidyverse.org/" TargetMode="External"/><Relationship Id="rId485"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2" Type="http://schemas.openxmlformats.org/officeDocument/2006/relationships/hyperlink" Target="https://docs.github.com/en/copilot/how-tos/use-copilot-agents/coding-agent" TargetMode="External"/><Relationship Id="rId383" Type="http://schemas.openxmlformats.org/officeDocument/2006/relationships/hyperlink" Target="https://docs.github.com/en/copilot/how-tos/use-copilot-agents/coding-agent/customize-the-agent-environment#preinstalling-tools-or-dependencies-in-copilots-environment" TargetMode="External"/><Relationship Id="rId378" Type="http://schemas.openxmlformats.org/officeDocument/2006/relationships/hyperlink" Target="https://docs.github.com/en/copilot/how-tos/use-copilot-agents/coding-agent/customize-the-agent-firewall" TargetMode="External"/><Relationship Id="rId376" Type="http://schemas.openxmlformats.org/officeDocument/2006/relationships/hyperlink" Target="https://docs.github.com/en/copilot/reference/copilot-allowlist-reference" TargetMode="External"/><Relationship Id="rId307" Type="http://schemas.openxmlformats.org/officeDocument/2006/relationships/hyperlink" Target="https://docs.github.com/en/enterprise/2.13/user/articles/creating-releases" TargetMode="External"/><Relationship Id="rId445" Type="http://schemas.openxmlformats.org/officeDocument/2006/relationships/hyperlink" Target="https://docs.google.com/document/d/1ckgRCcr7FFPyymyMA6Y_-cB_vftOyrrxT28c6gRg0PI/edit" TargetMode="External"/><Relationship Id="rId495" Type="http://schemas.openxmlformats.org/officeDocument/2006/relationships/hyperlink" Target="https://doi.org/10.1038/467775a" TargetMode="External"/><Relationship Id="rId499" Type="http://schemas.openxmlformats.org/officeDocument/2006/relationships/hyperlink" Target="https://doi.org/10.1038/526182a" TargetMode="External"/><Relationship Id="rId511" Type="http://schemas.openxmlformats.org/officeDocument/2006/relationships/hyperlink" Target="https://doi.org/10.1038/d41586-019-00067-3" TargetMode="External"/><Relationship Id="rId460" Type="http://schemas.openxmlformats.org/officeDocument/2006/relationships/hyperlink" Target="https://doi.org/10.1038/d41586-019-01431-z" TargetMode="External"/><Relationship Id="rId507" Type="http://schemas.openxmlformats.org/officeDocument/2006/relationships/hyperlink" Target="https://doi.org/10.1038/d41586-019-02918-5" TargetMode="External"/><Relationship Id="rId519" Type="http://schemas.openxmlformats.org/officeDocument/2006/relationships/hyperlink" Target="https://doi.org/10.1038/d41586-021-03603-2" TargetMode="External"/><Relationship Id="rId470" Type="http://schemas.openxmlformats.org/officeDocument/2006/relationships/hyperlink" Target="https://doi.org/10.1038/s41467-020-19160-7" TargetMode="External"/><Relationship Id="rId497" Type="http://schemas.openxmlformats.org/officeDocument/2006/relationships/hyperlink" Target="https://doi.org/10.1038/s41562-016-0021" TargetMode="External"/><Relationship Id="rId505" Type="http://schemas.openxmlformats.org/officeDocument/2006/relationships/hyperlink" Target="https://doi.org/10.1371/journal.pcbi.1003833" TargetMode="External"/><Relationship Id="rId456" Type="http://schemas.openxmlformats.org/officeDocument/2006/relationships/hyperlink" Target="https://doi.org/10.1371/journal.pgph.0002269" TargetMode="External"/><Relationship Id="rId149" Type="http://schemas.openxmlformats.org/officeDocument/2006/relationships/hyperlink" Target="https://dplyr.tidyverse.org/articles/programming.html" TargetMode="External"/><Relationship Id="rId454" Type="http://schemas.openxmlformats.org/officeDocument/2006/relationships/hyperlink" Target="https://en.wikipedia.org/wiki/2001:_A_Space_Odyssey_(film)" TargetMode="External"/><Relationship Id="rId348" Type="http://schemas.openxmlformats.org/officeDocument/2006/relationships/hyperlink" Target="https://en.wikipedia.org/wiki/AI-assisted_software_development" TargetMode="External"/><Relationship Id="rId353" Type="http://schemas.openxmlformats.org/officeDocument/2006/relationships/hyperlink" Target="https://en.wikipedia.org/wiki/AI_agent" TargetMode="External"/><Relationship Id="rId369" Type="http://schemas.openxmlformats.org/officeDocument/2006/relationships/hyperlink" Target="https://en.wikipedia.org/wiki/Agent_(The_Matrix)" TargetMode="External"/><Relationship Id="rId464" Type="http://schemas.openxmlformats.org/officeDocument/2006/relationships/hyperlink" Target="https://en.wikipedia.org/wiki/Blade_Runner" TargetMode="External"/><Relationship Id="rId487" Type="http://schemas.openxmlformats.org/officeDocument/2006/relationships/hyperlink" Target="https://en.wikipedia.org/wiki/Dune_(franchise)#Butlerian_Jihad" TargetMode="External"/><Relationship Id="rId468" Type="http://schemas.openxmlformats.org/officeDocument/2006/relationships/hyperlink" Target="https://en.wikipedia.org/wiki/Ender%27s_Game" TargetMode="External"/><Relationship Id="rId513" Type="http://schemas.openxmlformats.org/officeDocument/2006/relationships/hyperlink" Target="https://en.wikipedia.org/wiki/The_Matrix" TargetMode="External"/><Relationship Id="rId515" Type="http://schemas.openxmlformats.org/officeDocument/2006/relationships/hyperlink" Target="https://en.wikipedia.org/wiki/The_Terminator" TargetMode="External"/><Relationship Id="rId521" Type="http://schemas.openxmlformats.org/officeDocument/2006/relationships/hyperlink" Target="https://en.wikipedia.org/wiki/WarGames" TargetMode="External"/><Relationship Id="rId481" Type="http://schemas.openxmlformats.org/officeDocument/2006/relationships/hyperlink" Target="https://engineering-shiny.org/" TargetMode="External"/><Relationship Id="rId357" Type="http://schemas.openxmlformats.org/officeDocument/2006/relationships/hyperlink" Target="https://github.com/UCD-SERG/lab-manual/issues/42" TargetMode="External"/><Relationship Id="rId358" Type="http://schemas.openxmlformats.org/officeDocument/2006/relationships/hyperlink" Target="https://github.com/UCD-SERG/lab-manual/pull/50" TargetMode="External"/><Relationship Id="rId352" Type="http://schemas.openxmlformats.org/officeDocument/2006/relationships/hyperlink" Target="https://github.com/features/copilot/agents" TargetMode="External"/><Relationship Id="rId382" Type="http://schemas.openxmlformats.org/officeDocument/2006/relationships/hyperlink" Target="https://github.com/features/copilot/plans" TargetMode="External"/><Relationship Id="rId262"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47" Type="http://schemas.openxmlformats.org/officeDocument/2006/relationships/hyperlink" Target="https://grantwriting.stanford.edu/funding-train/#ep" TargetMode="External"/><Relationship Id="rId466" Type="http://schemas.openxmlformats.org/officeDocument/2006/relationships/hyperlink" Target="https://happygitwithr.com/" TargetMode="External"/><Relationship Id="rId259" Type="http://schemas.openxmlformats.org/officeDocument/2006/relationships/hyperlink" Target="https://happygitwithr.com/repeated-amend.html" TargetMode="External"/><Relationship Id="rId252" Type="http://schemas.openxmlformats.org/officeDocument/2006/relationships/hyperlink" Target="https://help.github.com/en/github/collaborating-with-issues-and-pull-requests/creating-a-pull-request#creating-the-pull-request" TargetMode="External"/><Relationship Id="rId329" Type="http://schemas.openxmlformats.org/officeDocument/2006/relationships/hyperlink" Target="https://hpc.ucdavis.edu/" TargetMode="External"/><Relationship Id="rId462" Type="http://schemas.openxmlformats.org/officeDocument/2006/relationships/hyperlink" Target="https://jadebc.github.io/lab-manual/" TargetMode="External"/><Relationship Id="rId229" Type="http://schemas.openxmlformats.org/officeDocument/2006/relationships/hyperlink" Target="https://jadebc.github.io/lab-manual/big-data.html" TargetMode="External"/><Relationship Id="rId412" Type="http://schemas.openxmlformats.org/officeDocument/2006/relationships/hyperlink" Target="https://jadebc.github.io/lab-manual/checklists.html" TargetMode="External"/><Relationship Id="rId295"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5" Type="http://schemas.openxmlformats.org/officeDocument/2006/relationships/hyperlink" Target="https://jadebc.github.io/lab-manual/data-masking.html" TargetMode="External"/><Relationship Id="rId24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89" Type="http://schemas.openxmlformats.org/officeDocument/2006/relationships/hyperlink" Target="https://jadebc.github.io/lab-manual/reproducible-environments.html" TargetMode="External"/><Relationship Id="rId422" Type="http://schemas.openxmlformats.org/officeDocument/2006/relationships/hyperlink" Target="https://jadebc.github.io/lab-manual/resources.html" TargetMode="External"/><Relationship Id="rId328" Type="http://schemas.openxmlformats.org/officeDocument/2006/relationships/hyperlink" Target="https://jadebc.github.io/lab-manual/slurm.html" TargetMode="External"/><Relationship Id="rId266" Type="http://schemas.openxmlformats.org/officeDocument/2006/relationships/hyperlink" Target="https://jadebc.github.io/lab-manual/unix.html" TargetMode="External"/><Relationship Id="rId416" Type="http://schemas.openxmlformats.org/officeDocument/2006/relationships/hyperlink" Target="https://journals.lww.com/epidem/Fulltext/2001/05000/The_Value_of_P.2.aspx" TargetMode="External"/><Relationship Id="rId474"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365" Type="http://schemas.openxmlformats.org/officeDocument/2006/relationships/hyperlink" Target="https://knowyourmeme.com/memes/i-for-one-welcome-our-new-insect-overlords" TargetMode="External"/><Relationship Id="rId435" Type="http://schemas.openxmlformats.org/officeDocument/2006/relationships/hyperlink" Target="https://lab.github.com/githubtraining/introduction-to-github" TargetMode="External"/><Relationship Id="rId438" Type="http://schemas.openxmlformats.org/officeDocument/2006/relationships/hyperlink" Target="https://link.springer.com/book/10.1007/978-3-030-98175-4" TargetMode="External"/><Relationship Id="rId451" Type="http://schemas.openxmlformats.org/officeDocument/2006/relationships/hyperlink" Target="https://link.springer.com/book/9783031537929" TargetMode="External"/><Relationship Id="rId525" Type="http://schemas.openxmlformats.org/officeDocument/2006/relationships/hyperlink" Target="https://mastering-shiny.org/" TargetMode="External"/><Relationship Id="rId419" Type="http://schemas.openxmlformats.org/officeDocument/2006/relationships/hyperlink" Target="https://medialab.github.io/iwanthue/?utm_source=Nature+Briefing&amp;utm_campaign=2c68711076-briefing-dy-20211006&amp;utm_medium=email&amp;utm_term=0_c9dfd39373-2c68711076-44335685" TargetMode="External"/><Relationship Id="rId284" Type="http://schemas.openxmlformats.org/officeDocument/2006/relationships/hyperlink" Target="https://medium.com/@jeongwhanchoi/install-tmux-on-osx-and-basics-commands-for-beginners-be22520fd95e" TargetMode="External"/><Relationship Id="rId443" Type="http://schemas.openxmlformats.org/officeDocument/2006/relationships/hyperlink" Target="https://mitcommlab.mit.edu/be/2023/09/27/toward-an-evenbetterposter-improving-the-betterposter-template/" TargetMode="External"/><Relationship Id="rId501"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489" Type="http://schemas.openxmlformats.org/officeDocument/2006/relationships/hyperlink" Target="https://plos.org/resource/how-to-store-and-manage-your-data/" TargetMode="External"/><Relationship Id="rId320" Type="http://schemas.openxmlformats.org/officeDocument/2006/relationships/hyperlink" Target="https://proctor-ucsf.github.io/dcc-handbook/datawrangling.html#documenting-datasets" TargetMode="External"/><Relationship Id="rId392" Type="http://schemas.openxmlformats.org/officeDocument/2006/relationships/hyperlink" Target="https://quarto.org/docs/authoring/cross-references.html" TargetMode="External"/><Relationship Id="rId397"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31" Type="http://schemas.openxmlformats.org/officeDocument/2006/relationships/hyperlink" Target="https://r-pkgs.org/" TargetMode="External"/><Relationship Id="rId533" Type="http://schemas.openxmlformats.org/officeDocument/2006/relationships/hyperlink" Target="https://r4ds.hadley.nz/" TargetMode="External"/><Relationship Id="rId28" Type="http://schemas.openxmlformats.org/officeDocument/2006/relationships/hyperlink" Target="https://research.ucdavis.edu/policiescompliance/irb-admin/education/" TargetMode="External"/><Relationship Id="rId321"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143" Type="http://schemas.openxmlformats.org/officeDocument/2006/relationships/hyperlink" Target="https://rviews.rstudio.com/2017/06/08/what-is-the-tidyverse/" TargetMode="External"/><Relationship Id="rId427" Type="http://schemas.openxmlformats.org/officeDocument/2006/relationships/hyperlink" Target="https://s3.amazonaws.com/assets.datacamp.com/blog_assets/datatable_Cheat_Sheet_R.pdf" TargetMode="External"/><Relationship Id="rId458" Type="http://schemas.openxmlformats.org/officeDocument/2006/relationships/hyperlink" Target="https://search.library.ucdavis.edu/permalink/01UCD_INST/9fle3i/alma990000226350403126" TargetMode="External"/><Relationship Id="rId503" Type="http://schemas.openxmlformats.org/officeDocument/2006/relationships/hyperlink" Target="https://sethrobertson.github.io/GitFixUm/fixup.html" TargetMode="External"/><Relationship Id="rId509" Type="http://schemas.openxmlformats.org/officeDocument/2006/relationships/hyperlink" Target="https://slurm.schedmd.com/sbatch.html" TargetMode="External"/><Relationship Id="rId247" Type="http://schemas.openxmlformats.org/officeDocument/2006/relationships/hyperlink" Target="https://sp19.datastructur.es/materials/guides/using-git#b-local-repositories-narrative-introduction" TargetMode="External"/><Relationship Id="rId250"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0"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527" Type="http://schemas.openxmlformats.org/officeDocument/2006/relationships/hyperlink" Target="https://style.tidyverse.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146" Type="http://schemas.openxmlformats.org/officeDocument/2006/relationships/hyperlink" Target="https://tidyeval.tidyverse.org/index.html" TargetMode="External"/><Relationship Id="rId423" Type="http://schemas.openxmlformats.org/officeDocument/2006/relationships/hyperlink" Target="https://ucb-epi-r.github.io" TargetMode="External"/><Relationship Id="rId297" Type="http://schemas.openxmlformats.org/officeDocument/2006/relationships/hyperlink" Target="https://ucd-serg.github.io/lab-manual/coding-practices.html#file-headers" TargetMode="External"/><Relationship Id="rId300" Type="http://schemas.openxmlformats.org/officeDocument/2006/relationships/hyperlink" Target="https://ucd-serg.github.io/lab-manual/coding-practices.html#function-documentation" TargetMode="External"/><Relationship Id="rId414" Type="http://schemas.openxmlformats.org/officeDocument/2006/relationships/hyperlink" Target="https://ucd-serg.github.io/lab-manual/coding-style.html" TargetMode="External"/><Relationship Id="rId30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3" Type="http://schemas.openxmlformats.org/officeDocument/2006/relationships/hyperlink" Target="https://www.chriswrites.com/how-to-change-file-permissions-using-the-terminal/" TargetMode="External"/><Relationship Id="rId434" Type="http://schemas.openxmlformats.org/officeDocument/2006/relationships/hyperlink" Target="https://www.datacamp.com/courses/introduction-to-git-for-data-science" TargetMode="External"/><Relationship Id="rId479" Type="http://schemas.openxmlformats.org/officeDocument/2006/relationships/hyperlink" Target="https://www.equator-network.org/" TargetMode="External"/><Relationship Id="rId450" Type="http://schemas.openxmlformats.org/officeDocument/2006/relationships/hyperlink" Target="https://www.globalcodeofconduct.org/wp-content/uploads/2018/05/Global-Code-of-Conduct-Brochure.pdf" TargetMode="External"/><Relationship Id="rId280" Type="http://schemas.openxmlformats.org/officeDocument/2006/relationships/hyperlink" Target="https://www.howtogeek.com/118594/how-to-edit-your-system-path-for-easy-command-line-access/" TargetMode="External"/><Relationship Id="rId493" Type="http://schemas.openxmlformats.org/officeDocument/2006/relationships/hyperlink" Target="https://www.medrxiv.org/" TargetMode="External"/><Relationship Id="rId448" Type="http://schemas.openxmlformats.org/officeDocument/2006/relationships/hyperlink" Target="https://www.niaid.nih.gov/grants-contracts/write-grant-application" TargetMode="External"/><Relationship Id="rId201"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4" Type="http://schemas.openxmlformats.org/officeDocument/2006/relationships/hyperlink" Target="https://www.rdocumentation.org/packages/lintr/versions/1.0.3" TargetMode="External"/><Relationship Id="rId204" Type="http://schemas.openxmlformats.org/officeDocument/2006/relationships/hyperlink" Target="https://www.rdocumentation.org/packages/styler/versions/1.1.0/topics/style_dir" TargetMode="External"/><Relationship Id="rId425" Type="http://schemas.openxmlformats.org/officeDocument/2006/relationships/hyperlink" Target="https://www.rstudio.com/wp-content/uploads/2015/02/data-wrangling-cheatsheet.pdf" TargetMode="External"/><Relationship Id="rId428" Type="http://schemas.openxmlformats.org/officeDocument/2006/relationships/hyperlink" Target="https://www.rstudio.com/wp-content/uploads/2015/02/rmarkdown-cheatsheet.pdf" TargetMode="External"/><Relationship Id="rId426" Type="http://schemas.openxmlformats.org/officeDocument/2006/relationships/hyperlink" Target="https://www.rstudio.com/wp-content/uploads/2015/03/ggplot2-cheatsheet.pdf" TargetMode="External"/><Relationship Id="rId441" Type="http://schemas.openxmlformats.org/officeDocument/2006/relationships/hyperlink" Target="https://www.sciencedirect.com/science/article/pii/S1471491423000928" TargetMode="External"/><Relationship Id="rId203" Type="http://schemas.openxmlformats.org/officeDocument/2006/relationships/hyperlink" Target="https://www.tidyverse.org/articles/2017/12/styler-1.0.0/" TargetMode="External"/><Relationship Id="rId263" Type="http://schemas.openxmlformats.org/officeDocument/2006/relationships/hyperlink" Target="https://www.tidyverse.org/articles/2017/12/workflow-vs-script/" TargetMode="External"/><Relationship Id="rId442" Type="http://schemas.openxmlformats.org/officeDocument/2006/relationships/hyperlink" Target="https://www.youtube.com/watch?v=1RwJbhkCA58&amp;t=1171s" TargetMode="External"/><Relationship Id="rId483"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39"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0"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30" Type="http://schemas.openxmlformats.org/officeDocument/2006/relationships/hyperlink" Target="http://adv-r.had.co.nz/Style.html" TargetMode="External"/><Relationship Id="rId472" Type="http://schemas.openxmlformats.org/officeDocument/2006/relationships/hyperlink" Target="http://creativecommons.org/licenses/by-nc/4.0/" TargetMode="External"/><Relationship Id="rId216" Type="http://schemas.openxmlformats.org/officeDocument/2006/relationships/hyperlink" Target="http://r-pkgs.had.co.nz/style.html" TargetMode="External"/><Relationship Id="rId207" Type="http://schemas.openxmlformats.org/officeDocument/2006/relationships/hyperlink" Target="http://styler.r-lib.org/articles/customizing_styler.html" TargetMode="External"/><Relationship Id="rId418" Type="http://schemas.openxmlformats.org/officeDocument/2006/relationships/hyperlink" Target="http://www.cookbook-r.com/Graphs/Colors_(ggplot2)/#a-colorblind-friendly-palette" TargetMode="External"/><Relationship Id="rId491" Type="http://schemas.openxmlformats.org/officeDocument/2006/relationships/hyperlink" Target="http://www.icmje.org/recommendations/browse/roles-and-responsibilities/defining-the-role-of-authors-and-contributors.html" TargetMode="External"/><Relationship Id="rId523"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17" Type="http://schemas.openxmlformats.org/officeDocument/2006/relationships/hyperlink" Target="https://code-review.tidyverse.org/" TargetMode="External"/><Relationship Id="rId215" Type="http://schemas.openxmlformats.org/officeDocument/2006/relationships/hyperlink" Target="https://cran.r-project.org/web/packages/lintr/readme/README.html#available-linters" TargetMode="External"/><Relationship Id="rId219" Type="http://schemas.openxmlformats.org/officeDocument/2006/relationships/hyperlink" Target="https://cran.r-project.org/web/packages/lintr/readme/README.html#project-configuration" TargetMode="External"/><Relationship Id="rId477" Type="http://schemas.openxmlformats.org/officeDocument/2006/relationships/hyperlink" Target="https://datadryad.org/" TargetMode="External"/><Relationship Id="rId529" Type="http://schemas.openxmlformats.org/officeDocument/2006/relationships/hyperlink" Target="https://design.tidyverse.org/" TargetMode="External"/><Relationship Id="rId485"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2" Type="http://schemas.openxmlformats.org/officeDocument/2006/relationships/hyperlink" Target="https://docs.github.com/en/copilot/how-tos/use-copilot-agents/coding-agent" TargetMode="External"/><Relationship Id="rId383" Type="http://schemas.openxmlformats.org/officeDocument/2006/relationships/hyperlink" Target="https://docs.github.com/en/copilot/how-tos/use-copilot-agents/coding-agent/customize-the-agent-environment#preinstalling-tools-or-dependencies-in-copilots-environment" TargetMode="External"/><Relationship Id="rId378" Type="http://schemas.openxmlformats.org/officeDocument/2006/relationships/hyperlink" Target="https://docs.github.com/en/copilot/how-tos/use-copilot-agents/coding-agent/customize-the-agent-firewall" TargetMode="External"/><Relationship Id="rId376" Type="http://schemas.openxmlformats.org/officeDocument/2006/relationships/hyperlink" Target="https://docs.github.com/en/copilot/reference/copilot-allowlist-reference" TargetMode="External"/><Relationship Id="rId307" Type="http://schemas.openxmlformats.org/officeDocument/2006/relationships/hyperlink" Target="https://docs.github.com/en/enterprise/2.13/user/articles/creating-releases" TargetMode="External"/><Relationship Id="rId445" Type="http://schemas.openxmlformats.org/officeDocument/2006/relationships/hyperlink" Target="https://docs.google.com/document/d/1ckgRCcr7FFPyymyMA6Y_-cB_vftOyrrxT28c6gRg0PI/edit" TargetMode="External"/><Relationship Id="rId495" Type="http://schemas.openxmlformats.org/officeDocument/2006/relationships/hyperlink" Target="https://doi.org/10.1038/467775a" TargetMode="External"/><Relationship Id="rId499" Type="http://schemas.openxmlformats.org/officeDocument/2006/relationships/hyperlink" Target="https://doi.org/10.1038/526182a" TargetMode="External"/><Relationship Id="rId511" Type="http://schemas.openxmlformats.org/officeDocument/2006/relationships/hyperlink" Target="https://doi.org/10.1038/d41586-019-00067-3" TargetMode="External"/><Relationship Id="rId460" Type="http://schemas.openxmlformats.org/officeDocument/2006/relationships/hyperlink" Target="https://doi.org/10.1038/d41586-019-01431-z" TargetMode="External"/><Relationship Id="rId507" Type="http://schemas.openxmlformats.org/officeDocument/2006/relationships/hyperlink" Target="https://doi.org/10.1038/d41586-019-02918-5" TargetMode="External"/><Relationship Id="rId519" Type="http://schemas.openxmlformats.org/officeDocument/2006/relationships/hyperlink" Target="https://doi.org/10.1038/d41586-021-03603-2" TargetMode="External"/><Relationship Id="rId470" Type="http://schemas.openxmlformats.org/officeDocument/2006/relationships/hyperlink" Target="https://doi.org/10.1038/s41467-020-19160-7" TargetMode="External"/><Relationship Id="rId497" Type="http://schemas.openxmlformats.org/officeDocument/2006/relationships/hyperlink" Target="https://doi.org/10.1038/s41562-016-0021" TargetMode="External"/><Relationship Id="rId505" Type="http://schemas.openxmlformats.org/officeDocument/2006/relationships/hyperlink" Target="https://doi.org/10.1371/journal.pcbi.1003833" TargetMode="External"/><Relationship Id="rId456" Type="http://schemas.openxmlformats.org/officeDocument/2006/relationships/hyperlink" Target="https://doi.org/10.1371/journal.pgph.0002269" TargetMode="External"/><Relationship Id="rId149" Type="http://schemas.openxmlformats.org/officeDocument/2006/relationships/hyperlink" Target="https://dplyr.tidyverse.org/articles/programming.html" TargetMode="External"/><Relationship Id="rId454" Type="http://schemas.openxmlformats.org/officeDocument/2006/relationships/hyperlink" Target="https://en.wikipedia.org/wiki/2001:_A_Space_Odyssey_(film)" TargetMode="External"/><Relationship Id="rId348" Type="http://schemas.openxmlformats.org/officeDocument/2006/relationships/hyperlink" Target="https://en.wikipedia.org/wiki/AI-assisted_software_development" TargetMode="External"/><Relationship Id="rId353" Type="http://schemas.openxmlformats.org/officeDocument/2006/relationships/hyperlink" Target="https://en.wikipedia.org/wiki/AI_agent" TargetMode="External"/><Relationship Id="rId369" Type="http://schemas.openxmlformats.org/officeDocument/2006/relationships/hyperlink" Target="https://en.wikipedia.org/wiki/Agent_(The_Matrix)" TargetMode="External"/><Relationship Id="rId464" Type="http://schemas.openxmlformats.org/officeDocument/2006/relationships/hyperlink" Target="https://en.wikipedia.org/wiki/Blade_Runner" TargetMode="External"/><Relationship Id="rId487" Type="http://schemas.openxmlformats.org/officeDocument/2006/relationships/hyperlink" Target="https://en.wikipedia.org/wiki/Dune_(franchise)#Butlerian_Jihad" TargetMode="External"/><Relationship Id="rId468" Type="http://schemas.openxmlformats.org/officeDocument/2006/relationships/hyperlink" Target="https://en.wikipedia.org/wiki/Ender%27s_Game" TargetMode="External"/><Relationship Id="rId513" Type="http://schemas.openxmlformats.org/officeDocument/2006/relationships/hyperlink" Target="https://en.wikipedia.org/wiki/The_Matrix" TargetMode="External"/><Relationship Id="rId515" Type="http://schemas.openxmlformats.org/officeDocument/2006/relationships/hyperlink" Target="https://en.wikipedia.org/wiki/The_Terminator" TargetMode="External"/><Relationship Id="rId521" Type="http://schemas.openxmlformats.org/officeDocument/2006/relationships/hyperlink" Target="https://en.wikipedia.org/wiki/WarGames" TargetMode="External"/><Relationship Id="rId481" Type="http://schemas.openxmlformats.org/officeDocument/2006/relationships/hyperlink" Target="https://engineering-shiny.org/" TargetMode="External"/><Relationship Id="rId357" Type="http://schemas.openxmlformats.org/officeDocument/2006/relationships/hyperlink" Target="https://github.com/UCD-SERG/lab-manual/issues/42" TargetMode="External"/><Relationship Id="rId358" Type="http://schemas.openxmlformats.org/officeDocument/2006/relationships/hyperlink" Target="https://github.com/UCD-SERG/lab-manual/pull/50" TargetMode="External"/><Relationship Id="rId352" Type="http://schemas.openxmlformats.org/officeDocument/2006/relationships/hyperlink" Target="https://github.com/features/copilot/agents" TargetMode="External"/><Relationship Id="rId382" Type="http://schemas.openxmlformats.org/officeDocument/2006/relationships/hyperlink" Target="https://github.com/features/copilot/plans" TargetMode="External"/><Relationship Id="rId262"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47" Type="http://schemas.openxmlformats.org/officeDocument/2006/relationships/hyperlink" Target="https://grantwriting.stanford.edu/funding-train/#ep" TargetMode="External"/><Relationship Id="rId466" Type="http://schemas.openxmlformats.org/officeDocument/2006/relationships/hyperlink" Target="https://happygitwithr.com/" TargetMode="External"/><Relationship Id="rId259" Type="http://schemas.openxmlformats.org/officeDocument/2006/relationships/hyperlink" Target="https://happygitwithr.com/repeated-amend.html" TargetMode="External"/><Relationship Id="rId252" Type="http://schemas.openxmlformats.org/officeDocument/2006/relationships/hyperlink" Target="https://help.github.com/en/github/collaborating-with-issues-and-pull-requests/creating-a-pull-request#creating-the-pull-request" TargetMode="External"/><Relationship Id="rId329" Type="http://schemas.openxmlformats.org/officeDocument/2006/relationships/hyperlink" Target="https://hpc.ucdavis.edu/" TargetMode="External"/><Relationship Id="rId462" Type="http://schemas.openxmlformats.org/officeDocument/2006/relationships/hyperlink" Target="https://jadebc.github.io/lab-manual/" TargetMode="External"/><Relationship Id="rId229" Type="http://schemas.openxmlformats.org/officeDocument/2006/relationships/hyperlink" Target="https://jadebc.github.io/lab-manual/big-data.html" TargetMode="External"/><Relationship Id="rId412" Type="http://schemas.openxmlformats.org/officeDocument/2006/relationships/hyperlink" Target="https://jadebc.github.io/lab-manual/checklists.html" TargetMode="External"/><Relationship Id="rId295"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5" Type="http://schemas.openxmlformats.org/officeDocument/2006/relationships/hyperlink" Target="https://jadebc.github.io/lab-manual/data-masking.html" TargetMode="External"/><Relationship Id="rId24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89" Type="http://schemas.openxmlformats.org/officeDocument/2006/relationships/hyperlink" Target="https://jadebc.github.io/lab-manual/reproducible-environments.html" TargetMode="External"/><Relationship Id="rId422" Type="http://schemas.openxmlformats.org/officeDocument/2006/relationships/hyperlink" Target="https://jadebc.github.io/lab-manual/resources.html" TargetMode="External"/><Relationship Id="rId328" Type="http://schemas.openxmlformats.org/officeDocument/2006/relationships/hyperlink" Target="https://jadebc.github.io/lab-manual/slurm.html" TargetMode="External"/><Relationship Id="rId266" Type="http://schemas.openxmlformats.org/officeDocument/2006/relationships/hyperlink" Target="https://jadebc.github.io/lab-manual/unix.html" TargetMode="External"/><Relationship Id="rId416" Type="http://schemas.openxmlformats.org/officeDocument/2006/relationships/hyperlink" Target="https://journals.lww.com/epidem/Fulltext/2001/05000/The_Value_of_P.2.aspx" TargetMode="External"/><Relationship Id="rId474"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365" Type="http://schemas.openxmlformats.org/officeDocument/2006/relationships/hyperlink" Target="https://knowyourmeme.com/memes/i-for-one-welcome-our-new-insect-overlords" TargetMode="External"/><Relationship Id="rId435" Type="http://schemas.openxmlformats.org/officeDocument/2006/relationships/hyperlink" Target="https://lab.github.com/githubtraining/introduction-to-github" TargetMode="External"/><Relationship Id="rId438" Type="http://schemas.openxmlformats.org/officeDocument/2006/relationships/hyperlink" Target="https://link.springer.com/book/10.1007/978-3-030-98175-4" TargetMode="External"/><Relationship Id="rId451" Type="http://schemas.openxmlformats.org/officeDocument/2006/relationships/hyperlink" Target="https://link.springer.com/book/9783031537929" TargetMode="External"/><Relationship Id="rId525" Type="http://schemas.openxmlformats.org/officeDocument/2006/relationships/hyperlink" Target="https://mastering-shiny.org/" TargetMode="External"/><Relationship Id="rId419" Type="http://schemas.openxmlformats.org/officeDocument/2006/relationships/hyperlink" Target="https://medialab.github.io/iwanthue/?utm_source=Nature+Briefing&amp;utm_campaign=2c68711076-briefing-dy-20211006&amp;utm_medium=email&amp;utm_term=0_c9dfd39373-2c68711076-44335685" TargetMode="External"/><Relationship Id="rId284" Type="http://schemas.openxmlformats.org/officeDocument/2006/relationships/hyperlink" Target="https://medium.com/@jeongwhanchoi/install-tmux-on-osx-and-basics-commands-for-beginners-be22520fd95e" TargetMode="External"/><Relationship Id="rId443" Type="http://schemas.openxmlformats.org/officeDocument/2006/relationships/hyperlink" Target="https://mitcommlab.mit.edu/be/2023/09/27/toward-an-evenbetterposter-improving-the-betterposter-template/" TargetMode="External"/><Relationship Id="rId501"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489" Type="http://schemas.openxmlformats.org/officeDocument/2006/relationships/hyperlink" Target="https://plos.org/resource/how-to-store-and-manage-your-data/" TargetMode="External"/><Relationship Id="rId320" Type="http://schemas.openxmlformats.org/officeDocument/2006/relationships/hyperlink" Target="https://proctor-ucsf.github.io/dcc-handbook/datawrangling.html#documenting-datasets" TargetMode="External"/><Relationship Id="rId392" Type="http://schemas.openxmlformats.org/officeDocument/2006/relationships/hyperlink" Target="https://quarto.org/docs/authoring/cross-references.html" TargetMode="External"/><Relationship Id="rId397"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31" Type="http://schemas.openxmlformats.org/officeDocument/2006/relationships/hyperlink" Target="https://r-pkgs.org/" TargetMode="External"/><Relationship Id="rId533" Type="http://schemas.openxmlformats.org/officeDocument/2006/relationships/hyperlink" Target="https://r4ds.hadley.nz/" TargetMode="External"/><Relationship Id="rId28" Type="http://schemas.openxmlformats.org/officeDocument/2006/relationships/hyperlink" Target="https://research.ucdavis.edu/policiescompliance/irb-admin/education/" TargetMode="External"/><Relationship Id="rId321"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143" Type="http://schemas.openxmlformats.org/officeDocument/2006/relationships/hyperlink" Target="https://rviews.rstudio.com/2017/06/08/what-is-the-tidyverse/" TargetMode="External"/><Relationship Id="rId427" Type="http://schemas.openxmlformats.org/officeDocument/2006/relationships/hyperlink" Target="https://s3.amazonaws.com/assets.datacamp.com/blog_assets/datatable_Cheat_Sheet_R.pdf" TargetMode="External"/><Relationship Id="rId458" Type="http://schemas.openxmlformats.org/officeDocument/2006/relationships/hyperlink" Target="https://search.library.ucdavis.edu/permalink/01UCD_INST/9fle3i/alma990000226350403126" TargetMode="External"/><Relationship Id="rId503" Type="http://schemas.openxmlformats.org/officeDocument/2006/relationships/hyperlink" Target="https://sethrobertson.github.io/GitFixUm/fixup.html" TargetMode="External"/><Relationship Id="rId509" Type="http://schemas.openxmlformats.org/officeDocument/2006/relationships/hyperlink" Target="https://slurm.schedmd.com/sbatch.html" TargetMode="External"/><Relationship Id="rId247" Type="http://schemas.openxmlformats.org/officeDocument/2006/relationships/hyperlink" Target="https://sp19.datastructur.es/materials/guides/using-git#b-local-repositories-narrative-introduction" TargetMode="External"/><Relationship Id="rId250"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0"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527" Type="http://schemas.openxmlformats.org/officeDocument/2006/relationships/hyperlink" Target="https://style.tidyverse.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146" Type="http://schemas.openxmlformats.org/officeDocument/2006/relationships/hyperlink" Target="https://tidyeval.tidyverse.org/index.html" TargetMode="External"/><Relationship Id="rId423" Type="http://schemas.openxmlformats.org/officeDocument/2006/relationships/hyperlink" Target="https://ucb-epi-r.github.io" TargetMode="External"/><Relationship Id="rId297" Type="http://schemas.openxmlformats.org/officeDocument/2006/relationships/hyperlink" Target="https://ucd-serg.github.io/lab-manual/coding-practices.html#file-headers" TargetMode="External"/><Relationship Id="rId300" Type="http://schemas.openxmlformats.org/officeDocument/2006/relationships/hyperlink" Target="https://ucd-serg.github.io/lab-manual/coding-practices.html#function-documentation" TargetMode="External"/><Relationship Id="rId414" Type="http://schemas.openxmlformats.org/officeDocument/2006/relationships/hyperlink" Target="https://ucd-serg.github.io/lab-manual/coding-style.html" TargetMode="External"/><Relationship Id="rId303"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3" Type="http://schemas.openxmlformats.org/officeDocument/2006/relationships/hyperlink" Target="https://www.chriswrites.com/how-to-change-file-permissions-using-the-terminal/" TargetMode="External"/><Relationship Id="rId434" Type="http://schemas.openxmlformats.org/officeDocument/2006/relationships/hyperlink" Target="https://www.datacamp.com/courses/introduction-to-git-for-data-science" TargetMode="External"/><Relationship Id="rId479" Type="http://schemas.openxmlformats.org/officeDocument/2006/relationships/hyperlink" Target="https://www.equator-network.org/" TargetMode="External"/><Relationship Id="rId450" Type="http://schemas.openxmlformats.org/officeDocument/2006/relationships/hyperlink" Target="https://www.globalcodeofconduct.org/wp-content/uploads/2018/05/Global-Code-of-Conduct-Brochure.pdf" TargetMode="External"/><Relationship Id="rId280" Type="http://schemas.openxmlformats.org/officeDocument/2006/relationships/hyperlink" Target="https://www.howtogeek.com/118594/how-to-edit-your-system-path-for-easy-command-line-access/" TargetMode="External"/><Relationship Id="rId493" Type="http://schemas.openxmlformats.org/officeDocument/2006/relationships/hyperlink" Target="https://www.medrxiv.org/" TargetMode="External"/><Relationship Id="rId448" Type="http://schemas.openxmlformats.org/officeDocument/2006/relationships/hyperlink" Target="https://www.niaid.nih.gov/grants-contracts/write-grant-application" TargetMode="External"/><Relationship Id="rId201"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4" Type="http://schemas.openxmlformats.org/officeDocument/2006/relationships/hyperlink" Target="https://www.rdocumentation.org/packages/lintr/versions/1.0.3" TargetMode="External"/><Relationship Id="rId204" Type="http://schemas.openxmlformats.org/officeDocument/2006/relationships/hyperlink" Target="https://www.rdocumentation.org/packages/styler/versions/1.1.0/topics/style_dir" TargetMode="External"/><Relationship Id="rId425" Type="http://schemas.openxmlformats.org/officeDocument/2006/relationships/hyperlink" Target="https://www.rstudio.com/wp-content/uploads/2015/02/data-wrangling-cheatsheet.pdf" TargetMode="External"/><Relationship Id="rId428" Type="http://schemas.openxmlformats.org/officeDocument/2006/relationships/hyperlink" Target="https://www.rstudio.com/wp-content/uploads/2015/02/rmarkdown-cheatsheet.pdf" TargetMode="External"/><Relationship Id="rId426" Type="http://schemas.openxmlformats.org/officeDocument/2006/relationships/hyperlink" Target="https://www.rstudio.com/wp-content/uploads/2015/03/ggplot2-cheatsheet.pdf" TargetMode="External"/><Relationship Id="rId441" Type="http://schemas.openxmlformats.org/officeDocument/2006/relationships/hyperlink" Target="https://www.sciencedirect.com/science/article/pii/S1471491423000928" TargetMode="External"/><Relationship Id="rId203" Type="http://schemas.openxmlformats.org/officeDocument/2006/relationships/hyperlink" Target="https://www.tidyverse.org/articles/2017/12/styler-1.0.0/" TargetMode="External"/><Relationship Id="rId263" Type="http://schemas.openxmlformats.org/officeDocument/2006/relationships/hyperlink" Target="https://www.tidyverse.org/articles/2017/12/workflow-vs-script/" TargetMode="External"/><Relationship Id="rId442" Type="http://schemas.openxmlformats.org/officeDocument/2006/relationships/hyperlink" Target="https://www.youtube.com/watch?v=1RwJbhkCA58&amp;t=1171s" TargetMode="External"/><Relationship Id="rId483"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39"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2026-01-12T04:59:49Z</dcterms:created>
  <dcterms:modified xsi:type="dcterms:W3CDTF">2026-01-12T04:59:49Z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