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2026-01-16</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58"/>
        </w:numPr>
      </w:pPr>
      <w:r>
        <w:rPr>
          <w:rStyle w:val="VerbatimChar"/>
        </w:rPr>
        <w:t xml:space="preserve">cran.r-project.org</w:t>
      </w:r>
      <w:r>
        <w:t xml:space="preserve"> </w:t>
      </w:r>
      <w:r>
        <w:t xml:space="preserve">- The Comprehensive R Archive Network</w:t>
      </w:r>
    </w:p>
    <w:p>
      <w:pPr>
        <w:pStyle w:val="Compact"/>
        <w:numPr>
          <w:ilvl w:val="0"/>
          <w:numId w:val="1158"/>
        </w:numPr>
      </w:pPr>
      <w:r>
        <w:rPr>
          <w:rStyle w:val="VerbatimChar"/>
        </w:rPr>
        <w:t xml:space="preserve">cloud.r-project.org</w:t>
      </w:r>
      <w:r>
        <w:t xml:space="preserve"> </w:t>
      </w:r>
      <w:r>
        <w:t xml:space="preserve">- CRAN mirror (cloud-based)</w:t>
      </w:r>
    </w:p>
    <w:p>
      <w:pPr>
        <w:pStyle w:val="Compact"/>
        <w:numPr>
          <w:ilvl w:val="0"/>
          <w:numId w:val="11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0"/>
        </w:numPr>
      </w:pPr>
      <w:r>
        <w:rPr>
          <w:rStyle w:val="VerbatimChar"/>
        </w:rPr>
        <w:t xml:space="preserve">en.wikipedia.org</w:t>
      </w:r>
      <w:r>
        <w:t xml:space="preserve"> </w:t>
      </w:r>
      <w:r>
        <w:t xml:space="preserve">- General reference and technical documentation</w:t>
      </w:r>
    </w:p>
    <w:p>
      <w:pPr>
        <w:pStyle w:val="Compact"/>
        <w:numPr>
          <w:ilvl w:val="0"/>
          <w:numId w:val="1160"/>
        </w:numPr>
      </w:pPr>
      <w:r>
        <w:rPr>
          <w:rStyle w:val="VerbatimChar"/>
        </w:rPr>
        <w:t xml:space="preserve">r-project.org</w:t>
      </w:r>
      <w:r>
        <w:t xml:space="preserve"> </w:t>
      </w:r>
      <w:r>
        <w:t xml:space="preserve">- Official R project website</w:t>
      </w:r>
    </w:p>
    <w:p>
      <w:pPr>
        <w:pStyle w:val="Compact"/>
        <w:numPr>
          <w:ilvl w:val="0"/>
          <w:numId w:val="1160"/>
        </w:numPr>
      </w:pPr>
      <w:r>
        <w:rPr>
          <w:rStyle w:val="VerbatimChar"/>
        </w:rPr>
        <w:t xml:space="preserve">quarto.org</w:t>
      </w:r>
      <w:r>
        <w:t xml:space="preserve"> </w:t>
      </w:r>
      <w:r>
        <w:t xml:space="preserve">- Quarto publishing system documentation</w:t>
      </w:r>
    </w:p>
    <w:p>
      <w:pPr>
        <w:pStyle w:val="Compact"/>
        <w:numPr>
          <w:ilvl w:val="0"/>
          <w:numId w:val="11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1"/>
        </w:numPr>
      </w:pPr>
      <w:r>
        <w:rPr>
          <w:rStyle w:val="VerbatimChar"/>
        </w:rPr>
        <w:t xml:space="preserve">github.com/tidyverse/*</w:t>
      </w:r>
      <w:r>
        <w:t xml:space="preserve"> </w:t>
      </w:r>
      <w:r>
        <w:t xml:space="preserve">- Tidyverse package source code</w:t>
      </w:r>
    </w:p>
    <w:p>
      <w:pPr>
        <w:pStyle w:val="Compact"/>
        <w:numPr>
          <w:ilvl w:val="0"/>
          <w:numId w:val="1161"/>
        </w:numPr>
      </w:pPr>
      <w:r>
        <w:rPr>
          <w:rStyle w:val="VerbatimChar"/>
        </w:rPr>
        <w:t xml:space="preserve">github.com/r-lib/*</w:t>
      </w:r>
      <w:r>
        <w:t xml:space="preserve"> </w:t>
      </w:r>
      <w:r>
        <w:t xml:space="preserve">- R-lib package source code</w:t>
      </w:r>
    </w:p>
    <w:p>
      <w:pPr>
        <w:pStyle w:val="Compact"/>
        <w:numPr>
          <w:ilvl w:val="0"/>
          <w:numId w:val="1161"/>
        </w:numPr>
      </w:pPr>
      <w:r>
        <w:rPr>
          <w:rStyle w:val="VerbatimChar"/>
        </w:rPr>
        <w:t xml:space="preserve">github.com/rstudio/*</w:t>
      </w:r>
      <w:r>
        <w:t xml:space="preserve"> </w:t>
      </w:r>
      <w:r>
        <w:t xml:space="preserve">- RStudio package source code</w:t>
      </w:r>
    </w:p>
    <w:p>
      <w:pPr>
        <w:pStyle w:val="Compact"/>
        <w:numPr>
          <w:ilvl w:val="0"/>
          <w:numId w:val="11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p>
      <w:pPr>
        <w:pStyle w:val="BodyText"/>
      </w:pPr>
      <w:ins w:id="2632" w:author="PR Preview" w:date="2024-01-01T00:00:00Z">
        <w:r>
          <w:rPr>
            <w:b/>
            <w:bCs/>
          </w:rPr>
          <w:t xml:space="preserve">Note on DOCX compatibility:</w:t>
        </w:r>
      </w:ins>
      <w:ins w:id="2632" w:author="PR Preview" w:date="2024-01-01T00:00:00Z">
        <w:r>
          <w:t xml:space="preserve"> </w:t>
        </w:r>
      </w:ins>
      <w:ins w:id="2632" w:author="PR Preview" w:date="2024-01-01T00:00:00Z">
        <w:r>
          <w:t xml:space="preserve">The lab manual’s build process automatically fixes compatibility issues with DOCX files generated by Quarto.</w:t>
        </w:r>
      </w:ins>
      <w:ins w:id="2632" w:author="PR Preview" w:date="2024-01-01T00:00:00Z">
        <w:r>
          <w:t xml:space="preserve"> </w:t>
        </w:r>
      </w:ins>
      <w:ins w:id="2632" w:author="PR Preview" w:date="2024-01-01T00:00:00Z">
        <w:r>
          <w:t xml:space="preserve">After rendering,</w:t>
        </w:r>
      </w:ins>
      <w:ins w:id="2632" w:author="PR Preview" w:date="2024-01-01T00:00:00Z">
        <w:r>
          <w:t xml:space="preserve"> </w:t>
        </w:r>
      </w:ins>
      <w:ins w:id="2632" w:author="PR Preview" w:date="2024-01-01T00:00:00Z">
        <w:r>
          <w:t xml:space="preserve">all DOCX files are resaved using LibreOffice in headless mode,</w:t>
        </w:r>
      </w:ins>
      <w:ins w:id="2632" w:author="PR Preview" w:date="2024-01-01T00:00:00Z">
        <w:r>
          <w:t xml:space="preserve"> </w:t>
        </w:r>
      </w:ins>
      <w:ins w:id="2632" w:author="PR Preview" w:date="2024-01-01T00:00:00Z">
        <w:r>
          <w:t xml:space="preserve">which normalizes the file structure and prevents the</w:t>
        </w:r>
      </w:ins>
      <w:ins w:id="2632" w:author="PR Preview" w:date="2024-01-01T00:00:00Z">
        <w:r>
          <w:t xml:space="preserve"> </w:t>
        </w:r>
      </w:ins>
      <w:ins w:id="2632" w:author="PR Preview" w:date="2024-01-01T00:00:00Z">
        <w:r>
          <w:t xml:space="preserve">“Word found unreadable content”</w:t>
        </w:r>
      </w:ins>
      <w:ins w:id="2632" w:author="PR Preview" w:date="2024-01-01T00:00:00Z">
        <w:r>
          <w:t xml:space="preserve"> </w:t>
        </w:r>
      </w:ins>
      <w:ins w:id="2632" w:author="PR Preview" w:date="2024-01-01T00:00:00Z">
        <w:r>
          <w:t xml:space="preserve">warning that can appear when opening programmatically-generated DOCX files.</w:t>
        </w:r>
      </w:ins>
      <w:ins w:id="2632" w:author="PR Preview" w:date="2024-01-01T00:00:00Z">
        <w:r>
          <w:t xml:space="preserve"> </w:t>
        </w:r>
      </w:ins>
      <w:ins w:id="2632" w:author="PR Preview" w:date="2024-01-01T00:00:00Z">
        <w:r>
          <w:t xml:space="preserve">This ensures that collaborators can immediately open,</w:t>
        </w:r>
      </w:ins>
      <w:ins w:id="2632" w:author="PR Preview" w:date="2024-01-01T00:00:00Z">
        <w:r>
          <w:t xml:space="preserve"> </w:t>
        </w:r>
      </w:ins>
      <w:ins w:id="2632" w:author="PR Preview" w:date="2024-01-01T00:00:00Z">
        <w:r>
          <w:t xml:space="preserve">edit,</w:t>
        </w:r>
      </w:ins>
      <w:ins w:id="2632" w:author="PR Preview" w:date="2024-01-01T00:00:00Z">
        <w:r>
          <w:t xml:space="preserve"> </w:t>
        </w:r>
      </w:ins>
      <w:ins w:id="2632" w:author="PR Preview" w:date="2024-01-01T00:00:00Z">
        <w:r>
          <w:t xml:space="preserve">save comments,</w:t>
        </w:r>
      </w:ins>
      <w:ins w:id="2632" w:author="PR Preview" w:date="2024-01-01T00:00:00Z">
        <w:r>
          <w:t xml:space="preserve"> </w:t>
        </w:r>
      </w:ins>
      <w:ins w:id="2632" w:author="PR Preview" w:date="2024-01-01T00:00:00Z">
        <w:r>
          <w:t xml:space="preserve">and use tracked changes in the DOCX files without any warnings or errors.</w:t>
        </w:r>
      </w:ins>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3"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bookmarkEnd w:id="523"/>
    <w:bookmarkStart w:id="526" w:name="funding"/>
    <w:p>
      <w:pPr>
        <w:pStyle w:val="Heading2"/>
      </w:pPr>
      <w:r>
        <w:t xml:space="preserve">19.7 Funding</w:t>
      </w:r>
    </w:p>
    <w:p>
      <w:pPr>
        <w:pStyle w:val="Compact"/>
        <w:numPr>
          <w:ilvl w:val="0"/>
          <w:numId w:val="1183"/>
        </w:numPr>
      </w:pPr>
      <w:hyperlink r:id="rId524">
        <w:r>
          <w:rPr>
            <w:rStyle w:val="Hyperlink"/>
          </w:rPr>
          <w:t xml:space="preserve">Building Your Funding Train</w:t>
        </w:r>
      </w:hyperlink>
    </w:p>
    <w:p>
      <w:pPr>
        <w:pStyle w:val="Compact"/>
        <w:numPr>
          <w:ilvl w:val="0"/>
          <w:numId w:val="1183"/>
        </w:numPr>
      </w:pPr>
      <w:hyperlink r:id="rId525">
        <w:r>
          <w:rPr>
            <w:rStyle w:val="Hyperlink"/>
          </w:rPr>
          <w:t xml:space="preserve">NIH Grant Writing Resources</w:t>
        </w:r>
      </w:hyperlink>
    </w:p>
    <w:bookmarkEnd w:id="526"/>
    <w:bookmarkStart w:id="529" w:name="ethics-and-global-health-research"/>
    <w:p>
      <w:pPr>
        <w:pStyle w:val="Heading2"/>
      </w:pPr>
      <w:r>
        <w:t xml:space="preserve">19.8 Ethics and global health research</w:t>
      </w:r>
    </w:p>
    <w:p>
      <w:pPr>
        <w:pStyle w:val="Compact"/>
        <w:numPr>
          <w:ilvl w:val="0"/>
          <w:numId w:val="1184"/>
        </w:numPr>
      </w:pPr>
      <w:hyperlink r:id="rId527">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20.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2"/>
    <w:bookmarkStart w:id="53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3">
        <w:r>
          <w:rPr>
            <w:rStyle w:val="Hyperlink"/>
          </w:rPr>
          <w:t xml:space="preserve">myIDP - Individual Development Plan tool</w:t>
        </w:r>
      </w:hyperlink>
    </w:p>
    <w:p>
      <w:pPr>
        <w:pStyle w:val="Compact"/>
        <w:numPr>
          <w:ilvl w:val="0"/>
          <w:numId w:val="1187"/>
        </w:numPr>
      </w:pPr>
      <w:hyperlink r:id="rId534">
        <w:r>
          <w:rPr>
            <w:rStyle w:val="Hyperlink"/>
          </w:rPr>
          <w:t xml:space="preserve">NIH OITE Career Resources</w:t>
        </w:r>
      </w:hyperlink>
    </w:p>
    <w:bookmarkEnd w:id="535"/>
    <w:bookmarkStart w:id="53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6">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7">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8"/>
    <w:bookmarkStart w:id="54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1">
        <w:r>
          <w:rPr>
            <w:rStyle w:val="Hyperlink"/>
          </w:rPr>
          <w:t xml:space="preserve">Ten Simple Rules for Better Figures</w:t>
        </w:r>
      </w:hyperlink>
    </w:p>
    <w:bookmarkEnd w:id="542"/>
    <w:bookmarkStart w:id="545"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3">
        <w:r>
          <w:rPr>
            <w:rStyle w:val="Hyperlink"/>
          </w:rPr>
          <w:t xml:space="preserve">Building Your Funding Train</w:t>
        </w:r>
      </w:hyperlink>
    </w:p>
    <w:p>
      <w:pPr>
        <w:pStyle w:val="Compact"/>
        <w:numPr>
          <w:ilvl w:val="0"/>
          <w:numId w:val="1193"/>
        </w:numPr>
      </w:pPr>
      <w:hyperlink r:id="rId544">
        <w:r>
          <w:rPr>
            <w:rStyle w:val="Hyperlink"/>
          </w:rPr>
          <w:t xml:space="preserve">NIH Funding Opportunities</w:t>
        </w:r>
      </w:hyperlink>
    </w:p>
    <w:p>
      <w:pPr>
        <w:pStyle w:val="Compact"/>
        <w:numPr>
          <w:ilvl w:val="0"/>
          <w:numId w:val="1193"/>
        </w:numPr>
      </w:pPr>
      <w:hyperlink r:id="rId525">
        <w:r>
          <w:rPr>
            <w:rStyle w:val="Hyperlink"/>
          </w:rPr>
          <w:t xml:space="preserve">NIH Grant Writing Resources</w:t>
        </w:r>
      </w:hyperlink>
    </w:p>
    <w:bookmarkEnd w:id="545"/>
    <w:bookmarkStart w:id="546"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6"/>
    <w:bookmarkStart w:id="547"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49"/>
    <w:bookmarkStart w:id="552"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4"/>
    <w:bookmarkEnd w:id="635"/>
    <w:p>
      <w:r>
        <w:br w:type="page"/>
      </w:r>
    </w:p>
    <w:bookmarkEnd w:id="636"/>
    <w:bookmarkStart w:id="6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7">
        <w:r>
          <w:rPr>
            <w:rStyle w:val="Hyperlink"/>
          </w:rPr>
          <w:t xml:space="preserve">https://ucd-serg.github.io/lab-manual/appendix-copilot-instructions.html</w:t>
        </w:r>
      </w:hyperlink>
    </w:p>
    <w:p>
      <w:r>
        <w:br w:type="page"/>
      </w:r>
    </w:p>
    <w:bookmarkEnd w:id="638"/>
    <w:bookmarkStart w:id="6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https://ucd-serg.github.io/lab-manual/appendix-copilot-setup-steps.html</w:t>
        </w:r>
      </w:hyperlink>
    </w:p>
    <w:p>
      <w:r>
        <w:br w:type="page"/>
      </w:r>
    </w:p>
    <w:bookmarkEnd w:id="640"/>
    <w:bookmarkStart w:id="6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ins w:id="1909" w:author="PR Preview" w:date="2024-01-01T00:00:00Z">
        <w:r>
          <w:rPr>
            <w:b/>
            <w:bCs/>
          </w:rPr>
          <w:t xml:space="preserve">Branch:</w:t>
        </w:r>
      </w:ins>
      <w:ins w:id="1909" w:author="PR Preview" w:date="2024-01-01T00:00:00Z">
        <w:r>
          <w:t xml:space="preserve"> </w:t>
        </w:r>
      </w:ins>
      <w:ins w:id="1909" w:author="PR Preview" w:date="2024-01-01T00:00:00Z">
        <w:r>
          <w:t xml:space="preserve">HEAD</w:t>
        </w:r>
      </w:ins>
    </w:p>
    <w:p>
      <w:pPr>
        <w:pStyle w:val="Compact"/>
        <w:numPr>
          <w:ilvl w:val="0"/>
          <w:numId w:val="1215"/>
        </w:numPr>
      </w:pPr>
      <w:ins w:id="1910" w:author="PR Preview" w:date="2024-01-01T00:00:00Z">
        <w:r>
          <w:rPr>
            <w:b/>
            <w:bCs/>
          </w:rPr>
          <w:t xml:space="preserve">Commit:</w:t>
        </w:r>
      </w:ins>
      <w:ins w:id="1910" w:author="PR Preview" w:date="2024-01-01T00:00:00Z">
        <w:r>
          <w:t xml:space="preserve"> </w:t>
        </w:r>
      </w:ins>
      <w:ins w:id="1910" w:author="PR Preview" w:date="2024-01-01T00:00:00Z">
        <w:r>
          <w:t xml:space="preserve">91fdc63</w:t>
        </w:r>
      </w:ins>
    </w:p>
    <w:p>
      <w:pPr>
        <w:pStyle w:val="Compact"/>
        <w:numPr>
          <w:ilvl w:val="0"/>
          <w:numId w:val="1215"/>
        </w:numPr>
      </w:pPr>
      <w:ins w:id="1911" w:author="PR Preview" w:date="2024-01-01T00:00:00Z">
        <w:r>
          <w:rPr>
            <w:b/>
            <w:bCs/>
          </w:rPr>
          <w:t xml:space="preserve">Full commit hash:</w:t>
        </w:r>
      </w:ins>
      <w:ins w:id="1911" w:author="PR Preview" w:date="2024-01-01T00:00:00Z">
        <w:r>
          <w:t xml:space="preserve"> </w:t>
        </w:r>
      </w:ins>
      <w:ins w:id="1911" w:author="PR Preview" w:date="2024-01-01T00:00:00Z">
        <w:r>
          <w:t xml:space="preserve">91fdc631dad4ed79c04097c1bf1e5687792a62b6</w:t>
        </w:r>
      </w:ins>
    </w:p>
    <w:p>
      <w:pPr>
        <w:pStyle w:val="Compact"/>
        <w:numPr>
          <w:ilvl w:val="0"/>
          <w:numId w:val="1215"/>
        </w:numPr>
      </w:pPr>
      <w:ins w:id="1912" w:author="PR Preview" w:date="2024-01-01T00:00:00Z">
        <w:r>
          <w:rPr>
            <w:b/>
            <w:bCs/>
          </w:rPr>
          <w:t xml:space="preserve">Commit date:</w:t>
        </w:r>
      </w:ins>
      <w:ins w:id="1912" w:author="PR Preview" w:date="2024-01-01T00:00:00Z">
        <w:r>
          <w:t xml:space="preserve"> </w:t>
        </w:r>
      </w:ins>
      <w:ins w:id="1912" w:author="PR Preview" w:date="2024-01-01T00:00:00Z">
        <w:r>
          <w:t xml:space="preserve">2026-01-16 00:29:55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3"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7"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2"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7" Type="http://schemas.openxmlformats.org/officeDocument/2006/relationships/hyperlink" Target="https://ucd-serg.github.io/lab-manual/appendix-copilot-instructions.html" TargetMode="External"/><Relationship Id="rId639"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1"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3"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7"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2"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7" Type="http://schemas.openxmlformats.org/officeDocument/2006/relationships/hyperlink" Target="https://ucd-serg.github.io/lab-manual/appendix-copilot-instructions.html" TargetMode="External"/><Relationship Id="rId639"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1"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2026-01-16T23:46:26Z</dcterms:created>
  <dcterms:modified xsi:type="dcterms:W3CDTF">2026-01-16T23:46:26Z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