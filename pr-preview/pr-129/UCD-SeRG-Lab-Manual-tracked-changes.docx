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2026-01-19</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hyperlink r:id="rId42">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43"/>
    <w:bookmarkEnd w:id="44"/>
    <w:bookmarkStart w:id="61"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6"/>
    <w:bookmarkStart w:id="4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7"/>
    <w:bookmarkStart w:id="49" w:name="register-study-protocols"/>
    <w:p>
      <w:pPr>
        <w:pStyle w:val="Heading2"/>
      </w:pPr>
      <w:r>
        <w:t xml:space="preserve">4.3 Register study protocols</w:t>
      </w:r>
    </w:p>
    <w:p>
      <w:pPr>
        <w:pStyle w:val="FirstParagraph"/>
      </w:pPr>
      <w:r>
        <w:t xml:space="preserve">We register all randomized trials on</w:t>
      </w:r>
      <w:r>
        <w:t xml:space="preserve"> </w:t>
      </w:r>
      <w:hyperlink r:id="rId48">
        <w:r>
          <w:rPr>
            <w:rStyle w:val="Hyperlink"/>
          </w:rPr>
          <w:t xml:space="preserve">clinicaltrials.gov</w:t>
        </w:r>
      </w:hyperlink>
      <w:r>
        <w:t xml:space="preserve">, and in some cases register observational studies as well.</w:t>
      </w:r>
    </w:p>
    <w:bookmarkEnd w:id="49"/>
    <w:bookmarkStart w:id="5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0">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1"/>
    <w:bookmarkStart w:id="5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p>
      <w:pPr>
        <w:pStyle w:val="FirstParagraph"/>
      </w:pPr>
      <w:r>
        <w:t xml:space="preserve">For additional learning resources on reproducible research practices, see the</w:t>
      </w:r>
      <w:r>
        <w:t xml:space="preserve"> </w:t>
      </w:r>
      <w:hyperlink r:id="rId52">
        <w:r>
          <w:rPr>
            <w:rStyle w:val="Hyperlink"/>
          </w:rPr>
          <w:t xml:space="preserve">UC Davis DataLab workshop on reproducible research</w:t>
        </w:r>
      </w:hyperlink>
      <w:r>
        <w:t xml:space="preserve">.</w:t>
      </w:r>
    </w:p>
    <w:bookmarkEnd w:id="53"/>
    <w:bookmarkStart w:id="5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4">
        <w:r>
          <w:rPr>
            <w:rStyle w:val="Hyperlink"/>
          </w:rPr>
          <w:t xml:space="preserve">https://www.youtube.com/watch?v=WoYkY9MkbRE</w:t>
        </w:r>
      </w:hyperlink>
    </w:p>
    <w:bookmarkEnd w:id="55"/>
    <w:bookmarkStart w:id="56"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6"/>
    <w:bookmarkStart w:id="57"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7"/>
    <w:bookmarkStart w:id="60"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8">
        <w:r>
          <w:rPr>
            <w:rStyle w:val="Hyperlink"/>
          </w:rPr>
          <w:t xml:space="preserve">Github</w:t>
        </w:r>
      </w:hyperlink>
      <w:r>
        <w:t xml:space="preserve"> </w:t>
      </w:r>
      <w:r>
        <w:t xml:space="preserve">repositories, and archive code on</w:t>
      </w:r>
      <w:r>
        <w:t xml:space="preserve"> </w:t>
      </w:r>
      <w:hyperlink r:id="rId59">
        <w:r>
          <w:rPr>
            <w:rStyle w:val="Hyperlink"/>
          </w:rPr>
          <w:t xml:space="preserve">Zenodo</w:t>
        </w:r>
      </w:hyperlink>
      <w:r>
        <w:t xml:space="preserve">.</w:t>
      </w:r>
    </w:p>
    <w:p>
      <w:r>
        <w:br w:type="page"/>
      </w:r>
    </w:p>
    <w:bookmarkEnd w:id="60"/>
    <w:bookmarkEnd w:id="61"/>
    <w:bookmarkStart w:id="78" w:name="code-repositories"/>
    <w:p>
      <w:pPr>
        <w:pStyle w:val="Heading1"/>
      </w:pPr>
      <w:r>
        <w:t xml:space="preserve">5. Code repositories</w:t>
      </w:r>
    </w:p>
    <w:p>
      <w:pPr>
        <w:pStyle w:val="FirstParagraph"/>
      </w:pPr>
      <w:r>
        <w:t xml:space="preserve">Adapted by UCD-SeRG team from</w:t>
      </w:r>
      <w:r>
        <w:t xml:space="preserve"> </w:t>
      </w:r>
      <w:hyperlink r:id="rId62">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2"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3"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3"/>
    <w:bookmarkStart w:id="64"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4"/>
    <w:bookmarkStart w:id="68" w:name="sec-analysis-file-placement"/>
    <w:p>
      <w:pPr>
        <w:pStyle w:val="Heading3"/>
      </w:pPr>
      <w:r>
        <w:t xml:space="preserve">5.1.3 Where to Place Analysis Files</w:t>
      </w:r>
    </w:p>
    <w:bookmarkStart w:id="65"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5"/>
    <w:bookmarkStart w:id="66"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6"/>
    <w:bookmarkStart w:id="67"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7"/>
    <w:bookmarkEnd w:id="68"/>
    <w:bookmarkStart w:id="69"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9"/>
    <w:bookmarkStart w:id="70"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0"/>
    <w:bookmarkStart w:id="71"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1"/>
    <w:bookmarkEnd w:id="72"/>
    <w:bookmarkStart w:id="73"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3"/>
    <w:bookmarkStart w:id="77"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4"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4"/>
    <w:bookmarkStart w:id="75"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5"/>
    <w:bookmarkStart w:id="76"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6"/>
    <w:bookmarkEnd w:id="77"/>
    <w:bookmarkEnd w:id="78"/>
    <w:bookmarkStart w:id="220" w:name="sec-r-coding-practices"/>
    <w:p>
      <w:pPr>
        <w:pStyle w:val="Heading1"/>
      </w:pPr>
      <w:r>
        <w:t xml:space="preserve">6. R Coding Practices</w:t>
      </w:r>
    </w:p>
    <w:p>
      <w:pPr>
        <w:pStyle w:val="FirstParagraph"/>
      </w:pPr>
      <w:r>
        <w:t xml:space="preserve">Adapted by UCD-SeRG team from</w:t>
      </w:r>
      <w:r>
        <w:t xml:space="preserve"> </w:t>
      </w:r>
      <w:hyperlink r:id="rId79">
        <w:r>
          <w:rPr>
            <w:rStyle w:val="Hyperlink"/>
          </w:rPr>
          <w:t xml:space="preserve">original by Kunal Mishra, Jade Benjamin-Chung, Stephanie Djajadi, and Iris Tong</w:t>
        </w:r>
      </w:hyperlink>
    </w:p>
    <w:bookmarkStart w:id="80"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0"/>
    <w:bookmarkStart w:id="84"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1"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1"/>
    <w:bookmarkStart w:id="82"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2"/>
    <w:bookmarkStart w:id="83"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3"/>
    <w:bookmarkEnd w:id="84"/>
    <w:bookmarkStart w:id="100"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26"/>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27"/>
        </w:numPr>
      </w:pPr>
      <w:r>
        <w:t xml:space="preserve">Repository:</w:t>
      </w:r>
      <w:r>
        <w:t xml:space="preserve"> </w:t>
      </w:r>
      <w:hyperlink r:id="rId85">
        <w:r>
          <w:rPr>
            <w:rStyle w:val="Hyperlink"/>
          </w:rPr>
          <w:t xml:space="preserve">https://github.com/UCD-SERG/r.package.template</w:t>
        </w:r>
      </w:hyperlink>
    </w:p>
    <w:p>
      <w:pPr>
        <w:pStyle w:val="Compact"/>
        <w:numPr>
          <w:ilvl w:val="1"/>
          <w:numId w:val="1027"/>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27"/>
        </w:numPr>
      </w:pPr>
      <w:r>
        <w:t xml:space="preserve">Clone your new repository and start developing</w:t>
      </w:r>
    </w:p>
    <w:p>
      <w:pPr>
        <w:pStyle w:val="FirstParagraph"/>
      </w:pPr>
      <w:r>
        <w:t xml:space="preserve">The template includes pre-configured:</w:t>
      </w:r>
    </w:p>
    <w:p>
      <w:pPr>
        <w:pStyle w:val="Compact"/>
        <w:numPr>
          <w:ilvl w:val="0"/>
          <w:numId w:val="1028"/>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28"/>
        </w:numPr>
      </w:pPr>
      <w:r>
        <w:t xml:space="preserve">Development tools setup (</w:t>
      </w:r>
      <w:hyperlink r:id="rId86">
        <w:r>
          <w:rPr>
            <w:rStyle w:val="VerbatimChar"/>
          </w:rPr>
          <w:t xml:space="preserve">{usethis}</w:t>
        </w:r>
      </w:hyperlink>
      <w:r>
        <w:t xml:space="preserve">,</w:t>
      </w:r>
      <w:r>
        <w:t xml:space="preserve"> </w:t>
      </w:r>
      <w:hyperlink r:id="rId87">
        <w:r>
          <w:rPr>
            <w:rStyle w:val="VerbatimChar"/>
          </w:rPr>
          <w:t xml:space="preserve">{devtools}</w:t>
        </w:r>
      </w:hyperlink>
      <w:r>
        <w:t xml:space="preserve">,</w:t>
      </w:r>
      <w:r>
        <w:t xml:space="preserve"> </w:t>
      </w:r>
      <w:hyperlink r:id="rId88">
        <w:r>
          <w:rPr>
            <w:rStyle w:val="VerbatimChar"/>
          </w:rPr>
          <w:t xml:space="preserve">{roxygen2}</w:t>
        </w:r>
      </w:hyperlink>
      <w:r>
        <w:t xml:space="preserve">)</w:t>
      </w:r>
    </w:p>
    <w:p>
      <w:pPr>
        <w:pStyle w:val="Compact"/>
        <w:numPr>
          <w:ilvl w:val="0"/>
          <w:numId w:val="1028"/>
        </w:numPr>
      </w:pPr>
      <w:r>
        <w:t xml:space="preserve">Testing infrastructure (</w:t>
      </w:r>
      <w:hyperlink r:id="rId89">
        <w:r>
          <w:rPr>
            <w:rStyle w:val="VerbatimChar"/>
          </w:rPr>
          <w:t xml:space="preserve">{testthat}</w:t>
        </w:r>
      </w:hyperlink>
      <w:r>
        <w:t xml:space="preserve">)</w:t>
      </w:r>
    </w:p>
    <w:p>
      <w:pPr>
        <w:pStyle w:val="Compact"/>
        <w:numPr>
          <w:ilvl w:val="0"/>
          <w:numId w:val="1028"/>
        </w:numPr>
      </w:pPr>
      <w:r>
        <w:t xml:space="preserve">Code styling and linting configurations</w:t>
      </w:r>
    </w:p>
    <w:p>
      <w:pPr>
        <w:pStyle w:val="Compact"/>
        <w:numPr>
          <w:ilvl w:val="0"/>
          <w:numId w:val="1028"/>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7"/>
    <w:bookmarkStart w:id="98"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9"/>
        </w:numPr>
      </w:pPr>
      <w:r>
        <w:t xml:space="preserve">Testing simple scalar outputs</w:t>
      </w:r>
    </w:p>
    <w:p>
      <w:pPr>
        <w:pStyle w:val="Compact"/>
        <w:numPr>
          <w:ilvl w:val="0"/>
          <w:numId w:val="1029"/>
        </w:numPr>
      </w:pPr>
      <w:r>
        <w:t xml:space="preserve">Validating specific numeric thresholds</w:t>
      </w:r>
    </w:p>
    <w:p>
      <w:pPr>
        <w:pStyle w:val="Compact"/>
        <w:numPr>
          <w:ilvl w:val="0"/>
          <w:numId w:val="1029"/>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8"/>
    <w:bookmarkStart w:id="99" w:name="testing-best-practices"/>
    <w:p>
      <w:pPr>
        <w:pStyle w:val="Heading3"/>
      </w:pPr>
      <w:r>
        <w:t xml:space="preserve">6.3.10 Testing Best Practices</w:t>
      </w:r>
    </w:p>
    <w:p>
      <w:pPr>
        <w:pStyle w:val="Compact"/>
        <w:numPr>
          <w:ilvl w:val="0"/>
          <w:numId w:val="1030"/>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30"/>
        </w:numPr>
      </w:pPr>
      <w:r>
        <w:rPr>
          <w:b/>
          <w:bCs/>
        </w:rPr>
        <w:t xml:space="preserve">Use small test cases</w:t>
      </w:r>
      <w:r>
        <w:t xml:space="preserve">: Keep tests fast</w:t>
      </w:r>
    </w:p>
    <w:p>
      <w:pPr>
        <w:pStyle w:val="Compact"/>
        <w:numPr>
          <w:ilvl w:val="0"/>
          <w:numId w:val="1030"/>
        </w:numPr>
      </w:pPr>
      <w:r>
        <w:rPr>
          <w:b/>
          <w:bCs/>
        </w:rPr>
        <w:t xml:space="preserve">Test edge cases</w:t>
      </w:r>
      <w:r>
        <w:t xml:space="preserve">: Missing values, empty inputs, boundary conditions</w:t>
      </w:r>
    </w:p>
    <w:p>
      <w:pPr>
        <w:pStyle w:val="Compact"/>
        <w:numPr>
          <w:ilvl w:val="0"/>
          <w:numId w:val="1030"/>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9"/>
    <w:bookmarkEnd w:id="100"/>
    <w:bookmarkStart w:id="105"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101"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01"/>
    <w:bookmarkStart w:id="102"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02"/>
    <w:bookmarkStart w:id="103"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03"/>
    <w:bookmarkStart w:id="104"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04"/>
    <w:bookmarkEnd w:id="105"/>
    <w:bookmarkStart w:id="108" w:name="sec-data-io"/>
    <w:p>
      <w:pPr>
        <w:pStyle w:val="Heading2"/>
      </w:pPr>
      <w:r>
        <w:t xml:space="preserve">6.5 Reading and Saving Data</w:t>
      </w:r>
    </w:p>
    <w:bookmarkStart w:id="106"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6"/>
    <w:bookmarkStart w:id="107"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7"/>
    <w:bookmarkEnd w:id="108"/>
    <w:bookmarkStart w:id="111" w:name="sec-r-version-control"/>
    <w:p>
      <w:pPr>
        <w:pStyle w:val="Heading2"/>
      </w:pPr>
      <w:r>
        <w:t xml:space="preserve">6.6 Version Control and Collaboration</w:t>
      </w:r>
    </w:p>
    <w:bookmarkStart w:id="109" w:name="version-numbers"/>
    <w:p>
      <w:pPr>
        <w:pStyle w:val="Heading3"/>
      </w:pPr>
      <w:r>
        <w:t xml:space="preserve">6.6.1 Version Numbers</w:t>
      </w:r>
    </w:p>
    <w:p>
      <w:pPr>
        <w:pStyle w:val="FirstParagraph"/>
      </w:pPr>
      <w:r>
        <w:t xml:space="preserve">Follow semantic versioning (MAJOR.MINOR.PATCH):</w:t>
      </w:r>
    </w:p>
    <w:p>
      <w:pPr>
        <w:pStyle w:val="Compact"/>
        <w:numPr>
          <w:ilvl w:val="0"/>
          <w:numId w:val="1031"/>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1"/>
        </w:numPr>
      </w:pPr>
      <w:r>
        <w:t xml:space="preserve">First release:</w:t>
      </w:r>
      <w:r>
        <w:t xml:space="preserve"> </w:t>
      </w:r>
      <w:r>
        <w:rPr>
          <w:rStyle w:val="VerbatimChar"/>
        </w:rPr>
        <w:t xml:space="preserve">0.1.0</w:t>
      </w:r>
    </w:p>
    <w:p>
      <w:pPr>
        <w:pStyle w:val="Compact"/>
        <w:numPr>
          <w:ilvl w:val="0"/>
          <w:numId w:val="1031"/>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1"/>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1"/>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9"/>
    <w:bookmarkStart w:id="110"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10"/>
    <w:bookmarkEnd w:id="111"/>
    <w:bookmarkStart w:id="129" w:name="sec-r-ci"/>
    <w:p>
      <w:pPr>
        <w:pStyle w:val="Heading2"/>
      </w:pPr>
      <w:r>
        <w:t xml:space="preserve">6.7 Continuous Integration</w:t>
      </w:r>
    </w:p>
    <w:bookmarkStart w:id="113" w:name="understanding-github-actions"/>
    <w:p>
      <w:pPr>
        <w:pStyle w:val="Heading3"/>
      </w:pPr>
      <w:r>
        <w:t xml:space="preserve">6.7.1 Understanding GitHub Actions</w:t>
      </w:r>
    </w:p>
    <w:p>
      <w:pPr>
        <w:pStyle w:val="FirstParagraph"/>
      </w:pPr>
      <w:hyperlink r:id="rId112">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32"/>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32"/>
        </w:numPr>
      </w:pPr>
      <w:r>
        <w:rPr>
          <w:b/>
          <w:bCs/>
        </w:rPr>
        <w:t xml:space="preserve">Immediate feedback</w:t>
      </w:r>
      <w:r>
        <w:t xml:space="preserve">: Get notified of problems quickly, when they’re easier to fix</w:t>
      </w:r>
    </w:p>
    <w:p>
      <w:pPr>
        <w:pStyle w:val="Compact"/>
        <w:numPr>
          <w:ilvl w:val="0"/>
          <w:numId w:val="1032"/>
        </w:numPr>
      </w:pPr>
      <w:r>
        <w:rPr>
          <w:b/>
          <w:bCs/>
        </w:rPr>
        <w:t xml:space="preserve">Better collaboration</w:t>
      </w:r>
      <w:r>
        <w:t xml:space="preserve">: External contributors can see if their changes pass all checks before you review</w:t>
      </w:r>
    </w:p>
    <w:p>
      <w:pPr>
        <w:pStyle w:val="Compact"/>
        <w:numPr>
          <w:ilvl w:val="0"/>
          <w:numId w:val="1032"/>
        </w:numPr>
      </w:pPr>
      <w:r>
        <w:rPr>
          <w:b/>
          <w:bCs/>
        </w:rPr>
        <w:t xml:space="preserve">Quality assurance</w:t>
      </w:r>
      <w:r>
        <w:t xml:space="preserve">: Catch platform-specific issues before they reach users</w:t>
      </w:r>
    </w:p>
    <w:p>
      <w:pPr>
        <w:pStyle w:val="Compact"/>
        <w:numPr>
          <w:ilvl w:val="0"/>
          <w:numId w:val="1032"/>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113"/>
    <w:bookmarkStart w:id="118" w:name="setting-up-github-actions"/>
    <w:p>
      <w:pPr>
        <w:pStyle w:val="Heading3"/>
      </w:pPr>
      <w:r>
        <w:t xml:space="preserve">6.7.2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114">
        <w:r>
          <w:rPr>
            <w:rStyle w:val="Hyperlink"/>
          </w:rPr>
          <w:t xml:space="preserve">r-lib/actions</w:t>
        </w:r>
      </w:hyperlink>
      <w:r>
        <w:t xml:space="preserve"> </w:t>
      </w:r>
      <w:r>
        <w:t xml:space="preserve">that handle common R package tasks.</w:t>
      </w:r>
    </w:p>
    <w:bookmarkStart w:id="116" w:name="essential-workflows"/>
    <w:p>
      <w:pPr>
        <w:pStyle w:val="Heading4"/>
      </w:pPr>
      <w:r>
        <w:t xml:space="preserve">6.7.2.1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115">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116"/>
    <w:bookmarkStart w:id="117" w:name="interactive-setup"/>
    <w:p>
      <w:pPr>
        <w:pStyle w:val="Heading4"/>
      </w:pPr>
      <w:r>
        <w:t xml:space="preserve">6.7.2.2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117"/>
    <w:bookmarkEnd w:id="118"/>
    <w:bookmarkStart w:id="119" w:name="how-github-actions-workflows-work"/>
    <w:p>
      <w:pPr>
        <w:pStyle w:val="Heading3"/>
      </w:pPr>
      <w:r>
        <w:t xml:space="preserve">6.7.3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33"/>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33"/>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119"/>
    <w:bookmarkStart w:id="123" w:name="workflow-files-and-security"/>
    <w:p>
      <w:pPr>
        <w:pStyle w:val="Heading3"/>
      </w:pPr>
      <w:r>
        <w:t xml:space="preserve">6.7.4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21" name="Picture"/>
                  <a:graphic>
                    <a:graphicData uri="http://schemas.openxmlformats.org/drawingml/2006/picture">
                      <pic:pic>
                        <pic:nvPicPr>
                          <pic:cNvPr descr="/opt/quarto/share/formats/docx/warning.png" id="122"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17.4.7</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34"/>
        </w:numPr>
      </w:pPr>
      <w:r>
        <w:t xml:space="preserve">When to run (on push, pull request, schedule, etc.)</w:t>
      </w:r>
    </w:p>
    <w:p>
      <w:pPr>
        <w:pStyle w:val="Compact"/>
        <w:numPr>
          <w:ilvl w:val="0"/>
          <w:numId w:val="1034"/>
        </w:numPr>
      </w:pPr>
      <w:r>
        <w:t xml:space="preserve">What operating systems and R versions to use</w:t>
      </w:r>
    </w:p>
    <w:p>
      <w:pPr>
        <w:pStyle w:val="Compact"/>
        <w:numPr>
          <w:ilvl w:val="0"/>
          <w:numId w:val="1034"/>
        </w:numPr>
      </w:pPr>
      <w:r>
        <w:t xml:space="preserve">What steps to execute (install dependencies, run checks, etc.)</w:t>
      </w:r>
    </w:p>
    <w:bookmarkEnd w:id="123"/>
    <w:bookmarkStart w:id="124" w:name="troubleshooting-failed-workflows"/>
    <w:p>
      <w:pPr>
        <w:pStyle w:val="Heading3"/>
      </w:pPr>
      <w:r>
        <w:t xml:space="preserve">6.7.5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35"/>
        </w:numPr>
      </w:pPr>
      <w:r>
        <w:rPr>
          <w:b/>
          <w:bCs/>
        </w:rPr>
        <w:t xml:space="preserve">Test failures</w:t>
      </w:r>
      <w:r>
        <w:t xml:space="preserve">: Your tests found a bug (this is good! fix the bug)</w:t>
      </w:r>
    </w:p>
    <w:p>
      <w:pPr>
        <w:pStyle w:val="Compact"/>
        <w:numPr>
          <w:ilvl w:val="0"/>
          <w:numId w:val="1035"/>
        </w:numPr>
      </w:pPr>
      <w:r>
        <w:rPr>
          <w:b/>
          <w:bCs/>
        </w:rPr>
        <w:t xml:space="preserve">Platform-specific issues</w:t>
      </w:r>
      <w:r>
        <w:t xml:space="preserve">: Code works on your machine but not on other platforms</w:t>
      </w:r>
    </w:p>
    <w:p>
      <w:pPr>
        <w:pStyle w:val="Compact"/>
        <w:numPr>
          <w:ilvl w:val="0"/>
          <w:numId w:val="1035"/>
        </w:numPr>
      </w:pPr>
      <w:r>
        <w:rPr>
          <w:b/>
          <w:bCs/>
        </w:rPr>
        <w:t xml:space="preserve">Missing dependencies</w:t>
      </w:r>
      <w:r>
        <w:t xml:space="preserve">: System libraries needed for packages aren’t installed</w:t>
      </w:r>
    </w:p>
    <w:p>
      <w:pPr>
        <w:pStyle w:val="Compact"/>
        <w:numPr>
          <w:ilvl w:val="0"/>
          <w:numId w:val="1035"/>
        </w:numPr>
      </w:pPr>
      <w:r>
        <w:rPr>
          <w:b/>
          <w:bCs/>
        </w:rPr>
        <w:t xml:space="preserve">Linting errors</w:t>
      </w:r>
      <w:r>
        <w:t xml:space="preserve">: Code style issues detected by automated checks</w:t>
      </w:r>
    </w:p>
    <w:p>
      <w:pPr>
        <w:pStyle w:val="FirstParagraph"/>
      </w:pPr>
      <w:ins w:id="373" w:author="PR Preview" w:date="2024-01-01T00:00:00Z">
        <w:r>
          <w:t xml:space="preserve">For help addressing workflow failures,</w:t>
        </w:r>
      </w:ins>
      <w:ins w:id="373" w:author="PR Preview" w:date="2024-01-01T00:00:00Z">
        <w:r>
          <w:t xml:space="preserve"> </w:t>
        </w:r>
      </w:ins>
      <w:ins w:id="373" w:author="PR Preview" w:date="2024-01-01T00:00:00Z">
        <w:r>
          <w:t xml:space="preserve">see</w:t>
        </w:r>
      </w:ins>
      <w:ins w:id="373" w:author="PR Preview" w:date="2024-01-01T00:00:00Z">
        <w:r>
          <w:t xml:space="preserve"> </w:t>
        </w:r>
      </w:ins>
      <w:hyperlink w:anchor="sec-ai-addressing-failing-workflows">
        <w:r>
          <w:rPr>
            <w:rStyle w:val="Hyperlink"/>
          </w:rPr>
          <w:t xml:space="preserve">Section 17.4.5</w:t>
        </w:r>
      </w:hyperlink>
      <w:ins w:id="373" w:author="PR Preview" w:date="2024-01-01T00:00:00Z">
        <w:r>
          <w:t xml:space="preserve">.</w:t>
        </w:r>
      </w:ins>
    </w:p>
    <w:bookmarkEnd w:id="124"/>
    <w:bookmarkStart w:id="128" w:name="additional-resources"/>
    <w:p>
      <w:pPr>
        <w:pStyle w:val="Heading3"/>
      </w:pPr>
      <w:r>
        <w:t xml:space="preserve">6.7.6 Additional Resources</w:t>
      </w:r>
    </w:p>
    <w:p>
      <w:pPr>
        <w:pStyle w:val="Compact"/>
        <w:numPr>
          <w:ilvl w:val="0"/>
          <w:numId w:val="1036"/>
        </w:numPr>
      </w:pPr>
      <w:hyperlink r:id="rId112">
        <w:r>
          <w:rPr>
            <w:rStyle w:val="Hyperlink"/>
          </w:rPr>
          <w:t xml:space="preserve">GitHub Actions features overview</w:t>
        </w:r>
      </w:hyperlink>
    </w:p>
    <w:p>
      <w:pPr>
        <w:pStyle w:val="Compact"/>
        <w:numPr>
          <w:ilvl w:val="0"/>
          <w:numId w:val="1036"/>
        </w:numPr>
      </w:pPr>
      <w:hyperlink r:id="rId114">
        <w:r>
          <w:rPr>
            <w:rStyle w:val="Hyperlink"/>
          </w:rPr>
          <w:t xml:space="preserve">r-lib/actions repository</w:t>
        </w:r>
      </w:hyperlink>
      <w:r>
        <w:t xml:space="preserve"> </w:t>
      </w:r>
      <w:r>
        <w:t xml:space="preserve">- R-specific actions and example workflows</w:t>
      </w:r>
    </w:p>
    <w:p>
      <w:pPr>
        <w:pStyle w:val="Compact"/>
        <w:numPr>
          <w:ilvl w:val="0"/>
          <w:numId w:val="1036"/>
        </w:numPr>
      </w:pPr>
      <w:hyperlink r:id="rId125">
        <w:r>
          <w:rPr>
            <w:rStyle w:val="Hyperlink"/>
          </w:rPr>
          <w:t xml:space="preserve">R Packages book: Continuous Integration</w:t>
        </w:r>
      </w:hyperlink>
    </w:p>
    <w:p>
      <w:pPr>
        <w:pStyle w:val="Compact"/>
        <w:numPr>
          <w:ilvl w:val="0"/>
          <w:numId w:val="1036"/>
        </w:numPr>
      </w:pPr>
      <w:hyperlink r:id="rId126">
        <w:r>
          <w:rPr>
            <w:rStyle w:val="Hyperlink"/>
          </w:rPr>
          <w:t xml:space="preserve">GitHub Actions documentation</w:t>
        </w:r>
      </w:hyperlink>
    </w:p>
    <w:p>
      <w:pPr>
        <w:pStyle w:val="Compact"/>
        <w:numPr>
          <w:ilvl w:val="0"/>
          <w:numId w:val="1036"/>
        </w:numPr>
      </w:pPr>
      <w:hyperlink r:id="rId127">
        <w:r>
          <w:rPr>
            <w:rStyle w:val="Hyperlink"/>
          </w:rPr>
          <w:t xml:space="preserve">Where to find help with r-lib/actions</w:t>
        </w:r>
      </w:hyperlink>
    </w:p>
    <w:bookmarkEnd w:id="128"/>
    <w:bookmarkEnd w:id="129"/>
    <w:bookmarkStart w:id="130" w:name="sec-r-qa-checklist"/>
    <w:p>
      <w:pPr>
        <w:pStyle w:val="Heading2"/>
      </w:pPr>
      <w:r>
        <w:t xml:space="preserve">6.8 Quality Assurance Checklist</w:t>
      </w:r>
    </w:p>
    <w:p>
      <w:pPr>
        <w:pStyle w:val="FirstParagraph"/>
      </w:pPr>
      <w:r>
        <w:t xml:space="preserve">Before submitting a pull request or finalizing analysis, verify:</w:t>
      </w:r>
    </w:p>
    <w:p>
      <w:pPr>
        <w:pStyle w:val="Compact"/>
        <w:numPr>
          <w:ilvl w:val="0"/>
          <w:numId w:val="1037"/>
        </w:numPr>
      </w:pPr>
      <w:r>
        <w:t xml:space="preserve">All functions have complete roxygen2 documentation</w:t>
      </w:r>
    </w:p>
    <w:p>
      <w:pPr>
        <w:pStyle w:val="Compact"/>
        <w:numPr>
          <w:ilvl w:val="0"/>
          <w:numId w:val="1038"/>
        </w:numPr>
      </w:pPr>
      <w:r>
        <w:t xml:space="preserve">All functions have corresponding tests</w:t>
      </w:r>
    </w:p>
    <w:p>
      <w:pPr>
        <w:pStyle w:val="Compact"/>
        <w:numPr>
          <w:ilvl w:val="0"/>
          <w:numId w:val="1039"/>
        </w:numPr>
      </w:pPr>
      <w:r>
        <w:rPr>
          <w:rStyle w:val="VerbatimChar"/>
        </w:rPr>
        <w:t xml:space="preserve">devtools::document()</w:t>
      </w:r>
      <w:r>
        <w:t xml:space="preserve"> </w:t>
      </w:r>
      <w:r>
        <w:t xml:space="preserve">has been run</w:t>
      </w:r>
    </w:p>
    <w:p>
      <w:pPr>
        <w:pStyle w:val="Compact"/>
        <w:numPr>
          <w:ilvl w:val="0"/>
          <w:numId w:val="1040"/>
        </w:numPr>
      </w:pPr>
      <w:r>
        <w:rPr>
          <w:rStyle w:val="VerbatimChar"/>
        </w:rPr>
        <w:t xml:space="preserve">devtools::test()</w:t>
      </w:r>
      <w:r>
        <w:t xml:space="preserve"> </w:t>
      </w:r>
      <w:r>
        <w:t xml:space="preserve">passes with no failures</w:t>
      </w:r>
    </w:p>
    <w:p>
      <w:pPr>
        <w:pStyle w:val="Compact"/>
        <w:numPr>
          <w:ilvl w:val="0"/>
          <w:numId w:val="1041"/>
        </w:numPr>
      </w:pPr>
      <w:r>
        <w:rPr>
          <w:rStyle w:val="VerbatimChar"/>
        </w:rPr>
        <w:t xml:space="preserve">devtools::check()</w:t>
      </w:r>
      <w:r>
        <w:t xml:space="preserve"> </w:t>
      </w:r>
      <w:r>
        <w:t xml:space="preserve">passes with no errors, warnings, or notes</w:t>
      </w:r>
    </w:p>
    <w:p>
      <w:pPr>
        <w:pStyle w:val="Compact"/>
        <w:numPr>
          <w:ilvl w:val="0"/>
          <w:numId w:val="1042"/>
        </w:numPr>
      </w:pPr>
      <w:r>
        <w:rPr>
          <w:rStyle w:val="VerbatimChar"/>
        </w:rPr>
        <w:t xml:space="preserve">lintr::lint_package()</w:t>
      </w:r>
      <w:r>
        <w:t xml:space="preserve"> </w:t>
      </w:r>
      <w:r>
        <w:t xml:space="preserve">shows no issues (or only acceptable ones)</w:t>
      </w:r>
    </w:p>
    <w:p>
      <w:pPr>
        <w:pStyle w:val="Compact"/>
        <w:numPr>
          <w:ilvl w:val="0"/>
          <w:numId w:val="1043"/>
        </w:numPr>
      </w:pPr>
      <w:r>
        <w:rPr>
          <w:rStyle w:val="VerbatimChar"/>
        </w:rPr>
        <w:t xml:space="preserve">spelling::spell_check_package()</w:t>
      </w:r>
      <w:r>
        <w:t xml:space="preserve"> </w:t>
      </w:r>
      <w:r>
        <w:t xml:space="preserve">passes</w:t>
      </w:r>
    </w:p>
    <w:p>
      <w:pPr>
        <w:pStyle w:val="Compact"/>
        <w:numPr>
          <w:ilvl w:val="0"/>
          <w:numId w:val="1044"/>
        </w:numPr>
      </w:pPr>
      <w:r>
        <w:t xml:space="preserve">Version number has been incremented</w:t>
      </w:r>
    </w:p>
    <w:p>
      <w:pPr>
        <w:pStyle w:val="Compact"/>
        <w:numPr>
          <w:ilvl w:val="0"/>
          <w:numId w:val="1045"/>
        </w:numPr>
      </w:pPr>
      <w:r>
        <w:rPr>
          <w:rStyle w:val="VerbatimChar"/>
        </w:rPr>
        <w:t xml:space="preserve">NEWS.md</w:t>
      </w:r>
      <w:r>
        <w:t xml:space="preserve"> </w:t>
      </w:r>
      <w:r>
        <w:t xml:space="preserve">has been updated with changes</w:t>
      </w:r>
    </w:p>
    <w:p>
      <w:pPr>
        <w:pStyle w:val="Compact"/>
        <w:numPr>
          <w:ilvl w:val="0"/>
          <w:numId w:val="1046"/>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7"/>
        </w:numPr>
      </w:pPr>
      <w:r>
        <w:rPr>
          <w:rStyle w:val="VerbatimChar"/>
        </w:rPr>
        <w:t xml:space="preserve">pkgdown::build_site()</w:t>
      </w:r>
      <w:r>
        <w:t xml:space="preserve"> </w:t>
      </w:r>
      <w:r>
        <w:t xml:space="preserve">builds successfully</w:t>
      </w:r>
    </w:p>
    <w:p>
      <w:pPr>
        <w:pStyle w:val="Compact"/>
        <w:numPr>
          <w:ilvl w:val="0"/>
          <w:numId w:val="1048"/>
        </w:numPr>
      </w:pPr>
      <w:r>
        <w:t xml:space="preserve">All changes committed and pushed to GitHub</w:t>
      </w:r>
    </w:p>
    <w:bookmarkEnd w:id="130"/>
    <w:bookmarkStart w:id="134" w:name="sec-auto-styling"/>
    <w:p>
      <w:pPr>
        <w:pStyle w:val="Heading2"/>
      </w:pPr>
      <w:r>
        <w:t xml:space="preserve">6.9 Automated Code Styling</w:t>
      </w:r>
    </w:p>
    <w:bookmarkStart w:id="131" w:name="rstudio-built-in-formatting"/>
    <w:p>
      <w:pPr>
        <w:pStyle w:val="Heading3"/>
      </w:pPr>
      <w:r>
        <w:t xml:space="preserve">6.9.1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31"/>
    <w:bookmarkStart w:id="132" w:name="styler-package"/>
    <w:p>
      <w:pPr>
        <w:pStyle w:val="Heading3"/>
      </w:pPr>
      <w:r>
        <w:t xml:space="preserve">6.9.2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32"/>
    <w:bookmarkStart w:id="133" w:name="lintr-package"/>
    <w:p>
      <w:pPr>
        <w:pStyle w:val="Heading3"/>
      </w:pPr>
      <w:r>
        <w:t xml:space="preserve">6.9.3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9"/>
        </w:numPr>
      </w:pPr>
      <w:r>
        <w:t xml:space="preserve">Unused variables</w:t>
      </w:r>
    </w:p>
    <w:p>
      <w:pPr>
        <w:pStyle w:val="Compact"/>
        <w:numPr>
          <w:ilvl w:val="0"/>
          <w:numId w:val="1049"/>
        </w:numPr>
      </w:pPr>
      <w:r>
        <w:t xml:space="preserve">Improper whitespace</w:t>
      </w:r>
    </w:p>
    <w:p>
      <w:pPr>
        <w:pStyle w:val="Compact"/>
        <w:numPr>
          <w:ilvl w:val="0"/>
          <w:numId w:val="1049"/>
        </w:numPr>
      </w:pPr>
      <w:r>
        <w:t xml:space="preserve">Line length issues</w:t>
      </w:r>
    </w:p>
    <w:p>
      <w:pPr>
        <w:pStyle w:val="Compact"/>
        <w:numPr>
          <w:ilvl w:val="0"/>
          <w:numId w:val="1049"/>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33"/>
    <w:bookmarkEnd w:id="134"/>
    <w:bookmarkStart w:id="151" w:name="sec-documenting-code"/>
    <w:p>
      <w:pPr>
        <w:pStyle w:val="Heading2"/>
      </w:pPr>
      <w:r>
        <w:t xml:space="preserve">6.10 Documenting your code</w:t>
      </w:r>
    </w:p>
    <w:bookmarkStart w:id="135" w:name="function-headers"/>
    <w:p>
      <w:pPr>
        <w:pStyle w:val="Heading3"/>
      </w:pPr>
      <w:r>
        <w:t xml:space="preserve">6.10.1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8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88">
        <w:r>
          <w:rPr>
            <w:rStyle w:val="Hyperlink"/>
          </w:rPr>
          <w:t xml:space="preserve">https://roxygen2.r-lib.org/</w:t>
        </w:r>
      </w:hyperlink>
      <w:r>
        <w:t xml:space="preserve">.</w:t>
      </w:r>
    </w:p>
    <w:bookmarkEnd w:id="135"/>
    <w:bookmarkStart w:id="143" w:name="using-...-dots-and-inheritdotparams"/>
    <w:p>
      <w:pPr>
        <w:pStyle w:val="Heading3"/>
      </w:pPr>
      <w:r>
        <w:t xml:space="preserve">6.10.2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50"/>
        </w:numPr>
      </w:pPr>
      <w:r>
        <w:t xml:space="preserve">You’re creating a wrapper function that calls another function</w:t>
      </w:r>
    </w:p>
    <w:p>
      <w:pPr>
        <w:pStyle w:val="Compact"/>
        <w:numPr>
          <w:ilvl w:val="0"/>
          <w:numId w:val="1050"/>
        </w:numPr>
      </w:pPr>
      <w:r>
        <w:t xml:space="preserve">You want to allow users to pass additional arguments to an internal function</w:t>
      </w:r>
    </w:p>
    <w:p>
      <w:pPr>
        <w:pStyle w:val="Compact"/>
        <w:numPr>
          <w:ilvl w:val="0"/>
          <w:numId w:val="1050"/>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51"/>
        </w:numPr>
      </w:pPr>
      <w:r>
        <w:t xml:space="preserve">Automatically imports parameter documentation from</w:t>
      </w:r>
      <w:r>
        <w:t xml:space="preserve"> </w:t>
      </w:r>
      <w:r>
        <w:rPr>
          <w:rStyle w:val="VerbatimChar"/>
        </w:rPr>
        <w:t xml:space="preserve">ggplot2::geom_point()</w:t>
      </w:r>
    </w:p>
    <w:p>
      <w:pPr>
        <w:pStyle w:val="Compact"/>
        <w:numPr>
          <w:ilvl w:val="0"/>
          <w:numId w:val="1051"/>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51"/>
        </w:numPr>
      </w:pPr>
      <w:r>
        <w:t xml:space="preserve">Keeps documentation synchronized if the underlying function changes</w:t>
      </w:r>
    </w:p>
    <w:p>
      <w:pPr>
        <w:pStyle w:val="Compact"/>
        <w:numPr>
          <w:ilvl w:val="0"/>
          <w:numId w:val="1051"/>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2"/>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2"/>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2"/>
        </w:numPr>
      </w:pPr>
      <w:r>
        <w:rPr>
          <w:b/>
          <w:bCs/>
        </w:rPr>
        <w:t xml:space="preserve">Validate unexpected arguments</w:t>
      </w:r>
      <w:r>
        <w:t xml:space="preserve">: Consider using the</w:t>
      </w:r>
      <w:r>
        <w:t xml:space="preserve"> </w:t>
      </w:r>
      <w:hyperlink r:id="rId136">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2"/>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37">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note.png" id="140"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1" name="Picture"/>
                  <a:graphic>
                    <a:graphicData uri="http://schemas.openxmlformats.org/drawingml/2006/picture">
                      <pic:pic>
                        <pic:nvPicPr>
                          <pic:cNvPr descr="/opt/quarto/share/formats/docx/note.png" id="14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43"/>
    <w:bookmarkStart w:id="144" w:name="script-headers"/>
    <w:p>
      <w:pPr>
        <w:pStyle w:val="Heading3"/>
      </w:pPr>
      <w:r>
        <w:t xml:space="preserve">6.10.3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44"/>
    <w:bookmarkStart w:id="146" w:name="sections-and-subsections"/>
    <w:p>
      <w:pPr>
        <w:pStyle w:val="Heading3"/>
      </w:pPr>
      <w:r>
        <w:t xml:space="preserve">6.10.4 Sections and subsections</w:t>
      </w:r>
    </w:p>
    <w:p>
      <w:pPr>
        <w:pStyle w:val="FirstParagraph"/>
      </w:pPr>
      <w:r>
        <w:t xml:space="preserve">Rstudio (</w:t>
      </w:r>
      <w:hyperlink r:id="rId145">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46"/>
    <w:bookmarkStart w:id="148" w:name="code-folding"/>
    <w:p>
      <w:pPr>
        <w:pStyle w:val="Heading3"/>
      </w:pPr>
      <w:r>
        <w:t xml:space="preserve">6.10.5 Code folding</w:t>
      </w:r>
    </w:p>
    <w:p>
      <w:pPr>
        <w:pStyle w:val="FirstParagraph"/>
      </w:pPr>
      <w:r>
        <w:t xml:space="preserve">Consider using RStudio’s</w:t>
      </w:r>
      <w:r>
        <w:t xml:space="preserve"> </w:t>
      </w:r>
      <w:hyperlink r:id="rId147">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48"/>
    <w:bookmarkStart w:id="150" w:name="comments-in-the-body-of-your-code"/>
    <w:p>
      <w:pPr>
        <w:pStyle w:val="Heading3"/>
      </w:pPr>
      <w:r>
        <w:t xml:space="preserve">6.10.6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50"/>
    <w:bookmarkEnd w:id="151"/>
    <w:bookmarkStart w:id="157" w:name="object-naming"/>
    <w:p>
      <w:pPr>
        <w:pStyle w:val="Heading2"/>
      </w:pPr>
      <w:r>
        <w:t xml:space="preserve">6.11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3"/>
        </w:numPr>
      </w:pPr>
      <w:r>
        <w:t xml:space="preserve">For more help, check out</w:t>
      </w:r>
      <w:r>
        <w:t xml:space="preserve"> </w:t>
      </w:r>
      <w:hyperlink r:id="rId152">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4"/>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note.png" id="154"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5" name="Picture"/>
                  <a:graphic>
                    <a:graphicData uri="http://schemas.openxmlformats.org/drawingml/2006/picture">
                      <pic:pic>
                        <pic:nvPicPr>
                          <pic:cNvPr descr="/opt/quarto/share/formats/docx/note.png" id="156"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57"/>
    <w:bookmarkStart w:id="158" w:name="function-calls"/>
    <w:p>
      <w:pPr>
        <w:pStyle w:val="Heading2"/>
      </w:pPr>
      <w:r>
        <w:t xml:space="preserve">6.12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8"/>
    <w:bookmarkStart w:id="160" w:name="sec-here-package-practices"/>
    <w:p>
      <w:pPr>
        <w:pStyle w:val="Heading2"/>
      </w:pPr>
      <w:r>
        <w:t xml:space="preserve">6.13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59">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60"/>
    <w:bookmarkStart w:id="165" w:name="readingsaving-data"/>
    <w:p>
      <w:pPr>
        <w:pStyle w:val="Heading2"/>
      </w:pPr>
      <w:r>
        <w:t xml:space="preserve">6.14 Reading/Saving Data</w:t>
      </w:r>
    </w:p>
    <w:bookmarkStart w:id="163" w:name="rds-vs-.rdata-files"/>
    <w:p>
      <w:pPr>
        <w:pStyle w:val="Heading3"/>
      </w:pPr>
      <w:r>
        <w:t xml:space="preserve">6.14.1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1" name="Picture"/>
                  <a:graphic>
                    <a:graphicData uri="http://schemas.openxmlformats.org/drawingml/2006/picture">
                      <pic:pic>
                        <pic:nvPicPr>
                          <pic:cNvPr descr="/opt/quarto/share/formats/docx/note.png" id="16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63"/>
    <w:bookmarkStart w:id="164" w:name="csvs"/>
    <w:p>
      <w:pPr>
        <w:pStyle w:val="Heading3"/>
      </w:pPr>
      <w:r>
        <w:t xml:space="preserve">6.14.2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64"/>
    <w:bookmarkEnd w:id="165"/>
    <w:bookmarkStart w:id="171" w:name="integrating-box-and-dropbox"/>
    <w:p>
      <w:pPr>
        <w:pStyle w:val="Heading2"/>
      </w:pPr>
      <w:r>
        <w:t xml:space="preserve">6.15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68" w:name="box"/>
    <w:p>
      <w:pPr>
        <w:pStyle w:val="Heading3"/>
      </w:pPr>
      <w:r>
        <w:t xml:space="preserve">6.15.1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66">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67">
        <w:r>
          <w:rPr>
            <w:rStyle w:val="Hyperlink"/>
          </w:rPr>
          <w:t xml:space="preserve">here</w:t>
        </w:r>
      </w:hyperlink>
      <w:r>
        <w:t xml:space="preserve">.</w:t>
      </w:r>
    </w:p>
    <w:bookmarkEnd w:id="168"/>
    <w:bookmarkStart w:id="170" w:name="dropbox"/>
    <w:p>
      <w:pPr>
        <w:pStyle w:val="Heading3"/>
      </w:pPr>
      <w:r>
        <w:t xml:space="preserve">6.15.2 Dropbox</w:t>
      </w:r>
    </w:p>
    <w:p>
      <w:pPr>
        <w:pStyle w:val="FirstParagraph"/>
      </w:pPr>
      <w:r>
        <w:t xml:space="preserve">Follow the instructions at</w:t>
      </w:r>
      <w:r>
        <w:t xml:space="preserve"> </w:t>
      </w:r>
      <w:hyperlink r:id="rId169">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70"/>
    <w:bookmarkEnd w:id="171"/>
    <w:bookmarkStart w:id="179" w:name="sec-tidyverse"/>
    <w:p>
      <w:pPr>
        <w:pStyle w:val="Heading2"/>
      </w:pPr>
      <w:r>
        <w:t xml:space="preserve">6.16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72">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73">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55"/>
        </w:numPr>
      </w:pPr>
      <w:hyperlink r:id="rId174">
        <w:r>
          <w:rPr>
            <w:rStyle w:val="Hyperlink"/>
          </w:rPr>
          <w:t xml:space="preserve">Tidy Eval in 5 Minutes</w:t>
        </w:r>
      </w:hyperlink>
      <w:r>
        <w:t xml:space="preserve"> </w:t>
      </w:r>
      <w:r>
        <w:t xml:space="preserve">(video)</w:t>
      </w:r>
    </w:p>
    <w:p>
      <w:pPr>
        <w:pStyle w:val="Compact"/>
        <w:numPr>
          <w:ilvl w:val="0"/>
          <w:numId w:val="1055"/>
        </w:numPr>
      </w:pPr>
      <w:hyperlink r:id="rId175">
        <w:r>
          <w:rPr>
            <w:rStyle w:val="Hyperlink"/>
          </w:rPr>
          <w:t xml:space="preserve">Tidy Evaluation</w:t>
        </w:r>
      </w:hyperlink>
      <w:r>
        <w:t xml:space="preserve"> </w:t>
      </w:r>
      <w:r>
        <w:t xml:space="preserve">(e-book)</w:t>
      </w:r>
    </w:p>
    <w:p>
      <w:pPr>
        <w:pStyle w:val="Compact"/>
        <w:numPr>
          <w:ilvl w:val="0"/>
          <w:numId w:val="1055"/>
        </w:numPr>
      </w:pPr>
      <w:hyperlink r:id="rId176">
        <w:r>
          <w:rPr>
            <w:rStyle w:val="Hyperlink"/>
          </w:rPr>
          <w:t xml:space="preserve">Evaluation</w:t>
        </w:r>
      </w:hyperlink>
      <w:r>
        <w:t xml:space="preserve"> </w:t>
      </w:r>
      <w:r>
        <w:t xml:space="preserve">(advanced details)</w:t>
      </w:r>
    </w:p>
    <w:p>
      <w:pPr>
        <w:pStyle w:val="Compact"/>
        <w:numPr>
          <w:ilvl w:val="0"/>
          <w:numId w:val="1055"/>
        </w:numPr>
      </w:pPr>
      <w:hyperlink r:id="rId177">
        <w:r>
          <w:rPr>
            <w:rStyle w:val="Hyperlink"/>
          </w:rPr>
          <w:t xml:space="preserve">Data Frame Columns as Arguments to Dplyr Functions</w:t>
        </w:r>
      </w:hyperlink>
      <w:r>
        <w:t xml:space="preserve"> </w:t>
      </w:r>
      <w:r>
        <w:t xml:space="preserve">(blog)</w:t>
      </w:r>
    </w:p>
    <w:p>
      <w:pPr>
        <w:pStyle w:val="Compact"/>
        <w:numPr>
          <w:ilvl w:val="0"/>
          <w:numId w:val="1055"/>
        </w:numPr>
      </w:pPr>
      <w:hyperlink r:id="rId178">
        <w:r>
          <w:rPr>
            <w:rStyle w:val="Hyperlink"/>
          </w:rPr>
          <w:t xml:space="preserve">Standard Evaluation for *_join</w:t>
        </w:r>
      </w:hyperlink>
      <w:r>
        <w:t xml:space="preserve"> </w:t>
      </w:r>
      <w:r>
        <w:t xml:space="preserve">(stackoverflow)</w:t>
      </w:r>
    </w:p>
    <w:p>
      <w:pPr>
        <w:pStyle w:val="Compact"/>
        <w:numPr>
          <w:ilvl w:val="0"/>
          <w:numId w:val="1055"/>
        </w:numPr>
      </w:pPr>
      <w:hyperlink r:id="rId175">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79"/>
    <w:bookmarkStart w:id="182" w:name="coding-with-r-and-python"/>
    <w:p>
      <w:pPr>
        <w:pStyle w:val="Heading2"/>
      </w:pPr>
      <w:r>
        <w:t xml:space="preserve">6.17 Coding with R and Python</w:t>
      </w:r>
    </w:p>
    <w:p>
      <w:pPr>
        <w:pStyle w:val="FirstParagraph"/>
      </w:pPr>
      <w:r>
        <w:t xml:space="preserve">If you’re using both R and Python, you may wish to check out the</w:t>
      </w:r>
      <w:r>
        <w:t xml:space="preserve"> </w:t>
      </w:r>
      <w:hyperlink r:id="rId180">
        <w:r>
          <w:rPr>
            <w:rStyle w:val="Hyperlink"/>
          </w:rPr>
          <w:t xml:space="preserve">Feather package</w:t>
        </w:r>
      </w:hyperlink>
      <w:r>
        <w:t xml:space="preserve"> </w:t>
      </w:r>
      <w:r>
        <w:t xml:space="preserve">for exchanging data between the two languages</w:t>
      </w:r>
      <w:r>
        <w:t xml:space="preserve"> </w:t>
      </w:r>
      <w:hyperlink r:id="rId181">
        <w:r>
          <w:rPr>
            <w:rStyle w:val="Hyperlink"/>
          </w:rPr>
          <w:t xml:space="preserve">extremely quickly</w:t>
        </w:r>
      </w:hyperlink>
      <w:r>
        <w:t xml:space="preserve">.</w:t>
      </w:r>
    </w:p>
    <w:bookmarkEnd w:id="182"/>
    <w:bookmarkStart w:id="188" w:name="X4707fc3d29ccc8f46e4e422d4c06c560a63a17f"/>
    <w:p>
      <w:pPr>
        <w:pStyle w:val="Heading2"/>
      </w:pPr>
      <w:r>
        <w:t xml:space="preserve">6.18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83" w:name="lapply-and-sapply-1"/>
    <w:p>
      <w:pPr>
        <w:pStyle w:val="Heading3"/>
      </w:pPr>
      <w:r>
        <w:t xml:space="preserve">6.18.1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83"/>
    <w:bookmarkStart w:id="184" w:name="mapply-and-pmap"/>
    <w:p>
      <w:pPr>
        <w:pStyle w:val="Heading3"/>
      </w:pPr>
      <w:r>
        <w:t xml:space="preserve">6.18.2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84"/>
    <w:bookmarkStart w:id="187" w:name="Xf551672fa8f1190aa44df63554b00ab4edf5974"/>
    <w:p>
      <w:pPr>
        <w:pStyle w:val="Heading3"/>
      </w:pPr>
      <w:r>
        <w:t xml:space="preserve">6.18.3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85" w:name="parlapply"/>
    <w:p>
      <w:pPr>
        <w:pStyle w:val="Heading4"/>
      </w:pPr>
      <w:r>
        <w:t xml:space="preserve">6.18.3.1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85"/>
    <w:bookmarkStart w:id="186" w:name="future.lapply"/>
    <w:p>
      <w:pPr>
        <w:pStyle w:val="Heading4"/>
      </w:pPr>
      <w:r>
        <w:t xml:space="preserve">6.18.3.2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86"/>
    <w:bookmarkEnd w:id="187"/>
    <w:bookmarkEnd w:id="188"/>
    <w:bookmarkStart w:id="189" w:name="reviewing-code"/>
    <w:p>
      <w:pPr>
        <w:pStyle w:val="Heading2"/>
      </w:pPr>
      <w:r>
        <w:t xml:space="preserve">6.19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189"/>
    <w:bookmarkStart w:id="194" w:name="constructing-pull-requests"/>
    <w:p>
      <w:pPr>
        <w:pStyle w:val="Heading2"/>
      </w:pPr>
      <w:r>
        <w:t xml:space="preserve">6.20 Constructing Pull Requests</w:t>
      </w:r>
    </w:p>
    <w:bookmarkStart w:id="190" w:name="write-focused-prs"/>
    <w:p>
      <w:pPr>
        <w:pStyle w:val="Heading3"/>
      </w:pPr>
      <w:r>
        <w:t xml:space="preserve">6.20.1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56"/>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56"/>
        </w:numPr>
      </w:pPr>
      <w:r>
        <w:rPr>
          <w:b/>
          <w:bCs/>
        </w:rPr>
        <w:t xml:space="preserve">More thorough reviews</w:t>
      </w:r>
      <w:r>
        <w:t xml:space="preserve">: Large PRs with many changes can overwhelm reviewers, leading to important points being missed.</w:t>
      </w:r>
    </w:p>
    <w:p>
      <w:pPr>
        <w:pStyle w:val="Compact"/>
        <w:numPr>
          <w:ilvl w:val="0"/>
          <w:numId w:val="1056"/>
        </w:numPr>
      </w:pPr>
      <w:r>
        <w:rPr>
          <w:b/>
          <w:bCs/>
        </w:rPr>
        <w:t xml:space="preserve">Fewer bugs</w:t>
      </w:r>
      <w:r>
        <w:t xml:space="preserve">: Smaller changes make it easier to reason about impacts and identify potential issues.</w:t>
      </w:r>
    </w:p>
    <w:p>
      <w:pPr>
        <w:pStyle w:val="Compact"/>
        <w:numPr>
          <w:ilvl w:val="0"/>
          <w:numId w:val="1056"/>
        </w:numPr>
      </w:pPr>
      <w:r>
        <w:rPr>
          <w:b/>
          <w:bCs/>
        </w:rPr>
        <w:t xml:space="preserve">Easier to merge</w:t>
      </w:r>
      <w:r>
        <w:t xml:space="preserve">: Large PRs take longer and are more likely to have merge conflicts.</w:t>
      </w:r>
    </w:p>
    <w:p>
      <w:pPr>
        <w:pStyle w:val="Compact"/>
        <w:numPr>
          <w:ilvl w:val="0"/>
          <w:numId w:val="1056"/>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90"/>
    <w:bookmarkStart w:id="191" w:name="writing-pr-descriptions"/>
    <w:p>
      <w:pPr>
        <w:pStyle w:val="Heading3"/>
      </w:pPr>
      <w:r>
        <w:t xml:space="preserve">6.20.2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57"/>
        </w:numPr>
      </w:pPr>
      <w:r>
        <w:t xml:space="preserve">“Fix bug”</w:t>
      </w:r>
    </w:p>
    <w:p>
      <w:pPr>
        <w:pStyle w:val="Compact"/>
        <w:numPr>
          <w:ilvl w:val="0"/>
          <w:numId w:val="1057"/>
        </w:numPr>
      </w:pPr>
      <w:r>
        <w:t xml:space="preserve">“Add patch”</w:t>
      </w:r>
    </w:p>
    <w:p>
      <w:pPr>
        <w:pStyle w:val="Compact"/>
        <w:numPr>
          <w:ilvl w:val="0"/>
          <w:numId w:val="1057"/>
        </w:numPr>
      </w:pPr>
      <w:r>
        <w:t xml:space="preserve">“Moving code from A to B”</w:t>
      </w:r>
    </w:p>
    <w:p>
      <w:pPr>
        <w:pStyle w:val="FirstParagraph"/>
      </w:pPr>
      <w:r>
        <w:t xml:space="preserve">Better titles that summarize the actual change:</w:t>
      </w:r>
    </w:p>
    <w:p>
      <w:pPr>
        <w:pStyle w:val="Compact"/>
        <w:numPr>
          <w:ilvl w:val="0"/>
          <w:numId w:val="1058"/>
        </w:numPr>
      </w:pPr>
      <w:r>
        <w:t xml:space="preserve">“Fix missing value handling in data processing function”</w:t>
      </w:r>
    </w:p>
    <w:p>
      <w:pPr>
        <w:pStyle w:val="Compact"/>
        <w:numPr>
          <w:ilvl w:val="0"/>
          <w:numId w:val="1058"/>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59"/>
        </w:numPr>
      </w:pPr>
      <w:r>
        <w:t xml:space="preserve">A brief description of the problem being solved</w:t>
      </w:r>
    </w:p>
    <w:p>
      <w:pPr>
        <w:pStyle w:val="Compact"/>
        <w:numPr>
          <w:ilvl w:val="0"/>
          <w:numId w:val="1059"/>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59"/>
        </w:numPr>
      </w:pPr>
      <w:r>
        <w:t xml:space="preserve">A before/after example showing changed behavior</w:t>
      </w:r>
    </w:p>
    <w:p>
      <w:pPr>
        <w:pStyle w:val="Compact"/>
        <w:numPr>
          <w:ilvl w:val="0"/>
          <w:numId w:val="1059"/>
        </w:numPr>
      </w:pPr>
      <w:r>
        <w:t xml:space="preserve">Possible shortcomings of the approach being used</w:t>
      </w:r>
    </w:p>
    <w:p>
      <w:pPr>
        <w:pStyle w:val="Compact"/>
        <w:numPr>
          <w:ilvl w:val="0"/>
          <w:numId w:val="1059"/>
        </w:numPr>
      </w:pPr>
      <w:r>
        <w:t xml:space="preserve">For complex PRs, a suggested reading order for the reviewer</w:t>
      </w:r>
    </w:p>
    <w:p>
      <w:pPr>
        <w:pStyle w:val="Compact"/>
        <w:numPr>
          <w:ilvl w:val="0"/>
          <w:numId w:val="1059"/>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91"/>
    <w:bookmarkStart w:id="192" w:name="add-tests"/>
    <w:p>
      <w:pPr>
        <w:pStyle w:val="Heading3"/>
      </w:pPr>
      <w:r>
        <w:t xml:space="preserve">6.20.3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92"/>
    <w:bookmarkStart w:id="193" w:name="separate-out-refactorings"/>
    <w:p>
      <w:pPr>
        <w:pStyle w:val="Heading3"/>
      </w:pPr>
      <w:r>
        <w:t xml:space="preserve">6.20.4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93"/>
    <w:bookmarkEnd w:id="194"/>
    <w:bookmarkStart w:id="212" w:name="reviewing-pull-requests"/>
    <w:p>
      <w:pPr>
        <w:pStyle w:val="Heading2"/>
      </w:pPr>
      <w:r>
        <w:t xml:space="preserve">6.21 Reviewing Pull Requests</w:t>
      </w:r>
    </w:p>
    <w:bookmarkStart w:id="195" w:name="purpose-of-code-review"/>
    <w:p>
      <w:pPr>
        <w:pStyle w:val="Heading3"/>
      </w:pPr>
      <w:r>
        <w:t xml:space="preserve">6.21.1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95"/>
    <w:bookmarkStart w:id="198" w:name="monitoring-prs-awaiting-your-review"/>
    <w:p>
      <w:pPr>
        <w:pStyle w:val="Heading3"/>
      </w:pPr>
      <w:r>
        <w:t xml:space="preserve">6.21.2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60"/>
        </w:numPr>
      </w:pPr>
      <w:r>
        <w:rPr>
          <w:b/>
          <w:bCs/>
        </w:rPr>
        <w:t xml:space="preserve">General bookmark</w:t>
      </w:r>
      <w:r>
        <w:t xml:space="preserve">:</w:t>
      </w:r>
      <w:r>
        <w:t xml:space="preserve"> </w:t>
      </w:r>
      <w:hyperlink r:id="rId196">
        <w:r>
          <w:rPr>
            <w:rStyle w:val="Hyperlink"/>
          </w:rPr>
          <w:t xml:space="preserve">https://github.com/pulls/review-requested</w:t>
        </w:r>
      </w:hyperlink>
      <w:r>
        <w:t xml:space="preserve"> </w:t>
      </w:r>
      <w:r>
        <w:t xml:space="preserve">shows all PRs across GitHub where you’ve been requested as a reviewer</w:t>
      </w:r>
    </w:p>
    <w:p>
      <w:pPr>
        <w:numPr>
          <w:ilvl w:val="0"/>
          <w:numId w:val="1060"/>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197">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198"/>
    <w:bookmarkStart w:id="199" w:name="writing-review-comments"/>
    <w:p>
      <w:pPr>
        <w:pStyle w:val="Heading3"/>
      </w:pPr>
      <w:r>
        <w:t xml:space="preserve">6.21.3 Writing Review Comments</w:t>
      </w:r>
    </w:p>
    <w:p>
      <w:pPr>
        <w:pStyle w:val="FirstParagraph"/>
      </w:pPr>
      <w:r>
        <w:t xml:space="preserve">When reviewing code, maintain courtesy and respect while being clear and helpful:</w:t>
      </w:r>
    </w:p>
    <w:p>
      <w:pPr>
        <w:pStyle w:val="Compact"/>
        <w:numPr>
          <w:ilvl w:val="0"/>
          <w:numId w:val="1061"/>
        </w:numPr>
      </w:pPr>
      <w:r>
        <w:t xml:space="preserve">Comment on the</w:t>
      </w:r>
      <w:r>
        <w:t xml:space="preserve"> </w:t>
      </w:r>
      <w:r>
        <w:rPr>
          <w:b/>
          <w:bCs/>
        </w:rPr>
        <w:t xml:space="preserve">code</w:t>
      </w:r>
      <w:r>
        <w:t xml:space="preserve">, not the author</w:t>
      </w:r>
    </w:p>
    <w:p>
      <w:pPr>
        <w:pStyle w:val="Compact"/>
        <w:numPr>
          <w:ilvl w:val="0"/>
          <w:numId w:val="1061"/>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61"/>
        </w:numPr>
      </w:pPr>
      <w:r>
        <w:t xml:space="preserve">Balance pointing out problems with providing guidance (help authors learn while being constructive)</w:t>
      </w:r>
    </w:p>
    <w:p>
      <w:pPr>
        <w:pStyle w:val="Compact"/>
        <w:numPr>
          <w:ilvl w:val="0"/>
          <w:numId w:val="1061"/>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99"/>
    <w:bookmarkStart w:id="200" w:name="mentoring-through-review"/>
    <w:p>
      <w:pPr>
        <w:pStyle w:val="Heading3"/>
      </w:pPr>
      <w:r>
        <w:t xml:space="preserve">6.21.4 Mentoring Through Review</w:t>
      </w:r>
    </w:p>
    <w:p>
      <w:pPr>
        <w:pStyle w:val="FirstParagraph"/>
      </w:pPr>
      <w:r>
        <w:t xml:space="preserve">Code review is an excellent opportunity for mentoring. As a reviewer:</w:t>
      </w:r>
    </w:p>
    <w:p>
      <w:pPr>
        <w:pStyle w:val="Compact"/>
        <w:numPr>
          <w:ilvl w:val="0"/>
          <w:numId w:val="1062"/>
        </w:numPr>
      </w:pPr>
      <w:r>
        <w:t xml:space="preserve">Leave comments that help authors learn something new</w:t>
      </w:r>
    </w:p>
    <w:p>
      <w:pPr>
        <w:pStyle w:val="Compact"/>
        <w:numPr>
          <w:ilvl w:val="0"/>
          <w:numId w:val="1062"/>
        </w:numPr>
      </w:pPr>
      <w:r>
        <w:t xml:space="preserve">Link to relevant sections of style guides or best practices documentation</w:t>
      </w:r>
    </w:p>
    <w:p>
      <w:pPr>
        <w:pStyle w:val="Compact"/>
        <w:numPr>
          <w:ilvl w:val="0"/>
          <w:numId w:val="1062"/>
        </w:numPr>
      </w:pPr>
      <w:r>
        <w:t xml:space="preserve">Consider pair programming for complex reviews—live review sessions can be very effective for teaching</w:t>
      </w:r>
    </w:p>
    <w:bookmarkEnd w:id="200"/>
    <w:bookmarkStart w:id="205" w:name="giving-constructive-feedback"/>
    <w:p>
      <w:pPr>
        <w:pStyle w:val="Heading3"/>
      </w:pPr>
      <w:r>
        <w:t xml:space="preserve">6.21.5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04" w:name="fig-github-suggestion-feature"/>
          <w:p>
            <w:pPr>
              <w:pStyle w:val="Compact"/>
              <w:jc w:val="center"/>
            </w:pPr>
            <w:r>
              <w:drawing>
                <wp:inline>
                  <wp:extent cx="5334000" cy="1989605"/>
                  <wp:effectExtent b="0" l="0" r="0" t="0"/>
                  <wp:docPr descr="" title="" id="202" name="Picture"/>
                  <a:graphic>
                    <a:graphicData uri="http://schemas.openxmlformats.org/drawingml/2006/picture">
                      <pic:pic>
                        <pic:nvPicPr>
                          <pic:cNvPr descr="assets/images/github-suggestion-feature.png" id="203" name="Picture"/>
                          <pic:cNvPicPr>
                            <a:picLocks noChangeArrowheads="1" noChangeAspect="1"/>
                          </pic:cNvPicPr>
                        </pic:nvPicPr>
                        <pic:blipFill>
                          <a:blip r:embed="rId201"/>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04"/>
        </w:tc>
      </w:tr>
    </w:tbl>
    <w:bookmarkEnd w:id="205"/>
    <w:bookmarkStart w:id="210" w:name="ignoring-auto-generated-files"/>
    <w:p>
      <w:pPr>
        <w:pStyle w:val="Heading3"/>
      </w:pPr>
      <w:r>
        <w:t xml:space="preserve">6.21.6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88">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6.10</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63"/>
        </w:numPr>
      </w:pPr>
      <w:r>
        <w:t xml:space="preserve">They are auto-generated and should never be manually edited</w:t>
      </w:r>
    </w:p>
    <w:p>
      <w:pPr>
        <w:pStyle w:val="Compact"/>
        <w:numPr>
          <w:ilvl w:val="0"/>
          <w:numId w:val="1063"/>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63"/>
        </w:numPr>
      </w:pPr>
      <w:r>
        <w:t xml:space="preserve">Reviewing the source roxygen2 comments is more informative and efficient</w:t>
      </w:r>
    </w:p>
    <w:p>
      <w:pPr>
        <w:pStyle w:val="Compact"/>
        <w:numPr>
          <w:ilvl w:val="0"/>
          <w:numId w:val="1063"/>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09" w:name="fig-preview-comment"/>
          <w:p>
            <w:pPr>
              <w:pStyle w:val="Compact"/>
              <w:jc w:val="center"/>
            </w:pPr>
            <w:r>
              <w:drawing>
                <wp:inline>
                  <wp:extent cx="5334000" cy="1333500"/>
                  <wp:effectExtent b="0" l="0" r="0" t="0"/>
                  <wp:docPr descr="" title="" id="207" name="Picture"/>
                  <a:graphic>
                    <a:graphicData uri="http://schemas.openxmlformats.org/drawingml/2006/picture">
                      <pic:pic>
                        <pic:nvPicPr>
                          <pic:cNvPr descr="assets/images/quarto-preview-comment.png" id="208" name="Picture"/>
                          <pic:cNvPicPr>
                            <a:picLocks noChangeArrowheads="1" noChangeAspect="1"/>
                          </pic:cNvPicPr>
                        </pic:nvPicPr>
                        <pic:blipFill>
                          <a:blip r:embed="rId206"/>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09"/>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10"/>
    <w:bookmarkStart w:id="211" w:name="X5f65d278c65bbb0dc383f2bf0a669eebfe317ac"/>
    <w:p>
      <w:pPr>
        <w:pStyle w:val="Heading3"/>
      </w:pPr>
      <w:r>
        <w:t xml:space="preserve">6.21.7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64"/>
        </w:numPr>
      </w:pPr>
      <w:r>
        <w:rPr>
          <w:b/>
          <w:bCs/>
        </w:rPr>
        <w:t xml:space="preserve">You must manually approve GitHub Actions workflows</w:t>
      </w:r>
      <w:r>
        <w:t xml:space="preserve"> </w:t>
      </w:r>
      <w:r>
        <w:t xml:space="preserve">for Copilot PRs</w:t>
      </w:r>
    </w:p>
    <w:p>
      <w:pPr>
        <w:pStyle w:val="Compact"/>
        <w:numPr>
          <w:ilvl w:val="0"/>
          <w:numId w:val="1064"/>
        </w:numPr>
      </w:pPr>
      <w:r>
        <w:t xml:space="preserve">This is a security measure because Copilot can modify any file, including workflow files themselves</w:t>
      </w:r>
    </w:p>
    <w:p>
      <w:pPr>
        <w:pStyle w:val="Compact"/>
        <w:numPr>
          <w:ilvl w:val="0"/>
          <w:numId w:val="1064"/>
        </w:numPr>
      </w:pPr>
      <w:r>
        <w:t xml:space="preserve">Click the approval button in the Actions tab or on the PR to trigger workflows</w:t>
      </w:r>
    </w:p>
    <w:p>
      <w:pPr>
        <w:pStyle w:val="Compact"/>
        <w:numPr>
          <w:ilvl w:val="0"/>
          <w:numId w:val="1064"/>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65"/>
        </w:numPr>
      </w:pPr>
      <w:r>
        <w:rPr>
          <w:b/>
          <w:bCs/>
        </w:rPr>
        <w:t xml:space="preserve">Verify the solution addresses the issue</w:t>
      </w:r>
      <w:r>
        <w:t xml:space="preserve">: Ensure Copilot understood the requirements correctly</w:t>
      </w:r>
    </w:p>
    <w:p>
      <w:pPr>
        <w:pStyle w:val="Compact"/>
        <w:numPr>
          <w:ilvl w:val="0"/>
          <w:numId w:val="1065"/>
        </w:numPr>
      </w:pPr>
      <w:r>
        <w:rPr>
          <w:b/>
          <w:bCs/>
        </w:rPr>
        <w:t xml:space="preserve">Check for over-engineering</w:t>
      </w:r>
      <w:r>
        <w:t xml:space="preserve">: Copilot may sometimes add unnecessary complexity or features beyond what was requested</w:t>
      </w:r>
    </w:p>
    <w:p>
      <w:pPr>
        <w:pStyle w:val="Compact"/>
        <w:numPr>
          <w:ilvl w:val="0"/>
          <w:numId w:val="1065"/>
        </w:numPr>
      </w:pPr>
      <w:r>
        <w:rPr>
          <w:b/>
          <w:bCs/>
        </w:rPr>
        <w:t xml:space="preserve">Review test coverage</w:t>
      </w:r>
      <w:r>
        <w:t xml:space="preserve">: Verify that tests are appropriate and comprehensive</w:t>
      </w:r>
    </w:p>
    <w:p>
      <w:pPr>
        <w:pStyle w:val="Compact"/>
        <w:numPr>
          <w:ilvl w:val="0"/>
          <w:numId w:val="1065"/>
        </w:numPr>
      </w:pPr>
      <w:r>
        <w:rPr>
          <w:b/>
          <w:bCs/>
        </w:rPr>
        <w:t xml:space="preserve">Check documentation</w:t>
      </w:r>
      <w:r>
        <w:t xml:space="preserve">: Ensure documentation is clear and follows project conventions</w:t>
      </w:r>
    </w:p>
    <w:p>
      <w:pPr>
        <w:pStyle w:val="Compact"/>
        <w:numPr>
          <w:ilvl w:val="0"/>
          <w:numId w:val="1065"/>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66"/>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66"/>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67"/>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67"/>
        </w:numPr>
      </w:pPr>
      <w:r>
        <w:rPr>
          <w:b/>
          <w:bCs/>
        </w:rPr>
        <w:t xml:space="preserve">Review incrementally</w:t>
      </w:r>
      <w:r>
        <w:t xml:space="preserve">: If a Copilot PR is large, review it in stages as the agent updates it rather than waiting until the end</w:t>
      </w:r>
    </w:p>
    <w:p>
      <w:pPr>
        <w:pStyle w:val="Compact"/>
        <w:numPr>
          <w:ilvl w:val="0"/>
          <w:numId w:val="1067"/>
        </w:numPr>
      </w:pPr>
      <w:r>
        <w:rPr>
          <w:b/>
          <w:bCs/>
        </w:rPr>
        <w:t xml:space="preserve">Trust but verify</w:t>
      </w:r>
      <w:r>
        <w:t xml:space="preserve">: Copilot is a powerful tool, but human review is essential for catching issues and ensuring quality</w:t>
      </w:r>
    </w:p>
    <w:bookmarkEnd w:id="211"/>
    <w:bookmarkEnd w:id="212"/>
    <w:bookmarkStart w:id="213" w:name="creating-a-pull-request-template"/>
    <w:p>
      <w:pPr>
        <w:pStyle w:val="Heading2"/>
      </w:pPr>
      <w:r>
        <w:t xml:space="preserve">6.22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68"/>
        </w:numPr>
      </w:pPr>
      <w:r>
        <w:t xml:space="preserve">On GitHub, navigate to the main page of the repository.</w:t>
      </w:r>
    </w:p>
    <w:p>
      <w:pPr>
        <w:pStyle w:val="Compact"/>
        <w:numPr>
          <w:ilvl w:val="0"/>
          <w:numId w:val="1068"/>
        </w:numPr>
      </w:pPr>
      <w:r>
        <w:t xml:space="preserve">Above the file list, click</w:t>
      </w:r>
      <w:r>
        <w:t xml:space="preserve"> </w:t>
      </w:r>
      <w:r>
        <w:rPr>
          <w:rStyle w:val="VerbatimChar"/>
        </w:rPr>
        <w:t xml:space="preserve">Create new file</w:t>
      </w:r>
      <w:r>
        <w:t xml:space="preserve">.</w:t>
      </w:r>
    </w:p>
    <w:p>
      <w:pPr>
        <w:pStyle w:val="Compact"/>
        <w:numPr>
          <w:ilvl w:val="0"/>
          <w:numId w:val="1068"/>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69"/>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68"/>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13"/>
    <w:bookmarkStart w:id="219" w:name="sec-r-resources"/>
    <w:p>
      <w:pPr>
        <w:pStyle w:val="Heading2"/>
      </w:pPr>
      <w:r>
        <w:t xml:space="preserve">6.23 Additional Resources</w:t>
      </w:r>
    </w:p>
    <w:bookmarkStart w:id="215" w:name="r-package-development"/>
    <w:p>
      <w:pPr>
        <w:pStyle w:val="Heading3"/>
      </w:pPr>
      <w:r>
        <w:t xml:space="preserve">6.23.1 R Package Development</w:t>
      </w:r>
    </w:p>
    <w:p>
      <w:pPr>
        <w:pStyle w:val="Compact"/>
        <w:numPr>
          <w:ilvl w:val="0"/>
          <w:numId w:val="1070"/>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70"/>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70"/>
        </w:numPr>
      </w:pPr>
      <w:hyperlink r:id="rId86">
        <w:r>
          <w:rPr>
            <w:rStyle w:val="Hyperlink"/>
          </w:rPr>
          <w:t xml:space="preserve">usethis documentation</w:t>
        </w:r>
      </w:hyperlink>
      <w:r>
        <w:t xml:space="preserve"> </w:t>
      </w:r>
      <w:r>
        <w:t xml:space="preserve">- workflow automation for R projects</w:t>
      </w:r>
    </w:p>
    <w:p>
      <w:pPr>
        <w:pStyle w:val="Compact"/>
        <w:numPr>
          <w:ilvl w:val="0"/>
          <w:numId w:val="1070"/>
        </w:numPr>
      </w:pPr>
      <w:hyperlink r:id="rId87">
        <w:r>
          <w:rPr>
            <w:rStyle w:val="Hyperlink"/>
          </w:rPr>
          <w:t xml:space="preserve">devtools documentation</w:t>
        </w:r>
      </w:hyperlink>
      <w:r>
        <w:t xml:space="preserve"> </w:t>
      </w:r>
      <w:r>
        <w:t xml:space="preserve">- essential development tools</w:t>
      </w:r>
    </w:p>
    <w:p>
      <w:pPr>
        <w:pStyle w:val="Compact"/>
        <w:numPr>
          <w:ilvl w:val="0"/>
          <w:numId w:val="1070"/>
        </w:numPr>
      </w:pPr>
      <w:hyperlink r:id="rId214">
        <w:r>
          <w:rPr>
            <w:rStyle w:val="Hyperlink"/>
          </w:rPr>
          <w:t xml:space="preserve">pkgdown documentation</w:t>
        </w:r>
      </w:hyperlink>
      <w:r>
        <w:t xml:space="preserve"> </w:t>
      </w:r>
      <w:r>
        <w:t xml:space="preserve">- create package websites</w:t>
      </w:r>
    </w:p>
    <w:p>
      <w:pPr>
        <w:pStyle w:val="Compact"/>
        <w:numPr>
          <w:ilvl w:val="0"/>
          <w:numId w:val="1070"/>
        </w:numPr>
      </w:pPr>
      <w:hyperlink r:id="rId89">
        <w:r>
          <w:rPr>
            <w:rStyle w:val="Hyperlink"/>
          </w:rPr>
          <w:t xml:space="preserve">testthat documentation</w:t>
        </w:r>
      </w:hyperlink>
      <w:r>
        <w:t xml:space="preserve"> </w:t>
      </w:r>
      <w:r>
        <w:t xml:space="preserve">- unit testing framework</w:t>
      </w:r>
    </w:p>
    <w:bookmarkEnd w:id="215"/>
    <w:bookmarkStart w:id="216" w:name="general-r-programming"/>
    <w:p>
      <w:pPr>
        <w:pStyle w:val="Heading3"/>
      </w:pPr>
      <w:r>
        <w:t xml:space="preserve">6.23.2 General R Programming</w:t>
      </w:r>
    </w:p>
    <w:p>
      <w:pPr>
        <w:pStyle w:val="Compact"/>
        <w:numPr>
          <w:ilvl w:val="0"/>
          <w:numId w:val="1071"/>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71"/>
        </w:numPr>
      </w:pPr>
      <w:r>
        <w:t xml:space="preserve">Advanced R</w:t>
      </w:r>
      <w:r>
        <w:t xml:space="preserve"> </w:t>
      </w:r>
      <w:r>
        <w:t xml:space="preserve">(Wickham 2019)</w:t>
      </w:r>
      <w:r>
        <w:t xml:space="preserve"> </w:t>
      </w:r>
      <w:r>
        <w:t xml:space="preserve">- deep dive into R programming and internals</w:t>
      </w:r>
    </w:p>
    <w:bookmarkEnd w:id="216"/>
    <w:bookmarkStart w:id="217" w:name="shiny-development"/>
    <w:p>
      <w:pPr>
        <w:pStyle w:val="Heading3"/>
      </w:pPr>
      <w:r>
        <w:t xml:space="preserve">6.23.3 Shiny Development</w:t>
      </w:r>
    </w:p>
    <w:p>
      <w:pPr>
        <w:pStyle w:val="Compact"/>
        <w:numPr>
          <w:ilvl w:val="0"/>
          <w:numId w:val="1072"/>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72"/>
        </w:numPr>
      </w:pPr>
      <w:r>
        <w:t xml:space="preserve">Engineering Production-Grade Shiny Apps</w:t>
      </w:r>
      <w:r>
        <w:t xml:space="preserve"> </w:t>
      </w:r>
      <w:r>
        <w:t xml:space="preserve">(Fay et al. 2021)</w:t>
      </w:r>
      <w:r>
        <w:t xml:space="preserve"> </w:t>
      </w:r>
      <w:r>
        <w:t xml:space="preserve">- best practices for production Shiny applications</w:t>
      </w:r>
    </w:p>
    <w:bookmarkEnd w:id="217"/>
    <w:bookmarkStart w:id="218" w:name="git-and-version-control"/>
    <w:p>
      <w:pPr>
        <w:pStyle w:val="Heading3"/>
      </w:pPr>
      <w:r>
        <w:t xml:space="preserve">6.23.4 Git and Version Control</w:t>
      </w:r>
    </w:p>
    <w:p>
      <w:pPr>
        <w:pStyle w:val="Compact"/>
        <w:numPr>
          <w:ilvl w:val="0"/>
          <w:numId w:val="1073"/>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218"/>
    <w:bookmarkEnd w:id="219"/>
    <w:bookmarkEnd w:id="220"/>
    <w:bookmarkStart w:id="270" w:name="sec-r-code-style"/>
    <w:p>
      <w:pPr>
        <w:pStyle w:val="Heading1"/>
      </w:pPr>
      <w:r>
        <w:t xml:space="preserve">7. R Code Style</w:t>
      </w:r>
    </w:p>
    <w:p>
      <w:pPr>
        <w:pStyle w:val="FirstParagraph"/>
      </w:pPr>
      <w:r>
        <w:t xml:space="preserve">Adapted by UCD-SeRG team from</w:t>
      </w:r>
      <w:r>
        <w:t xml:space="preserve"> </w:t>
      </w:r>
      <w:hyperlink r:id="rId221">
        <w:r>
          <w:rPr>
            <w:rStyle w:val="Hyperlink"/>
          </w:rPr>
          <w:t xml:space="preserve">original by Kunal Mishra, Jade Benjamin-Chung, and Stephanie Djajadi</w:t>
        </w:r>
      </w:hyperlink>
    </w:p>
    <w:p>
      <w:pPr>
        <w:pStyle w:val="BodyText"/>
      </w:pPr>
      <w:r>
        <w:t xml:space="preserve">Follow these code style guidelines for all R code:</w:t>
      </w:r>
    </w:p>
    <w:bookmarkStart w:id="222" w:name="general-principles"/>
    <w:p>
      <w:pPr>
        <w:pStyle w:val="Heading2"/>
      </w:pPr>
      <w:r>
        <w:t xml:space="preserve">7.1 General Principles</w:t>
      </w:r>
    </w:p>
    <w:p>
      <w:pPr>
        <w:pStyle w:val="Compact"/>
        <w:numPr>
          <w:ilvl w:val="0"/>
          <w:numId w:val="1074"/>
        </w:numPr>
      </w:pPr>
      <w:r>
        <w:rPr>
          <w:b/>
          <w:bCs/>
        </w:rPr>
        <w:t xml:space="preserve">Follow tidyverse style guide</w:t>
      </w:r>
      <w:r>
        <w:t xml:space="preserve">: https://style.tidyverse.org</w:t>
      </w:r>
    </w:p>
    <w:p>
      <w:pPr>
        <w:pStyle w:val="Compact"/>
        <w:numPr>
          <w:ilvl w:val="0"/>
          <w:numId w:val="1074"/>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74"/>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74"/>
        </w:numPr>
      </w:pPr>
      <w:r>
        <w:rPr>
          <w:b/>
          <w:bCs/>
        </w:rPr>
        <w:t xml:space="preserve">Write tidy code</w:t>
      </w:r>
      <w:r>
        <w:t xml:space="preserve">: Keep code clean, readable, and well-organized</w:t>
      </w:r>
    </w:p>
    <w:p>
      <w:pPr>
        <w:pStyle w:val="Compact"/>
        <w:numPr>
          <w:ilvl w:val="0"/>
          <w:numId w:val="1074"/>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bookmarkEnd w:id="222"/>
    <w:bookmarkStart w:id="223"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6.10</w:t>
        </w:r>
      </w:hyperlink>
      <w:r>
        <w:rPr>
          <w:i/>
          <w:iCs/>
        </w:rPr>
        <w:t xml:space="preserve"> </w:t>
      </w:r>
      <w:r>
        <w:rPr>
          <w:i/>
          <w:iCs/>
        </w:rPr>
        <w:t xml:space="preserve">for general code documentation practices.</w:t>
      </w:r>
    </w:p>
    <w:bookmarkEnd w:id="223"/>
    <w:bookmarkStart w:id="227"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75"/>
        </w:numPr>
      </w:pPr>
      <w:r>
        <w:t xml:space="preserve">source your config =&gt;</w:t>
      </w:r>
    </w:p>
    <w:p>
      <w:pPr>
        <w:pStyle w:val="Compact"/>
        <w:numPr>
          <w:ilvl w:val="0"/>
          <w:numId w:val="1075"/>
        </w:numPr>
      </w:pPr>
      <w:r>
        <w:t xml:space="preserve">load all your data =&gt;</w:t>
      </w:r>
    </w:p>
    <w:p>
      <w:pPr>
        <w:pStyle w:val="Compact"/>
        <w:numPr>
          <w:ilvl w:val="0"/>
          <w:numId w:val="1075"/>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24">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5" name="Picture"/>
                  <a:graphic>
                    <a:graphicData uri="http://schemas.openxmlformats.org/drawingml/2006/picture">
                      <pic:pic>
                        <pic:nvPicPr>
                          <pic:cNvPr descr="/opt/quarto/share/formats/docx/note.png" id="226"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27"/>
    <w:bookmarkStart w:id="228"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76"/>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28"/>
    <w:bookmarkStart w:id="231" w:name="markdown-and-quarto-formatting"/>
    <w:p>
      <w:pPr>
        <w:pStyle w:val="Heading2"/>
      </w:pPr>
      <w:r>
        <w:t xml:space="preserve">7.5 Markdown and Quarto Formatting</w:t>
      </w:r>
    </w:p>
    <w:bookmarkStart w:id="230"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229">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230"/>
    <w:bookmarkEnd w:id="231"/>
    <w:bookmarkStart w:id="232"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32"/>
    <w:bookmarkStart w:id="233" w:name="package-code-practices"/>
    <w:p>
      <w:pPr>
        <w:pStyle w:val="Heading2"/>
      </w:pPr>
      <w:r>
        <w:t xml:space="preserve">7.7 Package Code Practices</w:t>
      </w:r>
    </w:p>
    <w:p>
      <w:pPr>
        <w:pStyle w:val="Compact"/>
        <w:numPr>
          <w:ilvl w:val="0"/>
          <w:numId w:val="107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7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77"/>
        </w:numPr>
      </w:pPr>
      <w:r>
        <w:rPr>
          <w:b/>
          <w:bCs/>
        </w:rPr>
        <w:t xml:space="preserve">Avoid code duplication</w:t>
      </w:r>
      <w:r>
        <w:t xml:space="preserve">: Extract repeated logic into helper functions</w:t>
      </w:r>
    </w:p>
    <w:bookmarkEnd w:id="233"/>
    <w:bookmarkStart w:id="234"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6.16</w:t>
        </w:r>
      </w:hyperlink>
      <w:r>
        <w:t xml:space="preserve">.</w:t>
      </w:r>
    </w:p>
    <w:bookmarkEnd w:id="234"/>
    <w:bookmarkStart w:id="235"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59">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6.13</w:t>
        </w:r>
      </w:hyperlink>
      <w:r>
        <w:rPr>
          <w:i/>
          <w:iCs/>
        </w:rPr>
        <w:t xml:space="preserve"> </w:t>
      </w:r>
      <w:r>
        <w:rPr>
          <w:i/>
          <w:iCs/>
        </w:rPr>
        <w:t xml:space="preserve">for detailed explanation of the here package.</w:t>
      </w:r>
    </w:p>
    <w:bookmarkEnd w:id="235"/>
    <w:bookmarkStart w:id="240"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6" name="Picture"/>
                  <a:graphic>
                    <a:graphicData uri="http://schemas.openxmlformats.org/drawingml/2006/picture">
                      <pic:pic>
                        <pic:nvPicPr>
                          <pic:cNvPr descr="/opt/quarto/share/formats/docx/note.png" id="237"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8" name="Picture"/>
                  <a:graphic>
                    <a:graphicData uri="http://schemas.openxmlformats.org/drawingml/2006/picture">
                      <pic:pic>
                        <pic:nvPicPr>
                          <pic:cNvPr descr="/opt/quarto/share/formats/docx/note.png" id="239"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52">
        <w:r>
          <w:rPr>
            <w:rStyle w:val="Hyperlink"/>
          </w:rPr>
          <w:t xml:space="preserve">Be Expressive: How to Give Your Variables Better Names</w:t>
        </w:r>
      </w:hyperlink>
    </w:p>
    <w:bookmarkEnd w:id="240"/>
    <w:bookmarkStart w:id="268" w:name="sec-style-auto-style"/>
    <w:p>
      <w:pPr>
        <w:pStyle w:val="Heading2"/>
      </w:pPr>
      <w:r>
        <w:t xml:space="preserve">7.11 Automated Tools for Style and Project Workflow</w:t>
      </w:r>
    </w:p>
    <w:bookmarkStart w:id="267" w:name="styling"/>
    <w:p>
      <w:pPr>
        <w:pStyle w:val="Heading3"/>
      </w:pPr>
      <w:r>
        <w:t xml:space="preserve">7.11.1 Styling</w:t>
      </w:r>
    </w:p>
    <w:bookmarkStart w:id="242" w:name="rstudio-shortcuts"/>
    <w:p>
      <w:pPr>
        <w:pStyle w:val="Heading4"/>
      </w:pPr>
      <w:r>
        <w:t xml:space="preserve">7.11.1.1 RStudio shortcuts</w:t>
      </w:r>
    </w:p>
    <w:p>
      <w:pPr>
        <w:numPr>
          <w:ilvl w:val="0"/>
          <w:numId w:val="1078"/>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78"/>
        </w:numPr>
      </w:pPr>
      <w:r>
        <w:rPr>
          <w:b/>
          <w:bCs/>
        </w:rPr>
        <w:t xml:space="preserve">Assignment Aligner</w:t>
      </w:r>
      <w:r>
        <w:t xml:space="preserve"> </w:t>
      </w:r>
      <w:r>
        <w:t xml:space="preserve">- A</w:t>
      </w:r>
      <w:r>
        <w:t xml:space="preserve"> </w:t>
      </w:r>
      <w:hyperlink r:id="rId241">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42"/>
    <w:bookmarkStart w:id="254" w:name="styler"/>
    <w:p>
      <w:pPr>
        <w:pStyle w:val="Heading4"/>
      </w:pPr>
      <w:r>
        <w:t xml:space="preserve">7.11.1.2</w:t>
      </w:r>
      <w:r>
        <w:t xml:space="preserve"> </w:t>
      </w:r>
      <w:hyperlink r:id="rId243">
        <w:r>
          <w:rPr>
            <w:rStyle w:val="VerbatimChar"/>
          </w:rPr>
          <w:t xml:space="preserve">{styler}</w:t>
        </w:r>
      </w:hyperlink>
    </w:p>
    <w:p>
      <w:pPr>
        <w:pStyle w:val="FirstParagraph"/>
      </w:pPr>
      <w:hyperlink r:id="rId243">
        <w:r>
          <w:rPr>
            <w:rStyle w:val="VerbatimChar"/>
          </w:rPr>
          <w:t xml:space="preserve">{styler}</w:t>
        </w:r>
      </w:hyperlink>
      <w:r>
        <w:t xml:space="preserve"> </w:t>
      </w:r>
      <w:r>
        <w:t xml:space="preserve">is another</w:t>
      </w:r>
      <w:r>
        <w:t xml:space="preserve"> </w:t>
      </w:r>
      <w:hyperlink r:id="rId244">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45">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6" name="Picture"/>
                  <a:graphic>
                    <a:graphicData uri="http://schemas.openxmlformats.org/drawingml/2006/picture">
                      <pic:pic>
                        <pic:nvPicPr>
                          <pic:cNvPr descr="/opt/quarto/share/formats/docx/note.png" id="247"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43">
              <w:r>
                <w:rPr>
                  <w:rStyle w:val="VerbatimChar"/>
                </w:rPr>
                <w:t xml:space="preserve">{styler}</w:t>
              </w:r>
            </w:hyperlink>
            <w:r>
              <w:t xml:space="preserve"> </w:t>
            </w:r>
            <w:hyperlink r:id="rId248">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9" name="Picture"/>
                  <a:graphic>
                    <a:graphicData uri="http://schemas.openxmlformats.org/drawingml/2006/picture">
                      <pic:pic>
                        <pic:nvPicPr>
                          <pic:cNvPr descr="/opt/quarto/share/formats/docx/note.png" id="250"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43">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52" name="Picture"/>
                  <a:graphic>
                    <a:graphicData uri="http://schemas.openxmlformats.org/drawingml/2006/picture">
                      <pic:pic>
                        <pic:nvPicPr>
                          <pic:cNvPr descr="/opt/quarto/share/formats/docx/tip.png" id="253" name="Picture"/>
                          <pic:cNvPicPr>
                            <a:picLocks noChangeArrowheads="1" noChangeAspect="1"/>
                          </pic:cNvPicPr>
                        </pic:nvPicPr>
                        <pic:blipFill>
                          <a:blip r:embed="rId2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54"/>
    <w:bookmarkStart w:id="266" w:name="lintr"/>
    <w:p>
      <w:pPr>
        <w:pStyle w:val="Heading4"/>
      </w:pPr>
      <w:r>
        <w:t xml:space="preserve">7.11.1.3</w:t>
      </w:r>
      <w:r>
        <w:t xml:space="preserve"> </w:t>
      </w:r>
      <w:hyperlink r:id="rId255">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56">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57">
        <w:r>
          <w:rPr>
            <w:rStyle w:val="Hyperlink"/>
          </w:rPr>
          <w:t xml:space="preserve">in this link</w:t>
        </w:r>
      </w:hyperlink>
      <w:r>
        <w:t xml:space="preserve">,</w:t>
      </w:r>
      <w:r>
        <w:t xml:space="preserve"> </w:t>
      </w:r>
      <w:r>
        <w:t xml:space="preserve">and most guidelines are based on the</w:t>
      </w:r>
      <w:r>
        <w:t xml:space="preserve"> </w:t>
      </w:r>
      <w:hyperlink r:id="rId258">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59" name="Picture"/>
                  <a:graphic>
                    <a:graphicData uri="http://schemas.openxmlformats.org/drawingml/2006/picture">
                      <pic:pic>
                        <pic:nvPicPr>
                          <pic:cNvPr descr="/opt/quarto/share/formats/docx/note.png" id="260"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61">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2" name="Picture"/>
                  <a:graphic>
                    <a:graphicData uri="http://schemas.openxmlformats.org/drawingml/2006/picture">
                      <pic:pic>
                        <pic:nvPicPr>
                          <pic:cNvPr descr="/opt/quarto/share/formats/docx/note.png" id="263"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64" name="Picture"/>
                  <a:graphic>
                    <a:graphicData uri="http://schemas.openxmlformats.org/drawingml/2006/picture">
                      <pic:pic>
                        <pic:nvPicPr>
                          <pic:cNvPr descr="/opt/quarto/share/formats/docx/tip.png" id="265" name="Picture"/>
                          <pic:cNvPicPr>
                            <a:picLocks noChangeArrowheads="1" noChangeAspect="1"/>
                          </pic:cNvPicPr>
                        </pic:nvPicPr>
                        <pic:blipFill>
                          <a:blip r:embed="rId2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9"/>
              </w:numPr>
            </w:pPr>
            <w:r>
              <w:t xml:space="preserve">Unused variables</w:t>
            </w:r>
          </w:p>
          <w:p>
            <w:pPr>
              <w:pStyle w:val="Compact"/>
              <w:numPr>
                <w:ilvl w:val="0"/>
                <w:numId w:val="1079"/>
              </w:numPr>
            </w:pPr>
            <w:r>
              <w:t xml:space="preserve">Improper whitespace</w:t>
            </w:r>
          </w:p>
          <w:p>
            <w:pPr>
              <w:pStyle w:val="Compact"/>
              <w:numPr>
                <w:ilvl w:val="0"/>
                <w:numId w:val="1079"/>
              </w:numPr>
            </w:pPr>
            <w:r>
              <w:t xml:space="preserve">Line length issues</w:t>
            </w:r>
          </w:p>
          <w:p>
            <w:pPr>
              <w:pStyle w:val="Compact"/>
              <w:numPr>
                <w:ilvl w:val="0"/>
                <w:numId w:val="1079"/>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66"/>
    <w:bookmarkEnd w:id="267"/>
    <w:bookmarkEnd w:id="268"/>
    <w:bookmarkStart w:id="269" w:name="sec-r-resources-style"/>
    <w:p>
      <w:pPr>
        <w:pStyle w:val="Heading2"/>
      </w:pPr>
      <w:r>
        <w:t xml:space="preserve">7.12 Additional Resources</w:t>
      </w:r>
    </w:p>
    <w:p>
      <w:pPr>
        <w:pStyle w:val="Compact"/>
        <w:numPr>
          <w:ilvl w:val="0"/>
          <w:numId w:val="1080"/>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69"/>
    <w:bookmarkEnd w:id="270"/>
    <w:bookmarkStart w:id="276" w:name="big-data"/>
    <w:p>
      <w:pPr>
        <w:pStyle w:val="Heading1"/>
      </w:pPr>
      <w:r>
        <w:t xml:space="preserve">8. Big data</w:t>
      </w:r>
    </w:p>
    <w:p>
      <w:pPr>
        <w:pStyle w:val="FirstParagraph"/>
      </w:pPr>
      <w:r>
        <w:t xml:space="preserve">Adapted by UCD-SeRG team from</w:t>
      </w:r>
      <w:r>
        <w:t xml:space="preserve"> </w:t>
      </w:r>
      <w:hyperlink r:id="rId271">
        <w:r>
          <w:rPr>
            <w:rStyle w:val="Hyperlink"/>
          </w:rPr>
          <w:t xml:space="preserve">original by Kunal Mishra and Jade Benjamin-Chung</w:t>
        </w:r>
      </w:hyperlink>
    </w:p>
    <w:bookmarkStart w:id="273"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72">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73"/>
    <w:bookmarkStart w:id="274"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74"/>
    <w:bookmarkStart w:id="275"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81"/>
        </w:numPr>
      </w:pPr>
      <w:r>
        <w:rPr>
          <w:b/>
          <w:bCs/>
        </w:rPr>
        <w:t xml:space="preserve">Uncheck</w:t>
      </w:r>
      <w:r>
        <w:t xml:space="preserve"> </w:t>
      </w:r>
      <w:r>
        <w:t xml:space="preserve">Restore RData into workspace at startup</w:t>
      </w:r>
    </w:p>
    <w:p>
      <w:pPr>
        <w:pStyle w:val="Compact"/>
        <w:numPr>
          <w:ilvl w:val="0"/>
          <w:numId w:val="108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8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275"/>
    <w:bookmarkEnd w:id="276"/>
    <w:bookmarkStart w:id="287" w:name="data-masking"/>
    <w:p>
      <w:pPr>
        <w:pStyle w:val="Heading1"/>
      </w:pPr>
      <w:r>
        <w:t xml:space="preserve">9. Data masking</w:t>
      </w:r>
    </w:p>
    <w:p>
      <w:pPr>
        <w:pStyle w:val="FirstParagraph"/>
      </w:pPr>
      <w:r>
        <w:t xml:space="preserve">Adapted by UCD-SeRG team from</w:t>
      </w:r>
      <w:r>
        <w:t xml:space="preserve"> </w:t>
      </w:r>
      <w:hyperlink r:id="rId277">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284"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82"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281" w:name="fig-data-masking"/>
          <w:p>
            <w:pPr>
              <w:pStyle w:val="Compact"/>
              <w:jc w:val="center"/>
            </w:pPr>
            <w:r>
              <w:drawing>
                <wp:inline>
                  <wp:extent cx="2667000" cy="1103368"/>
                  <wp:effectExtent b="0" l="0" r="0" t="0"/>
                  <wp:docPr descr="" title="" id="279" name="Picture"/>
                  <a:graphic>
                    <a:graphicData uri="http://schemas.openxmlformats.org/drawingml/2006/picture">
                      <pic:pic>
                        <pic:nvPicPr>
                          <pic:cNvPr descr="assets/images/data-masking.PNG" id="280" name="Picture"/>
                          <pic:cNvPicPr>
                            <a:picLocks noChangeArrowheads="1" noChangeAspect="1"/>
                          </pic:cNvPicPr>
                        </pic:nvPicPr>
                        <pic:blipFill>
                          <a:blip r:embed="rId278"/>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281"/>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82"/>
    <w:bookmarkStart w:id="283"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83"/>
    <w:bookmarkEnd w:id="284"/>
    <w:bookmarkStart w:id="286"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85"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285"/>
    <w:bookmarkEnd w:id="286"/>
    <w:bookmarkEnd w:id="287"/>
    <w:bookmarkStart w:id="336" w:name="sec-quarto"/>
    <w:p>
      <w:pPr>
        <w:pStyle w:val="Heading1"/>
      </w:pPr>
      <w:r>
        <w:t xml:space="preserve">10. Quarto</w:t>
      </w:r>
    </w:p>
    <w:bookmarkStart w:id="295" w:name="introduction"/>
    <w:p>
      <w:pPr>
        <w:pStyle w:val="Heading2"/>
      </w:pPr>
      <w:r>
        <w:t xml:space="preserve">10.1 Introduction</w:t>
      </w:r>
    </w:p>
    <w:p>
      <w:pPr>
        <w:pStyle w:val="FirstParagraph"/>
      </w:pPr>
      <w:hyperlink r:id="rId288">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83"/>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83"/>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83"/>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289"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289"/>
    <w:bookmarkStart w:id="290"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290"/>
    <w:bookmarkStart w:id="294" w:name="getting-started"/>
    <w:p>
      <w:pPr>
        <w:pStyle w:val="Heading3"/>
      </w:pPr>
      <w:r>
        <w:t xml:space="preserve">10.1.3 Getting Started</w:t>
      </w:r>
    </w:p>
    <w:p>
      <w:pPr>
        <w:pStyle w:val="FirstParagraph"/>
      </w:pPr>
      <w:r>
        <w:t xml:space="preserve">To get started with Quarto:</w:t>
      </w:r>
    </w:p>
    <w:p>
      <w:pPr>
        <w:numPr>
          <w:ilvl w:val="0"/>
          <w:numId w:val="1084"/>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291">
        <w:r>
          <w:rPr>
            <w:rStyle w:val="Hyperlink"/>
          </w:rPr>
          <w:t xml:space="preserve">https://quarto.org/docs/get-started/</w:t>
        </w:r>
      </w:hyperlink>
    </w:p>
    <w:p>
      <w:pPr>
        <w:numPr>
          <w:ilvl w:val="0"/>
          <w:numId w:val="1084"/>
        </w:numPr>
      </w:pPr>
      <w:r>
        <w:rPr>
          <w:b/>
          <w:bCs/>
        </w:rPr>
        <w:t xml:space="preserve">Documentation:</w:t>
      </w:r>
      <w:r>
        <w:t xml:space="preserve"> </w:t>
      </w:r>
      <w:r>
        <w:t xml:space="preserve">The official Quarto documentation is available at</w:t>
      </w:r>
      <w:r>
        <w:t xml:space="preserve"> </w:t>
      </w:r>
      <w:hyperlink r:id="rId292">
        <w:r>
          <w:rPr>
            <w:rStyle w:val="Hyperlink"/>
          </w:rPr>
          <w:t xml:space="preserve">https://quarto.org/docs/guide/</w:t>
        </w:r>
      </w:hyperlink>
    </w:p>
    <w:p>
      <w:pPr>
        <w:numPr>
          <w:ilvl w:val="0"/>
          <w:numId w:val="1084"/>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293">
        <w:r>
          <w:rPr>
            <w:rStyle w:val="Hyperlink"/>
          </w:rPr>
          <w:t xml:space="preserve">Quarto chapter in R for Data Science</w:t>
        </w:r>
      </w:hyperlink>
      <w:r>
        <w:t xml:space="preserve"> </w:t>
      </w:r>
      <w:r>
        <w:t xml:space="preserve">(Wickham, Çetinkaya-Rundel, and Grolemund 2023)</w:t>
      </w:r>
    </w:p>
    <w:bookmarkEnd w:id="294"/>
    <w:bookmarkEnd w:id="295"/>
    <w:bookmarkStart w:id="303"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85"/>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85"/>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85"/>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296"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296"/>
    <w:bookmarkStart w:id="298"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297">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298"/>
    <w:bookmarkStart w:id="299"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86"/>
        </w:numPr>
      </w:pPr>
      <w:r>
        <w:t xml:space="preserve">Click</w:t>
      </w:r>
      <w:r>
        <w:t xml:space="preserve"> </w:t>
      </w:r>
      <w:r>
        <w:rPr>
          <w:b/>
          <w:bCs/>
        </w:rPr>
        <w:t xml:space="preserve">“Render”</w:t>
      </w:r>
      <w:r>
        <w:t xml:space="preserve"> </w:t>
      </w:r>
      <w:r>
        <w:t xml:space="preserve">in RStudio, or</w:t>
      </w:r>
    </w:p>
    <w:p>
      <w:pPr>
        <w:pStyle w:val="Compact"/>
        <w:numPr>
          <w:ilvl w:val="0"/>
          <w:numId w:val="1086"/>
        </w:numPr>
      </w:pPr>
      <w:r>
        <w:t xml:space="preserve">Press</w:t>
      </w:r>
      <w:r>
        <w:t xml:space="preserve"> </w:t>
      </w:r>
      <w:r>
        <w:rPr>
          <w:b/>
          <w:bCs/>
        </w:rPr>
        <w:t xml:space="preserve">Cmd/Ctrl + Shift + K</w:t>
      </w:r>
      <w:r>
        <w:t xml:space="preserve">, or</w:t>
      </w:r>
    </w:p>
    <w:p>
      <w:pPr>
        <w:pStyle w:val="Compact"/>
        <w:numPr>
          <w:ilvl w:val="0"/>
          <w:numId w:val="1086"/>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86"/>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299"/>
    <w:bookmarkStart w:id="300"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87"/>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87"/>
        </w:numPr>
      </w:pPr>
      <w:r>
        <w:t xml:space="preserve">The</w:t>
      </w:r>
      <w:r>
        <w:t xml:space="preserve"> </w:t>
      </w:r>
      <w:r>
        <w:rPr>
          <w:b/>
          <w:bCs/>
        </w:rPr>
        <w:t xml:space="preserve">“Insert”</w:t>
      </w:r>
      <w:r>
        <w:t xml:space="preserve"> </w:t>
      </w:r>
      <w:r>
        <w:t xml:space="preserve">button icon in the editor toolbar</w:t>
      </w:r>
    </w:p>
    <w:p>
      <w:pPr>
        <w:pStyle w:val="Compact"/>
        <w:numPr>
          <w:ilvl w:val="0"/>
          <w:numId w:val="1087"/>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88"/>
        </w:numPr>
      </w:pPr>
      <w:r>
        <w:rPr>
          <w:rStyle w:val="VerbatimChar"/>
        </w:rPr>
        <w:t xml:space="preserve">#| label:</w:t>
      </w:r>
      <w:r>
        <w:t xml:space="preserve"> </w:t>
      </w:r>
      <w:r>
        <w:t xml:space="preserve">- give the chunk a name</w:t>
      </w:r>
    </w:p>
    <w:p>
      <w:pPr>
        <w:pStyle w:val="Compact"/>
        <w:numPr>
          <w:ilvl w:val="0"/>
          <w:numId w:val="1088"/>
        </w:numPr>
      </w:pPr>
      <w:r>
        <w:rPr>
          <w:rStyle w:val="VerbatimChar"/>
        </w:rPr>
        <w:t xml:space="preserve">#| echo: false</w:t>
      </w:r>
      <w:r>
        <w:t xml:space="preserve"> </w:t>
      </w:r>
      <w:r>
        <w:t xml:space="preserve">- hide the code but show the output</w:t>
      </w:r>
    </w:p>
    <w:p>
      <w:pPr>
        <w:pStyle w:val="Compact"/>
        <w:numPr>
          <w:ilvl w:val="0"/>
          <w:numId w:val="1088"/>
        </w:numPr>
      </w:pPr>
      <w:r>
        <w:rPr>
          <w:rStyle w:val="VerbatimChar"/>
        </w:rPr>
        <w:t xml:space="preserve">#| eval: false</w:t>
      </w:r>
      <w:r>
        <w:t xml:space="preserve"> </w:t>
      </w:r>
      <w:r>
        <w:t xml:space="preserve">- show the code but don’t run it</w:t>
      </w:r>
    </w:p>
    <w:p>
      <w:pPr>
        <w:pStyle w:val="Compact"/>
        <w:numPr>
          <w:ilvl w:val="0"/>
          <w:numId w:val="1088"/>
        </w:numPr>
      </w:pPr>
      <w:r>
        <w:rPr>
          <w:rStyle w:val="VerbatimChar"/>
        </w:rPr>
        <w:t xml:space="preserve">#| include: false</w:t>
      </w:r>
      <w:r>
        <w:t xml:space="preserve"> </w:t>
      </w:r>
      <w:r>
        <w:t xml:space="preserve">- run the code but hide both code and output</w:t>
      </w:r>
    </w:p>
    <w:p>
      <w:pPr>
        <w:pStyle w:val="Compact"/>
        <w:numPr>
          <w:ilvl w:val="0"/>
          <w:numId w:val="1088"/>
        </w:numPr>
      </w:pPr>
      <w:r>
        <w:rPr>
          <w:rStyle w:val="VerbatimChar"/>
        </w:rPr>
        <w:t xml:space="preserve">#| warning: false</w:t>
      </w:r>
      <w:r>
        <w:t xml:space="preserve"> </w:t>
      </w:r>
      <w:r>
        <w:t xml:space="preserve">- hide warnings</w:t>
      </w:r>
    </w:p>
    <w:p>
      <w:pPr>
        <w:pStyle w:val="Compact"/>
        <w:numPr>
          <w:ilvl w:val="0"/>
          <w:numId w:val="1088"/>
        </w:numPr>
      </w:pPr>
      <w:r>
        <w:rPr>
          <w:rStyle w:val="VerbatimChar"/>
        </w:rPr>
        <w:t xml:space="preserve">#| message: false</w:t>
      </w:r>
      <w:r>
        <w:t xml:space="preserve"> </w:t>
      </w:r>
      <w:r>
        <w:t xml:space="preserve">- hide messages</w:t>
      </w:r>
    </w:p>
    <w:bookmarkEnd w:id="300"/>
    <w:bookmarkStart w:id="301"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089"/>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089"/>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089"/>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089"/>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090"/>
        </w:numPr>
      </w:pPr>
      <w:r>
        <w:t xml:space="preserve">Adjust figure dimensions for different page sizes</w:t>
      </w:r>
    </w:p>
    <w:p>
      <w:pPr>
        <w:pStyle w:val="Compact"/>
        <w:numPr>
          <w:ilvl w:val="0"/>
          <w:numId w:val="1090"/>
        </w:numPr>
      </w:pPr>
      <w:r>
        <w:t xml:space="preserve">Use different table formatting for different outputs</w:t>
      </w:r>
    </w:p>
    <w:p>
      <w:pPr>
        <w:pStyle w:val="Compact"/>
        <w:numPr>
          <w:ilvl w:val="0"/>
          <w:numId w:val="1090"/>
        </w:numPr>
      </w:pPr>
      <w:r>
        <w:t xml:space="preserve">Include or exclude content based on output format</w:t>
      </w:r>
    </w:p>
    <w:p>
      <w:pPr>
        <w:pStyle w:val="Compact"/>
        <w:numPr>
          <w:ilvl w:val="0"/>
          <w:numId w:val="1090"/>
        </w:numPr>
      </w:pPr>
      <w:r>
        <w:t xml:space="preserve">Set format-specific styling or options</w:t>
      </w:r>
    </w:p>
    <w:bookmarkEnd w:id="301"/>
    <w:bookmarkStart w:id="302"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091"/>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091"/>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091"/>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091"/>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091"/>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091"/>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091"/>
        </w:numPr>
      </w:pPr>
      <w:r>
        <w:rPr>
          <w:rStyle w:val="VerbatimChar"/>
        </w:rPr>
        <w:t xml:space="preserve">[link text](url)</w:t>
      </w:r>
      <w:r>
        <w:t xml:space="preserve"> </w:t>
      </w:r>
      <w:r>
        <w:t xml:space="preserve">creates hyperlinks</w:t>
      </w:r>
    </w:p>
    <w:p>
      <w:pPr>
        <w:pStyle w:val="Compact"/>
        <w:numPr>
          <w:ilvl w:val="0"/>
          <w:numId w:val="1091"/>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293">
        <w:r>
          <w:rPr>
            <w:rStyle w:val="Hyperlink"/>
          </w:rPr>
          <w:t xml:space="preserve">Quarto chapter in R for Data Science</w:t>
        </w:r>
      </w:hyperlink>
      <w:r>
        <w:t xml:space="preserve"> </w:t>
      </w:r>
      <w:r>
        <w:t xml:space="preserve">(Wickham, Çetinkaya-Rundel, and Grolemund 2023)</w:t>
      </w:r>
      <w:r>
        <w:t xml:space="preserve">.</w:t>
      </w:r>
    </w:p>
    <w:bookmarkEnd w:id="302"/>
    <w:bookmarkEnd w:id="303"/>
    <w:bookmarkStart w:id="316"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07"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092"/>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093"/>
        </w:numPr>
      </w:pPr>
      <w:r>
        <w:t xml:space="preserve">Repository:</w:t>
      </w:r>
      <w:r>
        <w:t xml:space="preserve"> </w:t>
      </w:r>
      <w:hyperlink r:id="rId304">
        <w:r>
          <w:rPr>
            <w:rStyle w:val="Hyperlink"/>
          </w:rPr>
          <w:t xml:space="preserve">https://github.com/UCD-SERG/quarto-book-template</w:t>
        </w:r>
      </w:hyperlink>
    </w:p>
    <w:p>
      <w:pPr>
        <w:pStyle w:val="Compact"/>
        <w:numPr>
          <w:ilvl w:val="1"/>
          <w:numId w:val="1093"/>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93"/>
        </w:numPr>
      </w:pPr>
      <w:r>
        <w:t xml:space="preserve">Clone your new repository and start editing</w:t>
      </w:r>
    </w:p>
    <w:p>
      <w:pPr>
        <w:pStyle w:val="Compact"/>
        <w:numPr>
          <w:ilvl w:val="1"/>
          <w:numId w:val="1093"/>
        </w:numPr>
      </w:pPr>
      <w:r>
        <w:t xml:space="preserve">Includes GitHub Actions for automatic deployment to GitHub Pages</w:t>
      </w:r>
    </w:p>
    <w:p>
      <w:pPr>
        <w:pStyle w:val="Compact"/>
        <w:numPr>
          <w:ilvl w:val="0"/>
          <w:numId w:val="1092"/>
        </w:numPr>
      </w:pPr>
      <w:r>
        <w:rPr>
          <w:b/>
          <w:bCs/>
        </w:rPr>
        <w:t xml:space="preserve">Coatless Tutorials Quarto Book Template</w:t>
      </w:r>
      <w:r>
        <w:t xml:space="preserve"> </w:t>
      </w:r>
      <w:r>
        <w:t xml:space="preserve">- Another template with helpful examples:</w:t>
      </w:r>
    </w:p>
    <w:p>
      <w:pPr>
        <w:pStyle w:val="Compact"/>
        <w:numPr>
          <w:ilvl w:val="1"/>
          <w:numId w:val="1094"/>
        </w:numPr>
      </w:pPr>
      <w:r>
        <w:t xml:space="preserve">Repository:</w:t>
      </w:r>
      <w:r>
        <w:t xml:space="preserve"> </w:t>
      </w:r>
      <w:hyperlink r:id="rId305">
        <w:r>
          <w:rPr>
            <w:rStyle w:val="Hyperlink"/>
          </w:rPr>
          <w:t xml:space="preserve">https://github.com/coatless-tutorials/quarto-book-template</w:t>
        </w:r>
      </w:hyperlink>
    </w:p>
    <w:p>
      <w:pPr>
        <w:pStyle w:val="Compact"/>
        <w:numPr>
          <w:ilvl w:val="1"/>
          <w:numId w:val="1094"/>
        </w:numPr>
      </w:pPr>
      <w:r>
        <w:t xml:space="preserve">Includes examples of common Quarto book features</w:t>
      </w:r>
    </w:p>
    <w:p>
      <w:pPr>
        <w:pStyle w:val="Compact"/>
        <w:numPr>
          <w:ilvl w:val="0"/>
          <w:numId w:val="1092"/>
        </w:numPr>
      </w:pPr>
      <w:r>
        <w:rPr>
          <w:b/>
          <w:bCs/>
        </w:rPr>
        <w:t xml:space="preserve">DataLab Quarto Template</w:t>
      </w:r>
      <w:r>
        <w:t xml:space="preserve"> </w:t>
      </w:r>
      <w:r>
        <w:t xml:space="preserve">- Template from the UC Davis DataLab and Davis R Users Group:</w:t>
      </w:r>
    </w:p>
    <w:p>
      <w:pPr>
        <w:pStyle w:val="Compact"/>
        <w:numPr>
          <w:ilvl w:val="1"/>
          <w:numId w:val="1095"/>
        </w:numPr>
      </w:pPr>
      <w:r>
        <w:t xml:space="preserve">Repository:</w:t>
      </w:r>
      <w:r>
        <w:t xml:space="preserve"> </w:t>
      </w:r>
      <w:hyperlink r:id="rId306">
        <w:r>
          <w:rPr>
            <w:rStyle w:val="Hyperlink"/>
          </w:rPr>
          <w:t xml:space="preserve">https://github.com/d-rug/datalab_template_quarto</w:t>
        </w:r>
      </w:hyperlink>
    </w:p>
    <w:p>
      <w:pPr>
        <w:pStyle w:val="Compact"/>
        <w:numPr>
          <w:ilvl w:val="1"/>
          <w:numId w:val="1095"/>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096"/>
        </w:numPr>
      </w:pPr>
      <w:r>
        <w:rPr>
          <w:rStyle w:val="VerbatimChar"/>
        </w:rPr>
        <w:t xml:space="preserve">_quarto.yml</w:t>
      </w:r>
      <w:r>
        <w:t xml:space="preserve"> </w:t>
      </w:r>
      <w:r>
        <w:t xml:space="preserve">- configuration file for your book</w:t>
      </w:r>
    </w:p>
    <w:p>
      <w:pPr>
        <w:pStyle w:val="Compact"/>
        <w:numPr>
          <w:ilvl w:val="0"/>
          <w:numId w:val="1096"/>
        </w:numPr>
      </w:pPr>
      <w:r>
        <w:rPr>
          <w:rStyle w:val="VerbatimChar"/>
        </w:rPr>
        <w:t xml:space="preserve">index.qmd</w:t>
      </w:r>
      <w:r>
        <w:t xml:space="preserve"> </w:t>
      </w:r>
      <w:r>
        <w:t xml:space="preserve">- the home page / preface</w:t>
      </w:r>
    </w:p>
    <w:p>
      <w:pPr>
        <w:pStyle w:val="Compact"/>
        <w:numPr>
          <w:ilvl w:val="0"/>
          <w:numId w:val="1096"/>
        </w:numPr>
      </w:pPr>
      <w:r>
        <w:t xml:space="preserve">Sample chapter files</w:t>
      </w:r>
    </w:p>
    <w:p>
      <w:pPr>
        <w:pStyle w:val="Compact"/>
        <w:numPr>
          <w:ilvl w:val="0"/>
          <w:numId w:val="1096"/>
        </w:numPr>
      </w:pPr>
      <w:r>
        <w:rPr>
          <w:rStyle w:val="VerbatimChar"/>
        </w:rPr>
        <w:t xml:space="preserve">references.qmd</w:t>
      </w:r>
      <w:r>
        <w:t xml:space="preserve"> </w:t>
      </w:r>
      <w:r>
        <w:t xml:space="preserve">- bibliography/references page</w:t>
      </w:r>
    </w:p>
    <w:bookmarkEnd w:id="307"/>
    <w:bookmarkStart w:id="308"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08"/>
    <w:bookmarkStart w:id="309"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097"/>
        </w:numPr>
      </w:pPr>
      <w:r>
        <w:t xml:space="preserve">Book metadata (title, author, date)</w:t>
      </w:r>
    </w:p>
    <w:p>
      <w:pPr>
        <w:pStyle w:val="Compact"/>
        <w:numPr>
          <w:ilvl w:val="0"/>
          <w:numId w:val="1097"/>
        </w:numPr>
      </w:pPr>
      <w:r>
        <w:t xml:space="preserve">Chapter order</w:t>
      </w:r>
    </w:p>
    <w:p>
      <w:pPr>
        <w:pStyle w:val="Compact"/>
        <w:numPr>
          <w:ilvl w:val="0"/>
          <w:numId w:val="1097"/>
        </w:numPr>
      </w:pPr>
      <w:r>
        <w:t xml:space="preserve">Output formats (HTML, PDF, ePub, etc.)</w:t>
      </w:r>
    </w:p>
    <w:p>
      <w:pPr>
        <w:pStyle w:val="Compact"/>
        <w:numPr>
          <w:ilvl w:val="0"/>
          <w:numId w:val="1097"/>
        </w:numPr>
      </w:pPr>
      <w:r>
        <w:t xml:space="preserve">Styling and theme</w:t>
      </w:r>
    </w:p>
    <w:p>
      <w:pPr>
        <w:pStyle w:val="Compact"/>
        <w:numPr>
          <w:ilvl w:val="0"/>
          <w:numId w:val="1097"/>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09"/>
    <w:bookmarkStart w:id="310"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10"/>
    <w:bookmarkStart w:id="312"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11">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12"/>
    <w:bookmarkStart w:id="315" w:name="resources"/>
    <w:p>
      <w:pPr>
        <w:pStyle w:val="Heading3"/>
      </w:pPr>
      <w:r>
        <w:t xml:space="preserve">10.3.6 Resources</w:t>
      </w:r>
    </w:p>
    <w:p>
      <w:pPr>
        <w:pStyle w:val="Compact"/>
        <w:numPr>
          <w:ilvl w:val="0"/>
          <w:numId w:val="1098"/>
        </w:numPr>
      </w:pPr>
      <w:hyperlink r:id="rId313">
        <w:r>
          <w:rPr>
            <w:rStyle w:val="Hyperlink"/>
          </w:rPr>
          <w:t xml:space="preserve">Quarto Books Guide</w:t>
        </w:r>
      </w:hyperlink>
      <w:r>
        <w:t xml:space="preserve"> </w:t>
      </w:r>
      <w:r>
        <w:t xml:space="preserve">- comprehensive documentation for Quarto books</w:t>
      </w:r>
    </w:p>
    <w:p>
      <w:pPr>
        <w:pStyle w:val="Compact"/>
        <w:numPr>
          <w:ilvl w:val="0"/>
          <w:numId w:val="1098"/>
        </w:numPr>
      </w:pPr>
      <w:hyperlink r:id="rId314">
        <w:r>
          <w:rPr>
            <w:rStyle w:val="Hyperlink"/>
          </w:rPr>
          <w:t xml:space="preserve">Quarto Publishing Guide</w:t>
        </w:r>
      </w:hyperlink>
      <w:r>
        <w:t xml:space="preserve"> </w:t>
      </w:r>
      <w:r>
        <w:t xml:space="preserve">- how to publish your book online</w:t>
      </w:r>
    </w:p>
    <w:p>
      <w:pPr>
        <w:pStyle w:val="Compact"/>
        <w:numPr>
          <w:ilvl w:val="0"/>
          <w:numId w:val="1098"/>
        </w:numPr>
      </w:pPr>
      <w:hyperlink r:id="rId293">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315"/>
    <w:bookmarkEnd w:id="316"/>
    <w:bookmarkStart w:id="325"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17"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099"/>
        </w:numPr>
      </w:pPr>
      <w:r>
        <w:rPr>
          <w:rStyle w:val="VerbatimChar"/>
        </w:rPr>
        <w:t xml:space="preserve">_quarto.yml</w:t>
      </w:r>
      <w:r>
        <w:t xml:space="preserve"> </w:t>
      </w:r>
      <w:r>
        <w:t xml:space="preserve">- default book configuration</w:t>
      </w:r>
    </w:p>
    <w:p>
      <w:pPr>
        <w:pStyle w:val="Compact"/>
        <w:numPr>
          <w:ilvl w:val="0"/>
          <w:numId w:val="1099"/>
        </w:numPr>
      </w:pPr>
      <w:r>
        <w:rPr>
          <w:rStyle w:val="VerbatimChar"/>
        </w:rPr>
        <w:t xml:space="preserve">_quarto-revealjs.yml</w:t>
      </w:r>
      <w:r>
        <w:t xml:space="preserve"> </w:t>
      </w:r>
      <w:r>
        <w:t xml:space="preserve">- configuration for rendering chapters as slide decks</w:t>
      </w:r>
    </w:p>
    <w:p>
      <w:pPr>
        <w:pStyle w:val="Compact"/>
        <w:numPr>
          <w:ilvl w:val="0"/>
          <w:numId w:val="1099"/>
        </w:numPr>
      </w:pPr>
      <w:r>
        <w:rPr>
          <w:rStyle w:val="VerbatimChar"/>
        </w:rPr>
        <w:t xml:space="preserve">_quarto-print.yml</w:t>
      </w:r>
      <w:r>
        <w:t xml:space="preserve"> </w:t>
      </w:r>
      <w:r>
        <w:t xml:space="preserve">- configuration optimized for PDF printing</w:t>
      </w:r>
    </w:p>
    <w:bookmarkEnd w:id="317"/>
    <w:bookmarkStart w:id="319"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18">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19"/>
    <w:bookmarkStart w:id="320" w:name="creating-a-profile"/>
    <w:p>
      <w:pPr>
        <w:pStyle w:val="Heading3"/>
      </w:pPr>
      <w:r>
        <w:t xml:space="preserve">10.4.3 Creating a Profile</w:t>
      </w:r>
    </w:p>
    <w:p>
      <w:pPr>
        <w:pStyle w:val="FirstParagraph"/>
      </w:pPr>
      <w:r>
        <w:t xml:space="preserve">To create a profile:</w:t>
      </w:r>
    </w:p>
    <w:p>
      <w:pPr>
        <w:pStyle w:val="Compact"/>
        <w:numPr>
          <w:ilvl w:val="0"/>
          <w:numId w:val="1100"/>
        </w:numPr>
      </w:pPr>
      <w:r>
        <w:t xml:space="preserve">Create a new YAML file named</w:t>
      </w:r>
      <w:r>
        <w:t xml:space="preserve"> </w:t>
      </w:r>
      <w:r>
        <w:rPr>
          <w:rStyle w:val="VerbatimChar"/>
        </w:rPr>
        <w:t xml:space="preserve">_quarto-{profile-name}.yml</w:t>
      </w:r>
    </w:p>
    <w:p>
      <w:pPr>
        <w:pStyle w:val="Compact"/>
        <w:numPr>
          <w:ilvl w:val="0"/>
          <w:numId w:val="1100"/>
        </w:numPr>
      </w:pPr>
      <w:r>
        <w:t xml:space="preserve">Include only the configuration options that differ from your default</w:t>
      </w:r>
      <w:r>
        <w:t xml:space="preserve"> </w:t>
      </w:r>
      <w:r>
        <w:rPr>
          <w:rStyle w:val="VerbatimChar"/>
        </w:rPr>
        <w:t xml:space="preserve">_quarto.yml</w:t>
      </w:r>
    </w:p>
    <w:p>
      <w:pPr>
        <w:pStyle w:val="Compact"/>
        <w:numPr>
          <w:ilvl w:val="0"/>
          <w:numId w:val="1100"/>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20"/>
    <w:bookmarkStart w:id="321"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18">
        <w:r>
          <w:rPr>
            <w:rStyle w:val="Hyperlink"/>
          </w:rPr>
          <w:t xml:space="preserve">RME course</w:t>
        </w:r>
      </w:hyperlink>
      <w:r>
        <w:t xml:space="preserve">.</w:t>
      </w:r>
    </w:p>
    <w:bookmarkEnd w:id="321"/>
    <w:bookmarkStart w:id="324" w:name="resources-1"/>
    <w:p>
      <w:pPr>
        <w:pStyle w:val="Heading3"/>
      </w:pPr>
      <w:r>
        <w:t xml:space="preserve">10.4.5 Resources</w:t>
      </w:r>
    </w:p>
    <w:p>
      <w:pPr>
        <w:pStyle w:val="Compact"/>
        <w:numPr>
          <w:ilvl w:val="0"/>
          <w:numId w:val="1101"/>
        </w:numPr>
      </w:pPr>
      <w:hyperlink r:id="rId322">
        <w:r>
          <w:rPr>
            <w:rStyle w:val="Hyperlink"/>
          </w:rPr>
          <w:t xml:space="preserve">Quarto Profiles Documentation</w:t>
        </w:r>
      </w:hyperlink>
    </w:p>
    <w:p>
      <w:pPr>
        <w:pStyle w:val="Compact"/>
        <w:numPr>
          <w:ilvl w:val="0"/>
          <w:numId w:val="1101"/>
        </w:numPr>
      </w:pPr>
      <w:hyperlink r:id="rId318">
        <w:r>
          <w:rPr>
            <w:rStyle w:val="Hyperlink"/>
          </w:rPr>
          <w:t xml:space="preserve">RME Example</w:t>
        </w:r>
      </w:hyperlink>
      <w:r>
        <w:t xml:space="preserve"> </w:t>
      </w:r>
      <w:r>
        <w:t xml:space="preserve">- see the source at</w:t>
      </w:r>
      <w:r>
        <w:t xml:space="preserve"> </w:t>
      </w:r>
      <w:hyperlink r:id="rId323">
        <w:r>
          <w:rPr>
            <w:rStyle w:val="Hyperlink"/>
          </w:rPr>
          <w:t xml:space="preserve">https://github.com/d-morrison/rme</w:t>
        </w:r>
      </w:hyperlink>
      <w:r>
        <w:t xml:space="preserve"> </w:t>
      </w:r>
      <w:r>
        <w:t xml:space="preserve">for a working example</w:t>
      </w:r>
    </w:p>
    <w:bookmarkEnd w:id="324"/>
    <w:bookmarkEnd w:id="325"/>
    <w:bookmarkStart w:id="330" w:name="advanced-features"/>
    <w:p>
      <w:pPr>
        <w:pStyle w:val="Heading2"/>
      </w:pPr>
      <w:r>
        <w:t xml:space="preserve">10.5 Advanced Features</w:t>
      </w:r>
    </w:p>
    <w:bookmarkStart w:id="327"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02"/>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02"/>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02"/>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02"/>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02"/>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02"/>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03"/>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03"/>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03"/>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03"/>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04"/>
        </w:numPr>
      </w:pPr>
      <w:r>
        <w:t xml:space="preserve">Automatic numbering of figures, tables, and equations</w:t>
      </w:r>
    </w:p>
    <w:p>
      <w:pPr>
        <w:pStyle w:val="Compact"/>
        <w:numPr>
          <w:ilvl w:val="0"/>
          <w:numId w:val="1104"/>
        </w:numPr>
      </w:pPr>
      <w:r>
        <w:t xml:space="preserve">Automatic updates when content is reordered</w:t>
      </w:r>
    </w:p>
    <w:p>
      <w:pPr>
        <w:pStyle w:val="Compact"/>
        <w:numPr>
          <w:ilvl w:val="0"/>
          <w:numId w:val="1104"/>
        </w:numPr>
      </w:pPr>
      <w:r>
        <w:t xml:space="preserve">Clickable cross-references in HTML and PDF output</w:t>
      </w:r>
    </w:p>
    <w:p>
      <w:pPr>
        <w:pStyle w:val="Compact"/>
        <w:numPr>
          <w:ilvl w:val="0"/>
          <w:numId w:val="1104"/>
        </w:numPr>
      </w:pPr>
      <w:r>
        <w:t xml:space="preserve">Consistent formatting across all output formats</w:t>
      </w:r>
    </w:p>
    <w:p>
      <w:pPr>
        <w:pStyle w:val="Compact"/>
        <w:numPr>
          <w:ilvl w:val="0"/>
          <w:numId w:val="1104"/>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26">
        <w:r>
          <w:rPr>
            <w:rStyle w:val="Hyperlink"/>
          </w:rPr>
          <w:t xml:space="preserve">Quarto Cross-References documentation</w:t>
        </w:r>
      </w:hyperlink>
      <w:r>
        <w:t xml:space="preserve">.</w:t>
      </w:r>
    </w:p>
    <w:bookmarkEnd w:id="327"/>
    <w:bookmarkStart w:id="329"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05"/>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05"/>
        </w:numPr>
      </w:pPr>
      <w:r>
        <w:rPr>
          <w:b/>
          <w:bCs/>
        </w:rPr>
        <w:t xml:space="preserve">Easier Code Review:</w:t>
      </w:r>
      <w:r>
        <w:t xml:space="preserve"> </w:t>
      </w:r>
      <w:r>
        <w:t xml:space="preserve">Reviewers can see exactly what changed—either the organization (main file) or the content (include file).</w:t>
      </w:r>
    </w:p>
    <w:p>
      <w:pPr>
        <w:numPr>
          <w:ilvl w:val="0"/>
          <w:numId w:val="1105"/>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05"/>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06"/>
        </w:numPr>
      </w:pPr>
      <w:r>
        <w:t xml:space="preserve">Stored in a subdirectory matching the chapter name</w:t>
      </w:r>
    </w:p>
    <w:p>
      <w:pPr>
        <w:pStyle w:val="Compact"/>
        <w:numPr>
          <w:ilvl w:val="0"/>
          <w:numId w:val="1106"/>
        </w:numPr>
      </w:pPr>
      <w:r>
        <w:t xml:space="preserve">Contains only the content for that section (no heading)</w:t>
      </w:r>
    </w:p>
    <w:p>
      <w:pPr>
        <w:pStyle w:val="Compact"/>
        <w:numPr>
          <w:ilvl w:val="0"/>
          <w:numId w:val="1106"/>
        </w:numPr>
      </w:pPr>
      <w:r>
        <w:t xml:space="preserve">The heading stays in the main chapter file</w:t>
      </w:r>
    </w:p>
    <w:p>
      <w:pPr>
        <w:pStyle w:val="Compact"/>
        <w:numPr>
          <w:ilvl w:val="0"/>
          <w:numId w:val="1106"/>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28">
        <w:r>
          <w:rPr>
            <w:rStyle w:val="Hyperlink"/>
          </w:rPr>
          <w:t xml:space="preserve">Quarto Includes documentation</w:t>
        </w:r>
      </w:hyperlink>
      <w:r>
        <w:t xml:space="preserve">.</w:t>
      </w:r>
    </w:p>
    <w:bookmarkEnd w:id="329"/>
    <w:bookmarkEnd w:id="330"/>
    <w:bookmarkStart w:id="335" w:name="additional-resources-1"/>
    <w:p>
      <w:pPr>
        <w:pStyle w:val="Heading2"/>
      </w:pPr>
      <w:r>
        <w:t xml:space="preserve">10.6 Additional Resources</w:t>
      </w:r>
    </w:p>
    <w:bookmarkStart w:id="331" w:name="official-documentation"/>
    <w:p>
      <w:pPr>
        <w:pStyle w:val="Heading3"/>
      </w:pPr>
      <w:r>
        <w:t xml:space="preserve">10.6.1 Official Documentation</w:t>
      </w:r>
    </w:p>
    <w:p>
      <w:pPr>
        <w:pStyle w:val="Compact"/>
        <w:numPr>
          <w:ilvl w:val="0"/>
          <w:numId w:val="1107"/>
        </w:numPr>
      </w:pPr>
      <w:hyperlink r:id="rId292">
        <w:r>
          <w:rPr>
            <w:rStyle w:val="Hyperlink"/>
          </w:rPr>
          <w:t xml:space="preserve">Quarto Official Guide</w:t>
        </w:r>
      </w:hyperlink>
      <w:r>
        <w:t xml:space="preserve"> </w:t>
      </w:r>
      <w:r>
        <w:t xml:space="preserve">- comprehensive official documentation</w:t>
      </w:r>
    </w:p>
    <w:p>
      <w:pPr>
        <w:pStyle w:val="Compact"/>
        <w:numPr>
          <w:ilvl w:val="0"/>
          <w:numId w:val="1107"/>
        </w:numPr>
      </w:pPr>
      <w:hyperlink r:id="rId313">
        <w:r>
          <w:rPr>
            <w:rStyle w:val="Hyperlink"/>
          </w:rPr>
          <w:t xml:space="preserve">Quarto Books Guide</w:t>
        </w:r>
      </w:hyperlink>
      <w:r>
        <w:t xml:space="preserve"> </w:t>
      </w:r>
      <w:r>
        <w:t xml:space="preserve">- documentation specific to creating books</w:t>
      </w:r>
    </w:p>
    <w:p>
      <w:pPr>
        <w:pStyle w:val="Compact"/>
        <w:numPr>
          <w:ilvl w:val="0"/>
          <w:numId w:val="1107"/>
        </w:numPr>
      </w:pPr>
      <w:hyperlink r:id="rId314">
        <w:r>
          <w:rPr>
            <w:rStyle w:val="Hyperlink"/>
          </w:rPr>
          <w:t xml:space="preserve">Quarto Publishing Guide</w:t>
        </w:r>
      </w:hyperlink>
      <w:r>
        <w:t xml:space="preserve"> </w:t>
      </w:r>
      <w:r>
        <w:t xml:space="preserve">- how to publish your Quarto content online</w:t>
      </w:r>
    </w:p>
    <w:p>
      <w:pPr>
        <w:pStyle w:val="Compact"/>
        <w:numPr>
          <w:ilvl w:val="0"/>
          <w:numId w:val="1107"/>
        </w:numPr>
      </w:pPr>
      <w:hyperlink r:id="rId291">
        <w:r>
          <w:rPr>
            <w:rStyle w:val="Hyperlink"/>
          </w:rPr>
          <w:t xml:space="preserve">Quarto Getting Started</w:t>
        </w:r>
      </w:hyperlink>
      <w:r>
        <w:t xml:space="preserve"> </w:t>
      </w:r>
      <w:r>
        <w:t xml:space="preserve">- installation and basic usage</w:t>
      </w:r>
    </w:p>
    <w:bookmarkEnd w:id="331"/>
    <w:bookmarkStart w:id="332" w:name="learning-resources"/>
    <w:p>
      <w:pPr>
        <w:pStyle w:val="Heading3"/>
      </w:pPr>
      <w:r>
        <w:t xml:space="preserve">10.6.2 Learning Resources</w:t>
      </w:r>
    </w:p>
    <w:p>
      <w:pPr>
        <w:pStyle w:val="Compact"/>
        <w:numPr>
          <w:ilvl w:val="0"/>
          <w:numId w:val="1108"/>
        </w:numPr>
      </w:pPr>
      <w:hyperlink r:id="rId293">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108"/>
        </w:numPr>
      </w:pPr>
      <w:hyperlink r:id="rId318">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08"/>
        </w:numPr>
      </w:pPr>
      <w:hyperlink r:id="rId311">
        <w:r>
          <w:rPr>
            <w:rStyle w:val="Hyperlink"/>
          </w:rPr>
          <w:t xml:space="preserve">UCD-SeRG Lab Manual Source</w:t>
        </w:r>
      </w:hyperlink>
      <w:r>
        <w:t xml:space="preserve"> </w:t>
      </w:r>
      <w:r>
        <w:t xml:space="preserve">- this manual’s source code provides examples of:</w:t>
      </w:r>
    </w:p>
    <w:p>
      <w:pPr>
        <w:pStyle w:val="Compact"/>
        <w:numPr>
          <w:ilvl w:val="1"/>
          <w:numId w:val="1109"/>
        </w:numPr>
      </w:pPr>
      <w:r>
        <w:t xml:space="preserve">Book structure and organization</w:t>
      </w:r>
    </w:p>
    <w:p>
      <w:pPr>
        <w:pStyle w:val="Compact"/>
        <w:numPr>
          <w:ilvl w:val="1"/>
          <w:numId w:val="1109"/>
        </w:numPr>
      </w:pPr>
      <w:r>
        <w:t xml:space="preserve">Using includes for modular content</w:t>
      </w:r>
      <w:r>
        <w:br/>
      </w:r>
    </w:p>
    <w:p>
      <w:pPr>
        <w:pStyle w:val="Compact"/>
        <w:numPr>
          <w:ilvl w:val="1"/>
          <w:numId w:val="1109"/>
        </w:numPr>
      </w:pPr>
      <w:r>
        <w:t xml:space="preserve">Configuring multiple output formats (HTML, PDF, ePub, Word)</w:t>
      </w:r>
    </w:p>
    <w:p>
      <w:pPr>
        <w:pStyle w:val="Compact"/>
        <w:numPr>
          <w:ilvl w:val="1"/>
          <w:numId w:val="1109"/>
        </w:numPr>
      </w:pPr>
      <w:r>
        <w:t xml:space="preserve">Cross-references for figures, tables, and sections</w:t>
      </w:r>
    </w:p>
    <w:bookmarkEnd w:id="332"/>
    <w:bookmarkStart w:id="333" w:name="templates"/>
    <w:p>
      <w:pPr>
        <w:pStyle w:val="Heading3"/>
      </w:pPr>
      <w:r>
        <w:t xml:space="preserve">10.6.3 Templates</w:t>
      </w:r>
    </w:p>
    <w:p>
      <w:pPr>
        <w:pStyle w:val="Compact"/>
        <w:numPr>
          <w:ilvl w:val="0"/>
          <w:numId w:val="1110"/>
        </w:numPr>
      </w:pPr>
      <w:hyperlink r:id="rId304">
        <w:r>
          <w:rPr>
            <w:rStyle w:val="Hyperlink"/>
          </w:rPr>
          <w:t xml:space="preserve">UCD-SeRG Quarto Book Template</w:t>
        </w:r>
      </w:hyperlink>
      <w:r>
        <w:t xml:space="preserve"> </w:t>
      </w:r>
      <w:r>
        <w:t xml:space="preserve">- our recommended template</w:t>
      </w:r>
    </w:p>
    <w:p>
      <w:pPr>
        <w:pStyle w:val="Compact"/>
        <w:numPr>
          <w:ilvl w:val="0"/>
          <w:numId w:val="1110"/>
        </w:numPr>
      </w:pPr>
      <w:hyperlink r:id="rId305">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10"/>
        </w:numPr>
      </w:pPr>
      <w:hyperlink r:id="rId306">
        <w:r>
          <w:rPr>
            <w:rStyle w:val="Hyperlink"/>
          </w:rPr>
          <w:t xml:space="preserve">DataLab Quarto Template</w:t>
        </w:r>
      </w:hyperlink>
      <w:r>
        <w:t xml:space="preserve"> </w:t>
      </w:r>
      <w:r>
        <w:t xml:space="preserve">- template from the UC Davis DataLab and Davis R Users Group</w:t>
      </w:r>
    </w:p>
    <w:bookmarkEnd w:id="333"/>
    <w:bookmarkStart w:id="334"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111"/>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11"/>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11"/>
        </w:numPr>
      </w:pPr>
      <w:hyperlink w:anchor="sec-github">
        <w:r>
          <w:rPr>
            <w:rStyle w:val="Hyperlink"/>
          </w:rPr>
          <w:t xml:space="preserve">Chapter 11</w:t>
        </w:r>
      </w:hyperlink>
      <w:r>
        <w:t xml:space="preserve"> </w:t>
      </w:r>
      <w:r>
        <w:t xml:space="preserve">- Version control for Quarto projects</w:t>
      </w:r>
    </w:p>
    <w:p>
      <w:r>
        <w:br w:type="page"/>
      </w:r>
    </w:p>
    <w:bookmarkEnd w:id="334"/>
    <w:bookmarkEnd w:id="335"/>
    <w:bookmarkEnd w:id="336"/>
    <w:bookmarkStart w:id="357" w:name="sec-github"/>
    <w:p>
      <w:pPr>
        <w:pStyle w:val="Heading1"/>
      </w:pPr>
      <w:r>
        <w:t xml:space="preserve">11. Github</w:t>
      </w:r>
    </w:p>
    <w:p>
      <w:pPr>
        <w:pStyle w:val="FirstParagraph"/>
      </w:pPr>
      <w:r>
        <w:t xml:space="preserve">Adapted by UCD-SeRG team from</w:t>
      </w:r>
      <w:r>
        <w:t xml:space="preserve"> </w:t>
      </w:r>
      <w:hyperlink r:id="rId337">
        <w:r>
          <w:rPr>
            <w:rStyle w:val="Hyperlink"/>
          </w:rPr>
          <w:t xml:space="preserve">original by Stephanie Djajadi and Nolan Pokpongkiat</w:t>
        </w:r>
      </w:hyperlink>
    </w:p>
    <w:bookmarkStart w:id="340" w:name="basics"/>
    <w:p>
      <w:pPr>
        <w:pStyle w:val="Heading2"/>
      </w:pPr>
      <w:r>
        <w:t xml:space="preserve">11.1 Basics</w:t>
      </w:r>
    </w:p>
    <w:p>
      <w:pPr>
        <w:pStyle w:val="Compact"/>
        <w:numPr>
          <w:ilvl w:val="0"/>
          <w:numId w:val="1112"/>
        </w:numPr>
      </w:pPr>
      <w:r>
        <w:t xml:space="preserve">A detailed tutorial of Git can be found</w:t>
      </w:r>
      <w:r>
        <w:t xml:space="preserve"> </w:t>
      </w:r>
      <w:hyperlink r:id="rId338">
        <w:r>
          <w:rPr>
            <w:rStyle w:val="Hyperlink"/>
          </w:rPr>
          <w:t xml:space="preserve">here on the CS61B website</w:t>
        </w:r>
      </w:hyperlink>
      <w:r>
        <w:t xml:space="preserve">.</w:t>
      </w:r>
    </w:p>
    <w:p>
      <w:pPr>
        <w:pStyle w:val="Compact"/>
        <w:numPr>
          <w:ilvl w:val="0"/>
          <w:numId w:val="1112"/>
        </w:numPr>
      </w:pPr>
      <w:r>
        <w:t xml:space="preserve">If you are already familiar with Git, you can reference the summary at the end of</w:t>
      </w:r>
      <w:r>
        <w:t xml:space="preserve"> </w:t>
      </w:r>
      <w:hyperlink r:id="rId338">
        <w:r>
          <w:rPr>
            <w:rStyle w:val="Hyperlink"/>
          </w:rPr>
          <w:t xml:space="preserve">Section B</w:t>
        </w:r>
      </w:hyperlink>
      <w:r>
        <w:t xml:space="preserve">.</w:t>
      </w:r>
    </w:p>
    <w:p>
      <w:pPr>
        <w:pStyle w:val="Compact"/>
        <w:numPr>
          <w:ilvl w:val="0"/>
          <w:numId w:val="1112"/>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12"/>
        </w:numPr>
      </w:pPr>
      <w:r>
        <w:t xml:space="preserve">For hands-on Git practice, see the</w:t>
      </w:r>
      <w:r>
        <w:t xml:space="preserve"> </w:t>
      </w:r>
      <w:hyperlink r:id="rId339">
        <w:r>
          <w:rPr>
            <w:rStyle w:val="Hyperlink"/>
          </w:rPr>
          <w:t xml:space="preserve">UC Davis DataLab Git Sandbox</w:t>
        </w:r>
      </w:hyperlink>
      <w:r>
        <w:t xml:space="preserve"> </w:t>
      </w:r>
      <w:r>
        <w:t xml:space="preserve">- a collaborative repository for learning Git workflows.</w:t>
      </w:r>
    </w:p>
    <w:bookmarkEnd w:id="340"/>
    <w:bookmarkStart w:id="341" w:name="github-desktop"/>
    <w:p>
      <w:pPr>
        <w:pStyle w:val="Heading2"/>
      </w:pPr>
      <w:r>
        <w:t xml:space="preserve">11.2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an graphical interface to do basic git commands; you can do all of the basic functions of Git using this desktop app. Feel free to use this as an alternative to Git on the command line if you prefer.</w:t>
      </w:r>
    </w:p>
    <w:bookmarkEnd w:id="341"/>
    <w:bookmarkStart w:id="343" w:name="git-branching"/>
    <w:p>
      <w:pPr>
        <w:pStyle w:val="Heading2"/>
      </w:pPr>
      <w:r>
        <w:t xml:space="preserve">11.3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13"/>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13"/>
        </w:numPr>
      </w:pPr>
      <w:r>
        <w:t xml:space="preserve">You want to start working on a new part of the project, but you aren’t sure yet if your changes will work and make it to the final product.</w:t>
      </w:r>
    </w:p>
    <w:p>
      <w:pPr>
        <w:pStyle w:val="Compact"/>
        <w:numPr>
          <w:ilvl w:val="0"/>
          <w:numId w:val="1113"/>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42">
        <w:r>
          <w:rPr>
            <w:rStyle w:val="Hyperlink"/>
          </w:rPr>
          <w:t xml:space="preserve">here</w:t>
        </w:r>
      </w:hyperlink>
      <w:r>
        <w:t xml:space="preserve">. You can also find instructions on how to handle merge conflicts when joining branches together.</w:t>
      </w:r>
    </w:p>
    <w:bookmarkEnd w:id="343"/>
    <w:bookmarkStart w:id="346" w:name="example-workflow"/>
    <w:p>
      <w:pPr>
        <w:pStyle w:val="Heading2"/>
      </w:pPr>
      <w:r>
        <w:t xml:space="preserve">11.4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345"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44">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345"/>
          <w:p/>
        </w:tc>
      </w:tr>
    </w:tbl>
    <w:p>
      <w:pPr>
        <w:pStyle w:val="BodyText"/>
      </w:pPr>
      <w:r>
        <w:t xml:space="preserve">Other helpful commands are listed below.</w:t>
      </w:r>
    </w:p>
    <w:bookmarkEnd w:id="346"/>
    <w:bookmarkStart w:id="348" w:name="commonly-used-git-commands"/>
    <w:p>
      <w:pPr>
        <w:pStyle w:val="Heading2"/>
      </w:pPr>
      <w:r>
        <w:t xml:space="preserve">11.5 Commonly Used Git Commands</w:t>
      </w:r>
    </w:p>
    <w:tbl>
      <w:tblPr>
        <w:tblStyle w:val="Table"/>
        <w:tblW w:type="pct" w:w="5000"/>
        <w:tblLayout w:type="fixed"/>
        <w:tblLook w:firstRow="0" w:lastRow="0" w:firstColumn="0" w:lastColumn="0" w:noHBand="0" w:noVBand="0" w:val="0000"/>
      </w:tblPr>
      <w:tblGrid>
        <w:gridCol w:w="7920"/>
      </w:tblGrid>
      <w:tr>
        <w:tc>
          <w:tcPr/>
          <w:bookmarkStart w:id="347"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347"/>
          <w:p/>
        </w:tc>
      </w:tr>
    </w:tbl>
    <w:bookmarkEnd w:id="348"/>
    <w:bookmarkStart w:id="349" w:name="how-often-should-i-commit"/>
    <w:p>
      <w:pPr>
        <w:pStyle w:val="Heading2"/>
      </w:pPr>
      <w:r>
        <w:t xml:space="preserve">11.6 How often should I commit?</w:t>
      </w:r>
    </w:p>
    <w:p>
      <w:pPr>
        <w:pStyle w:val="FirstParagraph"/>
      </w:pPr>
      <w:r>
        <w:t xml:space="preserve">It is good practice to commit every 15 minutes, or every time you make a significant change. It is better to commit more rather than less.</w:t>
      </w:r>
    </w:p>
    <w:bookmarkEnd w:id="349"/>
    <w:bookmarkStart w:id="353" w:name="repeated-amend-workflow"/>
    <w:p>
      <w:pPr>
        <w:pStyle w:val="Heading2"/>
      </w:pPr>
      <w:r>
        <w:t xml:space="preserve">11.7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350" w:name="basic-workflow"/>
    <w:p>
      <w:pPr>
        <w:pStyle w:val="Heading3"/>
      </w:pPr>
      <w:r>
        <w:t xml:space="preserve">11.7.1 Basic Workflow</w:t>
      </w:r>
    </w:p>
    <w:p>
      <w:pPr>
        <w:pStyle w:val="FirstParagraph"/>
      </w:pPr>
      <w:r>
        <w:t xml:space="preserve">Start with a clean working tree in a functional state. Then:</w:t>
      </w:r>
    </w:p>
    <w:p>
      <w:pPr>
        <w:pStyle w:val="Compact"/>
        <w:numPr>
          <w:ilvl w:val="0"/>
          <w:numId w:val="1114"/>
        </w:numPr>
      </w:pPr>
      <w:r>
        <w:t xml:space="preserve">Make a small change and verify your project still works</w:t>
      </w:r>
    </w:p>
    <w:p>
      <w:pPr>
        <w:pStyle w:val="Compact"/>
        <w:numPr>
          <w:ilvl w:val="0"/>
          <w:numId w:val="1114"/>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14"/>
        </w:numPr>
      </w:pPr>
      <w:r>
        <w:rPr>
          <w:b/>
          <w:bCs/>
        </w:rPr>
        <w:t xml:space="preserve">Do not push yet</w:t>
      </w:r>
    </w:p>
    <w:p>
      <w:pPr>
        <w:pStyle w:val="Compact"/>
        <w:numPr>
          <w:ilvl w:val="0"/>
          <w:numId w:val="1114"/>
        </w:numPr>
      </w:pPr>
      <w:r>
        <w:t xml:space="preserve">Make another small change and verify it works</w:t>
      </w:r>
    </w:p>
    <w:p>
      <w:pPr>
        <w:pStyle w:val="Compact"/>
        <w:numPr>
          <w:ilvl w:val="0"/>
          <w:numId w:val="1114"/>
        </w:numPr>
      </w:pPr>
      <w:r>
        <w:t xml:space="preserve">Stage and amend the previous commit:</w:t>
      </w:r>
      <w:r>
        <w:t xml:space="preserve"> </w:t>
      </w:r>
      <w:r>
        <w:rPr>
          <w:rStyle w:val="VerbatimChar"/>
        </w:rPr>
        <w:t xml:space="preserve">git commit --amend --no-edit</w:t>
      </w:r>
    </w:p>
    <w:p>
      <w:pPr>
        <w:pStyle w:val="Compact"/>
        <w:numPr>
          <w:ilvl w:val="0"/>
          <w:numId w:val="1114"/>
        </w:numPr>
      </w:pPr>
      <w:r>
        <w:t xml:space="preserve">Repeat steps 4-5 as needed</w:t>
      </w:r>
    </w:p>
    <w:p>
      <w:pPr>
        <w:pStyle w:val="Compact"/>
        <w:numPr>
          <w:ilvl w:val="0"/>
          <w:numId w:val="1114"/>
        </w:numPr>
      </w:pPr>
      <w:r>
        <w:t xml:space="preserve">When finished, amend one final time with a proper commit message</w:t>
      </w:r>
    </w:p>
    <w:p>
      <w:pPr>
        <w:pStyle w:val="Compact"/>
        <w:numPr>
          <w:ilvl w:val="0"/>
          <w:numId w:val="1114"/>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350"/>
    <w:bookmarkStart w:id="352" w:name="key-points"/>
    <w:p>
      <w:pPr>
        <w:pStyle w:val="Heading3"/>
      </w:pPr>
      <w:r>
        <w:t xml:space="preserve">11.7.2 Key Points</w:t>
      </w:r>
    </w:p>
    <w:p>
      <w:pPr>
        <w:pStyle w:val="Compact"/>
        <w:numPr>
          <w:ilvl w:val="0"/>
          <w:numId w:val="1115"/>
        </w:numPr>
      </w:pPr>
      <w:r>
        <w:t xml:space="preserve">Each amend replaces the previous commit rather than creating a new one</w:t>
      </w:r>
    </w:p>
    <w:p>
      <w:pPr>
        <w:pStyle w:val="Compact"/>
        <w:numPr>
          <w:ilvl w:val="0"/>
          <w:numId w:val="1115"/>
        </w:numPr>
      </w:pPr>
      <w:r>
        <w:t xml:space="preserve">This keeps your history clean while letting you work incrementally</w:t>
      </w:r>
    </w:p>
    <w:p>
      <w:pPr>
        <w:pStyle w:val="Compact"/>
        <w:numPr>
          <w:ilvl w:val="0"/>
          <w:numId w:val="1115"/>
        </w:numPr>
      </w:pPr>
      <w:r>
        <w:t xml:space="preserve">Only use this pattern before pushing - never amend commits that others may have pulled</w:t>
      </w:r>
    </w:p>
    <w:p>
      <w:pPr>
        <w:pStyle w:val="Compact"/>
        <w:numPr>
          <w:ilvl w:val="0"/>
          <w:numId w:val="1115"/>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15"/>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351">
        <w:r>
          <w:rPr>
            <w:rStyle w:val="Hyperlink"/>
          </w:rPr>
          <w:t xml:space="preserve">Repeated Amend chapter</w:t>
        </w:r>
      </w:hyperlink>
      <w:r>
        <w:t xml:space="preserve"> </w:t>
      </w:r>
      <w:r>
        <w:t xml:space="preserve">in Happy Git with R.</w:t>
      </w:r>
    </w:p>
    <w:bookmarkEnd w:id="352"/>
    <w:bookmarkEnd w:id="353"/>
    <w:bookmarkStart w:id="356" w:name="what-should-be-pushed-to-github"/>
    <w:p>
      <w:pPr>
        <w:pStyle w:val="Heading2"/>
      </w:pPr>
      <w:r>
        <w:t xml:space="preserve">11.8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354">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355">
        <w:r>
          <w:rPr>
            <w:rStyle w:val="Hyperlink"/>
          </w:rPr>
          <w:t xml:space="preserve">great discussion of project-oriented workflows</w:t>
        </w:r>
      </w:hyperlink>
      <w:r>
        <w:t xml:space="preserve">, extolling the virtues of a self-contained, portable projects, for your reference.</w:t>
      </w:r>
    </w:p>
    <w:p>
      <w:r>
        <w:br w:type="page"/>
      </w:r>
    </w:p>
    <w:bookmarkEnd w:id="356"/>
    <w:bookmarkEnd w:id="357"/>
    <w:bookmarkStart w:id="380" w:name="sec-unix"/>
    <w:p>
      <w:pPr>
        <w:pStyle w:val="Heading1"/>
      </w:pPr>
      <w:r>
        <w:t xml:space="preserve">12. Unix</w:t>
      </w:r>
    </w:p>
    <w:p>
      <w:pPr>
        <w:pStyle w:val="FirstParagraph"/>
      </w:pPr>
      <w:r>
        <w:t xml:space="preserve">Adapted by UCD-SeRG team from</w:t>
      </w:r>
      <w:r>
        <w:t xml:space="preserve"> </w:t>
      </w:r>
      <w:hyperlink r:id="rId358">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16"/>
        </w:numPr>
      </w:pPr>
      <w:r>
        <w:t xml:space="preserve">Run a series of scripts in parallel or in a specific order to reproduce our work</w:t>
      </w:r>
    </w:p>
    <w:p>
      <w:pPr>
        <w:pStyle w:val="Compact"/>
        <w:numPr>
          <w:ilvl w:val="0"/>
          <w:numId w:val="1116"/>
        </w:numPr>
      </w:pPr>
      <w:r>
        <w:t xml:space="preserve">To check on the progress of a batch of jobs</w:t>
      </w:r>
    </w:p>
    <w:p>
      <w:pPr>
        <w:pStyle w:val="Compact"/>
        <w:numPr>
          <w:ilvl w:val="0"/>
          <w:numId w:val="1116"/>
        </w:numPr>
      </w:pPr>
      <w:r>
        <w:t xml:space="preserve">To use git and push to github</w:t>
      </w:r>
    </w:p>
    <w:bookmarkStart w:id="363"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362" w:name="fig-unix-desktop"/>
          <w:p>
            <w:pPr>
              <w:pStyle w:val="Compact"/>
              <w:jc w:val="center"/>
            </w:pPr>
            <w:r>
              <w:drawing>
                <wp:inline>
                  <wp:extent cx="5334000" cy="3380267"/>
                  <wp:effectExtent b="0" l="0" r="0" t="0"/>
                  <wp:docPr descr="" title="" id="360" name="Picture"/>
                  <a:graphic>
                    <a:graphicData uri="http://schemas.openxmlformats.org/drawingml/2006/picture">
                      <pic:pic>
                        <pic:nvPicPr>
                          <pic:cNvPr descr="assets/images/ex-desktop.jpg" id="361" name="Picture"/>
                          <pic:cNvPicPr>
                            <a:picLocks noChangeArrowheads="1" noChangeAspect="1"/>
                          </pic:cNvPicPr>
                        </pic:nvPicPr>
                        <pic:blipFill>
                          <a:blip r:embed="rId359"/>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362"/>
        </w:tc>
      </w:tr>
    </w:tbl>
    <w:bookmarkEnd w:id="363"/>
    <w:bookmarkStart w:id="369"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64"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64"/>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68" w:name="fig-unix-terminal"/>
          <w:p>
            <w:pPr>
              <w:pStyle w:val="Compact"/>
              <w:jc w:val="center"/>
            </w:pPr>
            <w:r>
              <w:drawing>
                <wp:inline>
                  <wp:extent cx="4488872" cy="8862646"/>
                  <wp:effectExtent b="0" l="0" r="0" t="0"/>
                  <wp:docPr descr="" title="" id="366" name="Picture"/>
                  <a:graphic>
                    <a:graphicData uri="http://schemas.openxmlformats.org/drawingml/2006/picture">
                      <pic:pic>
                        <pic:nvPicPr>
                          <pic:cNvPr descr="assets/images/ex-terminal.PNG" id="367" name="Picture"/>
                          <pic:cNvPicPr>
                            <a:picLocks noChangeArrowheads="1" noChangeAspect="1"/>
                          </pic:cNvPicPr>
                        </pic:nvPicPr>
                        <pic:blipFill>
                          <a:blip r:embed="rId365"/>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368"/>
        </w:tc>
      </w:tr>
    </w:tbl>
    <w:bookmarkEnd w:id="369"/>
    <w:bookmarkStart w:id="371"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370"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370"/>
          <w:p/>
        </w:tc>
      </w:tr>
    </w:tbl>
    <w:bookmarkEnd w:id="371"/>
    <w:bookmarkStart w:id="374"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37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373" w:name="common-mistakes"/>
    <w:p>
      <w:pPr>
        <w:pStyle w:val="Heading3"/>
      </w:pPr>
      <w:r>
        <w:t xml:space="preserve">12.4.1 Common Mistakes</w:t>
      </w:r>
    </w:p>
    <w:p>
      <w:pPr>
        <w:pStyle w:val="Compact"/>
        <w:numPr>
          <w:ilvl w:val="0"/>
          <w:numId w:val="1117"/>
        </w:numPr>
      </w:pPr>
      <w:r>
        <w:t xml:space="preserve">Remember to include all of the quotation marks around file paths that have a spaces.</w:t>
      </w:r>
    </w:p>
    <w:p>
      <w:pPr>
        <w:pStyle w:val="Compact"/>
        <w:numPr>
          <w:ilvl w:val="0"/>
          <w:numId w:val="1117"/>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373"/>
    <w:bookmarkEnd w:id="374"/>
    <w:bookmarkStart w:id="375"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375"/>
    <w:bookmarkStart w:id="379"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18"/>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37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19"/>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19"/>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377"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377"/>
    <w:bookmarkStart w:id="378"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378"/>
    <w:bookmarkEnd w:id="379"/>
    <w:bookmarkEnd w:id="380"/>
    <w:bookmarkStart w:id="386" w:name="reproducible-environments"/>
    <w:p>
      <w:pPr>
        <w:pStyle w:val="Heading1"/>
      </w:pPr>
      <w:r>
        <w:t xml:space="preserve">13. Reproducible Environments</w:t>
      </w:r>
    </w:p>
    <w:p>
      <w:pPr>
        <w:pStyle w:val="FirstParagraph"/>
      </w:pPr>
      <w:r>
        <w:t xml:space="preserve">Adapted by UCD-SeRG team from</w:t>
      </w:r>
      <w:r>
        <w:t xml:space="preserve"> </w:t>
      </w:r>
      <w:hyperlink r:id="rId381">
        <w:r>
          <w:rPr>
            <w:rStyle w:val="Hyperlink"/>
          </w:rPr>
          <w:t xml:space="preserve">original by Anna Nguyen</w:t>
        </w:r>
      </w:hyperlink>
    </w:p>
    <w:bookmarkStart w:id="385" w:name="package-version-control-with-renv"/>
    <w:p>
      <w:pPr>
        <w:pStyle w:val="Heading2"/>
      </w:pPr>
      <w:r>
        <w:t xml:space="preserve">13.1 Package Version Control with renv</w:t>
      </w:r>
    </w:p>
    <w:bookmarkStart w:id="382"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82"/>
    <w:bookmarkStart w:id="383"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20"/>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20"/>
        </w:numPr>
      </w:pPr>
      <w:r>
        <w:t xml:space="preserve">Create an RProject file and ensure that your working directory is set to the correct folder</w:t>
      </w:r>
    </w:p>
    <w:p>
      <w:pPr>
        <w:pStyle w:val="Compact"/>
        <w:numPr>
          <w:ilvl w:val="0"/>
          <w:numId w:val="1120"/>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120"/>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20"/>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20"/>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83"/>
    <w:bookmarkStart w:id="384" w:name="using-projects-with-renv"/>
    <w:p>
      <w:pPr>
        <w:pStyle w:val="Heading3"/>
      </w:pPr>
      <w:r>
        <w:t xml:space="preserve">13.1.3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2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21"/>
        </w:numPr>
      </w:pPr>
      <w:r>
        <w:t xml:space="preserve">Pull the most updated version of the project from GitHub</w:t>
      </w:r>
    </w:p>
    <w:p>
      <w:pPr>
        <w:pStyle w:val="Compact"/>
        <w:numPr>
          <w:ilvl w:val="0"/>
          <w:numId w:val="1121"/>
        </w:numPr>
      </w:pPr>
      <w:r>
        <w:t xml:space="preserve">Open the project’s RProject file</w:t>
      </w:r>
    </w:p>
    <w:p>
      <w:pPr>
        <w:pStyle w:val="Compact"/>
        <w:numPr>
          <w:ilvl w:val="0"/>
          <w:numId w:val="1121"/>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21"/>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21"/>
        </w:numPr>
      </w:pPr>
      <w:r>
        <w:t xml:space="preserve">Wait for the correct versions of each package to install/update. This may take some time, depending on how many packages the project uses.</w:t>
      </w:r>
    </w:p>
    <w:p>
      <w:pPr>
        <w:pStyle w:val="Compact"/>
        <w:numPr>
          <w:ilvl w:val="0"/>
          <w:numId w:val="1121"/>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21"/>
        </w:numPr>
      </w:pPr>
      <w:r>
        <w:t xml:space="preserve">If you make edits to the code and introduce new/updated packages, see the section above for instructions on how to make updates.</w:t>
      </w:r>
    </w:p>
    <w:p>
      <w:r>
        <w:br w:type="page"/>
      </w:r>
    </w:p>
    <w:bookmarkEnd w:id="384"/>
    <w:bookmarkEnd w:id="385"/>
    <w:bookmarkEnd w:id="386"/>
    <w:bookmarkStart w:id="401" w:name="code-publication"/>
    <w:p>
      <w:pPr>
        <w:pStyle w:val="Heading1"/>
      </w:pPr>
      <w:r>
        <w:t xml:space="preserve">14. Code Publication</w:t>
      </w:r>
    </w:p>
    <w:p>
      <w:pPr>
        <w:pStyle w:val="FirstParagraph"/>
      </w:pPr>
      <w:r>
        <w:t xml:space="preserve">Adapted by UCD-SeRG team from</w:t>
      </w:r>
      <w:r>
        <w:t xml:space="preserve"> </w:t>
      </w:r>
      <w:hyperlink r:id="rId387">
        <w:r>
          <w:rPr>
            <w:rStyle w:val="Hyperlink"/>
          </w:rPr>
          <w:t xml:space="preserve">original by Nolan Pokpongkiat</w:t>
        </w:r>
      </w:hyperlink>
    </w:p>
    <w:bookmarkStart w:id="388" w:name="checklist-overview"/>
    <w:p>
      <w:pPr>
        <w:pStyle w:val="Heading2"/>
      </w:pPr>
      <w:r>
        <w:t xml:space="preserve">14.1 Checklist overview</w:t>
      </w:r>
    </w:p>
    <w:p>
      <w:pPr>
        <w:pStyle w:val="Compact"/>
        <w:numPr>
          <w:ilvl w:val="0"/>
          <w:numId w:val="1122"/>
        </w:numPr>
      </w:pPr>
      <w:hyperlink w:anchor="fill-out-file-headers">
        <w:r>
          <w:rPr>
            <w:rStyle w:val="Hyperlink"/>
          </w:rPr>
          <w:t xml:space="preserve">Fill out file headers</w:t>
        </w:r>
      </w:hyperlink>
    </w:p>
    <w:p>
      <w:pPr>
        <w:pStyle w:val="Compact"/>
        <w:numPr>
          <w:ilvl w:val="0"/>
          <w:numId w:val="1122"/>
        </w:numPr>
      </w:pPr>
      <w:hyperlink w:anchor="clean-up-comments">
        <w:r>
          <w:rPr>
            <w:rStyle w:val="Hyperlink"/>
          </w:rPr>
          <w:t xml:space="preserve">Clean up comments</w:t>
        </w:r>
      </w:hyperlink>
    </w:p>
    <w:p>
      <w:pPr>
        <w:pStyle w:val="Compact"/>
        <w:numPr>
          <w:ilvl w:val="0"/>
          <w:numId w:val="1122"/>
        </w:numPr>
      </w:pPr>
      <w:hyperlink w:anchor="document-functions">
        <w:r>
          <w:rPr>
            <w:rStyle w:val="Hyperlink"/>
          </w:rPr>
          <w:t xml:space="preserve">Document functions</w:t>
        </w:r>
      </w:hyperlink>
    </w:p>
    <w:p>
      <w:pPr>
        <w:pStyle w:val="Compact"/>
        <w:numPr>
          <w:ilvl w:val="0"/>
          <w:numId w:val="1122"/>
        </w:numPr>
      </w:pPr>
      <w:hyperlink w:anchor="remove-deprecated-filepaths">
        <w:r>
          <w:rPr>
            <w:rStyle w:val="Hyperlink"/>
          </w:rPr>
          <w:t xml:space="preserve">Remove deprecated filepaths</w:t>
        </w:r>
      </w:hyperlink>
    </w:p>
    <w:p>
      <w:pPr>
        <w:pStyle w:val="Compact"/>
        <w:numPr>
          <w:ilvl w:val="0"/>
          <w:numId w:val="1122"/>
        </w:numPr>
      </w:pPr>
      <w:hyperlink w:anchor="ensure-project-runs-via-bash">
        <w:r>
          <w:rPr>
            <w:rStyle w:val="Hyperlink"/>
          </w:rPr>
          <w:t xml:space="preserve">Ensure project runs via bash</w:t>
        </w:r>
      </w:hyperlink>
    </w:p>
    <w:p>
      <w:pPr>
        <w:pStyle w:val="Compact"/>
        <w:numPr>
          <w:ilvl w:val="0"/>
          <w:numId w:val="1122"/>
        </w:numPr>
      </w:pPr>
      <w:hyperlink w:anchor="complete-the-readme">
        <w:r>
          <w:rPr>
            <w:rStyle w:val="Hyperlink"/>
          </w:rPr>
          <w:t xml:space="preserve">Complete the README</w:t>
        </w:r>
      </w:hyperlink>
    </w:p>
    <w:p>
      <w:pPr>
        <w:pStyle w:val="Compact"/>
        <w:numPr>
          <w:ilvl w:val="0"/>
          <w:numId w:val="1122"/>
        </w:numPr>
      </w:pPr>
      <w:hyperlink w:anchor="clean-up-feature-branches">
        <w:r>
          <w:rPr>
            <w:rStyle w:val="Hyperlink"/>
          </w:rPr>
          <w:t xml:space="preserve">Clean up feature branches</w:t>
        </w:r>
      </w:hyperlink>
    </w:p>
    <w:p>
      <w:pPr>
        <w:pStyle w:val="Compact"/>
        <w:numPr>
          <w:ilvl w:val="0"/>
          <w:numId w:val="1122"/>
        </w:numPr>
      </w:pPr>
      <w:hyperlink w:anchor="create-github-release">
        <w:r>
          <w:rPr>
            <w:rStyle w:val="Hyperlink"/>
          </w:rPr>
          <w:t xml:space="preserve">Create Github release</w:t>
        </w:r>
      </w:hyperlink>
    </w:p>
    <w:bookmarkEnd w:id="388"/>
    <w:bookmarkStart w:id="390"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89">
        <w:r>
          <w:rPr>
            <w:rStyle w:val="Hyperlink"/>
          </w:rPr>
          <w:t xml:space="preserve">here.</w:t>
        </w:r>
      </w:hyperlink>
    </w:p>
    <w:bookmarkEnd w:id="390"/>
    <w:bookmarkStart w:id="391"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391"/>
    <w:bookmarkStart w:id="393"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392">
        <w:r>
          <w:rPr>
            <w:rStyle w:val="Hyperlink"/>
          </w:rPr>
          <w:t xml:space="preserve">here.</w:t>
        </w:r>
      </w:hyperlink>
    </w:p>
    <w:bookmarkEnd w:id="393"/>
    <w:bookmarkStart w:id="394"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94"/>
    <w:bookmarkStart w:id="396"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95">
        <w:r>
          <w:rPr>
            <w:rStyle w:val="Hyperlink"/>
          </w:rPr>
          <w:t xml:space="preserve">here.</w:t>
        </w:r>
      </w:hyperlink>
    </w:p>
    <w:bookmarkEnd w:id="396"/>
    <w:bookmarkStart w:id="397"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23"/>
        </w:numPr>
      </w:pPr>
      <w:r>
        <w:t xml:space="preserve">0-config.R: configuration file that sets data directories, sources base functions, and loads required libraries</w:t>
      </w:r>
    </w:p>
    <w:p>
      <w:pPr>
        <w:pStyle w:val="BlockText"/>
        <w:numPr>
          <w:ilvl w:val="0"/>
          <w:numId w:val="1123"/>
        </w:numPr>
      </w:pPr>
      <w:r>
        <w:t xml:space="preserve">0-base-functions: folder containing scripts with functions used in the analysis</w:t>
      </w:r>
    </w:p>
    <w:p>
      <w:pPr>
        <w:pStyle w:val="BlockText"/>
        <w:numPr>
          <w:ilvl w:val="1"/>
          <w:numId w:val="1124"/>
        </w:numPr>
      </w:pPr>
      <w:r>
        <w:t xml:space="preserve">0-base-functions.R: R script containing general functions used across the analysis</w:t>
      </w:r>
    </w:p>
    <w:p>
      <w:pPr>
        <w:pStyle w:val="BlockText"/>
        <w:numPr>
          <w:ilvl w:val="1"/>
          <w:numId w:val="1124"/>
        </w:numPr>
      </w:pPr>
      <w:r>
        <w:t xml:space="preserve">0-bias-corr-functions.R: R script containing functions used in bias correction</w:t>
      </w:r>
    </w:p>
    <w:p>
      <w:pPr>
        <w:pStyle w:val="BlockText"/>
        <w:numPr>
          <w:ilvl w:val="1"/>
          <w:numId w:val="1124"/>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24"/>
        </w:numPr>
      </w:pPr>
      <w:r>
        <w:t xml:space="preserve">0-prior-functions.R: R script containing functions to generate priors</w:t>
      </w:r>
    </w:p>
    <w:p>
      <w:pPr>
        <w:pStyle w:val="BlockText"/>
        <w:numPr>
          <w:ilvl w:val="0"/>
          <w:numId w:val="1123"/>
        </w:numPr>
      </w:pPr>
      <w:r>
        <w:t xml:space="preserve">1-data: folder containing data processing scripts NOTE: some scripts are deprecated</w:t>
      </w:r>
    </w:p>
    <w:p>
      <w:pPr>
        <w:pStyle w:val="BlockText"/>
        <w:numPr>
          <w:ilvl w:val="0"/>
          <w:numId w:val="1123"/>
        </w:numPr>
      </w:pPr>
      <w:r>
        <w:t xml:space="preserve">2-analysis: folder containing analysis scripts. To rerun all scripts in this subdirectory, run the bash script 0-run-analysis.sh.</w:t>
      </w:r>
    </w:p>
    <w:p>
      <w:pPr>
        <w:pStyle w:val="BlockText"/>
        <w:numPr>
          <w:ilvl w:val="1"/>
          <w:numId w:val="1125"/>
        </w:numPr>
      </w:pPr>
      <w:r>
        <w:t xml:space="preserve">1-obtain-priors-state.R: obtain priors for each state</w:t>
      </w:r>
    </w:p>
    <w:p>
      <w:pPr>
        <w:pStyle w:val="BlockText"/>
        <w:numPr>
          <w:ilvl w:val="1"/>
          <w:numId w:val="1125"/>
        </w:numPr>
      </w:pPr>
      <w:r>
        <w:t xml:space="preserve">2-est-expected-cases-state.R: estimate expected cases in each state</w:t>
      </w:r>
    </w:p>
    <w:p>
      <w:pPr>
        <w:pStyle w:val="BlockText"/>
        <w:numPr>
          <w:ilvl w:val="1"/>
          <w:numId w:val="1125"/>
        </w:numPr>
      </w:pPr>
      <w:r>
        <w:t xml:space="preserve">3-est-expected-cases-state-perf-testing.R: estimate expected cases in each state, estimate the percentage of underestimation due to incomplete testing vs. imperfect test accuracy</w:t>
      </w:r>
    </w:p>
    <w:p>
      <w:pPr>
        <w:pStyle w:val="BlockText"/>
        <w:numPr>
          <w:ilvl w:val="1"/>
          <w:numId w:val="1125"/>
        </w:numPr>
      </w:pPr>
      <w:r>
        <w:t xml:space="preserve">4-obtain-testing-protocols.R: find testing protocols for each state.</w:t>
      </w:r>
    </w:p>
    <w:p>
      <w:pPr>
        <w:pStyle w:val="BlockText"/>
        <w:numPr>
          <w:ilvl w:val="1"/>
          <w:numId w:val="1125"/>
        </w:numPr>
      </w:pPr>
      <w:r>
        <w:t xml:space="preserve">5-summarize-results.R: summarize results; obtain results for in text numerical results.</w:t>
      </w:r>
    </w:p>
    <w:p>
      <w:pPr>
        <w:pStyle w:val="BlockText"/>
        <w:numPr>
          <w:ilvl w:val="0"/>
          <w:numId w:val="1123"/>
        </w:numPr>
      </w:pPr>
      <w:r>
        <w:t xml:space="preserve">3-figure-table-scripts: folder containing figure scripts. To rerun all scripts in this subdirectory, run the bash script 0-run-figs.sh.</w:t>
      </w:r>
    </w:p>
    <w:p>
      <w:pPr>
        <w:pStyle w:val="BlockText"/>
        <w:numPr>
          <w:ilvl w:val="1"/>
          <w:numId w:val="1126"/>
        </w:numPr>
      </w:pPr>
      <w:r>
        <w:t xml:space="preserve">1-fig-testing.R: creates plot of testing patterns by state over time</w:t>
      </w:r>
    </w:p>
    <w:p>
      <w:pPr>
        <w:pStyle w:val="BlockText"/>
        <w:numPr>
          <w:ilvl w:val="1"/>
          <w:numId w:val="1126"/>
        </w:numPr>
      </w:pPr>
      <w:r>
        <w:t xml:space="preserve">2-fig-cases-usa-state-bar.R: creates bar plot of confirmed vs. estimated infections by state</w:t>
      </w:r>
    </w:p>
    <w:p>
      <w:pPr>
        <w:pStyle w:val="BlockText"/>
        <w:numPr>
          <w:ilvl w:val="1"/>
          <w:numId w:val="1126"/>
        </w:numPr>
      </w:pPr>
      <w:r>
        <w:t xml:space="preserve">3a-fig-map-usa-state.R: creates map of confirmed vs. estimated infections by state</w:t>
      </w:r>
    </w:p>
    <w:p>
      <w:pPr>
        <w:pStyle w:val="BlockText"/>
        <w:numPr>
          <w:ilvl w:val="1"/>
          <w:numId w:val="1126"/>
        </w:numPr>
      </w:pPr>
      <w:r>
        <w:t xml:space="preserve">3b-fig-map-usa-state-shiny.R: creates map of confirmed vs. estimated infections by state with search functionality by state</w:t>
      </w:r>
    </w:p>
    <w:p>
      <w:pPr>
        <w:pStyle w:val="BlockText"/>
        <w:numPr>
          <w:ilvl w:val="1"/>
          <w:numId w:val="1126"/>
        </w:numPr>
      </w:pPr>
      <w:r>
        <w:t xml:space="preserve">4-fig-priors.R: creates figure with priors for US as a whole</w:t>
      </w:r>
    </w:p>
    <w:p>
      <w:pPr>
        <w:pStyle w:val="BlockText"/>
        <w:numPr>
          <w:ilvl w:val="1"/>
          <w:numId w:val="1126"/>
        </w:numPr>
      </w:pPr>
      <w:r>
        <w:t xml:space="preserve">5-fig-density-usa.R: creates figure of distribution of estimated cases in the US</w:t>
      </w:r>
    </w:p>
    <w:p>
      <w:pPr>
        <w:pStyle w:val="BlockText"/>
        <w:numPr>
          <w:ilvl w:val="1"/>
          <w:numId w:val="1126"/>
        </w:numPr>
      </w:pPr>
      <w:r>
        <w:t xml:space="preserve">6-table-data-quality.R: creates table of data quality grading from COVID Tracking Project</w:t>
      </w:r>
    </w:p>
    <w:p>
      <w:pPr>
        <w:pStyle w:val="BlockText"/>
        <w:numPr>
          <w:ilvl w:val="1"/>
          <w:numId w:val="1126"/>
        </w:numPr>
      </w:pPr>
      <w:r>
        <w:t xml:space="preserve">7-fig-testpos.R: creates figure of the probability of testing positive among those tested by state</w:t>
      </w:r>
    </w:p>
    <w:p>
      <w:pPr>
        <w:pStyle w:val="BlockText"/>
        <w:numPr>
          <w:ilvl w:val="1"/>
          <w:numId w:val="1126"/>
        </w:numPr>
      </w:pPr>
      <w:r>
        <w:t xml:space="preserve">8-fig-percent-undertesting-state.R: creates figure of the percentage of under estimation due to incomplete testing</w:t>
      </w:r>
    </w:p>
    <w:p>
      <w:pPr>
        <w:pStyle w:val="BlockText"/>
        <w:numPr>
          <w:ilvl w:val="0"/>
          <w:numId w:val="1123"/>
        </w:numPr>
      </w:pPr>
      <w:r>
        <w:t xml:space="preserve">4-figures: folder containing figure files.</w:t>
      </w:r>
    </w:p>
    <w:p>
      <w:pPr>
        <w:pStyle w:val="BlockText"/>
        <w:numPr>
          <w:ilvl w:val="0"/>
          <w:numId w:val="1123"/>
        </w:numPr>
      </w:pPr>
      <w:r>
        <w:t xml:space="preserve">5-results: folder containing analysis results objects.</w:t>
      </w:r>
    </w:p>
    <w:p>
      <w:pPr>
        <w:pStyle w:val="BlockText"/>
        <w:numPr>
          <w:ilvl w:val="0"/>
          <w:numId w:val="1123"/>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97"/>
    <w:bookmarkStart w:id="398"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398"/>
    <w:bookmarkStart w:id="400"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99">
        <w:r>
          <w:rPr>
            <w:rStyle w:val="Hyperlink"/>
          </w:rPr>
          <w:t xml:space="preserve">here.</w:t>
        </w:r>
      </w:hyperlink>
    </w:p>
    <w:p>
      <w:r>
        <w:br w:type="page"/>
      </w:r>
    </w:p>
    <w:bookmarkEnd w:id="400"/>
    <w:bookmarkEnd w:id="401"/>
    <w:bookmarkStart w:id="421" w:name="data-publication"/>
    <w:p>
      <w:pPr>
        <w:pStyle w:val="Heading1"/>
      </w:pPr>
      <w:r>
        <w:t xml:space="preserve">15. Data Publication</w:t>
      </w:r>
    </w:p>
    <w:p>
      <w:pPr>
        <w:pStyle w:val="FirstParagraph"/>
      </w:pPr>
      <w:r>
        <w:t xml:space="preserve">Adapted from Fanice Nyatigo and Ben Arnold’s chapter in the</w:t>
      </w:r>
      <w:r>
        <w:t xml:space="preserve"> </w:t>
      </w:r>
      <w:hyperlink r:id="rId402">
        <w:r>
          <w:rPr>
            <w:rStyle w:val="Hyperlink"/>
          </w:rPr>
          <w:t xml:space="preserve">Proctor-UCSF Lab Manual</w:t>
        </w:r>
      </w:hyperlink>
    </w:p>
    <w:bookmarkStart w:id="403"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403"/>
    <w:bookmarkStart w:id="408"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404"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404"/>
    <w:bookmarkStart w:id="405"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405"/>
    <w:bookmarkStart w:id="407"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406">
        <w:r>
          <w:rPr>
            <w:rStyle w:val="Hyperlink"/>
          </w:rPr>
          <w:t xml:space="preserve">UC Davis DataLab GIS workshops</w:t>
        </w:r>
      </w:hyperlink>
      <w:r>
        <w:t xml:space="preserve">, including resources on QGIS and spatial SQL.</w:t>
      </w:r>
    </w:p>
    <w:bookmarkEnd w:id="407"/>
    <w:bookmarkEnd w:id="408"/>
    <w:bookmarkStart w:id="412" w:name="create-public-ids"/>
    <w:p>
      <w:pPr>
        <w:pStyle w:val="Heading2"/>
      </w:pPr>
      <w:r>
        <w:t xml:space="preserve">15.3 Create public IDs</w:t>
      </w:r>
    </w:p>
    <w:bookmarkStart w:id="409"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409"/>
    <w:bookmarkStart w:id="410"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410"/>
    <w:bookmarkStart w:id="411"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27"/>
        </w:numPr>
      </w:pPr>
      <w:r>
        <w:rPr>
          <w:rStyle w:val="VerbatimChar"/>
        </w:rPr>
        <w:t xml:space="preserve">data/final/</w:t>
      </w:r>
      <w:r>
        <w:t xml:space="preserve">- folder containing the projects final data in both csv and rds formats</w:t>
      </w:r>
      <w:r>
        <w:br/>
      </w:r>
    </w:p>
    <w:p>
      <w:pPr>
        <w:pStyle w:val="Compact"/>
        <w:numPr>
          <w:ilvl w:val="0"/>
          <w:numId w:val="1127"/>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27"/>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27"/>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27"/>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411"/>
    <w:bookmarkEnd w:id="412"/>
    <w:bookmarkStart w:id="417"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413">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414">
        <w:r>
          <w:rPr>
            <w:rStyle w:val="Hyperlink"/>
          </w:rPr>
          <w:t xml:space="preserve">UC Davis DataLab workshop on data documentation</w:t>
        </w:r>
      </w:hyperlink>
      <w:r>
        <w:t xml:space="preserve">.</w:t>
      </w:r>
    </w:p>
    <w:bookmarkStart w:id="416" w:name="X659912a983e12070198566d6758f84b7c139c71"/>
    <w:p>
      <w:pPr>
        <w:pStyle w:val="Heading3"/>
      </w:pPr>
      <w:r>
        <w:t xml:space="preserve">15.4.1 Steps for creating an Open Science Framework (OSF) repository:</w:t>
      </w:r>
    </w:p>
    <w:p>
      <w:pPr>
        <w:pStyle w:val="Compact"/>
        <w:numPr>
          <w:ilvl w:val="0"/>
          <w:numId w:val="1128"/>
        </w:numPr>
      </w:pPr>
      <w:r>
        <w:t xml:space="preserve">Create a new OSF project per these instructions: https://help.osf.io/article/252-create-a-project</w:t>
      </w:r>
    </w:p>
    <w:p>
      <w:pPr>
        <w:pStyle w:val="Compact"/>
        <w:numPr>
          <w:ilvl w:val="0"/>
          <w:numId w:val="1128"/>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28"/>
        </w:numPr>
      </w:pPr>
      <w:r>
        <w:t xml:space="preserve">Create a notebook component and upload the final .html files (which will not be on github… but see optional item below)</w:t>
      </w:r>
    </w:p>
    <w:p>
      <w:pPr>
        <w:pStyle w:val="Compact"/>
        <w:numPr>
          <w:ilvl w:val="0"/>
          <w:numId w:val="1128"/>
        </w:numPr>
      </w:pPr>
      <w:r>
        <w:t xml:space="preserve">On the OSF landing Wiki, provide some context. Here is a recent example: https://osf.io/954bt/</w:t>
      </w:r>
    </w:p>
    <w:p>
      <w:pPr>
        <w:pStyle w:val="Compact"/>
        <w:numPr>
          <w:ilvl w:val="0"/>
          <w:numId w:val="1128"/>
        </w:numPr>
      </w:pPr>
      <w:r>
        <w:t xml:space="preserve">Create a Digital Object Identifier (DOI) for the repository. A DOI is a unique identifier that provides a persistent link to content, such as a dataset in this case.</w:t>
      </w:r>
      <w:r>
        <w:t xml:space="preserve"> </w:t>
      </w:r>
      <w:hyperlink r:id="rId415">
        <w:r>
          <w:rPr>
            <w:rStyle w:val="Hyperlink"/>
          </w:rPr>
          <w:t xml:space="preserve">Learn more about DOIs</w:t>
        </w:r>
      </w:hyperlink>
    </w:p>
    <w:p>
      <w:pPr>
        <w:pStyle w:val="Compact"/>
        <w:numPr>
          <w:ilvl w:val="0"/>
          <w:numId w:val="1128"/>
        </w:numPr>
      </w:pPr>
      <w:r>
        <w:t xml:space="preserve">Optional: Complete the software checklist and system requirement guide for the analysis to guide others. Include it on the GitHub README for the project: https://github.com/proctor-ucsf/mordor-antibody</w:t>
      </w:r>
    </w:p>
    <w:bookmarkEnd w:id="416"/>
    <w:bookmarkEnd w:id="417"/>
    <w:bookmarkStart w:id="418"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418"/>
    <w:bookmarkStart w:id="419"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419"/>
    <w:bookmarkStart w:id="420"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420"/>
    <w:bookmarkEnd w:id="421"/>
    <w:bookmarkStart w:id="441" w:name="sec-slurm"/>
    <w:p>
      <w:pPr>
        <w:pStyle w:val="Heading1"/>
      </w:pPr>
      <w:r>
        <w:t xml:space="preserve">16. High-performance computing (HPC)</w:t>
      </w:r>
    </w:p>
    <w:p>
      <w:pPr>
        <w:pStyle w:val="FirstParagraph"/>
      </w:pPr>
      <w:r>
        <w:t xml:space="preserve">Adapted by UCD-SeRG team from</w:t>
      </w:r>
      <w:r>
        <w:t xml:space="preserve"> </w:t>
      </w:r>
      <w:hyperlink r:id="rId422">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426" w:name="uc-davis-computing-resources"/>
    <w:p>
      <w:pPr>
        <w:pStyle w:val="Heading2"/>
      </w:pPr>
      <w:r>
        <w:t xml:space="preserve">16.1 UC Davis Computing Resources</w:t>
      </w:r>
    </w:p>
    <w:bookmarkStart w:id="425"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423">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29"/>
        </w:numPr>
      </w:pPr>
      <w:r>
        <w:rPr>
          <w:b/>
          <w:bCs/>
        </w:rPr>
        <w:t xml:space="preserve">Shiva</w:t>
      </w:r>
      <w:r>
        <w:t xml:space="preserve"> </w:t>
      </w:r>
      <w:r>
        <w:t xml:space="preserve">(shiva.ucdavis.edu): SLURM-based cluster for computational work</w:t>
      </w:r>
    </w:p>
    <w:p>
      <w:pPr>
        <w:pStyle w:val="Compact"/>
        <w:numPr>
          <w:ilvl w:val="0"/>
          <w:numId w:val="1129"/>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424">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425"/>
    <w:bookmarkEnd w:id="426"/>
    <w:bookmarkStart w:id="428"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427"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427"/>
    <w:bookmarkEnd w:id="428"/>
    <w:bookmarkStart w:id="429"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423">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429"/>
    <w:bookmarkStart w:id="430"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423">
        <w:r>
          <w:rPr>
            <w:rStyle w:val="Hyperlink"/>
          </w:rPr>
          <w:t xml:space="preserve">hpc.ucdavis.edu</w:t>
        </w:r>
      </w:hyperlink>
      <w:r>
        <w:t xml:space="preserve"> </w:t>
      </w:r>
      <w:r>
        <w:t xml:space="preserve">for support information.</w:t>
      </w:r>
    </w:p>
    <w:bookmarkEnd w:id="430"/>
    <w:bookmarkStart w:id="434"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431"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431"/>
    <w:bookmarkStart w:id="432"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432"/>
    <w:bookmarkStart w:id="433"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433"/>
    <w:bookmarkEnd w:id="434"/>
    <w:bookmarkStart w:id="439" w:name="storage-group-storage-access"/>
    <w:p>
      <w:pPr>
        <w:pStyle w:val="Heading2"/>
      </w:pPr>
      <w:r>
        <w:t xml:space="preserve">16.6 Storage &amp; group storage access</w:t>
      </w:r>
    </w:p>
    <w:bookmarkStart w:id="435"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423">
        <w:r>
          <w:rPr>
            <w:rStyle w:val="Hyperlink"/>
          </w:rPr>
          <w:t xml:space="preserve">UC Davis HPC documentation</w:t>
        </w:r>
      </w:hyperlink>
      <w:r>
        <w:t xml:space="preserve"> </w:t>
      </w:r>
      <w:r>
        <w:t xml:space="preserve">for specific storage options and quotas.</w:t>
      </w:r>
    </w:p>
    <w:bookmarkEnd w:id="435"/>
    <w:bookmarkStart w:id="436"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436"/>
    <w:bookmarkStart w:id="438"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437">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438"/>
    <w:bookmarkEnd w:id="439"/>
    <w:bookmarkStart w:id="440"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30"/>
        </w:numPr>
      </w:pPr>
      <w:r>
        <w:rPr>
          <w:rStyle w:val="VerbatimChar"/>
        </w:rPr>
        <w:t xml:space="preserve">job-name=run_inc</w:t>
      </w:r>
      <w:r>
        <w:t xml:space="preserve">: Job name that will show up in the SLURM system</w:t>
      </w:r>
    </w:p>
    <w:p>
      <w:pPr>
        <w:pStyle w:val="Compact"/>
        <w:numPr>
          <w:ilvl w:val="0"/>
          <w:numId w:val="1130"/>
        </w:numPr>
      </w:pPr>
      <w:r>
        <w:rPr>
          <w:rStyle w:val="VerbatimChar"/>
        </w:rPr>
        <w:t xml:space="preserve">begin=now</w:t>
      </w:r>
      <w:r>
        <w:t xml:space="preserve">: Requests to start the job as soon as the requested resources are available</w:t>
      </w:r>
    </w:p>
    <w:p>
      <w:pPr>
        <w:pStyle w:val="Compact"/>
        <w:numPr>
          <w:ilvl w:val="0"/>
          <w:numId w:val="1130"/>
        </w:numPr>
      </w:pPr>
      <w:r>
        <w:rPr>
          <w:rStyle w:val="VerbatimChar"/>
        </w:rPr>
        <w:t xml:space="preserve">dependency=singleton</w:t>
      </w:r>
      <w:r>
        <w:t xml:space="preserve">: Jobs can begin after all previously launched jobs with the same name and user have ended.</w:t>
      </w:r>
    </w:p>
    <w:p>
      <w:pPr>
        <w:pStyle w:val="Compact"/>
        <w:numPr>
          <w:ilvl w:val="0"/>
          <w:numId w:val="1130"/>
        </w:numPr>
      </w:pPr>
      <w:r>
        <w:rPr>
          <w:rStyle w:val="VerbatimChar"/>
        </w:rPr>
        <w:t xml:space="preserve">mail-type=ALL</w:t>
      </w:r>
      <w:r>
        <w:t xml:space="preserve">: Receive all types of email notification (e.g., when job starts, fails, ends)</w:t>
      </w:r>
    </w:p>
    <w:p>
      <w:pPr>
        <w:pStyle w:val="Compact"/>
        <w:numPr>
          <w:ilvl w:val="0"/>
          <w:numId w:val="1130"/>
        </w:numPr>
      </w:pPr>
      <w:r>
        <w:rPr>
          <w:rStyle w:val="VerbatimChar"/>
        </w:rPr>
        <w:t xml:space="preserve">cpus-per-task=16</w:t>
      </w:r>
      <w:r>
        <w:t xml:space="preserve">: Request 16 processors per task. The default is one processor per task.</w:t>
      </w:r>
    </w:p>
    <w:p>
      <w:pPr>
        <w:pStyle w:val="Compact"/>
        <w:numPr>
          <w:ilvl w:val="0"/>
          <w:numId w:val="1130"/>
        </w:numPr>
      </w:pPr>
      <w:r>
        <w:rPr>
          <w:rStyle w:val="VerbatimChar"/>
        </w:rPr>
        <w:t xml:space="preserve">mem=64G</w:t>
      </w:r>
      <w:r>
        <w:t xml:space="preserve">: Request 64 GB memory per node.</w:t>
      </w:r>
    </w:p>
    <w:p>
      <w:pPr>
        <w:pStyle w:val="Compact"/>
        <w:numPr>
          <w:ilvl w:val="0"/>
          <w:numId w:val="1130"/>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30"/>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440"/>
    <w:bookmarkEnd w:id="441"/>
    <w:bookmarkStart w:id="528" w:name="working-with-ai"/>
    <w:p>
      <w:pPr>
        <w:pStyle w:val="Heading1"/>
      </w:pPr>
      <w:r>
        <w:t xml:space="preserve">17. Working with AI</w:t>
      </w:r>
    </w:p>
    <w:p>
      <w:pPr>
        <w:pStyle w:val="FirstParagraph"/>
      </w:pPr>
      <w:hyperlink r:id="rId442">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445"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31"/>
        </w:numPr>
      </w:pPr>
      <w:r>
        <w:t xml:space="preserve">Carefully review the code to ensure you understand what it does</w:t>
      </w:r>
    </w:p>
    <w:p>
      <w:pPr>
        <w:pStyle w:val="Compact"/>
        <w:numPr>
          <w:ilvl w:val="0"/>
          <w:numId w:val="1132"/>
        </w:numPr>
      </w:pPr>
      <w:r>
        <w:t xml:space="preserve">Test the code thoroughly to verify it works as expected</w:t>
      </w:r>
    </w:p>
    <w:p>
      <w:pPr>
        <w:pStyle w:val="Compact"/>
        <w:numPr>
          <w:ilvl w:val="0"/>
          <w:numId w:val="1133"/>
        </w:numPr>
      </w:pPr>
      <w:r>
        <w:t xml:space="preserve">Verify that the logic is appropriate for your specific use case</w:t>
      </w:r>
    </w:p>
    <w:p>
      <w:pPr>
        <w:pStyle w:val="Compact"/>
        <w:numPr>
          <w:ilvl w:val="0"/>
          <w:numId w:val="1134"/>
        </w:numPr>
      </w:pPr>
      <w:r>
        <w:t xml:space="preserve">Check that the code follows our lab’s coding standards and best practices</w:t>
      </w:r>
    </w:p>
    <w:p>
      <w:pPr>
        <w:pStyle w:val="Compact"/>
        <w:numPr>
          <w:ilvl w:val="0"/>
          <w:numId w:val="1135"/>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43" name="Picture"/>
                  <a:graphic>
                    <a:graphicData uri="http://schemas.openxmlformats.org/drawingml/2006/picture">
                      <pic:pic>
                        <pic:nvPicPr>
                          <pic:cNvPr descr="/opt/quarto/share/formats/docx/warning.png" id="444"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445"/>
    <w:bookmarkStart w:id="446" w:name="disclosure-of-ai-us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36"/>
        </w:numPr>
      </w:pPr>
      <w:r>
        <w:t xml:space="preserve">In code comments, note when AI tools were used to generate or significantly modify code</w:t>
      </w:r>
    </w:p>
    <w:p>
      <w:pPr>
        <w:pStyle w:val="Compact"/>
        <w:numPr>
          <w:ilvl w:val="0"/>
          <w:numId w:val="1136"/>
        </w:numPr>
      </w:pPr>
      <w:r>
        <w:t xml:space="preserve">In commit messages, mention if AI tools assisted with the changes</w:t>
      </w:r>
    </w:p>
    <w:p>
      <w:pPr>
        <w:pStyle w:val="Compact"/>
        <w:numPr>
          <w:ilvl w:val="0"/>
          <w:numId w:val="1136"/>
        </w:numPr>
      </w:pPr>
      <w:r>
        <w:t xml:space="preserve">In manuscripts and reports, acknowledge AI tool usage in the methods or acknowledgments section</w:t>
      </w:r>
    </w:p>
    <w:p>
      <w:pPr>
        <w:pStyle w:val="Compact"/>
        <w:numPr>
          <w:ilvl w:val="0"/>
          <w:numId w:val="1136"/>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446"/>
    <w:bookmarkStart w:id="447"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37"/>
        </w:numPr>
      </w:pPr>
      <w:r>
        <w:t xml:space="preserve">Ask the AI tool to identify and properly cite sources when it borrows or adapts content</w:t>
      </w:r>
    </w:p>
    <w:p>
      <w:pPr>
        <w:pStyle w:val="Compact"/>
        <w:numPr>
          <w:ilvl w:val="0"/>
          <w:numId w:val="1137"/>
        </w:numPr>
      </w:pPr>
      <w:r>
        <w:t xml:space="preserve">Verify that any content the AI generates includes appropriate citations</w:t>
      </w:r>
    </w:p>
    <w:p>
      <w:pPr>
        <w:pStyle w:val="Compact"/>
        <w:numPr>
          <w:ilvl w:val="0"/>
          <w:numId w:val="1137"/>
        </w:numPr>
      </w:pPr>
      <w:r>
        <w:t xml:space="preserve">Add citations yourself if the AI fails to do so</w:t>
      </w:r>
    </w:p>
    <w:p>
      <w:pPr>
        <w:pStyle w:val="Compact"/>
        <w:numPr>
          <w:ilvl w:val="0"/>
          <w:numId w:val="1137"/>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447"/>
    <w:bookmarkStart w:id="527" w:name="coding-agents"/>
    <w:p>
      <w:pPr>
        <w:pStyle w:val="Heading2"/>
      </w:pPr>
      <w:r>
        <w:t xml:space="preserve">17.4 Coding Agents</w:t>
      </w:r>
    </w:p>
    <w:p>
      <w:pPr>
        <w:pStyle w:val="FirstParagraph"/>
      </w:pPr>
      <w:r>
        <w:t xml:space="preserve">We recommend working with</w:t>
      </w:r>
      <w:r>
        <w:t xml:space="preserve"> </w:t>
      </w:r>
      <w:hyperlink r:id="rId448">
        <w:r>
          <w:rPr>
            <w:rStyle w:val="Hyperlink"/>
            <w:b/>
            <w:bCs/>
          </w:rPr>
          <w:t xml:space="preserve">AI coding agents</w:t>
        </w:r>
      </w:hyperlink>
      <w:r>
        <w:t xml:space="preserve"> </w:t>
      </w:r>
      <w:r>
        <w:t xml:space="preserve">to</w:t>
      </w:r>
      <w:r>
        <w:t xml:space="preserve"> </w:t>
      </w:r>
      <w:hyperlink r:id="rId442">
        <w:r>
          <w:rPr>
            <w:rStyle w:val="Hyperlink"/>
          </w:rPr>
          <w:t xml:space="preserve">help you code</w:t>
        </w:r>
      </w:hyperlink>
      <w:r>
        <w:t xml:space="preserve">.</w:t>
      </w:r>
    </w:p>
    <w:bookmarkStart w:id="450" w:name="what-are-ai-coding-agents"/>
    <w:p>
      <w:pPr>
        <w:pStyle w:val="Heading3"/>
      </w:pPr>
      <w:r>
        <w:t xml:space="preserve">17.4.1 What are AI coding agents?</w:t>
      </w:r>
    </w:p>
    <w:p>
      <w:pPr>
        <w:pStyle w:val="FirstParagraph"/>
      </w:pPr>
      <w:r>
        <w:t xml:space="preserve">AI coding agents are</w:t>
      </w:r>
      <w:r>
        <w:t xml:space="preserve"> </w:t>
      </w:r>
      <w:hyperlink r:id="rId449">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38"/>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38"/>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38"/>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38"/>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38"/>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38"/>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39"/>
        </w:numPr>
      </w:pPr>
      <w:r>
        <w:t xml:space="preserve">Reviewing the agent’s work</w:t>
      </w:r>
    </w:p>
    <w:p>
      <w:pPr>
        <w:pStyle w:val="Compact"/>
        <w:numPr>
          <w:ilvl w:val="0"/>
          <w:numId w:val="1139"/>
        </w:numPr>
      </w:pPr>
      <w:r>
        <w:t xml:space="preserve">Ensuring the solution meets requirements</w:t>
      </w:r>
    </w:p>
    <w:p>
      <w:pPr>
        <w:pStyle w:val="Compact"/>
        <w:numPr>
          <w:ilvl w:val="0"/>
          <w:numId w:val="1139"/>
        </w:numPr>
      </w:pPr>
      <w:r>
        <w:t xml:space="preserve">Verifying code quality and security</w:t>
      </w:r>
    </w:p>
    <w:p>
      <w:pPr>
        <w:pStyle w:val="Compact"/>
        <w:numPr>
          <w:ilvl w:val="0"/>
          <w:numId w:val="1139"/>
        </w:numPr>
      </w:pPr>
      <w:r>
        <w:t xml:space="preserve">Making the final decision to merge changes</w:t>
      </w:r>
    </w:p>
    <w:bookmarkEnd w:id="450"/>
    <w:bookmarkStart w:id="467" w:name="relative-advantages-of-ai-and-humans"/>
    <w:p>
      <w:pPr>
        <w:pStyle w:val="Heading3"/>
      </w:pPr>
      <w:ins w:id="1422" w:author="PR Preview" w:date="2024-01-01T00:00:00Z">
        <w:r>
          <w:t xml:space="preserve">17.4.2 Relative Advantages of AI and Humans</w:t>
        </w:r>
      </w:ins>
    </w:p>
    <w:p>
      <w:pPr>
        <w:pStyle w:val="FirstParagraph"/>
      </w:pPr>
      <w:ins w:id="1423" w:author="PR Preview" w:date="2024-01-01T00:00:00Z">
        <w:r>
          <w:t xml:space="preserve">AI coding agents and human coders have complementary strengths.</w:t>
        </w:r>
      </w:ins>
      <w:ins w:id="1423" w:author="PR Preview" w:date="2024-01-01T00:00:00Z">
        <w:r>
          <w:t xml:space="preserve"> </w:t>
        </w:r>
      </w:ins>
      <w:ins w:id="1423" w:author="PR Preview" w:date="2024-01-01T00:00:00Z">
        <w:r>
          <w:t xml:space="preserve">Understanding these differences helps you decide when to delegate work to agents</w:t>
        </w:r>
      </w:ins>
      <w:ins w:id="1423" w:author="PR Preview" w:date="2024-01-01T00:00:00Z">
        <w:r>
          <w:t xml:space="preserve"> </w:t>
        </w:r>
      </w:ins>
      <w:ins w:id="1423" w:author="PR Preview" w:date="2024-01-01T00:00:00Z">
        <w:r>
          <w:t xml:space="preserve">and when to handle tasks yourself.</w:t>
        </w:r>
      </w:ins>
    </w:p>
    <w:bookmarkStart w:id="465" w:name="Xd4b14538cacfc1a6b4e96642aaf3a62c42920b7"/>
    <w:p>
      <w:pPr>
        <w:pStyle w:val="Heading4"/>
      </w:pPr>
      <w:ins w:id="1424" w:author="PR Preview" w:date="2024-01-01T00:00:00Z">
        <w:r>
          <w:t xml:space="preserve">17.4.2.1 Comparative Strengths: Humans vs. AI Agents</w:t>
        </w:r>
      </w:ins>
    </w:p>
    <w:p>
      <w:pPr>
        <w:pStyle w:val="FirstParagraph"/>
      </w:pPr>
      <w:ins w:id="1425" w:author="PR Preview" w:date="2024-01-01T00:00:00Z">
        <w:r>
          <w:t xml:space="preserve">The table below summarizes the relative advantages of human coders</w:t>
        </w:r>
      </w:ins>
      <w:ins w:id="1425" w:author="PR Preview" w:date="2024-01-01T00:00:00Z">
        <w:r>
          <w:t xml:space="preserve"> </w:t>
        </w:r>
      </w:ins>
      <w:ins w:id="1425" w:author="PR Preview" w:date="2024-01-01T00:00:00Z">
        <w:r>
          <w:t xml:space="preserve">and AI coding agents across different types of tasks:</w:t>
        </w:r>
      </w:ins>
    </w:p>
    <w:tbl>
      <w:tblPr>
        <w:tblStyle w:val="Table"/>
        <w:tblW w:type="pct" w:w="5000"/>
        <w:tblLayout w:type="fixed"/>
        <w:tblLook w:firstRow="0" w:lastRow="0" w:firstColumn="0" w:lastColumn="0" w:noHBand="0" w:noVBand="0" w:val="0000"/>
      </w:tblPr>
      <w:tblGrid>
        <w:gridCol w:w="7920"/>
      </w:tblGrid>
      <w:tr>
        <w:tc>
          <w:tcPr/>
          <w:bookmarkStart w:id="451" w:name="tbl-ai-human-comparison"/>
          <w:p>
            <w:pPr>
              <w:jc w:val="center"/>
            </w:pPr>
            <w:pPr>
              <w:jc w:val="left"/>
              <w:spacing w:before="200"/>
              <w:pStyle w:val="ImageCaption"/>
            </w:pPr>
            <w:r>
              <w:t xml:space="preserve">Table 17.1: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(Neo/Keanu) 😊</w:t>
                  </w:r>
                </w:p>
              </w:tc>
              <w:tc>
                <w:tcPr/>
                <w:p>
                  <w:pPr>
                    <w:pStyle w:val="Compact"/>
                    <w:jc w:val="center"/>
                  </w:pPr>
                  <w:r>
                    <w:t xml:space="preserve">AI Agents (Agent Smith) 🤖</w:t>
                  </w:r>
                </w:p>
              </w:tc>
            </w:tr>
            <w:tr>
              <w:tc>
                <w:tcPr/>
                <w:p>
                  <w:pPr>
                    <w:pStyle w:val="Compact"/>
                    <w:jc w:val="center"/>
                  </w:pPr>
                  <w:r>
                    <w:rPr>
                      <w:b/>
                      <w:bCs/>
                    </w:rPr>
                    <w:t xml:space="preserve">Creative thinking and handling ambiguity</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Following instruction scripts precisely</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451"/>
          <w:p/>
        </w:tc>
      </w:tr>
    </w:tbl>
    <w:p>
      <w:pPr>
        <w:pStyle w:val="BodyText"/>
      </w:pPr>
      <w:ins w:id="1426" w:author="PR Preview" w:date="2024-01-01T00:00:00Z">
        <w:r>
          <w:t xml:space="preserve">Or, if you prefer a more visual representation:</w:t>
        </w:r>
      </w:ins>
    </w:p>
    <w:tbl>
      <w:tblPr>
        <w:tblStyle w:val="Table"/>
        <w:tblW w:type="pct" w:w="5000"/>
        <w:tblLayout w:type="fixed"/>
        <w:tblLook w:firstRow="0" w:lastRow="0" w:firstColumn="0" w:lastColumn="0" w:noHBand="0" w:noVBand="0" w:val="0000"/>
      </w:tblPr>
      <w:tblGrid>
        <w:gridCol w:w="7920"/>
      </w:tblGrid>
      <w:tr>
        <w:tc>
          <w:tcPr/>
          <w:bookmarkStart w:id="464" w:name="fig-matrix-meme-table"/>
          <w:tbl>
            <w:tblPr>
              <w:tblStyle w:val="Table"/>
              <w:tblW w:type="pct" w:w="5000"/>
              <w:tblLayout w:type="fixed"/>
              <w:tblLook w:firstRow="0" w:lastRow="0" w:firstColumn="0" w:lastColumn="0" w:noHBand="0" w:noVBand="0" w:val="0000"/>
            </w:tblPr>
            <w:tblGrid>
              <w:gridCol w:w="3960"/>
              <w:gridCol w:w="3960"/>
            </w:tblGrid>
            <w:tr>
              <w:tc>
                <w:tcPr/>
                <w:p>
                  <w:pPr>
                    <w:pStyle w:val="Compact"/>
                    <w:jc w:val="center"/>
                    <w:jc w:val="center"/>
                  </w:pPr>
                  <w:r>
                    <w:drawing>
                      <wp:inline>
                        <wp:extent cx="4286250" cy="3333750"/>
                        <wp:effectExtent b="0" l="0" r="0" t="0"/>
                        <wp:docPr descr="Happy Neo" title="" id="453" name="Picture"/>
                        <a:graphic>
                          <a:graphicData uri="http://schemas.openxmlformats.org/drawingml/2006/picture">
                            <pic:pic>
                              <pic:nvPicPr>
                                <pic:cNvPr descr="assets/images/happy-neo-placeholder.png" id="454" name="Picture"/>
                                <pic:cNvPicPr>
                                  <a:picLocks noChangeArrowheads="1" noChangeAspect="1"/>
                                </pic:cNvPicPr>
                              </pic:nvPicPr>
                              <pic:blipFill>
                                <a:blip r:embed="rId452"/>
                                <a:stretch>
                                  <a:fillRect/>
                                </a:stretch>
                              </pic:blipFill>
                              <pic:spPr bwMode="auto">
                                <a:xfrm>
                                  <a:off x="0" y="0"/>
                                  <a:ext cx="4286250" cy="3333750"/>
                                </a:xfrm>
                                <a:prstGeom prst="rect">
                                  <a:avLst/>
                                </a:prstGeom>
                                <a:noFill/>
                                <a:ln w="9525">
                                  <a:noFill/>
                                  <a:headEnd/>
                                  <a:tailEnd/>
                                </a:ln>
                              </pic:spPr>
                            </pic:pic>
                          </a:graphicData>
                        </a:graphic>
                      </wp:inline>
                    </w:drawing>
                  </w:r>
                </w:p>
              </w:tc>
              <w:tc>
                <w:tcPr/>
                <w:p>
                  <w:pPr>
                    <w:pStyle w:val="Compact"/>
                    <w:jc w:val="center"/>
                    <w:jc w:val="center"/>
                  </w:pPr>
                  <w:r>
                    <w:drawing>
                      <wp:inline>
                        <wp:extent cx="4286250" cy="3333750"/>
                        <wp:effectExtent b="0" l="0" r="0" t="0"/>
                        <wp:docPr descr="Angry Agent Smith" title="" id="456" name="Picture"/>
                        <a:graphic>
                          <a:graphicData uri="http://schemas.openxmlformats.org/drawingml/2006/picture">
                            <pic:pic>
                              <pic:nvPicPr>
                                <pic:cNvPr descr="assets/images/angry-smith-placeholder.png" id="457" name="Picture"/>
                                <pic:cNvPicPr>
                                  <a:picLocks noChangeArrowheads="1" noChangeAspect="1"/>
                                </pic:cNvPicPr>
                              </pic:nvPicPr>
                              <pic:blipFill>
                                <a:blip r:embed="rId455"/>
                                <a:stretch>
                                  <a:fillRect/>
                                </a:stretch>
                              </pic:blipFill>
                              <pic:spPr bwMode="auto">
                                <a:xfrm>
                                  <a:off x="0" y="0"/>
                                  <a:ext cx="4286250" cy="3333750"/>
                                </a:xfrm>
                                <a:prstGeom prst="rect">
                                  <a:avLst/>
                                </a:prstGeom>
                                <a:noFill/>
                                <a:ln w="9525">
                                  <a:noFill/>
                                  <a:headEnd/>
                                  <a:tailEnd/>
                                </a:ln>
                              </pic:spPr>
                            </pic:pic>
                          </a:graphicData>
                        </a:graphic>
                      </wp:inline>
                    </w:drawing>
                  </w:r>
                </w:p>
              </w:tc>
            </w:tr>
            <w:tr>
              <w:tc>
                <w:tcPr/>
                <w:p>
                  <w:pPr>
                    <w:pStyle w:val="Compact"/>
                    <w:jc w:val="center"/>
                    <w:jc w:val="center"/>
                  </w:pPr>
                  <w:r>
                    <w:drawing>
                      <wp:inline>
                        <wp:extent cx="4286250" cy="3333750"/>
                        <wp:effectExtent b="0" l="0" r="0" t="0"/>
                        <wp:docPr descr="Sad Keanu" title="" id="459" name="Picture"/>
                        <a:graphic>
                          <a:graphicData uri="http://schemas.openxmlformats.org/drawingml/2006/picture">
                            <pic:pic>
                              <pic:nvPicPr>
                                <pic:cNvPr descr="assets/images/sad-keanu-placeholder.png" id="460" name="Picture"/>
                                <pic:cNvPicPr>
                                  <a:picLocks noChangeArrowheads="1" noChangeAspect="1"/>
                                </pic:cNvPicPr>
                              </pic:nvPicPr>
                              <pic:blipFill>
                                <a:blip r:embed="rId458"/>
                                <a:stretch>
                                  <a:fillRect/>
                                </a:stretch>
                              </pic:blipFill>
                              <pic:spPr bwMode="auto">
                                <a:xfrm>
                                  <a:off x="0" y="0"/>
                                  <a:ext cx="4286250" cy="3333750"/>
                                </a:xfrm>
                                <a:prstGeom prst="rect">
                                  <a:avLst/>
                                </a:prstGeom>
                                <a:noFill/>
                                <a:ln w="9525">
                                  <a:noFill/>
                                  <a:headEnd/>
                                  <a:tailEnd/>
                                </a:ln>
                              </pic:spPr>
                            </pic:pic>
                          </a:graphicData>
                        </a:graphic>
                      </wp:inline>
                    </w:drawing>
                  </w:r>
                </w:p>
              </w:tc>
              <w:tc>
                <w:tcPr/>
                <w:p>
                  <w:pPr>
                    <w:pStyle w:val="Compact"/>
                    <w:jc w:val="center"/>
                    <w:jc w:val="center"/>
                  </w:pPr>
                  <w:r>
                    <w:drawing>
                      <wp:inline>
                        <wp:extent cx="4286250" cy="3333750"/>
                        <wp:effectExtent b="0" l="0" r="0" t="0"/>
                        <wp:docPr descr="Happy Agent Smith" title="" id="462" name="Picture"/>
                        <a:graphic>
                          <a:graphicData uri="http://schemas.openxmlformats.org/drawingml/2006/picture">
                            <pic:pic>
                              <pic:nvPicPr>
                                <pic:cNvPr descr="assets/images/happy-smith-placeholder.png" id="463" name="Picture"/>
                                <pic:cNvPicPr>
                                  <a:picLocks noChangeArrowheads="1" noChangeAspect="1"/>
                                </pic:cNvPicPr>
                              </pic:nvPicPr>
                              <pic:blipFill>
                                <a:blip r:embed="rId461"/>
                                <a:stretch>
                                  <a:fillRect/>
                                </a:stretch>
                              </pic:blipFill>
                              <pic:spPr bwMode="auto">
                                <a:xfrm>
                                  <a:off x="0" y="0"/>
                                  <a:ext cx="4286250" cy="3333750"/>
                                </a:xfrm>
                                <a:prstGeom prst="rect">
                                  <a:avLst/>
                                </a:prstGeom>
                                <a:noFill/>
                                <a:ln w="9525">
                                  <a:noFill/>
                                  <a:headEnd/>
                                  <a:tailEnd/>
                                </a:ln>
                              </pic:spPr>
                            </pic:pic>
                          </a:graphicData>
                        </a:graphic>
                      </wp:inline>
                    </w:drawing>
                  </w:r>
                </w:p>
              </w:tc>
            </w:tr>
          </w:tbl>
          <w:p>
            <w:pPr>
              <w:jc w:val="center"/>
            </w:pPr>
            <w:pPr>
              <w:jc w:val="left"/>
              <w:spacing w:before="200"/>
              <w:pStyle w:val="ImageCaption"/>
            </w:pPr>
            <w:r>
              <w:t xml:space="preserve">Figure 17.1: The same comparison with Matrix characters in a 2×2 grid</w:t>
            </w:r>
          </w:p>
          <w:bookmarkEnd w:id="464"/>
        </w:tc>
      </w:tr>
    </w:tbl>
    <w:p>
      <w:pPr>
        <w:pStyle w:val="BodyText"/>
      </w:pPr>
      <w:ins w:id="1427" w:author="PR Preview" w:date="2024-01-01T00:00:00Z">
        <w:r>
          <w:t xml:space="preserve">This pattern mirrors the evolution of programming itself.</w:t>
        </w:r>
      </w:ins>
      <w:ins w:id="1427" w:author="PR Preview" w:date="2024-01-01T00:00:00Z">
        <w:r>
          <w:t xml:space="preserve"> </w:t>
        </w:r>
      </w:ins>
      <w:ins w:id="1427" w:author="PR Preview" w:date="2024-01-01T00:00:00Z">
        <w:r>
          <w:t xml:space="preserve">Just as almost no one writes machine code anymore because higher-level languages</w:t>
        </w:r>
      </w:ins>
      <w:ins w:id="1427" w:author="PR Preview" w:date="2024-01-01T00:00:00Z">
        <w:r>
          <w:t xml:space="preserve"> </w:t>
        </w:r>
      </w:ins>
      <w:ins w:id="1427" w:author="PR Preview" w:date="2024-01-01T00:00:00Z">
        <w:r>
          <w:t xml:space="preserve">and compilers handle those details,</w:t>
        </w:r>
      </w:ins>
      <w:ins w:id="1427" w:author="PR Preview" w:date="2024-01-01T00:00:00Z">
        <w:r>
          <w:t xml:space="preserve"> </w:t>
        </w:r>
      </w:ins>
      <w:ins w:id="1427" w:author="PR Preview" w:date="2024-01-01T00:00:00Z">
        <w:r>
          <w:t xml:space="preserve">most developers will increasingly spend less time writing low-level code.</w:t>
        </w:r>
      </w:ins>
      <w:ins w:id="1427" w:author="PR Preview" w:date="2024-01-01T00:00:00Z">
        <w:r>
          <w:t xml:space="preserve"> </w:t>
        </w:r>
      </w:ins>
      <w:ins w:id="1427" w:author="PR Preview" w:date="2024-01-01T00:00:00Z">
        <w:r>
          <w:t xml:space="preserve">Instead,</w:t>
        </w:r>
      </w:ins>
      <w:ins w:id="1427" w:author="PR Preview" w:date="2024-01-01T00:00:00Z">
        <w:r>
          <w:t xml:space="preserve"> </w:t>
        </w:r>
      </w:ins>
      <w:ins w:id="1427" w:author="PR Preview" w:date="2024-01-01T00:00:00Z">
        <w:r>
          <w:t xml:space="preserve">you’ll describe what the system needs to do as clearly as possible,</w:t>
        </w:r>
      </w:ins>
      <w:ins w:id="1427" w:author="PR Preview" w:date="2024-01-01T00:00:00Z">
        <w:r>
          <w:t xml:space="preserve"> </w:t>
        </w:r>
      </w:ins>
      <w:ins w:id="1427" w:author="PR Preview" w:date="2024-01-01T00:00:00Z">
        <w:r>
          <w:t xml:space="preserve">and AI agents will handle many of the computational and coding details.</w:t>
        </w:r>
      </w:ins>
    </w:p>
    <w:p>
      <w:pPr>
        <w:pStyle w:val="BodyText"/>
      </w:pPr>
      <w:ins w:id="1428" w:author="PR Preview" w:date="2024-01-01T00:00:00Z">
        <w:r>
          <w:t xml:space="preserve">For most tasks,</w:t>
        </w:r>
      </w:ins>
      <w:ins w:id="1428" w:author="PR Preview" w:date="2024-01-01T00:00:00Z">
        <w:r>
          <w:t xml:space="preserve"> </w:t>
        </w:r>
      </w:ins>
      <w:ins w:id="1428" w:author="PR Preview" w:date="2024-01-01T00:00:00Z">
        <w:r>
          <w:t xml:space="preserve">you won’t need to step in and manipulate code yourself.</w:t>
        </w:r>
      </w:ins>
      <w:ins w:id="1428" w:author="PR Preview" w:date="2024-01-01T00:00:00Z">
        <w:r>
          <w:t xml:space="preserve"> </w:t>
        </w:r>
      </w:ins>
      <w:ins w:id="1428" w:author="PR Preview" w:date="2024-01-01T00:00:00Z">
        <w:r>
          <w:t xml:space="preserve">However,</w:t>
        </w:r>
      </w:ins>
      <w:ins w:id="1428" w:author="PR Preview" w:date="2024-01-01T00:00:00Z">
        <w:r>
          <w:t xml:space="preserve"> </w:t>
        </w:r>
      </w:ins>
      <w:ins w:id="1428" w:author="PR Preview" w:date="2024-01-01T00:00:00Z">
        <w:r>
          <w:t xml:space="preserve">you’ll still need strong coding skills to:</w:t>
        </w:r>
      </w:ins>
    </w:p>
    <w:p>
      <w:pPr>
        <w:pStyle w:val="Compact"/>
        <w:numPr>
          <w:ilvl w:val="0"/>
          <w:numId w:val="1140"/>
        </w:numPr>
      </w:pPr>
      <w:ins w:id="1429" w:author="PR Preview" w:date="2024-01-01T00:00:00Z">
        <w:r>
          <w:t xml:space="preserve">Supervise and validate AI-generated code</w:t>
        </w:r>
      </w:ins>
    </w:p>
    <w:p>
      <w:pPr>
        <w:pStyle w:val="Compact"/>
        <w:numPr>
          <w:ilvl w:val="0"/>
          <w:numId w:val="1140"/>
        </w:numPr>
      </w:pPr>
      <w:ins w:id="1430" w:author="PR Preview" w:date="2024-01-01T00:00:00Z">
        <w:r>
          <w:t xml:space="preserve">Handle edge cases that agents struggle with</w:t>
        </w:r>
      </w:ins>
    </w:p>
    <w:p>
      <w:pPr>
        <w:pStyle w:val="Compact"/>
        <w:numPr>
          <w:ilvl w:val="0"/>
          <w:numId w:val="1140"/>
        </w:numPr>
      </w:pPr>
      <w:ins w:id="1431" w:author="PR Preview" w:date="2024-01-01T00:00:00Z">
        <w:r>
          <w:t xml:space="preserve">Make creative decisions about architecture and design</w:t>
        </w:r>
      </w:ins>
    </w:p>
    <w:p>
      <w:pPr>
        <w:pStyle w:val="Compact"/>
        <w:numPr>
          <w:ilvl w:val="0"/>
          <w:numId w:val="1140"/>
        </w:numPr>
      </w:pPr>
      <w:ins w:id="1432" w:author="PR Preview" w:date="2024-01-01T00:00:00Z">
        <w:r>
          <w:t xml:space="preserve">Understand when agent suggestions are incorrect or suboptimal</w:t>
        </w:r>
      </w:ins>
    </w:p>
    <w:bookmarkEnd w:id="465"/>
    <w:bookmarkStart w:id="466" w:name="future-developments-world-models"/>
    <w:p>
      <w:pPr>
        <w:pStyle w:val="Heading4"/>
      </w:pPr>
      <w:ins w:id="1433" w:author="PR Preview" w:date="2024-01-01T00:00:00Z">
        <w:r>
          <w:t xml:space="preserve">17.4.2.2 Future Developments: World Models</w:t>
        </w:r>
      </w:ins>
    </w:p>
    <w:p>
      <w:pPr>
        <w:pStyle w:val="FirstParagraph"/>
      </w:pPr>
      <w:ins w:id="1434" w:author="PR Preview" w:date="2024-01-01T00:00:00Z">
        <w:r>
          <w:t xml:space="preserve">As AI technology advances,</w:t>
        </w:r>
      </w:ins>
      <w:ins w:id="1434" w:author="PR Preview" w:date="2024-01-01T00:00:00Z">
        <w:r>
          <w:t xml:space="preserve"> </w:t>
        </w:r>
      </w:ins>
      <w:ins w:id="1434" w:author="PR Preview" w:date="2024-01-01T00:00:00Z">
        <w:r>
          <w:t xml:space="preserve">the distinction between these strengths may shift.</w:t>
        </w:r>
      </w:ins>
      <w:ins w:id="1434" w:author="PR Preview" w:date="2024-01-01T00:00:00Z">
        <w:r>
          <w:t xml:space="preserve"> </w:t>
        </w:r>
      </w:ins>
      <w:ins w:id="1434" w:author="PR Preview" w:date="2024-01-01T00:00:00Z">
        <w:r>
          <w:t xml:space="preserve">Yann LeCun,</w:t>
        </w:r>
      </w:ins>
      <w:ins w:id="1434" w:author="PR Preview" w:date="2024-01-01T00:00:00Z">
        <w:r>
          <w:t xml:space="preserve"> </w:t>
        </w:r>
      </w:ins>
      <w:ins w:id="1434" w:author="PR Preview" w:date="2024-01-01T00:00:00Z">
        <w:r>
          <w:t xml:space="preserve">2019 Turing Award winner and AI researcher at Meta and NYU,</w:t>
        </w:r>
      </w:ins>
      <w:ins w:id="1434" w:author="PR Preview" w:date="2024-01-01T00:00:00Z">
        <w:r>
          <w:t xml:space="preserve"> </w:t>
        </w:r>
      </w:ins>
      <w:ins w:id="1434" w:author="PR Preview" w:date="2024-01-01T00:00:00Z">
        <w:r>
          <w:t xml:space="preserve">advocates for developing</w:t>
        </w:r>
      </w:ins>
      <w:ins w:id="1434" w:author="PR Preview" w:date="2024-01-01T00:00:00Z">
        <w:r>
          <w:t xml:space="preserve"> </w:t>
        </w:r>
      </w:ins>
      <w:ins w:id="1434" w:author="PR Preview" w:date="2024-01-01T00:00:00Z">
        <w:r>
          <w:t xml:space="preserve">“world models”</w:t>
        </w:r>
      </w:ins>
      <w:ins w:id="1434" w:author="PR Preview" w:date="2024-01-01T00:00:00Z">
        <w:r>
          <w:t xml:space="preserve">—AI systems that understand and reason</w:t>
        </w:r>
      </w:ins>
      <w:ins w:id="1434" w:author="PR Preview" w:date="2024-01-01T00:00:00Z">
        <w:r>
          <w:t xml:space="preserve"> </w:t>
        </w:r>
      </w:ins>
      <w:ins w:id="1434" w:author="PR Preview" w:date="2024-01-01T00:00:00Z">
        <w:r>
          <w:t xml:space="preserve">about the physical world,</w:t>
        </w:r>
      </w:ins>
      <w:ins w:id="1434" w:author="PR Preview" w:date="2024-01-01T00:00:00Z">
        <w:r>
          <w:t xml:space="preserve"> </w:t>
        </w:r>
      </w:ins>
      <w:ins w:id="1434" w:author="PR Preview" w:date="2024-01-01T00:00:00Z">
        <w:r>
          <w:t xml:space="preserve">not just language patterns</w:t>
        </w:r>
      </w:ins>
      <w:ins w:id="1434" w:author="PR Preview" w:date="2024-01-01T00:00:00Z">
        <w:r>
          <w:t xml:space="preserve"> </w:t>
        </w:r>
      </w:ins>
      <w:ins w:id="1434" w:author="PR Preview" w:date="2024-01-01T00:00:00Z">
        <w:r>
          <w:t xml:space="preserve">(LeCun 2022)</w:t>
        </w:r>
      </w:ins>
      <w:ins w:id="1434" w:author="PR Preview" w:date="2024-01-01T00:00:00Z">
        <w:r>
          <w:t xml:space="preserve">.</w:t>
        </w:r>
      </w:ins>
    </w:p>
    <w:p>
      <w:pPr>
        <w:pStyle w:val="BodyText"/>
      </w:pPr>
      <w:ins w:id="1435" w:author="PR Preview" w:date="2024-01-01T00:00:00Z">
        <w:r>
          <w:t xml:space="preserve">World models aim to give AI systems:</w:t>
        </w:r>
      </w:ins>
    </w:p>
    <w:p>
      <w:pPr>
        <w:pStyle w:val="Compact"/>
        <w:numPr>
          <w:ilvl w:val="0"/>
          <w:numId w:val="1141"/>
        </w:numPr>
      </w:pPr>
      <w:ins w:id="1436" w:author="PR Preview" w:date="2024-01-01T00:00:00Z">
        <w:r>
          <w:rPr>
            <w:b/>
            <w:bCs/>
          </w:rPr>
          <w:t xml:space="preserve">Persistent memory and reasoning</w:t>
        </w:r>
      </w:ins>
      <w:ins w:id="1436" w:author="PR Preview" w:date="2024-01-01T00:00:00Z">
        <w:r>
          <w:t xml:space="preserve">:</w:t>
        </w:r>
      </w:ins>
      <w:ins w:id="1436" w:author="PR Preview" w:date="2024-01-01T00:00:00Z">
        <w:r>
          <w:t xml:space="preserve"> </w:t>
        </w:r>
      </w:ins>
      <w:ins w:id="1436" w:author="PR Preview" w:date="2024-01-01T00:00:00Z">
        <w:r>
          <w:t xml:space="preserve">Understanding that persists across interactions</w:t>
        </w:r>
      </w:ins>
    </w:p>
    <w:p>
      <w:pPr>
        <w:pStyle w:val="Compact"/>
        <w:numPr>
          <w:ilvl w:val="0"/>
          <w:numId w:val="1141"/>
        </w:numPr>
      </w:pPr>
      <w:ins w:id="1437" w:author="PR Preview" w:date="2024-01-01T00:00:00Z">
        <w:r>
          <w:rPr>
            <w:b/>
            <w:bCs/>
          </w:rPr>
          <w:t xml:space="preserve">Physical world understanding</w:t>
        </w:r>
      </w:ins>
      <w:ins w:id="1437" w:author="PR Preview" w:date="2024-01-01T00:00:00Z">
        <w:r>
          <w:t xml:space="preserve">:</w:t>
        </w:r>
      </w:ins>
      <w:ins w:id="1437" w:author="PR Preview" w:date="2024-01-01T00:00:00Z">
        <w:r>
          <w:t xml:space="preserve"> </w:t>
        </w:r>
      </w:ins>
      <w:ins w:id="1437" w:author="PR Preview" w:date="2024-01-01T00:00:00Z">
        <w:r>
          <w:t xml:space="preserve">Reasoning about how things work in reality,</w:t>
        </w:r>
      </w:ins>
      <w:ins w:id="1437" w:author="PR Preview" w:date="2024-01-01T00:00:00Z">
        <w:r>
          <w:t xml:space="preserve"> </w:t>
        </w:r>
      </w:ins>
      <w:ins w:id="1437" w:author="PR Preview" w:date="2024-01-01T00:00:00Z">
        <w:r>
          <w:t xml:space="preserve">not just in text</w:t>
        </w:r>
      </w:ins>
    </w:p>
    <w:p>
      <w:pPr>
        <w:pStyle w:val="Compact"/>
        <w:numPr>
          <w:ilvl w:val="0"/>
          <w:numId w:val="1141"/>
        </w:numPr>
      </w:pPr>
      <w:ins w:id="1438" w:author="PR Preview" w:date="2024-01-01T00:00:00Z">
        <w:r>
          <w:rPr>
            <w:b/>
            <w:bCs/>
          </w:rPr>
          <w:t xml:space="preserve">Better handling of ambiguity</w:t>
        </w:r>
      </w:ins>
      <w:ins w:id="1438" w:author="PR Preview" w:date="2024-01-01T00:00:00Z">
        <w:r>
          <w:t xml:space="preserve">:</w:t>
        </w:r>
      </w:ins>
      <w:ins w:id="1438" w:author="PR Preview" w:date="2024-01-01T00:00:00Z">
        <w:r>
          <w:t xml:space="preserve"> </w:t>
        </w:r>
      </w:ins>
      <w:ins w:id="1438" w:author="PR Preview" w:date="2024-01-01T00:00:00Z">
        <w:r>
          <w:t xml:space="preserve">Using world knowledge to interpret unclear requirements</w:t>
        </w:r>
      </w:ins>
    </w:p>
    <w:p>
      <w:pPr>
        <w:pStyle w:val="FirstParagraph"/>
      </w:pPr>
      <w:ins w:id="1439" w:author="PR Preview" w:date="2024-01-01T00:00:00Z">
        <w:r>
          <w:t xml:space="preserve">As these technologies mature,</w:t>
        </w:r>
      </w:ins>
      <w:ins w:id="1439" w:author="PR Preview" w:date="2024-01-01T00:00:00Z">
        <w:r>
          <w:t xml:space="preserve"> </w:t>
        </w:r>
      </w:ins>
      <w:ins w:id="1439" w:author="PR Preview" w:date="2024-01-01T00:00:00Z">
        <w:r>
          <w:t xml:space="preserve">AI agents may become better at tasks requiring contextual understanding</w:t>
        </w:r>
      </w:ins>
      <w:ins w:id="1439" w:author="PR Preview" w:date="2024-01-01T00:00:00Z">
        <w:r>
          <w:t xml:space="preserve"> </w:t>
        </w:r>
      </w:ins>
      <w:ins w:id="1439" w:author="PR Preview" w:date="2024-01-01T00:00:00Z">
        <w:r>
          <w:t xml:space="preserve">and creative problem-solving.</w:t>
        </w:r>
      </w:ins>
      <w:ins w:id="1439" w:author="PR Preview" w:date="2024-01-01T00:00:00Z">
        <w:r>
          <w:t xml:space="preserve"> </w:t>
        </w:r>
      </w:ins>
      <w:ins w:id="1439" w:author="PR Preview" w:date="2024-01-01T00:00:00Z">
        <w:r>
          <w:t xml:space="preserve">This makes it even more important to develop strong supervision</w:t>
        </w:r>
      </w:ins>
      <w:ins w:id="1439" w:author="PR Preview" w:date="2024-01-01T00:00:00Z">
        <w:r>
          <w:t xml:space="preserve"> </w:t>
        </w:r>
      </w:ins>
      <w:ins w:id="1439" w:author="PR Preview" w:date="2024-01-01T00:00:00Z">
        <w:r>
          <w:t xml:space="preserve">and validation skills now,</w:t>
        </w:r>
      </w:ins>
      <w:ins w:id="1439" w:author="PR Preview" w:date="2024-01-01T00:00:00Z">
        <w:r>
          <w:t xml:space="preserve"> </w:t>
        </w:r>
      </w:ins>
      <w:ins w:id="1439" w:author="PR Preview" w:date="2024-01-01T00:00:00Z">
        <w:r>
          <w:t xml:space="preserve">so you can effectively work with increasingly capable AI systems.</w:t>
        </w:r>
      </w:ins>
    </w:p>
    <w:bookmarkEnd w:id="466"/>
    <w:bookmarkEnd w:id="467"/>
    <w:bookmarkStart w:id="480" w:name="how-to-work-with-coding-agents"/>
    <w:p>
      <w:pPr>
        <w:pStyle w:val="Heading3"/>
      </w:pPr>
      <w:ins w:id="1440" w:author="PR Preview" w:date="2024-01-01T00:00:00Z">
        <w:r>
          <w:t xml:space="preserve">17.4.3 How to Work with Coding Agents</w:t>
        </w:r>
      </w:ins>
    </w:p>
    <w:p>
      <w:pPr>
        <w:pStyle w:val="FirstParagraph"/>
      </w:pPr>
      <w:r>
        <w:t xml:space="preserve">GitHub Copilot coding agents can be used in several ways to automate development tasks:</w:t>
      </w:r>
    </w:p>
    <w:bookmarkStart w:id="468" w:name="assigning-issues-to-copilot"/>
    <w:p>
      <w:pPr>
        <w:pStyle w:val="Heading4"/>
      </w:pPr>
      <w:ins w:id="1442" w:author="PR Preview" w:date="2024-01-01T00:00:00Z">
        <w:r>
          <w:t xml:space="preserve">17.4.3.1 Assigning Issues to Copilot</w:t>
        </w:r>
      </w:ins>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42"/>
        </w:numPr>
      </w:pPr>
      <w:r>
        <w:rPr>
          <w:b/>
          <w:bCs/>
        </w:rPr>
        <w:t xml:space="preserve">On GitHub.com</w:t>
      </w:r>
      <w:r>
        <w:t xml:space="preserve">:</w:t>
      </w:r>
      <w:r>
        <w:t xml:space="preserve"> </w:t>
      </w:r>
      <w:r>
        <w:t xml:space="preserve">Navigate to an issue and assign it to Copilot in the assignees section</w:t>
      </w:r>
    </w:p>
    <w:p>
      <w:pPr>
        <w:numPr>
          <w:ilvl w:val="0"/>
          <w:numId w:val="1142"/>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42"/>
        </w:numPr>
      </w:pPr>
      <w:r>
        <w:rPr>
          <w:b/>
          <w:bCs/>
        </w:rPr>
        <w:t xml:space="preserve">From Copilot Chat</w:t>
      </w:r>
      <w:r>
        <w:t xml:space="preserve">:</w:t>
      </w:r>
      <w:r>
        <w:t xml:space="preserve"> </w:t>
      </w:r>
      <w:r>
        <w:t xml:space="preserve">Delegate tasks to Copilot directly from the chat interface in supported editors</w:t>
      </w:r>
    </w:p>
    <w:bookmarkEnd w:id="468"/>
    <w:bookmarkStart w:id="469" w:name="the-agent-workflow"/>
    <w:p>
      <w:pPr>
        <w:pStyle w:val="Heading4"/>
      </w:pPr>
      <w:ins w:id="1447" w:author="PR Preview" w:date="2024-01-01T00:00:00Z">
        <w:r>
          <w:t xml:space="preserve">17.4.3.2 The Agent Workflow</w:t>
        </w:r>
      </w:ins>
    </w:p>
    <w:p>
      <w:pPr>
        <w:pStyle w:val="FirstParagraph"/>
      </w:pPr>
      <w:r>
        <w:t xml:space="preserve">Once assigned an issue,</w:t>
      </w:r>
      <w:r>
        <w:t xml:space="preserve"> </w:t>
      </w:r>
      <w:r>
        <w:t xml:space="preserve">the coding agent follows an autonomous workflow:</w:t>
      </w:r>
    </w:p>
    <w:p>
      <w:pPr>
        <w:numPr>
          <w:ilvl w:val="0"/>
          <w:numId w:val="1143"/>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43"/>
        </w:numPr>
      </w:pPr>
      <w:r>
        <w:rPr>
          <w:b/>
          <w:bCs/>
        </w:rPr>
        <w:t xml:space="preserve">Planning</w:t>
      </w:r>
      <w:r>
        <w:t xml:space="preserve">:</w:t>
      </w:r>
      <w:r>
        <w:t xml:space="preserve"> </w:t>
      </w:r>
      <w:r>
        <w:t xml:space="preserve">Determines what changes are needed and creates a work plan</w:t>
      </w:r>
    </w:p>
    <w:p>
      <w:pPr>
        <w:numPr>
          <w:ilvl w:val="0"/>
          <w:numId w:val="1143"/>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43"/>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43"/>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469"/>
    <w:bookmarkStart w:id="472" w:name="example-this-document"/>
    <w:p>
      <w:pPr>
        <w:pStyle w:val="Heading4"/>
      </w:pPr>
      <w:ins w:id="1454" w:author="PR Preview" w:date="2024-01-01T00:00:00Z">
        <w:r>
          <w:t xml:space="preserve">17.4.3.3 Example: This Document</w:t>
        </w:r>
      </w:ins>
    </w:p>
    <w:p>
      <w:pPr>
        <w:pStyle w:val="FirstParagraph"/>
      </w:pPr>
      <w:r>
        <w:t xml:space="preserve">This very section you’re reading was created through the coding agent workflow:</w:t>
      </w:r>
    </w:p>
    <w:p>
      <w:pPr>
        <w:numPr>
          <w:ilvl w:val="0"/>
          <w:numId w:val="1144"/>
        </w:numPr>
      </w:pPr>
      <w:r>
        <w:rPr>
          <w:b/>
          <w:bCs/>
        </w:rPr>
        <w:t xml:space="preserve">Issue created</w:t>
      </w:r>
      <w:r>
        <w:t xml:space="preserve">:</w:t>
      </w:r>
      <w:r>
        <w:t xml:space="preserve"> </w:t>
      </w:r>
      <w:hyperlink r:id="rId470">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44"/>
        </w:numPr>
      </w:pPr>
      <w:r>
        <w:rPr>
          <w:b/>
          <w:bCs/>
        </w:rPr>
        <w:t xml:space="preserve">Agent assigned</w:t>
      </w:r>
      <w:r>
        <w:t xml:space="preserve">: The issue was assigned to</w:t>
      </w:r>
      <w:r>
        <w:t xml:space="preserve"> </w:t>
      </w:r>
      <w:r>
        <w:rPr>
          <w:rStyle w:val="VerbatimChar"/>
        </w:rPr>
        <w:t xml:space="preserve">@copilot</w:t>
      </w:r>
    </w:p>
    <w:p>
      <w:pPr>
        <w:numPr>
          <w:ilvl w:val="0"/>
          <w:numId w:val="1144"/>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44"/>
        </w:numPr>
      </w:pPr>
      <w:r>
        <w:rPr>
          <w:b/>
          <w:bCs/>
        </w:rPr>
        <w:t xml:space="preserve">Pull request</w:t>
      </w:r>
      <w:r>
        <w:t xml:space="preserve">:</w:t>
      </w:r>
      <w:r>
        <w:t xml:space="preserve"> </w:t>
      </w:r>
      <w:hyperlink r:id="rId471">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44"/>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472"/>
    <w:bookmarkStart w:id="473" w:name="collaborating-with-coding-agents"/>
    <w:p>
      <w:pPr>
        <w:pStyle w:val="Heading4"/>
      </w:pPr>
      <w:ins w:id="1462" w:author="PR Preview" w:date="2024-01-01T00:00:00Z">
        <w:r>
          <w:t xml:space="preserve">17.4.3.4 Collaborating with Coding Agents</w:t>
        </w:r>
      </w:ins>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45"/>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45"/>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46"/>
        </w:numPr>
      </w:pPr>
      <w:r>
        <w:t xml:space="preserve">Need to be manually resolved</w:t>
      </w:r>
    </w:p>
    <w:p>
      <w:pPr>
        <w:pStyle w:val="Compact"/>
        <w:numPr>
          <w:ilvl w:val="0"/>
          <w:numId w:val="1146"/>
        </w:numPr>
      </w:pPr>
      <w:r>
        <w:t xml:space="preserve">May confuse both human and AI collaborators</w:t>
      </w:r>
    </w:p>
    <w:p>
      <w:pPr>
        <w:pStyle w:val="Compact"/>
        <w:numPr>
          <w:ilvl w:val="0"/>
          <w:numId w:val="1146"/>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473"/>
    <w:bookmarkStart w:id="474" w:name="directly-prompting-for-pull-requests"/>
    <w:p>
      <w:pPr>
        <w:pStyle w:val="Heading4"/>
      </w:pPr>
      <w:ins w:id="1471" w:author="PR Preview" w:date="2024-01-01T00:00:00Z">
        <w:r>
          <w:t xml:space="preserve">17.4.3.5 Directly Prompting for Pull Requests</w:t>
        </w:r>
      </w:ins>
    </w:p>
    <w:p>
      <w:pPr>
        <w:pStyle w:val="FirstParagraph"/>
      </w:pPr>
      <w:r>
        <w:t xml:space="preserve">You can also prompt Copilot to create pull requests without first creating an issue:</w:t>
      </w:r>
    </w:p>
    <w:p>
      <w:pPr>
        <w:pStyle w:val="Compact"/>
        <w:numPr>
          <w:ilvl w:val="0"/>
          <w:numId w:val="1147"/>
        </w:numPr>
      </w:pPr>
      <w:r>
        <w:t xml:space="preserve">Use Copilot Chat in your editor to describe the changes you want</w:t>
      </w:r>
    </w:p>
    <w:p>
      <w:pPr>
        <w:pStyle w:val="Compact"/>
        <w:numPr>
          <w:ilvl w:val="0"/>
          <w:numId w:val="1147"/>
        </w:numPr>
      </w:pPr>
      <w:r>
        <w:t xml:space="preserve">The agent will analyze your request and create a pull request</w:t>
      </w:r>
    </w:p>
    <w:p>
      <w:pPr>
        <w:pStyle w:val="Compact"/>
        <w:numPr>
          <w:ilvl w:val="0"/>
          <w:numId w:val="1147"/>
        </w:numPr>
      </w:pPr>
      <w:r>
        <w:t xml:space="preserve">This is useful for quick fixes or well-defined tasks</w:t>
      </w:r>
    </w:p>
    <w:bookmarkEnd w:id="474"/>
    <w:bookmarkStart w:id="475" w:name="important-safeguards"/>
    <w:p>
      <w:pPr>
        <w:pStyle w:val="Heading4"/>
      </w:pPr>
      <w:ins w:id="1476" w:author="PR Preview" w:date="2024-01-01T00:00:00Z">
        <w:r>
          <w:t xml:space="preserve">17.4.3.6 Important Safeguards</w:t>
        </w:r>
      </w:ins>
    </w:p>
    <w:p>
      <w:pPr>
        <w:pStyle w:val="Compact"/>
        <w:numPr>
          <w:ilvl w:val="0"/>
          <w:numId w:val="1148"/>
        </w:numPr>
      </w:pPr>
      <w:r>
        <w:rPr>
          <w:b/>
          <w:bCs/>
        </w:rPr>
        <w:t xml:space="preserve">Human approval required</w:t>
      </w:r>
      <w:r>
        <w:t xml:space="preserve">:</w:t>
      </w:r>
      <w:r>
        <w:t xml:space="preserve"> </w:t>
      </w:r>
      <w:r>
        <w:t xml:space="preserve">Coding agents cannot merge their own changes</w:t>
      </w:r>
    </w:p>
    <w:p>
      <w:pPr>
        <w:pStyle w:val="Compact"/>
        <w:numPr>
          <w:ilvl w:val="0"/>
          <w:numId w:val="1148"/>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48"/>
        </w:numPr>
      </w:pPr>
      <w:r>
        <w:rPr>
          <w:b/>
          <w:bCs/>
        </w:rPr>
        <w:t xml:space="preserve">Full transparency</w:t>
      </w:r>
      <w:r>
        <w:t xml:space="preserve">:</w:t>
      </w:r>
      <w:r>
        <w:t xml:space="preserve"> </w:t>
      </w:r>
      <w:r>
        <w:t xml:space="preserve">All agent actions are logged and visible in the PR</w:t>
      </w:r>
    </w:p>
    <w:bookmarkEnd w:id="475"/>
    <w:bookmarkStart w:id="479" w:name="workflow-approval-requirements"/>
    <w:p>
      <w:pPr>
        <w:pStyle w:val="Heading4"/>
      </w:pPr>
      <w:ins w:id="1480" w:author="PR Preview" w:date="2024-01-01T00:00:00Z">
        <w:r>
          <w:t xml:space="preserve">17.4.3.7 Workflow Approval Requirements</w:t>
        </w:r>
      </w:ins>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149"/>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149"/>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149"/>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150"/>
        </w:numPr>
      </w:pPr>
      <w:hyperlink r:id="rId476">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150"/>
        </w:numPr>
      </w:pPr>
      <w:hyperlink r:id="rId477">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478">
        <w:r>
          <w:rPr>
            <w:rStyle w:val="Hyperlink"/>
          </w:rPr>
          <w:t xml:space="preserve">GitHub Copilot coding agent documentation</w:t>
        </w:r>
      </w:hyperlink>
      <w:r>
        <w:t xml:space="preserve">.</w:t>
      </w:r>
    </w:p>
    <w:bookmarkEnd w:id="479"/>
    <w:bookmarkEnd w:id="480"/>
    <w:bookmarkStart w:id="483" w:name="useful-prompt-formats"/>
    <w:p>
      <w:pPr>
        <w:pStyle w:val="Heading3"/>
      </w:pPr>
      <w:ins w:id="1493" w:author="PR Preview" w:date="2024-01-01T00:00:00Z">
        <w:r>
          <w:t xml:space="preserve">17.4.4 Useful Prompt Formats</w:t>
        </w:r>
      </w:ins>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481" w:name="common-task-patterns"/>
    <w:p>
      <w:pPr>
        <w:pStyle w:val="Heading4"/>
      </w:pPr>
      <w:ins w:id="1495" w:author="PR Preview" w:date="2024-01-01T00:00:00Z">
        <w:r>
          <w:t xml:space="preserve">17.4.4.1 Common Task Patterns</w:t>
        </w:r>
      </w:ins>
    </w:p>
    <w:p>
      <w:pPr>
        <w:pStyle w:val="FirstParagraph"/>
      </w:pPr>
      <w:r>
        <w:rPr>
          <w:b/>
          <w:bCs/>
        </w:rPr>
        <w:t xml:space="preserve">Tidying up code:</w:t>
      </w:r>
    </w:p>
    <w:p>
      <w:pPr>
        <w:pStyle w:val="Compact"/>
        <w:numPr>
          <w:ilvl w:val="0"/>
          <w:numId w:val="1151"/>
        </w:numPr>
      </w:pPr>
      <w:r>
        <w:t xml:space="preserve">“tidy up [file, function, module, whole project]”</w:t>
      </w:r>
    </w:p>
    <w:p>
      <w:pPr>
        <w:pStyle w:val="Compact"/>
        <w:numPr>
          <w:ilvl w:val="0"/>
          <w:numId w:val="1151"/>
        </w:numPr>
      </w:pPr>
      <w:r>
        <w:t xml:space="preserve">Useful for improving code organization, consistency, and readability</w:t>
      </w:r>
    </w:p>
    <w:p>
      <w:pPr>
        <w:pStyle w:val="Compact"/>
        <w:numPr>
          <w:ilvl w:val="0"/>
          <w:numId w:val="1151"/>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52"/>
        </w:numPr>
      </w:pPr>
      <w:r>
        <w:t xml:space="preserve">“address failing workflows”</w:t>
      </w:r>
    </w:p>
    <w:p>
      <w:pPr>
        <w:pStyle w:val="Compact"/>
        <w:numPr>
          <w:ilvl w:val="0"/>
          <w:numId w:val="1152"/>
        </w:numPr>
      </w:pPr>
      <w:r>
        <w:t xml:space="preserve">Helps fix continuous integration (CI) failures, build errors, or test failures</w:t>
      </w:r>
    </w:p>
    <w:p>
      <w:pPr>
        <w:pStyle w:val="Compact"/>
        <w:numPr>
          <w:ilvl w:val="0"/>
          <w:numId w:val="1152"/>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53"/>
        </w:numPr>
      </w:pPr>
      <w:r>
        <w:t xml:space="preserve">“decompose [function, quarto-file, etc]”</w:t>
      </w:r>
    </w:p>
    <w:p>
      <w:pPr>
        <w:pStyle w:val="Compact"/>
        <w:numPr>
          <w:ilvl w:val="0"/>
          <w:numId w:val="1153"/>
        </w:numPr>
      </w:pPr>
      <w:r>
        <w:t xml:space="preserve">Breaks down large or complex code into smaller, more manageable pieces</w:t>
      </w:r>
    </w:p>
    <w:p>
      <w:pPr>
        <w:pStyle w:val="Compact"/>
        <w:numPr>
          <w:ilvl w:val="0"/>
          <w:numId w:val="1153"/>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54"/>
        </w:numPr>
      </w:pPr>
      <w:r>
        <w:t xml:space="preserve">“update [links, content, etc]”</w:t>
      </w:r>
    </w:p>
    <w:p>
      <w:pPr>
        <w:pStyle w:val="Compact"/>
        <w:numPr>
          <w:ilvl w:val="0"/>
          <w:numId w:val="1154"/>
        </w:numPr>
      </w:pPr>
      <w:r>
        <w:t xml:space="preserve">Refreshes outdated information, fixes broken links, or modernizes code</w:t>
      </w:r>
    </w:p>
    <w:p>
      <w:pPr>
        <w:pStyle w:val="Compact"/>
        <w:numPr>
          <w:ilvl w:val="0"/>
          <w:numId w:val="1154"/>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55"/>
        </w:numPr>
      </w:pPr>
      <w:r>
        <w:t xml:space="preserve">“expand [a section in a document]”</w:t>
      </w:r>
    </w:p>
    <w:p>
      <w:pPr>
        <w:pStyle w:val="Compact"/>
        <w:numPr>
          <w:ilvl w:val="0"/>
          <w:numId w:val="1155"/>
        </w:numPr>
      </w:pPr>
      <w:r>
        <w:t xml:space="preserve">Adds more detail, examples, or explanation to existing content</w:t>
      </w:r>
    </w:p>
    <w:p>
      <w:pPr>
        <w:pStyle w:val="Compact"/>
        <w:numPr>
          <w:ilvl w:val="0"/>
          <w:numId w:val="1155"/>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56"/>
        </w:numPr>
      </w:pPr>
      <w:r>
        <w:t xml:space="preserve">“condense [a section in a document]”</w:t>
      </w:r>
    </w:p>
    <w:p>
      <w:pPr>
        <w:pStyle w:val="Compact"/>
        <w:numPr>
          <w:ilvl w:val="0"/>
          <w:numId w:val="1156"/>
        </w:numPr>
      </w:pPr>
      <w:r>
        <w:t xml:space="preserve">Reduces verbosity while preserving essential information</w:t>
      </w:r>
    </w:p>
    <w:p>
      <w:pPr>
        <w:pStyle w:val="Compact"/>
        <w:numPr>
          <w:ilvl w:val="0"/>
          <w:numId w:val="1156"/>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57"/>
        </w:numPr>
      </w:pPr>
      <w:r>
        <w:t xml:space="preserve">“clarify [a section in a document]”</w:t>
      </w:r>
    </w:p>
    <w:p>
      <w:pPr>
        <w:pStyle w:val="Compact"/>
        <w:numPr>
          <w:ilvl w:val="0"/>
          <w:numId w:val="1157"/>
        </w:numPr>
      </w:pPr>
      <w:r>
        <w:t xml:space="preserve">Improves clarity, removes ambiguity, or simplifies complex explanations</w:t>
      </w:r>
    </w:p>
    <w:p>
      <w:pPr>
        <w:pStyle w:val="Compact"/>
        <w:numPr>
          <w:ilvl w:val="0"/>
          <w:numId w:val="1157"/>
        </w:numPr>
      </w:pPr>
      <w:r>
        <w:t xml:space="preserve">Example:</w:t>
      </w:r>
      <w:r>
        <w:t xml:space="preserve"> </w:t>
      </w:r>
      <w:r>
        <w:t xml:space="preserve">“clarify the explanation of the analysis workflow”</w:t>
      </w:r>
    </w:p>
    <w:bookmarkEnd w:id="481"/>
    <w:bookmarkStart w:id="482" w:name="tips-for-effective-prompts"/>
    <w:p>
      <w:pPr>
        <w:pStyle w:val="Heading4"/>
      </w:pPr>
      <w:ins w:id="1524" w:author="PR Preview" w:date="2024-01-01T00:00:00Z">
        <w:r>
          <w:t xml:space="preserve">17.4.4.2 Tips for Effective Prompts</w:t>
        </w:r>
      </w:ins>
    </w:p>
    <w:p>
      <w:pPr>
        <w:pStyle w:val="Compact"/>
        <w:numPr>
          <w:ilvl w:val="0"/>
          <w:numId w:val="1158"/>
        </w:numPr>
      </w:pPr>
      <w:r>
        <w:rPr>
          <w:b/>
          <w:bCs/>
        </w:rPr>
        <w:t xml:space="preserve">Be specific</w:t>
      </w:r>
      <w:r>
        <w:t xml:space="preserve">: Include file names, function names, or specific sections when possible</w:t>
      </w:r>
    </w:p>
    <w:p>
      <w:pPr>
        <w:pStyle w:val="Compact"/>
        <w:numPr>
          <w:ilvl w:val="0"/>
          <w:numId w:val="1158"/>
        </w:numPr>
      </w:pPr>
      <w:r>
        <w:rPr>
          <w:b/>
          <w:bCs/>
        </w:rPr>
        <w:t xml:space="preserve">Provide context</w:t>
      </w:r>
      <w:r>
        <w:t xml:space="preserve">: Explain what you want to achieve and why</w:t>
      </w:r>
    </w:p>
    <w:p>
      <w:pPr>
        <w:pStyle w:val="Compact"/>
        <w:numPr>
          <w:ilvl w:val="0"/>
          <w:numId w:val="1158"/>
        </w:numPr>
      </w:pPr>
      <w:r>
        <w:rPr>
          <w:b/>
          <w:bCs/>
        </w:rPr>
        <w:t xml:space="preserve">Set boundaries</w:t>
      </w:r>
      <w:r>
        <w:t xml:space="preserve">: Specify what should or shouldn’t change</w:t>
      </w:r>
    </w:p>
    <w:p>
      <w:pPr>
        <w:pStyle w:val="Compact"/>
        <w:numPr>
          <w:ilvl w:val="0"/>
          <w:numId w:val="1158"/>
        </w:numPr>
      </w:pPr>
      <w:r>
        <w:rPr>
          <w:b/>
          <w:bCs/>
        </w:rPr>
        <w:t xml:space="preserve">Request validation</w:t>
      </w:r>
      <w:r>
        <w:t xml:space="preserve">: Ask the agent to test or verify its changes when appropriate</w:t>
      </w:r>
    </w:p>
    <w:bookmarkEnd w:id="482"/>
    <w:bookmarkEnd w:id="483"/>
    <w:bookmarkStart w:id="490" w:name="sec-ai-addressing-failing-workflows"/>
    <w:p>
      <w:pPr>
        <w:pStyle w:val="Heading3"/>
      </w:pPr>
      <w:ins w:id="1529" w:author="PR Preview" w:date="2024-01-01T00:00:00Z">
        <w:r>
          <w:t xml:space="preserve">17.4.5 Addressing Failing GitHub Actions Workflows</w:t>
        </w:r>
      </w:ins>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484" w:name="X16724e8c4d0535f38e98d560729d113d43f9447"/>
    <w:p>
      <w:pPr>
        <w:pStyle w:val="Heading4"/>
      </w:pPr>
      <w:ins w:id="1531" w:author="PR Preview" w:date="2024-01-01T00:00:00Z">
        <w:r>
          <w:t xml:space="preserve">17.4.5.1 Scenario 1: Code Issues Found by Workflows (Most Common)</w:t>
        </w:r>
      </w:ins>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159"/>
        </w:numPr>
      </w:pPr>
      <w:r>
        <w:t xml:space="preserve">“fix the code issues found by the failing workflows”</w:t>
      </w:r>
    </w:p>
    <w:p>
      <w:pPr>
        <w:pStyle w:val="Compact"/>
        <w:numPr>
          <w:ilvl w:val="0"/>
          <w:numId w:val="1159"/>
        </w:numPr>
      </w:pPr>
      <w:r>
        <w:t xml:space="preserve">“address the linting errors reported in the GitHub Actions checks”</w:t>
      </w:r>
    </w:p>
    <w:p>
      <w:pPr>
        <w:pStyle w:val="Compact"/>
        <w:numPr>
          <w:ilvl w:val="0"/>
          <w:numId w:val="1159"/>
        </w:numPr>
      </w:pPr>
      <w:r>
        <w:t xml:space="preserve">“fix the test failures in the CI pipeline”</w:t>
      </w:r>
    </w:p>
    <w:p>
      <w:pPr>
        <w:pStyle w:val="Compact"/>
        <w:numPr>
          <w:ilvl w:val="0"/>
          <w:numId w:val="1159"/>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484"/>
    <w:bookmarkStart w:id="487" w:name="X609a80533191ba40baf6d2372d9b8d862b0620d"/>
    <w:p>
      <w:pPr>
        <w:pStyle w:val="Heading4"/>
      </w:pPr>
      <w:ins w:id="1541" w:author="PR Preview" w:date="2024-01-01T00:00:00Z">
        <w:r>
          <w:t xml:space="preserve">17.4.5.2 Scenario 2: Issues with Workflow Files Themselves</w:t>
        </w:r>
      </w:ins>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160"/>
        </w:numPr>
      </w:pPr>
      <w:r>
        <w:t xml:space="preserve">“fix the syntax error in the GitHub Actions workflow file at line X”</w:t>
      </w:r>
    </w:p>
    <w:p>
      <w:pPr>
        <w:pStyle w:val="Compact"/>
        <w:numPr>
          <w:ilvl w:val="0"/>
          <w:numId w:val="1160"/>
        </w:numPr>
      </w:pPr>
      <w:r>
        <w:t xml:space="preserve">“update the workflow to use the latest version of action Y”</w:t>
      </w:r>
    </w:p>
    <w:p>
      <w:pPr>
        <w:pStyle w:val="Compact"/>
        <w:numPr>
          <w:ilvl w:val="0"/>
          <w:numId w:val="1160"/>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485" name="Picture"/>
                  <a:graphic>
                    <a:graphicData uri="http://schemas.openxmlformats.org/drawingml/2006/picture">
                      <pic:pic>
                        <pic:nvPicPr>
                          <pic:cNvPr descr="/opt/quarto/share/formats/docx/warning.png" id="486"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161"/>
              </w:numPr>
            </w:pPr>
            <w:r>
              <w:rPr>
                <w:b/>
                <w:bCs/>
              </w:rPr>
              <w:t xml:space="preserve">Review every line</w:t>
            </w:r>
            <w:r>
              <w:t xml:space="preserve"> </w:t>
            </w:r>
            <w:r>
              <w:t xml:space="preserve">of the proposed changes</w:t>
            </w:r>
          </w:p>
          <w:p>
            <w:pPr>
              <w:pStyle w:val="Compact"/>
              <w:numPr>
                <w:ilvl w:val="0"/>
                <w:numId w:val="1161"/>
              </w:numPr>
            </w:pPr>
            <w:r>
              <w:rPr>
                <w:b/>
                <w:bCs/>
              </w:rPr>
              <w:t xml:space="preserve">Verify</w:t>
            </w:r>
            <w:r>
              <w:t xml:space="preserve"> </w:t>
            </w:r>
            <w:r>
              <w:t xml:space="preserve">the changes only address the specific issue</w:t>
            </w:r>
          </w:p>
          <w:p>
            <w:pPr>
              <w:pStyle w:val="Compact"/>
              <w:numPr>
                <w:ilvl w:val="0"/>
                <w:numId w:val="1161"/>
              </w:numPr>
            </w:pPr>
            <w:r>
              <w:rPr>
                <w:b/>
                <w:bCs/>
              </w:rPr>
              <w:t xml:space="preserve">Check</w:t>
            </w:r>
            <w:r>
              <w:t xml:space="preserve"> </w:t>
            </w:r>
            <w:r>
              <w:t xml:space="preserve">that no new secret access or command execution has been added</w:t>
            </w:r>
          </w:p>
          <w:p>
            <w:pPr>
              <w:pStyle w:val="Compact"/>
              <w:numPr>
                <w:ilvl w:val="0"/>
                <w:numId w:val="1161"/>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17.4.7</w:t>
              </w:r>
            </w:hyperlink>
            <w:r>
              <w:t xml:space="preserve"> </w:t>
            </w:r>
            <w:r>
              <w:t xml:space="preserve">for more details on workflow file security.</w:t>
            </w:r>
          </w:p>
          <w:p/>
        </w:tc>
      </w:tr>
    </w:tbl>
    <w:p>
      <w:pPr>
        <w:pStyle w:val="BodyText"/>
      </w:pPr>
      <w:ins w:id="1549" w:author="PR Preview" w:date="2024-01-01T00:00:00Z">
        <w:r>
          <w:rPr>
            <w:b/>
            <w:bCs/>
          </w:rPr>
          <w:t xml:space="preserve">When to do it yourself:</w:t>
        </w:r>
      </w:ins>
      <w:ins w:id="1549" w:author="PR Preview" w:date="2024-01-01T00:00:00Z">
        <w:r>
          <w:t xml:space="preserve"> </w:t>
        </w:r>
      </w:ins>
      <w:ins w:id="1549" w:author="PR Preview" w:date="2024-01-01T00:00:00Z">
        <w:r>
          <w:t xml:space="preserve">Workflow syntax errors and configuration issues</w:t>
        </w:r>
      </w:ins>
      <w:ins w:id="1549" w:author="PR Preview" w:date="2024-01-01T00:00:00Z">
        <w:r>
          <w:t xml:space="preserve"> </w:t>
        </w:r>
      </w:ins>
      <w:ins w:id="1549" w:author="PR Preview" w:date="2024-01-01T00:00:00Z">
        <w:r>
          <w:t xml:space="preserve">are often faster to fix manually than with Copilot,</w:t>
        </w:r>
      </w:ins>
      <w:ins w:id="1549" w:author="PR Preview" w:date="2024-01-01T00:00:00Z">
        <w:r>
          <w:t xml:space="preserve"> </w:t>
        </w:r>
      </w:ins>
      <w:ins w:id="1549" w:author="PR Preview" w:date="2024-01-01T00:00:00Z">
        <w:r>
          <w:t xml:space="preserve">especially if you’re familiar with GitHub Actions.</w:t>
        </w:r>
      </w:ins>
      <w:ins w:id="1549" w:author="PR Preview" w:date="2024-01-01T00:00:00Z">
        <w:r>
          <w:t xml:space="preserve"> </w:t>
        </w:r>
      </w:ins>
      <w:ins w:id="1549" w:author="PR Preview" w:date="2024-01-01T00:00:00Z">
        <w:r>
          <w:t xml:space="preserve">See</w:t>
        </w:r>
      </w:ins>
      <w:ins w:id="1549" w:author="PR Preview" w:date="2024-01-01T00:00:00Z">
        <w:r>
          <w:t xml:space="preserve"> </w:t>
        </w:r>
      </w:ins>
      <w:hyperlink w:anchor="sec-ai-when-to-use">
        <w:r>
          <w:rPr>
            <w:rStyle w:val="Hyperlink"/>
          </w:rPr>
          <w:t xml:space="preserve">Section 17.4.10</w:t>
        </w:r>
      </w:hyperlink>
      <w:ins w:id="1549" w:author="PR Preview" w:date="2024-01-01T00:00:00Z">
        <w:r>
          <w:t xml:space="preserve"> </w:t>
        </w:r>
      </w:ins>
      <w:ins w:id="1549" w:author="PR Preview" w:date="2024-01-01T00:00:00Z">
        <w:r>
          <w:t xml:space="preserve">for more guidance.</w:t>
        </w:r>
      </w:ins>
    </w:p>
    <w:bookmarkEnd w:id="487"/>
    <w:bookmarkStart w:id="488" w:name="X73d86ac2fd20fdb79b2a5c7f2662f883788810e"/>
    <w:p>
      <w:pPr>
        <w:pStyle w:val="Heading4"/>
      </w:pPr>
      <w:ins w:id="1550" w:author="PR Preview" w:date="2024-01-01T00:00:00Z">
        <w:r>
          <w:t xml:space="preserve">17.4.5.3 Scenario 3: Uncertain Which Scenario Applies</w:t>
        </w:r>
      </w:ins>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162"/>
        </w:numPr>
      </w:pPr>
      <w:r>
        <w:rPr>
          <w:b/>
          <w:bCs/>
        </w:rPr>
        <w:t xml:space="preserve">First, examine the workflow logs</w:t>
      </w:r>
      <w:r>
        <w:t xml:space="preserve">:</w:t>
      </w:r>
    </w:p>
    <w:p>
      <w:pPr>
        <w:pStyle w:val="Compact"/>
        <w:numPr>
          <w:ilvl w:val="1"/>
          <w:numId w:val="1163"/>
        </w:numPr>
      </w:pPr>
      <w:r>
        <w:t xml:space="preserve">Look at the error messages in the GitHub Actions tab</w:t>
      </w:r>
    </w:p>
    <w:p>
      <w:pPr>
        <w:pStyle w:val="Compact"/>
        <w:numPr>
          <w:ilvl w:val="1"/>
          <w:numId w:val="1163"/>
        </w:numPr>
      </w:pPr>
      <w:r>
        <w:t xml:space="preserve">Identify whether the error is in your code or the workflow itself</w:t>
      </w:r>
    </w:p>
    <w:p>
      <w:pPr>
        <w:pStyle w:val="Compact"/>
        <w:numPr>
          <w:ilvl w:val="1"/>
          <w:numId w:val="1163"/>
        </w:numPr>
      </w:pPr>
      <w:r>
        <w:t xml:space="preserve">Common code issues: test failures, linting errors, compilation errors</w:t>
      </w:r>
    </w:p>
    <w:p>
      <w:pPr>
        <w:pStyle w:val="Compact"/>
        <w:numPr>
          <w:ilvl w:val="1"/>
          <w:numId w:val="1163"/>
        </w:numPr>
      </w:pPr>
      <w:r>
        <w:t xml:space="preserve">Common workflow issues: YAML syntax errors, missing actions, permission errors</w:t>
      </w:r>
    </w:p>
    <w:p>
      <w:pPr>
        <w:pStyle w:val="Compact"/>
        <w:numPr>
          <w:ilvl w:val="0"/>
          <w:numId w:val="1162"/>
        </w:numPr>
      </w:pPr>
      <w:r>
        <w:rPr>
          <w:b/>
          <w:bCs/>
        </w:rPr>
        <w:t xml:space="preserve">Use a diagnostic prompt</w:t>
      </w:r>
      <w:r>
        <w:t xml:space="preserve">:</w:t>
      </w:r>
    </w:p>
    <w:p>
      <w:pPr>
        <w:pStyle w:val="Compact"/>
        <w:numPr>
          <w:ilvl w:val="1"/>
          <w:numId w:val="1164"/>
        </w:numPr>
      </w:pPr>
      <w:r>
        <w:t xml:space="preserve">“examine the failing workflow logs and identify whether the issue is in the code or the workflow configuration”</w:t>
      </w:r>
    </w:p>
    <w:p>
      <w:pPr>
        <w:pStyle w:val="Compact"/>
        <w:numPr>
          <w:ilvl w:val="1"/>
          <w:numId w:val="1164"/>
        </w:numPr>
      </w:pPr>
      <w:r>
        <w:t xml:space="preserve">“diagnose the root cause of the workflow failure”</w:t>
      </w:r>
    </w:p>
    <w:p>
      <w:pPr>
        <w:pStyle w:val="Compact"/>
        <w:numPr>
          <w:ilvl w:val="0"/>
          <w:numId w:val="1162"/>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488"/>
    <w:bookmarkStart w:id="489" w:name="additional-resources-2"/>
    <w:p>
      <w:pPr>
        <w:pStyle w:val="Heading4"/>
      </w:pPr>
      <w:ins w:id="1564" w:author="PR Preview" w:date="2024-01-01T00:00:00Z">
        <w:r>
          <w:t xml:space="preserve">17.4.5.4 Additional Resources</w:t>
        </w:r>
      </w:ins>
    </w:p>
    <w:p>
      <w:pPr>
        <w:pStyle w:val="Compact"/>
        <w:numPr>
          <w:ilvl w:val="0"/>
          <w:numId w:val="1165"/>
        </w:numPr>
      </w:pPr>
      <w:r>
        <w:t xml:space="preserve">See</w:t>
      </w:r>
      <w:r>
        <w:t xml:space="preserve"> </w:t>
      </w:r>
      <w:hyperlink w:anchor="sec-r-ci">
        <w:r>
          <w:rPr>
            <w:rStyle w:val="Hyperlink"/>
          </w:rPr>
          <w:t xml:space="preserve">Section 6.7</w:t>
        </w:r>
      </w:hyperlink>
      <w:r>
        <w:t xml:space="preserve"> </w:t>
      </w:r>
      <w:r>
        <w:t xml:space="preserve">for setting up GitHub Actions workflows</w:t>
      </w:r>
    </w:p>
    <w:p>
      <w:pPr>
        <w:pStyle w:val="Compact"/>
        <w:numPr>
          <w:ilvl w:val="0"/>
          <w:numId w:val="1165"/>
        </w:numPr>
      </w:pPr>
      <w:ins w:id="1566" w:author="PR Preview" w:date="2024-01-01T00:00:00Z">
        <w:r>
          <w:t xml:space="preserve">See</w:t>
        </w:r>
      </w:ins>
      <w:ins w:id="1566" w:author="PR Preview" w:date="2024-01-01T00:00:00Z">
        <w:r>
          <w:t xml:space="preserve"> </w:t>
        </w:r>
      </w:ins>
      <w:hyperlink w:anchor="sec-ai-best-practices">
        <w:r>
          <w:rPr>
            <w:rStyle w:val="Hyperlink"/>
          </w:rPr>
          <w:t xml:space="preserve">Section 17.4.7</w:t>
        </w:r>
      </w:hyperlink>
      <w:ins w:id="1566" w:author="PR Preview" w:date="2024-01-01T00:00:00Z">
        <w:r>
          <w:t xml:space="preserve"> </w:t>
        </w:r>
      </w:ins>
      <w:ins w:id="1566" w:author="PR Preview" w:date="2024-01-01T00:00:00Z">
        <w:r>
          <w:t xml:space="preserve">and</w:t>
        </w:r>
      </w:ins>
      <w:ins w:id="1566" w:author="PR Preview" w:date="2024-01-01T00:00:00Z">
        <w:r>
          <w:t xml:space="preserve"> </w:t>
        </w:r>
      </w:ins>
      <w:hyperlink w:anchor="sec-ai-benefits-hazards">
        <w:r>
          <w:rPr>
            <w:rStyle w:val="Hyperlink"/>
          </w:rPr>
          <w:t xml:space="preserve">Section 17.4.6</w:t>
        </w:r>
      </w:hyperlink>
      <w:ins w:id="1566" w:author="PR Preview" w:date="2024-01-01T00:00:00Z">
        <w:r>
          <w:t xml:space="preserve"> </w:t>
        </w:r>
      </w:ins>
      <w:ins w:id="1566" w:author="PR Preview" w:date="2024-01-01T00:00:00Z">
        <w:r>
          <w:t xml:space="preserve">for security considerations with workflow files</w:t>
        </w:r>
      </w:ins>
    </w:p>
    <w:p>
      <w:pPr>
        <w:pStyle w:val="Compact"/>
        <w:numPr>
          <w:ilvl w:val="0"/>
          <w:numId w:val="1165"/>
        </w:numPr>
      </w:pPr>
      <w:ins w:id="1567" w:author="PR Preview" w:date="2024-01-01T00:00:00Z">
        <w:r>
          <w:t xml:space="preserve">See</w:t>
        </w:r>
      </w:ins>
      <w:ins w:id="1567" w:author="PR Preview" w:date="2024-01-01T00:00:00Z">
        <w:r>
          <w:t xml:space="preserve"> </w:t>
        </w:r>
      </w:ins>
      <w:hyperlink w:anchor="sec-ai-when-to-use">
        <w:r>
          <w:rPr>
            <w:rStyle w:val="Hyperlink"/>
          </w:rPr>
          <w:t xml:space="preserve">Section 17.4.10</w:t>
        </w:r>
      </w:hyperlink>
      <w:ins w:id="1567" w:author="PR Preview" w:date="2024-01-01T00:00:00Z">
        <w:r>
          <w:t xml:space="preserve"> </w:t>
        </w:r>
      </w:ins>
      <w:ins w:id="1567" w:author="PR Preview" w:date="2024-01-01T00:00:00Z">
        <w:r>
          <w:t xml:space="preserve">for guidance on when to use Copilot vs. fixing issues yourself</w:t>
        </w:r>
      </w:ins>
    </w:p>
    <w:p>
      <w:pPr>
        <w:pStyle w:val="Compact"/>
        <w:numPr>
          <w:ilvl w:val="0"/>
          <w:numId w:val="1165"/>
        </w:numPr>
      </w:pPr>
      <w:r>
        <w:t xml:space="preserve">See the</w:t>
      </w:r>
      <w:r>
        <w:t xml:space="preserve"> </w:t>
      </w:r>
      <w:hyperlink r:id="rId126">
        <w:r>
          <w:rPr>
            <w:rStyle w:val="Hyperlink"/>
          </w:rPr>
          <w:t xml:space="preserve">GitHub Actions documentation</w:t>
        </w:r>
      </w:hyperlink>
      <w:r>
        <w:t xml:space="preserve"> </w:t>
      </w:r>
      <w:r>
        <w:t xml:space="preserve">for workflow syntax and troubleshooting</w:t>
      </w:r>
    </w:p>
    <w:bookmarkEnd w:id="489"/>
    <w:bookmarkEnd w:id="490"/>
    <w:bookmarkStart w:id="496" w:name="sec-ai-benefits-hazards"/>
    <w:p>
      <w:pPr>
        <w:pStyle w:val="Heading3"/>
      </w:pPr>
      <w:ins w:id="1569" w:author="PR Preview" w:date="2024-01-01T00:00:00Z">
        <w:r>
          <w:t xml:space="preserve">17.4.6 Benefits and Hazards</w:t>
        </w:r>
      </w:ins>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66"/>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66"/>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66"/>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66"/>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66"/>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66"/>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67"/>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67"/>
        </w:numPr>
      </w:pPr>
      <w:r>
        <w:rPr>
          <w:b/>
          <w:bCs/>
        </w:rPr>
        <w:t xml:space="preserve">Subtle bugs</w:t>
      </w:r>
      <w:r>
        <w:t xml:space="preserve">:</w:t>
      </w:r>
      <w:r>
        <w:t xml:space="preserve"> </w:t>
      </w:r>
      <w:r>
        <w:t xml:space="preserve">AI-generated code may contain logic errors that are not immediately obvious</w:t>
      </w:r>
    </w:p>
    <w:p>
      <w:pPr>
        <w:numPr>
          <w:ilvl w:val="0"/>
          <w:numId w:val="1167"/>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67"/>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67"/>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67"/>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67"/>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495" w:name="further-readingviewing"/>
    <w:p>
      <w:pPr>
        <w:pStyle w:val="Heading4"/>
      </w:pPr>
      <w:ins w:id="1586" w:author="PR Preview" w:date="2024-01-01T00:00:00Z">
        <w:r>
          <w:t xml:space="preserve">17.4.6.1 Further reading/viewing</w:t>
        </w:r>
      </w:ins>
    </w:p>
    <w:p>
      <w:pPr>
        <w:pStyle w:val="Compact"/>
        <w:numPr>
          <w:ilvl w:val="0"/>
          <w:numId w:val="1168"/>
        </w:numPr>
      </w:pPr>
      <w:r>
        <w:rPr>
          <w:i/>
          <w:iCs/>
        </w:rPr>
        <w:t xml:space="preserve">I Robot</w:t>
      </w:r>
      <w:r>
        <w:t xml:space="preserve"> </w:t>
      </w:r>
      <w:r>
        <w:t xml:space="preserve">(Asimov 1950)</w:t>
      </w:r>
    </w:p>
    <w:p>
      <w:pPr>
        <w:pStyle w:val="Compact"/>
        <w:numPr>
          <w:ilvl w:val="0"/>
          <w:numId w:val="1168"/>
        </w:numPr>
      </w:pPr>
      <w:r>
        <w:rPr>
          <w:i/>
          <w:iCs/>
        </w:rPr>
        <w:t xml:space="preserve">Dune</w:t>
      </w:r>
      <w:r>
        <w:t xml:space="preserve"> </w:t>
      </w:r>
      <w:r>
        <w:t xml:space="preserve">(Herbert 1965)</w:t>
      </w:r>
    </w:p>
    <w:p>
      <w:pPr>
        <w:pStyle w:val="Compact"/>
        <w:numPr>
          <w:ilvl w:val="0"/>
          <w:numId w:val="1168"/>
        </w:numPr>
      </w:pPr>
      <w:r>
        <w:t xml:space="preserve">“2001: A Space Odyssey”</w:t>
      </w:r>
      <w:r>
        <w:t xml:space="preserve"> </w:t>
      </w:r>
      <w:r>
        <w:t xml:space="preserve">(1968)</w:t>
      </w:r>
    </w:p>
    <w:p>
      <w:pPr>
        <w:pStyle w:val="Compact"/>
        <w:numPr>
          <w:ilvl w:val="0"/>
          <w:numId w:val="1168"/>
        </w:numPr>
      </w:pPr>
      <w:r>
        <w:t xml:space="preserve">“Terminator 3: Rise of the Machines”</w:t>
      </w:r>
      <w:r>
        <w:t xml:space="preserve"> </w:t>
      </w:r>
      <w:r>
        <w:t xml:space="preserve">(2003)</w:t>
      </w:r>
    </w:p>
    <w:p>
      <w:pPr>
        <w:pStyle w:val="Compact"/>
        <w:numPr>
          <w:ilvl w:val="0"/>
          <w:numId w:val="1168"/>
        </w:numPr>
      </w:pPr>
      <w:r>
        <w:t xml:space="preserve">“The Matrix”</w:t>
      </w:r>
      <w:r>
        <w:t xml:space="preserve"> </w:t>
      </w:r>
      <w:r>
        <w:t xml:space="preserve">(1999)</w:t>
      </w:r>
    </w:p>
    <w:p>
      <w:pPr>
        <w:pStyle w:val="Compact"/>
        <w:numPr>
          <w:ilvl w:val="0"/>
          <w:numId w:val="1168"/>
        </w:numPr>
      </w:pPr>
      <w:r>
        <w:t xml:space="preserve">“Blade Runner”</w:t>
      </w:r>
      <w:r>
        <w:t xml:space="preserve"> </w:t>
      </w:r>
      <w:r>
        <w:t xml:space="preserve">(1982)</w:t>
      </w:r>
    </w:p>
    <w:p>
      <w:pPr>
        <w:pStyle w:val="Compact"/>
        <w:numPr>
          <w:ilvl w:val="0"/>
          <w:numId w:val="1168"/>
        </w:numPr>
      </w:pPr>
      <w:r>
        <w:t xml:space="preserve">“WarGames”</w:t>
      </w:r>
      <w:r>
        <w:t xml:space="preserve"> </w:t>
      </w:r>
      <w:r>
        <w:t xml:space="preserve">(1983)</w:t>
      </w:r>
    </w:p>
    <w:p>
      <w:pPr>
        <w:pStyle w:val="Compact"/>
        <w:numPr>
          <w:ilvl w:val="0"/>
          <w:numId w:val="1168"/>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68"/>
        </w:numPr>
      </w:pPr>
      <w:r>
        <w:rPr>
          <w:i/>
          <w:iCs/>
        </w:rPr>
        <w:t xml:space="preserve">Ender’s Game</w:t>
      </w:r>
      <w:r>
        <w:t xml:space="preserve"> </w:t>
      </w:r>
      <w:r>
        <w:t xml:space="preserve">(Card 1985)</w:t>
      </w:r>
    </w:p>
    <w:p>
      <w:pPr>
        <w:pStyle w:val="Compact"/>
        <w:numPr>
          <w:ilvl w:val="0"/>
          <w:numId w:val="1168"/>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492" name="Picture"/>
            <a:graphic>
              <a:graphicData uri="http://schemas.openxmlformats.org/drawingml/2006/picture">
                <pic:pic>
                  <pic:nvPicPr>
                    <pic:cNvPr descr="assets/images/matrix-agents.png" id="493" name="Picture"/>
                    <pic:cNvPicPr>
                      <a:picLocks noChangeArrowheads="1" noChangeAspect="1"/>
                    </pic:cNvPicPr>
                  </pic:nvPicPr>
                  <pic:blipFill>
                    <a:blip r:embed="rId491"/>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494">
        <w:r>
          <w:rPr>
            <w:rStyle w:val="Hyperlink"/>
          </w:rPr>
          <w:t xml:space="preserve">Agents</w:t>
        </w:r>
      </w:hyperlink>
    </w:p>
    <w:bookmarkEnd w:id="495"/>
    <w:bookmarkEnd w:id="496"/>
    <w:bookmarkStart w:id="499" w:name="sec-ai-best-practices"/>
    <w:p>
      <w:pPr>
        <w:pStyle w:val="Heading3"/>
      </w:pPr>
      <w:ins w:id="1599" w:author="PR Preview" w:date="2024-01-01T00:00:00Z">
        <w:r>
          <w:t xml:space="preserve">17.4.7 Best Practices for Safe and Successful Use</w:t>
        </w:r>
      </w:ins>
    </w:p>
    <w:p>
      <w:pPr>
        <w:pStyle w:val="FirstParagraph"/>
      </w:pPr>
      <w:r>
        <w:t xml:space="preserve">To work with coding agents safely and successfully:</w:t>
      </w:r>
    </w:p>
    <w:p>
      <w:pPr>
        <w:numPr>
          <w:ilvl w:val="0"/>
          <w:numId w:val="1169"/>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69"/>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69"/>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69"/>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69"/>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69"/>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69"/>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69"/>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97" name="Picture"/>
                  <a:graphic>
                    <a:graphicData uri="http://schemas.openxmlformats.org/drawingml/2006/picture">
                      <pic:pic>
                        <pic:nvPicPr>
                          <pic:cNvPr descr="/opt/quarto/share/formats/docx/warning.png" id="498"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70"/>
              </w:numPr>
            </w:pPr>
            <w:r>
              <w:t xml:space="preserve">Access secrets and credentials</w:t>
            </w:r>
          </w:p>
          <w:p>
            <w:pPr>
              <w:pStyle w:val="Compact"/>
              <w:numPr>
                <w:ilvl w:val="0"/>
                <w:numId w:val="1170"/>
              </w:numPr>
            </w:pPr>
            <w:r>
              <w:t xml:space="preserve">Deploy code to production</w:t>
            </w:r>
          </w:p>
          <w:p>
            <w:pPr>
              <w:pStyle w:val="Compact"/>
              <w:numPr>
                <w:ilvl w:val="0"/>
                <w:numId w:val="1170"/>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499"/>
    <w:bookmarkStart w:id="509" w:name="firewall-and-network-configuration"/>
    <w:p>
      <w:pPr>
        <w:pStyle w:val="Heading3"/>
      </w:pPr>
      <w:ins w:id="1611" w:author="PR Preview" w:date="2024-01-01T00:00:00Z">
        <w:r>
          <w:t xml:space="preserve">17.4.8 Firewall and Network Configuration</w:t>
        </w:r>
      </w:ins>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501" w:name="built-in-agent-firewall"/>
    <w:p>
      <w:pPr>
        <w:pStyle w:val="Heading4"/>
      </w:pPr>
      <w:ins w:id="1613" w:author="PR Preview" w:date="2024-01-01T00:00:00Z">
        <w:r>
          <w:t xml:space="preserve">17.4.8.1 Built-in Agent Firewall</w:t>
        </w:r>
      </w:ins>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71"/>
        </w:numPr>
      </w:pPr>
      <w:r>
        <w:t xml:space="preserve">Data exfiltration</w:t>
      </w:r>
    </w:p>
    <w:p>
      <w:pPr>
        <w:pStyle w:val="Compact"/>
        <w:numPr>
          <w:ilvl w:val="0"/>
          <w:numId w:val="1171"/>
        </w:numPr>
      </w:pPr>
      <w:r>
        <w:t xml:space="preserve">Accidental leaks of sensitive information</w:t>
      </w:r>
    </w:p>
    <w:p>
      <w:pPr>
        <w:pStyle w:val="Compact"/>
        <w:numPr>
          <w:ilvl w:val="0"/>
          <w:numId w:val="1171"/>
        </w:numPr>
      </w:pPr>
      <w:r>
        <w:t xml:space="preserve">Execution of malicious instructions</w:t>
      </w:r>
    </w:p>
    <w:p>
      <w:pPr>
        <w:pStyle w:val="FirstParagraph"/>
      </w:pPr>
      <w:r>
        <w:t xml:space="preserve">By default, the agent’s firewall allows access to:</w:t>
      </w:r>
    </w:p>
    <w:p>
      <w:pPr>
        <w:pStyle w:val="Compact"/>
        <w:numPr>
          <w:ilvl w:val="0"/>
          <w:numId w:val="1172"/>
        </w:numPr>
      </w:pPr>
      <w:r>
        <w:t xml:space="preserve">Common OS package repositories (Debian, Ubuntu, Red Hat, etc.)</w:t>
      </w:r>
    </w:p>
    <w:p>
      <w:pPr>
        <w:pStyle w:val="Compact"/>
        <w:numPr>
          <w:ilvl w:val="0"/>
          <w:numId w:val="1172"/>
        </w:numPr>
      </w:pPr>
      <w:r>
        <w:t xml:space="preserve">Popular container registries (Docker Hub, Azure Container Registry, AWS ECR, etc.)</w:t>
      </w:r>
    </w:p>
    <w:p>
      <w:pPr>
        <w:pStyle w:val="Compact"/>
        <w:numPr>
          <w:ilvl w:val="0"/>
          <w:numId w:val="1172"/>
        </w:numPr>
      </w:pPr>
      <w:r>
        <w:t xml:space="preserve">Language-specific package registries (npm, PyPI, Maven, RubyGems, etc.)</w:t>
      </w:r>
    </w:p>
    <w:p>
      <w:pPr>
        <w:pStyle w:val="Compact"/>
        <w:numPr>
          <w:ilvl w:val="0"/>
          <w:numId w:val="1172"/>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500">
        <w:r>
          <w:rPr>
            <w:rStyle w:val="Hyperlink"/>
          </w:rPr>
          <w:t xml:space="preserve">Copilot allowlist reference</w:t>
        </w:r>
      </w:hyperlink>
      <w:r>
        <w:t xml:space="preserve">.</w:t>
      </w:r>
    </w:p>
    <w:bookmarkEnd w:id="501"/>
    <w:bookmarkStart w:id="503" w:name="customizing-agent-firewall-settings"/>
    <w:p>
      <w:pPr>
        <w:pStyle w:val="Heading4"/>
      </w:pPr>
      <w:ins w:id="1624" w:author="PR Preview" w:date="2024-01-01T00:00:00Z">
        <w:r>
          <w:t xml:space="preserve">17.4.8.2 Customizing Agent Firewall Settings</w:t>
        </w:r>
      </w:ins>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73"/>
        </w:numPr>
      </w:pPr>
      <w:r>
        <w:t xml:space="preserve">Add custom hosts to the allowlist (for internal dependencies or additional registries)</w:t>
      </w:r>
    </w:p>
    <w:p>
      <w:pPr>
        <w:pStyle w:val="Compact"/>
        <w:numPr>
          <w:ilvl w:val="0"/>
          <w:numId w:val="1173"/>
        </w:numPr>
      </w:pPr>
      <w:r>
        <w:t xml:space="preserve">Opt out of the default recommended allowlist for stricter security</w:t>
      </w:r>
    </w:p>
    <w:p>
      <w:pPr>
        <w:pStyle w:val="Compact"/>
        <w:numPr>
          <w:ilvl w:val="0"/>
          <w:numId w:val="1173"/>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502">
        <w:r>
          <w:rPr>
            <w:rStyle w:val="Hyperlink"/>
          </w:rPr>
          <w:t xml:space="preserve">Customizing or disabling the firewall for GitHub Copilot coding agent</w:t>
        </w:r>
      </w:hyperlink>
      <w:r>
        <w:t xml:space="preserve">.</w:t>
      </w:r>
    </w:p>
    <w:bookmarkEnd w:id="503"/>
    <w:bookmarkStart w:id="508" w:name="Xbbad9df60dbc05443efb3cae36c1e0daa9b491b"/>
    <w:p>
      <w:pPr>
        <w:pStyle w:val="Heading4"/>
      </w:pPr>
      <w:ins w:id="1631" w:author="PR Preview" w:date="2024-01-01T00:00:00Z">
        <w:r>
          <w:t xml:space="preserve">17.4.8.3 Recommended URLs for Data Science Repositories</w:t>
        </w:r>
      </w:ins>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174"/>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174"/>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174"/>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174"/>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174"/>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174"/>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174"/>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174"/>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174"/>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175"/>
        </w:numPr>
      </w:pPr>
      <w:r>
        <w:rPr>
          <w:rStyle w:val="VerbatimChar"/>
        </w:rPr>
        <w:t xml:space="preserve">cran.r-project.org</w:t>
      </w:r>
      <w:r>
        <w:t xml:space="preserve"> </w:t>
      </w:r>
      <w:r>
        <w:t xml:space="preserve">- The Comprehensive R Archive Network</w:t>
      </w:r>
    </w:p>
    <w:p>
      <w:pPr>
        <w:pStyle w:val="Compact"/>
        <w:numPr>
          <w:ilvl w:val="0"/>
          <w:numId w:val="1175"/>
        </w:numPr>
      </w:pPr>
      <w:r>
        <w:rPr>
          <w:rStyle w:val="VerbatimChar"/>
        </w:rPr>
        <w:t xml:space="preserve">cloud.r-project.org</w:t>
      </w:r>
      <w:r>
        <w:t xml:space="preserve"> </w:t>
      </w:r>
      <w:r>
        <w:t xml:space="preserve">- CRAN mirror (cloud-based)</w:t>
      </w:r>
    </w:p>
    <w:p>
      <w:pPr>
        <w:pStyle w:val="Compact"/>
        <w:numPr>
          <w:ilvl w:val="0"/>
          <w:numId w:val="1175"/>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175"/>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175"/>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176"/>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176"/>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176"/>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176"/>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177"/>
        </w:numPr>
      </w:pPr>
      <w:r>
        <w:rPr>
          <w:rStyle w:val="VerbatimChar"/>
        </w:rPr>
        <w:t xml:space="preserve">en.wikipedia.org</w:t>
      </w:r>
      <w:r>
        <w:t xml:space="preserve"> </w:t>
      </w:r>
      <w:r>
        <w:t xml:space="preserve">- General reference and technical documentation</w:t>
      </w:r>
    </w:p>
    <w:p>
      <w:pPr>
        <w:pStyle w:val="Compact"/>
        <w:numPr>
          <w:ilvl w:val="0"/>
          <w:numId w:val="1177"/>
        </w:numPr>
      </w:pPr>
      <w:r>
        <w:rPr>
          <w:rStyle w:val="VerbatimChar"/>
        </w:rPr>
        <w:t xml:space="preserve">r-project.org</w:t>
      </w:r>
      <w:r>
        <w:t xml:space="preserve"> </w:t>
      </w:r>
      <w:r>
        <w:t xml:space="preserve">- Official R project website</w:t>
      </w:r>
    </w:p>
    <w:p>
      <w:pPr>
        <w:pStyle w:val="Compact"/>
        <w:numPr>
          <w:ilvl w:val="0"/>
          <w:numId w:val="1177"/>
        </w:numPr>
      </w:pPr>
      <w:r>
        <w:rPr>
          <w:rStyle w:val="VerbatimChar"/>
        </w:rPr>
        <w:t xml:space="preserve">quarto.org</w:t>
      </w:r>
      <w:r>
        <w:t xml:space="preserve"> </w:t>
      </w:r>
      <w:r>
        <w:t xml:space="preserve">- Quarto publishing system documentation</w:t>
      </w:r>
    </w:p>
    <w:p>
      <w:pPr>
        <w:pStyle w:val="Compact"/>
        <w:numPr>
          <w:ilvl w:val="0"/>
          <w:numId w:val="1177"/>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178"/>
        </w:numPr>
      </w:pPr>
      <w:r>
        <w:rPr>
          <w:rStyle w:val="VerbatimChar"/>
        </w:rPr>
        <w:t xml:space="preserve">github.com/tidyverse/*</w:t>
      </w:r>
      <w:r>
        <w:t xml:space="preserve"> </w:t>
      </w:r>
      <w:r>
        <w:t xml:space="preserve">- Tidyverse package source code</w:t>
      </w:r>
    </w:p>
    <w:p>
      <w:pPr>
        <w:pStyle w:val="Compact"/>
        <w:numPr>
          <w:ilvl w:val="0"/>
          <w:numId w:val="1178"/>
        </w:numPr>
      </w:pPr>
      <w:r>
        <w:rPr>
          <w:rStyle w:val="VerbatimChar"/>
        </w:rPr>
        <w:t xml:space="preserve">github.com/r-lib/*</w:t>
      </w:r>
      <w:r>
        <w:t xml:space="preserve"> </w:t>
      </w:r>
      <w:r>
        <w:t xml:space="preserve">- R-lib package source code</w:t>
      </w:r>
    </w:p>
    <w:p>
      <w:pPr>
        <w:pStyle w:val="Compact"/>
        <w:numPr>
          <w:ilvl w:val="0"/>
          <w:numId w:val="1178"/>
        </w:numPr>
      </w:pPr>
      <w:r>
        <w:rPr>
          <w:rStyle w:val="VerbatimChar"/>
        </w:rPr>
        <w:t xml:space="preserve">github.com/rstudio/*</w:t>
      </w:r>
      <w:r>
        <w:t xml:space="preserve"> </w:t>
      </w:r>
      <w:r>
        <w:t xml:space="preserve">- RStudio package source code</w:t>
      </w:r>
    </w:p>
    <w:p>
      <w:pPr>
        <w:pStyle w:val="Compact"/>
        <w:numPr>
          <w:ilvl w:val="0"/>
          <w:numId w:val="1178"/>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04" name="Picture"/>
                  <a:graphic>
                    <a:graphicData uri="http://schemas.openxmlformats.org/drawingml/2006/picture">
                      <pic:pic>
                        <pic:nvPicPr>
                          <pic:cNvPr descr="/opt/quarto/share/formats/docx/tip.png" id="505" name="Picture"/>
                          <pic:cNvPicPr>
                            <a:picLocks noChangeArrowheads="1" noChangeAspect="1"/>
                          </pic:cNvPicPr>
                        </pic:nvPicPr>
                        <pic:blipFill>
                          <a:blip r:embed="rId2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179"/>
              </w:numPr>
            </w:pPr>
            <w:r>
              <w:t xml:space="preserve">Coding agents report blocked access to these sites</w:t>
            </w:r>
          </w:p>
          <w:p>
            <w:pPr>
              <w:pStyle w:val="Compact"/>
              <w:numPr>
                <w:ilvl w:val="0"/>
                <w:numId w:val="1179"/>
              </w:numPr>
            </w:pPr>
            <w:r>
              <w:t xml:space="preserve">You’re working on R or data science projects that use these packages</w:t>
            </w:r>
          </w:p>
          <w:p>
            <w:pPr>
              <w:pStyle w:val="Compact"/>
              <w:numPr>
                <w:ilvl w:val="0"/>
                <w:numId w:val="1179"/>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06" name="Picture"/>
                  <a:graphic>
                    <a:graphicData uri="http://schemas.openxmlformats.org/drawingml/2006/picture">
                      <pic:pic>
                        <pic:nvPicPr>
                          <pic:cNvPr descr="/opt/quarto/share/formats/docx/note.png" id="507"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180"/>
              </w:numPr>
            </w:pPr>
            <w:r>
              <w:t xml:space="preserve">Maintained by reputable organizations (Tidyverse, RStudio/Posit, R Core Team, rOpenSci)</w:t>
            </w:r>
          </w:p>
          <w:p>
            <w:pPr>
              <w:pStyle w:val="Compact"/>
              <w:numPr>
                <w:ilvl w:val="0"/>
                <w:numId w:val="1180"/>
              </w:numPr>
            </w:pPr>
            <w:r>
              <w:t xml:space="preserve">Widely used in the R community</w:t>
            </w:r>
          </w:p>
          <w:p>
            <w:pPr>
              <w:pStyle w:val="Compact"/>
              <w:numPr>
                <w:ilvl w:val="0"/>
                <w:numId w:val="1180"/>
              </w:numPr>
            </w:pPr>
            <w:r>
              <w:t xml:space="preserve">Focused on documentation and package distribution</w:t>
            </w:r>
          </w:p>
          <w:p>
            <w:pPr>
              <w:pStyle w:val="Compact"/>
              <w:numPr>
                <w:ilvl w:val="0"/>
                <w:numId w:val="1180"/>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508"/>
    <w:bookmarkEnd w:id="509"/>
    <w:bookmarkStart w:id="520" w:name="configuring-the-agent-environment"/>
    <w:p>
      <w:pPr>
        <w:pStyle w:val="Heading3"/>
      </w:pPr>
      <w:ins w:id="1665" w:author="PR Preview" w:date="2024-01-01T00:00:00Z">
        <w:r>
          <w:t xml:space="preserve">17.4.9 Configuring the Agent Environment</w:t>
        </w:r>
      </w:ins>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510" w:name="why-configure-the-environment"/>
    <w:p>
      <w:pPr>
        <w:pStyle w:val="Heading4"/>
      </w:pPr>
      <w:ins w:id="1667" w:author="PR Preview" w:date="2024-01-01T00:00:00Z">
        <w:r>
          <w:t xml:space="preserve">17.4.9.1 Why Configure the Environment?</w:t>
        </w:r>
      </w:ins>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181"/>
        </w:numPr>
      </w:pPr>
      <w:r>
        <w:t xml:space="preserve">Faster agent startup and execution</w:t>
      </w:r>
    </w:p>
    <w:p>
      <w:pPr>
        <w:pStyle w:val="Compact"/>
        <w:numPr>
          <w:ilvl w:val="0"/>
          <w:numId w:val="1181"/>
        </w:numPr>
      </w:pPr>
      <w:r>
        <w:t xml:space="preserve">More reliable builds and tests</w:t>
      </w:r>
    </w:p>
    <w:p>
      <w:pPr>
        <w:pStyle w:val="Compact"/>
        <w:numPr>
          <w:ilvl w:val="0"/>
          <w:numId w:val="1181"/>
        </w:numPr>
      </w:pPr>
      <w:r>
        <w:t xml:space="preserve">Access to private or authenticated dependencies</w:t>
      </w:r>
    </w:p>
    <w:p>
      <w:pPr>
        <w:pStyle w:val="Compact"/>
        <w:numPr>
          <w:ilvl w:val="0"/>
          <w:numId w:val="1181"/>
        </w:numPr>
      </w:pPr>
      <w:r>
        <w:t xml:space="preserve">Consistent development environment across all agent sessions</w:t>
      </w:r>
    </w:p>
    <w:bookmarkEnd w:id="510"/>
    <w:bookmarkStart w:id="511" w:name="file-location-and-structure"/>
    <w:p>
      <w:pPr>
        <w:pStyle w:val="Heading4"/>
      </w:pPr>
      <w:ins w:id="1673" w:author="PR Preview" w:date="2024-01-01T00:00:00Z">
        <w:r>
          <w:t xml:space="preserve">17.4.9.2 File Location and Structure</w:t>
        </w:r>
      </w:ins>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511"/>
    <w:bookmarkStart w:id="512" w:name="basic-configuration-example"/>
    <w:p>
      <w:pPr>
        <w:pStyle w:val="Heading4"/>
      </w:pPr>
      <w:ins w:id="1675" w:author="PR Preview" w:date="2024-01-01T00:00:00Z">
        <w:r>
          <w:t xml:space="preserve">17.4.9.3 Basic Configuration Example</w:t>
        </w:r>
      </w:ins>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512"/>
    <w:bookmarkStart w:id="513" w:name="configurable-options"/>
    <w:p>
      <w:pPr>
        <w:pStyle w:val="Heading4"/>
      </w:pPr>
      <w:ins w:id="1677" w:author="PR Preview" w:date="2024-01-01T00:00:00Z">
        <w:r>
          <w:t xml:space="preserve">17.4.9.4 Configurable Options</w:t>
        </w:r>
      </w:ins>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182"/>
        </w:numPr>
      </w:pPr>
      <w:r>
        <w:rPr>
          <w:rStyle w:val="VerbatimChar"/>
        </w:rPr>
        <w:t xml:space="preserve">steps</w:t>
      </w:r>
      <w:r>
        <w:t xml:space="preserve">: Setup commands and actions to run</w:t>
      </w:r>
    </w:p>
    <w:p>
      <w:pPr>
        <w:pStyle w:val="Compact"/>
        <w:numPr>
          <w:ilvl w:val="0"/>
          <w:numId w:val="1182"/>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182"/>
        </w:numPr>
      </w:pPr>
      <w:r>
        <w:rPr>
          <w:rStyle w:val="VerbatimChar"/>
        </w:rPr>
        <w:t xml:space="preserve">runs-on</w:t>
      </w:r>
      <w:r>
        <w:t xml:space="preserve">: Runner type (Ubuntu x64 Linux only)</w:t>
      </w:r>
    </w:p>
    <w:p>
      <w:pPr>
        <w:pStyle w:val="Compact"/>
        <w:numPr>
          <w:ilvl w:val="0"/>
          <w:numId w:val="1182"/>
        </w:numPr>
      </w:pPr>
      <w:r>
        <w:rPr>
          <w:rStyle w:val="VerbatimChar"/>
        </w:rPr>
        <w:t xml:space="preserve">services</w:t>
      </w:r>
      <w:r>
        <w:t xml:space="preserve">: Database or service containers</w:t>
      </w:r>
    </w:p>
    <w:p>
      <w:pPr>
        <w:pStyle w:val="Compact"/>
        <w:numPr>
          <w:ilvl w:val="0"/>
          <w:numId w:val="1182"/>
        </w:numPr>
      </w:pPr>
      <w:r>
        <w:rPr>
          <w:rStyle w:val="VerbatimChar"/>
        </w:rPr>
        <w:t xml:space="preserve">snapshot</w:t>
      </w:r>
      <w:r>
        <w:t xml:space="preserve">: Save environment state</w:t>
      </w:r>
    </w:p>
    <w:p>
      <w:pPr>
        <w:pStyle w:val="Compact"/>
        <w:numPr>
          <w:ilvl w:val="0"/>
          <w:numId w:val="1182"/>
        </w:numPr>
      </w:pPr>
      <w:r>
        <w:rPr>
          <w:rStyle w:val="VerbatimChar"/>
        </w:rPr>
        <w:t xml:space="preserve">timeout-minutes</w:t>
      </w:r>
      <w:r>
        <w:t xml:space="preserve">: Maximum 59 minutes</w:t>
      </w:r>
    </w:p>
    <w:p>
      <w:pPr>
        <w:pStyle w:val="FirstParagraph"/>
      </w:pPr>
      <w:r>
        <w:t xml:space="preserve">All other workflow settings are ignored by Copilot.</w:t>
      </w:r>
    </w:p>
    <w:bookmarkEnd w:id="513"/>
    <w:bookmarkStart w:id="514" w:name="common-setup-tasks"/>
    <w:p>
      <w:pPr>
        <w:pStyle w:val="Heading4"/>
      </w:pPr>
      <w:ins w:id="1686" w:author="PR Preview" w:date="2024-01-01T00:00:00Z">
        <w:r>
          <w:t xml:space="preserve">17.4.9.5 Common Setup Tasks</w:t>
        </w:r>
      </w:ins>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514"/>
    <w:bookmarkStart w:id="515" w:name="environment-variables-and-secrets"/>
    <w:p>
      <w:pPr>
        <w:pStyle w:val="Heading4"/>
      </w:pPr>
      <w:ins w:id="1693" w:author="PR Preview" w:date="2024-01-01T00:00:00Z">
        <w:r>
          <w:t xml:space="preserve">17.4.9.6 Environment Variables and Secrets</w:t>
        </w:r>
      </w:ins>
    </w:p>
    <w:p>
      <w:pPr>
        <w:pStyle w:val="FirstParagraph"/>
      </w:pPr>
      <w:r>
        <w:t xml:space="preserve">To set environment variables for Copilot:</w:t>
      </w:r>
    </w:p>
    <w:p>
      <w:pPr>
        <w:pStyle w:val="Compact"/>
        <w:numPr>
          <w:ilvl w:val="0"/>
          <w:numId w:val="1183"/>
        </w:numPr>
      </w:pPr>
      <w:r>
        <w:t xml:space="preserve">Navigate to your repository’s</w:t>
      </w:r>
      <w:r>
        <w:t xml:space="preserve"> </w:t>
      </w:r>
      <w:r>
        <w:rPr>
          <w:b/>
          <w:bCs/>
        </w:rPr>
        <w:t xml:space="preserve">Settings</w:t>
      </w:r>
    </w:p>
    <w:p>
      <w:pPr>
        <w:pStyle w:val="Compact"/>
        <w:numPr>
          <w:ilvl w:val="0"/>
          <w:numId w:val="1183"/>
        </w:numPr>
      </w:pPr>
      <w:r>
        <w:t xml:space="preserve">Go to</w:t>
      </w:r>
      <w:r>
        <w:t xml:space="preserve"> </w:t>
      </w:r>
      <w:r>
        <w:rPr>
          <w:b/>
          <w:bCs/>
        </w:rPr>
        <w:t xml:space="preserve">Environments</w:t>
      </w:r>
    </w:p>
    <w:p>
      <w:pPr>
        <w:pStyle w:val="Compact"/>
        <w:numPr>
          <w:ilvl w:val="0"/>
          <w:numId w:val="1183"/>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183"/>
        </w:numPr>
      </w:pPr>
      <w:r>
        <w:t xml:space="preserve">Add environment variables or secrets as needed</w:t>
      </w:r>
    </w:p>
    <w:p>
      <w:pPr>
        <w:pStyle w:val="FirstParagraph"/>
      </w:pPr>
      <w:r>
        <w:t xml:space="preserve">Use secrets for sensitive values like API keys or passwords.</w:t>
      </w:r>
    </w:p>
    <w:bookmarkEnd w:id="515"/>
    <w:bookmarkStart w:id="516" w:name="testing-your-configuration"/>
    <w:p>
      <w:pPr>
        <w:pStyle w:val="Heading4"/>
      </w:pPr>
      <w:ins w:id="1700" w:author="PR Preview" w:date="2024-01-01T00:00:00Z">
        <w:r>
          <w:t xml:space="preserve">17.4.9.7 Testing Your Configuration</w:t>
        </w:r>
      </w:ins>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516"/>
    <w:bookmarkStart w:id="517" w:name="advanced-configuration"/>
    <w:p>
      <w:pPr>
        <w:pStyle w:val="Heading4"/>
      </w:pPr>
      <w:ins w:id="1703" w:author="PR Preview" w:date="2024-01-01T00:00:00Z">
        <w:r>
          <w:t xml:space="preserve">17.4.9.8 Advanced Configuration</w:t>
        </w:r>
      </w:ins>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517"/>
    <w:bookmarkStart w:id="519" w:name="further-reading"/>
    <w:p>
      <w:pPr>
        <w:pStyle w:val="Heading4"/>
      </w:pPr>
      <w:ins w:id="1711" w:author="PR Preview" w:date="2024-01-01T00:00:00Z">
        <w:r>
          <w:t xml:space="preserve">17.4.9.9 Further Reading</w:t>
        </w:r>
      </w:ins>
    </w:p>
    <w:p>
      <w:pPr>
        <w:pStyle w:val="FirstParagraph"/>
      </w:pPr>
      <w:r>
        <w:t xml:space="preserve">For complete details,</w:t>
      </w:r>
      <w:r>
        <w:t xml:space="preserve"> </w:t>
      </w:r>
      <w:r>
        <w:t xml:space="preserve">see</w:t>
      </w:r>
      <w:r>
        <w:t xml:space="preserve"> </w:t>
      </w:r>
      <w:hyperlink r:id="rId518">
        <w:r>
          <w:rPr>
            <w:rStyle w:val="Hyperlink"/>
          </w:rPr>
          <w:t xml:space="preserve">Customizing the development environment for GitHub Copilot coding agent</w:t>
        </w:r>
      </w:hyperlink>
      <w:r>
        <w:t xml:space="preserve">.</w:t>
      </w:r>
    </w:p>
    <w:bookmarkEnd w:id="519"/>
    <w:bookmarkEnd w:id="520"/>
    <w:bookmarkStart w:id="524" w:name="sec-ai-when-to-use"/>
    <w:p>
      <w:pPr>
        <w:pStyle w:val="Heading3"/>
      </w:pPr>
      <w:ins w:id="1713" w:author="PR Preview" w:date="2024-01-01T00:00:00Z">
        <w:r>
          <w:t xml:space="preserve">17.4.10 When to use a coding agent</w:t>
        </w:r>
      </w:ins>
    </w:p>
    <w:p>
      <w:pPr>
        <w:pStyle w:val="FirstParagraph"/>
      </w:pPr>
      <w:r>
        <w:t xml:space="preserve">Coding agent sessions are currently</w:t>
      </w:r>
      <w:r>
        <w:rPr>
          <w:rStyle w:val="FootnoteReference"/>
        </w:rPr>
        <w:footnoteReference w:id="521"/>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522">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523">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524"/>
    <w:bookmarkStart w:id="525" w:name="editing-with-.docx-files"/>
    <w:p>
      <w:pPr>
        <w:pStyle w:val="Heading3"/>
      </w:pPr>
      <w:ins w:id="1716" w:author="PR Preview" w:date="2024-01-01T00:00:00Z">
        <w:r>
          <w:t xml:space="preserve">17.4.11 Editing with</w:t>
        </w:r>
      </w:ins>
      <w:ins w:id="1716" w:author="PR Preview" w:date="2024-01-01T00:00:00Z">
        <w:r>
          <w:t xml:space="preserve"> </w:t>
        </w:r>
      </w:ins>
      <w:ins w:id="1716" w:author="PR Preview" w:date="2024-01-01T00:00:00Z">
        <w:r>
          <w:rPr>
            <w:rStyle w:val="VerbatimChar"/>
          </w:rPr>
          <w:t xml:space="preserve">.docx</w:t>
        </w:r>
      </w:ins>
      <w:ins w:id="1716" w:author="PR Preview" w:date="2024-01-01T00:00:00Z">
        <w:r>
          <w:t xml:space="preserve"> </w:t>
        </w:r>
      </w:ins>
      <w:ins w:id="1716" w:author="PR Preview" w:date="2024-01-01T00:00:00Z">
        <w:r>
          <w:t xml:space="preserve">files</w:t>
        </w:r>
      </w:ins>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84"/>
        </w:numPr>
      </w:pPr>
      <w:r>
        <w:t xml:space="preserve">Lab members can export Quarto content to Word format for review</w:t>
      </w:r>
    </w:p>
    <w:p>
      <w:pPr>
        <w:pStyle w:val="Compact"/>
        <w:numPr>
          <w:ilvl w:val="0"/>
          <w:numId w:val="1184"/>
        </w:numPr>
      </w:pPr>
      <w:r>
        <w:t xml:space="preserve">Reviewers can make edits, add tracked changes, and insert comments in Word</w:t>
      </w:r>
    </w:p>
    <w:p>
      <w:pPr>
        <w:pStyle w:val="Compact"/>
        <w:numPr>
          <w:ilvl w:val="0"/>
          <w:numId w:val="1184"/>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85"/>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85"/>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85"/>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End w:id="525"/>
    <w:bookmarkStart w:id="526" w:name="copilot-instructions-for-this-repository"/>
    <w:p>
      <w:pPr>
        <w:pStyle w:val="Heading3"/>
      </w:pPr>
      <w:ins w:id="1726" w:author="PR Preview" w:date="2024-01-01T00:00:00Z">
        <w:r>
          <w:t xml:space="preserve">17.4.12 Copilot Instructions for this Repository</w:t>
        </w:r>
      </w:ins>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86"/>
        </w:numPr>
      </w:pPr>
      <w:r>
        <w:t xml:space="preserve">Markdown and Quarto formatting rules (e.g., blank lines before lists, line breaks in prose)</w:t>
      </w:r>
    </w:p>
    <w:p>
      <w:pPr>
        <w:pStyle w:val="Compact"/>
        <w:numPr>
          <w:ilvl w:val="0"/>
          <w:numId w:val="1186"/>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86"/>
        </w:numPr>
      </w:pPr>
      <w:r>
        <w:t xml:space="preserve">File organization patterns (e.g., using Quarto includes for modular content)</w:t>
      </w:r>
    </w:p>
    <w:p>
      <w:pPr>
        <w:pStyle w:val="Compact"/>
        <w:numPr>
          <w:ilvl w:val="0"/>
          <w:numId w:val="1186"/>
        </w:numPr>
      </w:pPr>
      <w:r>
        <w:t xml:space="preserve">How to work with DOCX files for hybrid editing workflows</w:t>
      </w:r>
    </w:p>
    <w:p>
      <w:pPr>
        <w:pStyle w:val="Compact"/>
        <w:numPr>
          <w:ilvl w:val="0"/>
          <w:numId w:val="1186"/>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p>
      <w:r>
        <w:br w:type="page"/>
      </w:r>
    </w:p>
    <w:bookmarkEnd w:id="526"/>
    <w:bookmarkEnd w:id="527"/>
    <w:bookmarkEnd w:id="528"/>
    <w:bookmarkStart w:id="538" w:name="checklists"/>
    <w:p>
      <w:pPr>
        <w:pStyle w:val="Heading1"/>
      </w:pPr>
      <w:r>
        <w:t xml:space="preserve">18. Checklists</w:t>
      </w:r>
    </w:p>
    <w:p>
      <w:pPr>
        <w:pStyle w:val="FirstParagraph"/>
      </w:pPr>
      <w:r>
        <w:t xml:space="preserve">Adapted by UCD-SeRG team from</w:t>
      </w:r>
      <w:r>
        <w:t xml:space="preserve"> </w:t>
      </w:r>
      <w:hyperlink r:id="rId529">
        <w:r>
          <w:rPr>
            <w:rStyle w:val="Hyperlink"/>
          </w:rPr>
          <w:t xml:space="preserve">original by Jade Benjamin-Chung</w:t>
        </w:r>
      </w:hyperlink>
    </w:p>
    <w:bookmarkStart w:id="530" w:name="pre-analysis-plan-checklist"/>
    <w:p>
      <w:pPr>
        <w:pStyle w:val="Heading2"/>
      </w:pPr>
      <w:r>
        <w:t xml:space="preserve">18.1 Pre-analysis plan checklist</w:t>
      </w:r>
    </w:p>
    <w:p>
      <w:pPr>
        <w:pStyle w:val="Compact"/>
        <w:numPr>
          <w:ilvl w:val="0"/>
          <w:numId w:val="1187"/>
        </w:numPr>
      </w:pPr>
      <w:r>
        <w:t xml:space="preserve">Brief background on the study (a condensed version of the introduction section of the paper)</w:t>
      </w:r>
    </w:p>
    <w:p>
      <w:pPr>
        <w:pStyle w:val="Compact"/>
        <w:numPr>
          <w:ilvl w:val="0"/>
          <w:numId w:val="1187"/>
        </w:numPr>
      </w:pPr>
      <w:r>
        <w:t xml:space="preserve">Hypotheses / objectives</w:t>
      </w:r>
    </w:p>
    <w:p>
      <w:pPr>
        <w:pStyle w:val="Compact"/>
        <w:numPr>
          <w:ilvl w:val="0"/>
          <w:numId w:val="1187"/>
        </w:numPr>
      </w:pPr>
      <w:r>
        <w:t xml:space="preserve">Study design</w:t>
      </w:r>
    </w:p>
    <w:p>
      <w:pPr>
        <w:pStyle w:val="Compact"/>
        <w:numPr>
          <w:ilvl w:val="0"/>
          <w:numId w:val="1187"/>
        </w:numPr>
      </w:pPr>
      <w:r>
        <w:t xml:space="preserve">Description of data</w:t>
      </w:r>
    </w:p>
    <w:p>
      <w:pPr>
        <w:pStyle w:val="Compact"/>
        <w:numPr>
          <w:ilvl w:val="0"/>
          <w:numId w:val="1187"/>
        </w:numPr>
      </w:pPr>
      <w:r>
        <w:t xml:space="preserve">Definition of outcomes</w:t>
      </w:r>
    </w:p>
    <w:p>
      <w:pPr>
        <w:pStyle w:val="Compact"/>
        <w:numPr>
          <w:ilvl w:val="0"/>
          <w:numId w:val="1187"/>
        </w:numPr>
      </w:pPr>
      <w:r>
        <w:t xml:space="preserve">Definition of interventions / exposures</w:t>
      </w:r>
    </w:p>
    <w:p>
      <w:pPr>
        <w:pStyle w:val="Compact"/>
        <w:numPr>
          <w:ilvl w:val="0"/>
          <w:numId w:val="1187"/>
        </w:numPr>
      </w:pPr>
      <w:r>
        <w:t xml:space="preserve">Definition of covariates</w:t>
      </w:r>
    </w:p>
    <w:p>
      <w:pPr>
        <w:pStyle w:val="Compact"/>
        <w:numPr>
          <w:ilvl w:val="0"/>
          <w:numId w:val="1187"/>
        </w:numPr>
      </w:pPr>
      <w:r>
        <w:t xml:space="preserve">Statistical power calculation</w:t>
      </w:r>
    </w:p>
    <w:p>
      <w:pPr>
        <w:pStyle w:val="Compact"/>
        <w:numPr>
          <w:ilvl w:val="0"/>
          <w:numId w:val="1187"/>
        </w:numPr>
      </w:pPr>
      <w:r>
        <w:t xml:space="preserve">Statistical model description</w:t>
      </w:r>
    </w:p>
    <w:p>
      <w:pPr>
        <w:pStyle w:val="Compact"/>
        <w:numPr>
          <w:ilvl w:val="0"/>
          <w:numId w:val="1187"/>
        </w:numPr>
      </w:pPr>
      <w:r>
        <w:t xml:space="preserve">Covariate selection / screening</w:t>
      </w:r>
    </w:p>
    <w:p>
      <w:pPr>
        <w:pStyle w:val="Compact"/>
        <w:numPr>
          <w:ilvl w:val="0"/>
          <w:numId w:val="1187"/>
        </w:numPr>
      </w:pPr>
      <w:r>
        <w:t xml:space="preserve">Standard error estimation method</w:t>
      </w:r>
    </w:p>
    <w:p>
      <w:pPr>
        <w:pStyle w:val="Compact"/>
        <w:numPr>
          <w:ilvl w:val="0"/>
          <w:numId w:val="1187"/>
        </w:numPr>
      </w:pPr>
      <w:r>
        <w:t xml:space="preserve">Missing data analysis</w:t>
      </w:r>
    </w:p>
    <w:p>
      <w:pPr>
        <w:pStyle w:val="Compact"/>
        <w:numPr>
          <w:ilvl w:val="0"/>
          <w:numId w:val="1187"/>
        </w:numPr>
      </w:pPr>
      <w:r>
        <w:t xml:space="preserve">Assessment of effect modification / subgroup analyses</w:t>
      </w:r>
    </w:p>
    <w:p>
      <w:pPr>
        <w:pStyle w:val="Compact"/>
        <w:numPr>
          <w:ilvl w:val="0"/>
          <w:numId w:val="1187"/>
        </w:numPr>
      </w:pPr>
      <w:r>
        <w:t xml:space="preserve">Sensitivity analyses</w:t>
      </w:r>
    </w:p>
    <w:p>
      <w:pPr>
        <w:pStyle w:val="Compact"/>
        <w:numPr>
          <w:ilvl w:val="0"/>
          <w:numId w:val="1187"/>
        </w:numPr>
      </w:pPr>
      <w:r>
        <w:t xml:space="preserve">Negative control analyses</w:t>
      </w:r>
    </w:p>
    <w:bookmarkEnd w:id="530"/>
    <w:bookmarkStart w:id="532" w:name="code-checklist"/>
    <w:p>
      <w:pPr>
        <w:pStyle w:val="Heading2"/>
      </w:pPr>
      <w:r>
        <w:t xml:space="preserve">18.2 Code checklist</w:t>
      </w:r>
    </w:p>
    <w:p>
      <w:pPr>
        <w:pStyle w:val="Compact"/>
        <w:numPr>
          <w:ilvl w:val="0"/>
          <w:numId w:val="1188"/>
        </w:numPr>
      </w:pPr>
      <w:r>
        <w:t xml:space="preserve">Does the script run without errors?</w:t>
      </w:r>
    </w:p>
    <w:p>
      <w:pPr>
        <w:pStyle w:val="Compact"/>
        <w:numPr>
          <w:ilvl w:val="0"/>
          <w:numId w:val="1188"/>
        </w:numPr>
      </w:pPr>
      <w:r>
        <w:t xml:space="preserve">Is code self-contained within repo and/or associated Box folder?</w:t>
      </w:r>
    </w:p>
    <w:p>
      <w:pPr>
        <w:pStyle w:val="Compact"/>
        <w:numPr>
          <w:ilvl w:val="0"/>
          <w:numId w:val="1188"/>
        </w:numPr>
      </w:pPr>
      <w:r>
        <w:t xml:space="preserve">Is all commented out code / remarks removed?</w:t>
      </w:r>
    </w:p>
    <w:p>
      <w:pPr>
        <w:pStyle w:val="Compact"/>
        <w:numPr>
          <w:ilvl w:val="0"/>
          <w:numId w:val="1188"/>
        </w:numPr>
      </w:pPr>
      <w:r>
        <w:t xml:space="preserve">Does the header accurately describe the process completed in the script?</w:t>
      </w:r>
    </w:p>
    <w:p>
      <w:pPr>
        <w:pStyle w:val="Compact"/>
        <w:numPr>
          <w:ilvl w:val="0"/>
          <w:numId w:val="1188"/>
        </w:numPr>
      </w:pPr>
      <w:r>
        <w:t xml:space="preserve">Is the script pushed to its github repository?</w:t>
      </w:r>
    </w:p>
    <w:p>
      <w:pPr>
        <w:pStyle w:val="Compact"/>
        <w:numPr>
          <w:ilvl w:val="0"/>
          <w:numId w:val="1188"/>
        </w:numPr>
      </w:pPr>
      <w:r>
        <w:t xml:space="preserve">Does the code adhere to the</w:t>
      </w:r>
      <w:r>
        <w:t xml:space="preserve"> </w:t>
      </w:r>
      <w:hyperlink r:id="rId531">
        <w:r>
          <w:rPr>
            <w:rStyle w:val="Hyperlink"/>
          </w:rPr>
          <w:t xml:space="preserve">coding style guide</w:t>
        </w:r>
      </w:hyperlink>
      <w:r>
        <w:t xml:space="preserve">?</w:t>
      </w:r>
    </w:p>
    <w:p>
      <w:pPr>
        <w:pStyle w:val="Compact"/>
        <w:numPr>
          <w:ilvl w:val="0"/>
          <w:numId w:val="1188"/>
        </w:numPr>
      </w:pPr>
      <w:r>
        <w:t xml:space="preserve">Are all warnings ignorable? Should any warnings be intentionally suppressed or addressed?</w:t>
      </w:r>
    </w:p>
    <w:bookmarkEnd w:id="532"/>
    <w:bookmarkStart w:id="534" w:name="manuscript-checklist"/>
    <w:p>
      <w:pPr>
        <w:pStyle w:val="Heading2"/>
      </w:pPr>
      <w:r>
        <w:t xml:space="preserve">18.3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189"/>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189"/>
        </w:numPr>
      </w:pPr>
      <w:r>
        <w:t xml:space="preserve">Are the study results within the manuscript replicable (i.e., if you rerun the code in the study’s repository, the tables and figures will be exactly replicated?)</w:t>
      </w:r>
    </w:p>
    <w:p>
      <w:pPr>
        <w:pStyle w:val="Compact"/>
        <w:numPr>
          <w:ilvl w:val="0"/>
          <w:numId w:val="1189"/>
        </w:numPr>
      </w:pPr>
      <w:r>
        <w:t xml:space="preserve">Is a target journal selected?</w:t>
      </w:r>
    </w:p>
    <w:p>
      <w:pPr>
        <w:pStyle w:val="Compact"/>
        <w:numPr>
          <w:ilvl w:val="0"/>
          <w:numId w:val="1189"/>
        </w:numPr>
      </w:pPr>
      <w:r>
        <w:t xml:space="preserve">Is the title declarative, in other words, does it state the object/findings rather than suggest them?</w:t>
      </w:r>
    </w:p>
    <w:p>
      <w:pPr>
        <w:pStyle w:val="Compact"/>
        <w:numPr>
          <w:ilvl w:val="0"/>
          <w:numId w:val="1189"/>
        </w:numPr>
      </w:pPr>
      <w:r>
        <w:t xml:space="preserve">Is the word count of the manuscript close to the target journal’s allowance?</w:t>
      </w:r>
    </w:p>
    <w:p>
      <w:pPr>
        <w:pStyle w:val="Compact"/>
        <w:numPr>
          <w:ilvl w:val="0"/>
          <w:numId w:val="1189"/>
        </w:numPr>
      </w:pPr>
      <w:r>
        <w:t xml:space="preserve">Does the manuscript adhere to the formatting guide of the target journal?</w:t>
      </w:r>
    </w:p>
    <w:p>
      <w:pPr>
        <w:pStyle w:val="Compact"/>
        <w:numPr>
          <w:ilvl w:val="0"/>
          <w:numId w:val="1189"/>
        </w:numPr>
      </w:pPr>
      <w:r>
        <w:t xml:space="preserve">Does the manuscript use a consistent voice (passive or active – usually active is preferred … pun intended)?</w:t>
      </w:r>
    </w:p>
    <w:p>
      <w:pPr>
        <w:pStyle w:val="Compact"/>
        <w:numPr>
          <w:ilvl w:val="0"/>
          <w:numId w:val="1189"/>
        </w:numPr>
      </w:pPr>
      <w:r>
        <w:t xml:space="preserve">Is each figure and table (including supplementary material) referenced in the main text?</w:t>
      </w:r>
    </w:p>
    <w:p>
      <w:pPr>
        <w:pStyle w:val="Compact"/>
        <w:numPr>
          <w:ilvl w:val="0"/>
          <w:numId w:val="1189"/>
        </w:numPr>
      </w:pPr>
      <w:r>
        <w:t xml:space="preserve">Is there a caption for each figure and table (including supplementary material)?</w:t>
      </w:r>
    </w:p>
    <w:p>
      <w:pPr>
        <w:pStyle w:val="Compact"/>
        <w:numPr>
          <w:ilvl w:val="0"/>
          <w:numId w:val="1189"/>
        </w:numPr>
      </w:pPr>
      <w:r>
        <w:t xml:space="preserve">Are tables/figures and supplementary material numbered in accordance with their appearance in the main text?</w:t>
      </w:r>
    </w:p>
    <w:p>
      <w:pPr>
        <w:pStyle w:val="Compact"/>
        <w:numPr>
          <w:ilvl w:val="0"/>
          <w:numId w:val="1189"/>
        </w:numPr>
      </w:pPr>
      <w:r>
        <w:t xml:space="preserve">Does the text use past tense if it is reporting research findings or future tense if it is a study protocol?</w:t>
      </w:r>
    </w:p>
    <w:p>
      <w:pPr>
        <w:pStyle w:val="Compact"/>
        <w:numPr>
          <w:ilvl w:val="0"/>
          <w:numId w:val="1189"/>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89"/>
        </w:numPr>
      </w:pPr>
      <w:r>
        <w:t xml:space="preserve">Does the text use minimal abbreviations, and are all abbreviations defined at first use?</w:t>
      </w:r>
    </w:p>
    <w:p>
      <w:pPr>
        <w:pStyle w:val="Compact"/>
        <w:numPr>
          <w:ilvl w:val="0"/>
          <w:numId w:val="1189"/>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89"/>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89"/>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533">
        <w:r>
          <w:rPr>
            <w:rStyle w:val="Hyperlink"/>
          </w:rPr>
          <w:t xml:space="preserve">here</w:t>
        </w:r>
      </w:hyperlink>
      <w:r>
        <w:t xml:space="preserve">)</w:t>
      </w:r>
    </w:p>
    <w:p>
      <w:pPr>
        <w:pStyle w:val="Compact"/>
        <w:numPr>
          <w:ilvl w:val="0"/>
          <w:numId w:val="1189"/>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534"/>
    <w:bookmarkStart w:id="537" w:name="figure-checklist"/>
    <w:p>
      <w:pPr>
        <w:pStyle w:val="Heading2"/>
      </w:pPr>
      <w:r>
        <w:t xml:space="preserve">18.4 Figure checklist</w:t>
      </w:r>
    </w:p>
    <w:p>
      <w:pPr>
        <w:pStyle w:val="Compact"/>
        <w:numPr>
          <w:ilvl w:val="0"/>
          <w:numId w:val="1190"/>
        </w:numPr>
      </w:pPr>
      <w:r>
        <w:t xml:space="preserve">Are the x-axis and y-axis labeled?</w:t>
      </w:r>
    </w:p>
    <w:p>
      <w:pPr>
        <w:pStyle w:val="Compact"/>
        <w:numPr>
          <w:ilvl w:val="0"/>
          <w:numId w:val="1190"/>
        </w:numPr>
      </w:pPr>
      <w:r>
        <w:t xml:space="preserve">If the figure includes panels, is each panel labeled?</w:t>
      </w:r>
    </w:p>
    <w:p>
      <w:pPr>
        <w:pStyle w:val="Compact"/>
        <w:numPr>
          <w:ilvl w:val="0"/>
          <w:numId w:val="1190"/>
        </w:numPr>
      </w:pPr>
      <w:r>
        <w:t xml:space="preserve">Are there sufficient numerical / text labels and breaks on the x-axis and y-axis?</w:t>
      </w:r>
    </w:p>
    <w:p>
      <w:pPr>
        <w:pStyle w:val="Compact"/>
        <w:numPr>
          <w:ilvl w:val="0"/>
          <w:numId w:val="1190"/>
        </w:numPr>
      </w:pPr>
      <w:r>
        <w:t xml:space="preserve">Is the font size appropriate (i.e., large enough to read, not so large that it distracts from the data presented in the figure?)</w:t>
      </w:r>
    </w:p>
    <w:p>
      <w:pPr>
        <w:pStyle w:val="Compact"/>
        <w:numPr>
          <w:ilvl w:val="0"/>
          <w:numId w:val="1190"/>
        </w:numPr>
      </w:pPr>
      <w:r>
        <w:t xml:space="preserve">Are the colors used colorblind friendly? See a colorblind-friendly palette</w:t>
      </w:r>
      <w:r>
        <w:t xml:space="preserve"> </w:t>
      </w:r>
      <w:hyperlink r:id="rId535">
        <w:r>
          <w:rPr>
            <w:rStyle w:val="Hyperlink"/>
          </w:rPr>
          <w:t xml:space="preserve">here</w:t>
        </w:r>
      </w:hyperlink>
      <w:r>
        <w:t xml:space="preserve">, a neat palette generator with colorblind options</w:t>
      </w:r>
      <w:r>
        <w:t xml:space="preserve"> </w:t>
      </w:r>
      <w:hyperlink r:id="rId536">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190"/>
        </w:numPr>
      </w:pPr>
      <w:r>
        <w:t xml:space="preserve">Are colors/shapes/line types defined in a legend?</w:t>
      </w:r>
    </w:p>
    <w:p>
      <w:pPr>
        <w:pStyle w:val="Compact"/>
        <w:numPr>
          <w:ilvl w:val="0"/>
          <w:numId w:val="1190"/>
        </w:numPr>
      </w:pPr>
      <w:r>
        <w:t xml:space="preserve">Are the legends and other labels easy to understand with minimal abbreviations?</w:t>
      </w:r>
    </w:p>
    <w:p>
      <w:pPr>
        <w:pStyle w:val="Compact"/>
        <w:numPr>
          <w:ilvl w:val="0"/>
          <w:numId w:val="1190"/>
        </w:numPr>
      </w:pPr>
      <w:r>
        <w:t xml:space="preserve">If there is overplotting, is transparency used to show overlapping data?</w:t>
      </w:r>
    </w:p>
    <w:p>
      <w:pPr>
        <w:pStyle w:val="Compact"/>
        <w:numPr>
          <w:ilvl w:val="0"/>
          <w:numId w:val="1190"/>
        </w:numPr>
      </w:pPr>
      <w:r>
        <w:t xml:space="preserve">Are 95% confidence intervals or other measures of precision shown, if applicable?</w:t>
      </w:r>
    </w:p>
    <w:p>
      <w:r>
        <w:br w:type="page"/>
      </w:r>
    </w:p>
    <w:bookmarkEnd w:id="537"/>
    <w:bookmarkEnd w:id="538"/>
    <w:bookmarkStart w:id="580" w:name="resources-2"/>
    <w:p>
      <w:pPr>
        <w:pStyle w:val="Heading1"/>
      </w:pPr>
      <w:r>
        <w:t xml:space="preserve">19. Resources</w:t>
      </w:r>
    </w:p>
    <w:p>
      <w:pPr>
        <w:pStyle w:val="FirstParagraph"/>
      </w:pPr>
      <w:r>
        <w:t xml:space="preserve">Adapted by UCD-SeRG team from</w:t>
      </w:r>
      <w:r>
        <w:t xml:space="preserve"> </w:t>
      </w:r>
      <w:hyperlink r:id="rId539">
        <w:r>
          <w:rPr>
            <w:rStyle w:val="Hyperlink"/>
          </w:rPr>
          <w:t xml:space="preserve">original by Jade Benjamin-Chung and Kunal Mishra</w:t>
        </w:r>
      </w:hyperlink>
    </w:p>
    <w:bookmarkStart w:id="555" w:name="resources-for-r"/>
    <w:p>
      <w:pPr>
        <w:pStyle w:val="Heading2"/>
      </w:pPr>
      <w:r>
        <w:t xml:space="preserve">19.1 Resources for R</w:t>
      </w:r>
    </w:p>
    <w:bookmarkStart w:id="541" w:name="books-and-comprehensive-guides"/>
    <w:p>
      <w:pPr>
        <w:pStyle w:val="Heading3"/>
      </w:pPr>
      <w:r>
        <w:t xml:space="preserve">19.1.1 Books and Comprehensive Guides</w:t>
      </w:r>
    </w:p>
    <w:p>
      <w:pPr>
        <w:pStyle w:val="Compact"/>
        <w:numPr>
          <w:ilvl w:val="0"/>
          <w:numId w:val="1191"/>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191"/>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191"/>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191"/>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91"/>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191"/>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191"/>
        </w:numPr>
      </w:pPr>
      <w:hyperlink r:id="rId540">
        <w:r>
          <w:rPr>
            <w:rStyle w:val="Hyperlink"/>
          </w:rPr>
          <w:t xml:space="preserve">Jade’s R-for-epi course</w:t>
        </w:r>
      </w:hyperlink>
    </w:p>
    <w:bookmarkEnd w:id="541"/>
    <w:bookmarkStart w:id="546" w:name="uc-davis-datalab-workshops-and-tutorials"/>
    <w:p>
      <w:pPr>
        <w:pStyle w:val="Heading3"/>
      </w:pPr>
      <w:r>
        <w:t xml:space="preserve">19.1.2 UC Davis DataLab Workshops and Tutorials</w:t>
      </w:r>
    </w:p>
    <w:p>
      <w:pPr>
        <w:pStyle w:val="FirstParagraph"/>
      </w:pPr>
      <w:r>
        <w:t xml:space="preserve">The</w:t>
      </w:r>
      <w:r>
        <w:t xml:space="preserve"> </w:t>
      </w:r>
      <w:hyperlink r:id="rId406">
        <w:r>
          <w:rPr>
            <w:rStyle w:val="Hyperlink"/>
          </w:rPr>
          <w:t xml:space="preserve">UC Davis DataLab</w:t>
        </w:r>
      </w:hyperlink>
      <w:r>
        <w:t xml:space="preserve"> </w:t>
      </w:r>
      <w:r>
        <w:t xml:space="preserve">provides extensive workshops and learning materials for data science:</w:t>
      </w:r>
    </w:p>
    <w:p>
      <w:pPr>
        <w:pStyle w:val="Compact"/>
        <w:numPr>
          <w:ilvl w:val="0"/>
          <w:numId w:val="1192"/>
        </w:numPr>
      </w:pPr>
      <w:hyperlink r:id="rId542">
        <w:r>
          <w:rPr>
            <w:rStyle w:val="Hyperlink"/>
          </w:rPr>
          <w:t xml:space="preserve">Workshop Index</w:t>
        </w:r>
      </w:hyperlink>
      <w:r>
        <w:t xml:space="preserve"> </w:t>
      </w:r>
      <w:r>
        <w:t xml:space="preserve">- comprehensive catalog of all DataLab workshops</w:t>
      </w:r>
    </w:p>
    <w:p>
      <w:pPr>
        <w:pStyle w:val="Compact"/>
        <w:numPr>
          <w:ilvl w:val="0"/>
          <w:numId w:val="1192"/>
        </w:numPr>
      </w:pPr>
      <w:hyperlink r:id="rId543">
        <w:r>
          <w:rPr>
            <w:rStyle w:val="Hyperlink"/>
          </w:rPr>
          <w:t xml:space="preserve">R Basics Workshop</w:t>
        </w:r>
      </w:hyperlink>
      <w:r>
        <w:t xml:space="preserve"> </w:t>
      </w:r>
      <w:r>
        <w:t xml:space="preserve">- foundational R programming for beginners</w:t>
      </w:r>
    </w:p>
    <w:p>
      <w:pPr>
        <w:pStyle w:val="Compact"/>
        <w:numPr>
          <w:ilvl w:val="0"/>
          <w:numId w:val="1192"/>
        </w:numPr>
      </w:pPr>
      <w:hyperlink r:id="rId544">
        <w:r>
          <w:rPr>
            <w:rStyle w:val="Hyperlink"/>
          </w:rPr>
          <w:t xml:space="preserve">Research Toolkits</w:t>
        </w:r>
      </w:hyperlink>
      <w:r>
        <w:t xml:space="preserve"> </w:t>
      </w:r>
      <w:r>
        <w:t xml:space="preserve">- in-depth guides for research tools and methods</w:t>
      </w:r>
    </w:p>
    <w:p>
      <w:pPr>
        <w:pStyle w:val="Compact"/>
        <w:numPr>
          <w:ilvl w:val="0"/>
          <w:numId w:val="1192"/>
        </w:numPr>
      </w:pPr>
      <w:hyperlink r:id="rId545">
        <w:r>
          <w:rPr>
            <w:rStyle w:val="Hyperlink"/>
          </w:rPr>
          <w:t xml:space="preserve">Install Guides</w:t>
        </w:r>
      </w:hyperlink>
      <w:r>
        <w:t xml:space="preserve"> </w:t>
      </w:r>
      <w:r>
        <w:t xml:space="preserve">- setup instructions for data science software</w:t>
      </w:r>
    </w:p>
    <w:bookmarkEnd w:id="546"/>
    <w:bookmarkStart w:id="551" w:name="cheat-sheets"/>
    <w:p>
      <w:pPr>
        <w:pStyle w:val="Heading3"/>
      </w:pPr>
      <w:r>
        <w:t xml:space="preserve">19.1.3 Cheat Sheets</w:t>
      </w:r>
    </w:p>
    <w:p>
      <w:pPr>
        <w:pStyle w:val="Compact"/>
        <w:numPr>
          <w:ilvl w:val="0"/>
          <w:numId w:val="1193"/>
        </w:numPr>
      </w:pPr>
      <w:hyperlink r:id="rId547">
        <w:r>
          <w:rPr>
            <w:rStyle w:val="Hyperlink"/>
          </w:rPr>
          <w:t xml:space="preserve">dplyr and tidyr cheat sheet</w:t>
        </w:r>
      </w:hyperlink>
    </w:p>
    <w:p>
      <w:pPr>
        <w:pStyle w:val="Compact"/>
        <w:numPr>
          <w:ilvl w:val="0"/>
          <w:numId w:val="1193"/>
        </w:numPr>
      </w:pPr>
      <w:hyperlink r:id="rId548">
        <w:r>
          <w:rPr>
            <w:rStyle w:val="Hyperlink"/>
          </w:rPr>
          <w:t xml:space="preserve">ggplot cheat sheet</w:t>
        </w:r>
      </w:hyperlink>
    </w:p>
    <w:p>
      <w:pPr>
        <w:pStyle w:val="Compact"/>
        <w:numPr>
          <w:ilvl w:val="0"/>
          <w:numId w:val="1193"/>
        </w:numPr>
      </w:pPr>
      <w:hyperlink r:id="rId549">
        <w:r>
          <w:rPr>
            <w:rStyle w:val="Hyperlink"/>
          </w:rPr>
          <w:t xml:space="preserve">data table cheat sheet</w:t>
        </w:r>
      </w:hyperlink>
    </w:p>
    <w:p>
      <w:pPr>
        <w:pStyle w:val="Compact"/>
        <w:numPr>
          <w:ilvl w:val="0"/>
          <w:numId w:val="1193"/>
        </w:numPr>
      </w:pPr>
      <w:hyperlink r:id="rId550">
        <w:r>
          <w:rPr>
            <w:rStyle w:val="Hyperlink"/>
          </w:rPr>
          <w:t xml:space="preserve">RMarkdown cheat sheet</w:t>
        </w:r>
      </w:hyperlink>
    </w:p>
    <w:bookmarkEnd w:id="551"/>
    <w:bookmarkStart w:id="553" w:name="style-and-best-practices"/>
    <w:p>
      <w:pPr>
        <w:pStyle w:val="Heading3"/>
      </w:pPr>
      <w:r>
        <w:t xml:space="preserve">19.1.4 Style and Best Practices</w:t>
      </w:r>
    </w:p>
    <w:p>
      <w:pPr>
        <w:pStyle w:val="Compact"/>
        <w:numPr>
          <w:ilvl w:val="0"/>
          <w:numId w:val="1194"/>
        </w:numPr>
      </w:pPr>
      <w:hyperlink r:id="rId552">
        <w:r>
          <w:rPr>
            <w:rStyle w:val="Hyperlink"/>
          </w:rPr>
          <w:t xml:space="preserve">Hadley Wickham’s R Style Guide</w:t>
        </w:r>
      </w:hyperlink>
    </w:p>
    <w:bookmarkEnd w:id="553"/>
    <w:bookmarkStart w:id="554" w:name="tidy-evaluation-resources"/>
    <w:p>
      <w:pPr>
        <w:pStyle w:val="Heading3"/>
      </w:pPr>
      <w:r>
        <w:t xml:space="preserve">19.1.5 Tidy Evaluation Resources</w:t>
      </w:r>
    </w:p>
    <w:p>
      <w:pPr>
        <w:pStyle w:val="Compact"/>
        <w:numPr>
          <w:ilvl w:val="0"/>
          <w:numId w:val="1195"/>
        </w:numPr>
      </w:pPr>
      <w:hyperlink r:id="rId174">
        <w:r>
          <w:rPr>
            <w:rStyle w:val="Hyperlink"/>
          </w:rPr>
          <w:t xml:space="preserve">Tidy Eval in 5 Minutes</w:t>
        </w:r>
      </w:hyperlink>
      <w:r>
        <w:t xml:space="preserve"> </w:t>
      </w:r>
      <w:r>
        <w:t xml:space="preserve">(video)</w:t>
      </w:r>
    </w:p>
    <w:p>
      <w:pPr>
        <w:pStyle w:val="Compact"/>
        <w:numPr>
          <w:ilvl w:val="0"/>
          <w:numId w:val="1195"/>
        </w:numPr>
      </w:pPr>
      <w:hyperlink r:id="rId175">
        <w:r>
          <w:rPr>
            <w:rStyle w:val="Hyperlink"/>
          </w:rPr>
          <w:t xml:space="preserve">Tidy Evaluation</w:t>
        </w:r>
      </w:hyperlink>
      <w:r>
        <w:t xml:space="preserve"> </w:t>
      </w:r>
      <w:r>
        <w:t xml:space="preserve">(e-book)</w:t>
      </w:r>
    </w:p>
    <w:p>
      <w:pPr>
        <w:pStyle w:val="Compact"/>
        <w:numPr>
          <w:ilvl w:val="0"/>
          <w:numId w:val="1195"/>
        </w:numPr>
      </w:pPr>
      <w:hyperlink r:id="rId177">
        <w:r>
          <w:rPr>
            <w:rStyle w:val="Hyperlink"/>
          </w:rPr>
          <w:t xml:space="preserve">Data Frame Columns as Arguments to Dplyr Functions</w:t>
        </w:r>
      </w:hyperlink>
      <w:r>
        <w:t xml:space="preserve"> </w:t>
      </w:r>
      <w:r>
        <w:t xml:space="preserve">(blog)</w:t>
      </w:r>
    </w:p>
    <w:p>
      <w:pPr>
        <w:pStyle w:val="Compact"/>
        <w:numPr>
          <w:ilvl w:val="0"/>
          <w:numId w:val="1195"/>
        </w:numPr>
      </w:pPr>
      <w:hyperlink r:id="rId178">
        <w:r>
          <w:rPr>
            <w:rStyle w:val="Hyperlink"/>
          </w:rPr>
          <w:t xml:space="preserve">Standard Evaluation for *_join</w:t>
        </w:r>
      </w:hyperlink>
      <w:r>
        <w:t xml:space="preserve"> </w:t>
      </w:r>
      <w:r>
        <w:t xml:space="preserve">(stackoverflow)</w:t>
      </w:r>
    </w:p>
    <w:p>
      <w:pPr>
        <w:pStyle w:val="Compact"/>
        <w:numPr>
          <w:ilvl w:val="0"/>
          <w:numId w:val="1195"/>
        </w:numPr>
      </w:pPr>
      <w:hyperlink r:id="rId175">
        <w:r>
          <w:rPr>
            <w:rStyle w:val="Hyperlink"/>
          </w:rPr>
          <w:t xml:space="preserve">Programming with dplyr</w:t>
        </w:r>
      </w:hyperlink>
      <w:r>
        <w:t xml:space="preserve"> </w:t>
      </w:r>
      <w:r>
        <w:t xml:space="preserve">(package vignette)</w:t>
      </w:r>
    </w:p>
    <w:bookmarkEnd w:id="554"/>
    <w:bookmarkEnd w:id="555"/>
    <w:bookmarkStart w:id="557" w:name="resources-for-git-github"/>
    <w:p>
      <w:pPr>
        <w:pStyle w:val="Heading2"/>
      </w:pPr>
      <w:r>
        <w:t xml:space="preserve">19.2 Resources for Git &amp; Github</w:t>
      </w:r>
    </w:p>
    <w:p>
      <w:pPr>
        <w:pStyle w:val="Compact"/>
        <w:numPr>
          <w:ilvl w:val="0"/>
          <w:numId w:val="1196"/>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196"/>
        </w:numPr>
      </w:pPr>
      <w:hyperlink r:id="rId556">
        <w:r>
          <w:rPr>
            <w:rStyle w:val="Hyperlink"/>
          </w:rPr>
          <w:t xml:space="preserve">GitHub Skills: Introduction to GitHub</w:t>
        </w:r>
      </w:hyperlink>
    </w:p>
    <w:p>
      <w:pPr>
        <w:pStyle w:val="Compact"/>
        <w:numPr>
          <w:ilvl w:val="0"/>
          <w:numId w:val="1196"/>
        </w:numPr>
      </w:pPr>
      <w:hyperlink r:id="rId339">
        <w:r>
          <w:rPr>
            <w:rStyle w:val="Hyperlink"/>
          </w:rPr>
          <w:t xml:space="preserve">UC Davis DataLab Git Sandbox</w:t>
        </w:r>
      </w:hyperlink>
      <w:r>
        <w:t xml:space="preserve"> </w:t>
      </w:r>
      <w:r>
        <w:t xml:space="preserve">- hands-on Git practice repository</w:t>
      </w:r>
    </w:p>
    <w:bookmarkEnd w:id="557"/>
    <w:bookmarkStart w:id="560" w:name="resources-for-python"/>
    <w:p>
      <w:pPr>
        <w:pStyle w:val="Heading2"/>
      </w:pPr>
      <w:r>
        <w:t xml:space="preserve">19.3 Resources for Python</w:t>
      </w:r>
    </w:p>
    <w:p>
      <w:pPr>
        <w:pStyle w:val="Compact"/>
        <w:numPr>
          <w:ilvl w:val="0"/>
          <w:numId w:val="1197"/>
        </w:numPr>
      </w:pPr>
      <w:hyperlink r:id="rId558">
        <w:r>
          <w:rPr>
            <w:rStyle w:val="Hyperlink"/>
          </w:rPr>
          <w:t xml:space="preserve">UC Davis DataLab Python Basics Workshop</w:t>
        </w:r>
      </w:hyperlink>
      <w:r>
        <w:t xml:space="preserve"> </w:t>
      </w:r>
      <w:r>
        <w:t xml:space="preserve">- foundational Python programming</w:t>
      </w:r>
    </w:p>
    <w:p>
      <w:pPr>
        <w:pStyle w:val="Compact"/>
        <w:numPr>
          <w:ilvl w:val="0"/>
          <w:numId w:val="1197"/>
        </w:numPr>
      </w:pPr>
      <w:hyperlink r:id="rId559">
        <w:r>
          <w:rPr>
            <w:rStyle w:val="Hyperlink"/>
          </w:rPr>
          <w:t xml:space="preserve">Natural Language Processing with Python</w:t>
        </w:r>
      </w:hyperlink>
      <w:r>
        <w:t xml:space="preserve"> </w:t>
      </w:r>
      <w:r>
        <w:t xml:space="preserve">- text analysis and NLP techniques</w:t>
      </w:r>
    </w:p>
    <w:bookmarkEnd w:id="560"/>
    <w:bookmarkStart w:id="562" w:name="resources-for-julia"/>
    <w:p>
      <w:pPr>
        <w:pStyle w:val="Heading2"/>
      </w:pPr>
      <w:r>
        <w:t xml:space="preserve">19.4 Resources for Julia</w:t>
      </w:r>
    </w:p>
    <w:p>
      <w:pPr>
        <w:pStyle w:val="Compact"/>
        <w:numPr>
          <w:ilvl w:val="0"/>
          <w:numId w:val="1198"/>
        </w:numPr>
      </w:pPr>
      <w:hyperlink r:id="rId561">
        <w:r>
          <w:rPr>
            <w:rStyle w:val="Hyperlink"/>
          </w:rPr>
          <w:t xml:space="preserve">UC Davis Julia Users Group Julia Basics Workshop</w:t>
        </w:r>
      </w:hyperlink>
      <w:r>
        <w:t xml:space="preserve"> </w:t>
      </w:r>
      <w:r>
        <w:t xml:space="preserve">- foundational Julia programming</w:t>
      </w:r>
    </w:p>
    <w:bookmarkEnd w:id="562"/>
    <w:bookmarkStart w:id="563" w:name="scientific-figures"/>
    <w:p>
      <w:pPr>
        <w:pStyle w:val="Heading2"/>
      </w:pPr>
      <w:r>
        <w:t xml:space="preserve">19.5 Scientific figures</w:t>
      </w:r>
    </w:p>
    <w:p>
      <w:pPr>
        <w:pStyle w:val="Compact"/>
        <w:numPr>
          <w:ilvl w:val="0"/>
          <w:numId w:val="1199"/>
        </w:numPr>
      </w:pPr>
      <w:r>
        <w:t xml:space="preserve">Ten Simple Rules for Better Figures</w:t>
      </w:r>
      <w:r>
        <w:t xml:space="preserve"> </w:t>
      </w:r>
      <w:r>
        <w:t xml:space="preserve">(Rougier, Droettboom, and Bourne 2014)</w:t>
      </w:r>
    </w:p>
    <w:bookmarkEnd w:id="563"/>
    <w:bookmarkStart w:id="566" w:name="writing"/>
    <w:p>
      <w:pPr>
        <w:pStyle w:val="Heading2"/>
      </w:pPr>
      <w:r>
        <w:t xml:space="preserve">19.6 Writing</w:t>
      </w:r>
    </w:p>
    <w:p>
      <w:pPr>
        <w:pStyle w:val="Compact"/>
        <w:numPr>
          <w:ilvl w:val="0"/>
          <w:numId w:val="1200"/>
        </w:numPr>
      </w:pPr>
      <w:r>
        <w:t xml:space="preserve">Unpacking the Scientific Toolbox</w:t>
      </w:r>
      <w:r>
        <w:t xml:space="preserve"> </w:t>
      </w:r>
      <w:r>
        <w:t xml:space="preserve">(Silbiger and Stubler 2019)</w:t>
      </w:r>
    </w:p>
    <w:p>
      <w:pPr>
        <w:pStyle w:val="Compact"/>
        <w:numPr>
          <w:ilvl w:val="0"/>
          <w:numId w:val="1200"/>
        </w:numPr>
      </w:pPr>
      <w:r>
        <w:t xml:space="preserve">ICMJE Definition of authorship</w:t>
      </w:r>
      <w:r>
        <w:t xml:space="preserve"> </w:t>
      </w:r>
      <w:r>
        <w:t xml:space="preserve">(International Committee of Medical Journal Editors, n.d.)</w:t>
      </w:r>
    </w:p>
    <w:p>
      <w:pPr>
        <w:pStyle w:val="Compact"/>
        <w:numPr>
          <w:ilvl w:val="0"/>
          <w:numId w:val="1200"/>
        </w:numPr>
      </w:pPr>
      <w:r>
        <w:t xml:space="preserve">Computational science: …why scientific programming does not compute</w:t>
      </w:r>
      <w:r>
        <w:t xml:space="preserve"> </w:t>
      </w:r>
      <w:r>
        <w:t xml:space="preserve">(Merali and Giles 2010)</w:t>
      </w:r>
    </w:p>
    <w:p>
      <w:pPr>
        <w:pStyle w:val="Compact"/>
        <w:numPr>
          <w:ilvl w:val="0"/>
          <w:numId w:val="1200"/>
        </w:numPr>
      </w:pPr>
      <w:hyperlink r:id="rId564">
        <w:r>
          <w:rPr>
            <w:rStyle w:val="Hyperlink"/>
          </w:rPr>
          <w:t xml:space="preserve">The Pathway to Publishing: A Guide to Quantitative Writing in the Health Sciences</w:t>
        </w:r>
      </w:hyperlink>
    </w:p>
    <w:p>
      <w:pPr>
        <w:pStyle w:val="Compact"/>
        <w:numPr>
          <w:ilvl w:val="0"/>
          <w:numId w:val="1200"/>
        </w:numPr>
      </w:pPr>
      <w:hyperlink r:id="rId565">
        <w:r>
          <w:rPr>
            <w:rStyle w:val="Hyperlink"/>
          </w:rPr>
          <w:t xml:space="preserve">Secret, actionable writing tips</w:t>
        </w:r>
      </w:hyperlink>
    </w:p>
    <w:bookmarkEnd w:id="566"/>
    <w:bookmarkStart w:id="570" w:name="presentations"/>
    <w:p>
      <w:pPr>
        <w:pStyle w:val="Heading2"/>
      </w:pPr>
      <w:r>
        <w:t xml:space="preserve">19.7 Presentations</w:t>
      </w:r>
    </w:p>
    <w:p>
      <w:pPr>
        <w:pStyle w:val="Compact"/>
        <w:numPr>
          <w:ilvl w:val="0"/>
          <w:numId w:val="1201"/>
        </w:numPr>
      </w:pPr>
      <w:r>
        <w:t xml:space="preserve">How to tell a compelling story in scientific presentations</w:t>
      </w:r>
      <w:r>
        <w:t xml:space="preserve"> </w:t>
      </w:r>
      <w:r>
        <w:t xml:space="preserve">(Van Noorden 2021)</w:t>
      </w:r>
    </w:p>
    <w:p>
      <w:pPr>
        <w:pStyle w:val="Compact"/>
        <w:numPr>
          <w:ilvl w:val="0"/>
          <w:numId w:val="1201"/>
        </w:numPr>
      </w:pPr>
      <w:hyperlink r:id="rId567">
        <w:r>
          <w:rPr>
            <w:rStyle w:val="Hyperlink"/>
          </w:rPr>
          <w:t xml:space="preserve">How to give a killer narratively-driven scientific talk</w:t>
        </w:r>
      </w:hyperlink>
    </w:p>
    <w:p>
      <w:pPr>
        <w:pStyle w:val="Compact"/>
        <w:numPr>
          <w:ilvl w:val="0"/>
          <w:numId w:val="1201"/>
        </w:numPr>
      </w:pPr>
      <w:hyperlink r:id="rId568">
        <w:r>
          <w:rPr>
            <w:rStyle w:val="Hyperlink"/>
          </w:rPr>
          <w:t xml:space="preserve">How to make a better poster</w:t>
        </w:r>
      </w:hyperlink>
    </w:p>
    <w:p>
      <w:pPr>
        <w:pStyle w:val="Compact"/>
        <w:numPr>
          <w:ilvl w:val="0"/>
          <w:numId w:val="1201"/>
        </w:numPr>
      </w:pPr>
      <w:hyperlink r:id="rId569">
        <w:r>
          <w:rPr>
            <w:rStyle w:val="Hyperlink"/>
          </w:rPr>
          <w:t xml:space="preserve">How to make an even better poster</w:t>
        </w:r>
      </w:hyperlink>
    </w:p>
    <w:bookmarkEnd w:id="570"/>
    <w:bookmarkStart w:id="573" w:name="professional-advice"/>
    <w:p>
      <w:pPr>
        <w:pStyle w:val="Heading2"/>
      </w:pPr>
      <w:r>
        <w:t xml:space="preserve">19.8 Professional advice</w:t>
      </w:r>
    </w:p>
    <w:p>
      <w:pPr>
        <w:pStyle w:val="Compact"/>
        <w:numPr>
          <w:ilvl w:val="0"/>
          <w:numId w:val="1202"/>
        </w:numPr>
      </w:pPr>
      <w:hyperlink r:id="rId571">
        <w:r>
          <w:rPr>
            <w:rStyle w:val="Hyperlink"/>
          </w:rPr>
          <w:t xml:space="preserve">Professional advice, especially for your first job</w:t>
        </w:r>
      </w:hyperlink>
    </w:p>
    <w:p>
      <w:pPr>
        <w:pStyle w:val="Compact"/>
        <w:numPr>
          <w:ilvl w:val="0"/>
          <w:numId w:val="1202"/>
        </w:numPr>
      </w:pPr>
      <w:hyperlink r:id="rId572">
        <w:r>
          <w:rPr>
            <w:rStyle w:val="Hyperlink"/>
          </w:rPr>
          <w:t xml:space="preserve">Team Public Health Substack</w:t>
        </w:r>
      </w:hyperlink>
    </w:p>
    <w:bookmarkEnd w:id="573"/>
    <w:bookmarkStart w:id="576" w:name="funding"/>
    <w:p>
      <w:pPr>
        <w:pStyle w:val="Heading2"/>
      </w:pPr>
      <w:r>
        <w:t xml:space="preserve">19.9 Funding</w:t>
      </w:r>
    </w:p>
    <w:p>
      <w:pPr>
        <w:pStyle w:val="Compact"/>
        <w:numPr>
          <w:ilvl w:val="0"/>
          <w:numId w:val="1203"/>
        </w:numPr>
      </w:pPr>
      <w:hyperlink r:id="rId574">
        <w:r>
          <w:rPr>
            <w:rStyle w:val="Hyperlink"/>
          </w:rPr>
          <w:t xml:space="preserve">Building Your Funding Train</w:t>
        </w:r>
      </w:hyperlink>
    </w:p>
    <w:p>
      <w:pPr>
        <w:pStyle w:val="Compact"/>
        <w:numPr>
          <w:ilvl w:val="0"/>
          <w:numId w:val="1203"/>
        </w:numPr>
      </w:pPr>
      <w:hyperlink r:id="rId575">
        <w:r>
          <w:rPr>
            <w:rStyle w:val="Hyperlink"/>
          </w:rPr>
          <w:t xml:space="preserve">NIH Grant Writing Resources</w:t>
        </w:r>
      </w:hyperlink>
    </w:p>
    <w:bookmarkEnd w:id="576"/>
    <w:bookmarkStart w:id="579" w:name="ethics-and-global-health-research"/>
    <w:p>
      <w:pPr>
        <w:pStyle w:val="Heading2"/>
      </w:pPr>
      <w:r>
        <w:t xml:space="preserve">19.10 Ethics and global health research</w:t>
      </w:r>
    </w:p>
    <w:p>
      <w:pPr>
        <w:pStyle w:val="Compact"/>
        <w:numPr>
          <w:ilvl w:val="0"/>
          <w:numId w:val="1204"/>
        </w:numPr>
      </w:pPr>
      <w:hyperlink r:id="rId577">
        <w:r>
          <w:rPr>
            <w:rStyle w:val="Hyperlink"/>
          </w:rPr>
          <w:t xml:space="preserve">Global Code of Conduct For Research in Resource-Poor Settings</w:t>
        </w:r>
      </w:hyperlink>
    </w:p>
    <w:p>
      <w:pPr>
        <w:pStyle w:val="Compact"/>
        <w:numPr>
          <w:ilvl w:val="0"/>
          <w:numId w:val="1204"/>
        </w:numPr>
      </w:pPr>
      <w:r>
        <w:t xml:space="preserve">Addressing power asymmetries in global health</w:t>
      </w:r>
      <w:r>
        <w:t xml:space="preserve"> </w:t>
      </w:r>
      <w:r>
        <w:t xml:space="preserve">(Abimbola et al. 2022)</w:t>
      </w:r>
    </w:p>
    <w:p>
      <w:pPr>
        <w:pStyle w:val="Compact"/>
        <w:numPr>
          <w:ilvl w:val="0"/>
          <w:numId w:val="1204"/>
        </w:numPr>
      </w:pPr>
      <w:hyperlink r:id="rId578">
        <w:r>
          <w:rPr>
            <w:rStyle w:val="Hyperlink"/>
          </w:rPr>
          <w:t xml:space="preserve">Transforming Global Health Partnerships</w:t>
        </w:r>
      </w:hyperlink>
    </w:p>
    <w:p>
      <w:r>
        <w:br w:type="page"/>
      </w:r>
    </w:p>
    <w:bookmarkEnd w:id="579"/>
    <w:bookmarkEnd w:id="580"/>
    <w:bookmarkStart w:id="607" w:name="professional-development"/>
    <w:p>
      <w:pPr>
        <w:pStyle w:val="Heading1"/>
      </w:pPr>
      <w:r>
        <w:t xml:space="preserve">20. Professional Development</w:t>
      </w:r>
    </w:p>
    <w:p>
      <w:pPr>
        <w:pStyle w:val="FirstParagraph"/>
      </w:pPr>
      <w:r>
        <w:t xml:space="preserve">Adapted by UCD-SeRG team from</w:t>
      </w:r>
      <w:r>
        <w:t xml:space="preserve"> </w:t>
      </w:r>
      <w:hyperlink r:id="rId581">
        <w:r>
          <w:rPr>
            <w:rStyle w:val="Hyperlink"/>
          </w:rPr>
          <w:t xml:space="preserve">original by Jade Benjamin-Chung</w:t>
        </w:r>
      </w:hyperlink>
    </w:p>
    <w:bookmarkStart w:id="582" w:name="mentoring-philosophy"/>
    <w:p>
      <w:pPr>
        <w:pStyle w:val="Heading2"/>
      </w:pPr>
      <w:r>
        <w:t xml:space="preserve">20.1 Mentoring Philosophy</w:t>
      </w:r>
    </w:p>
    <w:p>
      <w:pPr>
        <w:pStyle w:val="FirstParagraph"/>
      </w:pPr>
      <w:r>
        <w:t xml:space="preserve">We believe in individualized mentoring that supports each person’s unique career goals. Effective mentoring requires:</w:t>
      </w:r>
    </w:p>
    <w:p>
      <w:pPr>
        <w:pStyle w:val="Compact"/>
        <w:numPr>
          <w:ilvl w:val="0"/>
          <w:numId w:val="1205"/>
        </w:numPr>
      </w:pPr>
      <w:r>
        <w:t xml:space="preserve">Regular, open communication between mentees and mentors</w:t>
      </w:r>
    </w:p>
    <w:p>
      <w:pPr>
        <w:pStyle w:val="Compact"/>
        <w:numPr>
          <w:ilvl w:val="0"/>
          <w:numId w:val="1205"/>
        </w:numPr>
      </w:pPr>
      <w:r>
        <w:t xml:space="preserve">Mutual respect and trust</w:t>
      </w:r>
    </w:p>
    <w:p>
      <w:pPr>
        <w:pStyle w:val="Compact"/>
        <w:numPr>
          <w:ilvl w:val="0"/>
          <w:numId w:val="1205"/>
        </w:numPr>
      </w:pPr>
      <w:r>
        <w:t xml:space="preserve">Clear expectations and goals</w:t>
      </w:r>
    </w:p>
    <w:p>
      <w:pPr>
        <w:pStyle w:val="Compact"/>
        <w:numPr>
          <w:ilvl w:val="0"/>
          <w:numId w:val="1205"/>
        </w:numPr>
      </w:pPr>
      <w:r>
        <w:t xml:space="preserve">Constructive feedback</w:t>
      </w:r>
    </w:p>
    <w:p>
      <w:pPr>
        <w:pStyle w:val="Compact"/>
        <w:numPr>
          <w:ilvl w:val="0"/>
          <w:numId w:val="1205"/>
        </w:numPr>
      </w:pPr>
      <w:r>
        <w:t xml:space="preserve">Support for both research and career development</w:t>
      </w:r>
    </w:p>
    <w:bookmarkEnd w:id="582"/>
    <w:bookmarkStart w:id="585" w:name="individual-development-plans"/>
    <w:p>
      <w:pPr>
        <w:pStyle w:val="Heading2"/>
      </w:pPr>
      <w:r>
        <w:t xml:space="preserve">20.2 Individual Development Plans</w:t>
      </w:r>
    </w:p>
    <w:p>
      <w:pPr>
        <w:pStyle w:val="FirstParagraph"/>
      </w:pPr>
      <w:r>
        <w:t xml:space="preserve">All graduate students and postdocs should maintain an Individual Development Plan (IDP) that outlines:</w:t>
      </w:r>
    </w:p>
    <w:p>
      <w:pPr>
        <w:pStyle w:val="Compact"/>
        <w:numPr>
          <w:ilvl w:val="0"/>
          <w:numId w:val="1206"/>
        </w:numPr>
      </w:pPr>
      <w:r>
        <w:t xml:space="preserve">Short-term and long-term career goals</w:t>
      </w:r>
    </w:p>
    <w:p>
      <w:pPr>
        <w:pStyle w:val="Compact"/>
        <w:numPr>
          <w:ilvl w:val="0"/>
          <w:numId w:val="1206"/>
        </w:numPr>
      </w:pPr>
      <w:r>
        <w:t xml:space="preserve">Skills to develop</w:t>
      </w:r>
    </w:p>
    <w:p>
      <w:pPr>
        <w:pStyle w:val="Compact"/>
        <w:numPr>
          <w:ilvl w:val="0"/>
          <w:numId w:val="1206"/>
        </w:numPr>
      </w:pPr>
      <w:r>
        <w:t xml:space="preserve">Training needs and opportunities</w:t>
      </w:r>
    </w:p>
    <w:p>
      <w:pPr>
        <w:pStyle w:val="Compact"/>
        <w:numPr>
          <w:ilvl w:val="0"/>
          <w:numId w:val="1206"/>
        </w:numPr>
      </w:pPr>
      <w:r>
        <w:t xml:space="preserve">Timeline and milestones</w:t>
      </w:r>
    </w:p>
    <w:p>
      <w:pPr>
        <w:pStyle w:val="Compact"/>
        <w:numPr>
          <w:ilvl w:val="0"/>
          <w:numId w:val="1206"/>
        </w:numPr>
      </w:pPr>
      <w:r>
        <w:t xml:space="preserve">Progress toward goals</w:t>
      </w:r>
    </w:p>
    <w:p>
      <w:pPr>
        <w:pStyle w:val="FirstParagraph"/>
      </w:pPr>
      <w:r>
        <w:t xml:space="preserve">Update your IDP at least annually and discuss it with your PI. Useful resources:</w:t>
      </w:r>
    </w:p>
    <w:p>
      <w:pPr>
        <w:pStyle w:val="Compact"/>
        <w:numPr>
          <w:ilvl w:val="0"/>
          <w:numId w:val="1207"/>
        </w:numPr>
      </w:pPr>
      <w:hyperlink r:id="rId583">
        <w:r>
          <w:rPr>
            <w:rStyle w:val="Hyperlink"/>
          </w:rPr>
          <w:t xml:space="preserve">myIDP - Individual Development Plan tool</w:t>
        </w:r>
      </w:hyperlink>
    </w:p>
    <w:p>
      <w:pPr>
        <w:pStyle w:val="Compact"/>
        <w:numPr>
          <w:ilvl w:val="0"/>
          <w:numId w:val="1207"/>
        </w:numPr>
      </w:pPr>
      <w:hyperlink r:id="rId584">
        <w:r>
          <w:rPr>
            <w:rStyle w:val="Hyperlink"/>
          </w:rPr>
          <w:t xml:space="preserve">NIH OITE Career Resources</w:t>
        </w:r>
      </w:hyperlink>
    </w:p>
    <w:bookmarkEnd w:id="585"/>
    <w:bookmarkStart w:id="588" w:name="presentations-and-conferences"/>
    <w:p>
      <w:pPr>
        <w:pStyle w:val="Heading2"/>
      </w:pPr>
      <w:r>
        <w:t xml:space="preserve">20.3 Presentations and Conferences</w:t>
      </w:r>
    </w:p>
    <w:p>
      <w:pPr>
        <w:pStyle w:val="FirstParagraph"/>
      </w:pPr>
      <w:r>
        <w:t xml:space="preserve">We encourage lab members to present their work at conferences and seminars:</w:t>
      </w:r>
    </w:p>
    <w:p>
      <w:pPr>
        <w:pStyle w:val="Compact"/>
        <w:numPr>
          <w:ilvl w:val="0"/>
          <w:numId w:val="1208"/>
        </w:numPr>
      </w:pPr>
      <w:r>
        <w:t xml:space="preserve">Discuss conference opportunities with PIs early</w:t>
      </w:r>
    </w:p>
    <w:p>
      <w:pPr>
        <w:pStyle w:val="Compact"/>
        <w:numPr>
          <w:ilvl w:val="0"/>
          <w:numId w:val="1208"/>
        </w:numPr>
      </w:pPr>
      <w:r>
        <w:t xml:space="preserve">Submit abstracts with PI approval</w:t>
      </w:r>
    </w:p>
    <w:p>
      <w:pPr>
        <w:pStyle w:val="Compact"/>
        <w:numPr>
          <w:ilvl w:val="0"/>
          <w:numId w:val="1208"/>
        </w:numPr>
      </w:pPr>
      <w:r>
        <w:t xml:space="preserve">Practice presentations in lab meeting before the conference</w:t>
      </w:r>
    </w:p>
    <w:p>
      <w:pPr>
        <w:pStyle w:val="Compact"/>
        <w:numPr>
          <w:ilvl w:val="0"/>
          <w:numId w:val="1208"/>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09"/>
        </w:numPr>
      </w:pPr>
      <w:hyperlink r:id="rId586">
        <w:r>
          <w:rPr>
            <w:rStyle w:val="Hyperlink"/>
          </w:rPr>
          <w:t xml:space="preserve">How to tell a compelling story in scientific presentations</w:t>
        </w:r>
      </w:hyperlink>
    </w:p>
    <w:p>
      <w:pPr>
        <w:pStyle w:val="Compact"/>
        <w:numPr>
          <w:ilvl w:val="0"/>
          <w:numId w:val="1209"/>
        </w:numPr>
      </w:pPr>
      <w:hyperlink r:id="rId567">
        <w:r>
          <w:rPr>
            <w:rStyle w:val="Hyperlink"/>
          </w:rPr>
          <w:t xml:space="preserve">How to give a killer narratively-driven scientific talk</w:t>
        </w:r>
      </w:hyperlink>
    </w:p>
    <w:p>
      <w:pPr>
        <w:pStyle w:val="Compact"/>
        <w:numPr>
          <w:ilvl w:val="0"/>
          <w:numId w:val="1209"/>
        </w:numPr>
      </w:pPr>
      <w:hyperlink r:id="rId587">
        <w:r>
          <w:rPr>
            <w:rStyle w:val="Hyperlink"/>
          </w:rPr>
          <w:t xml:space="preserve">How to make a better poster</w:t>
        </w:r>
      </w:hyperlink>
    </w:p>
    <w:p>
      <w:pPr>
        <w:pStyle w:val="Compact"/>
        <w:numPr>
          <w:ilvl w:val="0"/>
          <w:numId w:val="1209"/>
        </w:numPr>
      </w:pPr>
      <w:hyperlink r:id="rId569">
        <w:r>
          <w:rPr>
            <w:rStyle w:val="Hyperlink"/>
          </w:rPr>
          <w:t xml:space="preserve">How to make an even better poster</w:t>
        </w:r>
      </w:hyperlink>
    </w:p>
    <w:bookmarkEnd w:id="588"/>
    <w:bookmarkStart w:id="592" w:name="scientific-figures-1"/>
    <w:p>
      <w:pPr>
        <w:pStyle w:val="Heading2"/>
      </w:pPr>
      <w:r>
        <w:t xml:space="preserve">20.4 Scientific Figures</w:t>
      </w:r>
    </w:p>
    <w:p>
      <w:pPr>
        <w:pStyle w:val="FirstParagraph"/>
      </w:pPr>
      <w:r>
        <w:t xml:space="preserve">Creating clear, effective figures is essential for communicating research findings:</w:t>
      </w:r>
    </w:p>
    <w:p>
      <w:pPr>
        <w:pStyle w:val="Compact"/>
        <w:numPr>
          <w:ilvl w:val="0"/>
          <w:numId w:val="1210"/>
        </w:numPr>
      </w:pPr>
      <w:r>
        <w:t xml:space="preserve">Label x-axis and y-axis clearly</w:t>
      </w:r>
    </w:p>
    <w:p>
      <w:pPr>
        <w:pStyle w:val="Compact"/>
        <w:numPr>
          <w:ilvl w:val="0"/>
          <w:numId w:val="1210"/>
        </w:numPr>
      </w:pPr>
      <w:r>
        <w:t xml:space="preserve">Use panel labels when including multiple subplots</w:t>
      </w:r>
    </w:p>
    <w:p>
      <w:pPr>
        <w:pStyle w:val="Compact"/>
        <w:numPr>
          <w:ilvl w:val="0"/>
          <w:numId w:val="1210"/>
        </w:numPr>
      </w:pPr>
      <w:r>
        <w:t xml:space="preserve">Include sufficient tick marks and labels</w:t>
      </w:r>
    </w:p>
    <w:p>
      <w:pPr>
        <w:pStyle w:val="Compact"/>
        <w:numPr>
          <w:ilvl w:val="0"/>
          <w:numId w:val="1210"/>
        </w:numPr>
      </w:pPr>
      <w:r>
        <w:t xml:space="preserve">Use appropriate font sizes (readable but not distracting)</w:t>
      </w:r>
    </w:p>
    <w:p>
      <w:pPr>
        <w:pStyle w:val="Compact"/>
        <w:numPr>
          <w:ilvl w:val="0"/>
          <w:numId w:val="1210"/>
        </w:numPr>
      </w:pPr>
      <w:r>
        <w:t xml:space="preserve">Use colorblind-friendly palettes (see</w:t>
      </w:r>
      <w:r>
        <w:t xml:space="preserve"> </w:t>
      </w:r>
      <w:hyperlink r:id="rId589">
        <w:r>
          <w:rPr>
            <w:rStyle w:val="Hyperlink"/>
          </w:rPr>
          <w:t xml:space="preserve">ColorBrewer</w:t>
        </w:r>
      </w:hyperlink>
      <w:r>
        <w:t xml:space="preserve"> </w:t>
      </w:r>
      <w:r>
        <w:t xml:space="preserve">or</w:t>
      </w:r>
      <w:r>
        <w:t xml:space="preserve"> </w:t>
      </w:r>
      <w:hyperlink r:id="rId590">
        <w:r>
          <w:rPr>
            <w:rStyle w:val="Hyperlink"/>
          </w:rPr>
          <w:t xml:space="preserve">iwanthue</w:t>
        </w:r>
      </w:hyperlink>
      <w:r>
        <w:t xml:space="preserve">)</w:t>
      </w:r>
    </w:p>
    <w:p>
      <w:pPr>
        <w:pStyle w:val="Compact"/>
        <w:numPr>
          <w:ilvl w:val="0"/>
          <w:numId w:val="1210"/>
        </w:numPr>
      </w:pPr>
      <w:r>
        <w:t xml:space="preserve">Define colors, shapes, and line types in legends</w:t>
      </w:r>
    </w:p>
    <w:p>
      <w:pPr>
        <w:pStyle w:val="Compact"/>
        <w:numPr>
          <w:ilvl w:val="0"/>
          <w:numId w:val="1210"/>
        </w:numPr>
      </w:pPr>
      <w:r>
        <w:t xml:space="preserve">Minimize abbreviations in labels and legends</w:t>
      </w:r>
    </w:p>
    <w:p>
      <w:pPr>
        <w:pStyle w:val="Compact"/>
        <w:numPr>
          <w:ilvl w:val="0"/>
          <w:numId w:val="1210"/>
        </w:numPr>
      </w:pPr>
      <w:r>
        <w:t xml:space="preserve">Use transparency to show overlapping data</w:t>
      </w:r>
    </w:p>
    <w:p>
      <w:pPr>
        <w:pStyle w:val="Compact"/>
        <w:numPr>
          <w:ilvl w:val="0"/>
          <w:numId w:val="1210"/>
        </w:numPr>
      </w:pPr>
      <w:r>
        <w:t xml:space="preserve">Show measures of precision (e.g., 95% confidence intervals)</w:t>
      </w:r>
    </w:p>
    <w:p>
      <w:pPr>
        <w:pStyle w:val="FirstParagraph"/>
      </w:pPr>
      <w:r>
        <w:rPr>
          <w:b/>
          <w:bCs/>
        </w:rPr>
        <w:t xml:space="preserve">Resources:</w:t>
      </w:r>
    </w:p>
    <w:p>
      <w:pPr>
        <w:pStyle w:val="Compact"/>
        <w:numPr>
          <w:ilvl w:val="0"/>
          <w:numId w:val="1211"/>
        </w:numPr>
      </w:pPr>
      <w:hyperlink r:id="rId591">
        <w:r>
          <w:rPr>
            <w:rStyle w:val="Hyperlink"/>
          </w:rPr>
          <w:t xml:space="preserve">Ten Simple Rules for Better Figures</w:t>
        </w:r>
      </w:hyperlink>
    </w:p>
    <w:bookmarkEnd w:id="592"/>
    <w:bookmarkStart w:id="595" w:name="grant-writing"/>
    <w:p>
      <w:pPr>
        <w:pStyle w:val="Heading2"/>
      </w:pPr>
      <w:r>
        <w:t xml:space="preserve">20.5 Grant Writing</w:t>
      </w:r>
    </w:p>
    <w:p>
      <w:pPr>
        <w:pStyle w:val="Compact"/>
        <w:numPr>
          <w:ilvl w:val="0"/>
          <w:numId w:val="1212"/>
        </w:numPr>
      </w:pPr>
      <w:r>
        <w:t xml:space="preserve">Graduate students and postdocs are encouraged to apply for fellowships (e.g., NIH F31, NSF GRFP, K awards)</w:t>
      </w:r>
    </w:p>
    <w:p>
      <w:pPr>
        <w:pStyle w:val="Compact"/>
        <w:numPr>
          <w:ilvl w:val="0"/>
          <w:numId w:val="1212"/>
        </w:numPr>
      </w:pPr>
      <w:r>
        <w:t xml:space="preserve">PIs will support fellowship applications with feedback, letters of support, and mentoring</w:t>
      </w:r>
    </w:p>
    <w:p>
      <w:pPr>
        <w:pStyle w:val="Compact"/>
        <w:numPr>
          <w:ilvl w:val="0"/>
          <w:numId w:val="1212"/>
        </w:numPr>
      </w:pPr>
      <w:r>
        <w:t xml:space="preserve">Start planning fellowship applications well in advance of deadlines (typically 3-6 months)</w:t>
      </w:r>
    </w:p>
    <w:p>
      <w:pPr>
        <w:pStyle w:val="Compact"/>
        <w:numPr>
          <w:ilvl w:val="0"/>
          <w:numId w:val="1212"/>
        </w:numPr>
      </w:pPr>
      <w:r>
        <w:t xml:space="preserve">Attend grant writing workshops and seek feedback from multiple sources</w:t>
      </w:r>
    </w:p>
    <w:p>
      <w:pPr>
        <w:pStyle w:val="FirstParagraph"/>
      </w:pPr>
      <w:r>
        <w:rPr>
          <w:b/>
          <w:bCs/>
        </w:rPr>
        <w:t xml:space="preserve">Resources:</w:t>
      </w:r>
    </w:p>
    <w:p>
      <w:pPr>
        <w:pStyle w:val="Compact"/>
        <w:numPr>
          <w:ilvl w:val="0"/>
          <w:numId w:val="1213"/>
        </w:numPr>
      </w:pPr>
      <w:hyperlink r:id="rId593">
        <w:r>
          <w:rPr>
            <w:rStyle w:val="Hyperlink"/>
          </w:rPr>
          <w:t xml:space="preserve">Building Your Funding Train</w:t>
        </w:r>
      </w:hyperlink>
    </w:p>
    <w:p>
      <w:pPr>
        <w:pStyle w:val="Compact"/>
        <w:numPr>
          <w:ilvl w:val="0"/>
          <w:numId w:val="1213"/>
        </w:numPr>
      </w:pPr>
      <w:hyperlink r:id="rId594">
        <w:r>
          <w:rPr>
            <w:rStyle w:val="Hyperlink"/>
          </w:rPr>
          <w:t xml:space="preserve">NIH Funding Opportunities</w:t>
        </w:r>
      </w:hyperlink>
    </w:p>
    <w:p>
      <w:pPr>
        <w:pStyle w:val="Compact"/>
        <w:numPr>
          <w:ilvl w:val="0"/>
          <w:numId w:val="1213"/>
        </w:numPr>
      </w:pPr>
      <w:hyperlink r:id="rId575">
        <w:r>
          <w:rPr>
            <w:rStyle w:val="Hyperlink"/>
          </w:rPr>
          <w:t xml:space="preserve">NIH Grant Writing Resources</w:t>
        </w:r>
      </w:hyperlink>
    </w:p>
    <w:bookmarkEnd w:id="595"/>
    <w:bookmarkStart w:id="604" w:name="sec-dissertation-requirements"/>
    <w:p>
      <w:pPr>
        <w:pStyle w:val="Heading2"/>
      </w:pPr>
      <w:r>
        <w:t xml:space="preserve">20.6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596" w:name="review-previous-dissertations"/>
    <w:p>
      <w:pPr>
        <w:pStyle w:val="Heading3"/>
      </w:pPr>
      <w:r>
        <w:t xml:space="preserve">20.6.1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14"/>
        </w:numPr>
      </w:pPr>
      <w:r>
        <w:t xml:space="preserve">Understand the typical scope and depth expected</w:t>
      </w:r>
    </w:p>
    <w:p>
      <w:pPr>
        <w:pStyle w:val="Compact"/>
        <w:numPr>
          <w:ilvl w:val="0"/>
          <w:numId w:val="1214"/>
        </w:numPr>
      </w:pPr>
      <w:r>
        <w:t xml:space="preserve">See different approaches to structure and presentation</w:t>
      </w:r>
    </w:p>
    <w:p>
      <w:pPr>
        <w:pStyle w:val="Compact"/>
        <w:numPr>
          <w:ilvl w:val="0"/>
          <w:numId w:val="1214"/>
        </w:numPr>
      </w:pPr>
      <w:r>
        <w:t xml:space="preserve">Calibrate your expectations based on successful examples</w:t>
      </w:r>
    </w:p>
    <w:p>
      <w:pPr>
        <w:pStyle w:val="Compact"/>
        <w:numPr>
          <w:ilvl w:val="0"/>
          <w:numId w:val="1214"/>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596"/>
    <w:bookmarkStart w:id="597" w:name="publication-requirements"/>
    <w:p>
      <w:pPr>
        <w:pStyle w:val="Heading3"/>
      </w:pPr>
      <w:r>
        <w:t xml:space="preserve">20.6.2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15"/>
        </w:numPr>
      </w:pPr>
      <w:r>
        <w:t xml:space="preserve">Independent research capability</w:t>
      </w:r>
    </w:p>
    <w:p>
      <w:pPr>
        <w:pStyle w:val="Compact"/>
        <w:numPr>
          <w:ilvl w:val="0"/>
          <w:numId w:val="1215"/>
        </w:numPr>
      </w:pPr>
      <w:r>
        <w:t xml:space="preserve">Ability to communicate findings effectively</w:t>
      </w:r>
    </w:p>
    <w:p>
      <w:pPr>
        <w:pStyle w:val="Compact"/>
        <w:numPr>
          <w:ilvl w:val="0"/>
          <w:numId w:val="1215"/>
        </w:numPr>
      </w:pPr>
      <w:r>
        <w:t xml:space="preserve">Contribution to the scientific literature</w:t>
      </w:r>
    </w:p>
    <w:p>
      <w:pPr>
        <w:pStyle w:val="Compact"/>
        <w:numPr>
          <w:ilvl w:val="0"/>
          <w:numId w:val="1215"/>
        </w:numPr>
      </w:pPr>
      <w:r>
        <w:t xml:space="preserve">Readiness for an academic or research career</w:t>
      </w:r>
    </w:p>
    <w:bookmarkEnd w:id="597"/>
    <w:bookmarkStart w:id="598" w:name="external-validation-and-fast-tracking"/>
    <w:p>
      <w:pPr>
        <w:pStyle w:val="Heading3"/>
      </w:pPr>
      <w:r>
        <w:t xml:space="preserve">20.6.3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598"/>
    <w:bookmarkStart w:id="600" w:name="Xf7e5f1b0b64a3c55df6fef626e920eee1335225"/>
    <w:p>
      <w:pPr>
        <w:pStyle w:val="Heading3"/>
      </w:pPr>
      <w:r>
        <w:t xml:space="preserve">20.6.4 Historical Context: The Masterpiece Tradition</w:t>
      </w:r>
    </w:p>
    <w:p>
      <w:pPr>
        <w:pStyle w:val="FirstParagraph"/>
      </w:pPr>
      <w:r>
        <w:t xml:space="preserve">The dissertation is a spiritual successor to an apprentice’s</w:t>
      </w:r>
      <w:r>
        <w:t xml:space="preserve"> </w:t>
      </w:r>
      <w:hyperlink r:id="rId599">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16"/>
        </w:numPr>
      </w:pPr>
      <w:r>
        <w:t xml:space="preserve">The dissertation proves you can conduct rigorous research</w:t>
      </w:r>
    </w:p>
    <w:p>
      <w:pPr>
        <w:pStyle w:val="Compact"/>
        <w:numPr>
          <w:ilvl w:val="0"/>
          <w:numId w:val="1216"/>
        </w:numPr>
      </w:pPr>
      <w:r>
        <w:t xml:space="preserve">It doesn’t need to solve every problem in your field</w:t>
      </w:r>
    </w:p>
    <w:p>
      <w:pPr>
        <w:pStyle w:val="Compact"/>
        <w:numPr>
          <w:ilvl w:val="0"/>
          <w:numId w:val="1216"/>
        </w:numPr>
      </w:pPr>
      <w:r>
        <w:t xml:space="preserve">It doesn’t need to be flawless</w:t>
      </w:r>
    </w:p>
    <w:p>
      <w:pPr>
        <w:pStyle w:val="Compact"/>
        <w:numPr>
          <w:ilvl w:val="0"/>
          <w:numId w:val="1216"/>
        </w:numPr>
      </w:pPr>
      <w:r>
        <w:t xml:space="preserve">It doesn’t need to be all-encompassing</w:t>
      </w:r>
    </w:p>
    <w:p>
      <w:pPr>
        <w:pStyle w:val="Compact"/>
        <w:numPr>
          <w:ilvl w:val="0"/>
          <w:numId w:val="1216"/>
        </w:numPr>
      </w:pPr>
      <w:r>
        <w:t xml:space="preserve">It just needs to constitute incremental progress in your field</w:t>
      </w:r>
    </w:p>
    <w:bookmarkEnd w:id="600"/>
    <w:bookmarkStart w:id="601" w:name="setting-realistic-expectations"/>
    <w:p>
      <w:pPr>
        <w:pStyle w:val="Heading3"/>
      </w:pPr>
      <w:r>
        <w:t xml:space="preserve">20.6.5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17"/>
        </w:numPr>
      </w:pPr>
      <w:r>
        <w:t xml:space="preserve">Done is better than perfect when it comes to dissertations</w:t>
      </w:r>
    </w:p>
    <w:p>
      <w:pPr>
        <w:pStyle w:val="Compact"/>
        <w:numPr>
          <w:ilvl w:val="0"/>
          <w:numId w:val="1217"/>
        </w:numPr>
      </w:pPr>
      <w:r>
        <w:t xml:space="preserve">You’ll have your entire career to refine and expand on these ideas</w:t>
      </w:r>
    </w:p>
    <w:p>
      <w:pPr>
        <w:pStyle w:val="Compact"/>
        <w:numPr>
          <w:ilvl w:val="0"/>
          <w:numId w:val="1217"/>
        </w:numPr>
      </w:pPr>
      <w:r>
        <w:t xml:space="preserve">The goal is to finish and move forward,</w:t>
      </w:r>
      <w:r>
        <w:t xml:space="preserve"> </w:t>
      </w:r>
      <w:r>
        <w:t xml:space="preserve">not to write the definitive work on your topic</w:t>
      </w:r>
    </w:p>
    <w:p>
      <w:pPr>
        <w:pStyle w:val="Compact"/>
        <w:numPr>
          <w:ilvl w:val="0"/>
          <w:numId w:val="1217"/>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601"/>
    <w:bookmarkStart w:id="603" w:name="resources-3"/>
    <w:p>
      <w:pPr>
        <w:pStyle w:val="Heading3"/>
      </w:pPr>
      <w:r>
        <w:t xml:space="preserve">20.6.6 Resources</w:t>
      </w:r>
    </w:p>
    <w:p>
      <w:pPr>
        <w:pStyle w:val="FirstParagraph"/>
      </w:pPr>
      <w:r>
        <w:rPr>
          <w:b/>
          <w:bCs/>
        </w:rPr>
        <w:t xml:space="preserve">Dissertation writing tools:</w:t>
      </w:r>
    </w:p>
    <w:p>
      <w:pPr>
        <w:pStyle w:val="Compact"/>
        <w:numPr>
          <w:ilvl w:val="0"/>
          <w:numId w:val="1218"/>
        </w:numPr>
      </w:pPr>
      <w:hyperlink r:id="rId602">
        <w:r>
          <w:rPr>
            <w:rStyle w:val="Hyperlink"/>
          </w:rPr>
          <w:t xml:space="preserve">quarto-thesis</w:t>
        </w:r>
      </w:hyperlink>
      <w:r>
        <w:t xml:space="preserve"> </w:t>
      </w:r>
      <w:r>
        <w:t xml:space="preserve">- Quarto extension for creating masters or PhD theses with professional LaTeX formatting</w:t>
      </w:r>
    </w:p>
    <w:bookmarkEnd w:id="603"/>
    <w:bookmarkEnd w:id="604"/>
    <w:bookmarkStart w:id="605" w:name="teaching-and-outreach"/>
    <w:p>
      <w:pPr>
        <w:pStyle w:val="Heading2"/>
      </w:pPr>
      <w:r>
        <w:t xml:space="preserve">20.7 Teaching and Outreach</w:t>
      </w:r>
    </w:p>
    <w:p>
      <w:pPr>
        <w:pStyle w:val="FirstParagraph"/>
      </w:pPr>
      <w:r>
        <w:t xml:space="preserve">Teaching and outreach are valuable professional development opportunities:</w:t>
      </w:r>
    </w:p>
    <w:p>
      <w:pPr>
        <w:pStyle w:val="Compact"/>
        <w:numPr>
          <w:ilvl w:val="0"/>
          <w:numId w:val="1219"/>
        </w:numPr>
      </w:pPr>
      <w:r>
        <w:t xml:space="preserve">Graduate students are encouraged to gain teaching experience</w:t>
      </w:r>
    </w:p>
    <w:p>
      <w:pPr>
        <w:pStyle w:val="Compact"/>
        <w:numPr>
          <w:ilvl w:val="0"/>
          <w:numId w:val="1219"/>
        </w:numPr>
      </w:pPr>
      <w:r>
        <w:t xml:space="preserve">We support science communication and outreach activities</w:t>
      </w:r>
    </w:p>
    <w:p>
      <w:pPr>
        <w:pStyle w:val="Compact"/>
        <w:numPr>
          <w:ilvl w:val="0"/>
          <w:numId w:val="1219"/>
        </w:numPr>
      </w:pPr>
      <w:r>
        <w:t xml:space="preserve">Discuss opportunities with PIs</w:t>
      </w:r>
    </w:p>
    <w:p>
      <w:pPr>
        <w:pStyle w:val="FirstParagraph"/>
      </w:pPr>
      <w:r>
        <w:t xml:space="preserve">The</w:t>
      </w:r>
      <w:r>
        <w:t xml:space="preserve"> </w:t>
      </w:r>
      <w:hyperlink r:id="rId406">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542">
        <w:r>
          <w:rPr>
            <w:rStyle w:val="Hyperlink"/>
          </w:rPr>
          <w:t xml:space="preserve">workshop index</w:t>
        </w:r>
      </w:hyperlink>
      <w:r>
        <w:t xml:space="preserve"> </w:t>
      </w:r>
      <w:r>
        <w:t xml:space="preserve">provides a comprehensive catalog of available resources.</w:t>
      </w:r>
    </w:p>
    <w:bookmarkEnd w:id="605"/>
    <w:bookmarkStart w:id="606" w:name="networking"/>
    <w:p>
      <w:pPr>
        <w:pStyle w:val="Heading2"/>
      </w:pPr>
      <w:r>
        <w:t xml:space="preserve">20.8 Networking</w:t>
      </w:r>
    </w:p>
    <w:p>
      <w:pPr>
        <w:pStyle w:val="FirstParagraph"/>
      </w:pPr>
      <w:r>
        <w:t xml:space="preserve">Building a professional network is important for your career:</w:t>
      </w:r>
    </w:p>
    <w:p>
      <w:pPr>
        <w:pStyle w:val="Compact"/>
        <w:numPr>
          <w:ilvl w:val="0"/>
          <w:numId w:val="1220"/>
        </w:numPr>
      </w:pPr>
      <w:r>
        <w:t xml:space="preserve">Attend seminars and departmental events</w:t>
      </w:r>
    </w:p>
    <w:p>
      <w:pPr>
        <w:pStyle w:val="Compact"/>
        <w:numPr>
          <w:ilvl w:val="0"/>
          <w:numId w:val="1220"/>
        </w:numPr>
      </w:pPr>
      <w:r>
        <w:t xml:space="preserve">Connect with researchers in your field</w:t>
      </w:r>
    </w:p>
    <w:p>
      <w:pPr>
        <w:pStyle w:val="Compact"/>
        <w:numPr>
          <w:ilvl w:val="0"/>
          <w:numId w:val="1220"/>
        </w:numPr>
      </w:pPr>
      <w:r>
        <w:t xml:space="preserve">Join professional societies</w:t>
      </w:r>
    </w:p>
    <w:p>
      <w:pPr>
        <w:pStyle w:val="Compact"/>
        <w:numPr>
          <w:ilvl w:val="0"/>
          <w:numId w:val="1220"/>
        </w:numPr>
      </w:pPr>
      <w:r>
        <w:t xml:space="preserve">Use professional social media platforms to share research and engage with the scientific community</w:t>
      </w:r>
    </w:p>
    <w:p>
      <w:r>
        <w:br w:type="page"/>
      </w:r>
    </w:p>
    <w:bookmarkEnd w:id="606"/>
    <w:bookmarkEnd w:id="607"/>
    <w:bookmarkStart w:id="615" w:name="manuscript-preparation-and-publication"/>
    <w:p>
      <w:pPr>
        <w:pStyle w:val="Heading1"/>
      </w:pPr>
      <w:r>
        <w:t xml:space="preserve">21. Manuscript Preparation and Publication</w:t>
      </w:r>
    </w:p>
    <w:p>
      <w:pPr>
        <w:pStyle w:val="FirstParagraph"/>
      </w:pPr>
      <w:r>
        <w:t xml:space="preserve">Adapted by UCD-SeRG team from</w:t>
      </w:r>
      <w:r>
        <w:t xml:space="preserve"> </w:t>
      </w:r>
      <w:hyperlink r:id="rId581">
        <w:r>
          <w:rPr>
            <w:rStyle w:val="Hyperlink"/>
          </w:rPr>
          <w:t xml:space="preserve">original by Jade Benjamin-Chung</w:t>
        </w:r>
      </w:hyperlink>
    </w:p>
    <w:bookmarkStart w:id="608" w:name="publication-process"/>
    <w:p>
      <w:pPr>
        <w:pStyle w:val="Heading2"/>
      </w:pPr>
      <w:r>
        <w:t xml:space="preserve">21.1 Publication Process</w:t>
      </w:r>
    </w:p>
    <w:p>
      <w:pPr>
        <w:pStyle w:val="FirstParagraph"/>
      </w:pPr>
      <w:r>
        <w:t xml:space="preserve">The typical workflow for manuscript preparation and publication:</w:t>
      </w:r>
    </w:p>
    <w:p>
      <w:pPr>
        <w:pStyle w:val="Compact"/>
        <w:numPr>
          <w:ilvl w:val="0"/>
          <w:numId w:val="1221"/>
        </w:numPr>
      </w:pPr>
      <w:r>
        <w:rPr>
          <w:b/>
          <w:bCs/>
        </w:rPr>
        <w:t xml:space="preserve">Planning</w:t>
      </w:r>
      <w:r>
        <w:t xml:space="preserve">: Discuss target journals, outline, and timeline with PIs</w:t>
      </w:r>
    </w:p>
    <w:p>
      <w:pPr>
        <w:pStyle w:val="Compact"/>
        <w:numPr>
          <w:ilvl w:val="0"/>
          <w:numId w:val="1221"/>
        </w:numPr>
      </w:pPr>
      <w:r>
        <w:rPr>
          <w:b/>
          <w:bCs/>
        </w:rPr>
        <w:t xml:space="preserve">Drafting</w:t>
      </w:r>
      <w:r>
        <w:t xml:space="preserve">: Lead author prepares initial draft</w:t>
      </w:r>
    </w:p>
    <w:p>
      <w:pPr>
        <w:pStyle w:val="Compact"/>
        <w:numPr>
          <w:ilvl w:val="0"/>
          <w:numId w:val="1221"/>
        </w:numPr>
      </w:pPr>
      <w:r>
        <w:rPr>
          <w:b/>
          <w:bCs/>
        </w:rPr>
        <w:t xml:space="preserve">Internal review</w:t>
      </w:r>
      <w:r>
        <w:t xml:space="preserve">: Co-authors review and provide feedback</w:t>
      </w:r>
    </w:p>
    <w:p>
      <w:pPr>
        <w:pStyle w:val="Compact"/>
        <w:numPr>
          <w:ilvl w:val="0"/>
          <w:numId w:val="1221"/>
        </w:numPr>
      </w:pPr>
      <w:r>
        <w:rPr>
          <w:b/>
          <w:bCs/>
        </w:rPr>
        <w:t xml:space="preserve">Revision</w:t>
      </w:r>
      <w:r>
        <w:t xml:space="preserve">: Lead author incorporates feedback iteratively</w:t>
      </w:r>
    </w:p>
    <w:p>
      <w:pPr>
        <w:pStyle w:val="Compact"/>
        <w:numPr>
          <w:ilvl w:val="0"/>
          <w:numId w:val="1221"/>
        </w:numPr>
      </w:pPr>
      <w:r>
        <w:rPr>
          <w:b/>
          <w:bCs/>
        </w:rPr>
        <w:t xml:space="preserve">PI approval</w:t>
      </w:r>
      <w:r>
        <w:t xml:space="preserve">: Obtain final approval from PIs before submission</w:t>
      </w:r>
    </w:p>
    <w:p>
      <w:pPr>
        <w:pStyle w:val="Compact"/>
        <w:numPr>
          <w:ilvl w:val="0"/>
          <w:numId w:val="1221"/>
        </w:numPr>
      </w:pPr>
      <w:r>
        <w:rPr>
          <w:b/>
          <w:bCs/>
        </w:rPr>
        <w:t xml:space="preserve">Submission</w:t>
      </w:r>
      <w:r>
        <w:t xml:space="preserve">: Submit to journal</w:t>
      </w:r>
    </w:p>
    <w:p>
      <w:pPr>
        <w:pStyle w:val="Compact"/>
        <w:numPr>
          <w:ilvl w:val="0"/>
          <w:numId w:val="1221"/>
        </w:numPr>
      </w:pPr>
      <w:r>
        <w:rPr>
          <w:b/>
          <w:bCs/>
        </w:rPr>
        <w:t xml:space="preserve">Revisions</w:t>
      </w:r>
      <w:r>
        <w:t xml:space="preserve">: Lead author coordinates response to peer reviewers</w:t>
      </w:r>
    </w:p>
    <w:p>
      <w:pPr>
        <w:pStyle w:val="Compact"/>
        <w:numPr>
          <w:ilvl w:val="0"/>
          <w:numId w:val="1221"/>
        </w:numPr>
      </w:pPr>
      <w:r>
        <w:rPr>
          <w:b/>
          <w:bCs/>
        </w:rPr>
        <w:t xml:space="preserve">Publication</w:t>
      </w:r>
      <w:r>
        <w:t xml:space="preserve">: Celebrate and share!</w:t>
      </w:r>
    </w:p>
    <w:bookmarkEnd w:id="608"/>
    <w:bookmarkStart w:id="611" w:name="preprints-and-open-access"/>
    <w:p>
      <w:pPr>
        <w:pStyle w:val="Heading2"/>
      </w:pPr>
      <w:r>
        <w:t xml:space="preserve">21.2 Preprints and Open Access</w:t>
      </w:r>
    </w:p>
    <w:p>
      <w:pPr>
        <w:pStyle w:val="Compact"/>
        <w:numPr>
          <w:ilvl w:val="0"/>
          <w:numId w:val="1222"/>
        </w:numPr>
      </w:pPr>
      <w:r>
        <w:t xml:space="preserve">We encourage posting preprints prior to or during peer review on platforms like</w:t>
      </w:r>
      <w:r>
        <w:t xml:space="preserve"> </w:t>
      </w:r>
      <w:hyperlink r:id="rId609">
        <w:r>
          <w:rPr>
            <w:rStyle w:val="Hyperlink"/>
          </w:rPr>
          <w:t xml:space="preserve">medRxiv</w:t>
        </w:r>
      </w:hyperlink>
      <w:r>
        <w:t xml:space="preserve"> </w:t>
      </w:r>
      <w:r>
        <w:t xml:space="preserve">or</w:t>
      </w:r>
      <w:r>
        <w:t xml:space="preserve"> </w:t>
      </w:r>
      <w:hyperlink r:id="rId610">
        <w:r>
          <w:rPr>
            <w:rStyle w:val="Hyperlink"/>
          </w:rPr>
          <w:t xml:space="preserve">bioRxiv</w:t>
        </w:r>
      </w:hyperlink>
    </w:p>
    <w:p>
      <w:pPr>
        <w:pStyle w:val="Compact"/>
        <w:numPr>
          <w:ilvl w:val="0"/>
          <w:numId w:val="1222"/>
        </w:numPr>
      </w:pPr>
      <w:r>
        <w:t xml:space="preserve">Preprints allow rapid dissemination of findings and can be cited in grant applications</w:t>
      </w:r>
    </w:p>
    <w:p>
      <w:pPr>
        <w:pStyle w:val="Compact"/>
        <w:numPr>
          <w:ilvl w:val="0"/>
          <w:numId w:val="1222"/>
        </w:numPr>
      </w:pPr>
      <w:r>
        <w:t xml:space="preserve">We support publishing in open access journals when possible to maximize accessibility</w:t>
      </w:r>
    </w:p>
    <w:p>
      <w:pPr>
        <w:pStyle w:val="Compact"/>
        <w:numPr>
          <w:ilvl w:val="0"/>
          <w:numId w:val="1222"/>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609">
        <w:r>
          <w:rPr>
            <w:rStyle w:val="Hyperlink"/>
          </w:rPr>
          <w:t xml:space="preserve">medRxiv</w:t>
        </w:r>
      </w:hyperlink>
      <w:r>
        <w:t xml:space="preserve">.</w:t>
      </w:r>
    </w:p>
    <w:bookmarkEnd w:id="611"/>
    <w:bookmarkStart w:id="613" w:name="reporting-checklists"/>
    <w:p>
      <w:pPr>
        <w:pStyle w:val="Heading2"/>
      </w:pPr>
      <w:r>
        <w:t xml:space="preserve">21.3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23"/>
        </w:numPr>
      </w:pPr>
      <w:r>
        <w:t xml:space="preserve">CONSORT for randomized trials</w:t>
      </w:r>
    </w:p>
    <w:p>
      <w:pPr>
        <w:pStyle w:val="Compact"/>
        <w:numPr>
          <w:ilvl w:val="0"/>
          <w:numId w:val="1223"/>
        </w:numPr>
      </w:pPr>
      <w:r>
        <w:t xml:space="preserve">STROBE for observational studies</w:t>
      </w:r>
    </w:p>
    <w:p>
      <w:pPr>
        <w:pStyle w:val="Compact"/>
        <w:numPr>
          <w:ilvl w:val="0"/>
          <w:numId w:val="1223"/>
        </w:numPr>
      </w:pPr>
      <w:r>
        <w:t xml:space="preserve">PRISMA for systematic reviews</w:t>
      </w:r>
    </w:p>
    <w:p>
      <w:pPr>
        <w:pStyle w:val="Compact"/>
        <w:numPr>
          <w:ilvl w:val="0"/>
          <w:numId w:val="1223"/>
        </w:numPr>
      </w:pPr>
      <w:r>
        <w:t xml:space="preserve">Others as appropriate (see</w:t>
      </w:r>
      <w:r>
        <w:t xml:space="preserve"> </w:t>
      </w:r>
      <w:hyperlink r:id="rId612">
        <w:r>
          <w:rPr>
            <w:rStyle w:val="Hyperlink"/>
          </w:rPr>
          <w:t xml:space="preserve">EQUATOR Network</w:t>
        </w:r>
      </w:hyperlink>
      <w:r>
        <w:t xml:space="preserve">)</w:t>
      </w:r>
    </w:p>
    <w:bookmarkEnd w:id="613"/>
    <w:bookmarkStart w:id="614" w:name="manuscript-checklist-1"/>
    <w:p>
      <w:pPr>
        <w:pStyle w:val="Heading2"/>
      </w:pPr>
      <w:r>
        <w:t xml:space="preserve">21.4 Manuscript Checklist</w:t>
      </w:r>
    </w:p>
    <w:p>
      <w:pPr>
        <w:pStyle w:val="FirstParagraph"/>
      </w:pPr>
      <w:r>
        <w:t xml:space="preserve">Before submitting a manuscript:</w:t>
      </w:r>
    </w:p>
    <w:p>
      <w:pPr>
        <w:pStyle w:val="Compact"/>
        <w:numPr>
          <w:ilvl w:val="0"/>
          <w:numId w:val="1224"/>
        </w:numPr>
      </w:pPr>
      <w:r>
        <w:t xml:space="preserve">Completed relevant reporting checklist</w:t>
      </w:r>
    </w:p>
    <w:p>
      <w:pPr>
        <w:pStyle w:val="Compact"/>
        <w:numPr>
          <w:ilvl w:val="0"/>
          <w:numId w:val="1225"/>
        </w:numPr>
      </w:pPr>
      <w:r>
        <w:t xml:space="preserve">Results are reproducible (rerunning code replicates tables/figures exactly)</w:t>
      </w:r>
    </w:p>
    <w:p>
      <w:pPr>
        <w:pStyle w:val="Compact"/>
        <w:numPr>
          <w:ilvl w:val="0"/>
          <w:numId w:val="1226"/>
        </w:numPr>
      </w:pPr>
      <w:r>
        <w:t xml:space="preserve">Target journal selected</w:t>
      </w:r>
    </w:p>
    <w:p>
      <w:pPr>
        <w:pStyle w:val="Compact"/>
        <w:numPr>
          <w:ilvl w:val="0"/>
          <w:numId w:val="1227"/>
        </w:numPr>
      </w:pPr>
      <w:r>
        <w:t xml:space="preserve">Title is declarative and states findings clearly</w:t>
      </w:r>
    </w:p>
    <w:p>
      <w:pPr>
        <w:pStyle w:val="Compact"/>
        <w:numPr>
          <w:ilvl w:val="0"/>
          <w:numId w:val="1228"/>
        </w:numPr>
      </w:pPr>
      <w:r>
        <w:t xml:space="preserve">Word count meets journal requirements</w:t>
      </w:r>
    </w:p>
    <w:p>
      <w:pPr>
        <w:pStyle w:val="Compact"/>
        <w:numPr>
          <w:ilvl w:val="0"/>
          <w:numId w:val="1229"/>
        </w:numPr>
      </w:pPr>
      <w:r>
        <w:t xml:space="preserve">Manuscript follows journal formatting guidelines</w:t>
      </w:r>
    </w:p>
    <w:p>
      <w:pPr>
        <w:pStyle w:val="Compact"/>
        <w:numPr>
          <w:ilvl w:val="0"/>
          <w:numId w:val="1230"/>
        </w:numPr>
      </w:pPr>
      <w:r>
        <w:t xml:space="preserve">Consistent voice throughout (typically active voice)</w:t>
      </w:r>
    </w:p>
    <w:p>
      <w:pPr>
        <w:pStyle w:val="Compact"/>
        <w:numPr>
          <w:ilvl w:val="0"/>
          <w:numId w:val="1231"/>
        </w:numPr>
      </w:pPr>
      <w:r>
        <w:t xml:space="preserve">All figures and tables referenced in main text</w:t>
      </w:r>
    </w:p>
    <w:p>
      <w:pPr>
        <w:pStyle w:val="Compact"/>
        <w:numPr>
          <w:ilvl w:val="0"/>
          <w:numId w:val="1232"/>
        </w:numPr>
      </w:pPr>
      <w:r>
        <w:t xml:space="preserve">Captions for all figures and tables</w:t>
      </w:r>
    </w:p>
    <w:p>
      <w:pPr>
        <w:pStyle w:val="Compact"/>
        <w:numPr>
          <w:ilvl w:val="0"/>
          <w:numId w:val="1233"/>
        </w:numPr>
      </w:pPr>
      <w:r>
        <w:t xml:space="preserve">Tables/figures numbered by order of appearance</w:t>
      </w:r>
    </w:p>
    <w:p>
      <w:pPr>
        <w:pStyle w:val="Compact"/>
        <w:numPr>
          <w:ilvl w:val="0"/>
          <w:numId w:val="1234"/>
        </w:numPr>
      </w:pPr>
      <w:r>
        <w:t xml:space="preserve">Abbreviations defined at first use and used sparingly</w:t>
      </w:r>
    </w:p>
    <w:p>
      <w:pPr>
        <w:pStyle w:val="Compact"/>
        <w:numPr>
          <w:ilvl w:val="0"/>
          <w:numId w:val="1235"/>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36"/>
        </w:numPr>
      </w:pPr>
      <w:r>
        <w:t xml:space="preserve">Avoid directionless statements (specify direction of associations)</w:t>
      </w:r>
    </w:p>
    <w:p>
      <w:pPr>
        <w:pStyle w:val="Compact"/>
        <w:numPr>
          <w:ilvl w:val="0"/>
          <w:numId w:val="1237"/>
        </w:numPr>
      </w:pPr>
      <w:r>
        <w:t xml:space="preserve">Causal language only when supported by study design</w:t>
      </w:r>
    </w:p>
    <w:p>
      <w:pPr>
        <w:pStyle w:val="Compact"/>
        <w:numPr>
          <w:ilvl w:val="0"/>
          <w:numId w:val="1238"/>
        </w:numPr>
      </w:pPr>
      <w:r>
        <w:t xml:space="preserve">Avoid</w:t>
      </w:r>
      <w:r>
        <w:t xml:space="preserve"> </w:t>
      </w:r>
      <w:r>
        <w:t xml:space="preserve">“significant”</w:t>
      </w:r>
      <w:r>
        <w:t xml:space="preserve"> </w:t>
      </w:r>
      <w:r>
        <w:t xml:space="preserve">(easily confused with statistical significance)</w:t>
      </w:r>
    </w:p>
    <w:p>
      <w:pPr>
        <w:pStyle w:val="Compact"/>
        <w:numPr>
          <w:ilvl w:val="0"/>
          <w:numId w:val="1239"/>
        </w:numPr>
      </w:pPr>
      <w:r>
        <w:t xml:space="preserve">Author contributions drafted using CRediT Taxonomy</w:t>
      </w:r>
    </w:p>
    <w:p>
      <w:r>
        <w:br w:type="page"/>
      </w:r>
    </w:p>
    <w:bookmarkEnd w:id="614"/>
    <w:bookmarkEnd w:id="615"/>
    <w:bookmarkStart w:id="696" w:name="references"/>
    <w:p>
      <w:pPr>
        <w:pStyle w:val="Heading1"/>
      </w:pPr>
      <w:r>
        <w:t xml:space="preserve">References</w:t>
      </w:r>
    </w:p>
    <w:bookmarkStart w:id="695" w:name="refs"/>
    <w:bookmarkStart w:id="617" w:name="ref-space_odyssey"/>
    <w:p>
      <w:pPr>
        <w:pStyle w:val="Bibliography"/>
      </w:pPr>
      <w:r>
        <w:t xml:space="preserve">“2001: A Space Odyssey.”</w:t>
      </w:r>
      <w:r>
        <w:t xml:space="preserve"> </w:t>
      </w:r>
      <w:r>
        <w:t xml:space="preserve">1968. Film.</w:t>
      </w:r>
      <w:r>
        <w:t xml:space="preserve"> </w:t>
      </w:r>
      <w:hyperlink r:id="rId616">
        <w:r>
          <w:rPr>
            <w:rStyle w:val="Hyperlink"/>
          </w:rPr>
          <w:t xml:space="preserve">https://en.wikipedia.org/wiki/2001:_A_Space_Odyssey_(film)</w:t>
        </w:r>
      </w:hyperlink>
      <w:r>
        <w:t xml:space="preserve">.</w:t>
      </w:r>
    </w:p>
    <w:bookmarkEnd w:id="617"/>
    <w:bookmarkStart w:id="619"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618">
        <w:r>
          <w:rPr>
            <w:rStyle w:val="Hyperlink"/>
          </w:rPr>
          <w:t xml:space="preserve">https://doi.org/10.1371/journal.pgph.0002269</w:t>
        </w:r>
      </w:hyperlink>
      <w:r>
        <w:t xml:space="preserve">.</w:t>
      </w:r>
    </w:p>
    <w:bookmarkEnd w:id="619"/>
    <w:bookmarkStart w:id="621"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620">
        <w:r>
          <w:rPr>
            <w:rStyle w:val="Hyperlink"/>
          </w:rPr>
          <w:t xml:space="preserve">https://search.library.ucdavis.edu/permalink/01UCD_INST/9fle3i/alma990000226350403126</w:t>
        </w:r>
      </w:hyperlink>
      <w:r>
        <w:t xml:space="preserve">.</w:t>
      </w:r>
    </w:p>
    <w:bookmarkEnd w:id="621"/>
    <w:bookmarkStart w:id="623"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622">
        <w:r>
          <w:rPr>
            <w:rStyle w:val="Hyperlink"/>
          </w:rPr>
          <w:t xml:space="preserve">https://doi.org/10.1038/d41586-019-01431-z</w:t>
        </w:r>
      </w:hyperlink>
      <w:r>
        <w:t xml:space="preserve">.</w:t>
      </w:r>
    </w:p>
    <w:bookmarkEnd w:id="623"/>
    <w:bookmarkStart w:id="625" w:name="ref-battlestar_galactica_2004"/>
    <w:p>
      <w:pPr>
        <w:pStyle w:val="Bibliography"/>
      </w:pPr>
      <w:r>
        <w:t xml:space="preserve">“Battlestar Galactica.”</w:t>
      </w:r>
      <w:r>
        <w:t xml:space="preserve"> </w:t>
      </w:r>
      <w:r>
        <w:t xml:space="preserve">2004. Television Series.</w:t>
      </w:r>
      <w:r>
        <w:t xml:space="preserve"> </w:t>
      </w:r>
      <w:hyperlink r:id="rId624">
        <w:r>
          <w:rPr>
            <w:rStyle w:val="Hyperlink"/>
          </w:rPr>
          <w:t xml:space="preserve">https://en.wikipedia.org/wiki/Battlestar_Galactica_(2004_TV_series)</w:t>
        </w:r>
      </w:hyperlink>
      <w:r>
        <w:t xml:space="preserve">.</w:t>
      </w:r>
    </w:p>
    <w:bookmarkEnd w:id="625"/>
    <w:bookmarkStart w:id="626"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581">
        <w:r>
          <w:rPr>
            <w:rStyle w:val="Hyperlink"/>
          </w:rPr>
          <w:t xml:space="preserve">https://jadebc.github.io/lab-manual/</w:t>
        </w:r>
      </w:hyperlink>
      <w:r>
        <w:t xml:space="preserve">.</w:t>
      </w:r>
    </w:p>
    <w:bookmarkEnd w:id="626"/>
    <w:bookmarkStart w:id="628" w:name="ref-blade_runner"/>
    <w:p>
      <w:pPr>
        <w:pStyle w:val="Bibliography"/>
      </w:pPr>
      <w:r>
        <w:t xml:space="preserve">“Blade Runner.”</w:t>
      </w:r>
      <w:r>
        <w:t xml:space="preserve"> </w:t>
      </w:r>
      <w:r>
        <w:t xml:space="preserve">1982. Film.</w:t>
      </w:r>
      <w:r>
        <w:t xml:space="preserve"> </w:t>
      </w:r>
      <w:hyperlink r:id="rId627">
        <w:r>
          <w:rPr>
            <w:rStyle w:val="Hyperlink"/>
          </w:rPr>
          <w:t xml:space="preserve">https://en.wikipedia.org/wiki/Blade_Runner</w:t>
        </w:r>
      </w:hyperlink>
      <w:r>
        <w:t xml:space="preserve">.</w:t>
      </w:r>
    </w:p>
    <w:bookmarkEnd w:id="628"/>
    <w:bookmarkStart w:id="630"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629">
        <w:r>
          <w:rPr>
            <w:rStyle w:val="Hyperlink"/>
          </w:rPr>
          <w:t xml:space="preserve">https://happygitwithr.com/</w:t>
        </w:r>
      </w:hyperlink>
      <w:r>
        <w:t xml:space="preserve">.</w:t>
      </w:r>
    </w:p>
    <w:bookmarkEnd w:id="630"/>
    <w:bookmarkStart w:id="632"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631">
        <w:r>
          <w:rPr>
            <w:rStyle w:val="Hyperlink"/>
          </w:rPr>
          <w:t xml:space="preserve">https://en.wikipedia.org/wiki/Ender%27s_Game</w:t>
        </w:r>
      </w:hyperlink>
      <w:r>
        <w:t xml:space="preserve">.</w:t>
      </w:r>
    </w:p>
    <w:bookmarkEnd w:id="632"/>
    <w:bookmarkStart w:id="634"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633">
        <w:r>
          <w:rPr>
            <w:rStyle w:val="Hyperlink"/>
          </w:rPr>
          <w:t xml:space="preserve">https://doi.org/10.1038/s41467-020-19160-7</w:t>
        </w:r>
      </w:hyperlink>
      <w:r>
        <w:t xml:space="preserve">.</w:t>
      </w:r>
    </w:p>
    <w:bookmarkEnd w:id="634"/>
    <w:bookmarkStart w:id="636" w:name="ref-creativecommons"/>
    <w:p>
      <w:pPr>
        <w:pStyle w:val="Bibliography"/>
      </w:pPr>
      <w:r>
        <w:t xml:space="preserve">“Creative Commons Attribution-NonCommercial 4.0 International License.”</w:t>
      </w:r>
      <w:r>
        <w:t xml:space="preserve"> </w:t>
      </w:r>
      <w:r>
        <w:t xml:space="preserve">n.d. Creative Commons.</w:t>
      </w:r>
      <w:r>
        <w:t xml:space="preserve"> </w:t>
      </w:r>
      <w:hyperlink r:id="rId635">
        <w:r>
          <w:rPr>
            <w:rStyle w:val="Hyperlink"/>
          </w:rPr>
          <w:t xml:space="preserve">http://creativecommons.org/licenses/by-nc/4.0/</w:t>
        </w:r>
      </w:hyperlink>
      <w:r>
        <w:t xml:space="preserve">.</w:t>
      </w:r>
    </w:p>
    <w:bookmarkEnd w:id="636"/>
    <w:bookmarkStart w:id="638" w:name="ref-credit"/>
    <w:p>
      <w:pPr>
        <w:pStyle w:val="Bibliography"/>
      </w:pPr>
      <w:r>
        <w:t xml:space="preserve">“CRediT: Contributor Roles Taxonomy.”</w:t>
      </w:r>
      <w:r>
        <w:t xml:space="preserve"> </w:t>
      </w:r>
      <w:r>
        <w:t xml:space="preserve">n.d. PLOS ONE.</w:t>
      </w:r>
      <w:r>
        <w:t xml:space="preserve"> </w:t>
      </w:r>
      <w:hyperlink r:id="rId637">
        <w:r>
          <w:rPr>
            <w:rStyle w:val="Hyperlink"/>
          </w:rPr>
          <w:t xml:space="preserve">https://journals.plos.org/plosone/s/authorship</w:t>
        </w:r>
      </w:hyperlink>
      <w:r>
        <w:t xml:space="preserve">.</w:t>
      </w:r>
    </w:p>
    <w:bookmarkEnd w:id="638"/>
    <w:bookmarkStart w:id="640" w:name="ref-dryad"/>
    <w:p>
      <w:pPr>
        <w:pStyle w:val="Bibliography"/>
      </w:pPr>
      <w:r>
        <w:t xml:space="preserve">“Dryad Digital Repository.”</w:t>
      </w:r>
      <w:r>
        <w:t xml:space="preserve"> </w:t>
      </w:r>
      <w:r>
        <w:t xml:space="preserve">n.d. Dryad.</w:t>
      </w:r>
      <w:r>
        <w:t xml:space="preserve"> </w:t>
      </w:r>
      <w:hyperlink r:id="rId639">
        <w:r>
          <w:rPr>
            <w:rStyle w:val="Hyperlink"/>
          </w:rPr>
          <w:t xml:space="preserve">https://datadryad.org/</w:t>
        </w:r>
      </w:hyperlink>
      <w:r>
        <w:t xml:space="preserve">.</w:t>
      </w:r>
    </w:p>
    <w:bookmarkEnd w:id="640"/>
    <w:bookmarkStart w:id="641"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612">
        <w:r>
          <w:rPr>
            <w:rStyle w:val="Hyperlink"/>
          </w:rPr>
          <w:t xml:space="preserve">https://www.equator-network.org/</w:t>
        </w:r>
      </w:hyperlink>
      <w:r>
        <w:t xml:space="preserve">.</w:t>
      </w:r>
    </w:p>
    <w:bookmarkEnd w:id="641"/>
    <w:bookmarkStart w:id="643"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642">
        <w:r>
          <w:rPr>
            <w:rStyle w:val="Hyperlink"/>
          </w:rPr>
          <w:t xml:space="preserve">https://engineering-shiny.org/</w:t>
        </w:r>
      </w:hyperlink>
      <w:r>
        <w:t xml:space="preserve">.</w:t>
      </w:r>
    </w:p>
    <w:bookmarkEnd w:id="643"/>
    <w:bookmarkStart w:id="645"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644">
        <w:r>
          <w:rPr>
            <w:rStyle w:val="Hyperlink"/>
          </w:rPr>
          <w:t xml:space="preserve">https://www.youtube.com/watch?v=B1BdQcJ2ZYY</w:t>
        </w:r>
      </w:hyperlink>
      <w:r>
        <w:t xml:space="preserve">.</w:t>
      </w:r>
    </w:p>
    <w:bookmarkEnd w:id="645"/>
    <w:bookmarkStart w:id="647" w:name="ref-githubdesktop"/>
    <w:p>
      <w:pPr>
        <w:pStyle w:val="Bibliography"/>
      </w:pPr>
      <w:r>
        <w:t xml:space="preserve">“GitHub Desktop.”</w:t>
      </w:r>
      <w:r>
        <w:t xml:space="preserve"> </w:t>
      </w:r>
      <w:r>
        <w:t xml:space="preserve">n.d. GitHub.</w:t>
      </w:r>
      <w:r>
        <w:t xml:space="preserve"> </w:t>
      </w:r>
      <w:hyperlink r:id="rId646">
        <w:r>
          <w:rPr>
            <w:rStyle w:val="Hyperlink"/>
          </w:rPr>
          <w:t xml:space="preserve">https://desktop.github.com/</w:t>
        </w:r>
      </w:hyperlink>
      <w:r>
        <w:t xml:space="preserve">.</w:t>
      </w:r>
    </w:p>
    <w:bookmarkEnd w:id="647"/>
    <w:bookmarkStart w:id="649" w:name="ref-dune"/>
    <w:p>
      <w:pPr>
        <w:pStyle w:val="Bibliography"/>
      </w:pPr>
      <w:r>
        <w:t xml:space="preserve">Herbert, Frank. 1965.</w:t>
      </w:r>
      <w:r>
        <w:t xml:space="preserve"> </w:t>
      </w:r>
      <w:r>
        <w:t xml:space="preserve">“Dune.”</w:t>
      </w:r>
      <w:r>
        <w:t xml:space="preserve"> </w:t>
      </w:r>
      <w:r>
        <w:t xml:space="preserve">Novel.</w:t>
      </w:r>
      <w:r>
        <w:t xml:space="preserve"> </w:t>
      </w:r>
      <w:hyperlink r:id="rId648">
        <w:r>
          <w:rPr>
            <w:rStyle w:val="Hyperlink"/>
          </w:rPr>
          <w:t xml:space="preserve">https://en.wikipedia.org/wiki/Organizations_of_the_Dune_universe#Thinking_machines</w:t>
        </w:r>
      </w:hyperlink>
      <w:r>
        <w:t xml:space="preserve">.</w:t>
      </w:r>
    </w:p>
    <w:bookmarkEnd w:id="649"/>
    <w:bookmarkStart w:id="651" w:name="ref-plos_data"/>
    <w:p>
      <w:pPr>
        <w:pStyle w:val="Bibliography"/>
      </w:pPr>
      <w:r>
        <w:t xml:space="preserve">“How to Store and Manage Your Data.”</w:t>
      </w:r>
      <w:r>
        <w:t xml:space="preserve"> </w:t>
      </w:r>
      <w:r>
        <w:t xml:space="preserve">n.d. PLOS.</w:t>
      </w:r>
      <w:r>
        <w:t xml:space="preserve"> </w:t>
      </w:r>
      <w:hyperlink r:id="rId650">
        <w:r>
          <w:rPr>
            <w:rStyle w:val="Hyperlink"/>
          </w:rPr>
          <w:t xml:space="preserve">https://plos.org/resource/how-to-store-and-manage-your-data/</w:t>
        </w:r>
      </w:hyperlink>
      <w:r>
        <w:t xml:space="preserve">.</w:t>
      </w:r>
    </w:p>
    <w:bookmarkEnd w:id="651"/>
    <w:bookmarkStart w:id="652"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652"/>
    <w:bookmarkStart w:id="654" w:name="ref-lecun_world_models"/>
    <w:p>
      <w:pPr>
        <w:pStyle w:val="Bibliography"/>
      </w:pPr>
      <w:ins w:id="3022" w:author="PR Preview" w:date="2024-01-01T00:00:00Z">
        <w:r>
          <w:t xml:space="preserve">LeCun, Yann. 2022.</w:t>
        </w:r>
      </w:ins>
      <w:ins w:id="3022" w:author="PR Preview" w:date="2024-01-01T00:00:00Z">
        <w:r>
          <w:t xml:space="preserve"> </w:t>
        </w:r>
      </w:ins>
      <w:ins w:id="3022" w:author="PR Preview" w:date="2024-01-01T00:00:00Z">
        <w:r>
          <w:t xml:space="preserve">“A Path Towards Autonomous Machine Intelligence.”</w:t>
        </w:r>
      </w:ins>
      <w:ins w:id="3022" w:author="PR Preview" w:date="2024-01-01T00:00:00Z">
        <w:r>
          <w:t xml:space="preserve"> </w:t>
        </w:r>
      </w:ins>
      <w:ins w:id="3022" w:author="PR Preview" w:date="2024-01-01T00:00:00Z">
        <w:r>
          <w:t xml:space="preserve">Meta AI Research; New York University; Technical Report.</w:t>
        </w:r>
      </w:ins>
      <w:ins w:id="3022" w:author="PR Preview" w:date="2024-01-01T00:00:00Z">
        <w:r>
          <w:t xml:space="preserve"> </w:t>
        </w:r>
      </w:ins>
      <w:hyperlink r:id="rId653">
        <w:r>
          <w:rPr>
            <w:rStyle w:val="Hyperlink"/>
          </w:rPr>
          <w:t xml:space="preserve">https://openreview.net/forum?id=BZ5a1r-kVsf</w:t>
        </w:r>
      </w:hyperlink>
      <w:ins w:id="3022" w:author="PR Preview" w:date="2024-01-01T00:00:00Z">
        <w:r>
          <w:t xml:space="preserve">.</w:t>
        </w:r>
      </w:ins>
    </w:p>
    <w:bookmarkEnd w:id="654"/>
    <w:bookmarkStart w:id="655" w:name="ref-medRxiv"/>
    <w:p>
      <w:pPr>
        <w:pStyle w:val="Bibliography"/>
      </w:pPr>
      <w:r>
        <w:t xml:space="preserve">“medRxiv: The Preprint Server for Health Sciences.”</w:t>
      </w:r>
      <w:r>
        <w:t xml:space="preserve"> </w:t>
      </w:r>
      <w:r>
        <w:t xml:space="preserve">n.d. Cold Spring Harbor Laboratory.</w:t>
      </w:r>
      <w:r>
        <w:t xml:space="preserve"> </w:t>
      </w:r>
      <w:hyperlink r:id="rId609">
        <w:r>
          <w:rPr>
            <w:rStyle w:val="Hyperlink"/>
          </w:rPr>
          <w:t xml:space="preserve">https://www.medrxiv.org/</w:t>
        </w:r>
      </w:hyperlink>
      <w:r>
        <w:t xml:space="preserve">.</w:t>
      </w:r>
    </w:p>
    <w:bookmarkEnd w:id="655"/>
    <w:bookmarkStart w:id="657"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656">
        <w:r>
          <w:rPr>
            <w:rStyle w:val="Hyperlink"/>
          </w:rPr>
          <w:t xml:space="preserve">https://doi.org/10.1038/467775a</w:t>
        </w:r>
      </w:hyperlink>
      <w:r>
        <w:t xml:space="preserve">.</w:t>
      </w:r>
    </w:p>
    <w:bookmarkEnd w:id="657"/>
    <w:bookmarkStart w:id="659"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658">
        <w:r>
          <w:rPr>
            <w:rStyle w:val="Hyperlink"/>
          </w:rPr>
          <w:t xml:space="preserve">https://doi.org/10.1038/s41562-016-0021</w:t>
        </w:r>
      </w:hyperlink>
      <w:r>
        <w:t xml:space="preserve">.</w:t>
      </w:r>
    </w:p>
    <w:bookmarkEnd w:id="659"/>
    <w:bookmarkStart w:id="661"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660">
        <w:r>
          <w:rPr>
            <w:rStyle w:val="Hyperlink"/>
          </w:rPr>
          <w:t xml:space="preserve">https://doi.org/10.1038/526182a</w:t>
        </w:r>
      </w:hyperlink>
      <w:r>
        <w:t xml:space="preserve">.</w:t>
      </w:r>
    </w:p>
    <w:bookmarkEnd w:id="661"/>
    <w:bookmarkStart w:id="663" w:name="ref-osf"/>
    <w:p>
      <w:pPr>
        <w:pStyle w:val="Bibliography"/>
      </w:pPr>
      <w:r>
        <w:t xml:space="preserve">“Open Science Framework.”</w:t>
      </w:r>
      <w:r>
        <w:t xml:space="preserve"> </w:t>
      </w:r>
      <w:r>
        <w:t xml:space="preserve">n.d. Center for Open Science.</w:t>
      </w:r>
      <w:r>
        <w:t xml:space="preserve"> </w:t>
      </w:r>
      <w:hyperlink r:id="rId662">
        <w:r>
          <w:rPr>
            <w:rStyle w:val="Hyperlink"/>
          </w:rPr>
          <w:t xml:space="preserve">https://osf.io/</w:t>
        </w:r>
      </w:hyperlink>
      <w:r>
        <w:t xml:space="preserve">.</w:t>
      </w:r>
    </w:p>
    <w:bookmarkEnd w:id="663"/>
    <w:bookmarkStart w:id="665" w:name="ref-gitfixum"/>
    <w:p>
      <w:pPr>
        <w:pStyle w:val="Bibliography"/>
      </w:pPr>
      <w:r>
        <w:t xml:space="preserve">Robertson, Seth. n.d.</w:t>
      </w:r>
      <w:r>
        <w:t xml:space="preserve"> </w:t>
      </w:r>
      <w:r>
        <w:t xml:space="preserve">“On Undoing, Fixing, or Removing Commits in Git.”</w:t>
      </w:r>
      <w:r>
        <w:t xml:space="preserve"> </w:t>
      </w:r>
      <w:hyperlink r:id="rId664">
        <w:r>
          <w:rPr>
            <w:rStyle w:val="Hyperlink"/>
          </w:rPr>
          <w:t xml:space="preserve">https://sethrobertson.github.io/GitFixUm/fixup.html</w:t>
        </w:r>
      </w:hyperlink>
      <w:r>
        <w:t xml:space="preserve">.</w:t>
      </w:r>
    </w:p>
    <w:bookmarkEnd w:id="665"/>
    <w:bookmarkStart w:id="667"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666">
        <w:r>
          <w:rPr>
            <w:rStyle w:val="Hyperlink"/>
          </w:rPr>
          <w:t xml:space="preserve">https://doi.org/10.1371/journal.pcbi.1003833</w:t>
        </w:r>
      </w:hyperlink>
      <w:r>
        <w:t xml:space="preserve">.</w:t>
      </w:r>
    </w:p>
    <w:bookmarkEnd w:id="667"/>
    <w:bookmarkStart w:id="669"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668">
        <w:r>
          <w:rPr>
            <w:rStyle w:val="Hyperlink"/>
          </w:rPr>
          <w:t xml:space="preserve">https://doi.org/10.1038/d41586-019-02918-5</w:t>
        </w:r>
      </w:hyperlink>
      <w:r>
        <w:t xml:space="preserve">.</w:t>
      </w:r>
    </w:p>
    <w:bookmarkEnd w:id="669"/>
    <w:bookmarkStart w:id="671" w:name="ref-slurm"/>
    <w:p>
      <w:pPr>
        <w:pStyle w:val="Bibliography"/>
      </w:pPr>
      <w:r>
        <w:t xml:space="preserve">“Slurm Workload Manager: Sbatch Documentation.”</w:t>
      </w:r>
      <w:r>
        <w:t xml:space="preserve"> </w:t>
      </w:r>
      <w:r>
        <w:t xml:space="preserve">n.d. SchedMD.</w:t>
      </w:r>
      <w:r>
        <w:t xml:space="preserve"> </w:t>
      </w:r>
      <w:hyperlink r:id="rId670">
        <w:r>
          <w:rPr>
            <w:rStyle w:val="Hyperlink"/>
          </w:rPr>
          <w:t xml:space="preserve">https://slurm.schedmd.com/sbatch.html</w:t>
        </w:r>
      </w:hyperlink>
      <w:r>
        <w:t xml:space="preserve">.</w:t>
      </w:r>
    </w:p>
    <w:bookmarkEnd w:id="671"/>
    <w:bookmarkStart w:id="673"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672">
        <w:r>
          <w:rPr>
            <w:rStyle w:val="Hyperlink"/>
          </w:rPr>
          <w:t xml:space="preserve">https://doi.org/10.1038/d41586-019-00067-3</w:t>
        </w:r>
      </w:hyperlink>
      <w:r>
        <w:t xml:space="preserve">.</w:t>
      </w:r>
    </w:p>
    <w:bookmarkEnd w:id="673"/>
    <w:bookmarkStart w:id="675" w:name="ref-terminator"/>
    <w:p>
      <w:pPr>
        <w:pStyle w:val="Bibliography"/>
      </w:pPr>
      <w:r>
        <w:t xml:space="preserve">“Terminator 3: Rise of the Machines.”</w:t>
      </w:r>
      <w:r>
        <w:t xml:space="preserve"> </w:t>
      </w:r>
      <w:r>
        <w:t xml:space="preserve">2003. Film.</w:t>
      </w:r>
      <w:r>
        <w:t xml:space="preserve"> </w:t>
      </w:r>
      <w:hyperlink r:id="rId674">
        <w:r>
          <w:rPr>
            <w:rStyle w:val="Hyperlink"/>
          </w:rPr>
          <w:t xml:space="preserve">https://en.wikipedia.org/wiki/Terminator_3:_Rise_of_the_Machines</w:t>
        </w:r>
      </w:hyperlink>
      <w:r>
        <w:t xml:space="preserve">.</w:t>
      </w:r>
    </w:p>
    <w:bookmarkEnd w:id="675"/>
    <w:bookmarkStart w:id="677" w:name="ref-matrix"/>
    <w:p>
      <w:pPr>
        <w:pStyle w:val="Bibliography"/>
      </w:pPr>
      <w:r>
        <w:t xml:space="preserve">“The Matrix.”</w:t>
      </w:r>
      <w:r>
        <w:t xml:space="preserve"> </w:t>
      </w:r>
      <w:r>
        <w:t xml:space="preserve">1999. Film.</w:t>
      </w:r>
      <w:r>
        <w:t xml:space="preserve"> </w:t>
      </w:r>
      <w:hyperlink r:id="rId676">
        <w:r>
          <w:rPr>
            <w:rStyle w:val="Hyperlink"/>
          </w:rPr>
          <w:t xml:space="preserve">https://en.wikipedia.org/wiki/The_Matrix</w:t>
        </w:r>
      </w:hyperlink>
      <w:r>
        <w:t xml:space="preserve">.</w:t>
      </w:r>
    </w:p>
    <w:bookmarkEnd w:id="677"/>
    <w:bookmarkStart w:id="678"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42">
        <w:r>
          <w:rPr>
            <w:rStyle w:val="Hyperlink"/>
          </w:rPr>
          <w:t xml:space="preserve">https://code-review.tidyverse.org/</w:t>
        </w:r>
      </w:hyperlink>
      <w:r>
        <w:t xml:space="preserve">.</w:t>
      </w:r>
    </w:p>
    <w:bookmarkEnd w:id="678"/>
    <w:bookmarkStart w:id="680"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679">
        <w:r>
          <w:rPr>
            <w:rStyle w:val="Hyperlink"/>
          </w:rPr>
          <w:t xml:space="preserve">https://doi.org/10.1038/d41586-021-03603-2</w:t>
        </w:r>
      </w:hyperlink>
      <w:r>
        <w:t xml:space="preserve">.</w:t>
      </w:r>
    </w:p>
    <w:bookmarkEnd w:id="680"/>
    <w:bookmarkStart w:id="682" w:name="ref-wargames"/>
    <w:p>
      <w:pPr>
        <w:pStyle w:val="Bibliography"/>
      </w:pPr>
      <w:r>
        <w:t xml:space="preserve">“WarGames.”</w:t>
      </w:r>
      <w:r>
        <w:t xml:space="preserve"> </w:t>
      </w:r>
      <w:r>
        <w:t xml:space="preserve">1983. Film.</w:t>
      </w:r>
      <w:r>
        <w:t xml:space="preserve"> </w:t>
      </w:r>
      <w:hyperlink r:id="rId681">
        <w:r>
          <w:rPr>
            <w:rStyle w:val="Hyperlink"/>
          </w:rPr>
          <w:t xml:space="preserve">https://en.wikipedia.org/wiki/WarGames</w:t>
        </w:r>
      </w:hyperlink>
      <w:r>
        <w:t xml:space="preserve">.</w:t>
      </w:r>
    </w:p>
    <w:bookmarkEnd w:id="682"/>
    <w:bookmarkStart w:id="684"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683">
        <w:r>
          <w:rPr>
            <w:rStyle w:val="Hyperlink"/>
          </w:rPr>
          <w:t xml:space="preserve">https://adv-r.hadley.nz/</w:t>
        </w:r>
      </w:hyperlink>
      <w:r>
        <w:t xml:space="preserve">.</w:t>
      </w:r>
    </w:p>
    <w:bookmarkEnd w:id="684"/>
    <w:bookmarkStart w:id="686" w:name="ref-wickham2021shiny"/>
    <w:p>
      <w:pPr>
        <w:pStyle w:val="Bibliography"/>
      </w:pPr>
      <w:r>
        <w:t xml:space="preserve">———. 2021.</w:t>
      </w:r>
      <w:r>
        <w:t xml:space="preserve"> </w:t>
      </w:r>
      <w:r>
        <w:rPr>
          <w:i/>
          <w:iCs/>
        </w:rPr>
        <w:t xml:space="preserve">Mastering Shiny</w:t>
      </w:r>
      <w:r>
        <w:t xml:space="preserve">. O’Reilly Media.</w:t>
      </w:r>
      <w:r>
        <w:t xml:space="preserve"> </w:t>
      </w:r>
      <w:hyperlink r:id="rId685">
        <w:r>
          <w:rPr>
            <w:rStyle w:val="Hyperlink"/>
          </w:rPr>
          <w:t xml:space="preserve">https://mastering-shiny.org/</w:t>
        </w:r>
      </w:hyperlink>
      <w:r>
        <w:t xml:space="preserve">.</w:t>
      </w:r>
    </w:p>
    <w:bookmarkEnd w:id="686"/>
    <w:bookmarkStart w:id="687" w:name="ref-wickham2023tidyverse"/>
    <w:p>
      <w:pPr>
        <w:pStyle w:val="Bibliography"/>
      </w:pPr>
      <w:r>
        <w:t xml:space="preserve">———. 2023a.</w:t>
      </w:r>
      <w:r>
        <w:t xml:space="preserve"> </w:t>
      </w:r>
      <w:r>
        <w:rPr>
          <w:i/>
          <w:iCs/>
        </w:rPr>
        <w:t xml:space="preserve">The Tidyverse Style Guide</w:t>
      </w:r>
      <w:r>
        <w:t xml:space="preserve">.</w:t>
      </w:r>
      <w:r>
        <w:t xml:space="preserve"> </w:t>
      </w:r>
      <w:hyperlink r:id="rId258">
        <w:r>
          <w:rPr>
            <w:rStyle w:val="Hyperlink"/>
          </w:rPr>
          <w:t xml:space="preserve">https://style.tidyverse.org/</w:t>
        </w:r>
      </w:hyperlink>
      <w:r>
        <w:t xml:space="preserve">.</w:t>
      </w:r>
    </w:p>
    <w:bookmarkEnd w:id="687"/>
    <w:bookmarkStart w:id="689" w:name="ref-wickham2023tidydesign"/>
    <w:p>
      <w:pPr>
        <w:pStyle w:val="Bibliography"/>
      </w:pPr>
      <w:r>
        <w:t xml:space="preserve">———. 2023b.</w:t>
      </w:r>
      <w:r>
        <w:t xml:space="preserve"> </w:t>
      </w:r>
      <w:r>
        <w:rPr>
          <w:i/>
          <w:iCs/>
        </w:rPr>
        <w:t xml:space="preserve">Tidyverse Design Guide</w:t>
      </w:r>
      <w:r>
        <w:t xml:space="preserve">.</w:t>
      </w:r>
      <w:r>
        <w:t xml:space="preserve"> </w:t>
      </w:r>
      <w:hyperlink r:id="rId688">
        <w:r>
          <w:rPr>
            <w:rStyle w:val="Hyperlink"/>
          </w:rPr>
          <w:t xml:space="preserve">https://design.tidyverse.org/</w:t>
        </w:r>
      </w:hyperlink>
      <w:r>
        <w:t xml:space="preserve">.</w:t>
      </w:r>
    </w:p>
    <w:bookmarkEnd w:id="689"/>
    <w:bookmarkStart w:id="691"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690">
        <w:r>
          <w:rPr>
            <w:rStyle w:val="Hyperlink"/>
          </w:rPr>
          <w:t xml:space="preserve">https://r-pkgs.org/</w:t>
        </w:r>
      </w:hyperlink>
      <w:r>
        <w:t xml:space="preserve">.</w:t>
      </w:r>
    </w:p>
    <w:bookmarkEnd w:id="691"/>
    <w:bookmarkStart w:id="693"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692">
        <w:r>
          <w:rPr>
            <w:rStyle w:val="Hyperlink"/>
          </w:rPr>
          <w:t xml:space="preserve">https://r4ds.hadley.nz/</w:t>
        </w:r>
      </w:hyperlink>
      <w:r>
        <w:t xml:space="preserve">.</w:t>
      </w:r>
    </w:p>
    <w:bookmarkEnd w:id="693"/>
    <w:bookmarkStart w:id="694"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88">
        <w:r>
          <w:rPr>
            <w:rStyle w:val="Hyperlink"/>
          </w:rPr>
          <w:t xml:space="preserve">https://roxygen2.r-lib.org/</w:t>
        </w:r>
      </w:hyperlink>
      <w:r>
        <w:t xml:space="preserve">.</w:t>
      </w:r>
    </w:p>
    <w:bookmarkEnd w:id="694"/>
    <w:bookmarkEnd w:id="695"/>
    <w:p>
      <w:r>
        <w:br w:type="page"/>
      </w:r>
    </w:p>
    <w:bookmarkEnd w:id="696"/>
    <w:bookmarkStart w:id="698"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697">
        <w:r>
          <w:rPr>
            <w:rStyle w:val="Hyperlink"/>
          </w:rPr>
          <w:t xml:space="preserve">https://ucd-serg.github.io/lab-manual/appendix-copilot-instructions.html</w:t>
        </w:r>
      </w:hyperlink>
    </w:p>
    <w:p>
      <w:r>
        <w:br w:type="page"/>
      </w:r>
    </w:p>
    <w:bookmarkEnd w:id="698"/>
    <w:bookmarkStart w:id="700"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699">
        <w:r>
          <w:rPr>
            <w:rStyle w:val="Hyperlink"/>
          </w:rPr>
          <w:t xml:space="preserve">https://ucd-serg.github.io/lab-manual/appendix-copilot-setup-steps.html</w:t>
        </w:r>
      </w:hyperlink>
    </w:p>
    <w:p>
      <w:r>
        <w:br w:type="page"/>
      </w:r>
    </w:p>
    <w:bookmarkEnd w:id="700"/>
    <w:bookmarkStart w:id="701"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240"/>
        </w:numPr>
      </w:pPr>
      <w:ins w:id="2054" w:author="PR Preview" w:date="2024-01-01T00:00:00Z">
        <w:r>
          <w:rPr>
            <w:b/>
            <w:bCs/>
          </w:rPr>
          <w:t xml:space="preserve">Branch:</w:t>
        </w:r>
      </w:ins>
      <w:ins w:id="2054" w:author="PR Preview" w:date="2024-01-01T00:00:00Z">
        <w:r>
          <w:t xml:space="preserve"> </w:t>
        </w:r>
      </w:ins>
      <w:ins w:id="2054" w:author="PR Preview" w:date="2024-01-01T00:00:00Z">
        <w:r>
          <w:t xml:space="preserve">HEAD</w:t>
        </w:r>
      </w:ins>
    </w:p>
    <w:p>
      <w:pPr>
        <w:pStyle w:val="Compact"/>
        <w:numPr>
          <w:ilvl w:val="0"/>
          <w:numId w:val="1240"/>
        </w:numPr>
      </w:pPr>
      <w:ins w:id="2055" w:author="PR Preview" w:date="2024-01-01T00:00:00Z">
        <w:r>
          <w:rPr>
            <w:b/>
            <w:bCs/>
          </w:rPr>
          <w:t xml:space="preserve">Commit:</w:t>
        </w:r>
      </w:ins>
      <w:ins w:id="2055" w:author="PR Preview" w:date="2024-01-01T00:00:00Z">
        <w:r>
          <w:t xml:space="preserve"> </w:t>
        </w:r>
      </w:ins>
      <w:ins w:id="2055" w:author="PR Preview" w:date="2024-01-01T00:00:00Z">
        <w:r>
          <w:t xml:space="preserve">9528b2a</w:t>
        </w:r>
      </w:ins>
    </w:p>
    <w:p>
      <w:pPr>
        <w:pStyle w:val="Compact"/>
        <w:numPr>
          <w:ilvl w:val="0"/>
          <w:numId w:val="1240"/>
        </w:numPr>
      </w:pPr>
      <w:ins w:id="2056" w:author="PR Preview" w:date="2024-01-01T00:00:00Z">
        <w:r>
          <w:rPr>
            <w:b/>
            <w:bCs/>
          </w:rPr>
          <w:t xml:space="preserve">Full commit hash:</w:t>
        </w:r>
      </w:ins>
      <w:ins w:id="2056" w:author="PR Preview" w:date="2024-01-01T00:00:00Z">
        <w:r>
          <w:t xml:space="preserve"> </w:t>
        </w:r>
      </w:ins>
      <w:ins w:id="2056" w:author="PR Preview" w:date="2024-01-01T00:00:00Z">
        <w:r>
          <w:t xml:space="preserve">9528b2ad6d15bce7e8e9b9c07e1f1ec931a3ec77</w:t>
        </w:r>
      </w:ins>
    </w:p>
    <w:p>
      <w:pPr>
        <w:pStyle w:val="Compact"/>
        <w:numPr>
          <w:ilvl w:val="0"/>
          <w:numId w:val="1240"/>
        </w:numPr>
      </w:pPr>
      <w:ins w:id="2057" w:author="PR Preview" w:date="2024-01-01T00:00:00Z">
        <w:r>
          <w:rPr>
            <w:b/>
            <w:bCs/>
          </w:rPr>
          <w:t xml:space="preserve">Commit date:</w:t>
        </w:r>
      </w:ins>
      <w:ins w:id="2057" w:author="PR Preview" w:date="2024-01-01T00:00:00Z">
        <w:r>
          <w:t xml:space="preserve"> </w:t>
        </w:r>
      </w:ins>
      <w:ins w:id="2057" w:author="PR Preview" w:date="2024-01-01T00:00:00Z">
        <w:r>
          <w:t xml:space="preserve">2026-01-19 13:58:19 -0800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70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521">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1"/>
  </w:num>
  <w:num w:numId="1131">
    <w:abstractNumId w:val="992"/>
  </w:num>
  <w:num w:numId="1132">
    <w:abstractNumId w:val="992"/>
  </w:num>
  <w:num w:numId="1133">
    <w:abstractNumId w:val="992"/>
  </w:num>
  <w:num w:numId="1134">
    <w:abstractNumId w:val="992"/>
  </w:num>
  <w:num w:numId="1135">
    <w:abstractNumId w:val="992"/>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1"/>
  </w:num>
  <w:num w:numId="1223">
    <w:abstractNumId w:val="991"/>
  </w:num>
  <w:num w:numId="1224">
    <w:abstractNumId w:val="992"/>
  </w:num>
  <w:num w:numId="1225">
    <w:abstractNumId w:val="992"/>
  </w:num>
  <w:num w:numId="1226">
    <w:abstractNumId w:val="992"/>
  </w:num>
  <w:num w:numId="1227">
    <w:abstractNumId w:val="992"/>
  </w:num>
  <w:num w:numId="1228">
    <w:abstractNumId w:val="992"/>
  </w:num>
  <w:num w:numId="1229">
    <w:abstractNumId w:val="992"/>
  </w:num>
  <w:num w:numId="1230">
    <w:abstractNumId w:val="992"/>
  </w:num>
  <w:num w:numId="1231">
    <w:abstractNumId w:val="992"/>
  </w:num>
  <w:num w:numId="1232">
    <w:abstractNumId w:val="992"/>
  </w:num>
  <w:num w:numId="1233">
    <w:abstractNumId w:val="992"/>
  </w:num>
  <w:num w:numId="1234">
    <w:abstractNumId w:val="992"/>
  </w:num>
  <w:num w:numId="1235">
    <w:abstractNumId w:val="992"/>
  </w:num>
  <w:num w:numId="1236">
    <w:abstractNumId w:val="992"/>
  </w:num>
  <w:num w:numId="1237">
    <w:abstractNumId w:val="992"/>
  </w:num>
  <w:num w:numId="1238">
    <w:abstractNumId w:val="992"/>
  </w:num>
  <w:num w:numId="1239">
    <w:abstractNumId w:val="992"/>
  </w:num>
  <w:num w:numId="12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38" Type="http://schemas.openxmlformats.org/officeDocument/2006/relationships/image" Target="media/rId138.png"/><Relationship Id="rId251" Type="http://schemas.openxmlformats.org/officeDocument/2006/relationships/image" Target="media/rId251.png"/><Relationship Id="rId120" Type="http://schemas.openxmlformats.org/officeDocument/2006/relationships/image" Target="media/rId120.png"/><Relationship Id="rId455" Type="http://schemas.openxmlformats.org/officeDocument/2006/relationships/image" Target="media/rId455.png"/><Relationship Id="rId278" Type="http://schemas.openxmlformats.org/officeDocument/2006/relationships/image" Target="media/rId278.png"/><Relationship Id="rId359" Type="http://schemas.openxmlformats.org/officeDocument/2006/relationships/image" Target="media/rId359.jpg"/><Relationship Id="rId365" Type="http://schemas.openxmlformats.org/officeDocument/2006/relationships/image" Target="media/rId365.png"/><Relationship Id="rId201" Type="http://schemas.openxmlformats.org/officeDocument/2006/relationships/image" Target="media/rId201.png"/><Relationship Id="rId452" Type="http://schemas.openxmlformats.org/officeDocument/2006/relationships/image" Target="media/rId452.png"/><Relationship Id="rId461" Type="http://schemas.openxmlformats.org/officeDocument/2006/relationships/image" Target="media/rId461.png"/><Relationship Id="rId491" Type="http://schemas.openxmlformats.org/officeDocument/2006/relationships/image" Target="media/rId491.png"/><Relationship Id="rId206" Type="http://schemas.openxmlformats.org/officeDocument/2006/relationships/image" Target="media/rId206.png"/><Relationship Id="rId458" Type="http://schemas.openxmlformats.org/officeDocument/2006/relationships/image" Target="media/rId458.png"/><Relationship Id="rId424" Type="http://schemas.openxmlformats.org/officeDocument/2006/relationships/hyperlink" Target="assets/files/PHS_Shared_Compute_Environments.pdf" TargetMode="External"/><Relationship Id="rId48" Type="http://schemas.openxmlformats.org/officeDocument/2006/relationships/hyperlink" Target="clinicaltrials.gov" TargetMode="External"/><Relationship Id="rId58" Type="http://schemas.openxmlformats.org/officeDocument/2006/relationships/hyperlink" Target="github.com" TargetMode="External"/><Relationship Id="rId552" Type="http://schemas.openxmlformats.org/officeDocument/2006/relationships/hyperlink" Target="http://adv-r.had.co.nz/Style.html" TargetMode="External"/><Relationship Id="rId589" Type="http://schemas.openxmlformats.org/officeDocument/2006/relationships/hyperlink" Target="http://colorbrewer2.org/" TargetMode="External"/><Relationship Id="rId635" Type="http://schemas.openxmlformats.org/officeDocument/2006/relationships/hyperlink" Target="http://creativecommons.org/licenses/by-nc/4.0/" TargetMode="External"/><Relationship Id="rId248" Type="http://schemas.openxmlformats.org/officeDocument/2006/relationships/hyperlink" Target="http://styler.r-lib.org/articles/customizing_styler.html" TargetMode="External"/><Relationship Id="rId535"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115" Type="http://schemas.openxmlformats.org/officeDocument/2006/relationships/hyperlink" Target="https://about.codecov.io" TargetMode="External"/><Relationship Id="rId683" Type="http://schemas.openxmlformats.org/officeDocument/2006/relationships/hyperlink" Target="https://adv-r.hadley.nz/" TargetMode="External"/><Relationship Id="rId176" Type="http://schemas.openxmlformats.org/officeDocument/2006/relationships/hyperlink" Target="https://adv-r.hadley.nz/evaluation.html" TargetMode="External"/><Relationship Id="rId181" Type="http://schemas.openxmlformats.org/officeDocument/2006/relationships/hyperlink" Target="https://blog.rstudio.com/2016/03/29/feather/" TargetMode="External"/><Relationship Id="rId145" Type="http://schemas.openxmlformats.org/officeDocument/2006/relationships/hyperlink" Target="https://blog.rstudio.com/2020/12/02/rstudio-v1-4-preview-little-things/" TargetMode="External"/><Relationship Id="rId42" Type="http://schemas.openxmlformats.org/officeDocument/2006/relationships/hyperlink" Target="https://code-review.tidyverse.org/" TargetMode="External"/><Relationship Id="rId257" Type="http://schemas.openxmlformats.org/officeDocument/2006/relationships/hyperlink" Target="https://cran.r-project.org/web/packages/lintr/readme/README.html#available-linters" TargetMode="External"/><Relationship Id="rId261"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318" Type="http://schemas.openxmlformats.org/officeDocument/2006/relationships/hyperlink" Target="https://d-morrison.github.io/rme/" TargetMode="External"/><Relationship Id="rId639" Type="http://schemas.openxmlformats.org/officeDocument/2006/relationships/hyperlink" Target="https://datadryad.org/" TargetMode="External"/><Relationship Id="rId688" Type="http://schemas.openxmlformats.org/officeDocument/2006/relationships/hyperlink" Target="https://design.tidyverse.org/" TargetMode="External"/><Relationship Id="rId646" Type="http://schemas.openxmlformats.org/officeDocument/2006/relationships/hyperlink" Target="https://desktop.github.com/" TargetMode="External"/><Relationship Id="rId87" Type="http://schemas.openxmlformats.org/officeDocument/2006/relationships/hyperlink" Target="https://devtools.r-lib.org/" TargetMode="External"/><Relationship Id="rId126" Type="http://schemas.openxmlformats.org/officeDocument/2006/relationships/hyperlink" Target="https://docs.github.com/en/actions" TargetMode="External"/><Relationship Id="rId478" Type="http://schemas.openxmlformats.org/officeDocument/2006/relationships/hyperlink" Target="https://docs.github.com/en/copilot/how-tos/use-copilot-agents/coding-agent" TargetMode="External"/><Relationship Id="rId518" Type="http://schemas.openxmlformats.org/officeDocument/2006/relationships/hyperlink" Target="https://docs.github.com/en/copilot/how-tos/use-copilot-agents/coding-agent/customize-the-agent-environment" TargetMode="External"/><Relationship Id="rId523" Type="http://schemas.openxmlformats.org/officeDocument/2006/relationships/hyperlink" Target="https://docs.github.com/en/copilot/how-tos/use-copilot-agents/coding-agent/customize-the-agent-environment#preinstalling-tools-or-dependencies-in-copilots-environment" TargetMode="External"/><Relationship Id="rId502" Type="http://schemas.openxmlformats.org/officeDocument/2006/relationships/hyperlink" Target="https://docs.github.com/en/copilot/how-tos/use-copilot-agents/coding-agent/customize-the-agent-firewall" TargetMode="External"/><Relationship Id="rId500" Type="http://schemas.openxmlformats.org/officeDocument/2006/relationships/hyperlink" Target="https://docs.github.com/en/copilot/reference/copilot-allowlist-reference" TargetMode="External"/><Relationship Id="rId399" Type="http://schemas.openxmlformats.org/officeDocument/2006/relationships/hyperlink" Target="https://docs.github.com/en/enterprise/2.13/user/articles/creating-releases" TargetMode="External"/><Relationship Id="rId571" Type="http://schemas.openxmlformats.org/officeDocument/2006/relationships/hyperlink" Target="https://docs.google.com/document/d/1ckgRCcr7FFPyymyMA6Y_-cB_vftOyrrxT28c6gRg0PI/edit" TargetMode="External"/><Relationship Id="rId656" Type="http://schemas.openxmlformats.org/officeDocument/2006/relationships/hyperlink" Target="https://doi.org/10.1038/467775a" TargetMode="External"/><Relationship Id="rId660" Type="http://schemas.openxmlformats.org/officeDocument/2006/relationships/hyperlink" Target="https://doi.org/10.1038/526182a" TargetMode="External"/><Relationship Id="rId672" Type="http://schemas.openxmlformats.org/officeDocument/2006/relationships/hyperlink" Target="https://doi.org/10.1038/d41586-019-00067-3" TargetMode="External"/><Relationship Id="rId622" Type="http://schemas.openxmlformats.org/officeDocument/2006/relationships/hyperlink" Target="https://doi.org/10.1038/d41586-019-01431-z" TargetMode="External"/><Relationship Id="rId668" Type="http://schemas.openxmlformats.org/officeDocument/2006/relationships/hyperlink" Target="https://doi.org/10.1038/d41586-019-02918-5" TargetMode="External"/><Relationship Id="rId679" Type="http://schemas.openxmlformats.org/officeDocument/2006/relationships/hyperlink" Target="https://doi.org/10.1038/d41586-021-03603-2" TargetMode="External"/><Relationship Id="rId633" Type="http://schemas.openxmlformats.org/officeDocument/2006/relationships/hyperlink" Target="https://doi.org/10.1038/s41467-020-19160-7" TargetMode="External"/><Relationship Id="rId658" Type="http://schemas.openxmlformats.org/officeDocument/2006/relationships/hyperlink" Target="https://doi.org/10.1038/s41562-016-0021" TargetMode="External"/><Relationship Id="rId666" Type="http://schemas.openxmlformats.org/officeDocument/2006/relationships/hyperlink" Target="https://doi.org/10.1371/journal.pcbi.1003833" TargetMode="External"/><Relationship Id="rId618" Type="http://schemas.openxmlformats.org/officeDocument/2006/relationships/hyperlink" Target="https://doi.org/10.1371/journal.pgph.0002269" TargetMode="External"/><Relationship Id="rId229" Type="http://schemas.openxmlformats.org/officeDocument/2006/relationships/hyperlink" Target="https://dplyr.tidyverse.org/" TargetMode="External"/><Relationship Id="rId175" Type="http://schemas.openxmlformats.org/officeDocument/2006/relationships/hyperlink" Target="https://dplyr.tidyverse.org/articles/programming.html" TargetMode="External"/><Relationship Id="rId136" Type="http://schemas.openxmlformats.org/officeDocument/2006/relationships/hyperlink" Target="https://ellipsis.r-lib.org/" TargetMode="External"/><Relationship Id="rId616" Type="http://schemas.openxmlformats.org/officeDocument/2006/relationships/hyperlink" Target="https://en.wikipedia.org/wiki/2001:_A_Space_Odyssey_(film)" TargetMode="External"/><Relationship Id="rId442" Type="http://schemas.openxmlformats.org/officeDocument/2006/relationships/hyperlink" Target="https://en.wikipedia.org/wiki/AI-assisted_software_development" TargetMode="External"/><Relationship Id="rId449" Type="http://schemas.openxmlformats.org/officeDocument/2006/relationships/hyperlink" Target="https://en.wikipedia.org/wiki/AI_agent" TargetMode="External"/><Relationship Id="rId494" Type="http://schemas.openxmlformats.org/officeDocument/2006/relationships/hyperlink" Target="https://en.wikipedia.org/wiki/Agent_(The_Matrix)" TargetMode="External"/><Relationship Id="rId624" Type="http://schemas.openxmlformats.org/officeDocument/2006/relationships/hyperlink" Target="https://en.wikipedia.org/wiki/Battlestar_Galactica_(2004_TV_series)" TargetMode="External"/><Relationship Id="rId627" Type="http://schemas.openxmlformats.org/officeDocument/2006/relationships/hyperlink" Target="https://en.wikipedia.org/wiki/Blade_Runner" TargetMode="External"/><Relationship Id="rId631" Type="http://schemas.openxmlformats.org/officeDocument/2006/relationships/hyperlink" Target="https://en.wikipedia.org/wiki/Ender%27s_Game" TargetMode="External"/><Relationship Id="rId599" Type="http://schemas.openxmlformats.org/officeDocument/2006/relationships/hyperlink" Target="https://en.wikipedia.org/wiki/Masterpiece#History" TargetMode="External"/><Relationship Id="rId648" Type="http://schemas.openxmlformats.org/officeDocument/2006/relationships/hyperlink" Target="https://en.wikipedia.org/wiki/Organizations_of_the_Dune_universe#Thinking_machines" TargetMode="External"/><Relationship Id="rId674" Type="http://schemas.openxmlformats.org/officeDocument/2006/relationships/hyperlink" Target="https://en.wikipedia.org/wiki/Terminator_3:_Rise_of_the_Machines" TargetMode="External"/><Relationship Id="rId676" Type="http://schemas.openxmlformats.org/officeDocument/2006/relationships/hyperlink" Target="https://en.wikipedia.org/wiki/The_Matrix" TargetMode="External"/><Relationship Id="rId297" Type="http://schemas.openxmlformats.org/officeDocument/2006/relationships/hyperlink" Target="https://en.wikipedia.org/wiki/WYSIWYM" TargetMode="External"/><Relationship Id="rId681" Type="http://schemas.openxmlformats.org/officeDocument/2006/relationships/hyperlink" Target="https://en.wikipedia.org/wiki/WarGames" TargetMode="External"/><Relationship Id="rId642" Type="http://schemas.openxmlformats.org/officeDocument/2006/relationships/hyperlink" Target="https://engineering-shiny.org/" TargetMode="External"/><Relationship Id="rId311" Type="http://schemas.openxmlformats.org/officeDocument/2006/relationships/hyperlink" Target="https://github.com/UCD-SERG/lab-manual" TargetMode="External"/><Relationship Id="rId470" Type="http://schemas.openxmlformats.org/officeDocument/2006/relationships/hyperlink" Target="https://github.com/UCD-SERG/lab-manual/issues/42" TargetMode="External"/><Relationship Id="rId471" Type="http://schemas.openxmlformats.org/officeDocument/2006/relationships/hyperlink" Target="https://github.com/UCD-SERG/lab-manual/pull/50" TargetMode="External"/><Relationship Id="rId197" Type="http://schemas.openxmlformats.org/officeDocument/2006/relationships/hyperlink" Target="https://github.com/UCD-SERG/lab-manual/pulls/review-requested/YOUR-USERNAME" TargetMode="External"/><Relationship Id="rId304" Type="http://schemas.openxmlformats.org/officeDocument/2006/relationships/hyperlink" Target="https://github.com/UCD-SERG/quarto-book-template" TargetMode="External"/><Relationship Id="rId85" Type="http://schemas.openxmlformats.org/officeDocument/2006/relationships/hyperlink" Target="https://github.com/UCD-SERG/r.package.template" TargetMode="External"/><Relationship Id="rId305" Type="http://schemas.openxmlformats.org/officeDocument/2006/relationships/hyperlink" Target="https://github.com/coatless-tutorials/quarto-book-template" TargetMode="External"/><Relationship Id="rId323" Type="http://schemas.openxmlformats.org/officeDocument/2006/relationships/hyperlink" Target="https://github.com/d-morrison/rme" TargetMode="External"/><Relationship Id="rId306" Type="http://schemas.openxmlformats.org/officeDocument/2006/relationships/hyperlink" Target="https://github.com/d-rug/datalab_template_quarto" TargetMode="External"/><Relationship Id="rId112" Type="http://schemas.openxmlformats.org/officeDocument/2006/relationships/hyperlink" Target="https://github.com/features/actions" TargetMode="External"/><Relationship Id="rId448" Type="http://schemas.openxmlformats.org/officeDocument/2006/relationships/hyperlink" Target="https://github.com/features/copilot/agents" TargetMode="External"/><Relationship Id="rId522" Type="http://schemas.openxmlformats.org/officeDocument/2006/relationships/hyperlink" Target="https://github.com/features/copilot/plans" TargetMode="External"/><Relationship Id="rId354" Type="http://schemas.openxmlformats.org/officeDocument/2006/relationships/hyperlink" Target="https://github.com/github/gitignore/blob/master/R.gitignore" TargetMode="External"/><Relationship Id="rId159" Type="http://schemas.openxmlformats.org/officeDocument/2006/relationships/hyperlink" Target="https://github.com/jennybc/here_here" TargetMode="External"/><Relationship Id="rId169" Type="http://schemas.openxmlformats.org/officeDocument/2006/relationships/hyperlink" Target="https://github.com/karthik/rdrop2" TargetMode="External"/><Relationship Id="rId149" Type="http://schemas.openxmlformats.org/officeDocument/2006/relationships/hyperlink" Target="https://github.com/kmishra9/Flu-Absenteeism/blob/master/Master's%20Thesis%20-%20Spatial%20Epidemiology%20of%20Influenza/1b%20-%20Map-Management.R" TargetMode="External"/><Relationship Id="rId224" Type="http://schemas.openxmlformats.org/officeDocument/2006/relationships/hyperlink" Target="https://github.com/kmishra9/Flu-Absenteeism/blob/master/Master's%20Thesis%20-%20Spatial%20Epidemiology%20of%20Influenza/2a%20-%20Statistical-Inputs.R" TargetMode="External"/><Relationship Id="rId602" Type="http://schemas.openxmlformats.org/officeDocument/2006/relationships/hyperlink" Target="https://github.com/nmfs-opensci/quarto-thesis" TargetMode="External"/><Relationship Id="rId476" Type="http://schemas.openxmlformats.org/officeDocument/2006/relationships/hyperlink" Target="https://github.com/orgs/community/discussions/162826" TargetMode="External"/><Relationship Id="rId477" Type="http://schemas.openxmlformats.org/officeDocument/2006/relationships/hyperlink" Target="https://github.com/orgs/community/discussions/183966" TargetMode="External"/><Relationship Id="rId196" Type="http://schemas.openxmlformats.org/officeDocument/2006/relationships/hyperlink" Target="https://github.com/pulls/review-requested" TargetMode="External"/><Relationship Id="rId167" Type="http://schemas.openxmlformats.org/officeDocument/2006/relationships/hyperlink" Target="https://github.com/r-box/boxr" TargetMode="External"/><Relationship Id="rId114" Type="http://schemas.openxmlformats.org/officeDocument/2006/relationships/hyperlink" Target="https://github.com/r-lib/actions" TargetMode="External"/><Relationship Id="rId127" Type="http://schemas.openxmlformats.org/officeDocument/2006/relationships/hyperlink" Target="https://github.com/r-lib/actions#where-to-find-help" TargetMode="External"/><Relationship Id="rId556" Type="http://schemas.openxmlformats.org/officeDocument/2006/relationships/hyperlink" Target="https://github.com/skills/introduction-to-github" TargetMode="External"/><Relationship Id="rId406" Type="http://schemas.openxmlformats.org/officeDocument/2006/relationships/hyperlink" Target="https://github.com/ucdavisdatalab" TargetMode="External"/><Relationship Id="rId544" Type="http://schemas.openxmlformats.org/officeDocument/2006/relationships/hyperlink" Target="https://github.com/ucdavisdatalab/research-toolkits" TargetMode="External"/><Relationship Id="rId339" Type="http://schemas.openxmlformats.org/officeDocument/2006/relationships/hyperlink" Target="https://github.com/ucdavisdatalab/sandbox_git" TargetMode="External"/><Relationship Id="rId414" Type="http://schemas.openxmlformats.org/officeDocument/2006/relationships/hyperlink" Target="https://github.com/ucdavisdatalab/workshop_how-to-data-documentation" TargetMode="External"/><Relationship Id="rId559" Type="http://schemas.openxmlformats.org/officeDocument/2006/relationships/hyperlink" Target="https://github.com/ucdavisdatalab/workshop_nlp_with_python" TargetMode="External"/><Relationship Id="rId558" Type="http://schemas.openxmlformats.org/officeDocument/2006/relationships/hyperlink" Target="https://github.com/ucdavisdatalab/workshop_python_basics" TargetMode="External"/><Relationship Id="rId543" Type="http://schemas.openxmlformats.org/officeDocument/2006/relationships/hyperlink" Target="https://github.com/ucdavisdatalab/workshop_r_basics" TargetMode="External"/><Relationship Id="rId52" Type="http://schemas.openxmlformats.org/officeDocument/2006/relationships/hyperlink" Target="https://github.com/ucdavisdatalab/workshop_reproducible_research" TargetMode="External"/><Relationship Id="rId594" Type="http://schemas.openxmlformats.org/officeDocument/2006/relationships/hyperlink" Target="https://grants.nih.gov" TargetMode="External"/><Relationship Id="rId593" Type="http://schemas.openxmlformats.org/officeDocument/2006/relationships/hyperlink" Target="https://grantwriting.stanford.edu/funding-train/" TargetMode="External"/><Relationship Id="rId574" Type="http://schemas.openxmlformats.org/officeDocument/2006/relationships/hyperlink" Target="https://grantwriting.stanford.edu/funding-train/#ep" TargetMode="External"/><Relationship Id="rId629" Type="http://schemas.openxmlformats.org/officeDocument/2006/relationships/hyperlink" Target="https://happygitwithr.com/" TargetMode="External"/><Relationship Id="rId351" Type="http://schemas.openxmlformats.org/officeDocument/2006/relationships/hyperlink" Target="https://happygitwithr.com/repeated-amend.html" TargetMode="External"/><Relationship Id="rId344" Type="http://schemas.openxmlformats.org/officeDocument/2006/relationships/hyperlink" Target="https://help.github.com/en/github/collaborating-with-issues-and-pull-requests/creating-a-pull-request#creating-the-pull-request" TargetMode="External"/><Relationship Id="rId423" Type="http://schemas.openxmlformats.org/officeDocument/2006/relationships/hyperlink" Target="https://hpc.ucdavis.edu/" TargetMode="External"/><Relationship Id="rId581" Type="http://schemas.openxmlformats.org/officeDocument/2006/relationships/hyperlink" Target="https://jadebc.github.io/lab-manual/" TargetMode="External"/><Relationship Id="rId529" Type="http://schemas.openxmlformats.org/officeDocument/2006/relationships/hyperlink" Target="https://jadebc.github.io/lab-manual/checklists.html" TargetMode="External"/><Relationship Id="rId387" Type="http://schemas.openxmlformats.org/officeDocument/2006/relationships/hyperlink" Target="https://jadebc.github.io/lab-manual/code-publication.html" TargetMode="External"/><Relationship Id="rId62" Type="http://schemas.openxmlformats.org/officeDocument/2006/relationships/hyperlink" Target="https://jadebc.github.io/lab-manual/code-repositories.html" TargetMode="External"/><Relationship Id="rId79" Type="http://schemas.openxmlformats.org/officeDocument/2006/relationships/hyperlink" Target="https://jadebc.github.io/lab-manual/coding-practices.html" TargetMode="External"/><Relationship Id="rId221"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277" Type="http://schemas.openxmlformats.org/officeDocument/2006/relationships/hyperlink" Target="https://jadebc.github.io/lab-manual/data-masking.html" TargetMode="External"/><Relationship Id="rId337"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5" Type="http://schemas.openxmlformats.org/officeDocument/2006/relationships/hyperlink" Target="https://jadebc.github.io/lab-manual/reproducibility.html" TargetMode="External"/><Relationship Id="rId381" Type="http://schemas.openxmlformats.org/officeDocument/2006/relationships/hyperlink" Target="https://jadebc.github.io/lab-manual/reproducible-environments.html" TargetMode="External"/><Relationship Id="rId539" Type="http://schemas.openxmlformats.org/officeDocument/2006/relationships/hyperlink" Target="https://jadebc.github.io/lab-manual/resources.html" TargetMode="External"/><Relationship Id="rId422" Type="http://schemas.openxmlformats.org/officeDocument/2006/relationships/hyperlink" Target="https://jadebc.github.io/lab-manual/slurm.html" TargetMode="External"/><Relationship Id="rId358" Type="http://schemas.openxmlformats.org/officeDocument/2006/relationships/hyperlink" Target="https://jadebc.github.io/lab-manual/unix.html" TargetMode="External"/><Relationship Id="rId271" Type="http://schemas.openxmlformats.org/officeDocument/2006/relationships/hyperlink" Target="https://jadebc.github.io/lab-manual/working-with-big-data.html" TargetMode="External"/><Relationship Id="rId533" Type="http://schemas.openxmlformats.org/officeDocument/2006/relationships/hyperlink" Target="https://journals.lww.com/epidem/Fulltext/2001/05000/The_Value_of_P.2.aspx" TargetMode="External"/><Relationship Id="rId591" Type="http://schemas.openxmlformats.org/officeDocument/2006/relationships/hyperlink" Target="https://journals.plos.org/ploscompbiol/article?id=10.1371/journal.pcbi.1003833" TargetMode="External"/><Relationship Id="rId637" Type="http://schemas.openxmlformats.org/officeDocument/2006/relationships/hyperlink" Target="https://journals.plos.org/plosone/s/authorship" TargetMode="External"/><Relationship Id="rId564" Type="http://schemas.openxmlformats.org/officeDocument/2006/relationships/hyperlink" Target="https://link.springer.com/book/10.1007/978-3-030-98175-4" TargetMode="External"/><Relationship Id="rId578" Type="http://schemas.openxmlformats.org/officeDocument/2006/relationships/hyperlink" Target="https://link.springer.com/book/9783031537929" TargetMode="External"/><Relationship Id="rId255" Type="http://schemas.openxmlformats.org/officeDocument/2006/relationships/hyperlink" Target="https://lintr.r-lib.org/" TargetMode="External"/><Relationship Id="rId685" Type="http://schemas.openxmlformats.org/officeDocument/2006/relationships/hyperlink" Target="https://mastering-shiny.org/" TargetMode="External"/><Relationship Id="rId590" Type="http://schemas.openxmlformats.org/officeDocument/2006/relationships/hyperlink" Target="https://medialab.github.io/iwanthue/" TargetMode="External"/><Relationship Id="rId536" Type="http://schemas.openxmlformats.org/officeDocument/2006/relationships/hyperlink" Target="https://medialab.github.io/iwanthue/?utm_source=Nature+Briefing&amp;utm_campaign=2c68711076-briefing-dy-20211006&amp;utm_medium=email&amp;utm_term=0_c9dfd39373-2c68711076-44335685" TargetMode="External"/><Relationship Id="rId376" Type="http://schemas.openxmlformats.org/officeDocument/2006/relationships/hyperlink" Target="https://medium.com/@jeongwhanchoi/install-tmux-on-osx-and-basics-commands-for-beginners-be22520fd95e" TargetMode="External"/><Relationship Id="rId569" Type="http://schemas.openxmlformats.org/officeDocument/2006/relationships/hyperlink" Target="https://mitcommlab.mit.edu/be/2023/09/27/toward-an-evenbetterposter-improving-the-betterposter-template/" TargetMode="External"/><Relationship Id="rId583" Type="http://schemas.openxmlformats.org/officeDocument/2006/relationships/hyperlink" Target="https://myidp.sciencecareers.org/" TargetMode="External"/><Relationship Id="rId653" Type="http://schemas.openxmlformats.org/officeDocument/2006/relationships/hyperlink" Target="https://openreview.net/forum?id=BZ5a1r-kVsf" TargetMode="External"/><Relationship Id="rId662" Type="http://schemas.openxmlformats.org/officeDocument/2006/relationships/hyperlink" Target="https://osf.io/" TargetMode="External"/><Relationship Id="rId50" Type="http://schemas.openxmlformats.org/officeDocument/2006/relationships/hyperlink" Target="https://osf.io/tgbxr/" TargetMode="External"/><Relationship Id="rId214" Type="http://schemas.openxmlformats.org/officeDocument/2006/relationships/hyperlink" Target="https://pkgdown.r-lib.org/" TargetMode="External"/><Relationship Id="rId650" Type="http://schemas.openxmlformats.org/officeDocument/2006/relationships/hyperlink" Target="https://plos.org/resource/how-to-store-and-manage-your-data/" TargetMode="External"/><Relationship Id="rId413" Type="http://schemas.openxmlformats.org/officeDocument/2006/relationships/hyperlink" Target="https://proctor-ucsf.github.io/dcc-handbook/datawrangling.html#documenting-datasets" TargetMode="External"/><Relationship Id="rId288" Type="http://schemas.openxmlformats.org/officeDocument/2006/relationships/hyperlink" Target="https://quarto.org/" TargetMode="External"/><Relationship Id="rId326" Type="http://schemas.openxmlformats.org/officeDocument/2006/relationships/hyperlink" Target="https://quarto.org/docs/authoring/cross-references.html" TargetMode="External"/><Relationship Id="rId328" Type="http://schemas.openxmlformats.org/officeDocument/2006/relationships/hyperlink" Target="https://quarto.org/docs/authoring/includes.html" TargetMode="External"/><Relationship Id="rId313" Type="http://schemas.openxmlformats.org/officeDocument/2006/relationships/hyperlink" Target="https://quarto.org/docs/books/" TargetMode="External"/><Relationship Id="rId291" Type="http://schemas.openxmlformats.org/officeDocument/2006/relationships/hyperlink" Target="https://quarto.org/docs/get-started/" TargetMode="External"/><Relationship Id="rId292" Type="http://schemas.openxmlformats.org/officeDocument/2006/relationships/hyperlink" Target="https://quarto.org/docs/guide/" TargetMode="External"/><Relationship Id="rId322" Type="http://schemas.openxmlformats.org/officeDocument/2006/relationships/hyperlink" Target="https://quarto.org/docs/projects/profiles.html" TargetMode="External"/><Relationship Id="rId314" Type="http://schemas.openxmlformats.org/officeDocument/2006/relationships/hyperlink" Target="https://quarto.org/docs/publishing/" TargetMode="External"/><Relationship Id="rId166" Type="http://schemas.openxmlformats.org/officeDocument/2006/relationships/hyperlink" Target="https://r-box.github.io/boxr/articles/boxr-app-interactive.html#create" TargetMode="External"/><Relationship Id="rId690" Type="http://schemas.openxmlformats.org/officeDocument/2006/relationships/hyperlink" Target="https://r-pkgs.org/" TargetMode="External"/><Relationship Id="rId125" Type="http://schemas.openxmlformats.org/officeDocument/2006/relationships/hyperlink" Target="https://r-pkgs.org/software-development-practices.html#sec-sw-dev-practices-ci" TargetMode="External"/><Relationship Id="rId692" Type="http://schemas.openxmlformats.org/officeDocument/2006/relationships/hyperlink" Target="https://r4ds.hadley.nz/" TargetMode="External"/><Relationship Id="rId293" Type="http://schemas.openxmlformats.org/officeDocument/2006/relationships/hyperlink" Target="https://r4ds.hadley.nz/quarto.html" TargetMode="External"/><Relationship Id="rId28" Type="http://schemas.openxmlformats.org/officeDocument/2006/relationships/hyperlink" Target="https://research.ucdavis.edu/policiescompliance/irb-admin/education/" TargetMode="External"/><Relationship Id="rId415" Type="http://schemas.openxmlformats.org/officeDocument/2006/relationships/hyperlink" Target="https://researchdata.princeton.edu/research-lifecycle-guide/publishing-and-preservation/dois" TargetMode="External"/><Relationship Id="rId88" Type="http://schemas.openxmlformats.org/officeDocument/2006/relationships/hyperlink" Target="https://roxygen2.r-lib.org/" TargetMode="External"/><Relationship Id="rId137" Type="http://schemas.openxmlformats.org/officeDocument/2006/relationships/hyperlink" Target="https://roxygen2.r-lib.org/articles/rd.html#inheriting-documentation" TargetMode="External"/><Relationship Id="rId172" Type="http://schemas.openxmlformats.org/officeDocument/2006/relationships/hyperlink" Target="https://rviews.rstudio.com/2017/06/08/what-is-the-tidyverse/" TargetMode="External"/><Relationship Id="rId549" Type="http://schemas.openxmlformats.org/officeDocument/2006/relationships/hyperlink" Target="https://s3.amazonaws.com/assets.datacamp.com/blog_assets/datatable_Cheat_Sheet_R.pdf" TargetMode="External"/><Relationship Id="rId620" Type="http://schemas.openxmlformats.org/officeDocument/2006/relationships/hyperlink" Target="https://search.library.ucdavis.edu/permalink/01UCD_INST/9fle3i/alma990000226350403126" TargetMode="External"/><Relationship Id="rId39" Type="http://schemas.openxmlformats.org/officeDocument/2006/relationships/hyperlink" Target="https://servicehub.ucdavis.edu/servicehub?id=ucd_kb_article&amp;sysparm_article=KB0000184" TargetMode="External"/><Relationship Id="rId664" Type="http://schemas.openxmlformats.org/officeDocument/2006/relationships/hyperlink" Target="https://sethrobertson.github.io/GitFixUm/fixup.html" TargetMode="External"/><Relationship Id="rId670" Type="http://schemas.openxmlformats.org/officeDocument/2006/relationships/hyperlink" Target="https://slurm.schedmd.com/sbatch.html" TargetMode="External"/><Relationship Id="rId338" Type="http://schemas.openxmlformats.org/officeDocument/2006/relationships/hyperlink" Target="https://sp19.datastructur.es/materials/guides/using-git#b-local-repositories-narrative-introduction" TargetMode="External"/><Relationship Id="rId342" Type="http://schemas.openxmlformats.org/officeDocument/2006/relationships/hyperlink" Target="https://sp19.datastructur.es/materials/guides/using-git#e-git-branching-advanced-git-optional" TargetMode="External"/><Relationship Id="rId152" Type="http://schemas.openxmlformats.org/officeDocument/2006/relationships/hyperlink" Target="https://spin.atomicobject.com/2017/11/01/good-variable-names/" TargetMode="External"/><Relationship Id="rId272" Type="http://schemas.openxmlformats.org/officeDocument/2006/relationships/hyperlink" Target="https://stackoverflow.com/questions/21435339/data-table-vs-dplyr-can-one-do-something-well-the-other-cant-or-does-poorly/27840349#27840349" TargetMode="External"/><Relationship Id="rId178" Type="http://schemas.openxmlformats.org/officeDocument/2006/relationships/hyperlink" Target="https://stackoverflow.com/questions/28125816/r-standard-evaluation-for-join-dplyr" TargetMode="External"/><Relationship Id="rId258" Type="http://schemas.openxmlformats.org/officeDocument/2006/relationships/hyperlink" Target="https://style.tidyverse.org/" TargetMode="External"/><Relationship Id="rId243" Type="http://schemas.openxmlformats.org/officeDocument/2006/relationships/hyperlink" Target="https://styler.r-lib.org/" TargetMode="External"/><Relationship Id="rId147" Type="http://schemas.openxmlformats.org/officeDocument/2006/relationships/hyperlink" Target="https://support.rstudio.com/hc/en-us/articles/200484568-Code-Folding-and-Sections" TargetMode="External"/><Relationship Id="rId173" Type="http://schemas.openxmlformats.org/officeDocument/2006/relationships/hyperlink" Target="https://tavareshugo.github.io/data_carpentry_extras/base-r_tidyverse_equivalents/base-r_tidyverse_equivalents.html#reshaping_data" TargetMode="External"/><Relationship Id="rId572" Type="http://schemas.openxmlformats.org/officeDocument/2006/relationships/hyperlink" Target="https://teampublichealth.substack.com/" TargetMode="External"/><Relationship Id="rId89" Type="http://schemas.openxmlformats.org/officeDocument/2006/relationships/hyperlink" Target="https://testthat.r-lib.org/" TargetMode="External"/><Relationship Id="rId244" Type="http://schemas.openxmlformats.org/officeDocument/2006/relationships/hyperlink" Target="https://tidyverse.org/blog/2017/12/styler-1.0.0/" TargetMode="External"/><Relationship Id="rId355" Type="http://schemas.openxmlformats.org/officeDocument/2006/relationships/hyperlink" Target="https://tidyverse.org/blog/2017/12/workflow-vs-script/" TargetMode="External"/><Relationship Id="rId540" Type="http://schemas.openxmlformats.org/officeDocument/2006/relationships/hyperlink" Target="https://ucb-epi-r.github.io" TargetMode="External"/><Relationship Id="rId697" Type="http://schemas.openxmlformats.org/officeDocument/2006/relationships/hyperlink" Target="https://ucd-serg.github.io/lab-manual/appendix-copilot-instructions.html" TargetMode="External"/><Relationship Id="rId699" Type="http://schemas.openxmlformats.org/officeDocument/2006/relationships/hyperlink" Target="https://ucd-serg.github.io/lab-manual/appendix-copilot-setup-steps.html" TargetMode="External"/><Relationship Id="rId389" Type="http://schemas.openxmlformats.org/officeDocument/2006/relationships/hyperlink" Target="https://ucd-serg.github.io/lab-manual/coding-practices.html#file-headers" TargetMode="External"/><Relationship Id="rId392" Type="http://schemas.openxmlformats.org/officeDocument/2006/relationships/hyperlink" Target="https://ucd-serg.github.io/lab-manual/coding-practices.html#function-documentation" TargetMode="External"/><Relationship Id="rId531" Type="http://schemas.openxmlformats.org/officeDocument/2006/relationships/hyperlink" Target="https://ucd-serg.github.io/lab-manual/coding-style.html" TargetMode="External"/><Relationship Id="rId395" Type="http://schemas.openxmlformats.org/officeDocument/2006/relationships/hyperlink" Target="https://ucd-serg.github.io/lab-manual/unix.html#example-code-for-runfilesavelogs" TargetMode="External"/><Relationship Id="rId545" Type="http://schemas.openxmlformats.org/officeDocument/2006/relationships/hyperlink" Target="https://ucdavisdatalab.github.io/install_guides/" TargetMode="External"/><Relationship Id="rId542" Type="http://schemas.openxmlformats.org/officeDocument/2006/relationships/hyperlink" Target="https://ucdavisdatalab.github.io/workshop_index/" TargetMode="External"/><Relationship Id="rId21" Type="http://schemas.openxmlformats.org/officeDocument/2006/relationships/hyperlink" Target="https://ucdserg.ucdavis.edu" TargetMode="External"/><Relationship Id="rId561" Type="http://schemas.openxmlformats.org/officeDocument/2006/relationships/hyperlink" Target="https://ucjug.github.io/workshop_julia_basics/" TargetMode="External"/><Relationship Id="rId402"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86" Type="http://schemas.openxmlformats.org/officeDocument/2006/relationships/hyperlink" Target="https://usethis.r-lib.org/" TargetMode="External"/><Relationship Id="rId610" Type="http://schemas.openxmlformats.org/officeDocument/2006/relationships/hyperlink" Target="https://www.biorxiv.org/" TargetMode="External"/><Relationship Id="rId177" Type="http://schemas.openxmlformats.org/officeDocument/2006/relationships/hyperlink" Target="https://www.brodrigues.co/blog/2016-07-18-data-frame-columns-as-arguments-to-dplyr-functions/" TargetMode="External"/><Relationship Id="rId437" Type="http://schemas.openxmlformats.org/officeDocument/2006/relationships/hyperlink" Target="https://www.chriswrites.com/how-to-change-file-permissions-using-the-terminal/" TargetMode="External"/><Relationship Id="rId612" Type="http://schemas.openxmlformats.org/officeDocument/2006/relationships/hyperlink" Target="https://www.equator-network.org/" TargetMode="External"/><Relationship Id="rId577" Type="http://schemas.openxmlformats.org/officeDocument/2006/relationships/hyperlink" Target="https://www.globalcodeofconduct.org/" TargetMode="External"/><Relationship Id="rId372" Type="http://schemas.openxmlformats.org/officeDocument/2006/relationships/hyperlink" Target="https://www.howtogeek.com/118594/how-to-edit-your-system-path-for-easy-command-line-access/" TargetMode="External"/><Relationship Id="rId609" Type="http://schemas.openxmlformats.org/officeDocument/2006/relationships/hyperlink" Target="https://www.medrxiv.org/" TargetMode="External"/><Relationship Id="rId586" Type="http://schemas.openxmlformats.org/officeDocument/2006/relationships/hyperlink" Target="https://www.nature.com/articles/d41586-021-03603-2" TargetMode="External"/><Relationship Id="rId575" Type="http://schemas.openxmlformats.org/officeDocument/2006/relationships/hyperlink" Target="https://www.niaid.nih.gov/grants-contracts/write-grant-application" TargetMode="External"/><Relationship Id="rId241" Type="http://schemas.openxmlformats.org/officeDocument/2006/relationships/hyperlink" Target="https://www.r-bloggers.com/align-assign-rstudio-addin-to-align-assignment-operators/" TargetMode="External"/><Relationship Id="rId180" Type="http://schemas.openxmlformats.org/officeDocument/2006/relationships/hyperlink" Target="https://www.rdocumentation.org/packages/feather/versions/0.3.3" TargetMode="External"/><Relationship Id="rId256" Type="http://schemas.openxmlformats.org/officeDocument/2006/relationships/hyperlink" Target="https://www.rdocumentation.org/packages/lintr/versions/1.0.3" TargetMode="External"/><Relationship Id="rId245" Type="http://schemas.openxmlformats.org/officeDocument/2006/relationships/hyperlink" Target="https://www.rdocumentation.org/packages/styler/versions/1.1.0/topics/style_dir" TargetMode="External"/><Relationship Id="rId547" Type="http://schemas.openxmlformats.org/officeDocument/2006/relationships/hyperlink" Target="https://www.rstudio.com/wp-content/uploads/2015/02/data-wrangling-cheatsheet.pdf" TargetMode="External"/><Relationship Id="rId550" Type="http://schemas.openxmlformats.org/officeDocument/2006/relationships/hyperlink" Target="https://www.rstudio.com/wp-content/uploads/2015/02/rmarkdown-cheatsheet.pdf" TargetMode="External"/><Relationship Id="rId548" Type="http://schemas.openxmlformats.org/officeDocument/2006/relationships/hyperlink" Target="https://www.rstudio.com/wp-content/uploads/2015/03/ggplot2-cheatsheet.pdf" TargetMode="External"/><Relationship Id="rId567" Type="http://schemas.openxmlformats.org/officeDocument/2006/relationships/hyperlink" Target="https://www.sciencedirect.com/science/article/pii/S1471491423000928" TargetMode="External"/><Relationship Id="rId584" Type="http://schemas.openxmlformats.org/officeDocument/2006/relationships/hyperlink" Target="https://www.training.nih.gov/career-services/" TargetMode="External"/><Relationship Id="rId587" Type="http://schemas.openxmlformats.org/officeDocument/2006/relationships/hyperlink" Target="https://www.youtube.com/watch?v=1RwJbhkCA58" TargetMode="External"/><Relationship Id="rId568" Type="http://schemas.openxmlformats.org/officeDocument/2006/relationships/hyperlink" Target="https://www.youtube.com/watch?v=1RwJbhkCA58&amp;t=1171s" TargetMode="External"/><Relationship Id="rId644" Type="http://schemas.openxmlformats.org/officeDocument/2006/relationships/hyperlink" Target="https://www.youtube.com/watch?v=B1BdQcJ2ZYY" TargetMode="External"/><Relationship Id="rId54" Type="http://schemas.openxmlformats.org/officeDocument/2006/relationships/hyperlink" Target="https://www.youtube.com/watch?v=WoYkY9MkbRE" TargetMode="External"/><Relationship Id="rId174" Type="http://schemas.openxmlformats.org/officeDocument/2006/relationships/hyperlink" Target="https://www.youtube.com/watch?v=nERXS3ssntw" TargetMode="External"/><Relationship Id="rId565" Type="http://schemas.openxmlformats.org/officeDocument/2006/relationships/hyperlink" Target="https://x.com/acagamic/status/1680381737816424450" TargetMode="External"/><Relationship Id="rId59"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424" Type="http://schemas.openxmlformats.org/officeDocument/2006/relationships/hyperlink" Target="assets/files/PHS_Shared_Compute_Environments.pdf" TargetMode="External"/><Relationship Id="rId48" Type="http://schemas.openxmlformats.org/officeDocument/2006/relationships/hyperlink" Target="clinicaltrials.gov" TargetMode="External"/><Relationship Id="rId58" Type="http://schemas.openxmlformats.org/officeDocument/2006/relationships/hyperlink" Target="github.com" TargetMode="External"/><Relationship Id="rId552" Type="http://schemas.openxmlformats.org/officeDocument/2006/relationships/hyperlink" Target="http://adv-r.had.co.nz/Style.html" TargetMode="External"/><Relationship Id="rId589" Type="http://schemas.openxmlformats.org/officeDocument/2006/relationships/hyperlink" Target="http://colorbrewer2.org/" TargetMode="External"/><Relationship Id="rId635" Type="http://schemas.openxmlformats.org/officeDocument/2006/relationships/hyperlink" Target="http://creativecommons.org/licenses/by-nc/4.0/" TargetMode="External"/><Relationship Id="rId248" Type="http://schemas.openxmlformats.org/officeDocument/2006/relationships/hyperlink" Target="http://styler.r-lib.org/articles/customizing_styler.html" TargetMode="External"/><Relationship Id="rId535"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115" Type="http://schemas.openxmlformats.org/officeDocument/2006/relationships/hyperlink" Target="https://about.codecov.io" TargetMode="External"/><Relationship Id="rId683" Type="http://schemas.openxmlformats.org/officeDocument/2006/relationships/hyperlink" Target="https://adv-r.hadley.nz/" TargetMode="External"/><Relationship Id="rId176" Type="http://schemas.openxmlformats.org/officeDocument/2006/relationships/hyperlink" Target="https://adv-r.hadley.nz/evaluation.html" TargetMode="External"/><Relationship Id="rId181" Type="http://schemas.openxmlformats.org/officeDocument/2006/relationships/hyperlink" Target="https://blog.rstudio.com/2016/03/29/feather/" TargetMode="External"/><Relationship Id="rId145" Type="http://schemas.openxmlformats.org/officeDocument/2006/relationships/hyperlink" Target="https://blog.rstudio.com/2020/12/02/rstudio-v1-4-preview-little-things/" TargetMode="External"/><Relationship Id="rId42" Type="http://schemas.openxmlformats.org/officeDocument/2006/relationships/hyperlink" Target="https://code-review.tidyverse.org/" TargetMode="External"/><Relationship Id="rId257" Type="http://schemas.openxmlformats.org/officeDocument/2006/relationships/hyperlink" Target="https://cran.r-project.org/web/packages/lintr/readme/README.html#available-linters" TargetMode="External"/><Relationship Id="rId261"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318" Type="http://schemas.openxmlformats.org/officeDocument/2006/relationships/hyperlink" Target="https://d-morrison.github.io/rme/" TargetMode="External"/><Relationship Id="rId639" Type="http://schemas.openxmlformats.org/officeDocument/2006/relationships/hyperlink" Target="https://datadryad.org/" TargetMode="External"/><Relationship Id="rId688" Type="http://schemas.openxmlformats.org/officeDocument/2006/relationships/hyperlink" Target="https://design.tidyverse.org/" TargetMode="External"/><Relationship Id="rId646" Type="http://schemas.openxmlformats.org/officeDocument/2006/relationships/hyperlink" Target="https://desktop.github.com/" TargetMode="External"/><Relationship Id="rId87" Type="http://schemas.openxmlformats.org/officeDocument/2006/relationships/hyperlink" Target="https://devtools.r-lib.org/" TargetMode="External"/><Relationship Id="rId126" Type="http://schemas.openxmlformats.org/officeDocument/2006/relationships/hyperlink" Target="https://docs.github.com/en/actions" TargetMode="External"/><Relationship Id="rId478" Type="http://schemas.openxmlformats.org/officeDocument/2006/relationships/hyperlink" Target="https://docs.github.com/en/copilot/how-tos/use-copilot-agents/coding-agent" TargetMode="External"/><Relationship Id="rId518" Type="http://schemas.openxmlformats.org/officeDocument/2006/relationships/hyperlink" Target="https://docs.github.com/en/copilot/how-tos/use-copilot-agents/coding-agent/customize-the-agent-environment" TargetMode="External"/><Relationship Id="rId523" Type="http://schemas.openxmlformats.org/officeDocument/2006/relationships/hyperlink" Target="https://docs.github.com/en/copilot/how-tos/use-copilot-agents/coding-agent/customize-the-agent-environment#preinstalling-tools-or-dependencies-in-copilots-environment" TargetMode="External"/><Relationship Id="rId502" Type="http://schemas.openxmlformats.org/officeDocument/2006/relationships/hyperlink" Target="https://docs.github.com/en/copilot/how-tos/use-copilot-agents/coding-agent/customize-the-agent-firewall" TargetMode="External"/><Relationship Id="rId500" Type="http://schemas.openxmlformats.org/officeDocument/2006/relationships/hyperlink" Target="https://docs.github.com/en/copilot/reference/copilot-allowlist-reference" TargetMode="External"/><Relationship Id="rId399" Type="http://schemas.openxmlformats.org/officeDocument/2006/relationships/hyperlink" Target="https://docs.github.com/en/enterprise/2.13/user/articles/creating-releases" TargetMode="External"/><Relationship Id="rId571" Type="http://schemas.openxmlformats.org/officeDocument/2006/relationships/hyperlink" Target="https://docs.google.com/document/d/1ckgRCcr7FFPyymyMA6Y_-cB_vftOyrrxT28c6gRg0PI/edit" TargetMode="External"/><Relationship Id="rId656" Type="http://schemas.openxmlformats.org/officeDocument/2006/relationships/hyperlink" Target="https://doi.org/10.1038/467775a" TargetMode="External"/><Relationship Id="rId660" Type="http://schemas.openxmlformats.org/officeDocument/2006/relationships/hyperlink" Target="https://doi.org/10.1038/526182a" TargetMode="External"/><Relationship Id="rId672" Type="http://schemas.openxmlformats.org/officeDocument/2006/relationships/hyperlink" Target="https://doi.org/10.1038/d41586-019-00067-3" TargetMode="External"/><Relationship Id="rId622" Type="http://schemas.openxmlformats.org/officeDocument/2006/relationships/hyperlink" Target="https://doi.org/10.1038/d41586-019-01431-z" TargetMode="External"/><Relationship Id="rId668" Type="http://schemas.openxmlformats.org/officeDocument/2006/relationships/hyperlink" Target="https://doi.org/10.1038/d41586-019-02918-5" TargetMode="External"/><Relationship Id="rId679" Type="http://schemas.openxmlformats.org/officeDocument/2006/relationships/hyperlink" Target="https://doi.org/10.1038/d41586-021-03603-2" TargetMode="External"/><Relationship Id="rId633" Type="http://schemas.openxmlformats.org/officeDocument/2006/relationships/hyperlink" Target="https://doi.org/10.1038/s41467-020-19160-7" TargetMode="External"/><Relationship Id="rId658" Type="http://schemas.openxmlformats.org/officeDocument/2006/relationships/hyperlink" Target="https://doi.org/10.1038/s41562-016-0021" TargetMode="External"/><Relationship Id="rId666" Type="http://schemas.openxmlformats.org/officeDocument/2006/relationships/hyperlink" Target="https://doi.org/10.1371/journal.pcbi.1003833" TargetMode="External"/><Relationship Id="rId618" Type="http://schemas.openxmlformats.org/officeDocument/2006/relationships/hyperlink" Target="https://doi.org/10.1371/journal.pgph.0002269" TargetMode="External"/><Relationship Id="rId229" Type="http://schemas.openxmlformats.org/officeDocument/2006/relationships/hyperlink" Target="https://dplyr.tidyverse.org/" TargetMode="External"/><Relationship Id="rId175" Type="http://schemas.openxmlformats.org/officeDocument/2006/relationships/hyperlink" Target="https://dplyr.tidyverse.org/articles/programming.html" TargetMode="External"/><Relationship Id="rId136" Type="http://schemas.openxmlformats.org/officeDocument/2006/relationships/hyperlink" Target="https://ellipsis.r-lib.org/" TargetMode="External"/><Relationship Id="rId616" Type="http://schemas.openxmlformats.org/officeDocument/2006/relationships/hyperlink" Target="https://en.wikipedia.org/wiki/2001:_A_Space_Odyssey_(film)" TargetMode="External"/><Relationship Id="rId442" Type="http://schemas.openxmlformats.org/officeDocument/2006/relationships/hyperlink" Target="https://en.wikipedia.org/wiki/AI-assisted_software_development" TargetMode="External"/><Relationship Id="rId449" Type="http://schemas.openxmlformats.org/officeDocument/2006/relationships/hyperlink" Target="https://en.wikipedia.org/wiki/AI_agent" TargetMode="External"/><Relationship Id="rId494" Type="http://schemas.openxmlformats.org/officeDocument/2006/relationships/hyperlink" Target="https://en.wikipedia.org/wiki/Agent_(The_Matrix)" TargetMode="External"/><Relationship Id="rId624" Type="http://schemas.openxmlformats.org/officeDocument/2006/relationships/hyperlink" Target="https://en.wikipedia.org/wiki/Battlestar_Galactica_(2004_TV_series)" TargetMode="External"/><Relationship Id="rId627" Type="http://schemas.openxmlformats.org/officeDocument/2006/relationships/hyperlink" Target="https://en.wikipedia.org/wiki/Blade_Runner" TargetMode="External"/><Relationship Id="rId631" Type="http://schemas.openxmlformats.org/officeDocument/2006/relationships/hyperlink" Target="https://en.wikipedia.org/wiki/Ender%27s_Game" TargetMode="External"/><Relationship Id="rId599" Type="http://schemas.openxmlformats.org/officeDocument/2006/relationships/hyperlink" Target="https://en.wikipedia.org/wiki/Masterpiece#History" TargetMode="External"/><Relationship Id="rId648" Type="http://schemas.openxmlformats.org/officeDocument/2006/relationships/hyperlink" Target="https://en.wikipedia.org/wiki/Organizations_of_the_Dune_universe#Thinking_machines" TargetMode="External"/><Relationship Id="rId674" Type="http://schemas.openxmlformats.org/officeDocument/2006/relationships/hyperlink" Target="https://en.wikipedia.org/wiki/Terminator_3:_Rise_of_the_Machines" TargetMode="External"/><Relationship Id="rId676" Type="http://schemas.openxmlformats.org/officeDocument/2006/relationships/hyperlink" Target="https://en.wikipedia.org/wiki/The_Matrix" TargetMode="External"/><Relationship Id="rId297" Type="http://schemas.openxmlformats.org/officeDocument/2006/relationships/hyperlink" Target="https://en.wikipedia.org/wiki/WYSIWYM" TargetMode="External"/><Relationship Id="rId681" Type="http://schemas.openxmlformats.org/officeDocument/2006/relationships/hyperlink" Target="https://en.wikipedia.org/wiki/WarGames" TargetMode="External"/><Relationship Id="rId642" Type="http://schemas.openxmlformats.org/officeDocument/2006/relationships/hyperlink" Target="https://engineering-shiny.org/" TargetMode="External"/><Relationship Id="rId311" Type="http://schemas.openxmlformats.org/officeDocument/2006/relationships/hyperlink" Target="https://github.com/UCD-SERG/lab-manual" TargetMode="External"/><Relationship Id="rId470" Type="http://schemas.openxmlformats.org/officeDocument/2006/relationships/hyperlink" Target="https://github.com/UCD-SERG/lab-manual/issues/42" TargetMode="External"/><Relationship Id="rId471" Type="http://schemas.openxmlformats.org/officeDocument/2006/relationships/hyperlink" Target="https://github.com/UCD-SERG/lab-manual/pull/50" TargetMode="External"/><Relationship Id="rId197" Type="http://schemas.openxmlformats.org/officeDocument/2006/relationships/hyperlink" Target="https://github.com/UCD-SERG/lab-manual/pulls/review-requested/YOUR-USERNAME" TargetMode="External"/><Relationship Id="rId304" Type="http://schemas.openxmlformats.org/officeDocument/2006/relationships/hyperlink" Target="https://github.com/UCD-SERG/quarto-book-template" TargetMode="External"/><Relationship Id="rId85" Type="http://schemas.openxmlformats.org/officeDocument/2006/relationships/hyperlink" Target="https://github.com/UCD-SERG/r.package.template" TargetMode="External"/><Relationship Id="rId305" Type="http://schemas.openxmlformats.org/officeDocument/2006/relationships/hyperlink" Target="https://github.com/coatless-tutorials/quarto-book-template" TargetMode="External"/><Relationship Id="rId323" Type="http://schemas.openxmlformats.org/officeDocument/2006/relationships/hyperlink" Target="https://github.com/d-morrison/rme" TargetMode="External"/><Relationship Id="rId306" Type="http://schemas.openxmlformats.org/officeDocument/2006/relationships/hyperlink" Target="https://github.com/d-rug/datalab_template_quarto" TargetMode="External"/><Relationship Id="rId112" Type="http://schemas.openxmlformats.org/officeDocument/2006/relationships/hyperlink" Target="https://github.com/features/actions" TargetMode="External"/><Relationship Id="rId448" Type="http://schemas.openxmlformats.org/officeDocument/2006/relationships/hyperlink" Target="https://github.com/features/copilot/agents" TargetMode="External"/><Relationship Id="rId522" Type="http://schemas.openxmlformats.org/officeDocument/2006/relationships/hyperlink" Target="https://github.com/features/copilot/plans" TargetMode="External"/><Relationship Id="rId354" Type="http://schemas.openxmlformats.org/officeDocument/2006/relationships/hyperlink" Target="https://github.com/github/gitignore/blob/master/R.gitignore" TargetMode="External"/><Relationship Id="rId159" Type="http://schemas.openxmlformats.org/officeDocument/2006/relationships/hyperlink" Target="https://github.com/jennybc/here_here" TargetMode="External"/><Relationship Id="rId169" Type="http://schemas.openxmlformats.org/officeDocument/2006/relationships/hyperlink" Target="https://github.com/karthik/rdrop2" TargetMode="External"/><Relationship Id="rId149" Type="http://schemas.openxmlformats.org/officeDocument/2006/relationships/hyperlink" Target="https://github.com/kmishra9/Flu-Absenteeism/blob/master/Master's%20Thesis%20-%20Spatial%20Epidemiology%20of%20Influenza/1b%20-%20Map-Management.R" TargetMode="External"/><Relationship Id="rId224" Type="http://schemas.openxmlformats.org/officeDocument/2006/relationships/hyperlink" Target="https://github.com/kmishra9/Flu-Absenteeism/blob/master/Master's%20Thesis%20-%20Spatial%20Epidemiology%20of%20Influenza/2a%20-%20Statistical-Inputs.R" TargetMode="External"/><Relationship Id="rId602" Type="http://schemas.openxmlformats.org/officeDocument/2006/relationships/hyperlink" Target="https://github.com/nmfs-opensci/quarto-thesis" TargetMode="External"/><Relationship Id="rId476" Type="http://schemas.openxmlformats.org/officeDocument/2006/relationships/hyperlink" Target="https://github.com/orgs/community/discussions/162826" TargetMode="External"/><Relationship Id="rId477" Type="http://schemas.openxmlformats.org/officeDocument/2006/relationships/hyperlink" Target="https://github.com/orgs/community/discussions/183966" TargetMode="External"/><Relationship Id="rId196" Type="http://schemas.openxmlformats.org/officeDocument/2006/relationships/hyperlink" Target="https://github.com/pulls/review-requested" TargetMode="External"/><Relationship Id="rId167" Type="http://schemas.openxmlformats.org/officeDocument/2006/relationships/hyperlink" Target="https://github.com/r-box/boxr" TargetMode="External"/><Relationship Id="rId114" Type="http://schemas.openxmlformats.org/officeDocument/2006/relationships/hyperlink" Target="https://github.com/r-lib/actions" TargetMode="External"/><Relationship Id="rId127" Type="http://schemas.openxmlformats.org/officeDocument/2006/relationships/hyperlink" Target="https://github.com/r-lib/actions#where-to-find-help" TargetMode="External"/><Relationship Id="rId556" Type="http://schemas.openxmlformats.org/officeDocument/2006/relationships/hyperlink" Target="https://github.com/skills/introduction-to-github" TargetMode="External"/><Relationship Id="rId406" Type="http://schemas.openxmlformats.org/officeDocument/2006/relationships/hyperlink" Target="https://github.com/ucdavisdatalab" TargetMode="External"/><Relationship Id="rId544" Type="http://schemas.openxmlformats.org/officeDocument/2006/relationships/hyperlink" Target="https://github.com/ucdavisdatalab/research-toolkits" TargetMode="External"/><Relationship Id="rId339" Type="http://schemas.openxmlformats.org/officeDocument/2006/relationships/hyperlink" Target="https://github.com/ucdavisdatalab/sandbox_git" TargetMode="External"/><Relationship Id="rId414" Type="http://schemas.openxmlformats.org/officeDocument/2006/relationships/hyperlink" Target="https://github.com/ucdavisdatalab/workshop_how-to-data-documentation" TargetMode="External"/><Relationship Id="rId559" Type="http://schemas.openxmlformats.org/officeDocument/2006/relationships/hyperlink" Target="https://github.com/ucdavisdatalab/workshop_nlp_with_python" TargetMode="External"/><Relationship Id="rId558" Type="http://schemas.openxmlformats.org/officeDocument/2006/relationships/hyperlink" Target="https://github.com/ucdavisdatalab/workshop_python_basics" TargetMode="External"/><Relationship Id="rId543" Type="http://schemas.openxmlformats.org/officeDocument/2006/relationships/hyperlink" Target="https://github.com/ucdavisdatalab/workshop_r_basics" TargetMode="External"/><Relationship Id="rId52" Type="http://schemas.openxmlformats.org/officeDocument/2006/relationships/hyperlink" Target="https://github.com/ucdavisdatalab/workshop_reproducible_research" TargetMode="External"/><Relationship Id="rId594" Type="http://schemas.openxmlformats.org/officeDocument/2006/relationships/hyperlink" Target="https://grants.nih.gov" TargetMode="External"/><Relationship Id="rId593" Type="http://schemas.openxmlformats.org/officeDocument/2006/relationships/hyperlink" Target="https://grantwriting.stanford.edu/funding-train/" TargetMode="External"/><Relationship Id="rId574" Type="http://schemas.openxmlformats.org/officeDocument/2006/relationships/hyperlink" Target="https://grantwriting.stanford.edu/funding-train/#ep" TargetMode="External"/><Relationship Id="rId629" Type="http://schemas.openxmlformats.org/officeDocument/2006/relationships/hyperlink" Target="https://happygitwithr.com/" TargetMode="External"/><Relationship Id="rId351" Type="http://schemas.openxmlformats.org/officeDocument/2006/relationships/hyperlink" Target="https://happygitwithr.com/repeated-amend.html" TargetMode="External"/><Relationship Id="rId344" Type="http://schemas.openxmlformats.org/officeDocument/2006/relationships/hyperlink" Target="https://help.github.com/en/github/collaborating-with-issues-and-pull-requests/creating-a-pull-request#creating-the-pull-request" TargetMode="External"/><Relationship Id="rId423" Type="http://schemas.openxmlformats.org/officeDocument/2006/relationships/hyperlink" Target="https://hpc.ucdavis.edu/" TargetMode="External"/><Relationship Id="rId581" Type="http://schemas.openxmlformats.org/officeDocument/2006/relationships/hyperlink" Target="https://jadebc.github.io/lab-manual/" TargetMode="External"/><Relationship Id="rId529" Type="http://schemas.openxmlformats.org/officeDocument/2006/relationships/hyperlink" Target="https://jadebc.github.io/lab-manual/checklists.html" TargetMode="External"/><Relationship Id="rId387" Type="http://schemas.openxmlformats.org/officeDocument/2006/relationships/hyperlink" Target="https://jadebc.github.io/lab-manual/code-publication.html" TargetMode="External"/><Relationship Id="rId62" Type="http://schemas.openxmlformats.org/officeDocument/2006/relationships/hyperlink" Target="https://jadebc.github.io/lab-manual/code-repositories.html" TargetMode="External"/><Relationship Id="rId79" Type="http://schemas.openxmlformats.org/officeDocument/2006/relationships/hyperlink" Target="https://jadebc.github.io/lab-manual/coding-practices.html" TargetMode="External"/><Relationship Id="rId221"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277" Type="http://schemas.openxmlformats.org/officeDocument/2006/relationships/hyperlink" Target="https://jadebc.github.io/lab-manual/data-masking.html" TargetMode="External"/><Relationship Id="rId337"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5" Type="http://schemas.openxmlformats.org/officeDocument/2006/relationships/hyperlink" Target="https://jadebc.github.io/lab-manual/reproducibility.html" TargetMode="External"/><Relationship Id="rId381" Type="http://schemas.openxmlformats.org/officeDocument/2006/relationships/hyperlink" Target="https://jadebc.github.io/lab-manual/reproducible-environments.html" TargetMode="External"/><Relationship Id="rId539" Type="http://schemas.openxmlformats.org/officeDocument/2006/relationships/hyperlink" Target="https://jadebc.github.io/lab-manual/resources.html" TargetMode="External"/><Relationship Id="rId422" Type="http://schemas.openxmlformats.org/officeDocument/2006/relationships/hyperlink" Target="https://jadebc.github.io/lab-manual/slurm.html" TargetMode="External"/><Relationship Id="rId358" Type="http://schemas.openxmlformats.org/officeDocument/2006/relationships/hyperlink" Target="https://jadebc.github.io/lab-manual/unix.html" TargetMode="External"/><Relationship Id="rId271" Type="http://schemas.openxmlformats.org/officeDocument/2006/relationships/hyperlink" Target="https://jadebc.github.io/lab-manual/working-with-big-data.html" TargetMode="External"/><Relationship Id="rId533" Type="http://schemas.openxmlformats.org/officeDocument/2006/relationships/hyperlink" Target="https://journals.lww.com/epidem/Fulltext/2001/05000/The_Value_of_P.2.aspx" TargetMode="External"/><Relationship Id="rId591" Type="http://schemas.openxmlformats.org/officeDocument/2006/relationships/hyperlink" Target="https://journals.plos.org/ploscompbiol/article?id=10.1371/journal.pcbi.1003833" TargetMode="External"/><Relationship Id="rId637" Type="http://schemas.openxmlformats.org/officeDocument/2006/relationships/hyperlink" Target="https://journals.plos.org/plosone/s/authorship" TargetMode="External"/><Relationship Id="rId564" Type="http://schemas.openxmlformats.org/officeDocument/2006/relationships/hyperlink" Target="https://link.springer.com/book/10.1007/978-3-030-98175-4" TargetMode="External"/><Relationship Id="rId578" Type="http://schemas.openxmlformats.org/officeDocument/2006/relationships/hyperlink" Target="https://link.springer.com/book/9783031537929" TargetMode="External"/><Relationship Id="rId255" Type="http://schemas.openxmlformats.org/officeDocument/2006/relationships/hyperlink" Target="https://lintr.r-lib.org/" TargetMode="External"/><Relationship Id="rId685" Type="http://schemas.openxmlformats.org/officeDocument/2006/relationships/hyperlink" Target="https://mastering-shiny.org/" TargetMode="External"/><Relationship Id="rId590" Type="http://schemas.openxmlformats.org/officeDocument/2006/relationships/hyperlink" Target="https://medialab.github.io/iwanthue/" TargetMode="External"/><Relationship Id="rId536" Type="http://schemas.openxmlformats.org/officeDocument/2006/relationships/hyperlink" Target="https://medialab.github.io/iwanthue/?utm_source=Nature+Briefing&amp;utm_campaign=2c68711076-briefing-dy-20211006&amp;utm_medium=email&amp;utm_term=0_c9dfd39373-2c68711076-44335685" TargetMode="External"/><Relationship Id="rId376" Type="http://schemas.openxmlformats.org/officeDocument/2006/relationships/hyperlink" Target="https://medium.com/@jeongwhanchoi/install-tmux-on-osx-and-basics-commands-for-beginners-be22520fd95e" TargetMode="External"/><Relationship Id="rId569" Type="http://schemas.openxmlformats.org/officeDocument/2006/relationships/hyperlink" Target="https://mitcommlab.mit.edu/be/2023/09/27/toward-an-evenbetterposter-improving-the-betterposter-template/" TargetMode="External"/><Relationship Id="rId583" Type="http://schemas.openxmlformats.org/officeDocument/2006/relationships/hyperlink" Target="https://myidp.sciencecareers.org/" TargetMode="External"/><Relationship Id="rId653" Type="http://schemas.openxmlformats.org/officeDocument/2006/relationships/hyperlink" Target="https://openreview.net/forum?id=BZ5a1r-kVsf" TargetMode="External"/><Relationship Id="rId662" Type="http://schemas.openxmlformats.org/officeDocument/2006/relationships/hyperlink" Target="https://osf.io/" TargetMode="External"/><Relationship Id="rId50" Type="http://schemas.openxmlformats.org/officeDocument/2006/relationships/hyperlink" Target="https://osf.io/tgbxr/" TargetMode="External"/><Relationship Id="rId214" Type="http://schemas.openxmlformats.org/officeDocument/2006/relationships/hyperlink" Target="https://pkgdown.r-lib.org/" TargetMode="External"/><Relationship Id="rId650" Type="http://schemas.openxmlformats.org/officeDocument/2006/relationships/hyperlink" Target="https://plos.org/resource/how-to-store-and-manage-your-data/" TargetMode="External"/><Relationship Id="rId413" Type="http://schemas.openxmlformats.org/officeDocument/2006/relationships/hyperlink" Target="https://proctor-ucsf.github.io/dcc-handbook/datawrangling.html#documenting-datasets" TargetMode="External"/><Relationship Id="rId288" Type="http://schemas.openxmlformats.org/officeDocument/2006/relationships/hyperlink" Target="https://quarto.org/" TargetMode="External"/><Relationship Id="rId326" Type="http://schemas.openxmlformats.org/officeDocument/2006/relationships/hyperlink" Target="https://quarto.org/docs/authoring/cross-references.html" TargetMode="External"/><Relationship Id="rId328" Type="http://schemas.openxmlformats.org/officeDocument/2006/relationships/hyperlink" Target="https://quarto.org/docs/authoring/includes.html" TargetMode="External"/><Relationship Id="rId313" Type="http://schemas.openxmlformats.org/officeDocument/2006/relationships/hyperlink" Target="https://quarto.org/docs/books/" TargetMode="External"/><Relationship Id="rId291" Type="http://schemas.openxmlformats.org/officeDocument/2006/relationships/hyperlink" Target="https://quarto.org/docs/get-started/" TargetMode="External"/><Relationship Id="rId292" Type="http://schemas.openxmlformats.org/officeDocument/2006/relationships/hyperlink" Target="https://quarto.org/docs/guide/" TargetMode="External"/><Relationship Id="rId322" Type="http://schemas.openxmlformats.org/officeDocument/2006/relationships/hyperlink" Target="https://quarto.org/docs/projects/profiles.html" TargetMode="External"/><Relationship Id="rId314" Type="http://schemas.openxmlformats.org/officeDocument/2006/relationships/hyperlink" Target="https://quarto.org/docs/publishing/" TargetMode="External"/><Relationship Id="rId166" Type="http://schemas.openxmlformats.org/officeDocument/2006/relationships/hyperlink" Target="https://r-box.github.io/boxr/articles/boxr-app-interactive.html#create" TargetMode="External"/><Relationship Id="rId690" Type="http://schemas.openxmlformats.org/officeDocument/2006/relationships/hyperlink" Target="https://r-pkgs.org/" TargetMode="External"/><Relationship Id="rId125" Type="http://schemas.openxmlformats.org/officeDocument/2006/relationships/hyperlink" Target="https://r-pkgs.org/software-development-practices.html#sec-sw-dev-practices-ci" TargetMode="External"/><Relationship Id="rId692" Type="http://schemas.openxmlformats.org/officeDocument/2006/relationships/hyperlink" Target="https://r4ds.hadley.nz/" TargetMode="External"/><Relationship Id="rId293" Type="http://schemas.openxmlformats.org/officeDocument/2006/relationships/hyperlink" Target="https://r4ds.hadley.nz/quarto.html" TargetMode="External"/><Relationship Id="rId28" Type="http://schemas.openxmlformats.org/officeDocument/2006/relationships/hyperlink" Target="https://research.ucdavis.edu/policiescompliance/irb-admin/education/" TargetMode="External"/><Relationship Id="rId415" Type="http://schemas.openxmlformats.org/officeDocument/2006/relationships/hyperlink" Target="https://researchdata.princeton.edu/research-lifecycle-guide/publishing-and-preservation/dois" TargetMode="External"/><Relationship Id="rId88" Type="http://schemas.openxmlformats.org/officeDocument/2006/relationships/hyperlink" Target="https://roxygen2.r-lib.org/" TargetMode="External"/><Relationship Id="rId137" Type="http://schemas.openxmlformats.org/officeDocument/2006/relationships/hyperlink" Target="https://roxygen2.r-lib.org/articles/rd.html#inheriting-documentation" TargetMode="External"/><Relationship Id="rId172" Type="http://schemas.openxmlformats.org/officeDocument/2006/relationships/hyperlink" Target="https://rviews.rstudio.com/2017/06/08/what-is-the-tidyverse/" TargetMode="External"/><Relationship Id="rId549" Type="http://schemas.openxmlformats.org/officeDocument/2006/relationships/hyperlink" Target="https://s3.amazonaws.com/assets.datacamp.com/blog_assets/datatable_Cheat_Sheet_R.pdf" TargetMode="External"/><Relationship Id="rId620" Type="http://schemas.openxmlformats.org/officeDocument/2006/relationships/hyperlink" Target="https://search.library.ucdavis.edu/permalink/01UCD_INST/9fle3i/alma990000226350403126" TargetMode="External"/><Relationship Id="rId39" Type="http://schemas.openxmlformats.org/officeDocument/2006/relationships/hyperlink" Target="https://servicehub.ucdavis.edu/servicehub?id=ucd_kb_article&amp;sysparm_article=KB0000184" TargetMode="External"/><Relationship Id="rId664" Type="http://schemas.openxmlformats.org/officeDocument/2006/relationships/hyperlink" Target="https://sethrobertson.github.io/GitFixUm/fixup.html" TargetMode="External"/><Relationship Id="rId670" Type="http://schemas.openxmlformats.org/officeDocument/2006/relationships/hyperlink" Target="https://slurm.schedmd.com/sbatch.html" TargetMode="External"/><Relationship Id="rId338" Type="http://schemas.openxmlformats.org/officeDocument/2006/relationships/hyperlink" Target="https://sp19.datastructur.es/materials/guides/using-git#b-local-repositories-narrative-introduction" TargetMode="External"/><Relationship Id="rId342" Type="http://schemas.openxmlformats.org/officeDocument/2006/relationships/hyperlink" Target="https://sp19.datastructur.es/materials/guides/using-git#e-git-branching-advanced-git-optional" TargetMode="External"/><Relationship Id="rId152" Type="http://schemas.openxmlformats.org/officeDocument/2006/relationships/hyperlink" Target="https://spin.atomicobject.com/2017/11/01/good-variable-names/" TargetMode="External"/><Relationship Id="rId272" Type="http://schemas.openxmlformats.org/officeDocument/2006/relationships/hyperlink" Target="https://stackoverflow.com/questions/21435339/data-table-vs-dplyr-can-one-do-something-well-the-other-cant-or-does-poorly/27840349#27840349" TargetMode="External"/><Relationship Id="rId178" Type="http://schemas.openxmlformats.org/officeDocument/2006/relationships/hyperlink" Target="https://stackoverflow.com/questions/28125816/r-standard-evaluation-for-join-dplyr" TargetMode="External"/><Relationship Id="rId258" Type="http://schemas.openxmlformats.org/officeDocument/2006/relationships/hyperlink" Target="https://style.tidyverse.org/" TargetMode="External"/><Relationship Id="rId243" Type="http://schemas.openxmlformats.org/officeDocument/2006/relationships/hyperlink" Target="https://styler.r-lib.org/" TargetMode="External"/><Relationship Id="rId147" Type="http://schemas.openxmlformats.org/officeDocument/2006/relationships/hyperlink" Target="https://support.rstudio.com/hc/en-us/articles/200484568-Code-Folding-and-Sections" TargetMode="External"/><Relationship Id="rId173" Type="http://schemas.openxmlformats.org/officeDocument/2006/relationships/hyperlink" Target="https://tavareshugo.github.io/data_carpentry_extras/base-r_tidyverse_equivalents/base-r_tidyverse_equivalents.html#reshaping_data" TargetMode="External"/><Relationship Id="rId572" Type="http://schemas.openxmlformats.org/officeDocument/2006/relationships/hyperlink" Target="https://teampublichealth.substack.com/" TargetMode="External"/><Relationship Id="rId89" Type="http://schemas.openxmlformats.org/officeDocument/2006/relationships/hyperlink" Target="https://testthat.r-lib.org/" TargetMode="External"/><Relationship Id="rId244" Type="http://schemas.openxmlformats.org/officeDocument/2006/relationships/hyperlink" Target="https://tidyverse.org/blog/2017/12/styler-1.0.0/" TargetMode="External"/><Relationship Id="rId355" Type="http://schemas.openxmlformats.org/officeDocument/2006/relationships/hyperlink" Target="https://tidyverse.org/blog/2017/12/workflow-vs-script/" TargetMode="External"/><Relationship Id="rId540" Type="http://schemas.openxmlformats.org/officeDocument/2006/relationships/hyperlink" Target="https://ucb-epi-r.github.io" TargetMode="External"/><Relationship Id="rId697" Type="http://schemas.openxmlformats.org/officeDocument/2006/relationships/hyperlink" Target="https://ucd-serg.github.io/lab-manual/appendix-copilot-instructions.html" TargetMode="External"/><Relationship Id="rId699" Type="http://schemas.openxmlformats.org/officeDocument/2006/relationships/hyperlink" Target="https://ucd-serg.github.io/lab-manual/appendix-copilot-setup-steps.html" TargetMode="External"/><Relationship Id="rId389" Type="http://schemas.openxmlformats.org/officeDocument/2006/relationships/hyperlink" Target="https://ucd-serg.github.io/lab-manual/coding-practices.html#file-headers" TargetMode="External"/><Relationship Id="rId392" Type="http://schemas.openxmlformats.org/officeDocument/2006/relationships/hyperlink" Target="https://ucd-serg.github.io/lab-manual/coding-practices.html#function-documentation" TargetMode="External"/><Relationship Id="rId531" Type="http://schemas.openxmlformats.org/officeDocument/2006/relationships/hyperlink" Target="https://ucd-serg.github.io/lab-manual/coding-style.html" TargetMode="External"/><Relationship Id="rId395" Type="http://schemas.openxmlformats.org/officeDocument/2006/relationships/hyperlink" Target="https://ucd-serg.github.io/lab-manual/unix.html#example-code-for-runfilesavelogs" TargetMode="External"/><Relationship Id="rId545" Type="http://schemas.openxmlformats.org/officeDocument/2006/relationships/hyperlink" Target="https://ucdavisdatalab.github.io/install_guides/" TargetMode="External"/><Relationship Id="rId542" Type="http://schemas.openxmlformats.org/officeDocument/2006/relationships/hyperlink" Target="https://ucdavisdatalab.github.io/workshop_index/" TargetMode="External"/><Relationship Id="rId21" Type="http://schemas.openxmlformats.org/officeDocument/2006/relationships/hyperlink" Target="https://ucdserg.ucdavis.edu" TargetMode="External"/><Relationship Id="rId561" Type="http://schemas.openxmlformats.org/officeDocument/2006/relationships/hyperlink" Target="https://ucjug.github.io/workshop_julia_basics/" TargetMode="External"/><Relationship Id="rId402"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86" Type="http://schemas.openxmlformats.org/officeDocument/2006/relationships/hyperlink" Target="https://usethis.r-lib.org/" TargetMode="External"/><Relationship Id="rId610" Type="http://schemas.openxmlformats.org/officeDocument/2006/relationships/hyperlink" Target="https://www.biorxiv.org/" TargetMode="External"/><Relationship Id="rId177" Type="http://schemas.openxmlformats.org/officeDocument/2006/relationships/hyperlink" Target="https://www.brodrigues.co/blog/2016-07-18-data-frame-columns-as-arguments-to-dplyr-functions/" TargetMode="External"/><Relationship Id="rId437" Type="http://schemas.openxmlformats.org/officeDocument/2006/relationships/hyperlink" Target="https://www.chriswrites.com/how-to-change-file-permissions-using-the-terminal/" TargetMode="External"/><Relationship Id="rId612" Type="http://schemas.openxmlformats.org/officeDocument/2006/relationships/hyperlink" Target="https://www.equator-network.org/" TargetMode="External"/><Relationship Id="rId577" Type="http://schemas.openxmlformats.org/officeDocument/2006/relationships/hyperlink" Target="https://www.globalcodeofconduct.org/" TargetMode="External"/><Relationship Id="rId372" Type="http://schemas.openxmlformats.org/officeDocument/2006/relationships/hyperlink" Target="https://www.howtogeek.com/118594/how-to-edit-your-system-path-for-easy-command-line-access/" TargetMode="External"/><Relationship Id="rId609" Type="http://schemas.openxmlformats.org/officeDocument/2006/relationships/hyperlink" Target="https://www.medrxiv.org/" TargetMode="External"/><Relationship Id="rId586" Type="http://schemas.openxmlformats.org/officeDocument/2006/relationships/hyperlink" Target="https://www.nature.com/articles/d41586-021-03603-2" TargetMode="External"/><Relationship Id="rId575" Type="http://schemas.openxmlformats.org/officeDocument/2006/relationships/hyperlink" Target="https://www.niaid.nih.gov/grants-contracts/write-grant-application" TargetMode="External"/><Relationship Id="rId241" Type="http://schemas.openxmlformats.org/officeDocument/2006/relationships/hyperlink" Target="https://www.r-bloggers.com/align-assign-rstudio-addin-to-align-assignment-operators/" TargetMode="External"/><Relationship Id="rId180" Type="http://schemas.openxmlformats.org/officeDocument/2006/relationships/hyperlink" Target="https://www.rdocumentation.org/packages/feather/versions/0.3.3" TargetMode="External"/><Relationship Id="rId256" Type="http://schemas.openxmlformats.org/officeDocument/2006/relationships/hyperlink" Target="https://www.rdocumentation.org/packages/lintr/versions/1.0.3" TargetMode="External"/><Relationship Id="rId245" Type="http://schemas.openxmlformats.org/officeDocument/2006/relationships/hyperlink" Target="https://www.rdocumentation.org/packages/styler/versions/1.1.0/topics/style_dir" TargetMode="External"/><Relationship Id="rId547" Type="http://schemas.openxmlformats.org/officeDocument/2006/relationships/hyperlink" Target="https://www.rstudio.com/wp-content/uploads/2015/02/data-wrangling-cheatsheet.pdf" TargetMode="External"/><Relationship Id="rId550" Type="http://schemas.openxmlformats.org/officeDocument/2006/relationships/hyperlink" Target="https://www.rstudio.com/wp-content/uploads/2015/02/rmarkdown-cheatsheet.pdf" TargetMode="External"/><Relationship Id="rId548" Type="http://schemas.openxmlformats.org/officeDocument/2006/relationships/hyperlink" Target="https://www.rstudio.com/wp-content/uploads/2015/03/ggplot2-cheatsheet.pdf" TargetMode="External"/><Relationship Id="rId567" Type="http://schemas.openxmlformats.org/officeDocument/2006/relationships/hyperlink" Target="https://www.sciencedirect.com/science/article/pii/S1471491423000928" TargetMode="External"/><Relationship Id="rId584" Type="http://schemas.openxmlformats.org/officeDocument/2006/relationships/hyperlink" Target="https://www.training.nih.gov/career-services/" TargetMode="External"/><Relationship Id="rId587" Type="http://schemas.openxmlformats.org/officeDocument/2006/relationships/hyperlink" Target="https://www.youtube.com/watch?v=1RwJbhkCA58" TargetMode="External"/><Relationship Id="rId568" Type="http://schemas.openxmlformats.org/officeDocument/2006/relationships/hyperlink" Target="https://www.youtube.com/watch?v=1RwJbhkCA58&amp;t=1171s" TargetMode="External"/><Relationship Id="rId644" Type="http://schemas.openxmlformats.org/officeDocument/2006/relationships/hyperlink" Target="https://www.youtube.com/watch?v=B1BdQcJ2ZYY" TargetMode="External"/><Relationship Id="rId54" Type="http://schemas.openxmlformats.org/officeDocument/2006/relationships/hyperlink" Target="https://www.youtube.com/watch?v=WoYkY9MkbRE" TargetMode="External"/><Relationship Id="rId174" Type="http://schemas.openxmlformats.org/officeDocument/2006/relationships/hyperlink" Target="https://www.youtube.com/watch?v=nERXS3ssntw" TargetMode="External"/><Relationship Id="rId565" Type="http://schemas.openxmlformats.org/officeDocument/2006/relationships/hyperlink" Target="https://x.com/acagamic/status/1680381737816424450" TargetMode="External"/><Relationship Id="rId59"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2026-01-19T22:02:06Z</dcterms:created>
  <dcterms:modified xsi:type="dcterms:W3CDTF">2026-01-19T22:02:06Z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2026-01-19</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