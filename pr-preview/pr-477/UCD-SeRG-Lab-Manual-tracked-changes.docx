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2026-08-31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4"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3"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7"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7"/>
    <w:bookmarkStart w:id="548"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48"/>
    <w:bookmarkStart w:id="551"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4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1"/>
    <w:bookmarkStart w:id="552"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2"/>
    <w:bookmarkEnd w:id="553"/>
    <w:bookmarkEnd w:id="554"/>
    <w:bookmarkStart w:id="627" w:name="sec-github"/>
    <w:p>
      <w:pPr>
        <w:pStyle w:val="Heading1"/>
      </w:pPr>
      <w:r>
        <w:t xml:space="preserve">11. Github</w:t>
      </w:r>
    </w:p>
    <w:bookmarkStart w:id="558" w:name="basics"/>
    <w:p>
      <w:pPr>
        <w:pStyle w:val="Heading2"/>
      </w:pPr>
      <w:r>
        <w:t xml:space="preserve">11.1 Basics</w:t>
      </w:r>
    </w:p>
    <w:p>
      <w:pPr>
        <w:pStyle w:val="Compact"/>
        <w:numPr>
          <w:ilvl w:val="0"/>
          <w:numId w:val="1164"/>
        </w:numPr>
      </w:pPr>
      <w:hyperlink r:id="rId555">
        <w:r>
          <w:rPr>
            <w:rStyle w:val="Hyperlink"/>
          </w:rPr>
          <w:t xml:space="preserve">GitHub Learn</w:t>
        </w:r>
      </w:hyperlink>
      <w:ins w:id="2630" w:author="PR Preview" w:date="2024-01-01T00:00:00Z">
        <w:r>
          <w:t xml:space="preserve"> </w:t>
        </w:r>
      </w:ins>
      <w:ins w:id="2630" w:author="PR Preview" w:date="2024-01-01T00:00:00Z">
        <w:r>
          <w:t xml:space="preserve">hosts official interactive courses,</w:t>
        </w:r>
      </w:ins>
      <w:ins w:id="2630" w:author="PR Preview" w:date="2024-01-01T00:00:00Z">
        <w:r>
          <w:t xml:space="preserve"> </w:t>
        </w:r>
      </w:ins>
      <w:ins w:id="2630" w:author="PR Preview" w:date="2024-01-01T00:00:00Z">
        <w:r>
          <w:t xml:space="preserve">Skills exercises, learning pathways, and credentials.</w:t>
        </w:r>
      </w:ins>
    </w:p>
    <w:p>
      <w:pPr>
        <w:pStyle w:val="Compact"/>
        <w:numPr>
          <w:ilvl w:val="0"/>
          <w:numId w:val="1164"/>
        </w:numPr>
      </w:pPr>
      <w:r>
        <w:t xml:space="preserve">A detailed tutorial of Git can be found</w:t>
      </w:r>
      <w:r>
        <w:t xml:space="preserve"> </w:t>
      </w:r>
      <w:hyperlink r:id="rId556">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6">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7">
        <w:r>
          <w:rPr>
            <w:rStyle w:val="Hyperlink"/>
          </w:rPr>
          <w:t xml:space="preserve">UC Davis DataLab Git Sandbox</w:t>
        </w:r>
      </w:hyperlink>
      <w:r>
        <w:t xml:space="preserve"> </w:t>
      </w:r>
      <w:r>
        <w:t xml:space="preserve">- a collaborative repository for learning Git workflows.</w:t>
      </w:r>
    </w:p>
    <w:bookmarkEnd w:id="558"/>
    <w:bookmarkStart w:id="574" w:name="sec-github-education"/>
    <w:p>
      <w:pPr>
        <w:pStyle w:val="Heading2"/>
      </w:pPr>
      <w:r>
        <w:t xml:space="preserve">11.2 GitHub Education and Copilot Access</w:t>
      </w:r>
    </w:p>
    <w:bookmarkStart w:id="562"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59">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0">
        <w:r>
          <w:rPr>
            <w:rStyle w:val="Hyperlink"/>
          </w:rPr>
          <w:t xml:space="preserve">GitHub Student Developer Pack</w:t>
        </w:r>
      </w:hyperlink>
      <w:r>
        <w:t xml:space="preserve"> </w:t>
      </w:r>
      <w:r>
        <w:t xml:space="preserve">(for students)</w:t>
      </w:r>
      <w:r>
        <w:t xml:space="preserve"> </w:t>
      </w:r>
      <w:r>
        <w:t xml:space="preserve">or</w:t>
      </w:r>
      <w:r>
        <w:t xml:space="preserve"> </w:t>
      </w:r>
      <w:hyperlink r:id="rId561">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2"/>
    <w:bookmarkStart w:id="573"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3">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7" w:name="fig-request-copilot-seat"/>
          <w:p>
            <w:pPr>
              <w:pStyle w:val="Compact"/>
              <w:jc w:val="center"/>
            </w:pPr>
            <w:r>
              <w:drawing>
                <wp:inline>
                  <wp:extent cx="5334000" cy="3052792"/>
                  <wp:effectExtent b="0" l="0" r="0" t="0"/>
                  <wp:docPr descr="" title="" id="565" name="Picture"/>
                  <a:graphic>
                    <a:graphicData uri="http://schemas.openxmlformats.org/drawingml/2006/picture">
                      <pic:pic>
                        <pic:nvPicPr>
                          <pic:cNvPr descr="assets/images/github-copilot-invitation-email.png" id="566" name="Picture"/>
                          <pic:cNvPicPr>
                            <a:picLocks noChangeArrowheads="1" noChangeAspect="1"/>
                          </pic:cNvPicPr>
                        </pic:nvPicPr>
                        <pic:blipFill>
                          <a:blip r:embed="rId564"/>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7"/>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8">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2" w:name="fig-copilot-settings-org-options"/>
          <w:p>
            <w:pPr>
              <w:pStyle w:val="Compact"/>
              <w:jc w:val="center"/>
            </w:pPr>
            <w:r>
              <w:drawing>
                <wp:inline>
                  <wp:extent cx="5334000" cy="531962"/>
                  <wp:effectExtent b="0" l="0" r="0" t="0"/>
                  <wp:docPr descr="" title="" id="570" name="Picture"/>
                  <a:graphic>
                    <a:graphicData uri="http://schemas.openxmlformats.org/drawingml/2006/picture">
                      <pic:pic>
                        <pic:nvPicPr>
                          <pic:cNvPr descr="assets/images/github-copilot-settings-page.png" id="571" name="Picture"/>
                          <pic:cNvPicPr>
                            <a:picLocks noChangeArrowheads="1" noChangeAspect="1"/>
                          </pic:cNvPicPr>
                        </pic:nvPicPr>
                        <pic:blipFill>
                          <a:blip r:embed="rId569"/>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2"/>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3"/>
    <w:bookmarkEnd w:id="574"/>
    <w:bookmarkStart w:id="575"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5"/>
    <w:bookmarkStart w:id="585" w:name="sec-cli-tools"/>
    <w:p>
      <w:pPr>
        <w:pStyle w:val="Heading2"/>
      </w:pPr>
      <w:r>
        <w:t xml:space="preserve">11.4 GitHub CLI and GitLab CLI</w:t>
      </w:r>
    </w:p>
    <w:p>
      <w:pPr>
        <w:pStyle w:val="FirstParagraph"/>
      </w:pPr>
      <w:hyperlink r:id="rId576">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7">
        <w:r>
          <w:rPr>
            <w:rStyle w:val="VerbatimChar"/>
          </w:rPr>
          <w:t xml:space="preserve">glab</w:t>
        </w:r>
      </w:hyperlink>
      <w:r>
        <w:t xml:space="preserve"> </w:t>
      </w:r>
      <w:r>
        <w:t xml:space="preserve">is the GitLab equivalent.</w:t>
      </w:r>
    </w:p>
    <w:bookmarkStart w:id="581"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8">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79">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1"/>
    <w:bookmarkStart w:id="584"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3">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3">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4"/>
    <w:bookmarkEnd w:id="585"/>
    <w:bookmarkStart w:id="587"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6">
        <w:r>
          <w:rPr>
            <w:rStyle w:val="Hyperlink"/>
          </w:rPr>
          <w:t xml:space="preserve">here</w:t>
        </w:r>
      </w:hyperlink>
      <w:r>
        <w:t xml:space="preserve">. You can also find instructions on how to handle merge conflicts when joining branches together.</w:t>
      </w:r>
    </w:p>
    <w:bookmarkEnd w:id="587"/>
    <w:bookmarkStart w:id="588"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8"/>
    <w:bookmarkStart w:id="591"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8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0"/>
          <w:p/>
        </w:tc>
      </w:tr>
    </w:tbl>
    <w:bookmarkEnd w:id="591"/>
    <w:bookmarkStart w:id="592"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2"/>
    <w:bookmarkStart w:id="594"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3"/>
          <w:p/>
        </w:tc>
      </w:tr>
    </w:tbl>
    <w:bookmarkEnd w:id="594"/>
    <w:bookmarkStart w:id="595"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5"/>
    <w:bookmarkStart w:id="599"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6"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6"/>
    <w:bookmarkStart w:id="598"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7">
        <w:r>
          <w:rPr>
            <w:rStyle w:val="Hyperlink"/>
          </w:rPr>
          <w:t xml:space="preserve">Repeated Amend chapter</w:t>
        </w:r>
      </w:hyperlink>
      <w:r>
        <w:t xml:space="preserve"> </w:t>
      </w:r>
      <w:r>
        <w:t xml:space="preserve">in Happy Git with R.</w:t>
      </w:r>
    </w:p>
    <w:bookmarkEnd w:id="598"/>
    <w:bookmarkEnd w:id="599"/>
    <w:bookmarkStart w:id="602"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1">
        <w:r>
          <w:rPr>
            <w:rStyle w:val="Hyperlink"/>
          </w:rPr>
          <w:t xml:space="preserve">great discussion of project-oriented workflows</w:t>
        </w:r>
      </w:hyperlink>
      <w:r>
        <w:t xml:space="preserve">, extolling the virtues of a self-contained, portable projects, for your reference.</w:t>
      </w:r>
    </w:p>
    <w:bookmarkEnd w:id="602"/>
    <w:bookmarkStart w:id="606"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3">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4">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5">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6"/>
    <w:bookmarkStart w:id="619" w:name="sec-gitattributes"/>
    <w:p>
      <w:pPr>
        <w:pStyle w:val="Heading2"/>
      </w:pPr>
      <w:r>
        <w:t xml:space="preserve">11.14 Customizing How Files Appear on GitHub</w:t>
      </w:r>
    </w:p>
    <w:p>
      <w:pPr>
        <w:pStyle w:val="FirstParagraph"/>
      </w:pPr>
      <w:r>
        <w:t xml:space="preserve">GitHub uses a tool called</w:t>
      </w:r>
      <w:r>
        <w:t xml:space="preserve"> </w:t>
      </w:r>
      <w:hyperlink r:id="rId607">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09"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8">
        <w:r>
          <w:rPr>
            <w:rStyle w:val="Hyperlink"/>
          </w:rPr>
          <w:t xml:space="preserve">Generated code documentation</w:t>
        </w:r>
      </w:hyperlink>
      <w:r>
        <w:t xml:space="preserve">.</w:t>
      </w:r>
    </w:p>
    <w:bookmarkEnd w:id="609"/>
    <w:bookmarkStart w:id="612"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0">
        <w:r>
          <w:rPr>
            <w:rStyle w:val="Hyperlink"/>
          </w:rPr>
          <w:t xml:space="preserve">pattern format documentation</w:t>
        </w:r>
      </w:hyperlink>
      <w:r>
        <w:t xml:space="preserve"> </w:t>
      </w:r>
      <w:r>
        <w:t xml:space="preserve">and the</w:t>
      </w:r>
      <w:r>
        <w:t xml:space="preserve"> </w:t>
      </w:r>
      <w:hyperlink r:id="rId611">
        <w:r>
          <w:rPr>
            <w:rStyle w:val="Hyperlink"/>
          </w:rPr>
          <w:t xml:space="preserve">Using gitattributes guide</w:t>
        </w:r>
      </w:hyperlink>
      <w:r>
        <w:t xml:space="preserve">.</w:t>
      </w:r>
    </w:p>
    <w:bookmarkEnd w:id="612"/>
    <w:bookmarkStart w:id="618"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3">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1">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6">
        <w:r>
          <w:rPr>
            <w:rStyle w:val="Hyperlink"/>
          </w:rPr>
          <w:t xml:space="preserve">Customizing how changed files appear on GitHub</w:t>
        </w:r>
      </w:hyperlink>
      <w:r>
        <w:t xml:space="preserve"> </w:t>
      </w:r>
      <w:r>
        <w:t xml:space="preserve">and the</w:t>
      </w:r>
      <w:r>
        <w:t xml:space="preserve"> </w:t>
      </w:r>
      <w:hyperlink r:id="rId617">
        <w:r>
          <w:rPr>
            <w:rStyle w:val="Hyperlink"/>
          </w:rPr>
          <w:t xml:space="preserve">Linguist overrides documentation</w:t>
        </w:r>
      </w:hyperlink>
      <w:r>
        <w:t xml:space="preserve">.</w:t>
      </w:r>
    </w:p>
    <w:bookmarkEnd w:id="618"/>
    <w:bookmarkEnd w:id="619"/>
    <w:bookmarkStart w:id="626"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0"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0"/>
    <w:bookmarkStart w:id="621"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1"/>
    <w:bookmarkStart w:id="622"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2"/>
    <w:bookmarkStart w:id="623"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3"/>
    <w:bookmarkStart w:id="624"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4"/>
    <w:bookmarkStart w:id="625"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5"/>
    <w:bookmarkEnd w:id="626"/>
    <w:bookmarkEnd w:id="627"/>
    <w:bookmarkStart w:id="668"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5" w:name="sec-pull-requests"/>
    <w:p>
      <w:pPr>
        <w:pStyle w:val="Heading2"/>
      </w:pPr>
      <w:r>
        <w:t xml:space="preserve">12.1 Pull Requests</w:t>
      </w:r>
    </w:p>
    <w:bookmarkStart w:id="635"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8"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8"/>
    <w:bookmarkStart w:id="629"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29"/>
    <w:bookmarkStart w:id="630"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0"/>
    <w:bookmarkStart w:id="631"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1"/>
    <w:bookmarkStart w:id="632"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2"/>
    <w:bookmarkStart w:id="634"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3">
        <w:r>
          <w:rPr>
            <w:rStyle w:val="Hyperlink"/>
          </w:rPr>
          <w:t xml:space="preserve">steward guidelines</w:t>
        </w:r>
      </w:hyperlink>
      <w:r>
        <w:t xml:space="preserve">.</w:t>
      </w:r>
    </w:p>
    <w:bookmarkEnd w:id="634"/>
    <w:bookmarkEnd w:id="635"/>
    <w:bookmarkStart w:id="644" w:name="sec-opening-pull-requests"/>
    <w:p>
      <w:pPr>
        <w:pStyle w:val="Heading3"/>
      </w:pPr>
      <w:r>
        <w:t xml:space="preserve">12.1.2 Opening pull requests</w:t>
      </w:r>
    </w:p>
    <w:bookmarkStart w:id="636"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6"/>
    <w:bookmarkStart w:id="637"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7"/>
    <w:bookmarkStart w:id="638"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8"/>
    <w:bookmarkStart w:id="639"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39"/>
    <w:bookmarkStart w:id="640"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0"/>
    <w:bookmarkStart w:id="641"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1"/>
    <w:bookmarkStart w:id="643"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2">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3"/>
    <w:bookmarkEnd w:id="644"/>
    <w:bookmarkEnd w:id="645"/>
    <w:bookmarkStart w:id="667" w:name="sec-code-review"/>
    <w:p>
      <w:pPr>
        <w:pStyle w:val="Heading2"/>
      </w:pPr>
      <w:r>
        <w:t xml:space="preserve">12.2 Code Review</w:t>
      </w:r>
    </w:p>
    <w:bookmarkStart w:id="664"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6">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7"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7"/>
    <w:bookmarkStart w:id="650"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8">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49">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0"/>
    <w:bookmarkStart w:id="651"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1"/>
    <w:bookmarkStart w:id="652"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2"/>
    <w:bookmarkStart w:id="657"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6" w:name="fig-github-suggestion-feature"/>
          <w:p>
            <w:pPr>
              <w:pStyle w:val="Compact"/>
              <w:jc w:val="center"/>
            </w:pPr>
            <w:r>
              <w:drawing>
                <wp:inline>
                  <wp:extent cx="5334000" cy="1989605"/>
                  <wp:effectExtent b="0" l="0" r="0" t="0"/>
                  <wp:docPr descr="" title="" id="654" name="Picture"/>
                  <a:graphic>
                    <a:graphicData uri="http://schemas.openxmlformats.org/drawingml/2006/picture">
                      <pic:pic>
                        <pic:nvPicPr>
                          <pic:cNvPr descr="assets/images/github-suggestion-feature.png" id="655" name="Picture"/>
                          <pic:cNvPicPr>
                            <a:picLocks noChangeArrowheads="1" noChangeAspect="1"/>
                          </pic:cNvPicPr>
                        </pic:nvPicPr>
                        <pic:blipFill>
                          <a:blip r:embed="rId653"/>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6"/>
        </w:tc>
      </w:tr>
    </w:tbl>
    <w:bookmarkEnd w:id="657"/>
    <w:bookmarkStart w:id="662"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1" w:name="fig-preview-comment"/>
          <w:p>
            <w:pPr>
              <w:pStyle w:val="Compact"/>
              <w:jc w:val="center"/>
            </w:pPr>
            <w:r>
              <w:drawing>
                <wp:inline>
                  <wp:extent cx="5334000" cy="1333500"/>
                  <wp:effectExtent b="0" l="0" r="0" t="0"/>
                  <wp:docPr descr="" title="" id="659" name="Picture"/>
                  <a:graphic>
                    <a:graphicData uri="http://schemas.openxmlformats.org/drawingml/2006/picture">
                      <pic:pic>
                        <pic:nvPicPr>
                          <pic:cNvPr descr="assets/images/quarto-preview-comment.png" id="660" name="Picture"/>
                          <pic:cNvPicPr>
                            <a:picLocks noChangeArrowheads="1" noChangeAspect="1"/>
                          </pic:cNvPicPr>
                        </pic:nvPicPr>
                        <pic:blipFill>
                          <a:blip r:embed="rId658"/>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1"/>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2"/>
    <w:bookmarkStart w:id="663"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3"/>
    <w:bookmarkEnd w:id="664"/>
    <w:bookmarkStart w:id="665"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5"/>
    <w:bookmarkStart w:id="666"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6"/>
    <w:bookmarkEnd w:id="667"/>
    <w:bookmarkEnd w:id="668"/>
    <w:bookmarkStart w:id="729" w:name="sec-r-ci"/>
    <w:p>
      <w:pPr>
        <w:pStyle w:val="Heading1"/>
      </w:pPr>
      <w:r>
        <w:t xml:space="preserve">13. Continuous Integration</w:t>
      </w:r>
    </w:p>
    <w:bookmarkStart w:id="680" w:name="understanding-github-actions"/>
    <w:p>
      <w:pPr>
        <w:pStyle w:val="Heading2"/>
      </w:pPr>
      <w:r>
        <w:t xml:space="preserve">13.1 Understanding GitHub Actions</w:t>
      </w:r>
    </w:p>
    <w:p>
      <w:pPr>
        <w:pStyle w:val="FirstParagraph"/>
      </w:pPr>
      <w:hyperlink r:id="rId669">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79"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3"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0">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1" name="Picture"/>
                  <a:graphic>
                    <a:graphicData uri="http://schemas.openxmlformats.org/drawingml/2006/picture">
                      <pic:pic>
                        <pic:nvPicPr>
                          <pic:cNvPr descr="/opt/quarto/share/formats/docx/note.png" id="67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3"/>
    <w:bookmarkStart w:id="677"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4" name="Picture"/>
                  <a:graphic>
                    <a:graphicData uri="http://schemas.openxmlformats.org/drawingml/2006/picture">
                      <pic:pic>
                        <pic:nvPicPr>
                          <pic:cNvPr descr="/opt/quarto/share/formats/docx/note.png" id="6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6">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0">
              <w:r>
                <w:rPr>
                  <w:rStyle w:val="Hyperlink"/>
                </w:rPr>
                <w:t xml:space="preserve">Actions versioning guide</w:t>
              </w:r>
            </w:hyperlink>
            <w:r>
              <w:t xml:space="preserve">.</w:t>
            </w:r>
          </w:p>
          <w:p/>
        </w:tc>
      </w:tr>
    </w:tbl>
    <w:bookmarkEnd w:id="677"/>
    <w:bookmarkStart w:id="678"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8"/>
    <w:bookmarkEnd w:id="679"/>
    <w:bookmarkEnd w:id="680"/>
    <w:bookmarkStart w:id="685"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2"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1">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2"/>
    <w:bookmarkStart w:id="683"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3"/>
    <w:bookmarkStart w:id="684"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4"/>
    <w:bookmarkEnd w:id="685"/>
    <w:bookmarkStart w:id="689"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6">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7">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8">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89"/>
    <w:bookmarkStart w:id="690"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0"/>
    <w:bookmarkStart w:id="694"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2" name="Picture"/>
                  <a:graphic>
                    <a:graphicData uri="http://schemas.openxmlformats.org/drawingml/2006/picture">
                      <pic:pic>
                        <pic:nvPicPr>
                          <pic:cNvPr descr="/opt/quarto/share/formats/docx/warning.png" id="693" name="Picture"/>
                          <pic:cNvPicPr>
                            <a:picLocks noChangeArrowheads="1" noChangeAspect="1"/>
                          </pic:cNvPicPr>
                        </pic:nvPicPr>
                        <pic:blipFill>
                          <a:blip r:embed="rId6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4"/>
    <w:bookmarkStart w:id="705"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7"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5">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6">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7"/>
    <w:bookmarkStart w:id="698"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8"/>
    <w:bookmarkStart w:id="699"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99"/>
    <w:bookmarkStart w:id="700"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0"/>
    <w:bookmarkStart w:id="701"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1"/>
    <w:bookmarkStart w:id="702"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2"/>
    <w:bookmarkStart w:id="703"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3"/>
    <w:bookmarkStart w:id="704"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4"/>
    <w:bookmarkEnd w:id="705"/>
    <w:bookmarkStart w:id="708"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6">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6">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7">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8"/>
    <w:bookmarkStart w:id="721"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09"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09"/>
    <w:bookmarkStart w:id="715" w:name="comparison-of-popular-actions"/>
    <w:p>
      <w:pPr>
        <w:pStyle w:val="Heading4"/>
      </w:pPr>
      <w:r>
        <w:t xml:space="preserve">13.8.0.2 Comparison of Popular Actions</w:t>
      </w:r>
    </w:p>
    <w:p>
      <w:pPr>
        <w:pStyle w:val="FirstParagraph"/>
      </w:pPr>
      <w:hyperlink r:id="rId71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5"/>
    <w:bookmarkStart w:id="716"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6"/>
    <w:bookmarkStart w:id="717"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7"/>
    <w:bookmarkStart w:id="720"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8" name="Picture"/>
                  <a:graphic>
                    <a:graphicData uri="http://schemas.openxmlformats.org/drawingml/2006/picture">
                      <pic:pic>
                        <pic:nvPicPr>
                          <pic:cNvPr descr="/opt/quarto/share/formats/docx/warning.png" id="719" name="Picture"/>
                          <pic:cNvPicPr>
                            <a:picLocks noChangeArrowheads="1" noChangeAspect="1"/>
                          </pic:cNvPicPr>
                        </pic:nvPicPr>
                        <pic:blipFill>
                          <a:blip r:embed="rId6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0"/>
    <w:bookmarkEnd w:id="721"/>
    <w:bookmarkStart w:id="724"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2">
        <w:r>
          <w:rPr>
            <w:rStyle w:val="Hyperlink"/>
          </w:rPr>
          <w:t xml:space="preserve">r2u website</w:t>
        </w:r>
      </w:hyperlink>
      <w:r>
        <w:t xml:space="preserve">.</w:t>
      </w:r>
    </w:p>
    <w:bookmarkEnd w:id="724"/>
    <w:bookmarkStart w:id="728" w:name="additional-resources-2"/>
    <w:p>
      <w:pPr>
        <w:pStyle w:val="Heading2"/>
      </w:pPr>
      <w:r>
        <w:t xml:space="preserve">13.10 Additional Resources</w:t>
      </w:r>
    </w:p>
    <w:p>
      <w:pPr>
        <w:pStyle w:val="Compact"/>
        <w:numPr>
          <w:ilvl w:val="0"/>
          <w:numId w:val="1225"/>
        </w:numPr>
      </w:pPr>
      <w:hyperlink r:id="rId669">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5">
        <w:r>
          <w:rPr>
            <w:rStyle w:val="Hyperlink"/>
          </w:rPr>
          <w:t xml:space="preserve">R Packages book: Continuous Integration</w:t>
        </w:r>
      </w:hyperlink>
    </w:p>
    <w:p>
      <w:pPr>
        <w:pStyle w:val="Compact"/>
        <w:numPr>
          <w:ilvl w:val="0"/>
          <w:numId w:val="1225"/>
        </w:numPr>
      </w:pPr>
      <w:hyperlink r:id="rId726">
        <w:r>
          <w:rPr>
            <w:rStyle w:val="Hyperlink"/>
          </w:rPr>
          <w:t xml:space="preserve">GitHub Actions documentation</w:t>
        </w:r>
      </w:hyperlink>
    </w:p>
    <w:p>
      <w:pPr>
        <w:pStyle w:val="Compact"/>
        <w:numPr>
          <w:ilvl w:val="0"/>
          <w:numId w:val="1225"/>
        </w:numPr>
      </w:pPr>
      <w:hyperlink r:id="rId727">
        <w:r>
          <w:rPr>
            <w:rStyle w:val="Hyperlink"/>
          </w:rPr>
          <w:t xml:space="preserve">Where to find help with r-lib/actions</w:t>
        </w:r>
      </w:hyperlink>
    </w:p>
    <w:p>
      <w:pPr>
        <w:pStyle w:val="Compact"/>
        <w:numPr>
          <w:ilvl w:val="0"/>
          <w:numId w:val="1225"/>
        </w:numPr>
      </w:pPr>
      <w:hyperlink r:id="rId706">
        <w:r>
          <w:rPr>
            <w:rStyle w:val="Hyperlink"/>
          </w:rPr>
          <w:t xml:space="preserve">GitHub Status</w:t>
        </w:r>
      </w:hyperlink>
      <w:r>
        <w:t xml:space="preserve"> </w:t>
      </w:r>
      <w:r>
        <w:t xml:space="preserve">- real-time status of GitHub services</w:t>
      </w:r>
    </w:p>
    <w:p>
      <w:r>
        <w:br w:type="page"/>
      </w:r>
    </w:p>
    <w:bookmarkEnd w:id="728"/>
    <w:bookmarkEnd w:id="729"/>
    <w:bookmarkStart w:id="78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4"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3" w:name="fig-unix-desktop"/>
          <w:p>
            <w:pPr>
              <w:pStyle w:val="Compact"/>
              <w:jc w:val="center"/>
            </w:pPr>
            <w:r>
              <w:drawing>
                <wp:inline>
                  <wp:extent cx="5334000" cy="3380267"/>
                  <wp:effectExtent b="0" l="0" r="0" t="0"/>
                  <wp:docPr descr="" title="" id="731" name="Picture"/>
                  <a:graphic>
                    <a:graphicData uri="http://schemas.openxmlformats.org/drawingml/2006/picture">
                      <pic:pic>
                        <pic:nvPicPr>
                          <pic:cNvPr descr="assets/images/ex-desktop.jpg" id="732" name="Picture"/>
                          <pic:cNvPicPr>
                            <a:picLocks noChangeArrowheads="1" noChangeAspect="1"/>
                          </pic:cNvPicPr>
                        </pic:nvPicPr>
                        <pic:blipFill>
                          <a:blip r:embed="rId73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3"/>
        </w:tc>
      </w:tr>
    </w:tbl>
    <w:bookmarkEnd w:id="734"/>
    <w:bookmarkStart w:id="740"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5"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9" w:name="fig-unix-terminal"/>
          <w:p>
            <w:pPr>
              <w:pStyle w:val="Compact"/>
              <w:jc w:val="center"/>
            </w:pPr>
            <w:r>
              <w:drawing>
                <wp:inline>
                  <wp:extent cx="4488872" cy="8862646"/>
                  <wp:effectExtent b="0" l="0" r="0" t="0"/>
                  <wp:docPr descr="" title="" id="737" name="Picture"/>
                  <a:graphic>
                    <a:graphicData uri="http://schemas.openxmlformats.org/drawingml/2006/picture">
                      <pic:pic>
                        <pic:nvPicPr>
                          <pic:cNvPr descr="assets/images/ex-terminal.PNG" id="738" name="Picture"/>
                          <pic:cNvPicPr>
                            <a:picLocks noChangeArrowheads="1" noChangeAspect="1"/>
                          </pic:cNvPicPr>
                        </pic:nvPicPr>
                        <pic:blipFill>
                          <a:blip r:embed="rId73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39"/>
        </w:tc>
      </w:tr>
    </w:tbl>
    <w:bookmarkEnd w:id="740"/>
    <w:bookmarkStart w:id="762"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1">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2"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2"/>
    <w:bookmarkStart w:id="743"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3"/>
    <w:bookmarkStart w:id="746" w:name="the-two-plugins-we-use"/>
    <w:p>
      <w:pPr>
        <w:pStyle w:val="Heading3"/>
      </w:pPr>
      <w:r>
        <w:t xml:space="preserve">14.3.3 The two plugins we use</w:t>
      </w:r>
    </w:p>
    <w:p>
      <w:pPr>
        <w:pStyle w:val="FirstParagraph"/>
      </w:pPr>
      <w:hyperlink r:id="rId744">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5">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6"/>
    <w:bookmarkStart w:id="748"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7"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7"/>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48"/>
    <w:bookmarkStart w:id="751"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49">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0">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1"/>
    <w:bookmarkStart w:id="760"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59"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2">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3">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4">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5">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6">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7">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8">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59"/>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0"/>
    <w:bookmarkStart w:id="761"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1"/>
    <w:bookmarkEnd w:id="762"/>
    <w:bookmarkStart w:id="764"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3"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3"/>
          <w:p/>
        </w:tc>
      </w:tr>
    </w:tbl>
    <w:bookmarkEnd w:id="764"/>
    <w:bookmarkStart w:id="775" w:name="sec-shell-style"/>
    <w:p>
      <w:pPr>
        <w:pStyle w:val="Heading2"/>
      </w:pPr>
      <w:r>
        <w:t xml:space="preserve">14.5 Shell Scripting Style</w:t>
      </w:r>
    </w:p>
    <w:p>
      <w:pPr>
        <w:pStyle w:val="FirstParagraph"/>
      </w:pPr>
      <w:r>
        <w:t xml:space="preserve">For shell scripts, we follow the</w:t>
      </w:r>
      <w:r>
        <w:t xml:space="preserve"> </w:t>
      </w:r>
      <w:hyperlink r:id="rId765">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6"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6"/>
    <w:bookmarkStart w:id="767"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7"/>
    <w:bookmarkStart w:id="768"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8"/>
    <w:bookmarkStart w:id="769"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69"/>
    <w:bookmarkStart w:id="770"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0"/>
    <w:bookmarkStart w:id="772" w:name="linting"/>
    <w:p>
      <w:pPr>
        <w:pStyle w:val="Heading3"/>
      </w:pPr>
      <w:r>
        <w:t xml:space="preserve">14.5.6 Linting</w:t>
      </w:r>
    </w:p>
    <w:p>
      <w:pPr>
        <w:pStyle w:val="FirstParagraph"/>
      </w:pPr>
      <w:hyperlink r:id="rId771">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2"/>
    <w:bookmarkStart w:id="773"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3"/>
    <w:bookmarkStart w:id="774"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4"/>
    <w:bookmarkEnd w:id="775"/>
    <w:bookmarkStart w:id="778"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7"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7"/>
    <w:bookmarkEnd w:id="778"/>
    <w:bookmarkStart w:id="779"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79"/>
    <w:bookmarkStart w:id="783"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1"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1"/>
    <w:bookmarkStart w:id="782"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2"/>
    <w:bookmarkEnd w:id="783"/>
    <w:bookmarkEnd w:id="784"/>
    <w:bookmarkStart w:id="798" w:name="reproducible-environments"/>
    <w:p>
      <w:pPr>
        <w:pStyle w:val="Heading1"/>
      </w:pPr>
      <w:r>
        <w:t xml:space="preserve">15. Reproducible Environments</w:t>
      </w:r>
    </w:p>
    <w:bookmarkStart w:id="791" w:name="package-version-control-with-renv"/>
    <w:p>
      <w:pPr>
        <w:pStyle w:val="Heading2"/>
      </w:pPr>
      <w:r>
        <w:t xml:space="preserve">15.1 Package Version Control with renv</w:t>
      </w:r>
    </w:p>
    <w:bookmarkStart w:id="78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5"/>
    <w:bookmarkStart w:id="78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6"/>
    <w:bookmarkStart w:id="789"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8"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7">
        <w:r>
          <w:rPr>
            <w:rStyle w:val="Hyperlink"/>
          </w:rPr>
          <w:t xml:space="preserve">official renv documentation</w:t>
        </w:r>
      </w:hyperlink>
      <w:r>
        <w:t xml:space="preserve">.</w:t>
      </w:r>
    </w:p>
    <w:bookmarkEnd w:id="788"/>
    <w:bookmarkEnd w:id="789"/>
    <w:bookmarkStart w:id="790"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0"/>
    <w:bookmarkEnd w:id="791"/>
    <w:bookmarkStart w:id="792"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2">
        <w:r>
          <w:rPr>
            <w:rStyle w:val="Hyperlink"/>
          </w:rPr>
          <w:t xml:space="preserve">r2u website</w:t>
        </w:r>
      </w:hyperlink>
      <w:r>
        <w:t xml:space="preserve">.</w:t>
      </w:r>
    </w:p>
    <w:bookmarkEnd w:id="792"/>
    <w:bookmarkStart w:id="794" w:name="managing-r-versions-with-rig"/>
    <w:p>
      <w:pPr>
        <w:pStyle w:val="Heading2"/>
      </w:pPr>
      <w:r>
        <w:t xml:space="preserve">15.3 Managing R Versions with rig</w:t>
      </w:r>
    </w:p>
    <w:p>
      <w:pPr>
        <w:pStyle w:val="FirstParagraph"/>
      </w:pPr>
      <w:hyperlink r:id="rId793">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3">
        <w:r>
          <w:rPr>
            <w:rStyle w:val="Hyperlink"/>
          </w:rPr>
          <w:t xml:space="preserve">rig GitHub repository</w:t>
        </w:r>
      </w:hyperlink>
      <w:r>
        <w:t xml:space="preserve">.</w:t>
      </w:r>
    </w:p>
    <w:bookmarkEnd w:id="794"/>
    <w:bookmarkStart w:id="797"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5" name="Picture"/>
                  <a:graphic>
                    <a:graphicData uri="http://schemas.openxmlformats.org/drawingml/2006/picture">
                      <pic:pic>
                        <pic:nvPicPr>
                          <pic:cNvPr descr="/opt/quarto/share/formats/docx/warning.png" id="796" name="Picture"/>
                          <pic:cNvPicPr>
                            <a:picLocks noChangeArrowheads="1" noChangeAspect="1"/>
                          </pic:cNvPicPr>
                        </pic:nvPicPr>
                        <pic:blipFill>
                          <a:blip r:embed="rId6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7"/>
    <w:bookmarkEnd w:id="798"/>
    <w:bookmarkStart w:id="826" w:name="code-publication"/>
    <w:p>
      <w:pPr>
        <w:pStyle w:val="Heading1"/>
      </w:pPr>
      <w:r>
        <w:t xml:space="preserve">16. Code Publication</w:t>
      </w:r>
    </w:p>
    <w:bookmarkStart w:id="799"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799"/>
    <w:bookmarkStart w:id="801"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0">
        <w:r>
          <w:rPr>
            <w:rStyle w:val="Hyperlink"/>
          </w:rPr>
          <w:t xml:space="preserve">here.</w:t>
        </w:r>
      </w:hyperlink>
    </w:p>
    <w:bookmarkEnd w:id="801"/>
    <w:bookmarkStart w:id="802"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2"/>
    <w:bookmarkStart w:id="804"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3">
        <w:r>
          <w:rPr>
            <w:rStyle w:val="Hyperlink"/>
          </w:rPr>
          <w:t xml:space="preserve">here.</w:t>
        </w:r>
      </w:hyperlink>
    </w:p>
    <w:bookmarkEnd w:id="804"/>
    <w:bookmarkStart w:id="805"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5"/>
    <w:bookmarkStart w:id="807"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6">
        <w:r>
          <w:rPr>
            <w:rStyle w:val="Hyperlink"/>
          </w:rPr>
          <w:t xml:space="preserve">here.</w:t>
        </w:r>
      </w:hyperlink>
    </w:p>
    <w:bookmarkEnd w:id="807"/>
    <w:bookmarkStart w:id="808"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8"/>
    <w:bookmarkStart w:id="809"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09"/>
    <w:bookmarkStart w:id="811"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0">
        <w:r>
          <w:rPr>
            <w:rStyle w:val="Hyperlink"/>
          </w:rPr>
          <w:t xml:space="preserve">Managing releases in a repository</w:t>
        </w:r>
      </w:hyperlink>
      <w:r>
        <w:t xml:space="preserve">.</w:t>
      </w:r>
    </w:p>
    <w:bookmarkEnd w:id="811"/>
    <w:bookmarkStart w:id="825"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2">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3">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4">
        <w:r>
          <w:rPr>
            <w:rStyle w:val="Hyperlink"/>
          </w:rPr>
          <w:t xml:space="preserve">CRAN stages diagram</w:t>
        </w:r>
      </w:hyperlink>
      <w:r>
        <w:t xml:space="preserve"> </w:t>
      </w:r>
      <w:r>
        <w:t xml:space="preserve">by Edgar Ruiz.</w:t>
      </w:r>
    </w:p>
    <w:bookmarkStart w:id="815"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5"/>
    <w:bookmarkStart w:id="819"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6">
        <w:r>
          <w:rPr>
            <w:rStyle w:val="Hyperlink"/>
          </w:rPr>
          <w:t xml:space="preserve">R-hub</w:t>
        </w:r>
      </w:hyperlink>
      <w:r>
        <w:t xml:space="preserve"> </w:t>
      </w:r>
      <w:r>
        <w:t xml:space="preserve">- tests on a wide range of platforms.</w:t>
      </w:r>
      <w:r>
        <w:t xml:space="preserve"> </w:t>
      </w:r>
      <w:r>
        <w:t xml:space="preserve">In</w:t>
      </w:r>
      <w:r>
        <w:t xml:space="preserve"> </w:t>
      </w:r>
      <w:hyperlink r:id="rId817">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18">
        <w:r>
          <w:rPr>
            <w:rStyle w:val="Hyperlink"/>
          </w:rPr>
          <w:t xml:space="preserve">CRAN Repository Policy</w:t>
        </w:r>
      </w:hyperlink>
      <w:r>
        <w:t xml:space="preserve">.</w:t>
      </w:r>
    </w:p>
    <w:bookmarkEnd w:id="819"/>
    <w:bookmarkStart w:id="821"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0">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1"/>
    <w:bookmarkStart w:id="824"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2">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3">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4"/>
    <w:bookmarkEnd w:id="825"/>
    <w:bookmarkEnd w:id="826"/>
    <w:bookmarkStart w:id="845" w:name="data-publication"/>
    <w:p>
      <w:pPr>
        <w:pStyle w:val="Heading1"/>
      </w:pPr>
      <w:r>
        <w:t xml:space="preserve">17. Data Publication</w:t>
      </w:r>
    </w:p>
    <w:bookmarkStart w:id="827"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7"/>
    <w:bookmarkStart w:id="832"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8"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8"/>
    <w:bookmarkStart w:id="829"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29"/>
    <w:bookmarkStart w:id="831"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0">
        <w:r>
          <w:rPr>
            <w:rStyle w:val="Hyperlink"/>
          </w:rPr>
          <w:t xml:space="preserve">UC Davis DataLab GIS workshops</w:t>
        </w:r>
      </w:hyperlink>
      <w:r>
        <w:t xml:space="preserve">, including resources on QGIS and spatial SQL.</w:t>
      </w:r>
    </w:p>
    <w:bookmarkEnd w:id="831"/>
    <w:bookmarkEnd w:id="832"/>
    <w:bookmarkStart w:id="836" w:name="create-public-ids"/>
    <w:p>
      <w:pPr>
        <w:pStyle w:val="Heading2"/>
      </w:pPr>
      <w:r>
        <w:t xml:space="preserve">17.3 Create public IDs</w:t>
      </w:r>
    </w:p>
    <w:bookmarkStart w:id="833"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3"/>
    <w:bookmarkStart w:id="834"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4"/>
    <w:bookmarkStart w:id="835"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5"/>
    <w:bookmarkEnd w:id="836"/>
    <w:bookmarkStart w:id="841"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38">
        <w:r>
          <w:rPr>
            <w:rStyle w:val="Hyperlink"/>
          </w:rPr>
          <w:t xml:space="preserve">UC Davis DataLab workshop on data documentation</w:t>
        </w:r>
      </w:hyperlink>
      <w:r>
        <w:t xml:space="preserve">.</w:t>
      </w:r>
    </w:p>
    <w:bookmarkStart w:id="840"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39">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0"/>
    <w:bookmarkEnd w:id="841"/>
    <w:bookmarkStart w:id="842"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2"/>
    <w:bookmarkStart w:id="843"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3"/>
    <w:bookmarkStart w:id="844"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4"/>
    <w:bookmarkEnd w:id="845"/>
    <w:bookmarkStart w:id="892"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49" w:name="uc-davis-computing-resources"/>
    <w:p>
      <w:pPr>
        <w:pStyle w:val="Heading2"/>
      </w:pPr>
      <w:r>
        <w:t xml:space="preserve">18.1 UC Davis Computing Resources</w:t>
      </w:r>
    </w:p>
    <w:bookmarkStart w:id="848"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8"/>
    <w:bookmarkEnd w:id="849"/>
    <w:bookmarkStart w:id="851"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0"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0"/>
    <w:bookmarkEnd w:id="851"/>
    <w:bookmarkStart w:id="852"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2"/>
    <w:bookmarkStart w:id="853"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6">
        <w:r>
          <w:rPr>
            <w:rStyle w:val="Hyperlink"/>
          </w:rPr>
          <w:t xml:space="preserve">hpc.ucdavis.edu</w:t>
        </w:r>
      </w:hyperlink>
      <w:r>
        <w:t xml:space="preserve"> </w:t>
      </w:r>
      <w:r>
        <w:t xml:space="preserve">for support information.</w:t>
      </w:r>
    </w:p>
    <w:bookmarkEnd w:id="853"/>
    <w:bookmarkStart w:id="857"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4"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4"/>
    <w:bookmarkStart w:id="855"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5"/>
    <w:bookmarkStart w:id="856"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6"/>
    <w:bookmarkEnd w:id="857"/>
    <w:bookmarkStart w:id="876"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8">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5"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4"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59">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0">
                    <w:r>
                      <w:rPr>
                        <w:rStyle w:val="Hyperlink"/>
                      </w:rPr>
                      <w:t xml:space="preserve">VcXsrv</w:t>
                    </w:r>
                  </w:hyperlink>
                  <w:r>
                    <w:t xml:space="preserve">, or</w:t>
                  </w:r>
                  <w:r>
                    <w:t xml:space="preserve"> </w:t>
                  </w:r>
                  <w:hyperlink r:id="rId861">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2">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3">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4"/>
          <w:p/>
        </w:tc>
      </w:tr>
    </w:tbl>
    <w:bookmarkEnd w:id="865"/>
    <w:bookmarkStart w:id="866"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6"/>
    <w:bookmarkStart w:id="867"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7"/>
    <w:bookmarkStart w:id="870"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8">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69">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0"/>
    <w:bookmarkStart w:id="875"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1">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2">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3">
        <w:r>
          <w:rPr>
            <w:rStyle w:val="Hyperlink"/>
          </w:rPr>
          <w:t xml:space="preserve">Xpra</w:t>
        </w:r>
      </w:hyperlink>
      <w:r>
        <w:t xml:space="preserve">, VNC, and</w:t>
      </w:r>
      <w:r>
        <w:t xml:space="preserve"> </w:t>
      </w:r>
      <w:hyperlink r:id="rId874">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5"/>
    <w:bookmarkEnd w:id="876"/>
    <w:bookmarkStart w:id="885"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79"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7">
        <w:r>
          <w:rPr>
            <w:rStyle w:val="VerbatimChar"/>
          </w:rPr>
          <w:t xml:space="preserve">tmux</w:t>
        </w:r>
      </w:hyperlink>
      <w:r>
        <w:t xml:space="preserve"> </w:t>
      </w:r>
      <w:r>
        <w:t xml:space="preserve">or</w:t>
      </w:r>
      <w:r>
        <w:t xml:space="preserve"> </w:t>
      </w:r>
      <w:hyperlink r:id="rId878">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79"/>
    <w:bookmarkStart w:id="884"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0" name="Picture"/>
                  <a:graphic>
                    <a:graphicData uri="http://schemas.openxmlformats.org/drawingml/2006/picture">
                      <pic:pic>
                        <pic:nvPicPr>
                          <pic:cNvPr descr="/opt/quarto/share/formats/docx/important.png" id="881"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2" name="Picture"/>
                  <a:graphic>
                    <a:graphicData uri="http://schemas.openxmlformats.org/drawingml/2006/picture">
                      <pic:pic>
                        <pic:nvPicPr>
                          <pic:cNvPr descr="/opt/quarto/share/formats/docx/note.png" id="88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6">
              <w:r>
                <w:rPr>
                  <w:rStyle w:val="Hyperlink"/>
                </w:rPr>
                <w:t xml:space="preserve">UC Davis HPC documentation</w:t>
              </w:r>
            </w:hyperlink>
            <w:r>
              <w:t xml:space="preserve"> </w:t>
            </w:r>
            <w:r>
              <w:t xml:space="preserve">or contact HPC support.</w:t>
            </w:r>
          </w:p>
          <w:p/>
        </w:tc>
      </w:tr>
    </w:tbl>
    <w:bookmarkEnd w:id="884"/>
    <w:bookmarkEnd w:id="885"/>
    <w:bookmarkStart w:id="890" w:name="storage-group-storage-access"/>
    <w:p>
      <w:pPr>
        <w:pStyle w:val="Heading2"/>
      </w:pPr>
      <w:r>
        <w:t xml:space="preserve">18.8 Storage &amp; group storage access</w:t>
      </w:r>
    </w:p>
    <w:bookmarkStart w:id="886"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6">
        <w:r>
          <w:rPr>
            <w:rStyle w:val="Hyperlink"/>
          </w:rPr>
          <w:t xml:space="preserve">UC Davis HPC documentation</w:t>
        </w:r>
      </w:hyperlink>
      <w:r>
        <w:t xml:space="preserve"> </w:t>
      </w:r>
      <w:r>
        <w:t xml:space="preserve">for specific storage options and quotas.</w:t>
      </w:r>
    </w:p>
    <w:bookmarkEnd w:id="886"/>
    <w:bookmarkStart w:id="887"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7"/>
    <w:bookmarkStart w:id="889"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8">
        <w:r>
          <w:rPr>
            <w:rStyle w:val="Hyperlink"/>
          </w:rPr>
          <w:t xml:space="preserve">this guide</w:t>
        </w:r>
      </w:hyperlink>
      <w:r>
        <w:t xml:space="preserve">.</w:t>
      </w:r>
    </w:p>
    <w:bookmarkEnd w:id="889"/>
    <w:bookmarkEnd w:id="890"/>
    <w:bookmarkStart w:id="891"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1"/>
    <w:bookmarkEnd w:id="892"/>
    <w:bookmarkStart w:id="918"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3">
        <w:r>
          <w:rPr>
            <w:rStyle w:val="Hyperlink"/>
            <w:b/>
            <w:bCs/>
          </w:rPr>
          <w:t xml:space="preserve">Working with AI</w:t>
        </w:r>
      </w:hyperlink>
      <w:r>
        <w:t xml:space="preserve"> </w:t>
      </w:r>
      <w:r>
        <w:t xml:space="preserve">(source:</w:t>
      </w:r>
      <w:r>
        <w:t xml:space="preserve"> </w:t>
      </w:r>
      <w:hyperlink r:id="rId894">
        <w:r>
          <w:rPr>
            <w:rStyle w:val="Hyperlink"/>
          </w:rPr>
          <w:t xml:space="preserve">https://github.com/d-morrison/wai</w:t>
        </w:r>
      </w:hyperlink>
      <w:r>
        <w:t xml:space="preserve">).</w:t>
      </w:r>
    </w:p>
    <w:p>
      <w:pPr>
        <w:pStyle w:val="BodyText"/>
      </w:pPr>
      <w:r>
        <w:t xml:space="preserve">That site covers:</w:t>
      </w:r>
      <w:r>
        <w:t xml:space="preserve"> </w:t>
      </w:r>
      <w:bookmarkStart w:id="895" w:name="sec-ai-disclosure"/>
      <w:bookmarkEnd w:id="895"/>
      <w:bookmarkStart w:id="896" w:name="sec-ai-journal-articles"/>
      <w:bookmarkEnd w:id="896"/>
      <w:r>
        <w:t xml:space="preserve"> </w:t>
      </w:r>
      <w:bookmarkStart w:id="897" w:name="sec-ai-language-model"/>
      <w:bookmarkEnd w:id="897"/>
      <w:bookmarkStart w:id="898" w:name="sec-ai-harnesses"/>
      <w:bookmarkEnd w:id="898"/>
      <w:bookmarkStart w:id="899" w:name="sec-ai-agent-implementation"/>
      <w:bookmarkEnd w:id="899"/>
      <w:r>
        <w:t xml:space="preserve"> </w:t>
      </w:r>
      <w:bookmarkStart w:id="900" w:name="sec-ai-harness-construction"/>
      <w:bookmarkEnd w:id="900"/>
      <w:bookmarkStart w:id="901" w:name="sec-ai-agent-program-kind"/>
      <w:bookmarkEnd w:id="901"/>
      <w:r>
        <w:t xml:space="preserve"> </w:t>
      </w:r>
      <w:bookmarkStart w:id="902" w:name="sec-ai-harness-agent-relationship"/>
      <w:bookmarkEnd w:id="902"/>
      <w:bookmarkStart w:id="903" w:name="sec-ai-addressing-failing-workflows"/>
      <w:bookmarkEnd w:id="903"/>
      <w:r>
        <w:t xml:space="preserve"> </w:t>
      </w:r>
      <w:bookmarkStart w:id="904" w:name="sec-ai-benefits-hazards"/>
      <w:bookmarkEnd w:id="904"/>
      <w:bookmarkStart w:id="905" w:name="sec-ai-best-practices"/>
      <w:bookmarkEnd w:id="905"/>
      <w:bookmarkStart w:id="906" w:name="sec-ai-offline"/>
      <w:bookmarkEnd w:id="906"/>
      <w:r>
        <w:t xml:space="preserve"> </w:t>
      </w:r>
      <w:bookmarkStart w:id="907" w:name="sec-ai-copilot-settings"/>
      <w:bookmarkEnd w:id="907"/>
      <w:bookmarkStart w:id="908" w:name="sec-ai-agent-skills"/>
      <w:bookmarkEnd w:id="908"/>
      <w:bookmarkStart w:id="909" w:name="sec-ai-claude-cloud-env"/>
      <w:bookmarkEnd w:id="909"/>
      <w:r>
        <w:t xml:space="preserve"> </w:t>
      </w:r>
      <w:bookmarkStart w:id="910" w:name="sec-ai-when-to-use"/>
      <w:bookmarkEnd w:id="910"/>
      <w:bookmarkStart w:id="911" w:name="sec-ai-claude-code-windows"/>
      <w:bookmarkEnd w:id="911"/>
      <w:bookmarkStart w:id="912" w:name="sec-fully-clean"/>
      <w:bookmarkEnd w:id="912"/>
    </w:p>
    <w:p>
      <w:pPr>
        <w:numPr>
          <w:ilvl w:val="0"/>
          <w:numId w:val="1255"/>
        </w:numPr>
      </w:pPr>
      <w:hyperlink r:id="rId913">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4">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5">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6" name="Picture"/>
                  <a:graphic>
                    <a:graphicData uri="http://schemas.openxmlformats.org/drawingml/2006/picture">
                      <pic:pic>
                        <pic:nvPicPr>
                          <pic:cNvPr descr="/opt/quarto/share/formats/docx/note.png" id="9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8"/>
    <w:bookmarkStart w:id="927" w:name="checklists"/>
    <w:p>
      <w:pPr>
        <w:pStyle w:val="Heading1"/>
      </w:pPr>
      <w:r>
        <w:t xml:space="preserve">20. Checklists</w:t>
      </w:r>
    </w:p>
    <w:bookmarkStart w:id="919"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19"/>
    <w:bookmarkStart w:id="921"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0">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1"/>
    <w:bookmarkStart w:id="923"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2">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3"/>
    <w:bookmarkStart w:id="926"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4">
        <w:r>
          <w:rPr>
            <w:rStyle w:val="Hyperlink"/>
          </w:rPr>
          <w:t xml:space="preserve">here</w:t>
        </w:r>
      </w:hyperlink>
      <w:r>
        <w:t xml:space="preserve">, a neat palette generator with colorblind options</w:t>
      </w:r>
      <w:r>
        <w:t xml:space="preserve"> </w:t>
      </w:r>
      <w:hyperlink r:id="rId92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6"/>
    <w:bookmarkEnd w:id="927"/>
    <w:bookmarkStart w:id="971" w:name="resources-2"/>
    <w:p>
      <w:pPr>
        <w:pStyle w:val="Heading1"/>
      </w:pPr>
      <w:r>
        <w:t xml:space="preserve">21. Resources</w:t>
      </w:r>
    </w:p>
    <w:bookmarkStart w:id="944" w:name="resources-for-r"/>
    <w:p>
      <w:pPr>
        <w:pStyle w:val="Heading2"/>
      </w:pPr>
      <w:r>
        <w:t xml:space="preserve">21.1 Resources for R</w:t>
      </w:r>
    </w:p>
    <w:bookmarkStart w:id="930"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28">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929">
        <w:r>
          <w:rPr>
            <w:rStyle w:val="Hyperlink"/>
          </w:rPr>
          <w:t xml:space="preserve">DataCamp</w:t>
        </w:r>
      </w:hyperlink>
      <w:r>
        <w:t xml:space="preserve"> </w:t>
      </w:r>
      <w:r>
        <w:t xml:space="preserve">- email Kristen for access</w:t>
      </w:r>
    </w:p>
    <w:bookmarkEnd w:id="930"/>
    <w:bookmarkStart w:id="935" w:name="uc-davis-datalab-workshops-and-tutorials"/>
    <w:p>
      <w:pPr>
        <w:pStyle w:val="Heading3"/>
      </w:pPr>
      <w:r>
        <w:t xml:space="preserve">21.1.2 UC Davis DataLab Workshops and Tutorials</w:t>
      </w:r>
    </w:p>
    <w:p>
      <w:pPr>
        <w:pStyle w:val="FirstParagraph"/>
      </w:pPr>
      <w:r>
        <w:t xml:space="preserve">The</w:t>
      </w:r>
      <w:r>
        <w:t xml:space="preserve"> </w:t>
      </w:r>
      <w:hyperlink r:id="rId830">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1">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2">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3">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4">
        <w:r>
          <w:rPr>
            <w:rStyle w:val="Hyperlink"/>
          </w:rPr>
          <w:t xml:space="preserve">Install Guides</w:t>
        </w:r>
      </w:hyperlink>
      <w:r>
        <w:t xml:space="preserve"> </w:t>
      </w:r>
      <w:r>
        <w:t xml:space="preserve">- setup instructions for data science software</w:t>
      </w:r>
    </w:p>
    <w:bookmarkEnd w:id="935"/>
    <w:bookmarkStart w:id="940" w:name="cheat-sheets"/>
    <w:p>
      <w:pPr>
        <w:pStyle w:val="Heading3"/>
      </w:pPr>
      <w:r>
        <w:t xml:space="preserve">21.1.3 Cheat Sheets</w:t>
      </w:r>
    </w:p>
    <w:p>
      <w:pPr>
        <w:pStyle w:val="Compact"/>
        <w:numPr>
          <w:ilvl w:val="0"/>
          <w:numId w:val="1262"/>
        </w:numPr>
      </w:pPr>
      <w:hyperlink r:id="rId936">
        <w:r>
          <w:rPr>
            <w:rStyle w:val="Hyperlink"/>
          </w:rPr>
          <w:t xml:space="preserve">dplyr and tidyr cheat sheet</w:t>
        </w:r>
      </w:hyperlink>
    </w:p>
    <w:p>
      <w:pPr>
        <w:pStyle w:val="Compact"/>
        <w:numPr>
          <w:ilvl w:val="0"/>
          <w:numId w:val="1262"/>
        </w:numPr>
      </w:pPr>
      <w:hyperlink r:id="rId937">
        <w:r>
          <w:rPr>
            <w:rStyle w:val="Hyperlink"/>
          </w:rPr>
          <w:t xml:space="preserve">ggplot cheat sheet</w:t>
        </w:r>
      </w:hyperlink>
    </w:p>
    <w:p>
      <w:pPr>
        <w:pStyle w:val="Compact"/>
        <w:numPr>
          <w:ilvl w:val="0"/>
          <w:numId w:val="1262"/>
        </w:numPr>
      </w:pPr>
      <w:hyperlink r:id="rId938">
        <w:r>
          <w:rPr>
            <w:rStyle w:val="Hyperlink"/>
          </w:rPr>
          <w:t xml:space="preserve">data table cheat sheet</w:t>
        </w:r>
      </w:hyperlink>
    </w:p>
    <w:p>
      <w:pPr>
        <w:pStyle w:val="Compact"/>
        <w:numPr>
          <w:ilvl w:val="0"/>
          <w:numId w:val="1262"/>
        </w:numPr>
      </w:pPr>
      <w:hyperlink r:id="rId939">
        <w:r>
          <w:rPr>
            <w:rStyle w:val="Hyperlink"/>
          </w:rPr>
          <w:t xml:space="preserve">RMarkdown cheat sheet</w:t>
        </w:r>
      </w:hyperlink>
    </w:p>
    <w:bookmarkEnd w:id="940"/>
    <w:bookmarkStart w:id="942" w:name="style-and-best-practices"/>
    <w:p>
      <w:pPr>
        <w:pStyle w:val="Heading3"/>
      </w:pPr>
      <w:r>
        <w:t xml:space="preserve">21.1.4 Style and Best Practices</w:t>
      </w:r>
    </w:p>
    <w:p>
      <w:pPr>
        <w:pStyle w:val="Compact"/>
        <w:numPr>
          <w:ilvl w:val="0"/>
          <w:numId w:val="1263"/>
        </w:numPr>
      </w:pPr>
      <w:hyperlink r:id="rId941">
        <w:r>
          <w:rPr>
            <w:rStyle w:val="Hyperlink"/>
          </w:rPr>
          <w:t xml:space="preserve">Hadley Wickham’s R Style Guide</w:t>
        </w:r>
      </w:hyperlink>
    </w:p>
    <w:bookmarkEnd w:id="942"/>
    <w:bookmarkStart w:id="943" w:name="tidy-evaluation-resources"/>
    <w:p>
      <w:pPr>
        <w:pStyle w:val="Heading3"/>
      </w:pPr>
      <w:r>
        <w:t xml:space="preserve">21.1.5 Tidy Evaluation Resources</w:t>
      </w:r>
    </w:p>
    <w:p>
      <w:pPr>
        <w:pStyle w:val="Compact"/>
        <w:numPr>
          <w:ilvl w:val="0"/>
          <w:numId w:val="1264"/>
        </w:numPr>
      </w:pPr>
      <w:hyperlink r:id="rId348">
        <w:r>
          <w:rPr>
            <w:rStyle w:val="Hyperlink"/>
          </w:rPr>
          <w:t xml:space="preserve">Tidy Eval in 5 Minutes</w:t>
        </w:r>
      </w:hyperlink>
      <w:r>
        <w:t xml:space="preserve"> </w:t>
      </w:r>
      <w:r>
        <w:t xml:space="preserve">(video)</w:t>
      </w:r>
    </w:p>
    <w:p>
      <w:pPr>
        <w:pStyle w:val="Compact"/>
        <w:numPr>
          <w:ilvl w:val="0"/>
          <w:numId w:val="1264"/>
        </w:numPr>
      </w:pPr>
      <w:hyperlink r:id="rId346">
        <w:r>
          <w:rPr>
            <w:rStyle w:val="Hyperlink"/>
          </w:rPr>
          <w:t xml:space="preserve">Tidy Evaluation</w:t>
        </w:r>
      </w:hyperlink>
      <w:r>
        <w:t xml:space="preserve"> </w:t>
      </w:r>
      <w:r>
        <w:t xml:space="preserve">(e-book)</w:t>
      </w:r>
    </w:p>
    <w:p>
      <w:pPr>
        <w:pStyle w:val="Compact"/>
        <w:numPr>
          <w:ilvl w:val="0"/>
          <w:numId w:val="1264"/>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4"/>
        </w:numPr>
      </w:pPr>
      <w:hyperlink r:id="rId351">
        <w:r>
          <w:rPr>
            <w:rStyle w:val="Hyperlink"/>
          </w:rPr>
          <w:t xml:space="preserve">Standard Evaluation for *_join</w:t>
        </w:r>
      </w:hyperlink>
      <w:r>
        <w:t xml:space="preserve"> </w:t>
      </w:r>
      <w:r>
        <w:t xml:space="preserve">(stackoverflow)</w:t>
      </w:r>
    </w:p>
    <w:p>
      <w:pPr>
        <w:pStyle w:val="Compact"/>
        <w:numPr>
          <w:ilvl w:val="0"/>
          <w:numId w:val="1264"/>
        </w:numPr>
      </w:pPr>
      <w:hyperlink r:id="rId346">
        <w:r>
          <w:rPr>
            <w:rStyle w:val="Hyperlink"/>
          </w:rPr>
          <w:t xml:space="preserve">Programming with dplyr</w:t>
        </w:r>
      </w:hyperlink>
      <w:r>
        <w:t xml:space="preserve"> </w:t>
      </w:r>
      <w:r>
        <w:t xml:space="preserve">(package vignette)</w:t>
      </w:r>
    </w:p>
    <w:bookmarkEnd w:id="943"/>
    <w:bookmarkEnd w:id="944"/>
    <w:bookmarkStart w:id="946" w:name="resources-for-git-github"/>
    <w:p>
      <w:pPr>
        <w:pStyle w:val="Heading2"/>
      </w:pPr>
      <w:r>
        <w:t xml:space="preserve">21.2 Resources for Git &amp; Github</w:t>
      </w:r>
    </w:p>
    <w:p>
      <w:pPr>
        <w:pStyle w:val="Compact"/>
        <w:numPr>
          <w:ilvl w:val="0"/>
          <w:numId w:val="126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5"/>
        </w:numPr>
      </w:pPr>
      <w:hyperlink r:id="rId555">
        <w:r>
          <w:rPr>
            <w:rStyle w:val="Hyperlink"/>
          </w:rPr>
          <w:t xml:space="preserve">GitHub Learn</w:t>
        </w:r>
      </w:hyperlink>
      <w:ins w:id="3783" w:author="PR Preview" w:date="2024-01-01T00:00:00Z">
        <w:r>
          <w:t xml:space="preserve"> </w:t>
        </w:r>
      </w:ins>
      <w:ins w:id="3783" w:author="PR Preview" w:date="2024-01-01T00:00:00Z">
        <w:r>
          <w:t xml:space="preserve">- official interactive courses,</w:t>
        </w:r>
      </w:ins>
      <w:ins w:id="3783" w:author="PR Preview" w:date="2024-01-01T00:00:00Z">
        <w:r>
          <w:t xml:space="preserve"> </w:t>
        </w:r>
      </w:ins>
      <w:ins w:id="3783" w:author="PR Preview" w:date="2024-01-01T00:00:00Z">
        <w:r>
          <w:t xml:space="preserve">Skills exercises, learning pathways, and credentials</w:t>
        </w:r>
      </w:ins>
    </w:p>
    <w:p>
      <w:pPr>
        <w:pStyle w:val="Compact"/>
        <w:numPr>
          <w:ilvl w:val="0"/>
          <w:numId w:val="1265"/>
        </w:numPr>
      </w:pPr>
      <w:hyperlink r:id="rId945">
        <w:r>
          <w:rPr>
            <w:rStyle w:val="Hyperlink"/>
          </w:rPr>
          <w:t xml:space="preserve">GitHub Skills: Introduction to GitHub</w:t>
        </w:r>
      </w:hyperlink>
    </w:p>
    <w:p>
      <w:pPr>
        <w:pStyle w:val="Compact"/>
        <w:numPr>
          <w:ilvl w:val="0"/>
          <w:numId w:val="1265"/>
        </w:numPr>
      </w:pPr>
      <w:hyperlink r:id="rId557">
        <w:r>
          <w:rPr>
            <w:rStyle w:val="Hyperlink"/>
          </w:rPr>
          <w:t xml:space="preserve">UC Davis DataLab Git Sandbox</w:t>
        </w:r>
      </w:hyperlink>
      <w:r>
        <w:t xml:space="preserve"> </w:t>
      </w:r>
      <w:r>
        <w:t xml:space="preserve">- hands-on Git practice repository</w:t>
      </w:r>
    </w:p>
    <w:bookmarkEnd w:id="946"/>
    <w:bookmarkStart w:id="949" w:name="resources-for-python"/>
    <w:p>
      <w:pPr>
        <w:pStyle w:val="Heading2"/>
      </w:pPr>
      <w:r>
        <w:t xml:space="preserve">21.3 Resources for Python</w:t>
      </w:r>
    </w:p>
    <w:p>
      <w:pPr>
        <w:pStyle w:val="Compact"/>
        <w:numPr>
          <w:ilvl w:val="0"/>
          <w:numId w:val="1266"/>
        </w:numPr>
      </w:pPr>
      <w:hyperlink r:id="rId947">
        <w:r>
          <w:rPr>
            <w:rStyle w:val="Hyperlink"/>
          </w:rPr>
          <w:t xml:space="preserve">UC Davis DataLab Python Basics Workshop</w:t>
        </w:r>
      </w:hyperlink>
      <w:r>
        <w:t xml:space="preserve"> </w:t>
      </w:r>
      <w:r>
        <w:t xml:space="preserve">- foundational Python programming</w:t>
      </w:r>
    </w:p>
    <w:p>
      <w:pPr>
        <w:pStyle w:val="Compact"/>
        <w:numPr>
          <w:ilvl w:val="0"/>
          <w:numId w:val="1266"/>
        </w:numPr>
      </w:pPr>
      <w:hyperlink r:id="rId948">
        <w:r>
          <w:rPr>
            <w:rStyle w:val="Hyperlink"/>
          </w:rPr>
          <w:t xml:space="preserve">Natural Language Processing with Python</w:t>
        </w:r>
      </w:hyperlink>
      <w:r>
        <w:t xml:space="preserve"> </w:t>
      </w:r>
      <w:r>
        <w:t xml:space="preserve">- text analysis and NLP techniques</w:t>
      </w:r>
    </w:p>
    <w:bookmarkEnd w:id="949"/>
    <w:bookmarkStart w:id="951" w:name="resources-for-julia"/>
    <w:p>
      <w:pPr>
        <w:pStyle w:val="Heading2"/>
      </w:pPr>
      <w:r>
        <w:t xml:space="preserve">21.4 Resources for Julia</w:t>
      </w:r>
    </w:p>
    <w:p>
      <w:pPr>
        <w:pStyle w:val="Compact"/>
        <w:numPr>
          <w:ilvl w:val="0"/>
          <w:numId w:val="1267"/>
        </w:numPr>
      </w:pPr>
      <w:hyperlink r:id="rId950">
        <w:r>
          <w:rPr>
            <w:rStyle w:val="Hyperlink"/>
          </w:rPr>
          <w:t xml:space="preserve">UC Davis Julia Users Group Julia Basics Workshop</w:t>
        </w:r>
      </w:hyperlink>
      <w:r>
        <w:t xml:space="preserve"> </w:t>
      </w:r>
      <w:r>
        <w:t xml:space="preserve">- foundational Julia programming</w:t>
      </w:r>
    </w:p>
    <w:bookmarkEnd w:id="951"/>
    <w:bookmarkStart w:id="953" w:name="scientific-figures"/>
    <w:p>
      <w:pPr>
        <w:pStyle w:val="Heading2"/>
      </w:pPr>
      <w:r>
        <w:t xml:space="preserve">21.5 Scientific figures</w:t>
      </w:r>
    </w:p>
    <w:p>
      <w:pPr>
        <w:pStyle w:val="Compact"/>
        <w:numPr>
          <w:ilvl w:val="0"/>
          <w:numId w:val="1268"/>
        </w:numPr>
      </w:pPr>
      <w:r>
        <w:t xml:space="preserve">Ten Simple Rules for Better Figures</w:t>
      </w:r>
      <w:r>
        <w:t xml:space="preserve"> </w:t>
      </w:r>
      <w:r>
        <w:t xml:space="preserve">(Rougier et al. 2014)</w:t>
      </w:r>
    </w:p>
    <w:p>
      <w:pPr>
        <w:pStyle w:val="Compact"/>
        <w:numPr>
          <w:ilvl w:val="0"/>
          <w:numId w:val="1268"/>
        </w:numPr>
      </w:pPr>
      <w:hyperlink r:id="rId952">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3"/>
    <w:bookmarkStart w:id="957" w:name="writing"/>
    <w:p>
      <w:pPr>
        <w:pStyle w:val="Heading2"/>
      </w:pPr>
      <w:r>
        <w:t xml:space="preserve">21.6 Writing</w:t>
      </w:r>
    </w:p>
    <w:p>
      <w:pPr>
        <w:pStyle w:val="Compact"/>
        <w:numPr>
          <w:ilvl w:val="0"/>
          <w:numId w:val="1269"/>
        </w:numPr>
      </w:pPr>
      <w:r>
        <w:t xml:space="preserve">Unpacking the Scientific Toolbox</w:t>
      </w:r>
      <w:r>
        <w:t xml:space="preserve"> </w:t>
      </w:r>
      <w:r>
        <w:t xml:space="preserve">(Silbiger and Stubler 2019)</w:t>
      </w:r>
    </w:p>
    <w:p>
      <w:pPr>
        <w:pStyle w:val="Compact"/>
        <w:numPr>
          <w:ilvl w:val="0"/>
          <w:numId w:val="1269"/>
        </w:numPr>
      </w:pPr>
      <w:r>
        <w:t xml:space="preserve">ICMJE Definition of authorship</w:t>
      </w:r>
      <w:r>
        <w:t xml:space="preserve"> </w:t>
      </w:r>
      <w:r>
        <w:t xml:space="preserve">(International Committee of Medical Journal Editors, n.d.)</w:t>
      </w:r>
    </w:p>
    <w:p>
      <w:pPr>
        <w:pStyle w:val="Compact"/>
        <w:numPr>
          <w:ilvl w:val="0"/>
          <w:numId w:val="1269"/>
        </w:numPr>
      </w:pPr>
      <w:r>
        <w:t xml:space="preserve">Computational science: …why scientific programming does not compute</w:t>
      </w:r>
      <w:r>
        <w:t xml:space="preserve"> </w:t>
      </w:r>
      <w:r>
        <w:t xml:space="preserve">(Merali and Giles 2010)</w:t>
      </w:r>
    </w:p>
    <w:p>
      <w:pPr>
        <w:pStyle w:val="Compact"/>
        <w:numPr>
          <w:ilvl w:val="0"/>
          <w:numId w:val="1269"/>
        </w:numPr>
      </w:pPr>
      <w:hyperlink r:id="rId954">
        <w:r>
          <w:rPr>
            <w:rStyle w:val="Hyperlink"/>
          </w:rPr>
          <w:t xml:space="preserve">The Pathway to Publishing: A Guide to Quantitative Writing in the Health Sciences</w:t>
        </w:r>
      </w:hyperlink>
    </w:p>
    <w:p>
      <w:pPr>
        <w:pStyle w:val="Compact"/>
        <w:numPr>
          <w:ilvl w:val="0"/>
          <w:numId w:val="1269"/>
        </w:numPr>
      </w:pPr>
      <w:hyperlink r:id="rId95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9"/>
        </w:numPr>
      </w:pPr>
      <w:hyperlink r:id="rId956">
        <w:r>
          <w:rPr>
            <w:rStyle w:val="Hyperlink"/>
          </w:rPr>
          <w:t xml:space="preserve">Secret, actionable writing tips</w:t>
        </w:r>
      </w:hyperlink>
    </w:p>
    <w:bookmarkEnd w:id="957"/>
    <w:bookmarkStart w:id="961" w:name="presentations"/>
    <w:p>
      <w:pPr>
        <w:pStyle w:val="Heading2"/>
      </w:pPr>
      <w:r>
        <w:t xml:space="preserve">21.7 Presentations</w:t>
      </w:r>
    </w:p>
    <w:p>
      <w:pPr>
        <w:pStyle w:val="Compact"/>
        <w:numPr>
          <w:ilvl w:val="0"/>
          <w:numId w:val="1270"/>
        </w:numPr>
      </w:pPr>
      <w:r>
        <w:t xml:space="preserve">How to tell a compelling story in scientific presentations</w:t>
      </w:r>
      <w:r>
        <w:t xml:space="preserve"> </w:t>
      </w:r>
      <w:r>
        <w:t xml:space="preserve">(Van Noorden 2021)</w:t>
      </w:r>
    </w:p>
    <w:p>
      <w:pPr>
        <w:pStyle w:val="Compact"/>
        <w:numPr>
          <w:ilvl w:val="0"/>
          <w:numId w:val="1270"/>
        </w:numPr>
      </w:pPr>
      <w:hyperlink r:id="rId958">
        <w:r>
          <w:rPr>
            <w:rStyle w:val="Hyperlink"/>
          </w:rPr>
          <w:t xml:space="preserve">How to give a killer narratively-driven scientific talk</w:t>
        </w:r>
      </w:hyperlink>
    </w:p>
    <w:p>
      <w:pPr>
        <w:pStyle w:val="Compact"/>
        <w:numPr>
          <w:ilvl w:val="0"/>
          <w:numId w:val="1270"/>
        </w:numPr>
      </w:pPr>
      <w:hyperlink r:id="rId959">
        <w:r>
          <w:rPr>
            <w:rStyle w:val="Hyperlink"/>
          </w:rPr>
          <w:t xml:space="preserve">How to make a better poster</w:t>
        </w:r>
      </w:hyperlink>
    </w:p>
    <w:p>
      <w:pPr>
        <w:pStyle w:val="Compact"/>
        <w:numPr>
          <w:ilvl w:val="0"/>
          <w:numId w:val="1270"/>
        </w:numPr>
      </w:pPr>
      <w:hyperlink r:id="rId960">
        <w:r>
          <w:rPr>
            <w:rStyle w:val="Hyperlink"/>
          </w:rPr>
          <w:t xml:space="preserve">How to make an even better poster</w:t>
        </w:r>
      </w:hyperlink>
    </w:p>
    <w:bookmarkEnd w:id="961"/>
    <w:bookmarkStart w:id="964" w:name="professional-advice"/>
    <w:p>
      <w:pPr>
        <w:pStyle w:val="Heading2"/>
      </w:pPr>
      <w:r>
        <w:t xml:space="preserve">21.8 Professional advice</w:t>
      </w:r>
    </w:p>
    <w:p>
      <w:pPr>
        <w:pStyle w:val="Compact"/>
        <w:numPr>
          <w:ilvl w:val="0"/>
          <w:numId w:val="1271"/>
        </w:numPr>
      </w:pPr>
      <w:hyperlink r:id="rId962">
        <w:r>
          <w:rPr>
            <w:rStyle w:val="Hyperlink"/>
          </w:rPr>
          <w:t xml:space="preserve">Professional advice, especially for your first job</w:t>
        </w:r>
      </w:hyperlink>
    </w:p>
    <w:p>
      <w:pPr>
        <w:pStyle w:val="Compact"/>
        <w:numPr>
          <w:ilvl w:val="0"/>
          <w:numId w:val="1271"/>
        </w:numPr>
      </w:pPr>
      <w:hyperlink r:id="rId963">
        <w:r>
          <w:rPr>
            <w:rStyle w:val="Hyperlink"/>
          </w:rPr>
          <w:t xml:space="preserve">Team Public Health Substack</w:t>
        </w:r>
      </w:hyperlink>
    </w:p>
    <w:bookmarkEnd w:id="964"/>
    <w:bookmarkStart w:id="967" w:name="funding"/>
    <w:p>
      <w:pPr>
        <w:pStyle w:val="Heading2"/>
      </w:pPr>
      <w:r>
        <w:t xml:space="preserve">21.9 Funding</w:t>
      </w:r>
    </w:p>
    <w:p>
      <w:pPr>
        <w:pStyle w:val="Compact"/>
        <w:numPr>
          <w:ilvl w:val="0"/>
          <w:numId w:val="1272"/>
        </w:numPr>
      </w:pPr>
      <w:hyperlink r:id="rId965">
        <w:r>
          <w:rPr>
            <w:rStyle w:val="Hyperlink"/>
          </w:rPr>
          <w:t xml:space="preserve">Building Your Funding Train</w:t>
        </w:r>
      </w:hyperlink>
    </w:p>
    <w:p>
      <w:pPr>
        <w:pStyle w:val="Compact"/>
        <w:numPr>
          <w:ilvl w:val="0"/>
          <w:numId w:val="1272"/>
        </w:numPr>
      </w:pPr>
      <w:hyperlink r:id="rId966">
        <w:r>
          <w:rPr>
            <w:rStyle w:val="Hyperlink"/>
          </w:rPr>
          <w:t xml:space="preserve">NIH Grant Writing Resources</w:t>
        </w:r>
      </w:hyperlink>
    </w:p>
    <w:bookmarkEnd w:id="967"/>
    <w:bookmarkStart w:id="970" w:name="ethics-and-global-health-research"/>
    <w:p>
      <w:pPr>
        <w:pStyle w:val="Heading2"/>
      </w:pPr>
      <w:r>
        <w:t xml:space="preserve">21.10 Ethics and global health research</w:t>
      </w:r>
    </w:p>
    <w:p>
      <w:pPr>
        <w:pStyle w:val="Compact"/>
        <w:numPr>
          <w:ilvl w:val="0"/>
          <w:numId w:val="1273"/>
        </w:numPr>
      </w:pPr>
      <w:hyperlink r:id="rId968">
        <w:r>
          <w:rPr>
            <w:rStyle w:val="Hyperlink"/>
          </w:rPr>
          <w:t xml:space="preserve">Global Code of Conduct For Research in Resource-Poor Settings</w:t>
        </w:r>
      </w:hyperlink>
    </w:p>
    <w:p>
      <w:pPr>
        <w:pStyle w:val="Compact"/>
        <w:numPr>
          <w:ilvl w:val="0"/>
          <w:numId w:val="127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3"/>
        </w:numPr>
      </w:pPr>
      <w:hyperlink r:id="rId969">
        <w:r>
          <w:rPr>
            <w:rStyle w:val="Hyperlink"/>
          </w:rPr>
          <w:t xml:space="preserve">Transforming Global Health Partnerships</w:t>
        </w:r>
      </w:hyperlink>
    </w:p>
    <w:p>
      <w:r>
        <w:br w:type="page"/>
      </w:r>
    </w:p>
    <w:bookmarkEnd w:id="970"/>
    <w:bookmarkEnd w:id="971"/>
    <w:bookmarkStart w:id="998" w:name="professional-development"/>
    <w:p>
      <w:pPr>
        <w:pStyle w:val="Heading1"/>
      </w:pPr>
      <w:r>
        <w:t xml:space="preserve">22. Professional Development</w:t>
      </w:r>
    </w:p>
    <w:bookmarkStart w:id="972"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4"/>
        </w:numPr>
      </w:pPr>
      <w:r>
        <w:t xml:space="preserve">Regular, open communication between mentees and mentors</w:t>
      </w:r>
    </w:p>
    <w:p>
      <w:pPr>
        <w:pStyle w:val="Compact"/>
        <w:numPr>
          <w:ilvl w:val="0"/>
          <w:numId w:val="1274"/>
        </w:numPr>
      </w:pPr>
      <w:r>
        <w:t xml:space="preserve">Mutual respect and trust</w:t>
      </w:r>
    </w:p>
    <w:p>
      <w:pPr>
        <w:pStyle w:val="Compact"/>
        <w:numPr>
          <w:ilvl w:val="0"/>
          <w:numId w:val="1274"/>
        </w:numPr>
      </w:pPr>
      <w:r>
        <w:t xml:space="preserve">Clear expectations and goals</w:t>
      </w:r>
    </w:p>
    <w:p>
      <w:pPr>
        <w:pStyle w:val="Compact"/>
        <w:numPr>
          <w:ilvl w:val="0"/>
          <w:numId w:val="1274"/>
        </w:numPr>
      </w:pPr>
      <w:r>
        <w:t xml:space="preserve">Constructive feedback</w:t>
      </w:r>
    </w:p>
    <w:p>
      <w:pPr>
        <w:pStyle w:val="Compact"/>
        <w:numPr>
          <w:ilvl w:val="0"/>
          <w:numId w:val="1274"/>
        </w:numPr>
      </w:pPr>
      <w:r>
        <w:t xml:space="preserve">Support for both research and career development</w:t>
      </w:r>
    </w:p>
    <w:bookmarkEnd w:id="972"/>
    <w:bookmarkStart w:id="975"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5"/>
        </w:numPr>
      </w:pPr>
      <w:r>
        <w:t xml:space="preserve">Short-term and long-term career goals</w:t>
      </w:r>
    </w:p>
    <w:p>
      <w:pPr>
        <w:pStyle w:val="Compact"/>
        <w:numPr>
          <w:ilvl w:val="0"/>
          <w:numId w:val="1275"/>
        </w:numPr>
      </w:pPr>
      <w:r>
        <w:t xml:space="preserve">Skills to develop</w:t>
      </w:r>
    </w:p>
    <w:p>
      <w:pPr>
        <w:pStyle w:val="Compact"/>
        <w:numPr>
          <w:ilvl w:val="0"/>
          <w:numId w:val="1275"/>
        </w:numPr>
      </w:pPr>
      <w:r>
        <w:t xml:space="preserve">Training needs and opportunities</w:t>
      </w:r>
    </w:p>
    <w:p>
      <w:pPr>
        <w:pStyle w:val="Compact"/>
        <w:numPr>
          <w:ilvl w:val="0"/>
          <w:numId w:val="1275"/>
        </w:numPr>
      </w:pPr>
      <w:r>
        <w:t xml:space="preserve">Timeline and milestones</w:t>
      </w:r>
    </w:p>
    <w:p>
      <w:pPr>
        <w:pStyle w:val="Compact"/>
        <w:numPr>
          <w:ilvl w:val="0"/>
          <w:numId w:val="1275"/>
        </w:numPr>
      </w:pPr>
      <w:r>
        <w:t xml:space="preserve">Progress toward goals</w:t>
      </w:r>
    </w:p>
    <w:p>
      <w:pPr>
        <w:pStyle w:val="FirstParagraph"/>
      </w:pPr>
      <w:r>
        <w:t xml:space="preserve">Update your IDP at least annually and discuss it with your PI. Useful resources:</w:t>
      </w:r>
    </w:p>
    <w:p>
      <w:pPr>
        <w:pStyle w:val="Compact"/>
        <w:numPr>
          <w:ilvl w:val="0"/>
          <w:numId w:val="1276"/>
        </w:numPr>
      </w:pPr>
      <w:hyperlink r:id="rId973">
        <w:r>
          <w:rPr>
            <w:rStyle w:val="Hyperlink"/>
          </w:rPr>
          <w:t xml:space="preserve">myIDP - Individual Development Plan tool</w:t>
        </w:r>
      </w:hyperlink>
    </w:p>
    <w:p>
      <w:pPr>
        <w:pStyle w:val="Compact"/>
        <w:numPr>
          <w:ilvl w:val="0"/>
          <w:numId w:val="1276"/>
        </w:numPr>
      </w:pPr>
      <w:hyperlink r:id="rId974">
        <w:r>
          <w:rPr>
            <w:rStyle w:val="Hyperlink"/>
          </w:rPr>
          <w:t xml:space="preserve">NIH OITE Career Resources</w:t>
        </w:r>
      </w:hyperlink>
    </w:p>
    <w:bookmarkEnd w:id="975"/>
    <w:bookmarkStart w:id="978"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7"/>
        </w:numPr>
      </w:pPr>
      <w:r>
        <w:t xml:space="preserve">Discuss conference opportunities with PIs early</w:t>
      </w:r>
    </w:p>
    <w:p>
      <w:pPr>
        <w:pStyle w:val="Compact"/>
        <w:numPr>
          <w:ilvl w:val="0"/>
          <w:numId w:val="1277"/>
        </w:numPr>
      </w:pPr>
      <w:r>
        <w:t xml:space="preserve">Submit abstracts with PI approval</w:t>
      </w:r>
    </w:p>
    <w:p>
      <w:pPr>
        <w:pStyle w:val="Compact"/>
        <w:numPr>
          <w:ilvl w:val="0"/>
          <w:numId w:val="1277"/>
        </w:numPr>
      </w:pPr>
      <w:r>
        <w:t xml:space="preserve">Practice presentations in lab meeting before the conference</w:t>
      </w:r>
    </w:p>
    <w:p>
      <w:pPr>
        <w:pStyle w:val="Compact"/>
        <w:numPr>
          <w:ilvl w:val="0"/>
          <w:numId w:val="127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8"/>
        </w:numPr>
      </w:pPr>
      <w:hyperlink r:id="rId976">
        <w:r>
          <w:rPr>
            <w:rStyle w:val="Hyperlink"/>
          </w:rPr>
          <w:t xml:space="preserve">How to tell a compelling story in scientific presentations</w:t>
        </w:r>
      </w:hyperlink>
    </w:p>
    <w:p>
      <w:pPr>
        <w:pStyle w:val="Compact"/>
        <w:numPr>
          <w:ilvl w:val="0"/>
          <w:numId w:val="1278"/>
        </w:numPr>
      </w:pPr>
      <w:hyperlink r:id="rId958">
        <w:r>
          <w:rPr>
            <w:rStyle w:val="Hyperlink"/>
          </w:rPr>
          <w:t xml:space="preserve">How to give a killer narratively-driven scientific talk</w:t>
        </w:r>
      </w:hyperlink>
    </w:p>
    <w:p>
      <w:pPr>
        <w:pStyle w:val="Compact"/>
        <w:numPr>
          <w:ilvl w:val="0"/>
          <w:numId w:val="1278"/>
        </w:numPr>
      </w:pPr>
      <w:hyperlink r:id="rId977">
        <w:r>
          <w:rPr>
            <w:rStyle w:val="Hyperlink"/>
          </w:rPr>
          <w:t xml:space="preserve">How to make a better poster</w:t>
        </w:r>
      </w:hyperlink>
    </w:p>
    <w:p>
      <w:pPr>
        <w:pStyle w:val="Compact"/>
        <w:numPr>
          <w:ilvl w:val="0"/>
          <w:numId w:val="1278"/>
        </w:numPr>
      </w:pPr>
      <w:hyperlink r:id="rId960">
        <w:r>
          <w:rPr>
            <w:rStyle w:val="Hyperlink"/>
          </w:rPr>
          <w:t xml:space="preserve">How to make an even better poster</w:t>
        </w:r>
      </w:hyperlink>
    </w:p>
    <w:bookmarkEnd w:id="978"/>
    <w:bookmarkStart w:id="982"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9"/>
        </w:numPr>
      </w:pPr>
      <w:r>
        <w:t xml:space="preserve">Label x-axis and y-axis clearly</w:t>
      </w:r>
    </w:p>
    <w:p>
      <w:pPr>
        <w:pStyle w:val="Compact"/>
        <w:numPr>
          <w:ilvl w:val="0"/>
          <w:numId w:val="1279"/>
        </w:numPr>
      </w:pPr>
      <w:r>
        <w:t xml:space="preserve">Use panel labels when including multiple subplots</w:t>
      </w:r>
    </w:p>
    <w:p>
      <w:pPr>
        <w:pStyle w:val="Compact"/>
        <w:numPr>
          <w:ilvl w:val="0"/>
          <w:numId w:val="1279"/>
        </w:numPr>
      </w:pPr>
      <w:r>
        <w:t xml:space="preserve">Include sufficient tick marks and labels</w:t>
      </w:r>
    </w:p>
    <w:p>
      <w:pPr>
        <w:pStyle w:val="Compact"/>
        <w:numPr>
          <w:ilvl w:val="0"/>
          <w:numId w:val="1279"/>
        </w:numPr>
      </w:pPr>
      <w:r>
        <w:t xml:space="preserve">Use appropriate font sizes (readable but not distracting)</w:t>
      </w:r>
    </w:p>
    <w:p>
      <w:pPr>
        <w:pStyle w:val="Compact"/>
        <w:numPr>
          <w:ilvl w:val="0"/>
          <w:numId w:val="1279"/>
        </w:numPr>
      </w:pPr>
      <w:r>
        <w:t xml:space="preserve">Use colorblind-friendly palettes (see</w:t>
      </w:r>
      <w:r>
        <w:t xml:space="preserve"> </w:t>
      </w:r>
      <w:hyperlink r:id="rId979">
        <w:r>
          <w:rPr>
            <w:rStyle w:val="Hyperlink"/>
          </w:rPr>
          <w:t xml:space="preserve">ColorBrewer</w:t>
        </w:r>
      </w:hyperlink>
      <w:r>
        <w:t xml:space="preserve"> </w:t>
      </w:r>
      <w:r>
        <w:t xml:space="preserve">or</w:t>
      </w:r>
      <w:r>
        <w:t xml:space="preserve"> </w:t>
      </w:r>
      <w:hyperlink r:id="rId980">
        <w:r>
          <w:rPr>
            <w:rStyle w:val="Hyperlink"/>
          </w:rPr>
          <w:t xml:space="preserve">iwanthue</w:t>
        </w:r>
      </w:hyperlink>
      <w:r>
        <w:t xml:space="preserve">)</w:t>
      </w:r>
    </w:p>
    <w:p>
      <w:pPr>
        <w:pStyle w:val="Compact"/>
        <w:numPr>
          <w:ilvl w:val="0"/>
          <w:numId w:val="1279"/>
        </w:numPr>
      </w:pPr>
      <w:r>
        <w:t xml:space="preserve">Define colors, shapes, and line types in legends</w:t>
      </w:r>
    </w:p>
    <w:p>
      <w:pPr>
        <w:pStyle w:val="Compact"/>
        <w:numPr>
          <w:ilvl w:val="0"/>
          <w:numId w:val="1279"/>
        </w:numPr>
      </w:pPr>
      <w:r>
        <w:t xml:space="preserve">Minimize abbreviations in labels and legends</w:t>
      </w:r>
    </w:p>
    <w:p>
      <w:pPr>
        <w:pStyle w:val="Compact"/>
        <w:numPr>
          <w:ilvl w:val="0"/>
          <w:numId w:val="1279"/>
        </w:numPr>
      </w:pPr>
      <w:r>
        <w:t xml:space="preserve">Use transparency to show overlapping data</w:t>
      </w:r>
    </w:p>
    <w:p>
      <w:pPr>
        <w:pStyle w:val="Compact"/>
        <w:numPr>
          <w:ilvl w:val="0"/>
          <w:numId w:val="1279"/>
        </w:numPr>
      </w:pPr>
      <w:r>
        <w:t xml:space="preserve">Show measures of precision (e.g., 95% confidence intervals)</w:t>
      </w:r>
    </w:p>
    <w:p>
      <w:pPr>
        <w:pStyle w:val="FirstParagraph"/>
      </w:pPr>
      <w:r>
        <w:rPr>
          <w:b/>
          <w:bCs/>
        </w:rPr>
        <w:t xml:space="preserve">Resources:</w:t>
      </w:r>
    </w:p>
    <w:p>
      <w:pPr>
        <w:pStyle w:val="Compact"/>
        <w:numPr>
          <w:ilvl w:val="0"/>
          <w:numId w:val="1280"/>
        </w:numPr>
      </w:pPr>
      <w:hyperlink r:id="rId981">
        <w:r>
          <w:rPr>
            <w:rStyle w:val="Hyperlink"/>
          </w:rPr>
          <w:t xml:space="preserve">Ten Simple Rules for Better Figures</w:t>
        </w:r>
      </w:hyperlink>
    </w:p>
    <w:bookmarkEnd w:id="982"/>
    <w:bookmarkStart w:id="984" w:name="grant-writing"/>
    <w:p>
      <w:pPr>
        <w:pStyle w:val="Heading2"/>
      </w:pPr>
      <w:r>
        <w:t xml:space="preserve">22.5 Grant Writing</w:t>
      </w:r>
    </w:p>
    <w:p>
      <w:pPr>
        <w:pStyle w:val="Compact"/>
        <w:numPr>
          <w:ilvl w:val="0"/>
          <w:numId w:val="1281"/>
        </w:numPr>
      </w:pPr>
      <w:r>
        <w:t xml:space="preserve">Graduate students and postdocs are encouraged to apply for fellowships (e.g., NIH F31, NSF GRFP, K awards)</w:t>
      </w:r>
    </w:p>
    <w:p>
      <w:pPr>
        <w:pStyle w:val="Compact"/>
        <w:numPr>
          <w:ilvl w:val="0"/>
          <w:numId w:val="1281"/>
        </w:numPr>
      </w:pPr>
      <w:r>
        <w:t xml:space="preserve">PIs will support fellowship applications with feedback, letters of support, and mentoring</w:t>
      </w:r>
    </w:p>
    <w:p>
      <w:pPr>
        <w:pStyle w:val="Compact"/>
        <w:numPr>
          <w:ilvl w:val="0"/>
          <w:numId w:val="1281"/>
        </w:numPr>
      </w:pPr>
      <w:r>
        <w:t xml:space="preserve">Start planning fellowship applications well in advance of deadlines (typically 3-6 months)</w:t>
      </w:r>
    </w:p>
    <w:p>
      <w:pPr>
        <w:pStyle w:val="Compact"/>
        <w:numPr>
          <w:ilvl w:val="0"/>
          <w:numId w:val="1281"/>
        </w:numPr>
      </w:pPr>
      <w:r>
        <w:t xml:space="preserve">Attend grant writing workshops and seek feedback from multiple sources</w:t>
      </w:r>
    </w:p>
    <w:p>
      <w:pPr>
        <w:pStyle w:val="FirstParagraph"/>
      </w:pPr>
      <w:r>
        <w:rPr>
          <w:b/>
          <w:bCs/>
        </w:rPr>
        <w:t xml:space="preserve">Resources:</w:t>
      </w:r>
    </w:p>
    <w:p>
      <w:pPr>
        <w:pStyle w:val="Compact"/>
        <w:numPr>
          <w:ilvl w:val="0"/>
          <w:numId w:val="1282"/>
        </w:numPr>
      </w:pPr>
      <w:hyperlink r:id="rId965">
        <w:r>
          <w:rPr>
            <w:rStyle w:val="Hyperlink"/>
          </w:rPr>
          <w:t xml:space="preserve">Building Your Funding Train</w:t>
        </w:r>
      </w:hyperlink>
    </w:p>
    <w:p>
      <w:pPr>
        <w:pStyle w:val="Compact"/>
        <w:numPr>
          <w:ilvl w:val="0"/>
          <w:numId w:val="1282"/>
        </w:numPr>
      </w:pPr>
      <w:hyperlink r:id="rId983">
        <w:r>
          <w:rPr>
            <w:rStyle w:val="Hyperlink"/>
          </w:rPr>
          <w:t xml:space="preserve">NIH Funding Opportunities</w:t>
        </w:r>
      </w:hyperlink>
    </w:p>
    <w:p>
      <w:pPr>
        <w:pStyle w:val="Compact"/>
        <w:numPr>
          <w:ilvl w:val="0"/>
          <w:numId w:val="1282"/>
        </w:numPr>
      </w:pPr>
      <w:hyperlink r:id="rId966">
        <w:r>
          <w:rPr>
            <w:rStyle w:val="Hyperlink"/>
          </w:rPr>
          <w:t xml:space="preserve">NIH Grant Writing Resources</w:t>
        </w:r>
      </w:hyperlink>
    </w:p>
    <w:bookmarkEnd w:id="984"/>
    <w:bookmarkStart w:id="995"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5"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3"/>
        </w:numPr>
      </w:pPr>
      <w:r>
        <w:t xml:space="preserve">Understand the typical scope and depth expected</w:t>
      </w:r>
    </w:p>
    <w:p>
      <w:pPr>
        <w:pStyle w:val="Compact"/>
        <w:numPr>
          <w:ilvl w:val="0"/>
          <w:numId w:val="1283"/>
        </w:numPr>
      </w:pPr>
      <w:r>
        <w:t xml:space="preserve">See different approaches to structure and presentation</w:t>
      </w:r>
    </w:p>
    <w:p>
      <w:pPr>
        <w:pStyle w:val="Compact"/>
        <w:numPr>
          <w:ilvl w:val="0"/>
          <w:numId w:val="1283"/>
        </w:numPr>
      </w:pPr>
      <w:r>
        <w:t xml:space="preserve">Calibrate your expectations based on successful examples</w:t>
      </w:r>
    </w:p>
    <w:p>
      <w:pPr>
        <w:pStyle w:val="Compact"/>
        <w:numPr>
          <w:ilvl w:val="0"/>
          <w:numId w:val="128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5"/>
    <w:bookmarkStart w:id="986"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4"/>
        </w:numPr>
      </w:pPr>
      <w:r>
        <w:t xml:space="preserve">Independent research capability</w:t>
      </w:r>
    </w:p>
    <w:p>
      <w:pPr>
        <w:pStyle w:val="Compact"/>
        <w:numPr>
          <w:ilvl w:val="0"/>
          <w:numId w:val="1284"/>
        </w:numPr>
      </w:pPr>
      <w:r>
        <w:t xml:space="preserve">Ability to communicate findings effectively</w:t>
      </w:r>
    </w:p>
    <w:p>
      <w:pPr>
        <w:pStyle w:val="Compact"/>
        <w:numPr>
          <w:ilvl w:val="0"/>
          <w:numId w:val="1284"/>
        </w:numPr>
      </w:pPr>
      <w:r>
        <w:t xml:space="preserve">Contribution to the scientific literature</w:t>
      </w:r>
    </w:p>
    <w:p>
      <w:pPr>
        <w:pStyle w:val="Compact"/>
        <w:numPr>
          <w:ilvl w:val="0"/>
          <w:numId w:val="1284"/>
        </w:numPr>
      </w:pPr>
      <w:r>
        <w:t xml:space="preserve">Readiness for an academic or research career</w:t>
      </w:r>
    </w:p>
    <w:bookmarkEnd w:id="986"/>
    <w:bookmarkStart w:id="987"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7"/>
    <w:bookmarkStart w:id="991"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89">
        <w:r>
          <w:rPr>
            <w:rStyle w:val="Hyperlink"/>
          </w:rPr>
          <w:t xml:space="preserve">PhD</w:t>
        </w:r>
      </w:hyperlink>
      <w:r>
        <w:t xml:space="preserve">,</w:t>
      </w:r>
      <w:r>
        <w:t xml:space="preserve"> </w:t>
      </w:r>
      <w:r>
        <w:t xml:space="preserve">is a spiritual successor to an apprentice’s</w:t>
      </w:r>
      <w:r>
        <w:t xml:space="preserve"> </w:t>
      </w:r>
      <w:hyperlink r:id="rId99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5"/>
        </w:numPr>
      </w:pPr>
      <w:r>
        <w:t xml:space="preserve">The dissertation proves you can conduct rigorous research</w:t>
      </w:r>
    </w:p>
    <w:p>
      <w:pPr>
        <w:pStyle w:val="Compact"/>
        <w:numPr>
          <w:ilvl w:val="0"/>
          <w:numId w:val="1285"/>
        </w:numPr>
      </w:pPr>
      <w:r>
        <w:t xml:space="preserve">It doesn’t need to solve every problem in your field</w:t>
      </w:r>
    </w:p>
    <w:p>
      <w:pPr>
        <w:pStyle w:val="Compact"/>
        <w:numPr>
          <w:ilvl w:val="0"/>
          <w:numId w:val="1285"/>
        </w:numPr>
      </w:pPr>
      <w:r>
        <w:t xml:space="preserve">It doesn’t need to be flawless</w:t>
      </w:r>
    </w:p>
    <w:p>
      <w:pPr>
        <w:pStyle w:val="Compact"/>
        <w:numPr>
          <w:ilvl w:val="0"/>
          <w:numId w:val="1285"/>
        </w:numPr>
      </w:pPr>
      <w:r>
        <w:t xml:space="preserve">It doesn’t need to be all-encompassing</w:t>
      </w:r>
    </w:p>
    <w:p>
      <w:pPr>
        <w:pStyle w:val="Compact"/>
        <w:numPr>
          <w:ilvl w:val="0"/>
          <w:numId w:val="1285"/>
        </w:numPr>
      </w:pPr>
      <w:r>
        <w:t xml:space="preserve">It just needs to constitute incremental progress in your field</w:t>
      </w:r>
    </w:p>
    <w:bookmarkEnd w:id="991"/>
    <w:bookmarkStart w:id="992"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6"/>
        </w:numPr>
      </w:pPr>
      <w:r>
        <w:t xml:space="preserve">Done is better than perfect when it comes to dissertations</w:t>
      </w:r>
    </w:p>
    <w:p>
      <w:pPr>
        <w:pStyle w:val="Compact"/>
        <w:numPr>
          <w:ilvl w:val="0"/>
          <w:numId w:val="1286"/>
        </w:numPr>
      </w:pPr>
      <w:r>
        <w:t xml:space="preserve">You’ll have your entire career to refine and expand on these ideas</w:t>
      </w:r>
    </w:p>
    <w:p>
      <w:pPr>
        <w:pStyle w:val="Compact"/>
        <w:numPr>
          <w:ilvl w:val="0"/>
          <w:numId w:val="1286"/>
        </w:numPr>
      </w:pPr>
      <w:r>
        <w:t xml:space="preserve">The goal is to finish and move forward,</w:t>
      </w:r>
      <w:r>
        <w:t xml:space="preserve"> </w:t>
      </w:r>
      <w:r>
        <w:t xml:space="preserve">not to write the definitive work on your topic</w:t>
      </w:r>
    </w:p>
    <w:p>
      <w:pPr>
        <w:pStyle w:val="Compact"/>
        <w:numPr>
          <w:ilvl w:val="0"/>
          <w:numId w:val="128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2"/>
    <w:bookmarkStart w:id="994" w:name="resources-3"/>
    <w:p>
      <w:pPr>
        <w:pStyle w:val="Heading3"/>
      </w:pPr>
      <w:r>
        <w:t xml:space="preserve">22.6.6 Resources</w:t>
      </w:r>
    </w:p>
    <w:p>
      <w:pPr>
        <w:pStyle w:val="FirstParagraph"/>
      </w:pPr>
      <w:r>
        <w:rPr>
          <w:b/>
          <w:bCs/>
        </w:rPr>
        <w:t xml:space="preserve">Dissertation writing tools:</w:t>
      </w:r>
    </w:p>
    <w:p>
      <w:pPr>
        <w:pStyle w:val="Compact"/>
        <w:numPr>
          <w:ilvl w:val="0"/>
          <w:numId w:val="1287"/>
        </w:numPr>
      </w:pPr>
      <w:hyperlink r:id="rId993">
        <w:r>
          <w:rPr>
            <w:rStyle w:val="Hyperlink"/>
          </w:rPr>
          <w:t xml:space="preserve">quarto-thesis</w:t>
        </w:r>
      </w:hyperlink>
      <w:r>
        <w:t xml:space="preserve"> </w:t>
      </w:r>
      <w:r>
        <w:t xml:space="preserve">- Quarto extension for creating masters or PhD theses with professional LaTeX formatting</w:t>
      </w:r>
    </w:p>
    <w:bookmarkEnd w:id="994"/>
    <w:bookmarkEnd w:id="995"/>
    <w:bookmarkStart w:id="996"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8"/>
        </w:numPr>
      </w:pPr>
      <w:r>
        <w:t xml:space="preserve">Graduate students are encouraged to gain teaching experience</w:t>
      </w:r>
    </w:p>
    <w:p>
      <w:pPr>
        <w:pStyle w:val="Compact"/>
        <w:numPr>
          <w:ilvl w:val="0"/>
          <w:numId w:val="1288"/>
        </w:numPr>
      </w:pPr>
      <w:r>
        <w:t xml:space="preserve">We support science communication and outreach activities</w:t>
      </w:r>
    </w:p>
    <w:p>
      <w:pPr>
        <w:pStyle w:val="Compact"/>
        <w:numPr>
          <w:ilvl w:val="0"/>
          <w:numId w:val="1288"/>
        </w:numPr>
      </w:pPr>
      <w:r>
        <w:t xml:space="preserve">Discuss opportunities with PIs</w:t>
      </w:r>
    </w:p>
    <w:p>
      <w:pPr>
        <w:pStyle w:val="FirstParagraph"/>
      </w:pPr>
      <w:r>
        <w:t xml:space="preserve">The</w:t>
      </w:r>
      <w:r>
        <w:t xml:space="preserve"> </w:t>
      </w:r>
      <w:hyperlink r:id="rId83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1">
        <w:r>
          <w:rPr>
            <w:rStyle w:val="Hyperlink"/>
          </w:rPr>
          <w:t xml:space="preserve">workshop index</w:t>
        </w:r>
      </w:hyperlink>
      <w:r>
        <w:t xml:space="preserve"> </w:t>
      </w:r>
      <w:r>
        <w:t xml:space="preserve">provides a comprehensive catalog of available resources.</w:t>
      </w:r>
    </w:p>
    <w:bookmarkEnd w:id="996"/>
    <w:bookmarkStart w:id="997"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9"/>
        </w:numPr>
      </w:pPr>
      <w:r>
        <w:t xml:space="preserve">Attend seminars and departmental events</w:t>
      </w:r>
    </w:p>
    <w:p>
      <w:pPr>
        <w:pStyle w:val="Compact"/>
        <w:numPr>
          <w:ilvl w:val="0"/>
          <w:numId w:val="1289"/>
        </w:numPr>
      </w:pPr>
      <w:r>
        <w:t xml:space="preserve">Connect with researchers in your field</w:t>
      </w:r>
    </w:p>
    <w:p>
      <w:pPr>
        <w:pStyle w:val="Compact"/>
        <w:numPr>
          <w:ilvl w:val="0"/>
          <w:numId w:val="1289"/>
        </w:numPr>
      </w:pPr>
      <w:r>
        <w:t xml:space="preserve">Join professional societies</w:t>
      </w:r>
    </w:p>
    <w:p>
      <w:pPr>
        <w:pStyle w:val="Compact"/>
        <w:numPr>
          <w:ilvl w:val="0"/>
          <w:numId w:val="1289"/>
        </w:numPr>
      </w:pPr>
      <w:r>
        <w:t xml:space="preserve">Use professional social media platforms to share research and engage with the scientific community</w:t>
      </w:r>
    </w:p>
    <w:p>
      <w:r>
        <w:br w:type="page"/>
      </w:r>
    </w:p>
    <w:bookmarkEnd w:id="997"/>
    <w:bookmarkEnd w:id="998"/>
    <w:bookmarkStart w:id="1003" w:name="sec-writing"/>
    <w:p>
      <w:pPr>
        <w:pStyle w:val="Heading1"/>
      </w:pPr>
      <w:r>
        <w:t xml:space="preserve">23. Writing</w:t>
      </w:r>
    </w:p>
    <w:bookmarkStart w:id="99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0"/>
        </w:numPr>
      </w:pPr>
      <w:r>
        <w:t xml:space="preserve">Organize your thoughts and identify what you actually need to know</w:t>
      </w:r>
    </w:p>
    <w:p>
      <w:pPr>
        <w:pStyle w:val="Compact"/>
        <w:numPr>
          <w:ilvl w:val="0"/>
          <w:numId w:val="1290"/>
        </w:numPr>
      </w:pPr>
      <w:r>
        <w:t xml:space="preserve">Articulate the problem more precisely</w:t>
      </w:r>
    </w:p>
    <w:p>
      <w:pPr>
        <w:pStyle w:val="Compact"/>
        <w:numPr>
          <w:ilvl w:val="0"/>
          <w:numId w:val="129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99"/>
    <w:bookmarkStart w:id="1001"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1"/>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1"/>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1"/>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1"/>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1"/>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1"/>
    <w:bookmarkStart w:id="100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2"/>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2"/>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2"/>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2"/>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2"/>
    <w:bookmarkEnd w:id="1003"/>
    <w:bookmarkStart w:id="1019" w:name="manuscript-preparation-and-publication"/>
    <w:p>
      <w:pPr>
        <w:pStyle w:val="Heading1"/>
      </w:pPr>
      <w:r>
        <w:t xml:space="preserve">24. Manuscript Preparation and Publication</w:t>
      </w:r>
    </w:p>
    <w:bookmarkStart w:id="100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3"/>
        </w:numPr>
      </w:pPr>
      <w:r>
        <w:rPr>
          <w:b/>
          <w:bCs/>
        </w:rPr>
        <w:t xml:space="preserve">Planning</w:t>
      </w:r>
      <w:r>
        <w:t xml:space="preserve">: Discuss target journals, outline, and timeline with PIs</w:t>
      </w:r>
    </w:p>
    <w:p>
      <w:pPr>
        <w:pStyle w:val="Compact"/>
        <w:numPr>
          <w:ilvl w:val="0"/>
          <w:numId w:val="1293"/>
        </w:numPr>
      </w:pPr>
      <w:r>
        <w:rPr>
          <w:b/>
          <w:bCs/>
        </w:rPr>
        <w:t xml:space="preserve">Drafting</w:t>
      </w:r>
      <w:r>
        <w:t xml:space="preserve">: Lead author prepares initial draft</w:t>
      </w:r>
    </w:p>
    <w:p>
      <w:pPr>
        <w:pStyle w:val="Compact"/>
        <w:numPr>
          <w:ilvl w:val="0"/>
          <w:numId w:val="1293"/>
        </w:numPr>
      </w:pPr>
      <w:r>
        <w:rPr>
          <w:b/>
          <w:bCs/>
        </w:rPr>
        <w:t xml:space="preserve">Internal review</w:t>
      </w:r>
      <w:r>
        <w:t xml:space="preserve">: Co-authors review and provide feedback</w:t>
      </w:r>
    </w:p>
    <w:p>
      <w:pPr>
        <w:pStyle w:val="Compact"/>
        <w:numPr>
          <w:ilvl w:val="0"/>
          <w:numId w:val="1293"/>
        </w:numPr>
      </w:pPr>
      <w:r>
        <w:rPr>
          <w:b/>
          <w:bCs/>
        </w:rPr>
        <w:t xml:space="preserve">Revision</w:t>
      </w:r>
      <w:r>
        <w:t xml:space="preserve">: Lead author incorporates feedback iteratively</w:t>
      </w:r>
    </w:p>
    <w:p>
      <w:pPr>
        <w:pStyle w:val="Compact"/>
        <w:numPr>
          <w:ilvl w:val="0"/>
          <w:numId w:val="1293"/>
        </w:numPr>
      </w:pPr>
      <w:r>
        <w:rPr>
          <w:b/>
          <w:bCs/>
        </w:rPr>
        <w:t xml:space="preserve">PI approval</w:t>
      </w:r>
      <w:r>
        <w:t xml:space="preserve">: Obtain final approval from PIs before submission</w:t>
      </w:r>
    </w:p>
    <w:p>
      <w:pPr>
        <w:pStyle w:val="Compact"/>
        <w:numPr>
          <w:ilvl w:val="0"/>
          <w:numId w:val="1293"/>
        </w:numPr>
      </w:pPr>
      <w:r>
        <w:rPr>
          <w:b/>
          <w:bCs/>
        </w:rPr>
        <w:t xml:space="preserve">Submission</w:t>
      </w:r>
      <w:r>
        <w:t xml:space="preserve">: Submit to journal</w:t>
      </w:r>
    </w:p>
    <w:p>
      <w:pPr>
        <w:pStyle w:val="Compact"/>
        <w:numPr>
          <w:ilvl w:val="0"/>
          <w:numId w:val="1293"/>
        </w:numPr>
      </w:pPr>
      <w:r>
        <w:rPr>
          <w:b/>
          <w:bCs/>
        </w:rPr>
        <w:t xml:space="preserve">Revisions</w:t>
      </w:r>
      <w:r>
        <w:t xml:space="preserve">: Lead author coordinates response to peer reviewers</w:t>
      </w:r>
    </w:p>
    <w:p>
      <w:pPr>
        <w:pStyle w:val="Compact"/>
        <w:numPr>
          <w:ilvl w:val="0"/>
          <w:numId w:val="1293"/>
        </w:numPr>
      </w:pPr>
      <w:r>
        <w:rPr>
          <w:b/>
          <w:bCs/>
        </w:rPr>
        <w:t xml:space="preserve">Publication</w:t>
      </w:r>
      <w:r>
        <w:t xml:space="preserve">: Celebrate and share!</w:t>
      </w:r>
    </w:p>
    <w:bookmarkEnd w:id="1004"/>
    <w:bookmarkStart w:id="1007"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6">
        <w:r>
          <w:rPr>
            <w:rStyle w:val="Hyperlink"/>
          </w:rPr>
          <w:t xml:space="preserve">implicature</w:t>
        </w:r>
      </w:hyperlink>
      <w:r>
        <w:t xml:space="preserve">.</w:t>
      </w:r>
    </w:p>
    <w:p>
      <w:pPr>
        <w:pStyle w:val="BodyText"/>
      </w:pPr>
      <w:r>
        <w:rPr>
          <w:b/>
          <w:bCs/>
        </w:rPr>
        <w:t xml:space="preserve">Additional tips:</w:t>
      </w:r>
    </w:p>
    <w:p>
      <w:pPr>
        <w:pStyle w:val="Compact"/>
        <w:numPr>
          <w:ilvl w:val="0"/>
          <w:numId w:val="1294"/>
        </w:numPr>
      </w:pPr>
      <w:r>
        <w:t xml:space="preserve">Always thank reviewers for their time and feedback</w:t>
      </w:r>
    </w:p>
    <w:p>
      <w:pPr>
        <w:pStyle w:val="Compact"/>
        <w:numPr>
          <w:ilvl w:val="0"/>
          <w:numId w:val="1294"/>
        </w:numPr>
      </w:pPr>
      <w:r>
        <w:t xml:space="preserve">Quote page numbers from the revised manuscript</w:t>
      </w:r>
    </w:p>
    <w:p>
      <w:pPr>
        <w:pStyle w:val="Compact"/>
        <w:numPr>
          <w:ilvl w:val="0"/>
          <w:numId w:val="1294"/>
        </w:numPr>
      </w:pPr>
      <w:r>
        <w:t xml:space="preserve">Use direct quotes from your revised text when possible</w:t>
      </w:r>
    </w:p>
    <w:p>
      <w:pPr>
        <w:pStyle w:val="Compact"/>
        <w:numPr>
          <w:ilvl w:val="0"/>
          <w:numId w:val="1294"/>
        </w:numPr>
      </w:pPr>
      <w:r>
        <w:t xml:space="preserve">Maintain a respectful and collaborative tone throughout</w:t>
      </w:r>
    </w:p>
    <w:p>
      <w:pPr>
        <w:pStyle w:val="Compact"/>
        <w:numPr>
          <w:ilvl w:val="0"/>
          <w:numId w:val="1294"/>
        </w:numPr>
      </w:pPr>
      <w:r>
        <w:t xml:space="preserve">If you make changes beyond what the reviewer requested, mention them briefly</w:t>
      </w:r>
    </w:p>
    <w:bookmarkEnd w:id="1007"/>
    <w:bookmarkStart w:id="1010" w:name="preprints-and-open-access"/>
    <w:p>
      <w:pPr>
        <w:pStyle w:val="Heading2"/>
      </w:pPr>
      <w:r>
        <w:t xml:space="preserve">24.3 Preprints and Open Access</w:t>
      </w:r>
    </w:p>
    <w:p>
      <w:pPr>
        <w:pStyle w:val="Compact"/>
        <w:numPr>
          <w:ilvl w:val="0"/>
          <w:numId w:val="1295"/>
        </w:numPr>
      </w:pPr>
      <w:r>
        <w:t xml:space="preserve">We encourage posting preprints prior to or during peer review on platforms like</w:t>
      </w:r>
      <w:r>
        <w:t xml:space="preserve"> </w:t>
      </w:r>
      <w:hyperlink r:id="rId1008">
        <w:r>
          <w:rPr>
            <w:rStyle w:val="Hyperlink"/>
          </w:rPr>
          <w:t xml:space="preserve">medRxiv</w:t>
        </w:r>
      </w:hyperlink>
      <w:r>
        <w:t xml:space="preserve"> </w:t>
      </w:r>
      <w:r>
        <w:t xml:space="preserve">or</w:t>
      </w:r>
      <w:r>
        <w:t xml:space="preserve"> </w:t>
      </w:r>
      <w:hyperlink r:id="rId1009">
        <w:r>
          <w:rPr>
            <w:rStyle w:val="Hyperlink"/>
          </w:rPr>
          <w:t xml:space="preserve">bioRxiv</w:t>
        </w:r>
      </w:hyperlink>
    </w:p>
    <w:p>
      <w:pPr>
        <w:pStyle w:val="Compact"/>
        <w:numPr>
          <w:ilvl w:val="0"/>
          <w:numId w:val="1295"/>
        </w:numPr>
      </w:pPr>
      <w:r>
        <w:t xml:space="preserve">Preprints allow rapid dissemination of findings and can be cited in grant applications</w:t>
      </w:r>
    </w:p>
    <w:p>
      <w:pPr>
        <w:pStyle w:val="Compact"/>
        <w:numPr>
          <w:ilvl w:val="0"/>
          <w:numId w:val="1295"/>
        </w:numPr>
      </w:pPr>
      <w:r>
        <w:t xml:space="preserve">We support publishing in open access journals when possible to maximize accessibility</w:t>
      </w:r>
    </w:p>
    <w:p>
      <w:pPr>
        <w:pStyle w:val="Compact"/>
        <w:numPr>
          <w:ilvl w:val="0"/>
          <w:numId w:val="12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8">
        <w:r>
          <w:rPr>
            <w:rStyle w:val="Hyperlink"/>
          </w:rPr>
          <w:t xml:space="preserve">medRxiv</w:t>
        </w:r>
      </w:hyperlink>
      <w:r>
        <w:t xml:space="preserve">.</w:t>
      </w:r>
    </w:p>
    <w:bookmarkEnd w:id="1010"/>
    <w:bookmarkStart w:id="101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6"/>
        </w:numPr>
      </w:pPr>
      <w:r>
        <w:t xml:space="preserve">CONSORT for randomized trials</w:t>
      </w:r>
    </w:p>
    <w:p>
      <w:pPr>
        <w:pStyle w:val="Compact"/>
        <w:numPr>
          <w:ilvl w:val="0"/>
          <w:numId w:val="1296"/>
        </w:numPr>
      </w:pPr>
      <w:r>
        <w:t xml:space="preserve">STROBE for observational studies</w:t>
      </w:r>
    </w:p>
    <w:p>
      <w:pPr>
        <w:pStyle w:val="Compact"/>
        <w:numPr>
          <w:ilvl w:val="0"/>
          <w:numId w:val="1296"/>
        </w:numPr>
      </w:pPr>
      <w:r>
        <w:t xml:space="preserve">PRISMA for systematic reviews</w:t>
      </w:r>
    </w:p>
    <w:p>
      <w:pPr>
        <w:pStyle w:val="Compact"/>
        <w:numPr>
          <w:ilvl w:val="0"/>
          <w:numId w:val="1296"/>
        </w:numPr>
      </w:pPr>
      <w:r>
        <w:t xml:space="preserve">Others as appropriate (see</w:t>
      </w:r>
      <w:r>
        <w:t xml:space="preserve"> </w:t>
      </w:r>
      <w:hyperlink r:id="rId46">
        <w:r>
          <w:rPr>
            <w:rStyle w:val="Hyperlink"/>
          </w:rPr>
          <w:t xml:space="preserve">EQUATOR Network</w:t>
        </w:r>
      </w:hyperlink>
      <w:r>
        <w:t xml:space="preserve">)</w:t>
      </w:r>
    </w:p>
    <w:bookmarkEnd w:id="1011"/>
    <w:bookmarkStart w:id="1012" w:name="manuscript-checklist-1"/>
    <w:p>
      <w:pPr>
        <w:pStyle w:val="Heading2"/>
      </w:pPr>
      <w:r>
        <w:t xml:space="preserve">24.5 Manuscript Checklist</w:t>
      </w:r>
    </w:p>
    <w:p>
      <w:pPr>
        <w:pStyle w:val="FirstParagraph"/>
      </w:pPr>
      <w:r>
        <w:t xml:space="preserve">Before submitting a manuscript:</w:t>
      </w:r>
    </w:p>
    <w:p>
      <w:pPr>
        <w:pStyle w:val="Compact"/>
        <w:numPr>
          <w:ilvl w:val="0"/>
          <w:numId w:val="1297"/>
        </w:numPr>
      </w:pPr>
      <w:r>
        <w:t xml:space="preserve">Completed relevant reporting checklist</w:t>
      </w:r>
    </w:p>
    <w:p>
      <w:pPr>
        <w:pStyle w:val="Compact"/>
        <w:numPr>
          <w:ilvl w:val="0"/>
          <w:numId w:val="1298"/>
        </w:numPr>
      </w:pPr>
      <w:r>
        <w:t xml:space="preserve">Results are reproducible (rerunning code replicates tables/figures exactly)</w:t>
      </w:r>
    </w:p>
    <w:p>
      <w:pPr>
        <w:pStyle w:val="Compact"/>
        <w:numPr>
          <w:ilvl w:val="0"/>
          <w:numId w:val="1299"/>
        </w:numPr>
      </w:pPr>
      <w:r>
        <w:t xml:space="preserve">Target journal selected</w:t>
      </w:r>
    </w:p>
    <w:p>
      <w:pPr>
        <w:pStyle w:val="Compact"/>
        <w:numPr>
          <w:ilvl w:val="0"/>
          <w:numId w:val="1300"/>
        </w:numPr>
      </w:pPr>
      <w:r>
        <w:t xml:space="preserve">Title is declarative and states findings clearly</w:t>
      </w:r>
    </w:p>
    <w:p>
      <w:pPr>
        <w:pStyle w:val="Compact"/>
        <w:numPr>
          <w:ilvl w:val="0"/>
          <w:numId w:val="1301"/>
        </w:numPr>
      </w:pPr>
      <w:r>
        <w:t xml:space="preserve">Word count meets journal requirements</w:t>
      </w:r>
    </w:p>
    <w:p>
      <w:pPr>
        <w:pStyle w:val="Compact"/>
        <w:numPr>
          <w:ilvl w:val="0"/>
          <w:numId w:val="1302"/>
        </w:numPr>
      </w:pPr>
      <w:r>
        <w:t xml:space="preserve">Manuscript follows journal formatting guidelines</w:t>
      </w:r>
    </w:p>
    <w:p>
      <w:pPr>
        <w:pStyle w:val="Compact"/>
        <w:numPr>
          <w:ilvl w:val="0"/>
          <w:numId w:val="1303"/>
        </w:numPr>
      </w:pPr>
      <w:r>
        <w:t xml:space="preserve">Consistent voice throughout (typically active voice)</w:t>
      </w:r>
    </w:p>
    <w:p>
      <w:pPr>
        <w:pStyle w:val="Compact"/>
        <w:numPr>
          <w:ilvl w:val="0"/>
          <w:numId w:val="1304"/>
        </w:numPr>
      </w:pPr>
      <w:r>
        <w:t xml:space="preserve">All figures and tables referenced in main text</w:t>
      </w:r>
    </w:p>
    <w:p>
      <w:pPr>
        <w:pStyle w:val="Compact"/>
        <w:numPr>
          <w:ilvl w:val="0"/>
          <w:numId w:val="1305"/>
        </w:numPr>
      </w:pPr>
      <w:r>
        <w:t xml:space="preserve">Captions for all figures and tables</w:t>
      </w:r>
    </w:p>
    <w:p>
      <w:pPr>
        <w:pStyle w:val="Compact"/>
        <w:numPr>
          <w:ilvl w:val="0"/>
          <w:numId w:val="1306"/>
        </w:numPr>
      </w:pPr>
      <w:r>
        <w:t xml:space="preserve">Tables/figures numbered by order of appearance</w:t>
      </w:r>
    </w:p>
    <w:p>
      <w:pPr>
        <w:pStyle w:val="Compact"/>
        <w:numPr>
          <w:ilvl w:val="0"/>
          <w:numId w:val="1307"/>
        </w:numPr>
      </w:pPr>
      <w:r>
        <w:t xml:space="preserve">Abbreviations defined at first use and used sparingly</w:t>
      </w:r>
    </w:p>
    <w:p>
      <w:pPr>
        <w:pStyle w:val="Compact"/>
        <w:numPr>
          <w:ilvl w:val="0"/>
          <w:numId w:val="13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9"/>
        </w:numPr>
      </w:pPr>
      <w:r>
        <w:t xml:space="preserve">Avoid directionless statements (specify direction of associations)</w:t>
      </w:r>
    </w:p>
    <w:p>
      <w:pPr>
        <w:pStyle w:val="Compact"/>
        <w:numPr>
          <w:ilvl w:val="0"/>
          <w:numId w:val="1310"/>
        </w:numPr>
      </w:pPr>
      <w:r>
        <w:t xml:space="preserve">Causal language only when supported by study design</w:t>
      </w:r>
    </w:p>
    <w:p>
      <w:pPr>
        <w:pStyle w:val="Compact"/>
        <w:numPr>
          <w:ilvl w:val="0"/>
          <w:numId w:val="13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2"/>
        </w:numPr>
      </w:pPr>
      <w:r>
        <w:t xml:space="preserve">Author contributions drafted using CRediT Taxonomy</w:t>
      </w:r>
    </w:p>
    <w:bookmarkEnd w:id="1012"/>
    <w:bookmarkStart w:id="101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6"/>
    <w:bookmarkStart w:id="101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4"/>
        </w:numPr>
      </w:pPr>
      <w:r>
        <w:rPr>
          <w:b/>
          <w:bCs/>
        </w:rPr>
        <w:t xml:space="preserve">Cite primary sources</w:t>
      </w:r>
      <w:r>
        <w:t xml:space="preserve"> </w:t>
      </w:r>
      <w:r>
        <w:t xml:space="preserve">for factual statements about established knowledge, methods, or findings</w:t>
      </w:r>
    </w:p>
    <w:p>
      <w:pPr>
        <w:pStyle w:val="Compact"/>
        <w:numPr>
          <w:ilvl w:val="0"/>
          <w:numId w:val="1314"/>
        </w:numPr>
      </w:pPr>
      <w:r>
        <w:rPr>
          <w:b/>
          <w:bCs/>
        </w:rPr>
        <w:t xml:space="preserve">Cite official documentation</w:t>
      </w:r>
      <w:r>
        <w:t xml:space="preserve"> </w:t>
      </w:r>
      <w:r>
        <w:t xml:space="preserve">when describing how software, tools, or systems work</w:t>
      </w:r>
    </w:p>
    <w:p>
      <w:pPr>
        <w:pStyle w:val="Compact"/>
        <w:numPr>
          <w:ilvl w:val="0"/>
          <w:numId w:val="131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5"/>
        </w:numPr>
      </w:pPr>
      <w:r>
        <w:rPr>
          <w:b/>
          <w:bCs/>
        </w:rPr>
        <w:t xml:space="preserve">Demonstrate directly</w:t>
      </w:r>
      <w:r>
        <w:t xml:space="preserve">: Show the behavior through experiments, data, or explicit examples</w:t>
      </w:r>
    </w:p>
    <w:p>
      <w:pPr>
        <w:pStyle w:val="Compact"/>
        <w:numPr>
          <w:ilvl w:val="0"/>
          <w:numId w:val="131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6"/>
        </w:numPr>
      </w:pPr>
      <w:r>
        <w:t xml:space="preserve">Builds reader trust and credibility</w:t>
      </w:r>
    </w:p>
    <w:p>
      <w:pPr>
        <w:pStyle w:val="Compact"/>
        <w:numPr>
          <w:ilvl w:val="0"/>
          <w:numId w:val="1316"/>
        </w:numPr>
      </w:pPr>
      <w:r>
        <w:t xml:space="preserve">Enables readers to verify information independently</w:t>
      </w:r>
    </w:p>
    <w:p>
      <w:pPr>
        <w:pStyle w:val="Compact"/>
        <w:numPr>
          <w:ilvl w:val="0"/>
          <w:numId w:val="1316"/>
        </w:numPr>
      </w:pPr>
      <w:r>
        <w:t xml:space="preserve">Maintains scientific rigor in all communications</w:t>
      </w:r>
    </w:p>
    <w:p>
      <w:pPr>
        <w:pStyle w:val="Compact"/>
        <w:numPr>
          <w:ilvl w:val="0"/>
          <w:numId w:val="131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8"/>
    <w:bookmarkEnd w:id="1019"/>
    <w:bookmarkStart w:id="1102" w:name="references"/>
    <w:p>
      <w:pPr>
        <w:pStyle w:val="Heading1"/>
      </w:pPr>
      <w:r>
        <w:t xml:space="preserve">References</w:t>
      </w:r>
    </w:p>
    <w:bookmarkStart w:id="1101" w:name="refs"/>
    <w:bookmarkStart w:id="102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0">
        <w:r>
          <w:rPr>
            <w:rStyle w:val="Hyperlink"/>
          </w:rPr>
          <w:t xml:space="preserve">https://doi.org/10.1371/journal.pgph.0002269</w:t>
        </w:r>
      </w:hyperlink>
      <w:r>
        <w:t xml:space="preserve">.</w:t>
      </w:r>
    </w:p>
    <w:bookmarkEnd w:id="1021"/>
    <w:bookmarkStart w:id="102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2">
        <w:r>
          <w:rPr>
            <w:rStyle w:val="Hyperlink"/>
          </w:rPr>
          <w:t xml:space="preserve">https://doi.org/10.1038/d41586-019-01431-z</w:t>
        </w:r>
      </w:hyperlink>
      <w:r>
        <w:t xml:space="preserve">.</w:t>
      </w:r>
    </w:p>
    <w:bookmarkEnd w:id="1023"/>
    <w:bookmarkStart w:id="102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4">
        <w:r>
          <w:rPr>
            <w:rStyle w:val="Hyperlink"/>
          </w:rPr>
          <w:t xml:space="preserve">https://jadebc.github.io/lab-manual/</w:t>
        </w:r>
      </w:hyperlink>
      <w:r>
        <w:t xml:space="preserve">.</w:t>
      </w:r>
    </w:p>
    <w:bookmarkEnd w:id="1025"/>
    <w:bookmarkStart w:id="102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6">
        <w:r>
          <w:rPr>
            <w:rStyle w:val="Hyperlink"/>
          </w:rPr>
          <w:t xml:space="preserve">https://happygitwithr.com/</w:t>
        </w:r>
      </w:hyperlink>
      <w:r>
        <w:t xml:space="preserve">.</w:t>
      </w:r>
    </w:p>
    <w:bookmarkEnd w:id="1027"/>
    <w:bookmarkStart w:id="102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8"/>
    <w:bookmarkStart w:id="103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9">
        <w:r>
          <w:rPr>
            <w:rStyle w:val="Hyperlink"/>
          </w:rPr>
          <w:t xml:space="preserve">https://doi.org/10.1038/s41467-020-19160-7</w:t>
        </w:r>
      </w:hyperlink>
      <w:r>
        <w:t xml:space="preserve">.</w:t>
      </w:r>
    </w:p>
    <w:bookmarkEnd w:id="1030"/>
    <w:bookmarkStart w:id="103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1">
        <w:r>
          <w:rPr>
            <w:rStyle w:val="Hyperlink"/>
          </w:rPr>
          <w:t xml:space="preserve">http://creativecommons.org/licenses/by-nc/4.0/</w:t>
        </w:r>
      </w:hyperlink>
      <w:r>
        <w:t xml:space="preserve">.</w:t>
      </w:r>
    </w:p>
    <w:bookmarkEnd w:id="1032"/>
    <w:bookmarkStart w:id="1034" w:name="ref-credit"/>
    <w:p>
      <w:pPr>
        <w:pStyle w:val="Bibliography"/>
      </w:pPr>
      <w:r>
        <w:t xml:space="preserve">“CRediT: Contributor Roles Taxonomy.”</w:t>
      </w:r>
      <w:r>
        <w:t xml:space="preserve"> </w:t>
      </w:r>
      <w:r>
        <w:t xml:space="preserve">n.d. PLOS ONE.</w:t>
      </w:r>
      <w:r>
        <w:t xml:space="preserve"> </w:t>
      </w:r>
      <w:hyperlink r:id="rId1033">
        <w:r>
          <w:rPr>
            <w:rStyle w:val="Hyperlink"/>
          </w:rPr>
          <w:t xml:space="preserve">https://journals.plos.org/plosone/s/authorship</w:t>
        </w:r>
      </w:hyperlink>
      <w:r>
        <w:t xml:space="preserve">.</w:t>
      </w:r>
    </w:p>
    <w:bookmarkEnd w:id="1034"/>
    <w:bookmarkStart w:id="1036" w:name="ref-dryad"/>
    <w:p>
      <w:pPr>
        <w:pStyle w:val="Bibliography"/>
      </w:pPr>
      <w:r>
        <w:t xml:space="preserve">“Dryad Digital Repository.”</w:t>
      </w:r>
      <w:r>
        <w:t xml:space="preserve"> </w:t>
      </w:r>
      <w:r>
        <w:t xml:space="preserve">n.d. Dryad.</w:t>
      </w:r>
      <w:r>
        <w:t xml:space="preserve"> </w:t>
      </w:r>
      <w:hyperlink r:id="rId1035">
        <w:r>
          <w:rPr>
            <w:rStyle w:val="Hyperlink"/>
          </w:rPr>
          <w:t xml:space="preserve">https://datadryad.org/</w:t>
        </w:r>
      </w:hyperlink>
      <w:r>
        <w:t xml:space="preserve">.</w:t>
      </w:r>
    </w:p>
    <w:bookmarkEnd w:id="1036"/>
    <w:bookmarkStart w:id="103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7"/>
    <w:bookmarkStart w:id="103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8">
        <w:r>
          <w:rPr>
            <w:rStyle w:val="Hyperlink"/>
          </w:rPr>
          <w:t xml:space="preserve">https://doi.org/10.1201/9781003029878</w:t>
        </w:r>
      </w:hyperlink>
      <w:r>
        <w:t xml:space="preserve">.</w:t>
      </w:r>
    </w:p>
    <w:bookmarkEnd w:id="1039"/>
    <w:bookmarkStart w:id="104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0"/>
    <w:bookmarkStart w:id="1042" w:name="ref-githubdesktop"/>
    <w:p>
      <w:pPr>
        <w:pStyle w:val="Bibliography"/>
      </w:pPr>
      <w:r>
        <w:t xml:space="preserve">“GitHub Desktop.”</w:t>
      </w:r>
      <w:r>
        <w:t xml:space="preserve"> </w:t>
      </w:r>
      <w:r>
        <w:t xml:space="preserve">n.d. GitHub.</w:t>
      </w:r>
      <w:r>
        <w:t xml:space="preserve"> </w:t>
      </w:r>
      <w:hyperlink r:id="rId1041">
        <w:r>
          <w:rPr>
            <w:rStyle w:val="Hyperlink"/>
          </w:rPr>
          <w:t xml:space="preserve">https://desktop.github.com/</w:t>
        </w:r>
      </w:hyperlink>
      <w:r>
        <w:t xml:space="preserve">.</w:t>
      </w:r>
    </w:p>
    <w:bookmarkEnd w:id="1042"/>
    <w:bookmarkStart w:id="1044" w:name="ref-plos_data"/>
    <w:p>
      <w:pPr>
        <w:pStyle w:val="Bibliography"/>
      </w:pPr>
      <w:r>
        <w:t xml:space="preserve">“How to Store and Manage Your Data.”</w:t>
      </w:r>
      <w:r>
        <w:t xml:space="preserve"> </w:t>
      </w:r>
      <w:r>
        <w:t xml:space="preserve">n.d. PLOS.</w:t>
      </w:r>
      <w:r>
        <w:t xml:space="preserve"> </w:t>
      </w:r>
      <w:hyperlink r:id="rId1043">
        <w:r>
          <w:rPr>
            <w:rStyle w:val="Hyperlink"/>
          </w:rPr>
          <w:t xml:space="preserve">https://plos.org/resource/how-to-store-and-manage-your-data/</w:t>
        </w:r>
      </w:hyperlink>
      <w:r>
        <w:t xml:space="preserve">.</w:t>
      </w:r>
    </w:p>
    <w:bookmarkEnd w:id="1044"/>
    <w:bookmarkStart w:id="104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5"/>
    <w:bookmarkStart w:id="1047"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6">
        <w:r>
          <w:rPr>
            <w:rStyle w:val="Hyperlink"/>
          </w:rPr>
          <w:t xml:space="preserve">https://mentors.fm/2019/08/13/think-and-write-with-leslie-lamport/</w:t>
        </w:r>
      </w:hyperlink>
      <w:r>
        <w:t xml:space="preserve">.</w:t>
      </w:r>
    </w:p>
    <w:bookmarkEnd w:id="1047"/>
    <w:bookmarkStart w:id="1048" w:name="ref-medRxiv"/>
    <w:p>
      <w:pPr>
        <w:pStyle w:val="Bibliography"/>
      </w:pPr>
      <w:r>
        <w:t xml:space="preserve">“medRxiv: The Preprint Server for Health Sciences.”</w:t>
      </w:r>
      <w:r>
        <w:t xml:space="preserve"> </w:t>
      </w:r>
      <w:r>
        <w:t xml:space="preserve">n.d. Cold Spring Harbor Laboratory.</w:t>
      </w:r>
      <w:r>
        <w:t xml:space="preserve"> </w:t>
      </w:r>
      <w:hyperlink r:id="rId1008">
        <w:r>
          <w:rPr>
            <w:rStyle w:val="Hyperlink"/>
          </w:rPr>
          <w:t xml:space="preserve">https://www.medrxiv.org/</w:t>
        </w:r>
      </w:hyperlink>
      <w:r>
        <w:t xml:space="preserve">.</w:t>
      </w:r>
    </w:p>
    <w:bookmarkEnd w:id="1048"/>
    <w:bookmarkStart w:id="105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9">
        <w:r>
          <w:rPr>
            <w:rStyle w:val="Hyperlink"/>
          </w:rPr>
          <w:t xml:space="preserve">https://doi.org/10.1038/467775a</w:t>
        </w:r>
      </w:hyperlink>
      <w:r>
        <w:t xml:space="preserve">.</w:t>
      </w:r>
    </w:p>
    <w:bookmarkEnd w:id="1050"/>
    <w:bookmarkStart w:id="105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1">
        <w:r>
          <w:rPr>
            <w:rStyle w:val="Hyperlink"/>
          </w:rPr>
          <w:t xml:space="preserve">https://doi.org/10.1038/s41562-016-0021</w:t>
        </w:r>
      </w:hyperlink>
      <w:r>
        <w:t xml:space="preserve">.</w:t>
      </w:r>
    </w:p>
    <w:bookmarkEnd w:id="1052"/>
    <w:bookmarkStart w:id="105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3">
        <w:r>
          <w:rPr>
            <w:rStyle w:val="Hyperlink"/>
          </w:rPr>
          <w:t xml:space="preserve">https://doi.org/10.1038/526182a</w:t>
        </w:r>
      </w:hyperlink>
      <w:r>
        <w:t xml:space="preserve">.</w:t>
      </w:r>
    </w:p>
    <w:bookmarkEnd w:id="1054"/>
    <w:bookmarkStart w:id="1056" w:name="ref-osf"/>
    <w:p>
      <w:pPr>
        <w:pStyle w:val="Bibliography"/>
      </w:pPr>
      <w:r>
        <w:t xml:space="preserve">“Open Science Framework.”</w:t>
      </w:r>
      <w:r>
        <w:t xml:space="preserve"> </w:t>
      </w:r>
      <w:r>
        <w:t xml:space="preserve">n.d. Center for Open Science.</w:t>
      </w:r>
      <w:r>
        <w:t xml:space="preserve"> </w:t>
      </w:r>
      <w:hyperlink r:id="rId1055">
        <w:r>
          <w:rPr>
            <w:rStyle w:val="Hyperlink"/>
          </w:rPr>
          <w:t xml:space="preserve">https://osf.io/</w:t>
        </w:r>
      </w:hyperlink>
      <w:r>
        <w:t xml:space="preserve">.</w:t>
      </w:r>
    </w:p>
    <w:bookmarkEnd w:id="1056"/>
    <w:bookmarkStart w:id="105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7"/>
    <w:bookmarkStart w:id="1059" w:name="ref-githubaccountarchive"/>
    <w:p>
      <w:pPr>
        <w:pStyle w:val="Bibliography"/>
      </w:pPr>
      <w:r>
        <w:t xml:space="preserve">“Requesting an Archive of Your Personal Account’s Data.”</w:t>
      </w:r>
      <w:r>
        <w:t xml:space="preserve"> </w:t>
      </w:r>
      <w:r>
        <w:t xml:space="preserve">n.d. GitHub.</w:t>
      </w:r>
      <w:r>
        <w:t xml:space="preserve"> </w:t>
      </w:r>
      <w:hyperlink r:id="rId1058">
        <w:r>
          <w:rPr>
            <w:rStyle w:val="Hyperlink"/>
          </w:rPr>
          <w:t xml:space="preserve">https://docs.github.com/en/get-started/archiving-your-github-personal-account-and-public-repositories/requesting-an-archive-of-your-personal-accounts-data</w:t>
        </w:r>
      </w:hyperlink>
      <w:r>
        <w:t xml:space="preserve">.</w:t>
      </w:r>
    </w:p>
    <w:bookmarkEnd w:id="1059"/>
    <w:bookmarkStart w:id="1061" w:name="ref-githuborgmigrations"/>
    <w:p>
      <w:pPr>
        <w:pStyle w:val="Bibliography"/>
      </w:pPr>
      <w:r>
        <w:t xml:space="preserve">“REST API Endpoints for Organization Migrations.”</w:t>
      </w:r>
      <w:r>
        <w:t xml:space="preserve"> </w:t>
      </w:r>
      <w:r>
        <w:t xml:space="preserve">n.d. GitHub.</w:t>
      </w:r>
      <w:r>
        <w:t xml:space="preserve"> </w:t>
      </w:r>
      <w:hyperlink r:id="rId1060">
        <w:r>
          <w:rPr>
            <w:rStyle w:val="Hyperlink"/>
          </w:rPr>
          <w:t xml:space="preserve">https://docs.github.com/en/rest/migrations/orgs</w:t>
        </w:r>
      </w:hyperlink>
      <w:r>
        <w:t xml:space="preserve">.</w:t>
      </w:r>
    </w:p>
    <w:bookmarkEnd w:id="1061"/>
    <w:bookmarkStart w:id="1063" w:name="ref-githubusermigrations"/>
    <w:p>
      <w:pPr>
        <w:pStyle w:val="Bibliography"/>
      </w:pPr>
      <w:r>
        <w:t xml:space="preserve">“REST API Endpoints for User Migrations.”</w:t>
      </w:r>
      <w:r>
        <w:t xml:space="preserve"> </w:t>
      </w:r>
      <w:r>
        <w:t xml:space="preserve">n.d. GitHub.</w:t>
      </w:r>
      <w:r>
        <w:t xml:space="preserve"> </w:t>
      </w:r>
      <w:hyperlink r:id="rId1062">
        <w:r>
          <w:rPr>
            <w:rStyle w:val="Hyperlink"/>
          </w:rPr>
          <w:t xml:space="preserve">https://docs.github.com/en/rest/migrations/users</w:t>
        </w:r>
      </w:hyperlink>
      <w:r>
        <w:t xml:space="preserve">.</w:t>
      </w:r>
    </w:p>
    <w:bookmarkEnd w:id="1063"/>
    <w:bookmarkStart w:id="1065" w:name="ref-gitfixum"/>
    <w:p>
      <w:pPr>
        <w:pStyle w:val="Bibliography"/>
      </w:pPr>
      <w:r>
        <w:t xml:space="preserve">Robertson, Seth. n.d.</w:t>
      </w:r>
      <w:r>
        <w:t xml:space="preserve"> </w:t>
      </w:r>
      <w:r>
        <w:t xml:space="preserve">“On Undoing, Fixing, or Removing Commits in Git.”</w:t>
      </w:r>
      <w:r>
        <w:t xml:space="preserve"> </w:t>
      </w:r>
      <w:hyperlink r:id="rId1064">
        <w:r>
          <w:rPr>
            <w:rStyle w:val="Hyperlink"/>
          </w:rPr>
          <w:t xml:space="preserve">https://sethrobertson.github.io/GitFixUm/fixup.html</w:t>
        </w:r>
      </w:hyperlink>
      <w:r>
        <w:t xml:space="preserve">.</w:t>
      </w:r>
    </w:p>
    <w:bookmarkEnd w:id="1065"/>
    <w:bookmarkStart w:id="106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6">
        <w:r>
          <w:rPr>
            <w:rStyle w:val="Hyperlink"/>
          </w:rPr>
          <w:t xml:space="preserve">https://doi.org/10.1371/journal.pcbi.1003833</w:t>
        </w:r>
      </w:hyperlink>
      <w:r>
        <w:t xml:space="preserve">.</w:t>
      </w:r>
    </w:p>
    <w:bookmarkEnd w:id="1067"/>
    <w:bookmarkStart w:id="106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8">
        <w:r>
          <w:rPr>
            <w:rStyle w:val="Hyperlink"/>
          </w:rPr>
          <w:t xml:space="preserve">https://doi.org/10.1038/d41586-019-02918-5</w:t>
        </w:r>
      </w:hyperlink>
      <w:r>
        <w:t xml:space="preserve">.</w:t>
      </w:r>
    </w:p>
    <w:bookmarkEnd w:id="1069"/>
    <w:bookmarkStart w:id="1071" w:name="ref-slurm-salloc"/>
    <w:p>
      <w:pPr>
        <w:pStyle w:val="Bibliography"/>
      </w:pPr>
      <w:r>
        <w:t xml:space="preserve">“Slurm Workload Manager: Salloc Documentation.”</w:t>
      </w:r>
      <w:r>
        <w:t xml:space="preserve"> </w:t>
      </w:r>
      <w:r>
        <w:t xml:space="preserve">n.d.-a. SchedMD.</w:t>
      </w:r>
      <w:r>
        <w:t xml:space="preserve"> </w:t>
      </w:r>
      <w:hyperlink r:id="rId1070">
        <w:r>
          <w:rPr>
            <w:rStyle w:val="Hyperlink"/>
          </w:rPr>
          <w:t xml:space="preserve">https://slurm.schedmd.com/salloc.html</w:t>
        </w:r>
      </w:hyperlink>
      <w:r>
        <w:t xml:space="preserve">.</w:t>
      </w:r>
    </w:p>
    <w:bookmarkEnd w:id="1071"/>
    <w:bookmarkStart w:id="1073" w:name="ref-slurm-sattach"/>
    <w:p>
      <w:pPr>
        <w:pStyle w:val="Bibliography"/>
      </w:pPr>
      <w:r>
        <w:t xml:space="preserve">“Slurm Workload Manager: Sattach Documentation.”</w:t>
      </w:r>
      <w:r>
        <w:t xml:space="preserve"> </w:t>
      </w:r>
      <w:r>
        <w:t xml:space="preserve">n.d.-b. SchedMD.</w:t>
      </w:r>
      <w:r>
        <w:t xml:space="preserve"> </w:t>
      </w:r>
      <w:hyperlink r:id="rId1072">
        <w:r>
          <w:rPr>
            <w:rStyle w:val="Hyperlink"/>
          </w:rPr>
          <w:t xml:space="preserve">https://slurm.schedmd.com/sattach.html</w:t>
        </w:r>
      </w:hyperlink>
      <w:r>
        <w:t xml:space="preserve">.</w:t>
      </w:r>
    </w:p>
    <w:bookmarkEnd w:id="1073"/>
    <w:bookmarkStart w:id="1075" w:name="ref-slurm"/>
    <w:p>
      <w:pPr>
        <w:pStyle w:val="Bibliography"/>
      </w:pPr>
      <w:r>
        <w:t xml:space="preserve">“Slurm Workload Manager: Sbatch Documentation.”</w:t>
      </w:r>
      <w:r>
        <w:t xml:space="preserve"> </w:t>
      </w:r>
      <w:r>
        <w:t xml:space="preserve">n.d.-c. SchedMD.</w:t>
      </w:r>
      <w:r>
        <w:t xml:space="preserve"> </w:t>
      </w:r>
      <w:hyperlink r:id="rId1074">
        <w:r>
          <w:rPr>
            <w:rStyle w:val="Hyperlink"/>
          </w:rPr>
          <w:t xml:space="preserve">https://slurm.schedmd.com/sbatch.html</w:t>
        </w:r>
      </w:hyperlink>
      <w:r>
        <w:t xml:space="preserve">.</w:t>
      </w:r>
    </w:p>
    <w:bookmarkEnd w:id="1075"/>
    <w:bookmarkStart w:id="1077" w:name="ref-slurm-squeue"/>
    <w:p>
      <w:pPr>
        <w:pStyle w:val="Bibliography"/>
      </w:pPr>
      <w:r>
        <w:t xml:space="preserve">“Slurm Workload Manager: Squeue Documentation.”</w:t>
      </w:r>
      <w:r>
        <w:t xml:space="preserve"> </w:t>
      </w:r>
      <w:r>
        <w:t xml:space="preserve">n.d.-d. SchedMD.</w:t>
      </w:r>
      <w:r>
        <w:t xml:space="preserve"> </w:t>
      </w:r>
      <w:hyperlink r:id="rId1076">
        <w:r>
          <w:rPr>
            <w:rStyle w:val="Hyperlink"/>
          </w:rPr>
          <w:t xml:space="preserve">https://slurm.schedmd.com/squeue.html</w:t>
        </w:r>
      </w:hyperlink>
      <w:r>
        <w:t xml:space="preserve">.</w:t>
      </w:r>
    </w:p>
    <w:bookmarkEnd w:id="1077"/>
    <w:bookmarkStart w:id="1079" w:name="ref-slurm-srun"/>
    <w:p>
      <w:pPr>
        <w:pStyle w:val="Bibliography"/>
      </w:pPr>
      <w:r>
        <w:t xml:space="preserve">“Slurm Workload Manager: Srun Documentation.”</w:t>
      </w:r>
      <w:r>
        <w:t xml:space="preserve"> </w:t>
      </w:r>
      <w:r>
        <w:t xml:space="preserve">n.d.-e. SchedMD.</w:t>
      </w:r>
      <w:r>
        <w:t xml:space="preserve"> </w:t>
      </w:r>
      <w:hyperlink r:id="rId1078">
        <w:r>
          <w:rPr>
            <w:rStyle w:val="Hyperlink"/>
          </w:rPr>
          <w:t xml:space="preserve">https://slurm.schedmd.com/srun.html</w:t>
        </w:r>
      </w:hyperlink>
      <w:r>
        <w:t xml:space="preserve">.</w:t>
      </w:r>
    </w:p>
    <w:bookmarkEnd w:id="1079"/>
    <w:bookmarkStart w:id="1081" w:name="ref-openssh-ssh-config"/>
    <w:p>
      <w:pPr>
        <w:pStyle w:val="Bibliography"/>
      </w:pPr>
      <w:r>
        <w:t xml:space="preserve">“Ssh_config(5) Manual Page.”</w:t>
      </w:r>
      <w:r>
        <w:t xml:space="preserve"> </w:t>
      </w:r>
      <w:r>
        <w:t xml:space="preserve">n.d. OpenBSD.</w:t>
      </w:r>
      <w:r>
        <w:t xml:space="preserve"> </w:t>
      </w:r>
      <w:hyperlink r:id="rId1080">
        <w:r>
          <w:rPr>
            <w:rStyle w:val="Hyperlink"/>
          </w:rPr>
          <w:t xml:space="preserve">https://man.openbsd.org/ssh_config</w:t>
        </w:r>
      </w:hyperlink>
      <w:r>
        <w:t xml:space="preserve">.</w:t>
      </w:r>
    </w:p>
    <w:bookmarkEnd w:id="1081"/>
    <w:bookmarkStart w:id="1083" w:name="ref-openssh-ssh-config-debian"/>
    <w:p>
      <w:pPr>
        <w:pStyle w:val="Bibliography"/>
      </w:pPr>
      <w:r>
        <w:t xml:space="preserve">“Ssh_config(5) Manual Page, Debian Edition.”</w:t>
      </w:r>
      <w:r>
        <w:t xml:space="preserve"> </w:t>
      </w:r>
      <w:r>
        <w:t xml:space="preserve">n.d. Debian Project.</w:t>
      </w:r>
      <w:r>
        <w:t xml:space="preserve"> </w:t>
      </w:r>
      <w:hyperlink r:id="rId1082">
        <w:r>
          <w:rPr>
            <w:rStyle w:val="Hyperlink"/>
          </w:rPr>
          <w:t xml:space="preserve">https://manpages.debian.org/stable/openssh-client/ssh_config.5.en.html</w:t>
        </w:r>
      </w:hyperlink>
      <w:r>
        <w:t xml:space="preserve">.</w:t>
      </w:r>
    </w:p>
    <w:bookmarkEnd w:id="1083"/>
    <w:bookmarkStart w:id="108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4">
        <w:r>
          <w:rPr>
            <w:rStyle w:val="Hyperlink"/>
          </w:rPr>
          <w:t xml:space="preserve">https://doi.org/10.1038/d41586-019-00067-3</w:t>
        </w:r>
      </w:hyperlink>
      <w:r>
        <w:t xml:space="preserve">.</w:t>
      </w:r>
    </w:p>
    <w:bookmarkEnd w:id="1085"/>
    <w:bookmarkStart w:id="108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6">
        <w:r>
          <w:rPr>
            <w:rStyle w:val="Hyperlink"/>
          </w:rPr>
          <w:t xml:space="preserve">https://code-review.tidyverse.org/</w:t>
        </w:r>
      </w:hyperlink>
      <w:r>
        <w:t xml:space="preserve">.</w:t>
      </w:r>
    </w:p>
    <w:bookmarkEnd w:id="1086"/>
    <w:bookmarkStart w:id="108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7">
        <w:r>
          <w:rPr>
            <w:rStyle w:val="Hyperlink"/>
          </w:rPr>
          <w:t xml:space="preserve">https://doi.org/10.1038/d41586-021-03603-2</w:t>
        </w:r>
      </w:hyperlink>
      <w:r>
        <w:t xml:space="preserve">.</w:t>
      </w:r>
    </w:p>
    <w:bookmarkEnd w:id="1088"/>
    <w:bookmarkStart w:id="109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9">
        <w:r>
          <w:rPr>
            <w:rStyle w:val="Hyperlink"/>
          </w:rPr>
          <w:t xml:space="preserve">https://doi.org/10.1201/9781351201315</w:t>
        </w:r>
      </w:hyperlink>
      <w:r>
        <w:t xml:space="preserve">.</w:t>
      </w:r>
    </w:p>
    <w:bookmarkEnd w:id="1090"/>
    <w:bookmarkStart w:id="109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1">
        <w:r>
          <w:rPr>
            <w:rStyle w:val="Hyperlink"/>
          </w:rPr>
          <w:t xml:space="preserve">https://mastering-shiny.org/</w:t>
        </w:r>
      </w:hyperlink>
      <w:r>
        <w:t xml:space="preserve">.</w:t>
      </w:r>
    </w:p>
    <w:bookmarkEnd w:id="1092"/>
    <w:bookmarkStart w:id="109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3"/>
    <w:bookmarkStart w:id="109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4">
        <w:r>
          <w:rPr>
            <w:rStyle w:val="Hyperlink"/>
          </w:rPr>
          <w:t xml:space="preserve">https://design.tidyverse.org/</w:t>
        </w:r>
      </w:hyperlink>
      <w:r>
        <w:t xml:space="preserve">.</w:t>
      </w:r>
    </w:p>
    <w:bookmarkEnd w:id="1095"/>
    <w:bookmarkStart w:id="109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6">
        <w:r>
          <w:rPr>
            <w:rStyle w:val="Hyperlink"/>
          </w:rPr>
          <w:t xml:space="preserve">https://r-pkgs.org/</w:t>
        </w:r>
      </w:hyperlink>
      <w:r>
        <w:t xml:space="preserve">.</w:t>
      </w:r>
    </w:p>
    <w:bookmarkEnd w:id="1097"/>
    <w:bookmarkStart w:id="109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8">
        <w:r>
          <w:rPr>
            <w:rStyle w:val="Hyperlink"/>
          </w:rPr>
          <w:t xml:space="preserve">https://r4ds.hadley.nz/</w:t>
        </w:r>
      </w:hyperlink>
      <w:r>
        <w:t xml:space="preserve">.</w:t>
      </w:r>
    </w:p>
    <w:bookmarkEnd w:id="1099"/>
    <w:bookmarkStart w:id="110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0"/>
    <w:bookmarkEnd w:id="1101"/>
    <w:p>
      <w:r>
        <w:br w:type="page"/>
      </w:r>
    </w:p>
    <w:bookmarkEnd w:id="1102"/>
    <w:bookmarkStart w:id="110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3">
        <w:r>
          <w:rPr>
            <w:rStyle w:val="Hyperlink"/>
          </w:rPr>
          <w:t xml:space="preserve">https://ucd-serg.github.io/lab-manual/appendix-copilot-instructions.html</w:t>
        </w:r>
      </w:hyperlink>
    </w:p>
    <w:p>
      <w:r>
        <w:br w:type="page"/>
      </w:r>
    </w:p>
    <w:bookmarkEnd w:id="1104"/>
    <w:bookmarkStart w:id="110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5">
        <w:r>
          <w:rPr>
            <w:rStyle w:val="Hyperlink"/>
          </w:rPr>
          <w:t xml:space="preserve">https://ucd-serg.github.io/lab-manual/appendix-copilot-setup-steps.html</w:t>
        </w:r>
      </w:hyperlink>
    </w:p>
    <w:p>
      <w:r>
        <w:br w:type="page"/>
      </w:r>
    </w:p>
    <w:bookmarkEnd w:id="1106"/>
    <w:bookmarkStart w:id="110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7"/>
        </w:numPr>
      </w:pPr>
      <w:ins w:id="3085" w:author="PR Preview" w:date="2024-01-01T00:00:00Z">
        <w:r>
          <w:rPr>
            <w:b/>
            <w:bCs/>
          </w:rPr>
          <w:t xml:space="preserve">Branch:</w:t>
        </w:r>
      </w:ins>
      <w:ins w:id="3085" w:author="PR Preview" w:date="2024-01-01T00:00:00Z">
        <w:r>
          <w:t xml:space="preserve"> </w:t>
        </w:r>
      </w:ins>
      <w:ins w:id="3085" w:author="PR Preview" w:date="2024-01-01T00:00:00Z">
        <w:r>
          <w:t xml:space="preserve">HEAD</w:t>
        </w:r>
      </w:ins>
    </w:p>
    <w:p>
      <w:pPr>
        <w:pStyle w:val="Compact"/>
        <w:numPr>
          <w:ilvl w:val="0"/>
          <w:numId w:val="1317"/>
        </w:numPr>
      </w:pPr>
      <w:ins w:id="3086" w:author="PR Preview" w:date="2024-01-01T00:00:00Z">
        <w:r>
          <w:rPr>
            <w:b/>
            <w:bCs/>
          </w:rPr>
          <w:t xml:space="preserve">Commit:</w:t>
        </w:r>
      </w:ins>
      <w:ins w:id="3086" w:author="PR Preview" w:date="2024-01-01T00:00:00Z">
        <w:r>
          <w:t xml:space="preserve"> </w:t>
        </w:r>
      </w:ins>
      <w:ins w:id="3086" w:author="PR Preview" w:date="2024-01-01T00:00:00Z">
        <w:r>
          <w:t xml:space="preserve">a5e0cad</w:t>
        </w:r>
      </w:ins>
    </w:p>
    <w:p>
      <w:pPr>
        <w:pStyle w:val="Compact"/>
        <w:numPr>
          <w:ilvl w:val="0"/>
          <w:numId w:val="1317"/>
        </w:numPr>
      </w:pPr>
      <w:ins w:id="3087" w:author="PR Preview" w:date="2024-01-01T00:00:00Z">
        <w:r>
          <w:rPr>
            <w:b/>
            <w:bCs/>
          </w:rPr>
          <w:t xml:space="preserve">Full commit hash:</w:t>
        </w:r>
      </w:ins>
      <w:ins w:id="3087" w:author="PR Preview" w:date="2024-01-01T00:00:00Z">
        <w:r>
          <w:t xml:space="preserve"> </w:t>
        </w:r>
      </w:ins>
      <w:ins w:id="3087" w:author="PR Preview" w:date="2024-01-01T00:00:00Z">
        <w:r>
          <w:t xml:space="preserve">a5e0cad8ee212618ad622d10be2aa4b1d8aa648b</w:t>
        </w:r>
      </w:ins>
    </w:p>
    <w:p>
      <w:pPr>
        <w:pStyle w:val="Compact"/>
        <w:numPr>
          <w:ilvl w:val="0"/>
          <w:numId w:val="1317"/>
        </w:numPr>
      </w:pPr>
      <w:ins w:id="3088" w:author="PR Preview" w:date="2024-01-01T00:00:00Z">
        <w:r>
          <w:rPr>
            <w:b/>
            <w:bCs/>
          </w:rPr>
          <w:t xml:space="preserve">Commit date:</w:t>
        </w:r>
      </w:ins>
      <w:ins w:id="3088" w:author="PR Preview" w:date="2024-01-01T00:00:00Z">
        <w:r>
          <w:t xml:space="preserve"> </w:t>
        </w:r>
      </w:ins>
      <w:ins w:id="3088" w:author="PR Preview" w:date="2024-01-01T00:00:00Z">
        <w:r>
          <w:t xml:space="preserve">2026-08-31 23:45:24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1" Type="http://schemas.openxmlformats.org/officeDocument/2006/relationships/image" Target="media/rId691.png"/><Relationship Id="rId454" Type="http://schemas.openxmlformats.org/officeDocument/2006/relationships/image" Target="media/rId454.png"/><Relationship Id="rId730" Type="http://schemas.openxmlformats.org/officeDocument/2006/relationships/image" Target="media/rId730.jpg"/><Relationship Id="rId736" Type="http://schemas.openxmlformats.org/officeDocument/2006/relationships/image" Target="media/rId736.png"/><Relationship Id="rId564" Type="http://schemas.openxmlformats.org/officeDocument/2006/relationships/image" Target="media/rId564.png"/><Relationship Id="rId569" Type="http://schemas.openxmlformats.org/officeDocument/2006/relationships/image" Target="media/rId569.png"/><Relationship Id="rId653" Type="http://schemas.openxmlformats.org/officeDocument/2006/relationships/image" Target="media/rId653.png"/><Relationship Id="rId658" Type="http://schemas.openxmlformats.org/officeDocument/2006/relationships/image" Target="media/rId658.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7"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1" Type="http://schemas.openxmlformats.org/officeDocument/2006/relationships/hyperlink" Target="http://adv-r.had.co.nz/Style.html" TargetMode="External"/><Relationship Id="rId979" Type="http://schemas.openxmlformats.org/officeDocument/2006/relationships/hyperlink" Target="http://colorbrewer2.org/" TargetMode="External"/><Relationship Id="rId1031"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1" Type="http://schemas.openxmlformats.org/officeDocument/2006/relationships/hyperlink" Target="https://about.codecov.io" TargetMode="External"/><Relationship Id="rId603"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6" Type="http://schemas.openxmlformats.org/officeDocument/2006/relationships/hyperlink" Target="https://cli.github.com/" TargetMode="External"/><Relationship Id="rId273" Type="http://schemas.openxmlformats.org/officeDocument/2006/relationships/hyperlink" Target="https://cli.r-lib.org/" TargetMode="External"/><Relationship Id="rId646"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8"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2" Type="http://schemas.openxmlformats.org/officeDocument/2006/relationships/hyperlink" Target="https://cran.r-project.org/" TargetMode="External"/><Relationship Id="rId1015" Type="http://schemas.openxmlformats.org/officeDocument/2006/relationships/hyperlink" Target="https://cran.r-project.org/package=flexlsx" TargetMode="External"/><Relationship Id="rId872"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8"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35" Type="http://schemas.openxmlformats.org/officeDocument/2006/relationships/hyperlink" Target="https://datadryad.org/" TargetMode="External"/><Relationship Id="rId1014"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4"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1" Type="http://schemas.openxmlformats.org/officeDocument/2006/relationships/hyperlink" Target="https://desktop.github.com/" TargetMode="External"/><Relationship Id="rId95" Type="http://schemas.openxmlformats.org/officeDocument/2006/relationships/hyperlink" Target="https://devtools.r-lib.org/" TargetMode="External"/><Relationship Id="rId757" Type="http://schemas.openxmlformats.org/officeDocument/2006/relationships/hyperlink" Target="https://direnv.net/" TargetMode="External"/><Relationship Id="rId726" Type="http://schemas.openxmlformats.org/officeDocument/2006/relationships/hyperlink" Target="https://docs.github.com/en/actions" TargetMode="External"/><Relationship Id="rId695" Type="http://schemas.openxmlformats.org/officeDocument/2006/relationships/hyperlink" Target="https://docs.github.com/en/actions/using-jobs/using-concurrency" TargetMode="External"/><Relationship Id="rId642" Type="http://schemas.openxmlformats.org/officeDocument/2006/relationships/hyperlink" Target="https://docs.github.com/en/communities/using-templates-to-encourage-useful-issues-and-pull-requests/creating-a-pull-request-template-for-your-repository" TargetMode="External"/><Relationship Id="rId1058" Type="http://schemas.openxmlformats.org/officeDocument/2006/relationships/hyperlink" Target="https://docs.github.com/en/get-started/archiving-your-github-personal-account-and-public-repositories/requesting-an-archive-of-your-personal-accounts-data" TargetMode="External"/><Relationship Id="rId810" Type="http://schemas.openxmlformats.org/officeDocument/2006/relationships/hyperlink" Target="https://docs.github.com/en/repositories/releasing-projects-on-github/managing-releases-in-a-repository" TargetMode="External"/><Relationship Id="rId616" Type="http://schemas.openxmlformats.org/officeDocument/2006/relationships/hyperlink" Target="https://docs.github.com/en/repositories/working-with-files/managing-files/customizing-how-changed-files-appear-on-github" TargetMode="External"/><Relationship Id="rId1060" Type="http://schemas.openxmlformats.org/officeDocument/2006/relationships/hyperlink" Target="https://docs.github.com/en/rest/migrations/orgs" TargetMode="External"/><Relationship Id="rId1062" Type="http://schemas.openxmlformats.org/officeDocument/2006/relationships/hyperlink" Target="https://docs.github.com/en/rest/migrations/users" TargetMode="External"/><Relationship Id="rId696"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2" Type="http://schemas.openxmlformats.org/officeDocument/2006/relationships/hyperlink" Target="https://docs.google.com/document/d/1ckgRCcr7FFPyymyMA6Y_-cB_vftOyrrxT28c6gRg0PI/edit" TargetMode="External"/><Relationship Id="rId1049" Type="http://schemas.openxmlformats.org/officeDocument/2006/relationships/hyperlink" Target="https://doi.org/10.1038/467775a" TargetMode="External"/><Relationship Id="rId1053" Type="http://schemas.openxmlformats.org/officeDocument/2006/relationships/hyperlink" Target="https://doi.org/10.1038/526182a" TargetMode="External"/><Relationship Id="rId1084" Type="http://schemas.openxmlformats.org/officeDocument/2006/relationships/hyperlink" Target="https://doi.org/10.1038/d41586-019-00067-3" TargetMode="External"/><Relationship Id="rId1022" Type="http://schemas.openxmlformats.org/officeDocument/2006/relationships/hyperlink" Target="https://doi.org/10.1038/d41586-019-01431-z" TargetMode="External"/><Relationship Id="rId1068" Type="http://schemas.openxmlformats.org/officeDocument/2006/relationships/hyperlink" Target="https://doi.org/10.1038/d41586-019-02918-5" TargetMode="External"/><Relationship Id="rId1087" Type="http://schemas.openxmlformats.org/officeDocument/2006/relationships/hyperlink" Target="https://doi.org/10.1038/d41586-021-03603-2" TargetMode="External"/><Relationship Id="rId1029" Type="http://schemas.openxmlformats.org/officeDocument/2006/relationships/hyperlink" Target="https://doi.org/10.1038/s41467-020-19160-7" TargetMode="External"/><Relationship Id="rId1051" Type="http://schemas.openxmlformats.org/officeDocument/2006/relationships/hyperlink" Target="https://doi.org/10.1038/s41562-016-0021" TargetMode="External"/><Relationship Id="rId1038" Type="http://schemas.openxmlformats.org/officeDocument/2006/relationships/hyperlink" Target="https://doi.org/10.1201/9781003029878" TargetMode="External"/><Relationship Id="rId1089" Type="http://schemas.openxmlformats.org/officeDocument/2006/relationships/hyperlink" Target="https://doi.org/10.1201/9781351201315" TargetMode="External"/><Relationship Id="rId1066" Type="http://schemas.openxmlformats.org/officeDocument/2006/relationships/hyperlink" Target="https://doi.org/10.1371/journal.pcbi.1003833" TargetMode="External"/><Relationship Id="rId1020"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2" Type="http://schemas.openxmlformats.org/officeDocument/2006/relationships/hyperlink" Target="https://eddelbuettel.github.io/r2u/" TargetMode="External"/><Relationship Id="rId559" Type="http://schemas.openxmlformats.org/officeDocument/2006/relationships/hyperlink" Target="https://education.github.com/" TargetMode="External"/><Relationship Id="rId560" Type="http://schemas.openxmlformats.org/officeDocument/2006/relationships/hyperlink" Target="https://education.github.com/pack" TargetMode="External"/><Relationship Id="rId561" Type="http://schemas.openxmlformats.org/officeDocument/2006/relationships/hyperlink" Target="https://education.github.com/teachers" TargetMode="External"/><Relationship Id="rId952"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89"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6"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0"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8"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5"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3" Type="http://schemas.openxmlformats.org/officeDocument/2006/relationships/hyperlink" Target="https://github.com/BurntSushi/ripgrep" TargetMode="External"/><Relationship Id="rId928" Type="http://schemas.openxmlformats.org/officeDocument/2006/relationships/hyperlink" Target="https://github.com/IndrajeetPatil/awesome-r-pkgtools" TargetMode="External"/><Relationship Id="rId688"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9"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3" Type="http://schemas.openxmlformats.org/officeDocument/2006/relationships/hyperlink" Target="https://github.com/Xpra-org/xpra" TargetMode="External"/><Relationship Id="rId670" Type="http://schemas.openxmlformats.org/officeDocument/2006/relationships/hyperlink" Target="https://github.com/actions/toolkit/blob/main/docs/action-versioning.md" TargetMode="External"/><Relationship Id="rId676" Type="http://schemas.openxmlformats.org/officeDocument/2006/relationships/hyperlink" Target="https://github.com/actions/toolkit/issues/214" TargetMode="External"/><Relationship Id="rId758" Type="http://schemas.openxmlformats.org/officeDocument/2006/relationships/hyperlink" Target="https://github.com/ajeetdsouza/zoxide" TargetMode="External"/><Relationship Id="rId578" Type="http://schemas.openxmlformats.org/officeDocument/2006/relationships/hyperlink" Target="https://github.com/cli/cli#installation" TargetMode="External"/><Relationship Id="rId579"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69"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5" Type="http://schemas.openxmlformats.org/officeDocument/2006/relationships/hyperlink" Target="https://github.com/d-morrison/pr.helpers" TargetMode="External"/><Relationship Id="rId955"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4"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6" Type="http://schemas.openxmlformats.org/officeDocument/2006/relationships/hyperlink" Target="https://github.com/dandavison/delta" TargetMode="External"/><Relationship Id="rId687" Type="http://schemas.openxmlformats.org/officeDocument/2006/relationships/hyperlink" Target="https://github.com/easystats/workflows" TargetMode="External"/><Relationship Id="rId723" Type="http://schemas.openxmlformats.org/officeDocument/2006/relationships/hyperlink" Target="https://github.com/eddelbuettel/github-actions/tree/master/r2u-setup" TargetMode="External"/><Relationship Id="rId686" Type="http://schemas.openxmlformats.org/officeDocument/2006/relationships/hyperlink" Target="https://github.com/eddelbuettel/r-ci" TargetMode="External"/><Relationship Id="rId814"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9" Type="http://schemas.openxmlformats.org/officeDocument/2006/relationships/hyperlink" Target="https://github.com/features/actions" TargetMode="External"/><Relationship Id="rId607" Type="http://schemas.openxmlformats.org/officeDocument/2006/relationships/hyperlink" Target="https://github.com/github-linguist/linguist/" TargetMode="External"/><Relationship Id="rId617" Type="http://schemas.openxmlformats.org/officeDocument/2006/relationships/hyperlink" Target="https://github.com/github-linguist/linguist/blob/main/docs/overrides.md" TargetMode="External"/><Relationship Id="rId615" Type="http://schemas.openxmlformats.org/officeDocument/2006/relationships/hyperlink" Target="https://github.com/github-linguist/linguist/blob/main/docs/overrides.md#detectable" TargetMode="External"/><Relationship Id="rId614" Type="http://schemas.openxmlformats.org/officeDocument/2006/relationships/hyperlink" Target="https://github.com/github-linguist/linguist/blob/main/docs/overrides.md#documentation" TargetMode="External"/><Relationship Id="rId608" Type="http://schemas.openxmlformats.org/officeDocument/2006/relationships/hyperlink" Target="https://github.com/github-linguist/linguist/blob/main/docs/overrides.md#generated-code" TargetMode="External"/><Relationship Id="rId611" Type="http://schemas.openxmlformats.org/officeDocument/2006/relationships/hyperlink" Target="https://github.com/github-linguist/linguist/blob/main/docs/overrides.md#using-gitattributes" TargetMode="External"/><Relationship Id="rId613" Type="http://schemas.openxmlformats.org/officeDocument/2006/relationships/hyperlink" Target="https://github.com/github-linguist/linguist/blob/main/docs/overrides.md#vendored-code" TargetMode="External"/><Relationship Id="rId600" Type="http://schemas.openxmlformats.org/officeDocument/2006/relationships/hyperlink" Target="https://github.com/github/gitignore/blob/master/R.gitignore" TargetMode="External"/><Relationship Id="rId711"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2"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0" Type="http://schemas.openxmlformats.org/officeDocument/2006/relationships/hyperlink" Target="https://github.com/marocchino/sticky-pull-request-comment" TargetMode="External"/><Relationship Id="rId822" Type="http://schemas.openxmlformats.org/officeDocument/2006/relationships/hyperlink" Target="https://github.com/mponce0/Visualize.CRAN.Downloads" TargetMode="External"/><Relationship Id="rId993"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8"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0" Type="http://schemas.openxmlformats.org/officeDocument/2006/relationships/hyperlink" Target="https://github.com/quarto-dev/quarto-cli/issues/4894" TargetMode="External"/><Relationship Id="rId549"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6"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7"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3" Type="http://schemas.openxmlformats.org/officeDocument/2006/relationships/hyperlink" Target="https://github.com/r-lib/rig" TargetMode="External"/><Relationship Id="rId749" Type="http://schemas.openxmlformats.org/officeDocument/2006/relationships/hyperlink" Target="https://github.com/romkatv/powerlevel10k" TargetMode="External"/><Relationship Id="rId713" Type="http://schemas.openxmlformats.org/officeDocument/2006/relationships/hyperlink" Target="https://github.com/rossjrw/pr-preview-action" TargetMode="External"/><Relationship Id="rId714" Type="http://schemas.openxmlformats.org/officeDocument/2006/relationships/hyperlink" Target="https://github.com/rossjrw/pr-preview-action?tab=readme-ov-file#only-remove-previews-for-unmerged-prs" TargetMode="External"/><Relationship Id="rId568" Type="http://schemas.openxmlformats.org/officeDocument/2006/relationships/hyperlink" Target="https://github.com/settings/copilot/features" TargetMode="External"/><Relationship Id="rId755" Type="http://schemas.openxmlformats.org/officeDocument/2006/relationships/hyperlink" Target="https://github.com/sharkdp/bat" TargetMode="External"/><Relationship Id="rId754" Type="http://schemas.openxmlformats.org/officeDocument/2006/relationships/hyperlink" Target="https://github.com/sharkdp/fd" TargetMode="External"/><Relationship Id="rId945" Type="http://schemas.openxmlformats.org/officeDocument/2006/relationships/hyperlink" Target="https://github.com/skills/introduction-to-github" TargetMode="External"/><Relationship Id="rId712" Type="http://schemas.openxmlformats.org/officeDocument/2006/relationships/hyperlink" Target="https://github.com/thollander/actions-comment-pull-request" TargetMode="External"/><Relationship Id="rId877" Type="http://schemas.openxmlformats.org/officeDocument/2006/relationships/hyperlink" Target="https://github.com/tmux/tmux/wiki" TargetMode="External"/><Relationship Id="rId830" Type="http://schemas.openxmlformats.org/officeDocument/2006/relationships/hyperlink" Target="https://github.com/ucdavisdatalab" TargetMode="External"/><Relationship Id="rId933" Type="http://schemas.openxmlformats.org/officeDocument/2006/relationships/hyperlink" Target="https://github.com/ucdavisdatalab/research-toolkits" TargetMode="External"/><Relationship Id="rId557" Type="http://schemas.openxmlformats.org/officeDocument/2006/relationships/hyperlink" Target="https://github.com/ucdavisdatalab/sandbox_git" TargetMode="External"/><Relationship Id="rId838" Type="http://schemas.openxmlformats.org/officeDocument/2006/relationships/hyperlink" Target="https://github.com/ucdavisdatalab/workshop_how-to-data-documentation" TargetMode="External"/><Relationship Id="rId948" Type="http://schemas.openxmlformats.org/officeDocument/2006/relationships/hyperlink" Target="https://github.com/ucdavisdatalab/workshop_nlp_with_python" TargetMode="External"/><Relationship Id="rId947" Type="http://schemas.openxmlformats.org/officeDocument/2006/relationships/hyperlink" Target="https://github.com/ucdavisdatalab/workshop_python_basics" TargetMode="External"/><Relationship Id="rId932"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4" Type="http://schemas.openxmlformats.org/officeDocument/2006/relationships/hyperlink" Target="https://github.com/zsh-users/zsh-autosuggestions" TargetMode="External"/><Relationship Id="rId745" Type="http://schemas.openxmlformats.org/officeDocument/2006/relationships/hyperlink" Target="https://github.com/zsh-users/zsh-syntax-highlighting" TargetMode="External"/><Relationship Id="rId577" Type="http://schemas.openxmlformats.org/officeDocument/2006/relationships/hyperlink" Target="https://gitlab.com/gitlab-org/cli" TargetMode="External"/><Relationship Id="rId582" Type="http://schemas.openxmlformats.org/officeDocument/2006/relationships/hyperlink" Target="https://gitlab.com/gitlab-org/cli#installation" TargetMode="External"/><Relationship Id="rId583"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5" Type="http://schemas.openxmlformats.org/officeDocument/2006/relationships/hyperlink" Target="https://google.github.io/styleguide/shellguide.html" TargetMode="External"/><Relationship Id="rId983" Type="http://schemas.openxmlformats.org/officeDocument/2006/relationships/hyperlink" Target="https://grants.nih.gov" TargetMode="External"/><Relationship Id="rId965" Type="http://schemas.openxmlformats.org/officeDocument/2006/relationships/hyperlink" Target="https://grantwriting.stanford.edu/resources/funding-train/" TargetMode="External"/><Relationship Id="rId1026" Type="http://schemas.openxmlformats.org/officeDocument/2006/relationships/hyperlink" Target="https://happygitwithr.com/" TargetMode="External"/><Relationship Id="rId597" Type="http://schemas.openxmlformats.org/officeDocument/2006/relationships/hyperlink" Target="https://happygitwithr.com/repeated-amend.html" TargetMode="External"/><Relationship Id="rId589"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6"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2" Type="http://schemas.openxmlformats.org/officeDocument/2006/relationships/hyperlink" Target="https://journals.lww.com/epidem/Fulltext/2001/05000/The_Value_of_P.2.aspx" TargetMode="External"/><Relationship Id="rId981" Type="http://schemas.openxmlformats.org/officeDocument/2006/relationships/hyperlink" Target="https://journals.plos.org/ploscompbiol/article?id=10.1371/journal.pcbi.1003833" TargetMode="External"/><Relationship Id="rId1033" Type="http://schemas.openxmlformats.org/officeDocument/2006/relationships/hyperlink" Target="https://journals.plos.org/plosone/s/authorship" TargetMode="External"/><Relationship Id="rId555" Type="http://schemas.openxmlformats.org/officeDocument/2006/relationships/hyperlink" Target="https://learn.github.com/" TargetMode="External"/><Relationship Id="rId862"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4" Type="http://schemas.openxmlformats.org/officeDocument/2006/relationships/hyperlink" Target="https://link.springer.com/book/10.1007/978-3-030-98175-4" TargetMode="External"/><Relationship Id="rId969"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0" Type="http://schemas.openxmlformats.org/officeDocument/2006/relationships/hyperlink" Target="https://man.openbsd.org/ssh_config" TargetMode="External"/><Relationship Id="rId1082" Type="http://schemas.openxmlformats.org/officeDocument/2006/relationships/hyperlink" Target="https://manpages.debian.org/stable/openssh-client/ssh_config.5.en.html" TargetMode="External"/><Relationship Id="rId1091" Type="http://schemas.openxmlformats.org/officeDocument/2006/relationships/hyperlink" Target="https://mastering-shiny.org/" TargetMode="External"/><Relationship Id="rId980" Type="http://schemas.openxmlformats.org/officeDocument/2006/relationships/hyperlink" Target="https://medialab.github.io/iwanthue/" TargetMode="External"/><Relationship Id="rId925" Type="http://schemas.openxmlformats.org/officeDocument/2006/relationships/hyperlink" Target="https://medialab.github.io/iwanthue/?utm_source=Nature+Briefing&amp;utm_campaign=2c68711076-briefing-dy-20211006&amp;utm_medium=email&amp;utm_term=0_c9dfd39373-2c68711076-44335685" TargetMode="External"/><Relationship Id="rId780"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6"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0" Type="http://schemas.openxmlformats.org/officeDocument/2006/relationships/hyperlink" Target="https://mitcommlab.mit.edu/be/2023/09/27/toward-an-evenbetterposter-improving-the-betterposter-template/" TargetMode="External"/><Relationship Id="rId861" Type="http://schemas.openxmlformats.org/officeDocument/2006/relationships/hyperlink" Target="https://mobaxterm.mobatek.net/" TargetMode="External"/><Relationship Id="rId1000" Type="http://schemas.openxmlformats.org/officeDocument/2006/relationships/hyperlink" Target="https://morrison-lab.github.io/psw/" TargetMode="External"/><Relationship Id="rId893" Type="http://schemas.openxmlformats.org/officeDocument/2006/relationships/hyperlink" Target="https://morrison-lab.github.io/wai/" TargetMode="External"/><Relationship Id="rId913" Type="http://schemas.openxmlformats.org/officeDocument/2006/relationships/hyperlink" Target="https://morrison-lab.github.io/wai/chapters/ai-use-policies.html" TargetMode="External"/><Relationship Id="rId1017" Type="http://schemas.openxmlformats.org/officeDocument/2006/relationships/hyperlink" Target="https://morrison-lab.github.io/wai/chapters/ai-use-policies.html#sec-ai-journal-articles" TargetMode="External"/><Relationship Id="rId914" Type="http://schemas.openxmlformats.org/officeDocument/2006/relationships/hyperlink" Target="https://morrison-lab.github.io/wai/chapters/coding-agents.html" TargetMode="External"/><Relationship Id="rId707"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0" Type="http://schemas.openxmlformats.org/officeDocument/2006/relationships/hyperlink" Target="https://morrison-lab.github.io/wai/chapters/coding-agents.html#sec-ai-claude-code-windows" TargetMode="External"/><Relationship Id="rId915" Type="http://schemas.openxmlformats.org/officeDocument/2006/relationships/hyperlink" Target="https://morrison-lab.github.io/wai/chapters/pr-workflow-with-agents.html" TargetMode="External"/><Relationship Id="rId973" Type="http://schemas.openxmlformats.org/officeDocument/2006/relationships/hyperlink" Target="https://myidp.sciencecareers.org/" TargetMode="External"/><Relationship Id="rId741" Type="http://schemas.openxmlformats.org/officeDocument/2006/relationships/hyperlink" Target="https://ohmyz.sh/" TargetMode="External"/><Relationship Id="rId1055" Type="http://schemas.openxmlformats.org/officeDocument/2006/relationships/hyperlink" Target="https://osf.io/" TargetMode="External"/><Relationship Id="rId40" Type="http://schemas.openxmlformats.org/officeDocument/2006/relationships/hyperlink" Target="https://osf.io/tgbxr/" TargetMode="External"/><Relationship Id="rId633"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3"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8"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3" Type="http://schemas.openxmlformats.org/officeDocument/2006/relationships/hyperlink" Target="https://r-hub.github.io/cranlogs/" TargetMode="External"/><Relationship Id="rId817"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6"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3" Type="http://schemas.openxmlformats.org/officeDocument/2006/relationships/hyperlink" Target="https://r-pkgs.org/release.html" TargetMode="External"/><Relationship Id="rId820" Type="http://schemas.openxmlformats.org/officeDocument/2006/relationships/hyperlink" Target="https://r-pkgs.org/release.html#sec-release-initial" TargetMode="External"/><Relationship Id="rId725"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8"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1"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9"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7"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8"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3"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4"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0" Type="http://schemas.openxmlformats.org/officeDocument/2006/relationships/hyperlink" Target="https://slurm.schedmd.com/salloc.html" TargetMode="External"/><Relationship Id="rId1072" Type="http://schemas.openxmlformats.org/officeDocument/2006/relationships/hyperlink" Target="https://slurm.schedmd.com/sattach.html" TargetMode="External"/><Relationship Id="rId1074" Type="http://schemas.openxmlformats.org/officeDocument/2006/relationships/hyperlink" Target="https://slurm.schedmd.com/sbatch.html" TargetMode="External"/><Relationship Id="rId1076" Type="http://schemas.openxmlformats.org/officeDocument/2006/relationships/hyperlink" Target="https://slurm.schedmd.com/squeue.html" TargetMode="External"/><Relationship Id="rId1078"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0" Type="http://schemas.openxmlformats.org/officeDocument/2006/relationships/hyperlink" Target="https://sourceforge.net/projects/vcxsrv/" TargetMode="External"/><Relationship Id="rId556" Type="http://schemas.openxmlformats.org/officeDocument/2006/relationships/hyperlink" Target="https://sp19.datastructur.es/materials/guides/using-git#b-local-repositories-narrative-introduction" TargetMode="External"/><Relationship Id="rId586"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0"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3"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4"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1" Type="http://schemas.openxmlformats.org/officeDocument/2006/relationships/hyperlink" Target="https://tidyverse.org/blog/2017/12/workflow-vs-script/" TargetMode="External"/><Relationship Id="rId1103" Type="http://schemas.openxmlformats.org/officeDocument/2006/relationships/hyperlink" Target="https://ucd-serg.github.io/lab-manual/appendix-copilot-instructions.html" TargetMode="External"/><Relationship Id="rId1105" Type="http://schemas.openxmlformats.org/officeDocument/2006/relationships/hyperlink" Target="https://ucd-serg.github.io/lab-manual/appendix-copilot-setup-steps.html" TargetMode="External"/><Relationship Id="rId800" Type="http://schemas.openxmlformats.org/officeDocument/2006/relationships/hyperlink" Target="https://ucd-serg.github.io/lab-manual/coding-practices.html#file-headers" TargetMode="External"/><Relationship Id="rId803" Type="http://schemas.openxmlformats.org/officeDocument/2006/relationships/hyperlink" Target="https://ucd-serg.github.io/lab-manual/coding-practices.html#function-documentation" TargetMode="External"/><Relationship Id="rId920" Type="http://schemas.openxmlformats.org/officeDocument/2006/relationships/hyperlink" Target="https://ucd-serg.github.io/lab-manual/coding-style.html" TargetMode="External"/><Relationship Id="rId806" Type="http://schemas.openxmlformats.org/officeDocument/2006/relationships/hyperlink" Target="https://ucd-serg.github.io/lab-manual/unix.html#example-code-for-runfilesavelogs" TargetMode="External"/><Relationship Id="rId934" Type="http://schemas.openxmlformats.org/officeDocument/2006/relationships/hyperlink" Target="https://ucdavisdatalab.github.io/install_guides/" TargetMode="External"/><Relationship Id="rId931"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0"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3" Type="http://schemas.openxmlformats.org/officeDocument/2006/relationships/hyperlink" Target="https://wiki.archlinux.org/title/Wayland" TargetMode="External"/><Relationship Id="rId874" Type="http://schemas.openxmlformats.org/officeDocument/2006/relationships/hyperlink" Target="https://wiki.x2go.org/" TargetMode="External"/><Relationship Id="rId271" Type="http://schemas.openxmlformats.org/officeDocument/2006/relationships/hyperlink" Target="https://withr.r-lib.org/" TargetMode="External"/><Relationship Id="rId1009"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8" Type="http://schemas.openxmlformats.org/officeDocument/2006/relationships/hyperlink" Target="https://www.chriswrites.com/how-to-change-file-permissions-using-the-terminal/" TargetMode="External"/><Relationship Id="rId1013" Type="http://schemas.openxmlformats.org/officeDocument/2006/relationships/hyperlink" Target="https://www.danieldsjoberg.com/gtsummary/" TargetMode="External"/><Relationship Id="rId929"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0" Type="http://schemas.openxmlformats.org/officeDocument/2006/relationships/hyperlink" Target="https://www.git-scm.com/docs/gitignore#_pattern_format" TargetMode="External"/><Relationship Id="rId706" Type="http://schemas.openxmlformats.org/officeDocument/2006/relationships/hyperlink" Target="https://www.githubstatus.com/" TargetMode="External"/><Relationship Id="rId968" Type="http://schemas.openxmlformats.org/officeDocument/2006/relationships/hyperlink" Target="https://www.globalcodeofconduct.org/" TargetMode="External"/><Relationship Id="rId878" Type="http://schemas.openxmlformats.org/officeDocument/2006/relationships/hyperlink" Target="https://www.gnu.org/software/screen/" TargetMode="External"/><Relationship Id="rId776"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8" Type="http://schemas.openxmlformats.org/officeDocument/2006/relationships/hyperlink" Target="https://www.medrxiv.org/" TargetMode="External"/><Relationship Id="rId976" Type="http://schemas.openxmlformats.org/officeDocument/2006/relationships/hyperlink" Target="https://www.nature.com/articles/d41586-021-03603-2" TargetMode="External"/><Relationship Id="rId966"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6" Type="http://schemas.openxmlformats.org/officeDocument/2006/relationships/hyperlink" Target="https://www.rstudio.com/wp-content/uploads/2015/02/data-wrangling-cheatsheet.pdf" TargetMode="External"/><Relationship Id="rId939" Type="http://schemas.openxmlformats.org/officeDocument/2006/relationships/hyperlink" Target="https://www.rstudio.com/wp-content/uploads/2015/02/rmarkdown-cheatsheet.pdf" TargetMode="External"/><Relationship Id="rId937" Type="http://schemas.openxmlformats.org/officeDocument/2006/relationships/hyperlink" Target="https://www.rstudio.com/wp-content/uploads/2015/03/ggplot2-cheatsheet.pdf" TargetMode="External"/><Relationship Id="rId958" Type="http://schemas.openxmlformats.org/officeDocument/2006/relationships/hyperlink" Target="https://www.sciencedirect.com/science/article/pii/S1471491423000928" TargetMode="External"/><Relationship Id="rId771"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4" Type="http://schemas.openxmlformats.org/officeDocument/2006/relationships/hyperlink" Target="https://www.training.nih.gov/career-services/" TargetMode="External"/><Relationship Id="rId859" Type="http://schemas.openxmlformats.org/officeDocument/2006/relationships/hyperlink" Target="https://www.xquartz.org/" TargetMode="External"/><Relationship Id="rId977" Type="http://schemas.openxmlformats.org/officeDocument/2006/relationships/hyperlink" Target="https://www.youtube.com/watch?v=1RwJbhkCA58" TargetMode="External"/><Relationship Id="rId959"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6"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7"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1" Type="http://schemas.openxmlformats.org/officeDocument/2006/relationships/hyperlink" Target="http://adv-r.had.co.nz/Style.html" TargetMode="External"/><Relationship Id="rId979" Type="http://schemas.openxmlformats.org/officeDocument/2006/relationships/hyperlink" Target="http://colorbrewer2.org/" TargetMode="External"/><Relationship Id="rId1031"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1" Type="http://schemas.openxmlformats.org/officeDocument/2006/relationships/hyperlink" Target="https://about.codecov.io" TargetMode="External"/><Relationship Id="rId603"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6" Type="http://schemas.openxmlformats.org/officeDocument/2006/relationships/hyperlink" Target="https://cli.github.com/" TargetMode="External"/><Relationship Id="rId273" Type="http://schemas.openxmlformats.org/officeDocument/2006/relationships/hyperlink" Target="https://cli.r-lib.org/" TargetMode="External"/><Relationship Id="rId646"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8"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2" Type="http://schemas.openxmlformats.org/officeDocument/2006/relationships/hyperlink" Target="https://cran.r-project.org/" TargetMode="External"/><Relationship Id="rId1015" Type="http://schemas.openxmlformats.org/officeDocument/2006/relationships/hyperlink" Target="https://cran.r-project.org/package=flexlsx" TargetMode="External"/><Relationship Id="rId872"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8"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35" Type="http://schemas.openxmlformats.org/officeDocument/2006/relationships/hyperlink" Target="https://datadryad.org/" TargetMode="External"/><Relationship Id="rId1014"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4"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1" Type="http://schemas.openxmlformats.org/officeDocument/2006/relationships/hyperlink" Target="https://desktop.github.com/" TargetMode="External"/><Relationship Id="rId95" Type="http://schemas.openxmlformats.org/officeDocument/2006/relationships/hyperlink" Target="https://devtools.r-lib.org/" TargetMode="External"/><Relationship Id="rId757" Type="http://schemas.openxmlformats.org/officeDocument/2006/relationships/hyperlink" Target="https://direnv.net/" TargetMode="External"/><Relationship Id="rId726" Type="http://schemas.openxmlformats.org/officeDocument/2006/relationships/hyperlink" Target="https://docs.github.com/en/actions" TargetMode="External"/><Relationship Id="rId695" Type="http://schemas.openxmlformats.org/officeDocument/2006/relationships/hyperlink" Target="https://docs.github.com/en/actions/using-jobs/using-concurrency" TargetMode="External"/><Relationship Id="rId642" Type="http://schemas.openxmlformats.org/officeDocument/2006/relationships/hyperlink" Target="https://docs.github.com/en/communities/using-templates-to-encourage-useful-issues-and-pull-requests/creating-a-pull-request-template-for-your-repository" TargetMode="External"/><Relationship Id="rId1058" Type="http://schemas.openxmlformats.org/officeDocument/2006/relationships/hyperlink" Target="https://docs.github.com/en/get-started/archiving-your-github-personal-account-and-public-repositories/requesting-an-archive-of-your-personal-accounts-data" TargetMode="External"/><Relationship Id="rId810" Type="http://schemas.openxmlformats.org/officeDocument/2006/relationships/hyperlink" Target="https://docs.github.com/en/repositories/releasing-projects-on-github/managing-releases-in-a-repository" TargetMode="External"/><Relationship Id="rId616" Type="http://schemas.openxmlformats.org/officeDocument/2006/relationships/hyperlink" Target="https://docs.github.com/en/repositories/working-with-files/managing-files/customizing-how-changed-files-appear-on-github" TargetMode="External"/><Relationship Id="rId1060" Type="http://schemas.openxmlformats.org/officeDocument/2006/relationships/hyperlink" Target="https://docs.github.com/en/rest/migrations/orgs" TargetMode="External"/><Relationship Id="rId1062" Type="http://schemas.openxmlformats.org/officeDocument/2006/relationships/hyperlink" Target="https://docs.github.com/en/rest/migrations/users" TargetMode="External"/><Relationship Id="rId696"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2" Type="http://schemas.openxmlformats.org/officeDocument/2006/relationships/hyperlink" Target="https://docs.google.com/document/d/1ckgRCcr7FFPyymyMA6Y_-cB_vftOyrrxT28c6gRg0PI/edit" TargetMode="External"/><Relationship Id="rId1049" Type="http://schemas.openxmlformats.org/officeDocument/2006/relationships/hyperlink" Target="https://doi.org/10.1038/467775a" TargetMode="External"/><Relationship Id="rId1053" Type="http://schemas.openxmlformats.org/officeDocument/2006/relationships/hyperlink" Target="https://doi.org/10.1038/526182a" TargetMode="External"/><Relationship Id="rId1084" Type="http://schemas.openxmlformats.org/officeDocument/2006/relationships/hyperlink" Target="https://doi.org/10.1038/d41586-019-00067-3" TargetMode="External"/><Relationship Id="rId1022" Type="http://schemas.openxmlformats.org/officeDocument/2006/relationships/hyperlink" Target="https://doi.org/10.1038/d41586-019-01431-z" TargetMode="External"/><Relationship Id="rId1068" Type="http://schemas.openxmlformats.org/officeDocument/2006/relationships/hyperlink" Target="https://doi.org/10.1038/d41586-019-02918-5" TargetMode="External"/><Relationship Id="rId1087" Type="http://schemas.openxmlformats.org/officeDocument/2006/relationships/hyperlink" Target="https://doi.org/10.1038/d41586-021-03603-2" TargetMode="External"/><Relationship Id="rId1029" Type="http://schemas.openxmlformats.org/officeDocument/2006/relationships/hyperlink" Target="https://doi.org/10.1038/s41467-020-19160-7" TargetMode="External"/><Relationship Id="rId1051" Type="http://schemas.openxmlformats.org/officeDocument/2006/relationships/hyperlink" Target="https://doi.org/10.1038/s41562-016-0021" TargetMode="External"/><Relationship Id="rId1038" Type="http://schemas.openxmlformats.org/officeDocument/2006/relationships/hyperlink" Target="https://doi.org/10.1201/9781003029878" TargetMode="External"/><Relationship Id="rId1089" Type="http://schemas.openxmlformats.org/officeDocument/2006/relationships/hyperlink" Target="https://doi.org/10.1201/9781351201315" TargetMode="External"/><Relationship Id="rId1066" Type="http://schemas.openxmlformats.org/officeDocument/2006/relationships/hyperlink" Target="https://doi.org/10.1371/journal.pcbi.1003833" TargetMode="External"/><Relationship Id="rId1020"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2" Type="http://schemas.openxmlformats.org/officeDocument/2006/relationships/hyperlink" Target="https://eddelbuettel.github.io/r2u/" TargetMode="External"/><Relationship Id="rId559" Type="http://schemas.openxmlformats.org/officeDocument/2006/relationships/hyperlink" Target="https://education.github.com/" TargetMode="External"/><Relationship Id="rId560" Type="http://schemas.openxmlformats.org/officeDocument/2006/relationships/hyperlink" Target="https://education.github.com/pack" TargetMode="External"/><Relationship Id="rId561" Type="http://schemas.openxmlformats.org/officeDocument/2006/relationships/hyperlink" Target="https://education.github.com/teachers" TargetMode="External"/><Relationship Id="rId952"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89"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6"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0"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8"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5"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3" Type="http://schemas.openxmlformats.org/officeDocument/2006/relationships/hyperlink" Target="https://github.com/BurntSushi/ripgrep" TargetMode="External"/><Relationship Id="rId928" Type="http://schemas.openxmlformats.org/officeDocument/2006/relationships/hyperlink" Target="https://github.com/IndrajeetPatil/awesome-r-pkgtools" TargetMode="External"/><Relationship Id="rId688"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9"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3" Type="http://schemas.openxmlformats.org/officeDocument/2006/relationships/hyperlink" Target="https://github.com/Xpra-org/xpra" TargetMode="External"/><Relationship Id="rId670" Type="http://schemas.openxmlformats.org/officeDocument/2006/relationships/hyperlink" Target="https://github.com/actions/toolkit/blob/main/docs/action-versioning.md" TargetMode="External"/><Relationship Id="rId676" Type="http://schemas.openxmlformats.org/officeDocument/2006/relationships/hyperlink" Target="https://github.com/actions/toolkit/issues/214" TargetMode="External"/><Relationship Id="rId758" Type="http://schemas.openxmlformats.org/officeDocument/2006/relationships/hyperlink" Target="https://github.com/ajeetdsouza/zoxide" TargetMode="External"/><Relationship Id="rId578" Type="http://schemas.openxmlformats.org/officeDocument/2006/relationships/hyperlink" Target="https://github.com/cli/cli#installation" TargetMode="External"/><Relationship Id="rId579"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69"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5" Type="http://schemas.openxmlformats.org/officeDocument/2006/relationships/hyperlink" Target="https://github.com/d-morrison/pr.helpers" TargetMode="External"/><Relationship Id="rId955"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4"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6" Type="http://schemas.openxmlformats.org/officeDocument/2006/relationships/hyperlink" Target="https://github.com/dandavison/delta" TargetMode="External"/><Relationship Id="rId687" Type="http://schemas.openxmlformats.org/officeDocument/2006/relationships/hyperlink" Target="https://github.com/easystats/workflows" TargetMode="External"/><Relationship Id="rId723" Type="http://schemas.openxmlformats.org/officeDocument/2006/relationships/hyperlink" Target="https://github.com/eddelbuettel/github-actions/tree/master/r2u-setup" TargetMode="External"/><Relationship Id="rId686" Type="http://schemas.openxmlformats.org/officeDocument/2006/relationships/hyperlink" Target="https://github.com/eddelbuettel/r-ci" TargetMode="External"/><Relationship Id="rId814"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9" Type="http://schemas.openxmlformats.org/officeDocument/2006/relationships/hyperlink" Target="https://github.com/features/actions" TargetMode="External"/><Relationship Id="rId607" Type="http://schemas.openxmlformats.org/officeDocument/2006/relationships/hyperlink" Target="https://github.com/github-linguist/linguist/" TargetMode="External"/><Relationship Id="rId617" Type="http://schemas.openxmlformats.org/officeDocument/2006/relationships/hyperlink" Target="https://github.com/github-linguist/linguist/blob/main/docs/overrides.md" TargetMode="External"/><Relationship Id="rId615" Type="http://schemas.openxmlformats.org/officeDocument/2006/relationships/hyperlink" Target="https://github.com/github-linguist/linguist/blob/main/docs/overrides.md#detectable" TargetMode="External"/><Relationship Id="rId614" Type="http://schemas.openxmlformats.org/officeDocument/2006/relationships/hyperlink" Target="https://github.com/github-linguist/linguist/blob/main/docs/overrides.md#documentation" TargetMode="External"/><Relationship Id="rId608" Type="http://schemas.openxmlformats.org/officeDocument/2006/relationships/hyperlink" Target="https://github.com/github-linguist/linguist/blob/main/docs/overrides.md#generated-code" TargetMode="External"/><Relationship Id="rId611" Type="http://schemas.openxmlformats.org/officeDocument/2006/relationships/hyperlink" Target="https://github.com/github-linguist/linguist/blob/main/docs/overrides.md#using-gitattributes" TargetMode="External"/><Relationship Id="rId613" Type="http://schemas.openxmlformats.org/officeDocument/2006/relationships/hyperlink" Target="https://github.com/github-linguist/linguist/blob/main/docs/overrides.md#vendored-code" TargetMode="External"/><Relationship Id="rId600" Type="http://schemas.openxmlformats.org/officeDocument/2006/relationships/hyperlink" Target="https://github.com/github/gitignore/blob/master/R.gitignore" TargetMode="External"/><Relationship Id="rId711"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2"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0" Type="http://schemas.openxmlformats.org/officeDocument/2006/relationships/hyperlink" Target="https://github.com/marocchino/sticky-pull-request-comment" TargetMode="External"/><Relationship Id="rId822" Type="http://schemas.openxmlformats.org/officeDocument/2006/relationships/hyperlink" Target="https://github.com/mponce0/Visualize.CRAN.Downloads" TargetMode="External"/><Relationship Id="rId993"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8"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0" Type="http://schemas.openxmlformats.org/officeDocument/2006/relationships/hyperlink" Target="https://github.com/quarto-dev/quarto-cli/issues/4894" TargetMode="External"/><Relationship Id="rId549"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6"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7"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3" Type="http://schemas.openxmlformats.org/officeDocument/2006/relationships/hyperlink" Target="https://github.com/r-lib/rig" TargetMode="External"/><Relationship Id="rId749" Type="http://schemas.openxmlformats.org/officeDocument/2006/relationships/hyperlink" Target="https://github.com/romkatv/powerlevel10k" TargetMode="External"/><Relationship Id="rId713" Type="http://schemas.openxmlformats.org/officeDocument/2006/relationships/hyperlink" Target="https://github.com/rossjrw/pr-preview-action" TargetMode="External"/><Relationship Id="rId714" Type="http://schemas.openxmlformats.org/officeDocument/2006/relationships/hyperlink" Target="https://github.com/rossjrw/pr-preview-action?tab=readme-ov-file#only-remove-previews-for-unmerged-prs" TargetMode="External"/><Relationship Id="rId568" Type="http://schemas.openxmlformats.org/officeDocument/2006/relationships/hyperlink" Target="https://github.com/settings/copilot/features" TargetMode="External"/><Relationship Id="rId755" Type="http://schemas.openxmlformats.org/officeDocument/2006/relationships/hyperlink" Target="https://github.com/sharkdp/bat" TargetMode="External"/><Relationship Id="rId754" Type="http://schemas.openxmlformats.org/officeDocument/2006/relationships/hyperlink" Target="https://github.com/sharkdp/fd" TargetMode="External"/><Relationship Id="rId945" Type="http://schemas.openxmlformats.org/officeDocument/2006/relationships/hyperlink" Target="https://github.com/skills/introduction-to-github" TargetMode="External"/><Relationship Id="rId712" Type="http://schemas.openxmlformats.org/officeDocument/2006/relationships/hyperlink" Target="https://github.com/thollander/actions-comment-pull-request" TargetMode="External"/><Relationship Id="rId877" Type="http://schemas.openxmlformats.org/officeDocument/2006/relationships/hyperlink" Target="https://github.com/tmux/tmux/wiki" TargetMode="External"/><Relationship Id="rId830" Type="http://schemas.openxmlformats.org/officeDocument/2006/relationships/hyperlink" Target="https://github.com/ucdavisdatalab" TargetMode="External"/><Relationship Id="rId933" Type="http://schemas.openxmlformats.org/officeDocument/2006/relationships/hyperlink" Target="https://github.com/ucdavisdatalab/research-toolkits" TargetMode="External"/><Relationship Id="rId557" Type="http://schemas.openxmlformats.org/officeDocument/2006/relationships/hyperlink" Target="https://github.com/ucdavisdatalab/sandbox_git" TargetMode="External"/><Relationship Id="rId838" Type="http://schemas.openxmlformats.org/officeDocument/2006/relationships/hyperlink" Target="https://github.com/ucdavisdatalab/workshop_how-to-data-documentation" TargetMode="External"/><Relationship Id="rId948" Type="http://schemas.openxmlformats.org/officeDocument/2006/relationships/hyperlink" Target="https://github.com/ucdavisdatalab/workshop_nlp_with_python" TargetMode="External"/><Relationship Id="rId947" Type="http://schemas.openxmlformats.org/officeDocument/2006/relationships/hyperlink" Target="https://github.com/ucdavisdatalab/workshop_python_basics" TargetMode="External"/><Relationship Id="rId932"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4" Type="http://schemas.openxmlformats.org/officeDocument/2006/relationships/hyperlink" Target="https://github.com/zsh-users/zsh-autosuggestions" TargetMode="External"/><Relationship Id="rId745" Type="http://schemas.openxmlformats.org/officeDocument/2006/relationships/hyperlink" Target="https://github.com/zsh-users/zsh-syntax-highlighting" TargetMode="External"/><Relationship Id="rId577" Type="http://schemas.openxmlformats.org/officeDocument/2006/relationships/hyperlink" Target="https://gitlab.com/gitlab-org/cli" TargetMode="External"/><Relationship Id="rId582" Type="http://schemas.openxmlformats.org/officeDocument/2006/relationships/hyperlink" Target="https://gitlab.com/gitlab-org/cli#installation" TargetMode="External"/><Relationship Id="rId583"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5" Type="http://schemas.openxmlformats.org/officeDocument/2006/relationships/hyperlink" Target="https://google.github.io/styleguide/shellguide.html" TargetMode="External"/><Relationship Id="rId983" Type="http://schemas.openxmlformats.org/officeDocument/2006/relationships/hyperlink" Target="https://grants.nih.gov" TargetMode="External"/><Relationship Id="rId965" Type="http://schemas.openxmlformats.org/officeDocument/2006/relationships/hyperlink" Target="https://grantwriting.stanford.edu/resources/funding-train/" TargetMode="External"/><Relationship Id="rId1026" Type="http://schemas.openxmlformats.org/officeDocument/2006/relationships/hyperlink" Target="https://happygitwithr.com/" TargetMode="External"/><Relationship Id="rId597" Type="http://schemas.openxmlformats.org/officeDocument/2006/relationships/hyperlink" Target="https://happygitwithr.com/repeated-amend.html" TargetMode="External"/><Relationship Id="rId589"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6"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2" Type="http://schemas.openxmlformats.org/officeDocument/2006/relationships/hyperlink" Target="https://journals.lww.com/epidem/Fulltext/2001/05000/The_Value_of_P.2.aspx" TargetMode="External"/><Relationship Id="rId981" Type="http://schemas.openxmlformats.org/officeDocument/2006/relationships/hyperlink" Target="https://journals.plos.org/ploscompbiol/article?id=10.1371/journal.pcbi.1003833" TargetMode="External"/><Relationship Id="rId1033" Type="http://schemas.openxmlformats.org/officeDocument/2006/relationships/hyperlink" Target="https://journals.plos.org/plosone/s/authorship" TargetMode="External"/><Relationship Id="rId555" Type="http://schemas.openxmlformats.org/officeDocument/2006/relationships/hyperlink" Target="https://learn.github.com/" TargetMode="External"/><Relationship Id="rId862"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4" Type="http://schemas.openxmlformats.org/officeDocument/2006/relationships/hyperlink" Target="https://link.springer.com/book/10.1007/978-3-030-98175-4" TargetMode="External"/><Relationship Id="rId969"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0" Type="http://schemas.openxmlformats.org/officeDocument/2006/relationships/hyperlink" Target="https://man.openbsd.org/ssh_config" TargetMode="External"/><Relationship Id="rId1082" Type="http://schemas.openxmlformats.org/officeDocument/2006/relationships/hyperlink" Target="https://manpages.debian.org/stable/openssh-client/ssh_config.5.en.html" TargetMode="External"/><Relationship Id="rId1091" Type="http://schemas.openxmlformats.org/officeDocument/2006/relationships/hyperlink" Target="https://mastering-shiny.org/" TargetMode="External"/><Relationship Id="rId980" Type="http://schemas.openxmlformats.org/officeDocument/2006/relationships/hyperlink" Target="https://medialab.github.io/iwanthue/" TargetMode="External"/><Relationship Id="rId925" Type="http://schemas.openxmlformats.org/officeDocument/2006/relationships/hyperlink" Target="https://medialab.github.io/iwanthue/?utm_source=Nature+Briefing&amp;utm_campaign=2c68711076-briefing-dy-20211006&amp;utm_medium=email&amp;utm_term=0_c9dfd39373-2c68711076-44335685" TargetMode="External"/><Relationship Id="rId780"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6"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0" Type="http://schemas.openxmlformats.org/officeDocument/2006/relationships/hyperlink" Target="https://mitcommlab.mit.edu/be/2023/09/27/toward-an-evenbetterposter-improving-the-betterposter-template/" TargetMode="External"/><Relationship Id="rId861" Type="http://schemas.openxmlformats.org/officeDocument/2006/relationships/hyperlink" Target="https://mobaxterm.mobatek.net/" TargetMode="External"/><Relationship Id="rId1000" Type="http://schemas.openxmlformats.org/officeDocument/2006/relationships/hyperlink" Target="https://morrison-lab.github.io/psw/" TargetMode="External"/><Relationship Id="rId893" Type="http://schemas.openxmlformats.org/officeDocument/2006/relationships/hyperlink" Target="https://morrison-lab.github.io/wai/" TargetMode="External"/><Relationship Id="rId913" Type="http://schemas.openxmlformats.org/officeDocument/2006/relationships/hyperlink" Target="https://morrison-lab.github.io/wai/chapters/ai-use-policies.html" TargetMode="External"/><Relationship Id="rId1017" Type="http://schemas.openxmlformats.org/officeDocument/2006/relationships/hyperlink" Target="https://morrison-lab.github.io/wai/chapters/ai-use-policies.html#sec-ai-journal-articles" TargetMode="External"/><Relationship Id="rId914" Type="http://schemas.openxmlformats.org/officeDocument/2006/relationships/hyperlink" Target="https://morrison-lab.github.io/wai/chapters/coding-agents.html" TargetMode="External"/><Relationship Id="rId707"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0" Type="http://schemas.openxmlformats.org/officeDocument/2006/relationships/hyperlink" Target="https://morrison-lab.github.io/wai/chapters/coding-agents.html#sec-ai-claude-code-windows" TargetMode="External"/><Relationship Id="rId915" Type="http://schemas.openxmlformats.org/officeDocument/2006/relationships/hyperlink" Target="https://morrison-lab.github.io/wai/chapters/pr-workflow-with-agents.html" TargetMode="External"/><Relationship Id="rId973" Type="http://schemas.openxmlformats.org/officeDocument/2006/relationships/hyperlink" Target="https://myidp.sciencecareers.org/" TargetMode="External"/><Relationship Id="rId741" Type="http://schemas.openxmlformats.org/officeDocument/2006/relationships/hyperlink" Target="https://ohmyz.sh/" TargetMode="External"/><Relationship Id="rId1055" Type="http://schemas.openxmlformats.org/officeDocument/2006/relationships/hyperlink" Target="https://osf.io/" TargetMode="External"/><Relationship Id="rId40" Type="http://schemas.openxmlformats.org/officeDocument/2006/relationships/hyperlink" Target="https://osf.io/tgbxr/" TargetMode="External"/><Relationship Id="rId633"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3"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8"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3" Type="http://schemas.openxmlformats.org/officeDocument/2006/relationships/hyperlink" Target="https://r-hub.github.io/cranlogs/" TargetMode="External"/><Relationship Id="rId817"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6"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3" Type="http://schemas.openxmlformats.org/officeDocument/2006/relationships/hyperlink" Target="https://r-pkgs.org/release.html" TargetMode="External"/><Relationship Id="rId820" Type="http://schemas.openxmlformats.org/officeDocument/2006/relationships/hyperlink" Target="https://r-pkgs.org/release.html#sec-release-initial" TargetMode="External"/><Relationship Id="rId725"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8"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1"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9"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7"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8"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3"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4"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0" Type="http://schemas.openxmlformats.org/officeDocument/2006/relationships/hyperlink" Target="https://slurm.schedmd.com/salloc.html" TargetMode="External"/><Relationship Id="rId1072" Type="http://schemas.openxmlformats.org/officeDocument/2006/relationships/hyperlink" Target="https://slurm.schedmd.com/sattach.html" TargetMode="External"/><Relationship Id="rId1074" Type="http://schemas.openxmlformats.org/officeDocument/2006/relationships/hyperlink" Target="https://slurm.schedmd.com/sbatch.html" TargetMode="External"/><Relationship Id="rId1076" Type="http://schemas.openxmlformats.org/officeDocument/2006/relationships/hyperlink" Target="https://slurm.schedmd.com/squeue.html" TargetMode="External"/><Relationship Id="rId1078"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0" Type="http://schemas.openxmlformats.org/officeDocument/2006/relationships/hyperlink" Target="https://sourceforge.net/projects/vcxsrv/" TargetMode="External"/><Relationship Id="rId556" Type="http://schemas.openxmlformats.org/officeDocument/2006/relationships/hyperlink" Target="https://sp19.datastructur.es/materials/guides/using-git#b-local-repositories-narrative-introduction" TargetMode="External"/><Relationship Id="rId586"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0"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3"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4"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1" Type="http://schemas.openxmlformats.org/officeDocument/2006/relationships/hyperlink" Target="https://tidyverse.org/blog/2017/12/workflow-vs-script/" TargetMode="External"/><Relationship Id="rId1103" Type="http://schemas.openxmlformats.org/officeDocument/2006/relationships/hyperlink" Target="https://ucd-serg.github.io/lab-manual/appendix-copilot-instructions.html" TargetMode="External"/><Relationship Id="rId1105" Type="http://schemas.openxmlformats.org/officeDocument/2006/relationships/hyperlink" Target="https://ucd-serg.github.io/lab-manual/appendix-copilot-setup-steps.html" TargetMode="External"/><Relationship Id="rId800" Type="http://schemas.openxmlformats.org/officeDocument/2006/relationships/hyperlink" Target="https://ucd-serg.github.io/lab-manual/coding-practices.html#file-headers" TargetMode="External"/><Relationship Id="rId803" Type="http://schemas.openxmlformats.org/officeDocument/2006/relationships/hyperlink" Target="https://ucd-serg.github.io/lab-manual/coding-practices.html#function-documentation" TargetMode="External"/><Relationship Id="rId920" Type="http://schemas.openxmlformats.org/officeDocument/2006/relationships/hyperlink" Target="https://ucd-serg.github.io/lab-manual/coding-style.html" TargetMode="External"/><Relationship Id="rId806" Type="http://schemas.openxmlformats.org/officeDocument/2006/relationships/hyperlink" Target="https://ucd-serg.github.io/lab-manual/unix.html#example-code-for-runfilesavelogs" TargetMode="External"/><Relationship Id="rId934" Type="http://schemas.openxmlformats.org/officeDocument/2006/relationships/hyperlink" Target="https://ucdavisdatalab.github.io/install_guides/" TargetMode="External"/><Relationship Id="rId931"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0"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3" Type="http://schemas.openxmlformats.org/officeDocument/2006/relationships/hyperlink" Target="https://wiki.archlinux.org/title/Wayland" TargetMode="External"/><Relationship Id="rId874" Type="http://schemas.openxmlformats.org/officeDocument/2006/relationships/hyperlink" Target="https://wiki.x2go.org/" TargetMode="External"/><Relationship Id="rId271" Type="http://schemas.openxmlformats.org/officeDocument/2006/relationships/hyperlink" Target="https://withr.r-lib.org/" TargetMode="External"/><Relationship Id="rId1009"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8" Type="http://schemas.openxmlformats.org/officeDocument/2006/relationships/hyperlink" Target="https://www.chriswrites.com/how-to-change-file-permissions-using-the-terminal/" TargetMode="External"/><Relationship Id="rId1013" Type="http://schemas.openxmlformats.org/officeDocument/2006/relationships/hyperlink" Target="https://www.danieldsjoberg.com/gtsummary/" TargetMode="External"/><Relationship Id="rId929"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0" Type="http://schemas.openxmlformats.org/officeDocument/2006/relationships/hyperlink" Target="https://www.git-scm.com/docs/gitignore#_pattern_format" TargetMode="External"/><Relationship Id="rId706" Type="http://schemas.openxmlformats.org/officeDocument/2006/relationships/hyperlink" Target="https://www.githubstatus.com/" TargetMode="External"/><Relationship Id="rId968" Type="http://schemas.openxmlformats.org/officeDocument/2006/relationships/hyperlink" Target="https://www.globalcodeofconduct.org/" TargetMode="External"/><Relationship Id="rId878" Type="http://schemas.openxmlformats.org/officeDocument/2006/relationships/hyperlink" Target="https://www.gnu.org/software/screen/" TargetMode="External"/><Relationship Id="rId776"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8" Type="http://schemas.openxmlformats.org/officeDocument/2006/relationships/hyperlink" Target="https://www.medrxiv.org/" TargetMode="External"/><Relationship Id="rId976" Type="http://schemas.openxmlformats.org/officeDocument/2006/relationships/hyperlink" Target="https://www.nature.com/articles/d41586-021-03603-2" TargetMode="External"/><Relationship Id="rId966"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6" Type="http://schemas.openxmlformats.org/officeDocument/2006/relationships/hyperlink" Target="https://www.rstudio.com/wp-content/uploads/2015/02/data-wrangling-cheatsheet.pdf" TargetMode="External"/><Relationship Id="rId939" Type="http://schemas.openxmlformats.org/officeDocument/2006/relationships/hyperlink" Target="https://www.rstudio.com/wp-content/uploads/2015/02/rmarkdown-cheatsheet.pdf" TargetMode="External"/><Relationship Id="rId937" Type="http://schemas.openxmlformats.org/officeDocument/2006/relationships/hyperlink" Target="https://www.rstudio.com/wp-content/uploads/2015/03/ggplot2-cheatsheet.pdf" TargetMode="External"/><Relationship Id="rId958" Type="http://schemas.openxmlformats.org/officeDocument/2006/relationships/hyperlink" Target="https://www.sciencedirect.com/science/article/pii/S1471491423000928" TargetMode="External"/><Relationship Id="rId771"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4" Type="http://schemas.openxmlformats.org/officeDocument/2006/relationships/hyperlink" Target="https://www.training.nih.gov/career-services/" TargetMode="External"/><Relationship Id="rId859" Type="http://schemas.openxmlformats.org/officeDocument/2006/relationships/hyperlink" Target="https://www.xquartz.org/" TargetMode="External"/><Relationship Id="rId977" Type="http://schemas.openxmlformats.org/officeDocument/2006/relationships/hyperlink" Target="https://www.youtube.com/watch?v=1RwJbhkCA58" TargetMode="External"/><Relationship Id="rId959"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6"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2026-08-31T23:49:37Z</dcterms:created>
  <dcterms:modified xsi:type="dcterms:W3CDTF">2026-08-31T23:49:37Z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2026-08-31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