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2026-01-12</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183"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9"/>
        </w:numPr>
      </w:pPr>
      <w:r>
        <w:t xml:space="preserve">Run R CMD check on multiple platforms (Linux, macOS, Windows)</w:t>
      </w:r>
    </w:p>
    <w:p>
      <w:pPr>
        <w:pStyle w:val="Compact"/>
        <w:numPr>
          <w:ilvl w:val="0"/>
          <w:numId w:val="1029"/>
        </w:numPr>
      </w:pPr>
      <w:r>
        <w:t xml:space="preserve">Calculate test coverage</w:t>
      </w:r>
    </w:p>
    <w:p>
      <w:pPr>
        <w:pStyle w:val="Compact"/>
        <w:numPr>
          <w:ilvl w:val="0"/>
          <w:numId w:val="1029"/>
        </w:numPr>
      </w:pPr>
      <w:r>
        <w:t xml:space="preserve">Build and deploy your pkgdown website</w:t>
      </w:r>
    </w:p>
    <w:p>
      <w:pPr>
        <w:pStyle w:val="Compact"/>
        <w:numPr>
          <w:ilvl w:val="0"/>
          <w:numId w:val="1029"/>
        </w:numPr>
      </w:pPr>
      <w:r>
        <w:t xml:space="preserve">Ensure code quality before merging</w:t>
      </w:r>
    </w:p>
    <w:bookmarkEnd w:id="103"/>
    <w:bookmarkEnd w:id="104"/>
    <w:bookmarkStart w:id="105"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30"/>
        </w:numPr>
      </w:pPr>
      <w:r>
        <w:t xml:space="preserve">All functions have complete roxygen2 documentation</w:t>
      </w:r>
    </w:p>
    <w:p>
      <w:pPr>
        <w:pStyle w:val="Compact"/>
        <w:numPr>
          <w:ilvl w:val="0"/>
          <w:numId w:val="1031"/>
        </w:numPr>
      </w:pPr>
      <w:r>
        <w:t xml:space="preserve">All functions have corresponding tests</w:t>
      </w:r>
    </w:p>
    <w:p>
      <w:pPr>
        <w:pStyle w:val="Compact"/>
        <w:numPr>
          <w:ilvl w:val="0"/>
          <w:numId w:val="1032"/>
        </w:numPr>
      </w:pPr>
      <w:r>
        <w:rPr>
          <w:rStyle w:val="VerbatimChar"/>
        </w:rPr>
        <w:t xml:space="preserve">devtools::document()</w:t>
      </w:r>
      <w:r>
        <w:t xml:space="preserve"> </w:t>
      </w:r>
      <w:r>
        <w:t xml:space="preserve">has been run</w:t>
      </w:r>
    </w:p>
    <w:p>
      <w:pPr>
        <w:pStyle w:val="Compact"/>
        <w:numPr>
          <w:ilvl w:val="0"/>
          <w:numId w:val="1033"/>
        </w:numPr>
      </w:pPr>
      <w:r>
        <w:rPr>
          <w:rStyle w:val="VerbatimChar"/>
        </w:rPr>
        <w:t xml:space="preserve">devtools::test()</w:t>
      </w:r>
      <w:r>
        <w:t xml:space="preserve"> </w:t>
      </w:r>
      <w:r>
        <w:t xml:space="preserve">passes with no failures</w:t>
      </w:r>
    </w:p>
    <w:p>
      <w:pPr>
        <w:pStyle w:val="Compact"/>
        <w:numPr>
          <w:ilvl w:val="0"/>
          <w:numId w:val="1034"/>
        </w:numPr>
      </w:pPr>
      <w:r>
        <w:rPr>
          <w:rStyle w:val="VerbatimChar"/>
        </w:rPr>
        <w:t xml:space="preserve">devtools::check()</w:t>
      </w:r>
      <w:r>
        <w:t xml:space="preserve"> </w:t>
      </w:r>
      <w:r>
        <w:t xml:space="preserve">passes with no errors, warnings, or notes</w:t>
      </w:r>
    </w:p>
    <w:p>
      <w:pPr>
        <w:pStyle w:val="Compact"/>
        <w:numPr>
          <w:ilvl w:val="0"/>
          <w:numId w:val="1035"/>
        </w:numPr>
      </w:pPr>
      <w:r>
        <w:rPr>
          <w:rStyle w:val="VerbatimChar"/>
        </w:rPr>
        <w:t xml:space="preserve">lintr::lint_package()</w:t>
      </w:r>
      <w:r>
        <w:t xml:space="preserve"> </w:t>
      </w:r>
      <w:r>
        <w:t xml:space="preserve">shows no issues (or only acceptable ones)</w:t>
      </w:r>
    </w:p>
    <w:p>
      <w:pPr>
        <w:pStyle w:val="Compact"/>
        <w:numPr>
          <w:ilvl w:val="0"/>
          <w:numId w:val="1036"/>
        </w:numPr>
      </w:pPr>
      <w:r>
        <w:rPr>
          <w:rStyle w:val="VerbatimChar"/>
        </w:rPr>
        <w:t xml:space="preserve">spelling::spell_check_package()</w:t>
      </w:r>
      <w:r>
        <w:t xml:space="preserve"> </w:t>
      </w:r>
      <w:r>
        <w:t xml:space="preserve">passes</w:t>
      </w:r>
    </w:p>
    <w:p>
      <w:pPr>
        <w:pStyle w:val="Compact"/>
        <w:numPr>
          <w:ilvl w:val="0"/>
          <w:numId w:val="1037"/>
        </w:numPr>
      </w:pPr>
      <w:r>
        <w:t xml:space="preserve">Version number has been incremented</w:t>
      </w:r>
    </w:p>
    <w:p>
      <w:pPr>
        <w:pStyle w:val="Compact"/>
        <w:numPr>
          <w:ilvl w:val="0"/>
          <w:numId w:val="1038"/>
        </w:numPr>
      </w:pPr>
      <w:r>
        <w:rPr>
          <w:rStyle w:val="VerbatimChar"/>
        </w:rPr>
        <w:t xml:space="preserve">NEWS.md</w:t>
      </w:r>
      <w:r>
        <w:t xml:space="preserve"> </w:t>
      </w:r>
      <w:r>
        <w:t xml:space="preserve">has been updated with changes</w:t>
      </w:r>
    </w:p>
    <w:p>
      <w:pPr>
        <w:pStyle w:val="Compact"/>
        <w:numPr>
          <w:ilvl w:val="0"/>
          <w:numId w:val="103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0"/>
        </w:numPr>
      </w:pPr>
      <w:r>
        <w:rPr>
          <w:rStyle w:val="VerbatimChar"/>
        </w:rPr>
        <w:t xml:space="preserve">pkgdown::build_site()</w:t>
      </w:r>
      <w:r>
        <w:t xml:space="preserve"> </w:t>
      </w:r>
      <w:r>
        <w:t xml:space="preserve">builds successfully</w:t>
      </w:r>
    </w:p>
    <w:p>
      <w:pPr>
        <w:pStyle w:val="Compact"/>
        <w:numPr>
          <w:ilvl w:val="0"/>
          <w:numId w:val="1041"/>
        </w:numPr>
      </w:pPr>
      <w:r>
        <w:t xml:space="preserve">All changes committed and pushed to GitHub</w:t>
      </w:r>
    </w:p>
    <w:bookmarkEnd w:id="105"/>
    <w:bookmarkStart w:id="109" w:name="sec-auto-styling"/>
    <w:p>
      <w:pPr>
        <w:pStyle w:val="Heading2"/>
      </w:pPr>
      <w:r>
        <w:t xml:space="preserve">6.8 Automated Code Styling</w:t>
      </w:r>
    </w:p>
    <w:bookmarkStart w:id="106"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6"/>
    <w:bookmarkStart w:id="107"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7"/>
    <w:bookmarkStart w:id="108"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2"/>
        </w:numPr>
      </w:pPr>
      <w:r>
        <w:t xml:space="preserve">Unused variables</w:t>
      </w:r>
    </w:p>
    <w:p>
      <w:pPr>
        <w:pStyle w:val="Compact"/>
        <w:numPr>
          <w:ilvl w:val="0"/>
          <w:numId w:val="1042"/>
        </w:numPr>
      </w:pPr>
      <w:r>
        <w:t xml:space="preserve">Improper whitespace</w:t>
      </w:r>
    </w:p>
    <w:p>
      <w:pPr>
        <w:pStyle w:val="Compact"/>
        <w:numPr>
          <w:ilvl w:val="0"/>
          <w:numId w:val="1042"/>
        </w:numPr>
      </w:pPr>
      <w:r>
        <w:t xml:space="preserve">Line length issues</w:t>
      </w:r>
    </w:p>
    <w:p>
      <w:pPr>
        <w:pStyle w:val="Compact"/>
        <w:numPr>
          <w:ilvl w:val="0"/>
          <w:numId w:val="104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8"/>
    <w:bookmarkEnd w:id="109"/>
    <w:bookmarkStart w:id="124" w:name="sec-documenting-code"/>
    <w:p>
      <w:pPr>
        <w:pStyle w:val="Heading2"/>
      </w:pPr>
      <w:r>
        <w:t xml:space="preserve">6.9 Documenting your code</w:t>
      </w:r>
    </w:p>
    <w:bookmarkStart w:id="116"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0">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0">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opt/quarto/share/formats/docx/note.png" id="1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note.png" id="11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6"/>
    <w:bookmarkStart w:id="117"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7"/>
    <w:bookmarkStart w:id="119" w:name="sections-and-subsections"/>
    <w:p>
      <w:pPr>
        <w:pStyle w:val="Heading3"/>
      </w:pPr>
      <w:r>
        <w:t xml:space="preserve">6.9.3 Sections and subsections</w:t>
      </w:r>
    </w:p>
    <w:p>
      <w:pPr>
        <w:pStyle w:val="FirstParagraph"/>
      </w:pPr>
      <w:r>
        <w:t xml:space="preserve">Rstudio (</w:t>
      </w:r>
      <w:hyperlink r:id="rId11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9"/>
    <w:bookmarkStart w:id="121" w:name="code-folding"/>
    <w:p>
      <w:pPr>
        <w:pStyle w:val="Heading3"/>
      </w:pPr>
      <w:r>
        <w:t xml:space="preserve">6.9.4 Code folding</w:t>
      </w:r>
    </w:p>
    <w:p>
      <w:pPr>
        <w:pStyle w:val="FirstParagraph"/>
      </w:pPr>
      <w:r>
        <w:t xml:space="preserve">Consider using RStudio’s</w:t>
      </w:r>
      <w:r>
        <w:t xml:space="preserve"> </w:t>
      </w:r>
      <w:hyperlink r:id="rId12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1"/>
    <w:bookmarkStart w:id="123"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3"/>
    <w:bookmarkEnd w:id="124"/>
    <w:bookmarkStart w:id="130"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3"/>
        </w:numPr>
      </w:pPr>
      <w:r>
        <w:t xml:space="preserve">For more help, check out</w:t>
      </w:r>
      <w:r>
        <w:t xml:space="preserve"> </w:t>
      </w:r>
      <w:hyperlink r:id="rId12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0"/>
    <w:bookmarkStart w:id="131"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1"/>
    <w:bookmarkStart w:id="133"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3"/>
    <w:bookmarkStart w:id="138" w:name="readingsaving-data"/>
    <w:p>
      <w:pPr>
        <w:pStyle w:val="Heading2"/>
      </w:pPr>
      <w:r>
        <w:t xml:space="preserve">6.13 Reading/Saving Data</w:t>
      </w:r>
    </w:p>
    <w:bookmarkStart w:id="136"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6"/>
    <w:bookmarkStart w:id="137"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7"/>
    <w:bookmarkEnd w:id="138"/>
    <w:bookmarkStart w:id="144"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1"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0">
        <w:r>
          <w:rPr>
            <w:rStyle w:val="Hyperlink"/>
          </w:rPr>
          <w:t xml:space="preserve">here</w:t>
        </w:r>
      </w:hyperlink>
      <w:r>
        <w:t xml:space="preserve">.</w:t>
      </w:r>
    </w:p>
    <w:bookmarkEnd w:id="141"/>
    <w:bookmarkStart w:id="143" w:name="dropbox"/>
    <w:p>
      <w:pPr>
        <w:pStyle w:val="Heading3"/>
      </w:pPr>
      <w:r>
        <w:t xml:space="preserve">6.14.2 Dropbox</w:t>
      </w:r>
    </w:p>
    <w:p>
      <w:pPr>
        <w:pStyle w:val="FirstParagraph"/>
      </w:pPr>
      <w:r>
        <w:t xml:space="preserve">Follow the instructions at</w:t>
      </w:r>
      <w:r>
        <w:t xml:space="preserve"> </w:t>
      </w:r>
      <w:hyperlink r:id="rId1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3"/>
    <w:bookmarkEnd w:id="144"/>
    <w:bookmarkStart w:id="152"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5">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6">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5"/>
        </w:numPr>
      </w:pPr>
      <w:hyperlink r:id="rId147">
        <w:r>
          <w:rPr>
            <w:rStyle w:val="Hyperlink"/>
          </w:rPr>
          <w:t xml:space="preserve">Tidy Eval in 5 Minutes</w:t>
        </w:r>
      </w:hyperlink>
      <w:r>
        <w:t xml:space="preserve"> </w:t>
      </w:r>
      <w:r>
        <w:t xml:space="preserve">(video)</w:t>
      </w:r>
    </w:p>
    <w:p>
      <w:pPr>
        <w:pStyle w:val="Compact"/>
        <w:numPr>
          <w:ilvl w:val="0"/>
          <w:numId w:val="1045"/>
        </w:numPr>
      </w:pPr>
      <w:hyperlink r:id="rId148">
        <w:r>
          <w:rPr>
            <w:rStyle w:val="Hyperlink"/>
          </w:rPr>
          <w:t xml:space="preserve">Tidy Evaluation</w:t>
        </w:r>
      </w:hyperlink>
      <w:r>
        <w:t xml:space="preserve"> </w:t>
      </w:r>
      <w:r>
        <w:t xml:space="preserve">(e-book)</w:t>
      </w:r>
    </w:p>
    <w:p>
      <w:pPr>
        <w:pStyle w:val="Compact"/>
        <w:numPr>
          <w:ilvl w:val="0"/>
          <w:numId w:val="1045"/>
        </w:numPr>
      </w:pPr>
      <w:hyperlink r:id="rId149">
        <w:r>
          <w:rPr>
            <w:rStyle w:val="Hyperlink"/>
          </w:rPr>
          <w:t xml:space="preserve">Data Frame Columns as Arguments to Dplyr Functions</w:t>
        </w:r>
      </w:hyperlink>
      <w:r>
        <w:t xml:space="preserve"> </w:t>
      </w:r>
      <w:r>
        <w:t xml:space="preserve">(blog)</w:t>
      </w:r>
    </w:p>
    <w:p>
      <w:pPr>
        <w:pStyle w:val="Compact"/>
        <w:numPr>
          <w:ilvl w:val="0"/>
          <w:numId w:val="1045"/>
        </w:numPr>
      </w:pPr>
      <w:hyperlink r:id="rId150">
        <w:r>
          <w:rPr>
            <w:rStyle w:val="Hyperlink"/>
          </w:rPr>
          <w:t xml:space="preserve">Standard Evaluation for *_join</w:t>
        </w:r>
      </w:hyperlink>
      <w:r>
        <w:t xml:space="preserve"> </w:t>
      </w:r>
      <w:r>
        <w:t xml:space="preserve">(stackoverflow)</w:t>
      </w:r>
    </w:p>
    <w:p>
      <w:pPr>
        <w:pStyle w:val="Compact"/>
        <w:numPr>
          <w:ilvl w:val="0"/>
          <w:numId w:val="1045"/>
        </w:numPr>
      </w:pPr>
      <w:hyperlink r:id="rId151">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2"/>
    <w:bookmarkStart w:id="155"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3">
        <w:r>
          <w:rPr>
            <w:rStyle w:val="Hyperlink"/>
          </w:rPr>
          <w:t xml:space="preserve">Feather package</w:t>
        </w:r>
      </w:hyperlink>
      <w:r>
        <w:t xml:space="preserve"> </w:t>
      </w:r>
      <w:r>
        <w:t xml:space="preserve">for exchanging data between the two languages</w:t>
      </w:r>
      <w:r>
        <w:t xml:space="preserve"> </w:t>
      </w:r>
      <w:hyperlink r:id="rId154">
        <w:r>
          <w:rPr>
            <w:rStyle w:val="Hyperlink"/>
          </w:rPr>
          <w:t xml:space="preserve">extremely quickly</w:t>
        </w:r>
      </w:hyperlink>
      <w:r>
        <w:t xml:space="preserve">.</w:t>
      </w:r>
    </w:p>
    <w:bookmarkEnd w:id="155"/>
    <w:bookmarkStart w:id="161"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6"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6"/>
    <w:bookmarkStart w:id="157"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7"/>
    <w:bookmarkStart w:id="160"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8"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8"/>
    <w:bookmarkStart w:id="159"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9"/>
    <w:bookmarkEnd w:id="160"/>
    <w:bookmarkEnd w:id="161"/>
    <w:bookmarkStart w:id="162"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2"/>
    <w:bookmarkStart w:id="167" w:name="constructing-pull-requests"/>
    <w:p>
      <w:pPr>
        <w:pStyle w:val="Heading2"/>
      </w:pPr>
      <w:r>
        <w:t xml:space="preserve">6.19 Constructing Pull Requests</w:t>
      </w:r>
    </w:p>
    <w:bookmarkStart w:id="163"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6"/>
        </w:numPr>
      </w:pPr>
      <w:r>
        <w:rPr>
          <w:b/>
          <w:bCs/>
        </w:rPr>
        <w:t xml:space="preserve">More thorough reviews</w:t>
      </w:r>
      <w:r>
        <w:t xml:space="preserve">: Large PRs with many changes can overwhelm reviewers, leading to important points being missed.</w:t>
      </w:r>
    </w:p>
    <w:p>
      <w:pPr>
        <w:pStyle w:val="Compact"/>
        <w:numPr>
          <w:ilvl w:val="0"/>
          <w:numId w:val="1046"/>
        </w:numPr>
      </w:pPr>
      <w:r>
        <w:rPr>
          <w:b/>
          <w:bCs/>
        </w:rPr>
        <w:t xml:space="preserve">Fewer bugs</w:t>
      </w:r>
      <w:r>
        <w:t xml:space="preserve">: Smaller changes make it easier to reason about impacts and identify potential issues.</w:t>
      </w:r>
    </w:p>
    <w:p>
      <w:pPr>
        <w:pStyle w:val="Compact"/>
        <w:numPr>
          <w:ilvl w:val="0"/>
          <w:numId w:val="1046"/>
        </w:numPr>
      </w:pPr>
      <w:r>
        <w:rPr>
          <w:b/>
          <w:bCs/>
        </w:rPr>
        <w:t xml:space="preserve">Easier to merge</w:t>
      </w:r>
      <w:r>
        <w:t xml:space="preserve">: Large PRs take longer and are more likely to have merge conflicts.</w:t>
      </w:r>
    </w:p>
    <w:p>
      <w:pPr>
        <w:pStyle w:val="Compact"/>
        <w:numPr>
          <w:ilvl w:val="0"/>
          <w:numId w:val="104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3"/>
    <w:bookmarkStart w:id="164"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7"/>
        </w:numPr>
      </w:pPr>
      <w:r>
        <w:t xml:space="preserve">“Fix bug”</w:t>
      </w:r>
    </w:p>
    <w:p>
      <w:pPr>
        <w:pStyle w:val="Compact"/>
        <w:numPr>
          <w:ilvl w:val="0"/>
          <w:numId w:val="1047"/>
        </w:numPr>
      </w:pPr>
      <w:r>
        <w:t xml:space="preserve">“Add patch”</w:t>
      </w:r>
    </w:p>
    <w:p>
      <w:pPr>
        <w:pStyle w:val="Compact"/>
        <w:numPr>
          <w:ilvl w:val="0"/>
          <w:numId w:val="1047"/>
        </w:numPr>
      </w:pPr>
      <w:r>
        <w:t xml:space="preserve">“Moving code from A to B”</w:t>
      </w:r>
    </w:p>
    <w:p>
      <w:pPr>
        <w:pStyle w:val="FirstParagraph"/>
      </w:pPr>
      <w:r>
        <w:t xml:space="preserve">Better titles that summarize the actual change:</w:t>
      </w:r>
    </w:p>
    <w:p>
      <w:pPr>
        <w:pStyle w:val="Compact"/>
        <w:numPr>
          <w:ilvl w:val="0"/>
          <w:numId w:val="1048"/>
        </w:numPr>
      </w:pPr>
      <w:r>
        <w:t xml:space="preserve">“Fix missing value handling in data processing function”</w:t>
      </w:r>
    </w:p>
    <w:p>
      <w:pPr>
        <w:pStyle w:val="Compact"/>
        <w:numPr>
          <w:ilvl w:val="0"/>
          <w:numId w:val="104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9"/>
        </w:numPr>
      </w:pPr>
      <w:r>
        <w:t xml:space="preserve">A brief description of the problem being solved</w:t>
      </w:r>
    </w:p>
    <w:p>
      <w:pPr>
        <w:pStyle w:val="Compact"/>
        <w:numPr>
          <w:ilvl w:val="0"/>
          <w:numId w:val="104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9"/>
        </w:numPr>
      </w:pPr>
      <w:r>
        <w:t xml:space="preserve">A before/after example showing changed behavior</w:t>
      </w:r>
    </w:p>
    <w:p>
      <w:pPr>
        <w:pStyle w:val="Compact"/>
        <w:numPr>
          <w:ilvl w:val="0"/>
          <w:numId w:val="1049"/>
        </w:numPr>
      </w:pPr>
      <w:r>
        <w:t xml:space="preserve">Possible shortcomings of the approach being used</w:t>
      </w:r>
    </w:p>
    <w:p>
      <w:pPr>
        <w:pStyle w:val="Compact"/>
        <w:numPr>
          <w:ilvl w:val="0"/>
          <w:numId w:val="1049"/>
        </w:numPr>
      </w:pPr>
      <w:r>
        <w:t xml:space="preserve">For complex PRs, a suggested reading order for the reviewer</w:t>
      </w:r>
    </w:p>
    <w:p>
      <w:pPr>
        <w:pStyle w:val="Compact"/>
        <w:numPr>
          <w:ilvl w:val="0"/>
          <w:numId w:val="104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4"/>
    <w:bookmarkStart w:id="165"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5"/>
    <w:bookmarkStart w:id="166"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6"/>
    <w:bookmarkEnd w:id="167"/>
    <w:bookmarkStart w:id="172" w:name="reviewing-pull-requests"/>
    <w:p>
      <w:pPr>
        <w:pStyle w:val="Heading2"/>
      </w:pPr>
      <w:r>
        <w:t xml:space="preserve">6.20 Reviewing Pull Requests</w:t>
      </w:r>
    </w:p>
    <w:bookmarkStart w:id="168"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8"/>
    <w:bookmarkStart w:id="169"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50"/>
        </w:numPr>
      </w:pPr>
      <w:r>
        <w:t xml:space="preserve">Comment on the</w:t>
      </w:r>
      <w:r>
        <w:t xml:space="preserve"> </w:t>
      </w:r>
      <w:r>
        <w:rPr>
          <w:b/>
          <w:bCs/>
        </w:rPr>
        <w:t xml:space="preserve">code</w:t>
      </w:r>
      <w:r>
        <w:t xml:space="preserve">, not the author</w:t>
      </w:r>
    </w:p>
    <w:p>
      <w:pPr>
        <w:pStyle w:val="Compact"/>
        <w:numPr>
          <w:ilvl w:val="0"/>
          <w:numId w:val="105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0"/>
        </w:numPr>
      </w:pPr>
      <w:r>
        <w:t xml:space="preserve">Balance pointing out problems with providing guidance (help authors learn while being constructive)</w:t>
      </w:r>
    </w:p>
    <w:p>
      <w:pPr>
        <w:pStyle w:val="Compact"/>
        <w:numPr>
          <w:ilvl w:val="0"/>
          <w:numId w:val="105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69"/>
    <w:bookmarkStart w:id="170"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51"/>
        </w:numPr>
      </w:pPr>
      <w:r>
        <w:t xml:space="preserve">Leave comments that help authors learn something new</w:t>
      </w:r>
    </w:p>
    <w:p>
      <w:pPr>
        <w:pStyle w:val="Compact"/>
        <w:numPr>
          <w:ilvl w:val="0"/>
          <w:numId w:val="1051"/>
        </w:numPr>
      </w:pPr>
      <w:r>
        <w:t xml:space="preserve">Link to relevant sections of style guides or best practices documentation</w:t>
      </w:r>
    </w:p>
    <w:p>
      <w:pPr>
        <w:pStyle w:val="Compact"/>
        <w:numPr>
          <w:ilvl w:val="0"/>
          <w:numId w:val="1051"/>
        </w:numPr>
      </w:pPr>
      <w:r>
        <w:t xml:space="preserve">Consider pair programming for complex reviews—live review sessions can be very effective for teaching</w:t>
      </w:r>
    </w:p>
    <w:bookmarkEnd w:id="170"/>
    <w:bookmarkStart w:id="171"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1"/>
    <w:bookmarkEnd w:id="172"/>
    <w:bookmarkStart w:id="173"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2"/>
        </w:numPr>
      </w:pPr>
      <w:r>
        <w:t xml:space="preserve">On GitHub, navigate to the main page of the repository.</w:t>
      </w:r>
    </w:p>
    <w:p>
      <w:pPr>
        <w:pStyle w:val="Compact"/>
        <w:numPr>
          <w:ilvl w:val="0"/>
          <w:numId w:val="1052"/>
        </w:numPr>
      </w:pPr>
      <w:r>
        <w:t xml:space="preserve">Above the file list, click</w:t>
      </w:r>
      <w:r>
        <w:t xml:space="preserve"> </w:t>
      </w:r>
      <w:r>
        <w:rPr>
          <w:rStyle w:val="VerbatimChar"/>
        </w:rPr>
        <w:t xml:space="preserve">Create new file</w:t>
      </w:r>
      <w:r>
        <w:t xml:space="preserve">.</w:t>
      </w:r>
    </w:p>
    <w:p>
      <w:pPr>
        <w:pStyle w:val="Compact"/>
        <w:numPr>
          <w:ilvl w:val="0"/>
          <w:numId w:val="1052"/>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3"/>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2"/>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3"/>
    <w:bookmarkStart w:id="182" w:name="sec-r-resources"/>
    <w:p>
      <w:pPr>
        <w:pStyle w:val="Heading2"/>
      </w:pPr>
      <w:r>
        <w:t xml:space="preserve">6.22 Additional Resources</w:t>
      </w:r>
    </w:p>
    <w:bookmarkStart w:id="178" w:name="r-package-development"/>
    <w:p>
      <w:pPr>
        <w:pStyle w:val="Heading3"/>
      </w:pPr>
      <w:r>
        <w:t xml:space="preserve">6.22.1 R Package Development</w:t>
      </w:r>
    </w:p>
    <w:p>
      <w:pPr>
        <w:pStyle w:val="Compact"/>
        <w:numPr>
          <w:ilvl w:val="0"/>
          <w:numId w:val="105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4"/>
        </w:numPr>
      </w:pPr>
      <w:hyperlink r:id="rId174">
        <w:r>
          <w:rPr>
            <w:rStyle w:val="Hyperlink"/>
          </w:rPr>
          <w:t xml:space="preserve">usethis documentation</w:t>
        </w:r>
      </w:hyperlink>
      <w:r>
        <w:t xml:space="preserve"> </w:t>
      </w:r>
      <w:r>
        <w:t xml:space="preserve">- workflow automation for R projects</w:t>
      </w:r>
    </w:p>
    <w:p>
      <w:pPr>
        <w:pStyle w:val="Compact"/>
        <w:numPr>
          <w:ilvl w:val="0"/>
          <w:numId w:val="1054"/>
        </w:numPr>
      </w:pPr>
      <w:hyperlink r:id="rId175">
        <w:r>
          <w:rPr>
            <w:rStyle w:val="Hyperlink"/>
          </w:rPr>
          <w:t xml:space="preserve">devtools documentation</w:t>
        </w:r>
      </w:hyperlink>
      <w:r>
        <w:t xml:space="preserve"> </w:t>
      </w:r>
      <w:r>
        <w:t xml:space="preserve">- essential development tools</w:t>
      </w:r>
    </w:p>
    <w:p>
      <w:pPr>
        <w:pStyle w:val="Compact"/>
        <w:numPr>
          <w:ilvl w:val="0"/>
          <w:numId w:val="1054"/>
        </w:numPr>
      </w:pPr>
      <w:hyperlink r:id="rId176">
        <w:r>
          <w:rPr>
            <w:rStyle w:val="Hyperlink"/>
          </w:rPr>
          <w:t xml:space="preserve">pkgdown documentation</w:t>
        </w:r>
      </w:hyperlink>
      <w:r>
        <w:t xml:space="preserve"> </w:t>
      </w:r>
      <w:r>
        <w:t xml:space="preserve">- create package websites</w:t>
      </w:r>
    </w:p>
    <w:p>
      <w:pPr>
        <w:pStyle w:val="Compact"/>
        <w:numPr>
          <w:ilvl w:val="0"/>
          <w:numId w:val="1054"/>
        </w:numPr>
      </w:pPr>
      <w:hyperlink r:id="rId177">
        <w:r>
          <w:rPr>
            <w:rStyle w:val="Hyperlink"/>
          </w:rPr>
          <w:t xml:space="preserve">testthat documentation</w:t>
        </w:r>
      </w:hyperlink>
      <w:r>
        <w:t xml:space="preserve"> </w:t>
      </w:r>
      <w:r>
        <w:t xml:space="preserve">- unit testing framework</w:t>
      </w:r>
    </w:p>
    <w:bookmarkEnd w:id="178"/>
    <w:bookmarkStart w:id="179" w:name="general-r-programming"/>
    <w:p>
      <w:pPr>
        <w:pStyle w:val="Heading3"/>
      </w:pPr>
      <w:r>
        <w:t xml:space="preserve">6.22.2 General R Programming</w:t>
      </w:r>
    </w:p>
    <w:p>
      <w:pPr>
        <w:pStyle w:val="Compact"/>
        <w:numPr>
          <w:ilvl w:val="0"/>
          <w:numId w:val="1055"/>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5"/>
        </w:numPr>
      </w:pPr>
      <w:r>
        <w:t xml:space="preserve">Advanced R</w:t>
      </w:r>
      <w:r>
        <w:t xml:space="preserve"> </w:t>
      </w:r>
      <w:r>
        <w:t xml:space="preserve">(Wickham 2019)</w:t>
      </w:r>
      <w:r>
        <w:t xml:space="preserve"> </w:t>
      </w:r>
      <w:r>
        <w:t xml:space="preserve">- deep dive into R programming and internals</w:t>
      </w:r>
    </w:p>
    <w:bookmarkEnd w:id="179"/>
    <w:bookmarkStart w:id="180" w:name="shiny-development"/>
    <w:p>
      <w:pPr>
        <w:pStyle w:val="Heading3"/>
      </w:pPr>
      <w:r>
        <w:t xml:space="preserve">6.22.3 Shiny Development</w:t>
      </w:r>
    </w:p>
    <w:p>
      <w:pPr>
        <w:pStyle w:val="Compact"/>
        <w:numPr>
          <w:ilvl w:val="0"/>
          <w:numId w:val="10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6"/>
        </w:numPr>
      </w:pPr>
      <w:r>
        <w:t xml:space="preserve">Engineering Production-Grade Shiny Apps</w:t>
      </w:r>
      <w:r>
        <w:t xml:space="preserve"> </w:t>
      </w:r>
      <w:r>
        <w:t xml:space="preserve">(Fay et al. 2021)</w:t>
      </w:r>
      <w:r>
        <w:t xml:space="preserve"> </w:t>
      </w:r>
      <w:r>
        <w:t xml:space="preserve">- best practices for production Shiny applications</w:t>
      </w:r>
    </w:p>
    <w:bookmarkEnd w:id="180"/>
    <w:bookmarkStart w:id="181" w:name="git-and-version-control"/>
    <w:p>
      <w:pPr>
        <w:pStyle w:val="Heading3"/>
      </w:pPr>
      <w:r>
        <w:t xml:space="preserve">6.22.4 Git and Version Control</w:t>
      </w:r>
    </w:p>
    <w:p>
      <w:pPr>
        <w:pStyle w:val="Compact"/>
        <w:numPr>
          <w:ilvl w:val="0"/>
          <w:numId w:val="1057"/>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81"/>
    <w:bookmarkEnd w:id="182"/>
    <w:bookmarkEnd w:id="183"/>
    <w:bookmarkStart w:id="233" w:name="sec-r-code-style"/>
    <w:p>
      <w:pPr>
        <w:pStyle w:val="Heading1"/>
      </w:pPr>
      <w:r>
        <w:t xml:space="preserve">7. R Code Style</w:t>
      </w:r>
    </w:p>
    <w:p>
      <w:pPr>
        <w:pStyle w:val="FirstParagraph"/>
      </w:pPr>
      <w:r>
        <w:t xml:space="preserve">Adapted by UCD-SeRG team from</w:t>
      </w:r>
      <w:r>
        <w:t xml:space="preserve"> </w:t>
      </w:r>
      <w:hyperlink r:id="rId184">
        <w:r>
          <w:rPr>
            <w:rStyle w:val="Hyperlink"/>
          </w:rPr>
          <w:t xml:space="preserve">original by Kunal Mishra, Jade Benjamin-Chung, and Stephanie Djajadi</w:t>
        </w:r>
      </w:hyperlink>
    </w:p>
    <w:p>
      <w:pPr>
        <w:pStyle w:val="BodyText"/>
      </w:pPr>
      <w:r>
        <w:t xml:space="preserve">Follow these code style guidelines for all R code:</w:t>
      </w:r>
    </w:p>
    <w:bookmarkStart w:id="185" w:name="general-principles"/>
    <w:p>
      <w:pPr>
        <w:pStyle w:val="Heading2"/>
      </w:pPr>
      <w:r>
        <w:t xml:space="preserve">7.1 General Principles</w:t>
      </w:r>
    </w:p>
    <w:p>
      <w:pPr>
        <w:pStyle w:val="Compact"/>
        <w:numPr>
          <w:ilvl w:val="0"/>
          <w:numId w:val="1058"/>
        </w:numPr>
      </w:pPr>
      <w:r>
        <w:rPr>
          <w:b/>
          <w:bCs/>
        </w:rPr>
        <w:t xml:space="preserve">Follow tidyverse style guide</w:t>
      </w:r>
      <w:r>
        <w:t xml:space="preserve">: https://style.tidyverse.org</w:t>
      </w:r>
    </w:p>
    <w:p>
      <w:pPr>
        <w:pStyle w:val="Compact"/>
        <w:numPr>
          <w:ilvl w:val="0"/>
          <w:numId w:val="105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8"/>
        </w:numPr>
      </w:pPr>
      <w:r>
        <w:rPr>
          <w:b/>
          <w:bCs/>
        </w:rPr>
        <w:t xml:space="preserve">Write tidy code</w:t>
      </w:r>
      <w:r>
        <w:t xml:space="preserve">: Keep code clean, readable, and well-organized</w:t>
      </w:r>
    </w:p>
    <w:bookmarkEnd w:id="185"/>
    <w:bookmarkStart w:id="186"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186"/>
    <w:bookmarkStart w:id="1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9"/>
        </w:numPr>
      </w:pPr>
      <w:r>
        <w:t xml:space="preserve">source your config =&gt;</w:t>
      </w:r>
    </w:p>
    <w:p>
      <w:pPr>
        <w:pStyle w:val="Compact"/>
        <w:numPr>
          <w:ilvl w:val="0"/>
          <w:numId w:val="1059"/>
        </w:numPr>
      </w:pPr>
      <w:r>
        <w:t xml:space="preserve">load all your data =&gt;</w:t>
      </w:r>
    </w:p>
    <w:p>
      <w:pPr>
        <w:pStyle w:val="Compact"/>
        <w:numPr>
          <w:ilvl w:val="0"/>
          <w:numId w:val="105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90"/>
    <w:bookmarkStart w:id="191"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91"/>
    <w:bookmarkStart w:id="194" w:name="markdown-and-quarto-formatting"/>
    <w:p>
      <w:pPr>
        <w:pStyle w:val="Heading2"/>
      </w:pPr>
      <w:r>
        <w:t xml:space="preserve">7.5 Markdown and Quarto Formatting</w:t>
      </w:r>
    </w:p>
    <w:bookmarkStart w:id="193"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bookmarkEnd w:id="193"/>
    <w:bookmarkEnd w:id="194"/>
    <w:bookmarkStart w:id="195"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5"/>
    <w:bookmarkStart w:id="196" w:name="package-code-practices"/>
    <w:p>
      <w:pPr>
        <w:pStyle w:val="Heading2"/>
      </w:pPr>
      <w:r>
        <w:t xml:space="preserve">7.7 Package Code Practices</w:t>
      </w:r>
    </w:p>
    <w:p>
      <w:pPr>
        <w:pStyle w:val="Compact"/>
        <w:numPr>
          <w:ilvl w:val="0"/>
          <w:numId w:val="106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1"/>
        </w:numPr>
      </w:pPr>
      <w:r>
        <w:rPr>
          <w:b/>
          <w:bCs/>
        </w:rPr>
        <w:t xml:space="preserve">Avoid code duplication</w:t>
      </w:r>
      <w:r>
        <w:t xml:space="preserve">: Extract repeated logic into helper functions</w:t>
      </w:r>
    </w:p>
    <w:bookmarkEnd w:id="196"/>
    <w:bookmarkStart w:id="197"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197"/>
    <w:bookmarkStart w:id="198"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198"/>
    <w:bookmarkStart w:id="203"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5">
        <w:r>
          <w:rPr>
            <w:rStyle w:val="Hyperlink"/>
          </w:rPr>
          <w:t xml:space="preserve">Be Expressive: How to Give Your Variables Better Names</w:t>
        </w:r>
      </w:hyperlink>
    </w:p>
    <w:bookmarkEnd w:id="203"/>
    <w:bookmarkStart w:id="231" w:name="sec-style-auto-style"/>
    <w:p>
      <w:pPr>
        <w:pStyle w:val="Heading2"/>
      </w:pPr>
      <w:r>
        <w:t xml:space="preserve">7.11 Automated Tools for Style and Project Workflow</w:t>
      </w:r>
    </w:p>
    <w:bookmarkStart w:id="230" w:name="styling"/>
    <w:p>
      <w:pPr>
        <w:pStyle w:val="Heading3"/>
      </w:pPr>
      <w:r>
        <w:t xml:space="preserve">7.11.1 Styling</w:t>
      </w:r>
    </w:p>
    <w:bookmarkStart w:id="205" w:name="rstudio-shortcuts"/>
    <w:p>
      <w:pPr>
        <w:pStyle w:val="Heading4"/>
      </w:pPr>
      <w:r>
        <w:t xml:space="preserve">7.11.1.1 RStudio shortcuts</w:t>
      </w:r>
    </w:p>
    <w:p>
      <w:pPr>
        <w:numPr>
          <w:ilvl w:val="0"/>
          <w:numId w:val="106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2"/>
        </w:numPr>
      </w:pPr>
      <w:r>
        <w:rPr>
          <w:b/>
          <w:bCs/>
        </w:rPr>
        <w:t xml:space="preserve">Assignment Aligner</w:t>
      </w:r>
      <w:r>
        <w:t xml:space="preserve"> </w:t>
      </w:r>
      <w:r>
        <w:t xml:space="preserve">- A</w:t>
      </w:r>
      <w:r>
        <w:t xml:space="preserve"> </w:t>
      </w:r>
      <w:hyperlink r:id="rId20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5"/>
    <w:bookmarkStart w:id="217" w:name="styler"/>
    <w:p>
      <w:pPr>
        <w:pStyle w:val="Heading4"/>
      </w:pPr>
      <w:r>
        <w:t xml:space="preserve">7.11.1.2</w:t>
      </w:r>
      <w:r>
        <w:t xml:space="preserve"> </w:t>
      </w:r>
      <w:hyperlink r:id="rId206">
        <w:r>
          <w:rPr>
            <w:rStyle w:val="VerbatimChar"/>
          </w:rPr>
          <w:t xml:space="preserve">{styler}</w:t>
        </w:r>
      </w:hyperlink>
    </w:p>
    <w:p>
      <w:pPr>
        <w:pStyle w:val="FirstParagraph"/>
      </w:pPr>
      <w:hyperlink r:id="rId206">
        <w:r>
          <w:rPr>
            <w:rStyle w:val="VerbatimChar"/>
          </w:rPr>
          <w:t xml:space="preserve">{styler}</w:t>
        </w:r>
      </w:hyperlink>
      <w:r>
        <w:t xml:space="preserve"> </w:t>
      </w:r>
      <w:r>
        <w:t xml:space="preserve">is another</w:t>
      </w:r>
      <w:r>
        <w:t xml:space="preserve"> </w:t>
      </w:r>
      <w:hyperlink r:id="rId20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8">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06">
              <w:r>
                <w:rPr>
                  <w:rStyle w:val="VerbatimChar"/>
                </w:rPr>
                <w:t xml:space="preserve">{styler}</w:t>
              </w:r>
            </w:hyperlink>
            <w:r>
              <w:t xml:space="preserve"> </w:t>
            </w:r>
            <w:hyperlink r:id="rId211">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opt/quarto/share/formats/docx/note.png" id="2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0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tip.png" id="216"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7"/>
    <w:bookmarkStart w:id="229" w:name="lintr"/>
    <w:p>
      <w:pPr>
        <w:pStyle w:val="Heading4"/>
      </w:pPr>
      <w:r>
        <w:t xml:space="preserve">7.11.1.3</w:t>
      </w:r>
      <w:r>
        <w:t xml:space="preserve"> </w:t>
      </w:r>
      <w:hyperlink r:id="rId218">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19">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20">
        <w:r>
          <w:rPr>
            <w:rStyle w:val="Hyperlink"/>
          </w:rPr>
          <w:t xml:space="preserve">in this link</w:t>
        </w:r>
      </w:hyperlink>
      <w:r>
        <w:t xml:space="preserve">,</w:t>
      </w:r>
      <w:r>
        <w:t xml:space="preserve"> </w:t>
      </w:r>
      <w:r>
        <w:t xml:space="preserve">and most guidelines are based on</w:t>
      </w:r>
      <w:r>
        <w:t xml:space="preserve"> </w:t>
      </w:r>
      <w:hyperlink r:id="rId221">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2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7" name="Picture"/>
                  <a:graphic>
                    <a:graphicData uri="http://schemas.openxmlformats.org/drawingml/2006/picture">
                      <pic:pic>
                        <pic:nvPicPr>
                          <pic:cNvPr descr="/opt/quarto/share/formats/docx/tip.png" id="228"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29"/>
    <w:bookmarkEnd w:id="230"/>
    <w:bookmarkEnd w:id="231"/>
    <w:bookmarkStart w:id="232" w:name="sec-r-resources-style"/>
    <w:p>
      <w:pPr>
        <w:pStyle w:val="Heading2"/>
      </w:pPr>
      <w:r>
        <w:t xml:space="preserve">7.12 Additional Resources</w:t>
      </w:r>
    </w:p>
    <w:p>
      <w:pPr>
        <w:pStyle w:val="Compact"/>
        <w:numPr>
          <w:ilvl w:val="0"/>
          <w:numId w:val="106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32"/>
    <w:bookmarkEnd w:id="233"/>
    <w:bookmarkStart w:id="239" w:name="big-data"/>
    <w:p>
      <w:pPr>
        <w:pStyle w:val="Heading1"/>
      </w:pPr>
      <w:r>
        <w:t xml:space="preserve">8. Big data</w:t>
      </w:r>
    </w:p>
    <w:p>
      <w:pPr>
        <w:pStyle w:val="FirstParagraph"/>
      </w:pPr>
      <w:r>
        <w:t xml:space="preserve">Adapted by UCD-SeRG team from</w:t>
      </w:r>
      <w:r>
        <w:t xml:space="preserve"> </w:t>
      </w:r>
      <w:hyperlink r:id="rId234">
        <w:r>
          <w:rPr>
            <w:rStyle w:val="Hyperlink"/>
          </w:rPr>
          <w:t xml:space="preserve">original by Kunal Mishra and Jade Benjamin-Chung</w:t>
        </w:r>
      </w:hyperlink>
    </w:p>
    <w:bookmarkStart w:id="23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6"/>
    <w:bookmarkStart w:id="23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7"/>
    <w:bookmarkStart w:id="23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5"/>
        </w:numPr>
      </w:pPr>
      <w:r>
        <w:rPr>
          <w:b/>
          <w:bCs/>
        </w:rPr>
        <w:t xml:space="preserve">Uncheck</w:t>
      </w:r>
      <w:r>
        <w:t xml:space="preserve"> </w:t>
      </w:r>
      <w:r>
        <w:t xml:space="preserve">Restore RData into workspace at startup</w:t>
      </w:r>
    </w:p>
    <w:p>
      <w:pPr>
        <w:pStyle w:val="Compact"/>
        <w:numPr>
          <w:ilvl w:val="0"/>
          <w:numId w:val="106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8"/>
    <w:bookmarkEnd w:id="239"/>
    <w:bookmarkStart w:id="250" w:name="data-masking"/>
    <w:p>
      <w:pPr>
        <w:pStyle w:val="Heading1"/>
      </w:pPr>
      <w:r>
        <w:t xml:space="preserve">9. Data masking</w:t>
      </w:r>
    </w:p>
    <w:p>
      <w:pPr>
        <w:pStyle w:val="FirstParagraph"/>
      </w:pPr>
      <w:r>
        <w:t xml:space="preserve">Adapted by UCD-SeRG team from</w:t>
      </w:r>
      <w:r>
        <w:t xml:space="preserve"> </w:t>
      </w:r>
      <w:hyperlink r:id="rId24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4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44" w:name="fig-data-masking"/>
          <w:p>
            <w:pPr>
              <w:pStyle w:val="Compact"/>
              <w:jc w:val="center"/>
            </w:pPr>
            <w:r>
              <w:drawing>
                <wp:inline>
                  <wp:extent cx="2667000" cy="1103368"/>
                  <wp:effectExtent b="0" l="0" r="0" t="0"/>
                  <wp:docPr descr="" title="" id="242" name="Picture"/>
                  <a:graphic>
                    <a:graphicData uri="http://schemas.openxmlformats.org/drawingml/2006/picture">
                      <pic:pic>
                        <pic:nvPicPr>
                          <pic:cNvPr descr="assets/images/data-masking.PNG" id="243" name="Picture"/>
                          <pic:cNvPicPr>
                            <a:picLocks noChangeArrowheads="1" noChangeAspect="1"/>
                          </pic:cNvPicPr>
                        </pic:nvPicPr>
                        <pic:blipFill>
                          <a:blip r:embed="rId24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4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5"/>
    <w:bookmarkStart w:id="24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6"/>
    <w:bookmarkEnd w:id="247"/>
    <w:bookmarkStart w:id="249"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8"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8"/>
    <w:bookmarkEnd w:id="249"/>
    <w:bookmarkEnd w:id="250"/>
    <w:bookmarkStart w:id="270" w:name="sec-github"/>
    <w:p>
      <w:pPr>
        <w:pStyle w:val="Heading1"/>
      </w:pPr>
      <w:r>
        <w:t xml:space="preserve">10. Github</w:t>
      </w:r>
    </w:p>
    <w:p>
      <w:pPr>
        <w:pStyle w:val="FirstParagraph"/>
      </w:pPr>
      <w:r>
        <w:t xml:space="preserve">Adapted by UCD-SeRG team from</w:t>
      </w:r>
      <w:r>
        <w:t xml:space="preserve"> </w:t>
      </w:r>
      <w:hyperlink r:id="rId251">
        <w:r>
          <w:rPr>
            <w:rStyle w:val="Hyperlink"/>
          </w:rPr>
          <w:t xml:space="preserve">original by Stephanie Djajadi and Nolan Pokpongkiat</w:t>
        </w:r>
      </w:hyperlink>
    </w:p>
    <w:bookmarkStart w:id="253" w:name="basics"/>
    <w:p>
      <w:pPr>
        <w:pStyle w:val="Heading2"/>
      </w:pPr>
      <w:r>
        <w:t xml:space="preserve">10.1 Basics</w:t>
      </w:r>
    </w:p>
    <w:p>
      <w:pPr>
        <w:pStyle w:val="Compact"/>
        <w:numPr>
          <w:ilvl w:val="0"/>
          <w:numId w:val="1067"/>
        </w:numPr>
      </w:pPr>
      <w:r>
        <w:t xml:space="preserve">A detailed tutorial of Git can be found</w:t>
      </w:r>
      <w:r>
        <w:t xml:space="preserve"> </w:t>
      </w:r>
      <w:hyperlink r:id="rId252">
        <w:r>
          <w:rPr>
            <w:rStyle w:val="Hyperlink"/>
          </w:rPr>
          <w:t xml:space="preserve">here on the CS61B website</w:t>
        </w:r>
      </w:hyperlink>
      <w:r>
        <w:t xml:space="preserve">.</w:t>
      </w:r>
    </w:p>
    <w:p>
      <w:pPr>
        <w:pStyle w:val="Compact"/>
        <w:numPr>
          <w:ilvl w:val="0"/>
          <w:numId w:val="1067"/>
        </w:numPr>
      </w:pPr>
      <w:r>
        <w:t xml:space="preserve">If you are already familiar with Git, you can reference the summary at the end of</w:t>
      </w:r>
      <w:r>
        <w:t xml:space="preserve"> </w:t>
      </w:r>
      <w:hyperlink r:id="rId252">
        <w:r>
          <w:rPr>
            <w:rStyle w:val="Hyperlink"/>
          </w:rPr>
          <w:t xml:space="preserve">Section B</w:t>
        </w:r>
      </w:hyperlink>
      <w:r>
        <w:t xml:space="preserve">.</w:t>
      </w:r>
    </w:p>
    <w:p>
      <w:pPr>
        <w:pStyle w:val="Compact"/>
        <w:numPr>
          <w:ilvl w:val="0"/>
          <w:numId w:val="1067"/>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253"/>
    <w:bookmarkStart w:id="254"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254"/>
    <w:bookmarkStart w:id="256"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8"/>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8"/>
        </w:numPr>
      </w:pPr>
      <w:r>
        <w:t xml:space="preserve">You want to start working on a new part of the project, but you aren’t sure yet if your changes will work and make it to the final product.</w:t>
      </w:r>
    </w:p>
    <w:p>
      <w:pPr>
        <w:pStyle w:val="Compact"/>
        <w:numPr>
          <w:ilvl w:val="0"/>
          <w:numId w:val="1068"/>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55">
        <w:r>
          <w:rPr>
            <w:rStyle w:val="Hyperlink"/>
          </w:rPr>
          <w:t xml:space="preserve">here</w:t>
        </w:r>
      </w:hyperlink>
      <w:r>
        <w:t xml:space="preserve">. You can also find instructions on how to handle merge conflicts when joining branches together.</w:t>
      </w:r>
    </w:p>
    <w:bookmarkEnd w:id="256"/>
    <w:bookmarkStart w:id="259"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258" w:name="tbl-git-workflow"/>
          <w:p>
            <w:pPr>
              <w:jc w:val="center"/>
            </w:pPr>
            <w:pPr>
              <w:jc w:val="left"/>
              <w:spacing w:before="200"/>
              <w:pStyle w:val="ImageCaption"/>
            </w:pPr>
            <w:r>
              <w:t xml:space="preserve">Table 10.1: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5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258"/>
          <w:p/>
        </w:tc>
      </w:tr>
    </w:tbl>
    <w:p>
      <w:pPr>
        <w:pStyle w:val="BodyText"/>
      </w:pPr>
      <w:r>
        <w:t xml:space="preserve">Other helpful commands are listed below.</w:t>
      </w:r>
    </w:p>
    <w:bookmarkEnd w:id="259"/>
    <w:bookmarkStart w:id="261" w:name="commonly-used-git-commands"/>
    <w:p>
      <w:pPr>
        <w:pStyle w:val="Heading2"/>
      </w:pPr>
      <w:r>
        <w:t xml:space="preserve">10.5 Commonly Used Git Commands</w:t>
      </w:r>
    </w:p>
    <w:tbl>
      <w:tblPr>
        <w:tblStyle w:val="Table"/>
        <w:tblW w:type="pct" w:w="5000"/>
        <w:tblLayout w:type="fixed"/>
        <w:tblLook w:firstRow="0" w:lastRow="0" w:firstColumn="0" w:lastColumn="0" w:noHBand="0" w:noVBand="0" w:val="0000"/>
      </w:tblPr>
      <w:tblGrid>
        <w:gridCol w:w="7920"/>
      </w:tblGrid>
      <w:tr>
        <w:tc>
          <w:tcPr/>
          <w:bookmarkStart w:id="260" w:name="tbl-git-commands"/>
          <w:p>
            <w:pPr>
              <w:jc w:val="center"/>
            </w:pPr>
            <w:pPr>
              <w:jc w:val="left"/>
              <w:spacing w:before="200"/>
              <w:pStyle w:val="ImageCaption"/>
            </w:pPr>
            <w:r>
              <w:t xml:space="preserve">Table 10.2: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260"/>
          <w:p/>
        </w:tc>
      </w:tr>
    </w:tbl>
    <w:bookmarkEnd w:id="261"/>
    <w:bookmarkStart w:id="262"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62"/>
    <w:bookmarkStart w:id="266"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63"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9"/>
        </w:numPr>
      </w:pPr>
      <w:r>
        <w:t xml:space="preserve">Make a small change and verify your project still works</w:t>
      </w:r>
    </w:p>
    <w:p>
      <w:pPr>
        <w:pStyle w:val="Compact"/>
        <w:numPr>
          <w:ilvl w:val="0"/>
          <w:numId w:val="106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9"/>
        </w:numPr>
      </w:pPr>
      <w:r>
        <w:rPr>
          <w:b/>
          <w:bCs/>
        </w:rPr>
        <w:t xml:space="preserve">Do not push yet</w:t>
      </w:r>
    </w:p>
    <w:p>
      <w:pPr>
        <w:pStyle w:val="Compact"/>
        <w:numPr>
          <w:ilvl w:val="0"/>
          <w:numId w:val="1069"/>
        </w:numPr>
      </w:pPr>
      <w:r>
        <w:t xml:space="preserve">Make another small change and verify it works</w:t>
      </w:r>
    </w:p>
    <w:p>
      <w:pPr>
        <w:pStyle w:val="Compact"/>
        <w:numPr>
          <w:ilvl w:val="0"/>
          <w:numId w:val="1069"/>
        </w:numPr>
      </w:pPr>
      <w:r>
        <w:t xml:space="preserve">Stage and amend the previous commit:</w:t>
      </w:r>
      <w:r>
        <w:t xml:space="preserve"> </w:t>
      </w:r>
      <w:r>
        <w:rPr>
          <w:rStyle w:val="VerbatimChar"/>
        </w:rPr>
        <w:t xml:space="preserve">git commit --amend --no-edit</w:t>
      </w:r>
    </w:p>
    <w:p>
      <w:pPr>
        <w:pStyle w:val="Compact"/>
        <w:numPr>
          <w:ilvl w:val="0"/>
          <w:numId w:val="1069"/>
        </w:numPr>
      </w:pPr>
      <w:r>
        <w:t xml:space="preserve">Repeat steps 4-5 as needed</w:t>
      </w:r>
    </w:p>
    <w:p>
      <w:pPr>
        <w:pStyle w:val="Compact"/>
        <w:numPr>
          <w:ilvl w:val="0"/>
          <w:numId w:val="1069"/>
        </w:numPr>
      </w:pPr>
      <w:r>
        <w:t xml:space="preserve">When finished, amend one final time with a proper commit message</w:t>
      </w:r>
    </w:p>
    <w:p>
      <w:pPr>
        <w:pStyle w:val="Compact"/>
        <w:numPr>
          <w:ilvl w:val="0"/>
          <w:numId w:val="106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63"/>
    <w:bookmarkStart w:id="265" w:name="key-points"/>
    <w:p>
      <w:pPr>
        <w:pStyle w:val="Heading3"/>
      </w:pPr>
      <w:r>
        <w:t xml:space="preserve">10.7.2 Key Points</w:t>
      </w:r>
    </w:p>
    <w:p>
      <w:pPr>
        <w:pStyle w:val="Compact"/>
        <w:numPr>
          <w:ilvl w:val="0"/>
          <w:numId w:val="1070"/>
        </w:numPr>
      </w:pPr>
      <w:r>
        <w:t xml:space="preserve">Each amend replaces the previous commit rather than creating a new one</w:t>
      </w:r>
    </w:p>
    <w:p>
      <w:pPr>
        <w:pStyle w:val="Compact"/>
        <w:numPr>
          <w:ilvl w:val="0"/>
          <w:numId w:val="1070"/>
        </w:numPr>
      </w:pPr>
      <w:r>
        <w:t xml:space="preserve">This keeps your history clean while letting you work incrementally</w:t>
      </w:r>
    </w:p>
    <w:p>
      <w:pPr>
        <w:pStyle w:val="Compact"/>
        <w:numPr>
          <w:ilvl w:val="0"/>
          <w:numId w:val="1070"/>
        </w:numPr>
      </w:pPr>
      <w:r>
        <w:t xml:space="preserve">Only use this pattern before pushing - never amend commits that others may have pulled</w:t>
      </w:r>
    </w:p>
    <w:p>
      <w:pPr>
        <w:pStyle w:val="Compact"/>
        <w:numPr>
          <w:ilvl w:val="0"/>
          <w:numId w:val="107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7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64">
        <w:r>
          <w:rPr>
            <w:rStyle w:val="Hyperlink"/>
          </w:rPr>
          <w:t xml:space="preserve">Repeated Amend chapter</w:t>
        </w:r>
      </w:hyperlink>
      <w:r>
        <w:t xml:space="preserve"> </w:t>
      </w:r>
      <w:r>
        <w:t xml:space="preserve">in Happy Git with R.</w:t>
      </w:r>
    </w:p>
    <w:bookmarkEnd w:id="265"/>
    <w:bookmarkEnd w:id="266"/>
    <w:bookmarkStart w:id="269"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67">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68">
        <w:r>
          <w:rPr>
            <w:rStyle w:val="Hyperlink"/>
          </w:rPr>
          <w:t xml:space="preserve">great discussion of project-oriented workflows</w:t>
        </w:r>
      </w:hyperlink>
      <w:r>
        <w:t xml:space="preserve">, extolling the virtues of a self-contained, portable projects, for your reference.</w:t>
      </w:r>
    </w:p>
    <w:p>
      <w:r>
        <w:br w:type="page"/>
      </w:r>
    </w:p>
    <w:bookmarkEnd w:id="269"/>
    <w:bookmarkEnd w:id="270"/>
    <w:bookmarkStart w:id="293" w:name="sec-unix"/>
    <w:p>
      <w:pPr>
        <w:pStyle w:val="Heading1"/>
      </w:pPr>
      <w:r>
        <w:t xml:space="preserve">11. Unix</w:t>
      </w:r>
    </w:p>
    <w:p>
      <w:pPr>
        <w:pStyle w:val="FirstParagraph"/>
      </w:pPr>
      <w:r>
        <w:t xml:space="preserve">Adapted by UCD-SeRG team from</w:t>
      </w:r>
      <w:r>
        <w:t xml:space="preserve"> </w:t>
      </w:r>
      <w:hyperlink r:id="rId271">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71"/>
        </w:numPr>
      </w:pPr>
      <w:r>
        <w:t xml:space="preserve">Run a series of scripts in parallel or in a specific order to reproduce our work</w:t>
      </w:r>
    </w:p>
    <w:p>
      <w:pPr>
        <w:pStyle w:val="Compact"/>
        <w:numPr>
          <w:ilvl w:val="0"/>
          <w:numId w:val="1071"/>
        </w:numPr>
      </w:pPr>
      <w:r>
        <w:t xml:space="preserve">To check on the progress of a batch of jobs</w:t>
      </w:r>
    </w:p>
    <w:p>
      <w:pPr>
        <w:pStyle w:val="Compact"/>
        <w:numPr>
          <w:ilvl w:val="0"/>
          <w:numId w:val="1071"/>
        </w:numPr>
      </w:pPr>
      <w:r>
        <w:t xml:space="preserve">To use git and push to github</w:t>
      </w:r>
    </w:p>
    <w:bookmarkStart w:id="276"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75" w:name="fig-unix-desktop"/>
          <w:p>
            <w:pPr>
              <w:pStyle w:val="Compact"/>
              <w:jc w:val="center"/>
            </w:pPr>
            <w:r>
              <w:drawing>
                <wp:inline>
                  <wp:extent cx="5334000" cy="3380267"/>
                  <wp:effectExtent b="0" l="0" r="0" t="0"/>
                  <wp:docPr descr="" title="" id="273" name="Picture"/>
                  <a:graphic>
                    <a:graphicData uri="http://schemas.openxmlformats.org/drawingml/2006/picture">
                      <pic:pic>
                        <pic:nvPicPr>
                          <pic:cNvPr descr="assets/images/ex-desktop.jpg" id="274" name="Picture"/>
                          <pic:cNvPicPr>
                            <a:picLocks noChangeArrowheads="1" noChangeAspect="1"/>
                          </pic:cNvPicPr>
                        </pic:nvPicPr>
                        <pic:blipFill>
                          <a:blip r:embed="rId27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Example desktop with folders and files</w:t>
            </w:r>
          </w:p>
          <w:bookmarkEnd w:id="275"/>
        </w:tc>
      </w:tr>
    </w:tbl>
    <w:bookmarkEnd w:id="276"/>
    <w:bookmarkStart w:id="282"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277" w:name="tbl-unix-basic-commands"/>
          <w:p>
            <w:pPr>
              <w:jc w:val="center"/>
            </w:pPr>
            <w:pPr>
              <w:jc w:val="left"/>
              <w:spacing w:before="200"/>
              <w:pStyle w:val="ImageCaption"/>
            </w:pPr>
            <w:r>
              <w:t xml:space="preserve">Table 11.1: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27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81" w:name="fig-unix-terminal"/>
          <w:p>
            <w:pPr>
              <w:pStyle w:val="Compact"/>
              <w:jc w:val="center"/>
            </w:pPr>
            <w:r>
              <w:drawing>
                <wp:inline>
                  <wp:extent cx="4488872" cy="8862646"/>
                  <wp:effectExtent b="0" l="0" r="0" t="0"/>
                  <wp:docPr descr="" title="" id="279" name="Picture"/>
                  <a:graphic>
                    <a:graphicData uri="http://schemas.openxmlformats.org/drawingml/2006/picture">
                      <pic:pic>
                        <pic:nvPicPr>
                          <pic:cNvPr descr="assets/images/ex-terminal.PNG" id="280" name="Picture"/>
                          <pic:cNvPicPr>
                            <a:picLocks noChangeArrowheads="1" noChangeAspect="1"/>
                          </pic:cNvPicPr>
                        </pic:nvPicPr>
                        <pic:blipFill>
                          <a:blip r:embed="rId27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Terminal output after executing basic Unix commands</w:t>
            </w:r>
          </w:p>
          <w:bookmarkEnd w:id="281"/>
        </w:tc>
      </w:tr>
    </w:tbl>
    <w:bookmarkEnd w:id="282"/>
    <w:bookmarkStart w:id="284" w:name="running-bash-scripts"/>
    <w:p>
      <w:pPr>
        <w:pStyle w:val="Heading2"/>
      </w:pPr>
      <w:r>
        <w:t xml:space="preserve">11.3 Running Bash Scripts</w:t>
      </w:r>
    </w:p>
    <w:tbl>
      <w:tblPr>
        <w:tblStyle w:val="Table"/>
        <w:tblW w:type="pct" w:w="5000"/>
        <w:tblLayout w:type="fixed"/>
        <w:tblLook w:firstRow="0" w:lastRow="0" w:firstColumn="0" w:lastColumn="0" w:noHBand="0" w:noVBand="0" w:val="0000"/>
      </w:tblPr>
      <w:tblGrid>
        <w:gridCol w:w="7920"/>
      </w:tblGrid>
      <w:tr>
        <w:tc>
          <w:tcPr/>
          <w:bookmarkStart w:id="283" w:name="tbl-unix-bash-scripts"/>
          <w:p>
            <w:pPr>
              <w:jc w:val="center"/>
            </w:pPr>
            <w:pPr>
              <w:jc w:val="left"/>
              <w:spacing w:before="200"/>
              <w:pStyle w:val="ImageCaption"/>
            </w:pPr>
            <w:r>
              <w:t xml:space="preserve">Table 11.2: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283"/>
          <w:p/>
        </w:tc>
      </w:tr>
    </w:tbl>
    <w:bookmarkEnd w:id="284"/>
    <w:bookmarkStart w:id="287"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8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86" w:name="common-mistakes"/>
    <w:p>
      <w:pPr>
        <w:pStyle w:val="Heading3"/>
      </w:pPr>
      <w:r>
        <w:t xml:space="preserve">11.4.1 Common Mistakes</w:t>
      </w:r>
    </w:p>
    <w:p>
      <w:pPr>
        <w:pStyle w:val="Compact"/>
        <w:numPr>
          <w:ilvl w:val="0"/>
          <w:numId w:val="1072"/>
        </w:numPr>
      </w:pPr>
      <w:r>
        <w:t xml:space="preserve">Remember to include all of the quotation marks around file paths that have a spaces.</w:t>
      </w:r>
    </w:p>
    <w:p>
      <w:pPr>
        <w:pStyle w:val="Compact"/>
        <w:numPr>
          <w:ilvl w:val="0"/>
          <w:numId w:val="1072"/>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86"/>
    <w:bookmarkEnd w:id="287"/>
    <w:bookmarkStart w:id="288"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88"/>
    <w:bookmarkStart w:id="292"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3"/>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8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4"/>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4"/>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90"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90"/>
    <w:bookmarkStart w:id="291"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291"/>
    <w:bookmarkEnd w:id="292"/>
    <w:bookmarkEnd w:id="293"/>
    <w:bookmarkStart w:id="299" w:name="reproducible-environments"/>
    <w:p>
      <w:pPr>
        <w:pStyle w:val="Heading1"/>
      </w:pPr>
      <w:r>
        <w:t xml:space="preserve">12. Reproducible Environments</w:t>
      </w:r>
    </w:p>
    <w:p>
      <w:pPr>
        <w:pStyle w:val="FirstParagraph"/>
      </w:pPr>
      <w:r>
        <w:t xml:space="preserve">Adapted by UCD-SeRG team from</w:t>
      </w:r>
      <w:r>
        <w:t xml:space="preserve"> </w:t>
      </w:r>
      <w:hyperlink r:id="rId294">
        <w:r>
          <w:rPr>
            <w:rStyle w:val="Hyperlink"/>
          </w:rPr>
          <w:t xml:space="preserve">original by Anna Nguyen</w:t>
        </w:r>
      </w:hyperlink>
    </w:p>
    <w:bookmarkStart w:id="298" w:name="package-version-control-with-renv"/>
    <w:p>
      <w:pPr>
        <w:pStyle w:val="Heading2"/>
      </w:pPr>
      <w:r>
        <w:t xml:space="preserve">12.1 Package Version Control with renv</w:t>
      </w:r>
    </w:p>
    <w:bookmarkStart w:id="295"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295"/>
    <w:bookmarkStart w:id="296"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5"/>
        </w:numPr>
      </w:pPr>
      <w:r>
        <w:t xml:space="preserve">Create an RProject file and ensure that your working directory is set to the correct folder</w:t>
      </w:r>
    </w:p>
    <w:p>
      <w:pPr>
        <w:pStyle w:val="Compact"/>
        <w:numPr>
          <w:ilvl w:val="0"/>
          <w:numId w:val="1075"/>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5"/>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5"/>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5"/>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296"/>
    <w:bookmarkStart w:id="297"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6"/>
        </w:numPr>
      </w:pPr>
      <w:r>
        <w:t xml:space="preserve">Pull the most updated version of the project from GitHub</w:t>
      </w:r>
    </w:p>
    <w:p>
      <w:pPr>
        <w:pStyle w:val="Compact"/>
        <w:numPr>
          <w:ilvl w:val="0"/>
          <w:numId w:val="1076"/>
        </w:numPr>
      </w:pPr>
      <w:r>
        <w:t xml:space="preserve">Open the project’s RProject file</w:t>
      </w:r>
    </w:p>
    <w:p>
      <w:pPr>
        <w:pStyle w:val="Compact"/>
        <w:numPr>
          <w:ilvl w:val="0"/>
          <w:numId w:val="1076"/>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6"/>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6"/>
        </w:numPr>
      </w:pPr>
      <w:r>
        <w:t xml:space="preserve">Wait for the correct versions of each package to install/update. This may take some time, depending on how many packages the project uses.</w:t>
      </w:r>
    </w:p>
    <w:p>
      <w:pPr>
        <w:pStyle w:val="Compact"/>
        <w:numPr>
          <w:ilvl w:val="0"/>
          <w:numId w:val="1076"/>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6"/>
        </w:numPr>
      </w:pPr>
      <w:r>
        <w:t xml:space="preserve">If you make edits to the code and introduce new/updated packages, see the section above for instructions on how to make updates.</w:t>
      </w:r>
    </w:p>
    <w:p>
      <w:r>
        <w:br w:type="page"/>
      </w:r>
    </w:p>
    <w:bookmarkEnd w:id="297"/>
    <w:bookmarkEnd w:id="298"/>
    <w:bookmarkEnd w:id="299"/>
    <w:bookmarkStart w:id="314" w:name="code-publication"/>
    <w:p>
      <w:pPr>
        <w:pStyle w:val="Heading1"/>
      </w:pPr>
      <w:r>
        <w:t xml:space="preserve">13. Code Publication</w:t>
      </w:r>
    </w:p>
    <w:p>
      <w:pPr>
        <w:pStyle w:val="FirstParagraph"/>
      </w:pPr>
      <w:r>
        <w:t xml:space="preserve">Adapted by UCD-SeRG team from</w:t>
      </w:r>
      <w:r>
        <w:t xml:space="preserve"> </w:t>
      </w:r>
      <w:hyperlink r:id="rId300">
        <w:r>
          <w:rPr>
            <w:rStyle w:val="Hyperlink"/>
          </w:rPr>
          <w:t xml:space="preserve">original by Nolan Pokpongkiat</w:t>
        </w:r>
      </w:hyperlink>
    </w:p>
    <w:bookmarkStart w:id="301" w:name="checklist-overview"/>
    <w:p>
      <w:pPr>
        <w:pStyle w:val="Heading2"/>
      </w:pPr>
      <w:r>
        <w:t xml:space="preserve">13.1 Checklist overview</w:t>
      </w:r>
    </w:p>
    <w:p>
      <w:pPr>
        <w:pStyle w:val="Compact"/>
        <w:numPr>
          <w:ilvl w:val="0"/>
          <w:numId w:val="1077"/>
        </w:numPr>
      </w:pPr>
      <w:hyperlink w:anchor="fill-out-file-headers">
        <w:r>
          <w:rPr>
            <w:rStyle w:val="Hyperlink"/>
          </w:rPr>
          <w:t xml:space="preserve">Fill out file headers</w:t>
        </w:r>
      </w:hyperlink>
    </w:p>
    <w:p>
      <w:pPr>
        <w:pStyle w:val="Compact"/>
        <w:numPr>
          <w:ilvl w:val="0"/>
          <w:numId w:val="1077"/>
        </w:numPr>
      </w:pPr>
      <w:hyperlink w:anchor="clean-up-comments">
        <w:r>
          <w:rPr>
            <w:rStyle w:val="Hyperlink"/>
          </w:rPr>
          <w:t xml:space="preserve">Clean up comments</w:t>
        </w:r>
      </w:hyperlink>
    </w:p>
    <w:p>
      <w:pPr>
        <w:pStyle w:val="Compact"/>
        <w:numPr>
          <w:ilvl w:val="0"/>
          <w:numId w:val="1077"/>
        </w:numPr>
      </w:pPr>
      <w:hyperlink w:anchor="document-functions">
        <w:r>
          <w:rPr>
            <w:rStyle w:val="Hyperlink"/>
          </w:rPr>
          <w:t xml:space="preserve">Document functions</w:t>
        </w:r>
      </w:hyperlink>
    </w:p>
    <w:p>
      <w:pPr>
        <w:pStyle w:val="Compact"/>
        <w:numPr>
          <w:ilvl w:val="0"/>
          <w:numId w:val="1077"/>
        </w:numPr>
      </w:pPr>
      <w:hyperlink w:anchor="remove-deprecated-filepaths">
        <w:r>
          <w:rPr>
            <w:rStyle w:val="Hyperlink"/>
          </w:rPr>
          <w:t xml:space="preserve">Remove deprecated filepaths</w:t>
        </w:r>
      </w:hyperlink>
    </w:p>
    <w:p>
      <w:pPr>
        <w:pStyle w:val="Compact"/>
        <w:numPr>
          <w:ilvl w:val="0"/>
          <w:numId w:val="1077"/>
        </w:numPr>
      </w:pPr>
      <w:hyperlink w:anchor="ensure-project-runs-via-bash">
        <w:r>
          <w:rPr>
            <w:rStyle w:val="Hyperlink"/>
          </w:rPr>
          <w:t xml:space="preserve">Ensure project runs via bash</w:t>
        </w:r>
      </w:hyperlink>
    </w:p>
    <w:p>
      <w:pPr>
        <w:pStyle w:val="Compact"/>
        <w:numPr>
          <w:ilvl w:val="0"/>
          <w:numId w:val="1077"/>
        </w:numPr>
      </w:pPr>
      <w:hyperlink w:anchor="complete-the-readme">
        <w:r>
          <w:rPr>
            <w:rStyle w:val="Hyperlink"/>
          </w:rPr>
          <w:t xml:space="preserve">Complete the README</w:t>
        </w:r>
      </w:hyperlink>
    </w:p>
    <w:p>
      <w:pPr>
        <w:pStyle w:val="Compact"/>
        <w:numPr>
          <w:ilvl w:val="0"/>
          <w:numId w:val="1077"/>
        </w:numPr>
      </w:pPr>
      <w:hyperlink w:anchor="clean-up-feature-branches">
        <w:r>
          <w:rPr>
            <w:rStyle w:val="Hyperlink"/>
          </w:rPr>
          <w:t xml:space="preserve">Clean up feature branches</w:t>
        </w:r>
      </w:hyperlink>
    </w:p>
    <w:p>
      <w:pPr>
        <w:pStyle w:val="Compact"/>
        <w:numPr>
          <w:ilvl w:val="0"/>
          <w:numId w:val="1077"/>
        </w:numPr>
      </w:pPr>
      <w:hyperlink w:anchor="create-github-release">
        <w:r>
          <w:rPr>
            <w:rStyle w:val="Hyperlink"/>
          </w:rPr>
          <w:t xml:space="preserve">Create Github release</w:t>
        </w:r>
      </w:hyperlink>
    </w:p>
    <w:bookmarkEnd w:id="301"/>
    <w:bookmarkStart w:id="303"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02">
        <w:r>
          <w:rPr>
            <w:rStyle w:val="Hyperlink"/>
          </w:rPr>
          <w:t xml:space="preserve">here.</w:t>
        </w:r>
      </w:hyperlink>
    </w:p>
    <w:bookmarkEnd w:id="303"/>
    <w:bookmarkStart w:id="304"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04"/>
    <w:bookmarkStart w:id="306"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05">
        <w:r>
          <w:rPr>
            <w:rStyle w:val="Hyperlink"/>
          </w:rPr>
          <w:t xml:space="preserve">here.</w:t>
        </w:r>
      </w:hyperlink>
    </w:p>
    <w:bookmarkEnd w:id="306"/>
    <w:bookmarkStart w:id="307"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07"/>
    <w:bookmarkStart w:id="309"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08">
        <w:r>
          <w:rPr>
            <w:rStyle w:val="Hyperlink"/>
          </w:rPr>
          <w:t xml:space="preserve">here.</w:t>
        </w:r>
      </w:hyperlink>
    </w:p>
    <w:bookmarkEnd w:id="309"/>
    <w:bookmarkStart w:id="310"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8"/>
        </w:numPr>
      </w:pPr>
      <w:r>
        <w:t xml:space="preserve">0-config.R: configuration file that sets data directories, sources base functions, and loads required libraries</w:t>
      </w:r>
    </w:p>
    <w:p>
      <w:pPr>
        <w:pStyle w:val="BlockText"/>
        <w:numPr>
          <w:ilvl w:val="0"/>
          <w:numId w:val="1078"/>
        </w:numPr>
      </w:pPr>
      <w:r>
        <w:t xml:space="preserve">0-base-functions: folder containing scripts with functions used in the analysis</w:t>
      </w:r>
    </w:p>
    <w:p>
      <w:pPr>
        <w:pStyle w:val="BlockText"/>
        <w:numPr>
          <w:ilvl w:val="1"/>
          <w:numId w:val="1079"/>
        </w:numPr>
      </w:pPr>
      <w:r>
        <w:t xml:space="preserve">0-base-functions.R: R script containing general functions used across the analysis</w:t>
      </w:r>
    </w:p>
    <w:p>
      <w:pPr>
        <w:pStyle w:val="BlockText"/>
        <w:numPr>
          <w:ilvl w:val="1"/>
          <w:numId w:val="1079"/>
        </w:numPr>
      </w:pPr>
      <w:r>
        <w:t xml:space="preserve">0-bias-corr-functions.R: R script containing functions used in bias correction</w:t>
      </w:r>
    </w:p>
    <w:p>
      <w:pPr>
        <w:pStyle w:val="BlockText"/>
        <w:numPr>
          <w:ilvl w:val="1"/>
          <w:numId w:val="1079"/>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9"/>
        </w:numPr>
      </w:pPr>
      <w:r>
        <w:t xml:space="preserve">0-prior-functions.R: R script containing functions to generate priors</w:t>
      </w:r>
    </w:p>
    <w:p>
      <w:pPr>
        <w:pStyle w:val="BlockText"/>
        <w:numPr>
          <w:ilvl w:val="0"/>
          <w:numId w:val="1078"/>
        </w:numPr>
      </w:pPr>
      <w:r>
        <w:t xml:space="preserve">1-data: folder containing data processing scripts NOTE: some scripts are deprecated</w:t>
      </w:r>
    </w:p>
    <w:p>
      <w:pPr>
        <w:pStyle w:val="BlockText"/>
        <w:numPr>
          <w:ilvl w:val="0"/>
          <w:numId w:val="1078"/>
        </w:numPr>
      </w:pPr>
      <w:r>
        <w:t xml:space="preserve">2-analysis: folder containing analysis scripts. To rerun all scripts in this subdirectory, run the bash script 0-run-analysis.sh.</w:t>
      </w:r>
    </w:p>
    <w:p>
      <w:pPr>
        <w:pStyle w:val="BlockText"/>
        <w:numPr>
          <w:ilvl w:val="1"/>
          <w:numId w:val="1080"/>
        </w:numPr>
      </w:pPr>
      <w:r>
        <w:t xml:space="preserve">1-obtain-priors-state.R: obtain priors for each state</w:t>
      </w:r>
    </w:p>
    <w:p>
      <w:pPr>
        <w:pStyle w:val="BlockText"/>
        <w:numPr>
          <w:ilvl w:val="1"/>
          <w:numId w:val="1080"/>
        </w:numPr>
      </w:pPr>
      <w:r>
        <w:t xml:space="preserve">2-est-expected-cases-state.R: estimate expected cases in each state</w:t>
      </w:r>
    </w:p>
    <w:p>
      <w:pPr>
        <w:pStyle w:val="BlockText"/>
        <w:numPr>
          <w:ilvl w:val="1"/>
          <w:numId w:val="1080"/>
        </w:numPr>
      </w:pPr>
      <w:r>
        <w:t xml:space="preserve">3-est-expected-cases-state-perf-testing.R: estimate expected cases in each state, estimate the percentage of underestimation due to incomplete testing vs. imperfect test accuracy</w:t>
      </w:r>
    </w:p>
    <w:p>
      <w:pPr>
        <w:pStyle w:val="BlockText"/>
        <w:numPr>
          <w:ilvl w:val="1"/>
          <w:numId w:val="1080"/>
        </w:numPr>
      </w:pPr>
      <w:r>
        <w:t xml:space="preserve">4-obtain-testing-protocols.R: find testing protocols for each state.</w:t>
      </w:r>
    </w:p>
    <w:p>
      <w:pPr>
        <w:pStyle w:val="BlockText"/>
        <w:numPr>
          <w:ilvl w:val="1"/>
          <w:numId w:val="1080"/>
        </w:numPr>
      </w:pPr>
      <w:r>
        <w:t xml:space="preserve">5-summarize-results.R: summarize results; obtain results for in text numerical results.</w:t>
      </w:r>
    </w:p>
    <w:p>
      <w:pPr>
        <w:pStyle w:val="BlockText"/>
        <w:numPr>
          <w:ilvl w:val="0"/>
          <w:numId w:val="1078"/>
        </w:numPr>
      </w:pPr>
      <w:r>
        <w:t xml:space="preserve">3-figure-table-scripts: folder containing figure scripts. To rerun all scripts in this subdirectory, run the bash script 0-run-figs.sh.</w:t>
      </w:r>
    </w:p>
    <w:p>
      <w:pPr>
        <w:pStyle w:val="BlockText"/>
        <w:numPr>
          <w:ilvl w:val="1"/>
          <w:numId w:val="1081"/>
        </w:numPr>
      </w:pPr>
      <w:r>
        <w:t xml:space="preserve">1-fig-testing.R: creates plot of testing patterns by state over time</w:t>
      </w:r>
    </w:p>
    <w:p>
      <w:pPr>
        <w:pStyle w:val="BlockText"/>
        <w:numPr>
          <w:ilvl w:val="1"/>
          <w:numId w:val="1081"/>
        </w:numPr>
      </w:pPr>
      <w:r>
        <w:t xml:space="preserve">2-fig-cases-usa-state-bar.R: creates bar plot of confirmed vs. estimated infections by state</w:t>
      </w:r>
    </w:p>
    <w:p>
      <w:pPr>
        <w:pStyle w:val="BlockText"/>
        <w:numPr>
          <w:ilvl w:val="1"/>
          <w:numId w:val="1081"/>
        </w:numPr>
      </w:pPr>
      <w:r>
        <w:t xml:space="preserve">3a-fig-map-usa-state.R: creates map of confirmed vs. estimated infections by state</w:t>
      </w:r>
    </w:p>
    <w:p>
      <w:pPr>
        <w:pStyle w:val="BlockText"/>
        <w:numPr>
          <w:ilvl w:val="1"/>
          <w:numId w:val="1081"/>
        </w:numPr>
      </w:pPr>
      <w:r>
        <w:t xml:space="preserve">3b-fig-map-usa-state-shiny.R: creates map of confirmed vs. estimated infections by state with search functionality by state</w:t>
      </w:r>
    </w:p>
    <w:p>
      <w:pPr>
        <w:pStyle w:val="BlockText"/>
        <w:numPr>
          <w:ilvl w:val="1"/>
          <w:numId w:val="1081"/>
        </w:numPr>
      </w:pPr>
      <w:r>
        <w:t xml:space="preserve">4-fig-priors.R: creates figure with priors for US as a whole</w:t>
      </w:r>
    </w:p>
    <w:p>
      <w:pPr>
        <w:pStyle w:val="BlockText"/>
        <w:numPr>
          <w:ilvl w:val="1"/>
          <w:numId w:val="1081"/>
        </w:numPr>
      </w:pPr>
      <w:r>
        <w:t xml:space="preserve">5-fig-density-usa.R: creates figure of distribution of estimated cases in the US</w:t>
      </w:r>
    </w:p>
    <w:p>
      <w:pPr>
        <w:pStyle w:val="BlockText"/>
        <w:numPr>
          <w:ilvl w:val="1"/>
          <w:numId w:val="1081"/>
        </w:numPr>
      </w:pPr>
      <w:r>
        <w:t xml:space="preserve">6-table-data-quality.R: creates table of data quality grading from COVID Tracking Project</w:t>
      </w:r>
    </w:p>
    <w:p>
      <w:pPr>
        <w:pStyle w:val="BlockText"/>
        <w:numPr>
          <w:ilvl w:val="1"/>
          <w:numId w:val="1081"/>
        </w:numPr>
      </w:pPr>
      <w:r>
        <w:t xml:space="preserve">7-fig-testpos.R: creates figure of the probability of testing positive among those tested by state</w:t>
      </w:r>
    </w:p>
    <w:p>
      <w:pPr>
        <w:pStyle w:val="BlockText"/>
        <w:numPr>
          <w:ilvl w:val="1"/>
          <w:numId w:val="1081"/>
        </w:numPr>
      </w:pPr>
      <w:r>
        <w:t xml:space="preserve">8-fig-percent-undertesting-state.R: creates figure of the percentage of under estimation due to incomplete testing</w:t>
      </w:r>
    </w:p>
    <w:p>
      <w:pPr>
        <w:pStyle w:val="BlockText"/>
        <w:numPr>
          <w:ilvl w:val="0"/>
          <w:numId w:val="1078"/>
        </w:numPr>
      </w:pPr>
      <w:r>
        <w:t xml:space="preserve">4-figures: folder containing figure files.</w:t>
      </w:r>
    </w:p>
    <w:p>
      <w:pPr>
        <w:pStyle w:val="BlockText"/>
        <w:numPr>
          <w:ilvl w:val="0"/>
          <w:numId w:val="1078"/>
        </w:numPr>
      </w:pPr>
      <w:r>
        <w:t xml:space="preserve">5-results: folder containing analysis results objects.</w:t>
      </w:r>
    </w:p>
    <w:p>
      <w:pPr>
        <w:pStyle w:val="BlockText"/>
        <w:numPr>
          <w:ilvl w:val="0"/>
          <w:numId w:val="1078"/>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10"/>
    <w:bookmarkStart w:id="311"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11"/>
    <w:bookmarkStart w:id="313"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12">
        <w:r>
          <w:rPr>
            <w:rStyle w:val="Hyperlink"/>
          </w:rPr>
          <w:t xml:space="preserve">here.</w:t>
        </w:r>
      </w:hyperlink>
    </w:p>
    <w:p>
      <w:r>
        <w:br w:type="page"/>
      </w:r>
    </w:p>
    <w:bookmarkEnd w:id="313"/>
    <w:bookmarkEnd w:id="314"/>
    <w:bookmarkStart w:id="332" w:name="data-publication"/>
    <w:p>
      <w:pPr>
        <w:pStyle w:val="Heading1"/>
      </w:pPr>
      <w:r>
        <w:t xml:space="preserve">14. Data Publication</w:t>
      </w:r>
    </w:p>
    <w:p>
      <w:pPr>
        <w:pStyle w:val="FirstParagraph"/>
      </w:pPr>
      <w:r>
        <w:t xml:space="preserve">Adapted from Fanice Nyatigo and Ben Arnold’s chapter in the</w:t>
      </w:r>
      <w:r>
        <w:t xml:space="preserve"> </w:t>
      </w:r>
      <w:hyperlink r:id="rId315">
        <w:r>
          <w:rPr>
            <w:rStyle w:val="Hyperlink"/>
          </w:rPr>
          <w:t xml:space="preserve">Proctor-UCSF Lab Manual</w:t>
        </w:r>
      </w:hyperlink>
    </w:p>
    <w:bookmarkStart w:id="316"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16"/>
    <w:bookmarkStart w:id="320"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17"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17"/>
    <w:bookmarkStart w:id="318"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18"/>
    <w:bookmarkStart w:id="319"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19"/>
    <w:bookmarkEnd w:id="320"/>
    <w:bookmarkStart w:id="324" w:name="create-public-ids"/>
    <w:p>
      <w:pPr>
        <w:pStyle w:val="Heading2"/>
      </w:pPr>
      <w:r>
        <w:t xml:space="preserve">14.3 Create public IDs</w:t>
      </w:r>
    </w:p>
    <w:bookmarkStart w:id="321"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21"/>
    <w:bookmarkStart w:id="322"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22"/>
    <w:bookmarkStart w:id="323"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2"/>
        </w:numPr>
      </w:pPr>
      <w:r>
        <w:rPr>
          <w:rStyle w:val="VerbatimChar"/>
        </w:rPr>
        <w:t xml:space="preserve">data/final/</w:t>
      </w:r>
      <w:r>
        <w:t xml:space="preserve">- folder containing the projects final data in both csv and rds formats</w:t>
      </w:r>
      <w:r>
        <w:br/>
      </w:r>
    </w:p>
    <w:p>
      <w:pPr>
        <w:pStyle w:val="Compact"/>
        <w:numPr>
          <w:ilvl w:val="0"/>
          <w:numId w:val="1082"/>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2"/>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2"/>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2"/>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23"/>
    <w:bookmarkEnd w:id="324"/>
    <w:bookmarkStart w:id="328"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25">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27" w:name="X659912a983e12070198566d6758f84b7c139c71"/>
    <w:p>
      <w:pPr>
        <w:pStyle w:val="Heading3"/>
      </w:pPr>
      <w:r>
        <w:t xml:space="preserve">14.4.1 Steps for creating an Open Science Framework (OSF) repository:</w:t>
      </w:r>
    </w:p>
    <w:p>
      <w:pPr>
        <w:pStyle w:val="Compact"/>
        <w:numPr>
          <w:ilvl w:val="0"/>
          <w:numId w:val="1083"/>
        </w:numPr>
      </w:pPr>
      <w:r>
        <w:t xml:space="preserve">Create a new OSF project per these instructions: https://help.osf.io/article/252-create-a-project</w:t>
      </w:r>
    </w:p>
    <w:p>
      <w:pPr>
        <w:pStyle w:val="Compact"/>
        <w:numPr>
          <w:ilvl w:val="0"/>
          <w:numId w:val="1083"/>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3"/>
        </w:numPr>
      </w:pPr>
      <w:r>
        <w:t xml:space="preserve">Create a notebook component and upload the final .html files (which will not be on github… but see optional item below)</w:t>
      </w:r>
    </w:p>
    <w:p>
      <w:pPr>
        <w:pStyle w:val="Compact"/>
        <w:numPr>
          <w:ilvl w:val="0"/>
          <w:numId w:val="1083"/>
        </w:numPr>
      </w:pPr>
      <w:r>
        <w:t xml:space="preserve">On the OSF landing Wiki, provide some context. Here is a recent example: https://osf.io/954bt/</w:t>
      </w:r>
    </w:p>
    <w:p>
      <w:pPr>
        <w:pStyle w:val="Compact"/>
        <w:numPr>
          <w:ilvl w:val="0"/>
          <w:numId w:val="1083"/>
        </w:numPr>
      </w:pPr>
      <w:r>
        <w:t xml:space="preserve">Create a Digital Object Identifier (DOI) for the repository. A DOI is a unique identifier that provides a persistent link to content, such as a dataset in this case.</w:t>
      </w:r>
      <w:r>
        <w:t xml:space="preserve"> </w:t>
      </w:r>
      <w:hyperlink r:id="rId326">
        <w:r>
          <w:rPr>
            <w:rStyle w:val="Hyperlink"/>
          </w:rPr>
          <w:t xml:space="preserve">Learn more about DOIs</w:t>
        </w:r>
      </w:hyperlink>
    </w:p>
    <w:p>
      <w:pPr>
        <w:pStyle w:val="Compact"/>
        <w:numPr>
          <w:ilvl w:val="0"/>
          <w:numId w:val="1083"/>
        </w:numPr>
      </w:pPr>
      <w:r>
        <w:t xml:space="preserve">Optional: Complete the software checklist and system requirement guide for the analysis to guide others. Include it on the GitHub README for the project: https://github.com/proctor-ucsf/mordor-antibody</w:t>
      </w:r>
    </w:p>
    <w:bookmarkEnd w:id="327"/>
    <w:bookmarkEnd w:id="328"/>
    <w:bookmarkStart w:id="329"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29"/>
    <w:bookmarkStart w:id="330"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30"/>
    <w:bookmarkStart w:id="331"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31"/>
    <w:bookmarkEnd w:id="332"/>
    <w:bookmarkStart w:id="352" w:name="sec-slurm"/>
    <w:p>
      <w:pPr>
        <w:pStyle w:val="Heading1"/>
      </w:pPr>
      <w:r>
        <w:t xml:space="preserve">15. High-performance computing (HPC)</w:t>
      </w:r>
    </w:p>
    <w:p>
      <w:pPr>
        <w:pStyle w:val="FirstParagraph"/>
      </w:pPr>
      <w:r>
        <w:t xml:space="preserve">Adapted by UCD-SeRG team from</w:t>
      </w:r>
      <w:r>
        <w:t xml:space="preserve"> </w:t>
      </w:r>
      <w:hyperlink r:id="rId333">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37" w:name="uc-davis-computing-resources"/>
    <w:p>
      <w:pPr>
        <w:pStyle w:val="Heading2"/>
      </w:pPr>
      <w:r>
        <w:t xml:space="preserve">15.1 UC Davis Computing Resources</w:t>
      </w:r>
    </w:p>
    <w:bookmarkStart w:id="336"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34">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4"/>
        </w:numPr>
      </w:pPr>
      <w:r>
        <w:rPr>
          <w:b/>
          <w:bCs/>
        </w:rPr>
        <w:t xml:space="preserve">Shiva</w:t>
      </w:r>
      <w:r>
        <w:t xml:space="preserve"> </w:t>
      </w:r>
      <w:r>
        <w:t xml:space="preserve">(shiva.ucdavis.edu): SLURM-based cluster for computational work</w:t>
      </w:r>
    </w:p>
    <w:p>
      <w:pPr>
        <w:pStyle w:val="Compact"/>
        <w:numPr>
          <w:ilvl w:val="0"/>
          <w:numId w:val="1084"/>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35">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36"/>
    <w:bookmarkEnd w:id="337"/>
    <w:bookmarkStart w:id="339"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38"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38"/>
    <w:bookmarkEnd w:id="339"/>
    <w:bookmarkStart w:id="340"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34">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40"/>
    <w:bookmarkStart w:id="341"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34">
        <w:r>
          <w:rPr>
            <w:rStyle w:val="Hyperlink"/>
          </w:rPr>
          <w:t xml:space="preserve">hpc.ucdavis.edu</w:t>
        </w:r>
      </w:hyperlink>
      <w:r>
        <w:t xml:space="preserve"> </w:t>
      </w:r>
      <w:r>
        <w:t xml:space="preserve">for support information.</w:t>
      </w:r>
    </w:p>
    <w:bookmarkEnd w:id="341"/>
    <w:bookmarkStart w:id="345"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42"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42"/>
    <w:bookmarkStart w:id="343"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43"/>
    <w:bookmarkStart w:id="344"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44"/>
    <w:bookmarkEnd w:id="345"/>
    <w:bookmarkStart w:id="350" w:name="storage-group-storage-access"/>
    <w:p>
      <w:pPr>
        <w:pStyle w:val="Heading2"/>
      </w:pPr>
      <w:r>
        <w:t xml:space="preserve">15.6 Storage &amp; group storage access</w:t>
      </w:r>
    </w:p>
    <w:bookmarkStart w:id="346"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34">
        <w:r>
          <w:rPr>
            <w:rStyle w:val="Hyperlink"/>
          </w:rPr>
          <w:t xml:space="preserve">UC Davis HPC documentation</w:t>
        </w:r>
      </w:hyperlink>
      <w:r>
        <w:t xml:space="preserve"> </w:t>
      </w:r>
      <w:r>
        <w:t xml:space="preserve">for specific storage options and quotas.</w:t>
      </w:r>
    </w:p>
    <w:bookmarkEnd w:id="346"/>
    <w:bookmarkStart w:id="347"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47"/>
    <w:bookmarkStart w:id="349"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48">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49"/>
    <w:bookmarkEnd w:id="350"/>
    <w:bookmarkStart w:id="351"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085"/>
        </w:numPr>
      </w:pPr>
      <w:r>
        <w:rPr>
          <w:rStyle w:val="VerbatimChar"/>
        </w:rPr>
        <w:t xml:space="preserve">job-name=run_inc</w:t>
      </w:r>
      <w:r>
        <w:t xml:space="preserve">: Job name that will show up in the SLURM system</w:t>
      </w:r>
    </w:p>
    <w:p>
      <w:pPr>
        <w:pStyle w:val="Compact"/>
        <w:numPr>
          <w:ilvl w:val="0"/>
          <w:numId w:val="1085"/>
        </w:numPr>
      </w:pPr>
      <w:r>
        <w:rPr>
          <w:rStyle w:val="VerbatimChar"/>
        </w:rPr>
        <w:t xml:space="preserve">begin=now</w:t>
      </w:r>
      <w:r>
        <w:t xml:space="preserve">: Requests to start the job as soon as the requested resources are available</w:t>
      </w:r>
    </w:p>
    <w:p>
      <w:pPr>
        <w:pStyle w:val="Compact"/>
        <w:numPr>
          <w:ilvl w:val="0"/>
          <w:numId w:val="1085"/>
        </w:numPr>
      </w:pPr>
      <w:r>
        <w:rPr>
          <w:rStyle w:val="VerbatimChar"/>
        </w:rPr>
        <w:t xml:space="preserve">dependency=singleton</w:t>
      </w:r>
      <w:r>
        <w:t xml:space="preserve">: Jobs can begin after all previously launched jobs with the same name and user have ended.</w:t>
      </w:r>
    </w:p>
    <w:p>
      <w:pPr>
        <w:pStyle w:val="Compact"/>
        <w:numPr>
          <w:ilvl w:val="0"/>
          <w:numId w:val="1085"/>
        </w:numPr>
      </w:pPr>
      <w:r>
        <w:rPr>
          <w:rStyle w:val="VerbatimChar"/>
        </w:rPr>
        <w:t xml:space="preserve">mail-type=ALL</w:t>
      </w:r>
      <w:r>
        <w:t xml:space="preserve">: Receive all types of email notification (e.g., when job starts, fails, ends)</w:t>
      </w:r>
    </w:p>
    <w:p>
      <w:pPr>
        <w:pStyle w:val="Compact"/>
        <w:numPr>
          <w:ilvl w:val="0"/>
          <w:numId w:val="1085"/>
        </w:numPr>
      </w:pPr>
      <w:r>
        <w:rPr>
          <w:rStyle w:val="VerbatimChar"/>
        </w:rPr>
        <w:t xml:space="preserve">cpus-per-task=16</w:t>
      </w:r>
      <w:r>
        <w:t xml:space="preserve">: Request 16 processors per task. The default is one processor per task.</w:t>
      </w:r>
    </w:p>
    <w:p>
      <w:pPr>
        <w:pStyle w:val="Compact"/>
        <w:numPr>
          <w:ilvl w:val="0"/>
          <w:numId w:val="1085"/>
        </w:numPr>
      </w:pPr>
      <w:r>
        <w:rPr>
          <w:rStyle w:val="VerbatimChar"/>
        </w:rPr>
        <w:t xml:space="preserve">mem=64G</w:t>
      </w:r>
      <w:r>
        <w:t xml:space="preserve">: Request 64 GB memory per node.</w:t>
      </w:r>
    </w:p>
    <w:p>
      <w:pPr>
        <w:pStyle w:val="Compact"/>
        <w:numPr>
          <w:ilvl w:val="0"/>
          <w:numId w:val="1085"/>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5"/>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51"/>
    <w:bookmarkEnd w:id="352"/>
    <w:bookmarkStart w:id="426" w:name="working-with-ai"/>
    <w:p>
      <w:pPr>
        <w:pStyle w:val="Heading1"/>
      </w:pPr>
      <w:r>
        <w:t xml:space="preserve">16. Working with AI</w:t>
      </w:r>
    </w:p>
    <w:p>
      <w:pPr>
        <w:pStyle w:val="FirstParagraph"/>
      </w:pPr>
      <w:hyperlink r:id="rId353">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354"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086"/>
        </w:numPr>
      </w:pPr>
      <w:r>
        <w:t xml:space="preserve">Carefully review the code to ensure you understand what it does</w:t>
      </w:r>
    </w:p>
    <w:p>
      <w:pPr>
        <w:pStyle w:val="Compact"/>
        <w:numPr>
          <w:ilvl w:val="0"/>
          <w:numId w:val="1086"/>
        </w:numPr>
      </w:pPr>
      <w:r>
        <w:t xml:space="preserve">Test the code thoroughly to verify it works as expected</w:t>
      </w:r>
    </w:p>
    <w:p>
      <w:pPr>
        <w:pStyle w:val="Compact"/>
        <w:numPr>
          <w:ilvl w:val="0"/>
          <w:numId w:val="1086"/>
        </w:numPr>
      </w:pPr>
      <w:r>
        <w:t xml:space="preserve">Verify that the logic is appropriate for your specific use case</w:t>
      </w:r>
    </w:p>
    <w:p>
      <w:pPr>
        <w:pStyle w:val="Compact"/>
        <w:numPr>
          <w:ilvl w:val="0"/>
          <w:numId w:val="1086"/>
        </w:numPr>
      </w:pPr>
      <w:r>
        <w:t xml:space="preserve">Check that the code follows our lab’s coding standards and best practices</w:t>
      </w:r>
    </w:p>
    <w:p>
      <w:pPr>
        <w:pStyle w:val="Compact"/>
        <w:numPr>
          <w:ilvl w:val="0"/>
          <w:numId w:val="1086"/>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354"/>
    <w:bookmarkStart w:id="355"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087"/>
        </w:numPr>
      </w:pPr>
      <w:r>
        <w:t xml:space="preserve">In code comments, note when AI tools were used to generate or significantly modify code</w:t>
      </w:r>
    </w:p>
    <w:p>
      <w:pPr>
        <w:pStyle w:val="Compact"/>
        <w:numPr>
          <w:ilvl w:val="0"/>
          <w:numId w:val="1087"/>
        </w:numPr>
      </w:pPr>
      <w:r>
        <w:t xml:space="preserve">In commit messages, mention if AI tools assisted with the changes</w:t>
      </w:r>
    </w:p>
    <w:p>
      <w:pPr>
        <w:pStyle w:val="Compact"/>
        <w:numPr>
          <w:ilvl w:val="0"/>
          <w:numId w:val="1087"/>
        </w:numPr>
      </w:pPr>
      <w:r>
        <w:t xml:space="preserve">In manuscripts and reports, acknowledge AI tool usage in the methods or acknowledgments section</w:t>
      </w:r>
    </w:p>
    <w:p>
      <w:pPr>
        <w:pStyle w:val="Compact"/>
        <w:numPr>
          <w:ilvl w:val="0"/>
          <w:numId w:val="1087"/>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55"/>
    <w:bookmarkStart w:id="356"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088"/>
        </w:numPr>
      </w:pPr>
      <w:r>
        <w:t xml:space="preserve">Ask the AI tool to identify and properly cite sources when it borrows or adapts content</w:t>
      </w:r>
    </w:p>
    <w:p>
      <w:pPr>
        <w:pStyle w:val="Compact"/>
        <w:numPr>
          <w:ilvl w:val="0"/>
          <w:numId w:val="1088"/>
        </w:numPr>
      </w:pPr>
      <w:r>
        <w:t xml:space="preserve">Verify that any content the AI generates includes appropriate citations</w:t>
      </w:r>
    </w:p>
    <w:p>
      <w:pPr>
        <w:pStyle w:val="Compact"/>
        <w:numPr>
          <w:ilvl w:val="0"/>
          <w:numId w:val="1088"/>
        </w:numPr>
      </w:pPr>
      <w:r>
        <w:t xml:space="preserve">Add citations yourself if the AI fails to do so</w:t>
      </w:r>
    </w:p>
    <w:p>
      <w:pPr>
        <w:pStyle w:val="Compact"/>
        <w:numPr>
          <w:ilvl w:val="0"/>
          <w:numId w:val="1088"/>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356"/>
    <w:bookmarkStart w:id="425" w:name="coding-agents"/>
    <w:p>
      <w:pPr>
        <w:pStyle w:val="Heading2"/>
      </w:pPr>
      <w:r>
        <w:t xml:space="preserve">16.4 Coding Agents</w:t>
      </w:r>
    </w:p>
    <w:p>
      <w:pPr>
        <w:pStyle w:val="FirstParagraph"/>
      </w:pPr>
      <w:r>
        <w:t xml:space="preserve">We recommend working with</w:t>
      </w:r>
      <w:r>
        <w:t xml:space="preserve"> </w:t>
      </w:r>
      <w:hyperlink r:id="rId357">
        <w:r>
          <w:rPr>
            <w:rStyle w:val="Hyperlink"/>
            <w:b/>
            <w:bCs/>
          </w:rPr>
          <w:t xml:space="preserve">AI coding agents</w:t>
        </w:r>
      </w:hyperlink>
      <w:r>
        <w:t xml:space="preserve"> </w:t>
      </w:r>
      <w:r>
        <w:t xml:space="preserve">to</w:t>
      </w:r>
      <w:r>
        <w:t xml:space="preserve"> </w:t>
      </w:r>
      <w:hyperlink r:id="rId353">
        <w:r>
          <w:rPr>
            <w:rStyle w:val="Hyperlink"/>
          </w:rPr>
          <w:t xml:space="preserve">help you code</w:t>
        </w:r>
      </w:hyperlink>
      <w:r>
        <w:t xml:space="preserve">.</w:t>
      </w:r>
    </w:p>
    <w:bookmarkStart w:id="359" w:name="what-are-ai-coding-agents"/>
    <w:p>
      <w:pPr>
        <w:pStyle w:val="Heading3"/>
      </w:pPr>
      <w:r>
        <w:t xml:space="preserve">16.4.1 What are AI coding agents?</w:t>
      </w:r>
    </w:p>
    <w:p>
      <w:pPr>
        <w:pStyle w:val="FirstParagraph"/>
      </w:pPr>
      <w:r>
        <w:t xml:space="preserve">AI coding agents are</w:t>
      </w:r>
      <w:r>
        <w:t xml:space="preserve"> </w:t>
      </w:r>
      <w:hyperlink r:id="rId358">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089"/>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089"/>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089"/>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089"/>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089"/>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089"/>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090"/>
        </w:numPr>
      </w:pPr>
      <w:r>
        <w:t xml:space="preserve">Reviewing the agent’s work</w:t>
      </w:r>
    </w:p>
    <w:p>
      <w:pPr>
        <w:pStyle w:val="Compact"/>
        <w:numPr>
          <w:ilvl w:val="0"/>
          <w:numId w:val="1090"/>
        </w:numPr>
      </w:pPr>
      <w:r>
        <w:t xml:space="preserve">Ensuring the solution meets requirements</w:t>
      </w:r>
    </w:p>
    <w:p>
      <w:pPr>
        <w:pStyle w:val="Compact"/>
        <w:numPr>
          <w:ilvl w:val="0"/>
          <w:numId w:val="1090"/>
        </w:numPr>
      </w:pPr>
      <w:r>
        <w:t xml:space="preserve">Verifying code quality and security</w:t>
      </w:r>
    </w:p>
    <w:p>
      <w:pPr>
        <w:pStyle w:val="Compact"/>
        <w:numPr>
          <w:ilvl w:val="0"/>
          <w:numId w:val="1090"/>
        </w:numPr>
      </w:pPr>
      <w:r>
        <w:t xml:space="preserve">Making the final decision to merge changes</w:t>
      </w:r>
    </w:p>
    <w:bookmarkEnd w:id="359"/>
    <w:bookmarkStart w:id="369" w:name="how-to-work-with-coding-agents"/>
    <w:p>
      <w:pPr>
        <w:pStyle w:val="Heading3"/>
      </w:pPr>
      <w:r>
        <w:t xml:space="preserve">16.4.2 How to Work with Coding Agents</w:t>
      </w:r>
    </w:p>
    <w:p>
      <w:pPr>
        <w:pStyle w:val="FirstParagraph"/>
      </w:pPr>
      <w:r>
        <w:t xml:space="preserve">GitHub Copilot coding agents can be used in several ways to automate development tasks:</w:t>
      </w:r>
    </w:p>
    <w:bookmarkStart w:id="360" w:name="assigning-issues-to-copilot"/>
    <w:p>
      <w:pPr>
        <w:pStyle w:val="Heading4"/>
      </w:pPr>
      <w:r>
        <w:t xml:space="preserve">16.4.2.1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091"/>
        </w:numPr>
      </w:pPr>
      <w:r>
        <w:rPr>
          <w:b/>
          <w:bCs/>
        </w:rPr>
        <w:t xml:space="preserve">On GitHub.com</w:t>
      </w:r>
      <w:r>
        <w:t xml:space="preserve">:</w:t>
      </w:r>
      <w:r>
        <w:t xml:space="preserve"> </w:t>
      </w:r>
      <w:r>
        <w:t xml:space="preserve">Navigate to an issue and assign it to Copilot in the assignees section</w:t>
      </w:r>
    </w:p>
    <w:p>
      <w:pPr>
        <w:numPr>
          <w:ilvl w:val="0"/>
          <w:numId w:val="1091"/>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091"/>
        </w:numPr>
      </w:pPr>
      <w:r>
        <w:rPr>
          <w:b/>
          <w:bCs/>
        </w:rPr>
        <w:t xml:space="preserve">From Copilot Chat</w:t>
      </w:r>
      <w:r>
        <w:t xml:space="preserve">:</w:t>
      </w:r>
      <w:r>
        <w:t xml:space="preserve"> </w:t>
      </w:r>
      <w:r>
        <w:t xml:space="preserve">Delegate tasks to Copilot directly from the chat interface in supported editors</w:t>
      </w:r>
    </w:p>
    <w:bookmarkEnd w:id="360"/>
    <w:bookmarkStart w:id="361" w:name="the-agent-workflow"/>
    <w:p>
      <w:pPr>
        <w:pStyle w:val="Heading4"/>
      </w:pPr>
      <w:r>
        <w:t xml:space="preserve">16.4.2.2 The Agent Workflow</w:t>
      </w:r>
    </w:p>
    <w:p>
      <w:pPr>
        <w:pStyle w:val="FirstParagraph"/>
      </w:pPr>
      <w:r>
        <w:t xml:space="preserve">Once assigned an issue,</w:t>
      </w:r>
      <w:r>
        <w:t xml:space="preserve"> </w:t>
      </w:r>
      <w:r>
        <w:t xml:space="preserve">the coding agent follows an autonomous workflow:</w:t>
      </w:r>
    </w:p>
    <w:p>
      <w:pPr>
        <w:numPr>
          <w:ilvl w:val="0"/>
          <w:numId w:val="1092"/>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092"/>
        </w:numPr>
      </w:pPr>
      <w:r>
        <w:rPr>
          <w:b/>
          <w:bCs/>
        </w:rPr>
        <w:t xml:space="preserve">Planning</w:t>
      </w:r>
      <w:r>
        <w:t xml:space="preserve">:</w:t>
      </w:r>
      <w:r>
        <w:t xml:space="preserve"> </w:t>
      </w:r>
      <w:r>
        <w:t xml:space="preserve">Determines what changes are needed and creates a work plan</w:t>
      </w:r>
    </w:p>
    <w:p>
      <w:pPr>
        <w:numPr>
          <w:ilvl w:val="0"/>
          <w:numId w:val="1092"/>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092"/>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092"/>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361"/>
    <w:bookmarkStart w:id="364" w:name="example-this-document"/>
    <w:p>
      <w:pPr>
        <w:pStyle w:val="Heading4"/>
      </w:pPr>
      <w:r>
        <w:t xml:space="preserve">16.4.2.3 Example: This Document</w:t>
      </w:r>
    </w:p>
    <w:p>
      <w:pPr>
        <w:pStyle w:val="FirstParagraph"/>
      </w:pPr>
      <w:r>
        <w:t xml:space="preserve">This very section you’re reading was created through the coding agent workflow:</w:t>
      </w:r>
    </w:p>
    <w:p>
      <w:pPr>
        <w:numPr>
          <w:ilvl w:val="0"/>
          <w:numId w:val="1093"/>
        </w:numPr>
      </w:pPr>
      <w:r>
        <w:rPr>
          <w:b/>
          <w:bCs/>
        </w:rPr>
        <w:t xml:space="preserve">Issue created</w:t>
      </w:r>
      <w:r>
        <w:t xml:space="preserve">:</w:t>
      </w:r>
      <w:r>
        <w:t xml:space="preserve"> </w:t>
      </w:r>
      <w:hyperlink r:id="rId362">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093"/>
        </w:numPr>
      </w:pPr>
      <w:r>
        <w:rPr>
          <w:b/>
          <w:bCs/>
        </w:rPr>
        <w:t xml:space="preserve">Agent assigned</w:t>
      </w:r>
      <w:r>
        <w:t xml:space="preserve">: The issue was assigned to</w:t>
      </w:r>
      <w:r>
        <w:t xml:space="preserve"> </w:t>
      </w:r>
      <w:r>
        <w:rPr>
          <w:rStyle w:val="VerbatimChar"/>
        </w:rPr>
        <w:t xml:space="preserve">@copilot</w:t>
      </w:r>
    </w:p>
    <w:p>
      <w:pPr>
        <w:numPr>
          <w:ilvl w:val="0"/>
          <w:numId w:val="1093"/>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093"/>
        </w:numPr>
      </w:pPr>
      <w:r>
        <w:rPr>
          <w:b/>
          <w:bCs/>
        </w:rPr>
        <w:t xml:space="preserve">Pull request</w:t>
      </w:r>
      <w:r>
        <w:t xml:space="preserve">:</w:t>
      </w:r>
      <w:r>
        <w:t xml:space="preserve"> </w:t>
      </w:r>
      <w:hyperlink r:id="rId363">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093"/>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364"/>
    <w:bookmarkStart w:id="365" w:name="collaborating-with-coding-agents"/>
    <w:p>
      <w:pPr>
        <w:pStyle w:val="Heading4"/>
      </w:pPr>
      <w:r>
        <w:t xml:space="preserve">16.4.2.4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094"/>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094"/>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095"/>
        </w:numPr>
      </w:pPr>
      <w:r>
        <w:t xml:space="preserve">Need to be manually resolved</w:t>
      </w:r>
    </w:p>
    <w:p>
      <w:pPr>
        <w:pStyle w:val="Compact"/>
        <w:numPr>
          <w:ilvl w:val="0"/>
          <w:numId w:val="1095"/>
        </w:numPr>
      </w:pPr>
      <w:r>
        <w:t xml:space="preserve">May confuse both human and AI collaborators</w:t>
      </w:r>
    </w:p>
    <w:p>
      <w:pPr>
        <w:pStyle w:val="Compact"/>
        <w:numPr>
          <w:ilvl w:val="0"/>
          <w:numId w:val="1095"/>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365"/>
    <w:bookmarkStart w:id="366" w:name="directly-prompting-for-pull-requests"/>
    <w:p>
      <w:pPr>
        <w:pStyle w:val="Heading4"/>
      </w:pPr>
      <w:r>
        <w:t xml:space="preserve">16.4.2.5 Directly Prompting for Pull Requests</w:t>
      </w:r>
    </w:p>
    <w:p>
      <w:pPr>
        <w:pStyle w:val="FirstParagraph"/>
      </w:pPr>
      <w:r>
        <w:t xml:space="preserve">You can also prompt Copilot to create pull requests without first creating an issue:</w:t>
      </w:r>
    </w:p>
    <w:p>
      <w:pPr>
        <w:pStyle w:val="Compact"/>
        <w:numPr>
          <w:ilvl w:val="0"/>
          <w:numId w:val="1096"/>
        </w:numPr>
      </w:pPr>
      <w:r>
        <w:t xml:space="preserve">Use Copilot Chat in your editor to describe the changes you want</w:t>
      </w:r>
    </w:p>
    <w:p>
      <w:pPr>
        <w:pStyle w:val="Compact"/>
        <w:numPr>
          <w:ilvl w:val="0"/>
          <w:numId w:val="1096"/>
        </w:numPr>
      </w:pPr>
      <w:r>
        <w:t xml:space="preserve">The agent will analyze your request and create a pull request</w:t>
      </w:r>
    </w:p>
    <w:p>
      <w:pPr>
        <w:pStyle w:val="Compact"/>
        <w:numPr>
          <w:ilvl w:val="0"/>
          <w:numId w:val="1096"/>
        </w:numPr>
      </w:pPr>
      <w:r>
        <w:t xml:space="preserve">This is useful for quick fixes or well-defined tasks</w:t>
      </w:r>
    </w:p>
    <w:bookmarkEnd w:id="366"/>
    <w:bookmarkStart w:id="368" w:name="important-safeguards"/>
    <w:p>
      <w:pPr>
        <w:pStyle w:val="Heading4"/>
      </w:pPr>
      <w:r>
        <w:t xml:space="preserve">16.4.2.6 Important Safeguards</w:t>
      </w:r>
    </w:p>
    <w:p>
      <w:pPr>
        <w:pStyle w:val="Compact"/>
        <w:numPr>
          <w:ilvl w:val="0"/>
          <w:numId w:val="1097"/>
        </w:numPr>
      </w:pPr>
      <w:r>
        <w:rPr>
          <w:b/>
          <w:bCs/>
        </w:rPr>
        <w:t xml:space="preserve">Human approval required</w:t>
      </w:r>
      <w:r>
        <w:t xml:space="preserve">:</w:t>
      </w:r>
      <w:r>
        <w:t xml:space="preserve"> </w:t>
      </w:r>
      <w:r>
        <w:t xml:space="preserve">Coding agents cannot merge their own changes</w:t>
      </w:r>
    </w:p>
    <w:p>
      <w:pPr>
        <w:pStyle w:val="Compact"/>
        <w:numPr>
          <w:ilvl w:val="0"/>
          <w:numId w:val="1097"/>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097"/>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367">
        <w:r>
          <w:rPr>
            <w:rStyle w:val="Hyperlink"/>
          </w:rPr>
          <w:t xml:space="preserve">GitHub Copilot coding agent documentation</w:t>
        </w:r>
      </w:hyperlink>
      <w:r>
        <w:t xml:space="preserve">.</w:t>
      </w:r>
    </w:p>
    <w:bookmarkEnd w:id="368"/>
    <w:bookmarkEnd w:id="369"/>
    <w:bookmarkStart w:id="375" w:name="benefits-and-hazards"/>
    <w:p>
      <w:pPr>
        <w:pStyle w:val="Heading3"/>
      </w:pPr>
      <w:r>
        <w:t xml:space="preserve">16.4.3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098"/>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098"/>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098"/>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098"/>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098"/>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098"/>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099"/>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099"/>
        </w:numPr>
      </w:pPr>
      <w:r>
        <w:rPr>
          <w:b/>
          <w:bCs/>
        </w:rPr>
        <w:t xml:space="preserve">Subtle bugs</w:t>
      </w:r>
      <w:r>
        <w:t xml:space="preserve">:</w:t>
      </w:r>
      <w:r>
        <w:t xml:space="preserve"> </w:t>
      </w:r>
      <w:r>
        <w:t xml:space="preserve">AI-generated code may contain logic errors that are not immediately obvious</w:t>
      </w:r>
    </w:p>
    <w:p>
      <w:pPr>
        <w:numPr>
          <w:ilvl w:val="0"/>
          <w:numId w:val="1099"/>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099"/>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099"/>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099"/>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099"/>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374" w:name="further-readingviewing"/>
    <w:p>
      <w:pPr>
        <w:pStyle w:val="Heading4"/>
      </w:pPr>
      <w:r>
        <w:t xml:space="preserve">16.4.3.1 Further reading/viewing</w:t>
      </w:r>
    </w:p>
    <w:p>
      <w:pPr>
        <w:pStyle w:val="Compact"/>
        <w:numPr>
          <w:ilvl w:val="0"/>
          <w:numId w:val="1100"/>
        </w:numPr>
      </w:pPr>
      <w:r>
        <w:rPr>
          <w:i/>
          <w:iCs/>
        </w:rPr>
        <w:t xml:space="preserve">I Robot</w:t>
      </w:r>
      <w:r>
        <w:t xml:space="preserve"> </w:t>
      </w:r>
      <w:r>
        <w:t xml:space="preserve">(Asimov 1950)</w:t>
      </w:r>
    </w:p>
    <w:p>
      <w:pPr>
        <w:pStyle w:val="Compact"/>
        <w:numPr>
          <w:ilvl w:val="0"/>
          <w:numId w:val="1100"/>
        </w:numPr>
      </w:pPr>
      <w:r>
        <w:rPr>
          <w:i/>
          <w:iCs/>
        </w:rPr>
        <w:t xml:space="preserve">Dune</w:t>
      </w:r>
      <w:r>
        <w:t xml:space="preserve"> </w:t>
      </w:r>
      <w:r>
        <w:t xml:space="preserve">(Herbert 1965)</w:t>
      </w:r>
    </w:p>
    <w:p>
      <w:pPr>
        <w:pStyle w:val="Compact"/>
        <w:numPr>
          <w:ilvl w:val="0"/>
          <w:numId w:val="1100"/>
        </w:numPr>
      </w:pPr>
      <w:r>
        <w:t xml:space="preserve">“2001: A Space Odyssey”</w:t>
      </w:r>
      <w:r>
        <w:t xml:space="preserve"> </w:t>
      </w:r>
      <w:r>
        <w:t xml:space="preserve">(1968)</w:t>
      </w:r>
    </w:p>
    <w:p>
      <w:pPr>
        <w:pStyle w:val="Compact"/>
        <w:numPr>
          <w:ilvl w:val="0"/>
          <w:numId w:val="1100"/>
        </w:numPr>
      </w:pPr>
      <w:ins w:id="1116" w:author="PR Preview" w:date="2024-01-01T00:00:00Z">
        <w:r>
          <w:t xml:space="preserve">“Terminator 3: Rise of the Machines”</w:t>
        </w:r>
      </w:ins>
      <w:ins w:id="1116" w:author="PR Preview" w:date="2024-01-01T00:00:00Z">
        <w:r>
          <w:t xml:space="preserve"> </w:t>
        </w:r>
      </w:ins>
      <w:ins w:id="1116" w:author="PR Preview" w:date="2024-01-01T00:00:00Z">
        <w:r>
          <w:t xml:space="preserve">(2003)</w:t>
        </w:r>
      </w:ins>
    </w:p>
    <w:p>
      <w:pPr>
        <w:pStyle w:val="Compact"/>
        <w:numPr>
          <w:ilvl w:val="0"/>
          <w:numId w:val="1100"/>
        </w:numPr>
      </w:pPr>
      <w:r>
        <w:t xml:space="preserve">“The Matrix”</w:t>
      </w:r>
      <w:r>
        <w:t xml:space="preserve"> </w:t>
      </w:r>
      <w:r>
        <w:t xml:space="preserve">(1999)</w:t>
      </w:r>
    </w:p>
    <w:p>
      <w:pPr>
        <w:pStyle w:val="Compact"/>
        <w:numPr>
          <w:ilvl w:val="0"/>
          <w:numId w:val="1100"/>
        </w:numPr>
      </w:pPr>
      <w:r>
        <w:t xml:space="preserve">“Blade Runner”</w:t>
      </w:r>
      <w:r>
        <w:t xml:space="preserve"> </w:t>
      </w:r>
      <w:r>
        <w:t xml:space="preserve">(1982)</w:t>
      </w:r>
    </w:p>
    <w:p>
      <w:pPr>
        <w:pStyle w:val="Compact"/>
        <w:numPr>
          <w:ilvl w:val="0"/>
          <w:numId w:val="1100"/>
        </w:numPr>
      </w:pPr>
      <w:r>
        <w:t xml:space="preserve">“WarGames”</w:t>
      </w:r>
      <w:r>
        <w:t xml:space="preserve"> </w:t>
      </w:r>
      <w:r>
        <w:t xml:space="preserve">(1983)</w:t>
      </w:r>
    </w:p>
    <w:p>
      <w:pPr>
        <w:pStyle w:val="Compact"/>
        <w:numPr>
          <w:ilvl w:val="0"/>
          <w:numId w:val="1100"/>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00"/>
        </w:numPr>
      </w:pPr>
      <w:r>
        <w:rPr>
          <w:i/>
          <w:iCs/>
        </w:rPr>
        <w:t xml:space="preserve">Ender’s Game</w:t>
      </w:r>
      <w:r>
        <w:t xml:space="preserve"> </w:t>
      </w:r>
      <w:r>
        <w:t xml:space="preserve">(Card 1985)</w:t>
      </w:r>
    </w:p>
    <w:p>
      <w:pPr>
        <w:pStyle w:val="Compact"/>
        <w:numPr>
          <w:ilvl w:val="0"/>
          <w:numId w:val="1100"/>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371" name="Picture"/>
            <a:graphic>
              <a:graphicData uri="http://schemas.openxmlformats.org/drawingml/2006/picture">
                <pic:pic>
                  <pic:nvPicPr>
                    <pic:cNvPr descr="assets/images/matrix-agents.png" id="372" name="Picture"/>
                    <pic:cNvPicPr>
                      <a:picLocks noChangeArrowheads="1" noChangeAspect="1"/>
                    </pic:cNvPicPr>
                  </pic:nvPicPr>
                  <pic:blipFill>
                    <a:blip r:embed="rId370"/>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373">
        <w:r>
          <w:rPr>
            <w:rStyle w:val="Hyperlink"/>
          </w:rPr>
          <w:t xml:space="preserve">Agents</w:t>
        </w:r>
      </w:hyperlink>
    </w:p>
    <w:bookmarkEnd w:id="374"/>
    <w:bookmarkEnd w:id="375"/>
    <w:bookmarkStart w:id="379" w:name="X4df097a63b2e25878cfbc7228b7eb578be2e8c9"/>
    <w:p>
      <w:pPr>
        <w:pStyle w:val="Heading3"/>
      </w:pPr>
      <w:r>
        <w:t xml:space="preserve">16.4.4 Best Practices for Safe and Successful Use</w:t>
      </w:r>
    </w:p>
    <w:p>
      <w:pPr>
        <w:pStyle w:val="FirstParagraph"/>
      </w:pPr>
      <w:r>
        <w:t xml:space="preserve">To work with coding agents safely and successfully:</w:t>
      </w:r>
    </w:p>
    <w:p>
      <w:pPr>
        <w:numPr>
          <w:ilvl w:val="0"/>
          <w:numId w:val="1101"/>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01"/>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01"/>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01"/>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01"/>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01"/>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01"/>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01"/>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77" name="Picture"/>
                  <a:graphic>
                    <a:graphicData uri="http://schemas.openxmlformats.org/drawingml/2006/picture">
                      <pic:pic>
                        <pic:nvPicPr>
                          <pic:cNvPr descr="/opt/quarto/share/formats/docx/warning.png" id="378" name="Picture"/>
                          <pic:cNvPicPr>
                            <a:picLocks noChangeArrowheads="1" noChangeAspect="1"/>
                          </pic:cNvPicPr>
                        </pic:nvPicPr>
                        <pic:blipFill>
                          <a:blip r:embed="rId3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02"/>
              </w:numPr>
            </w:pPr>
            <w:r>
              <w:t xml:space="preserve">Access secrets and credentials</w:t>
            </w:r>
          </w:p>
          <w:p>
            <w:pPr>
              <w:pStyle w:val="Compact"/>
              <w:numPr>
                <w:ilvl w:val="0"/>
                <w:numId w:val="1102"/>
              </w:numPr>
            </w:pPr>
            <w:r>
              <w:t xml:space="preserve">Deploy code to production</w:t>
            </w:r>
          </w:p>
          <w:p>
            <w:pPr>
              <w:pStyle w:val="Compact"/>
              <w:numPr>
                <w:ilvl w:val="0"/>
                <w:numId w:val="1102"/>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379"/>
    <w:bookmarkStart w:id="384" w:name="firewall-and-network-configuration"/>
    <w:p>
      <w:pPr>
        <w:pStyle w:val="Heading3"/>
      </w:pPr>
      <w:r>
        <w:t xml:space="preserve">16.4.5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381" w:name="built-in-agent-firewall"/>
    <w:p>
      <w:pPr>
        <w:pStyle w:val="Heading4"/>
      </w:pPr>
      <w:r>
        <w:t xml:space="preserve">16.4.5.1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03"/>
        </w:numPr>
      </w:pPr>
      <w:r>
        <w:t xml:space="preserve">Data exfiltration</w:t>
      </w:r>
    </w:p>
    <w:p>
      <w:pPr>
        <w:pStyle w:val="Compact"/>
        <w:numPr>
          <w:ilvl w:val="0"/>
          <w:numId w:val="1103"/>
        </w:numPr>
      </w:pPr>
      <w:r>
        <w:t xml:space="preserve">Accidental leaks of sensitive information</w:t>
      </w:r>
    </w:p>
    <w:p>
      <w:pPr>
        <w:pStyle w:val="Compact"/>
        <w:numPr>
          <w:ilvl w:val="0"/>
          <w:numId w:val="1103"/>
        </w:numPr>
      </w:pPr>
      <w:r>
        <w:t xml:space="preserve">Execution of malicious instructions</w:t>
      </w:r>
    </w:p>
    <w:p>
      <w:pPr>
        <w:pStyle w:val="FirstParagraph"/>
      </w:pPr>
      <w:r>
        <w:t xml:space="preserve">By default, the agent’s firewall allows access to:</w:t>
      </w:r>
    </w:p>
    <w:p>
      <w:pPr>
        <w:pStyle w:val="Compact"/>
        <w:numPr>
          <w:ilvl w:val="0"/>
          <w:numId w:val="1104"/>
        </w:numPr>
      </w:pPr>
      <w:r>
        <w:t xml:space="preserve">Common OS package repositories (Debian, Ubuntu, Red Hat, etc.)</w:t>
      </w:r>
    </w:p>
    <w:p>
      <w:pPr>
        <w:pStyle w:val="Compact"/>
        <w:numPr>
          <w:ilvl w:val="0"/>
          <w:numId w:val="1104"/>
        </w:numPr>
      </w:pPr>
      <w:r>
        <w:t xml:space="preserve">Popular container registries (Docker Hub, Azure Container Registry, AWS ECR, etc.)</w:t>
      </w:r>
    </w:p>
    <w:p>
      <w:pPr>
        <w:pStyle w:val="Compact"/>
        <w:numPr>
          <w:ilvl w:val="0"/>
          <w:numId w:val="1104"/>
        </w:numPr>
      </w:pPr>
      <w:r>
        <w:t xml:space="preserve">Language-specific package registries (npm, PyPI, Maven, RubyGems, etc.)</w:t>
      </w:r>
    </w:p>
    <w:p>
      <w:pPr>
        <w:pStyle w:val="Compact"/>
        <w:numPr>
          <w:ilvl w:val="0"/>
          <w:numId w:val="1104"/>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380">
        <w:r>
          <w:rPr>
            <w:rStyle w:val="Hyperlink"/>
          </w:rPr>
          <w:t xml:space="preserve">Copilot allowlist reference</w:t>
        </w:r>
      </w:hyperlink>
      <w:r>
        <w:t xml:space="preserve">.</w:t>
      </w:r>
    </w:p>
    <w:bookmarkEnd w:id="381"/>
    <w:bookmarkStart w:id="383" w:name="customizing-agent-firewall-settings"/>
    <w:p>
      <w:pPr>
        <w:pStyle w:val="Heading4"/>
      </w:pPr>
      <w:r>
        <w:t xml:space="preserve">16.4.5.2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05"/>
        </w:numPr>
      </w:pPr>
      <w:r>
        <w:t xml:space="preserve">Add custom hosts to the allowlist (for internal dependencies or additional registries)</w:t>
      </w:r>
    </w:p>
    <w:p>
      <w:pPr>
        <w:pStyle w:val="Compact"/>
        <w:numPr>
          <w:ilvl w:val="0"/>
          <w:numId w:val="1105"/>
        </w:numPr>
      </w:pPr>
      <w:r>
        <w:t xml:space="preserve">Opt out of the default recommended allowlist for stricter security</w:t>
      </w:r>
    </w:p>
    <w:p>
      <w:pPr>
        <w:pStyle w:val="Compact"/>
        <w:numPr>
          <w:ilvl w:val="0"/>
          <w:numId w:val="1105"/>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382">
        <w:r>
          <w:rPr>
            <w:rStyle w:val="Hyperlink"/>
          </w:rPr>
          <w:t xml:space="preserve">Customizing or disabling the firewall for GitHub Copilot coding agent</w:t>
        </w:r>
      </w:hyperlink>
      <w:r>
        <w:t xml:space="preserve">.</w:t>
      </w:r>
    </w:p>
    <w:bookmarkEnd w:id="383"/>
    <w:bookmarkEnd w:id="384"/>
    <w:bookmarkStart w:id="388" w:name="when-to-use-a-coding-agent"/>
    <w:p>
      <w:pPr>
        <w:pStyle w:val="Heading3"/>
      </w:pPr>
      <w:r>
        <w:t xml:space="preserve">16.4.6 When to use a coding agent</w:t>
      </w:r>
    </w:p>
    <w:p>
      <w:pPr>
        <w:pStyle w:val="FirstParagraph"/>
      </w:pPr>
      <w:r>
        <w:t xml:space="preserve">Coding agent sessions are currently</w:t>
      </w:r>
      <w:r>
        <w:rPr>
          <w:rStyle w:val="FootnoteReference"/>
        </w:rPr>
        <w:footnoteReference w:id="385"/>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386">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387">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388"/>
    <w:bookmarkStart w:id="389" w:name="editing-with-.docx-files"/>
    <w:p>
      <w:pPr>
        <w:pStyle w:val="Heading3"/>
      </w:pPr>
      <w:r>
        <w:t xml:space="preserve">16.4.7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06"/>
        </w:numPr>
      </w:pPr>
      <w:r>
        <w:t xml:space="preserve">Lab members can export Quarto content to Word format for review</w:t>
      </w:r>
    </w:p>
    <w:p>
      <w:pPr>
        <w:pStyle w:val="Compact"/>
        <w:numPr>
          <w:ilvl w:val="0"/>
          <w:numId w:val="1106"/>
        </w:numPr>
      </w:pPr>
      <w:r>
        <w:t xml:space="preserve">Reviewers can make edits, add tracked changes, and insert comments in Word</w:t>
      </w:r>
    </w:p>
    <w:p>
      <w:pPr>
        <w:pStyle w:val="Compact"/>
        <w:numPr>
          <w:ilvl w:val="0"/>
          <w:numId w:val="1106"/>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07"/>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07"/>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07"/>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389"/>
    <w:bookmarkStart w:id="424" w:name="copilot-instructions-for-this-repository"/>
    <w:p>
      <w:pPr>
        <w:pStyle w:val="Heading3"/>
      </w:pPr>
      <w:r>
        <w:t xml:space="preserve">16.4.8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08"/>
        </w:numPr>
      </w:pPr>
      <w:r>
        <w:t xml:space="preserve">Markdown and Quarto formatting rules (e.g., blank lines before lists, line breaks in prose)</w:t>
      </w:r>
    </w:p>
    <w:p>
      <w:pPr>
        <w:pStyle w:val="Compact"/>
        <w:numPr>
          <w:ilvl w:val="0"/>
          <w:numId w:val="1108"/>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08"/>
        </w:numPr>
      </w:pPr>
      <w:r>
        <w:t xml:space="preserve">File organization patterns (e.g., using Quarto includes for modular content)</w:t>
      </w:r>
    </w:p>
    <w:p>
      <w:pPr>
        <w:pStyle w:val="Compact"/>
        <w:numPr>
          <w:ilvl w:val="0"/>
          <w:numId w:val="1108"/>
        </w:numPr>
      </w:pPr>
      <w:r>
        <w:t xml:space="preserve">How to work with DOCX files for hybrid editing workflows</w:t>
      </w:r>
    </w:p>
    <w:p>
      <w:pPr>
        <w:pStyle w:val="Compact"/>
        <w:numPr>
          <w:ilvl w:val="0"/>
          <w:numId w:val="1108"/>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Unfortunately, we can’t render the</w:t>
      </w:r>
      <w:r>
        <w:t xml:space="preserve"> </w:t>
      </w:r>
      <w:r>
        <w:rPr>
          <w:rStyle w:val="VerbatimChar"/>
        </w:rPr>
        <w:t xml:space="preserve">copilot-instructions.md</w:t>
      </w:r>
      <w:r>
        <w:t xml:space="preserve"> </w:t>
      </w:r>
      <w:r>
        <w:t xml:space="preserve">file</w:t>
      </w:r>
      <w:r>
        <w:t xml:space="preserve"> </w:t>
      </w:r>
      <w:r>
        <w:t xml:space="preserve">as part of this lab manual,</w:t>
      </w:r>
      <w:r>
        <w:t xml:space="preserve"> </w:t>
      </w:r>
      <w:r>
        <w:t xml:space="preserve">because it includes dummy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0" name="Picture"/>
                  <a:graphic>
                    <a:graphicData uri="http://schemas.openxmlformats.org/drawingml/2006/picture">
                      <pic:pic>
                        <pic:nvPicPr>
                          <pic:cNvPr descr="/opt/quarto/share/formats/docx/note.png" id="391"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 copilot-instructions.md</w:t>
            </w:r>
          </w:p>
        </w:tc>
      </w:tr>
      <w:tr>
        <w:trPr>
          <w:cantSplit/>
        </w:trPr>
        <w:tc>
          <w:tcPr>
            <w:tcMar>
              <w:top w:w="108" w:type="dxa"/>
              <w:bottom w:w="108" w:type="dxa"/>
            </w:tcMar>
          </w:tcPr>
          <w:p>
            <w:r>
              <w:br w:type="page"/>
            </w:r>
          </w:p>
          <w:bookmarkStart w:id="423" w:name="X2a0a2bea1b2d0c4fea50c3597cf9bbff5fb826e"/>
          <w:p>
            <w:pPr>
              <w:pStyle w:val="Heading1"/>
            </w:pPr>
            <w:r>
              <w:t xml:space="preserve">17. Copilot Instructions for UCD-SeRG Lab Manual</w:t>
            </w:r>
          </w:p>
          <w:p>
            <w:pPr>
              <w:pStyle w:val="FirstParagraph"/>
            </w:pPr>
            <w:r>
              <w:t xml:space="preserve">This file contains guidelines for GitHub Copilot and other AI assistants when working with the lab manual.</w:t>
            </w:r>
          </w:p>
          <w:bookmarkStart w:id="409" w:name="markdown-and-quarto-formatting-1"/>
          <w:p>
            <w:pPr>
              <w:pStyle w:val="Heading2"/>
            </w:pPr>
            <w:r>
              <w:t xml:space="preserve">17.1 Markdown and Quarto Formatting</w:t>
            </w:r>
          </w:p>
          <w:bookmarkStart w:id="403" w:name="talking-about-code"/>
          <w:p>
            <w:pPr>
              <w:pStyle w:val="Heading3"/>
            </w:pPr>
            <w:r>
              <w:t xml:space="preserve">17.1.1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p>
          <w:p>
            <w:pPr>
              <w:pStyle w:val="BodyText"/>
            </w:pPr>
            <w:r>
              <w:t xml:space="preserve">When talking about packages in prose,</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p>
          <w:p>
            <w:pPr>
              <w:pStyle w:val="BodyText"/>
            </w:pPr>
            <w:r>
              <w:t xml:space="preserve">Common package URLs:</w:t>
            </w:r>
          </w:p>
          <w:p>
            <w:pPr>
              <w:pStyle w:val="Compact"/>
              <w:numPr>
                <w:ilvl w:val="0"/>
                <w:numId w:val="1109"/>
              </w:numPr>
            </w:pPr>
            <w:hyperlink r:id="rId192">
              <w:r>
                <w:rPr>
                  <w:rStyle w:val="VerbatimChar"/>
                </w:rPr>
                <w:t xml:space="preserve">{dplyr}</w:t>
              </w:r>
            </w:hyperlink>
          </w:p>
          <w:p>
            <w:pPr>
              <w:pStyle w:val="Compact"/>
              <w:numPr>
                <w:ilvl w:val="0"/>
                <w:numId w:val="1109"/>
              </w:numPr>
            </w:pPr>
            <w:hyperlink r:id="rId392">
              <w:r>
                <w:rPr>
                  <w:rStyle w:val="VerbatimChar"/>
                </w:rPr>
                <w:t xml:space="preserve">{ggplot2}</w:t>
              </w:r>
            </w:hyperlink>
          </w:p>
          <w:p>
            <w:pPr>
              <w:pStyle w:val="Compact"/>
              <w:numPr>
                <w:ilvl w:val="0"/>
                <w:numId w:val="1109"/>
              </w:numPr>
            </w:pPr>
            <w:hyperlink r:id="rId393">
              <w:r>
                <w:rPr>
                  <w:rStyle w:val="VerbatimChar"/>
                </w:rPr>
                <w:t xml:space="preserve">{tidyr}</w:t>
              </w:r>
            </w:hyperlink>
          </w:p>
          <w:p>
            <w:pPr>
              <w:pStyle w:val="Compact"/>
              <w:numPr>
                <w:ilvl w:val="0"/>
                <w:numId w:val="1109"/>
              </w:numPr>
            </w:pPr>
            <w:hyperlink r:id="rId394">
              <w:r>
                <w:rPr>
                  <w:rStyle w:val="VerbatimChar"/>
                </w:rPr>
                <w:t xml:space="preserve">{readr}</w:t>
              </w:r>
            </w:hyperlink>
          </w:p>
          <w:p>
            <w:pPr>
              <w:pStyle w:val="Compact"/>
              <w:numPr>
                <w:ilvl w:val="0"/>
                <w:numId w:val="1109"/>
              </w:numPr>
            </w:pPr>
            <w:hyperlink r:id="rId395">
              <w:r>
                <w:rPr>
                  <w:rStyle w:val="VerbatimChar"/>
                </w:rPr>
                <w:t xml:space="preserve">{purrr}</w:t>
              </w:r>
            </w:hyperlink>
          </w:p>
          <w:p>
            <w:pPr>
              <w:pStyle w:val="Compact"/>
              <w:numPr>
                <w:ilvl w:val="0"/>
                <w:numId w:val="1109"/>
              </w:numPr>
            </w:pPr>
            <w:hyperlink r:id="rId396">
              <w:r>
                <w:rPr>
                  <w:rStyle w:val="VerbatimChar"/>
                </w:rPr>
                <w:t xml:space="preserve">{tibble}</w:t>
              </w:r>
            </w:hyperlink>
          </w:p>
          <w:p>
            <w:pPr>
              <w:pStyle w:val="Compact"/>
              <w:numPr>
                <w:ilvl w:val="0"/>
                <w:numId w:val="1109"/>
              </w:numPr>
            </w:pPr>
            <w:hyperlink r:id="rId397">
              <w:r>
                <w:rPr>
                  <w:rStyle w:val="VerbatimChar"/>
                </w:rPr>
                <w:t xml:space="preserve">{stringr}</w:t>
              </w:r>
            </w:hyperlink>
          </w:p>
          <w:p>
            <w:pPr>
              <w:pStyle w:val="Compact"/>
              <w:numPr>
                <w:ilvl w:val="0"/>
                <w:numId w:val="1109"/>
              </w:numPr>
            </w:pPr>
            <w:hyperlink r:id="rId398">
              <w:r>
                <w:rPr>
                  <w:rStyle w:val="VerbatimChar"/>
                </w:rPr>
                <w:t xml:space="preserve">{forcats}</w:t>
              </w:r>
            </w:hyperlink>
          </w:p>
          <w:p>
            <w:pPr>
              <w:pStyle w:val="Compact"/>
              <w:numPr>
                <w:ilvl w:val="0"/>
                <w:numId w:val="1109"/>
              </w:numPr>
            </w:pPr>
            <w:hyperlink r:id="rId206">
              <w:r>
                <w:rPr>
                  <w:rStyle w:val="VerbatimChar"/>
                </w:rPr>
                <w:t xml:space="preserve">{styler}</w:t>
              </w:r>
            </w:hyperlink>
          </w:p>
          <w:p>
            <w:pPr>
              <w:pStyle w:val="Compact"/>
              <w:numPr>
                <w:ilvl w:val="0"/>
                <w:numId w:val="1109"/>
              </w:numPr>
            </w:pPr>
            <w:hyperlink r:id="rId218">
              <w:r>
                <w:rPr>
                  <w:rStyle w:val="VerbatimChar"/>
                </w:rPr>
                <w:t xml:space="preserve">{lintr}</w:t>
              </w:r>
            </w:hyperlink>
          </w:p>
          <w:p>
            <w:pPr>
              <w:pStyle w:val="Compact"/>
              <w:numPr>
                <w:ilvl w:val="0"/>
                <w:numId w:val="1109"/>
              </w:numPr>
            </w:pPr>
            <w:hyperlink r:id="rId110">
              <w:r>
                <w:rPr>
                  <w:rStyle w:val="VerbatimChar"/>
                </w:rPr>
                <w:t xml:space="preserve">{roxygen2}</w:t>
              </w:r>
            </w:hyperlink>
          </w:p>
          <w:p>
            <w:pPr>
              <w:pStyle w:val="Compact"/>
              <w:numPr>
                <w:ilvl w:val="0"/>
                <w:numId w:val="1109"/>
              </w:numPr>
            </w:pPr>
            <w:hyperlink r:id="rId177">
              <w:r>
                <w:rPr>
                  <w:rStyle w:val="VerbatimChar"/>
                </w:rPr>
                <w:t xml:space="preserve">{testthat}</w:t>
              </w:r>
            </w:hyperlink>
          </w:p>
          <w:p>
            <w:pPr>
              <w:pStyle w:val="Compact"/>
              <w:numPr>
                <w:ilvl w:val="0"/>
                <w:numId w:val="1109"/>
              </w:numPr>
            </w:pPr>
            <w:hyperlink r:id="rId174">
              <w:r>
                <w:rPr>
                  <w:rStyle w:val="VerbatimChar"/>
                </w:rPr>
                <w:t xml:space="preserve">{usethis}</w:t>
              </w:r>
            </w:hyperlink>
          </w:p>
          <w:p>
            <w:pPr>
              <w:pStyle w:val="Compact"/>
              <w:numPr>
                <w:ilvl w:val="0"/>
                <w:numId w:val="1109"/>
              </w:numPr>
            </w:pPr>
            <w:hyperlink r:id="rId175">
              <w:r>
                <w:rPr>
                  <w:rStyle w:val="VerbatimChar"/>
                </w:rPr>
                <w:t xml:space="preserve">{devtools}</w:t>
              </w:r>
            </w:hyperlink>
          </w:p>
          <w:p>
            <w:pPr>
              <w:pStyle w:val="Compact"/>
              <w:numPr>
                <w:ilvl w:val="0"/>
                <w:numId w:val="1109"/>
              </w:numPr>
            </w:pPr>
            <w:hyperlink r:id="rId399">
              <w:r>
                <w:rPr>
                  <w:rStyle w:val="VerbatimChar"/>
                </w:rPr>
                <w:t xml:space="preserve">{renv}</w:t>
              </w:r>
            </w:hyperlink>
          </w:p>
          <w:p>
            <w:pPr>
              <w:pStyle w:val="Compact"/>
              <w:numPr>
                <w:ilvl w:val="0"/>
                <w:numId w:val="1109"/>
              </w:numPr>
            </w:pPr>
            <w:hyperlink r:id="rId400">
              <w:r>
                <w:rPr>
                  <w:rStyle w:val="VerbatimChar"/>
                </w:rPr>
                <w:t xml:space="preserve">{targets}</w:t>
              </w:r>
            </w:hyperlink>
          </w:p>
          <w:p>
            <w:pPr>
              <w:pStyle w:val="Compact"/>
              <w:numPr>
                <w:ilvl w:val="0"/>
                <w:numId w:val="1109"/>
              </w:numPr>
            </w:pPr>
            <w:hyperlink r:id="rId401">
              <w:r>
                <w:rPr>
                  <w:rStyle w:val="VerbatimChar"/>
                </w:rPr>
                <w:t xml:space="preserve">{data.table}</w:t>
              </w:r>
            </w:hyperlink>
          </w:p>
          <w:p>
            <w:pPr>
              <w:pStyle w:val="Compact"/>
              <w:numPr>
                <w:ilvl w:val="0"/>
                <w:numId w:val="1109"/>
              </w:numPr>
            </w:pPr>
            <w:hyperlink r:id="rId402">
              <w:r>
                <w:rPr>
                  <w:rStyle w:val="VerbatimChar"/>
                </w:rPr>
                <w:t xml:space="preserve">{assertthat}</w:t>
              </w:r>
            </w:hyperlink>
          </w:p>
          <w:bookmarkEnd w:id="403"/>
          <w:bookmarkStart w:id="404" w:name="blank-lines-before-lists"/>
          <w:p>
            <w:pPr>
              <w:pStyle w:val="Heading3"/>
            </w:pPr>
            <w:r>
              <w:t xml:space="preserve">17.1.2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10"/>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10"/>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10"/>
              </w:numPr>
            </w:pPr>
            <w:r>
              <w:t xml:space="preserve">Lists in all .qmd files throughout the repository</w:t>
            </w:r>
          </w:p>
          <w:bookmarkEnd w:id="404"/>
          <w:bookmarkStart w:id="405" w:name="line-breaks-in-plain-text"/>
          <w:p>
            <w:pPr>
              <w:pStyle w:val="Heading3"/>
            </w:pPr>
            <w:r>
              <w:t xml:space="preserve">17.1.3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11"/>
              </w:numPr>
            </w:pPr>
            <w:r>
              <w:t xml:space="preserve">Improves readability of source .qmd files</w:t>
            </w:r>
          </w:p>
          <w:p>
            <w:pPr>
              <w:pStyle w:val="Compact"/>
              <w:numPr>
                <w:ilvl w:val="0"/>
                <w:numId w:val="1111"/>
              </w:numPr>
            </w:pPr>
            <w:r>
              <w:t xml:space="preserve">Makes git diffs clearer and easier to review</w:t>
            </w:r>
          </w:p>
          <w:p>
            <w:pPr>
              <w:pStyle w:val="Compact"/>
              <w:numPr>
                <w:ilvl w:val="0"/>
                <w:numId w:val="1111"/>
              </w:numPr>
            </w:pPr>
            <w:r>
              <w:t xml:space="preserve">Helps identify specific changes in version control</w:t>
            </w:r>
          </w:p>
          <w:p>
            <w:pPr>
              <w:pStyle w:val="Compact"/>
              <w:numPr>
                <w:ilvl w:val="0"/>
                <w:numId w:val="1111"/>
              </w:numPr>
            </w:pPr>
            <w:r>
              <w:t xml:space="preserve">Prevents horizontal scrolling when editing</w:t>
            </w:r>
          </w:p>
          <w:p>
            <w:pPr>
              <w:pStyle w:val="Compact"/>
              <w:numPr>
                <w:ilvl w:val="0"/>
                <w:numId w:val="1111"/>
              </w:numPr>
            </w:pPr>
            <w:r>
              <w:t xml:space="preserve">Follows semantic line breaks best practice</w:t>
            </w:r>
          </w:p>
          <w:p>
            <w:pPr>
              <w:pStyle w:val="FirstParagraph"/>
            </w:pPr>
            <w:r>
              <w:rPr>
                <w:b/>
                <w:bCs/>
              </w:rPr>
              <w:t xml:space="preserve">Guidelines:</w:t>
            </w:r>
          </w:p>
          <w:p>
            <w:pPr>
              <w:pStyle w:val="Compact"/>
              <w:numPr>
                <w:ilvl w:val="0"/>
                <w:numId w:val="1112"/>
              </w:numPr>
            </w:pPr>
            <w:r>
              <w:t xml:space="preserve">Break after complete sentences (at periods)</w:t>
            </w:r>
          </w:p>
          <w:p>
            <w:pPr>
              <w:pStyle w:val="Compact"/>
              <w:numPr>
                <w:ilvl w:val="0"/>
                <w:numId w:val="1112"/>
              </w:numPr>
            </w:pPr>
            <w:r>
              <w:t xml:space="preserve">Break after long phrases or clauses (at commas or conjunctions)</w:t>
            </w:r>
          </w:p>
          <w:p>
            <w:pPr>
              <w:pStyle w:val="Compact"/>
              <w:numPr>
                <w:ilvl w:val="0"/>
                <w:numId w:val="1112"/>
              </w:numPr>
            </w:pPr>
            <w:r>
              <w:t xml:space="preserve">Break after approximately 60-80 characters when appropriate</w:t>
            </w:r>
          </w:p>
          <w:p>
            <w:pPr>
              <w:pStyle w:val="Compact"/>
              <w:numPr>
                <w:ilvl w:val="0"/>
                <w:numId w:val="1112"/>
              </w:numPr>
            </w:pPr>
            <w:r>
              <w:t xml:space="preserve">Keep related short phrases together on one line</w:t>
            </w:r>
          </w:p>
          <w:p>
            <w:pPr>
              <w:pStyle w:val="Compact"/>
              <w:numPr>
                <w:ilvl w:val="0"/>
                <w:numId w:val="1112"/>
              </w:numPr>
            </w:pPr>
            <w:r>
              <w:t xml:space="preserve">Don’t break in the middle of inline code, links, or formatting</w:t>
            </w:r>
          </w:p>
          <w:bookmarkEnd w:id="405"/>
          <w:bookmarkStart w:id="406" w:name="why-this-matters"/>
          <w:p>
            <w:pPr>
              <w:pStyle w:val="Heading3"/>
            </w:pPr>
            <w:r>
              <w:t xml:space="preserve">17.1.4 Why This Matters</w:t>
            </w:r>
          </w:p>
          <w:p>
            <w:pPr>
              <w:pStyle w:val="Compact"/>
              <w:numPr>
                <w:ilvl w:val="0"/>
                <w:numId w:val="1113"/>
              </w:numPr>
            </w:pPr>
            <w:r>
              <w:t xml:space="preserve">Ensures consistent markdown rendering across different platforms</w:t>
            </w:r>
          </w:p>
          <w:p>
            <w:pPr>
              <w:pStyle w:val="Compact"/>
              <w:numPr>
                <w:ilvl w:val="0"/>
                <w:numId w:val="1113"/>
              </w:numPr>
            </w:pPr>
            <w:r>
              <w:t xml:space="preserve">Improves readability in both source and rendered forms</w:t>
            </w:r>
          </w:p>
          <w:p>
            <w:pPr>
              <w:pStyle w:val="Compact"/>
              <w:numPr>
                <w:ilvl w:val="0"/>
                <w:numId w:val="1113"/>
              </w:numPr>
            </w:pPr>
            <w:r>
              <w:t xml:space="preserve">Prevents rendering issues in Quarto books</w:t>
            </w:r>
          </w:p>
          <w:p>
            <w:pPr>
              <w:pStyle w:val="Compact"/>
              <w:numPr>
                <w:ilvl w:val="0"/>
                <w:numId w:val="1113"/>
              </w:numPr>
            </w:pPr>
            <w:r>
              <w:t xml:space="preserve">Follows markdown best practices</w:t>
            </w:r>
          </w:p>
          <w:bookmarkEnd w:id="406"/>
          <w:bookmarkStart w:id="408" w:name="cross-references-for-figures-and-tables"/>
          <w:p>
            <w:pPr>
              <w:pStyle w:val="Heading3"/>
            </w:pPr>
            <w:r>
              <w:t xml:space="preserve">17.1.5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407">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1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1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1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1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14"/>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14"/>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14"/>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14"/>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14"/>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14"/>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1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1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1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1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16"/>
              </w:numPr>
            </w:pPr>
            <w:r>
              <w:t xml:space="preserve">Automatic numbering of figures, tables, and equations</w:t>
            </w:r>
          </w:p>
          <w:p>
            <w:pPr>
              <w:pStyle w:val="Compact"/>
              <w:numPr>
                <w:ilvl w:val="0"/>
                <w:numId w:val="1116"/>
              </w:numPr>
            </w:pPr>
            <w:r>
              <w:t xml:space="preserve">Automatic updates when content is reordered</w:t>
            </w:r>
          </w:p>
          <w:p>
            <w:pPr>
              <w:pStyle w:val="Compact"/>
              <w:numPr>
                <w:ilvl w:val="0"/>
                <w:numId w:val="1116"/>
              </w:numPr>
            </w:pPr>
            <w:r>
              <w:t xml:space="preserve">Clickable cross-references in HTML and PDF output</w:t>
            </w:r>
          </w:p>
          <w:p>
            <w:pPr>
              <w:pStyle w:val="Compact"/>
              <w:numPr>
                <w:ilvl w:val="0"/>
                <w:numId w:val="1116"/>
              </w:numPr>
            </w:pPr>
            <w:r>
              <w:t xml:space="preserve">Consistent formatting across all output formats</w:t>
            </w:r>
          </w:p>
          <w:p>
            <w:pPr>
              <w:pStyle w:val="Compact"/>
              <w:numPr>
                <w:ilvl w:val="0"/>
                <w:numId w:val="1116"/>
              </w:numPr>
            </w:pPr>
            <w:r>
              <w:t xml:space="preserve">Better accessibility for screen readers</w:t>
            </w:r>
          </w:p>
          <w:bookmarkEnd w:id="408"/>
          <w:bookmarkEnd w:id="409"/>
          <w:bookmarkStart w:id="410" w:name="r-code-style"/>
          <w:p>
            <w:pPr>
              <w:pStyle w:val="Heading2"/>
            </w:pPr>
            <w:r>
              <w:t xml:space="preserve">17.2 R Code Style</w:t>
            </w:r>
          </w:p>
          <w:p>
            <w:pPr>
              <w:pStyle w:val="Compact"/>
              <w:numPr>
                <w:ilvl w:val="0"/>
                <w:numId w:val="1117"/>
              </w:numPr>
            </w:pPr>
            <w:r>
              <w:t xml:space="preserve">Follow the tidyverse style guide: https://style.tidyverse.org</w:t>
            </w:r>
          </w:p>
          <w:p>
            <w:pPr>
              <w:pStyle w:val="Compact"/>
              <w:numPr>
                <w:ilvl w:val="0"/>
                <w:numId w:val="1117"/>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7"/>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17"/>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17"/>
              </w:numPr>
            </w:pPr>
            <w:r>
              <w:t xml:space="preserve">All R projects should use R package structure</w:t>
            </w:r>
          </w:p>
          <w:bookmarkEnd w:id="410"/>
          <w:bookmarkStart w:id="420" w:name="file-organization"/>
          <w:p>
            <w:pPr>
              <w:pStyle w:val="Heading2"/>
            </w:pPr>
            <w:r>
              <w:t xml:space="preserve">17.3 File Organization</w:t>
            </w:r>
          </w:p>
          <w:bookmarkStart w:id="419" w:name="Xdf52e4adf7289fe2a1248ec509e40d9e4ca6068"/>
          <w:p>
            <w:pPr>
              <w:pStyle w:val="Heading3"/>
            </w:pPr>
            <w:r>
              <w:t xml:space="preserve">17.3.1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11" w:name="why-use-includes"/>
          <w:p>
            <w:pPr>
              <w:pStyle w:val="Heading4"/>
            </w:pPr>
            <w:r>
              <w:t xml:space="preserve">17.3.1.1 Why Use Includes?</w:t>
            </w:r>
          </w:p>
          <w:p>
            <w:pPr>
              <w:numPr>
                <w:ilvl w:val="0"/>
                <w:numId w:val="1118"/>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18"/>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18"/>
              </w:numPr>
            </w:pPr>
            <w:r>
              <w:rPr>
                <w:b/>
                <w:bCs/>
              </w:rPr>
              <w:t xml:space="preserve">Modular Maintenance</w:t>
            </w:r>
            <w:r>
              <w:t xml:space="preserve">: Each section lives in its own file, making it easier to:</w:t>
            </w:r>
          </w:p>
          <w:p>
            <w:pPr>
              <w:pStyle w:val="Compact"/>
              <w:numPr>
                <w:ilvl w:val="1"/>
                <w:numId w:val="1119"/>
              </w:numPr>
            </w:pPr>
            <w:r>
              <w:t xml:space="preserve">Find and edit specific content</w:t>
            </w:r>
          </w:p>
          <w:p>
            <w:pPr>
              <w:pStyle w:val="Compact"/>
              <w:numPr>
                <w:ilvl w:val="1"/>
                <w:numId w:val="1119"/>
              </w:numPr>
            </w:pPr>
            <w:r>
              <w:t xml:space="preserve">Reuse sections across chapters if needed</w:t>
            </w:r>
          </w:p>
          <w:p>
            <w:pPr>
              <w:pStyle w:val="Compact"/>
              <w:numPr>
                <w:ilvl w:val="1"/>
                <w:numId w:val="1119"/>
              </w:numPr>
            </w:pPr>
            <w:r>
              <w:t xml:space="preserve">Work on different sections simultaneously without merge conflicts</w:t>
            </w:r>
          </w:p>
          <w:p>
            <w:pPr>
              <w:pStyle w:val="Compact"/>
              <w:numPr>
                <w:ilvl w:val="1"/>
                <w:numId w:val="1119"/>
              </w:numPr>
            </w:pPr>
            <w:r>
              <w:t xml:space="preserve">Test and preview individual sections</w:t>
            </w:r>
          </w:p>
          <w:p>
            <w:pPr>
              <w:numPr>
                <w:ilvl w:val="0"/>
                <w:numId w:val="1118"/>
              </w:numPr>
            </w:pPr>
            <w:r>
              <w:rPr>
                <w:b/>
                <w:bCs/>
              </w:rPr>
              <w:t xml:space="preserve">Clear Structure</w:t>
            </w:r>
            <w:r>
              <w:t xml:space="preserve">: The main chapter file becomes a table of contents showing the organization at a glance.</w:t>
            </w:r>
          </w:p>
          <w:bookmarkEnd w:id="411"/>
          <w:bookmarkStart w:id="413" w:name="structure-pattern"/>
          <w:p>
            <w:pPr>
              <w:pStyle w:val="Heading4"/>
            </w:pPr>
            <w:r>
              <w:t xml:space="preserve">17.3.1.2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20"/>
              </w:numPr>
            </w:pPr>
            <w:r>
              <w:t xml:space="preserve">Contains the chapter title and introduction</w:t>
            </w:r>
          </w:p>
          <w:p>
            <w:pPr>
              <w:pStyle w:val="Compact"/>
              <w:numPr>
                <w:ilvl w:val="0"/>
                <w:numId w:val="1120"/>
              </w:numPr>
            </w:pPr>
            <w:r>
              <w:t xml:space="preserve">Contains section headings (##, ###, etc.)</w:t>
            </w:r>
          </w:p>
          <w:p>
            <w:pPr>
              <w:pStyle w:val="Compact"/>
              <w:numPr>
                <w:ilvl w:val="0"/>
                <w:numId w:val="1120"/>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412">
              <w:r>
                <w:rPr>
                  <w:rStyle w:val="Hyperlink"/>
                </w:rPr>
                <w:t xml:space="preserve">https://quarto.org/docs/authoring/includes.html</w:t>
              </w:r>
            </w:hyperlink>
            <w:r>
              <w:t xml:space="preserve"> </w:t>
            </w:r>
            <w:r>
              <w:t xml:space="preserve">for details)</w:t>
            </w:r>
          </w:p>
          <w:p>
            <w:pPr>
              <w:pStyle w:val="Compact"/>
              <w:numPr>
                <w:ilvl w:val="0"/>
                <w:numId w:val="1120"/>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21"/>
              </w:numPr>
            </w:pPr>
            <w:r>
              <w:t xml:space="preserve">Stored in a subdirectory matching the chapter name</w:t>
            </w:r>
          </w:p>
          <w:p>
            <w:pPr>
              <w:pStyle w:val="Compact"/>
              <w:numPr>
                <w:ilvl w:val="0"/>
                <w:numId w:val="1121"/>
              </w:numPr>
            </w:pPr>
            <w:r>
              <w:t xml:space="preserve">Contains only the content for that section (no heading)</w:t>
            </w:r>
          </w:p>
          <w:p>
            <w:pPr>
              <w:pStyle w:val="Compact"/>
              <w:numPr>
                <w:ilvl w:val="0"/>
                <w:numId w:val="1121"/>
              </w:numPr>
            </w:pPr>
            <w:r>
              <w:t xml:space="preserve">The heading stays in the main chapter file</w:t>
            </w:r>
          </w:p>
          <w:p>
            <w:pPr>
              <w:pStyle w:val="Compact"/>
              <w:numPr>
                <w:ilvl w:val="0"/>
                <w:numId w:val="1121"/>
              </w:numPr>
            </w:pPr>
            <w:r>
              <w:t xml:space="preserve">Named descriptively using kebab-case</w:t>
            </w:r>
          </w:p>
          <w:bookmarkEnd w:id="413"/>
          <w:bookmarkStart w:id="414" w:name="required-pattern"/>
          <w:p>
            <w:pPr>
              <w:pStyle w:val="Heading4"/>
            </w:pPr>
            <w:r>
              <w:t xml:space="preserve">17.3.1.3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Incorrect (don’t do this):</w:t>
            </w:r>
          </w:p>
          <w:p>
            <w:pPr>
              <w:pStyle w:val="SourceCode"/>
            </w:pPr>
            <w:r>
              <w:rPr>
                <w:rStyle w:val="NormalTok"/>
              </w:rPr>
              <w:t xml:space="preserve">{{ &lt; include folder/section-name.qmd &gt; }}</w:t>
            </w:r>
            <w:r>
              <w:br/>
            </w:r>
          </w:p>
          <w:p>
            <w:pPr>
              <w:pStyle w:val="FirstParagraph"/>
            </w:pPr>
            <w:r>
              <w:t xml:space="preserve">The heading must be in the main file, followed by a blank line, then the include statement.</w:t>
            </w:r>
          </w:p>
          <w:bookmarkEnd w:id="414"/>
          <w:bookmarkStart w:id="415" w:name="file-naming-conventions"/>
          <w:p>
            <w:pPr>
              <w:pStyle w:val="Heading4"/>
            </w:pPr>
            <w:r>
              <w:t xml:space="preserve">17.3.1.4 File Naming Conventions</w:t>
            </w:r>
          </w:p>
          <w:p>
            <w:pPr>
              <w:pStyle w:val="Compact"/>
              <w:numPr>
                <w:ilvl w:val="0"/>
                <w:numId w:val="1122"/>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22"/>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22"/>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22"/>
              </w:numPr>
            </w:pPr>
            <w:r>
              <w:t xml:space="preserve">Use descriptive names that clearly indicate the content</w:t>
            </w:r>
          </w:p>
          <w:p>
            <w:pPr>
              <w:pStyle w:val="Compact"/>
              <w:numPr>
                <w:ilvl w:val="0"/>
                <w:numId w:val="1122"/>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15"/>
          <w:bookmarkStart w:id="416" w:name="git-history-benefits-example"/>
          <w:p>
            <w:pPr>
              <w:pStyle w:val="Heading4"/>
            </w:pPr>
            <w:r>
              <w:t xml:space="preserve">17.3.1.5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16"/>
          <w:bookmarkStart w:id="417" w:name="when-to-create-a-new-include-file"/>
          <w:p>
            <w:pPr>
              <w:pStyle w:val="Heading4"/>
            </w:pPr>
            <w:r>
              <w:t xml:space="preserve">17.3.1.6 When to Create a New Include File</w:t>
            </w:r>
          </w:p>
          <w:p>
            <w:pPr>
              <w:pStyle w:val="FirstParagraph"/>
            </w:pPr>
            <w:r>
              <w:t xml:space="preserve">Create a new include file when:</w:t>
            </w:r>
          </w:p>
          <w:p>
            <w:pPr>
              <w:pStyle w:val="Compact"/>
              <w:numPr>
                <w:ilvl w:val="0"/>
                <w:numId w:val="1123"/>
              </w:numPr>
            </w:pPr>
            <w:r>
              <w:t xml:space="preserve">Adding a new section to a chapter</w:t>
            </w:r>
          </w:p>
          <w:p>
            <w:pPr>
              <w:pStyle w:val="Compact"/>
              <w:numPr>
                <w:ilvl w:val="0"/>
                <w:numId w:val="1123"/>
              </w:numPr>
            </w:pPr>
            <w:r>
              <w:t xml:space="preserve">A section becomes long enough to benefit from being in its own file (&gt;20-30 lines)</w:t>
            </w:r>
          </w:p>
          <w:p>
            <w:pPr>
              <w:pStyle w:val="Compact"/>
              <w:numPr>
                <w:ilvl w:val="0"/>
                <w:numId w:val="1123"/>
              </w:numPr>
            </w:pPr>
            <w:r>
              <w:t xml:space="preserve">Content might be reused elsewhere</w:t>
            </w:r>
          </w:p>
          <w:p>
            <w:pPr>
              <w:pStyle w:val="Compact"/>
              <w:numPr>
                <w:ilvl w:val="0"/>
                <w:numId w:val="1123"/>
              </w:numPr>
            </w:pPr>
            <w:r>
              <w:t xml:space="preserve">You want to work on a section independently</w:t>
            </w:r>
          </w:p>
          <w:bookmarkEnd w:id="417"/>
          <w:bookmarkStart w:id="418" w:name="migration-strategy"/>
          <w:p>
            <w:pPr>
              <w:pStyle w:val="Heading4"/>
            </w:pPr>
            <w:r>
              <w:t xml:space="preserve">17.3.1.7 Migration Strategy</w:t>
            </w:r>
          </w:p>
          <w:p>
            <w:pPr>
              <w:pStyle w:val="FirstParagraph"/>
            </w:pPr>
            <w:r>
              <w:t xml:space="preserve">When working with chapters that don’t yet use includes:</w:t>
            </w:r>
          </w:p>
          <w:p>
            <w:pPr>
              <w:pStyle w:val="Compact"/>
              <w:numPr>
                <w:ilvl w:val="0"/>
                <w:numId w:val="1124"/>
              </w:numPr>
            </w:pPr>
            <w:r>
              <w:t xml:space="preserve">Create a subdirectory matching the chapter name</w:t>
            </w:r>
          </w:p>
          <w:p>
            <w:pPr>
              <w:pStyle w:val="Compact"/>
              <w:numPr>
                <w:ilvl w:val="0"/>
                <w:numId w:val="1124"/>
              </w:numPr>
            </w:pPr>
            <w:r>
              <w:t xml:space="preserve">Extract each section into its own include file</w:t>
            </w:r>
          </w:p>
          <w:p>
            <w:pPr>
              <w:pStyle w:val="Compact"/>
              <w:numPr>
                <w:ilvl w:val="0"/>
                <w:numId w:val="1124"/>
              </w:numPr>
            </w:pPr>
            <w:r>
              <w:t xml:space="preserve">Update the main chapter file to use includes</w:t>
            </w:r>
          </w:p>
          <w:p>
            <w:pPr>
              <w:pStyle w:val="Compact"/>
              <w:numPr>
                <w:ilvl w:val="0"/>
                <w:numId w:val="1124"/>
              </w:numPr>
            </w:pPr>
            <w:r>
              <w:t xml:space="preserve">Keep headings in the main file</w:t>
            </w:r>
          </w:p>
          <w:p>
            <w:pPr>
              <w:pStyle w:val="Compact"/>
              <w:numPr>
                <w:ilvl w:val="0"/>
                <w:numId w:val="1124"/>
              </w:numPr>
            </w:pPr>
            <w:r>
              <w:t xml:space="preserve">Ensure blank lines before include statements</w:t>
            </w:r>
          </w:p>
          <w:p>
            <w:pPr>
              <w:pStyle w:val="Compact"/>
              <w:numPr>
                <w:ilvl w:val="0"/>
                <w:numId w:val="1124"/>
              </w:numPr>
            </w:pPr>
            <w:r>
              <w:t xml:space="preserve">Test that rendering still works correctly</w:t>
            </w:r>
          </w:p>
          <w:bookmarkEnd w:id="418"/>
          <w:bookmarkEnd w:id="419"/>
          <w:bookmarkEnd w:id="420"/>
          <w:bookmarkStart w:id="421" w:name="working-with-docx-files"/>
          <w:p>
            <w:pPr>
              <w:pStyle w:val="Heading2"/>
            </w:pPr>
            <w:r>
              <w:t xml:space="preserve">17.4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25"/>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25"/>
              </w:numPr>
            </w:pPr>
            <w:r>
              <w:rPr>
                <w:b/>
                <w:bCs/>
              </w:rPr>
              <w:t xml:space="preserve">Review comments</w:t>
            </w:r>
            <w:r>
              <w:t xml:space="preserve">: Look for and address any comments in the DOCX file that may provide context or instructions for edits</w:t>
            </w:r>
          </w:p>
          <w:p>
            <w:pPr>
              <w:pStyle w:val="Compact"/>
              <w:numPr>
                <w:ilvl w:val="0"/>
                <w:numId w:val="1125"/>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25"/>
              </w:numPr>
            </w:pPr>
            <w:r>
              <w:rPr>
                <w:b/>
                <w:bCs/>
              </w:rPr>
              <w:t xml:space="preserve">Preserve formatting</w:t>
            </w:r>
            <w:r>
              <w:t xml:space="preserve">: Ensure that formatting, citations, and cross-references are properly converted to Quarto/markdown syntax</w:t>
            </w:r>
          </w:p>
          <w:p>
            <w:pPr>
              <w:pStyle w:val="Compact"/>
              <w:numPr>
                <w:ilvl w:val="0"/>
                <w:numId w:val="1125"/>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21"/>
          <w:bookmarkStart w:id="422" w:name="additional-guidelines"/>
          <w:p>
            <w:pPr>
              <w:pStyle w:val="Heading2"/>
            </w:pPr>
            <w:r>
              <w:t xml:space="preserve">17.5 Additional Guidelines</w:t>
            </w:r>
          </w:p>
          <w:p>
            <w:pPr>
              <w:pStyle w:val="Compact"/>
              <w:numPr>
                <w:ilvl w:val="0"/>
                <w:numId w:val="1126"/>
              </w:numPr>
            </w:pPr>
            <w:r>
              <w:t xml:space="preserve">Maintain consistency with existing code style</w:t>
            </w:r>
          </w:p>
          <w:p>
            <w:pPr>
              <w:pStyle w:val="Compact"/>
              <w:numPr>
                <w:ilvl w:val="0"/>
                <w:numId w:val="1126"/>
              </w:numPr>
            </w:pPr>
            <w:r>
              <w:t xml:space="preserve">Preserve all existing content when refactoring</w:t>
            </w:r>
          </w:p>
          <w:p>
            <w:pPr>
              <w:pStyle w:val="Compact"/>
              <w:numPr>
                <w:ilvl w:val="0"/>
                <w:numId w:val="1126"/>
              </w:numPr>
            </w:pPr>
            <w:r>
              <w:t xml:space="preserve">Add blank lines before all lists</w:t>
            </w:r>
          </w:p>
          <w:p>
            <w:pPr>
              <w:pStyle w:val="Compact"/>
              <w:numPr>
                <w:ilvl w:val="0"/>
                <w:numId w:val="1126"/>
              </w:numPr>
            </w:pPr>
            <w:r>
              <w:t xml:space="preserve">Follow the lab’s R package development workflow (as described throughout this repo)</w:t>
            </w:r>
          </w:p>
          <w:p/>
        </w:tc>
      </w:tr>
    </w:tbl>
    <w:bookmarkEnd w:id="422"/>
    <w:bookmarkEnd w:id="423"/>
    <w:p>
      <w:r>
        <w:br w:type="page"/>
      </w:r>
    </w:p>
    <w:bookmarkEnd w:id="424"/>
    <w:bookmarkEnd w:id="425"/>
    <w:bookmarkEnd w:id="426"/>
    <w:bookmarkStart w:id="436" w:name="checklists"/>
    <w:p>
      <w:pPr>
        <w:pStyle w:val="Heading1"/>
      </w:pPr>
      <w:r>
        <w:t xml:space="preserve">18. Checklists</w:t>
      </w:r>
    </w:p>
    <w:p>
      <w:pPr>
        <w:pStyle w:val="FirstParagraph"/>
      </w:pPr>
      <w:r>
        <w:t xml:space="preserve">Adapted by UCD-SeRG team from</w:t>
      </w:r>
      <w:r>
        <w:t xml:space="preserve"> </w:t>
      </w:r>
      <w:hyperlink r:id="rId427">
        <w:r>
          <w:rPr>
            <w:rStyle w:val="Hyperlink"/>
          </w:rPr>
          <w:t xml:space="preserve">original by Jade Benjamin-Chung</w:t>
        </w:r>
      </w:hyperlink>
    </w:p>
    <w:bookmarkStart w:id="428" w:name="pre-analysis-plan-checklist"/>
    <w:p>
      <w:pPr>
        <w:pStyle w:val="Heading2"/>
      </w:pPr>
      <w:r>
        <w:t xml:space="preserve">18.1 Pre-analysis plan checklist</w:t>
      </w:r>
    </w:p>
    <w:p>
      <w:pPr>
        <w:pStyle w:val="Compact"/>
        <w:numPr>
          <w:ilvl w:val="0"/>
          <w:numId w:val="1127"/>
        </w:numPr>
      </w:pPr>
      <w:r>
        <w:t xml:space="preserve">Brief background on the study (a condensed version of the introduction section of the paper)</w:t>
      </w:r>
    </w:p>
    <w:p>
      <w:pPr>
        <w:pStyle w:val="Compact"/>
        <w:numPr>
          <w:ilvl w:val="0"/>
          <w:numId w:val="1127"/>
        </w:numPr>
      </w:pPr>
      <w:r>
        <w:t xml:space="preserve">Hypotheses / objectives</w:t>
      </w:r>
    </w:p>
    <w:p>
      <w:pPr>
        <w:pStyle w:val="Compact"/>
        <w:numPr>
          <w:ilvl w:val="0"/>
          <w:numId w:val="1127"/>
        </w:numPr>
      </w:pPr>
      <w:r>
        <w:t xml:space="preserve">Study design</w:t>
      </w:r>
    </w:p>
    <w:p>
      <w:pPr>
        <w:pStyle w:val="Compact"/>
        <w:numPr>
          <w:ilvl w:val="0"/>
          <w:numId w:val="1127"/>
        </w:numPr>
      </w:pPr>
      <w:r>
        <w:t xml:space="preserve">Description of data</w:t>
      </w:r>
    </w:p>
    <w:p>
      <w:pPr>
        <w:pStyle w:val="Compact"/>
        <w:numPr>
          <w:ilvl w:val="0"/>
          <w:numId w:val="1127"/>
        </w:numPr>
      </w:pPr>
      <w:r>
        <w:t xml:space="preserve">Definition of outcomes</w:t>
      </w:r>
    </w:p>
    <w:p>
      <w:pPr>
        <w:pStyle w:val="Compact"/>
        <w:numPr>
          <w:ilvl w:val="0"/>
          <w:numId w:val="1127"/>
        </w:numPr>
      </w:pPr>
      <w:r>
        <w:t xml:space="preserve">Definition of interventions / exposures</w:t>
      </w:r>
    </w:p>
    <w:p>
      <w:pPr>
        <w:pStyle w:val="Compact"/>
        <w:numPr>
          <w:ilvl w:val="0"/>
          <w:numId w:val="1127"/>
        </w:numPr>
      </w:pPr>
      <w:r>
        <w:t xml:space="preserve">Definition of covariates</w:t>
      </w:r>
    </w:p>
    <w:p>
      <w:pPr>
        <w:pStyle w:val="Compact"/>
        <w:numPr>
          <w:ilvl w:val="0"/>
          <w:numId w:val="1127"/>
        </w:numPr>
      </w:pPr>
      <w:r>
        <w:t xml:space="preserve">Statistical power calculation</w:t>
      </w:r>
    </w:p>
    <w:p>
      <w:pPr>
        <w:pStyle w:val="Compact"/>
        <w:numPr>
          <w:ilvl w:val="0"/>
          <w:numId w:val="1127"/>
        </w:numPr>
      </w:pPr>
      <w:r>
        <w:t xml:space="preserve">Statistical model description</w:t>
      </w:r>
    </w:p>
    <w:p>
      <w:pPr>
        <w:pStyle w:val="Compact"/>
        <w:numPr>
          <w:ilvl w:val="0"/>
          <w:numId w:val="1127"/>
        </w:numPr>
      </w:pPr>
      <w:r>
        <w:t xml:space="preserve">Covariate selection / screening</w:t>
      </w:r>
    </w:p>
    <w:p>
      <w:pPr>
        <w:pStyle w:val="Compact"/>
        <w:numPr>
          <w:ilvl w:val="0"/>
          <w:numId w:val="1127"/>
        </w:numPr>
      </w:pPr>
      <w:r>
        <w:t xml:space="preserve">Standard error estimation method</w:t>
      </w:r>
    </w:p>
    <w:p>
      <w:pPr>
        <w:pStyle w:val="Compact"/>
        <w:numPr>
          <w:ilvl w:val="0"/>
          <w:numId w:val="1127"/>
        </w:numPr>
      </w:pPr>
      <w:r>
        <w:t xml:space="preserve">Missing data analysis</w:t>
      </w:r>
    </w:p>
    <w:p>
      <w:pPr>
        <w:pStyle w:val="Compact"/>
        <w:numPr>
          <w:ilvl w:val="0"/>
          <w:numId w:val="1127"/>
        </w:numPr>
      </w:pPr>
      <w:r>
        <w:t xml:space="preserve">Assessment of effect modification / subgroup analyses</w:t>
      </w:r>
    </w:p>
    <w:p>
      <w:pPr>
        <w:pStyle w:val="Compact"/>
        <w:numPr>
          <w:ilvl w:val="0"/>
          <w:numId w:val="1127"/>
        </w:numPr>
      </w:pPr>
      <w:r>
        <w:t xml:space="preserve">Sensitivity analyses</w:t>
      </w:r>
    </w:p>
    <w:p>
      <w:pPr>
        <w:pStyle w:val="Compact"/>
        <w:numPr>
          <w:ilvl w:val="0"/>
          <w:numId w:val="1127"/>
        </w:numPr>
      </w:pPr>
      <w:r>
        <w:t xml:space="preserve">Negative control analyses</w:t>
      </w:r>
    </w:p>
    <w:bookmarkEnd w:id="428"/>
    <w:bookmarkStart w:id="430" w:name="code-checklist"/>
    <w:p>
      <w:pPr>
        <w:pStyle w:val="Heading2"/>
      </w:pPr>
      <w:r>
        <w:t xml:space="preserve">18.2 Code checklist</w:t>
      </w:r>
    </w:p>
    <w:p>
      <w:pPr>
        <w:pStyle w:val="Compact"/>
        <w:numPr>
          <w:ilvl w:val="0"/>
          <w:numId w:val="1128"/>
        </w:numPr>
      </w:pPr>
      <w:r>
        <w:t xml:space="preserve">Does the script run without errors?</w:t>
      </w:r>
    </w:p>
    <w:p>
      <w:pPr>
        <w:pStyle w:val="Compact"/>
        <w:numPr>
          <w:ilvl w:val="0"/>
          <w:numId w:val="1128"/>
        </w:numPr>
      </w:pPr>
      <w:r>
        <w:t xml:space="preserve">Is code self-contained within repo and/or associated Box folder?</w:t>
      </w:r>
    </w:p>
    <w:p>
      <w:pPr>
        <w:pStyle w:val="Compact"/>
        <w:numPr>
          <w:ilvl w:val="0"/>
          <w:numId w:val="1128"/>
        </w:numPr>
      </w:pPr>
      <w:r>
        <w:t xml:space="preserve">Is all commented out code / remarks removed?</w:t>
      </w:r>
    </w:p>
    <w:p>
      <w:pPr>
        <w:pStyle w:val="Compact"/>
        <w:numPr>
          <w:ilvl w:val="0"/>
          <w:numId w:val="1128"/>
        </w:numPr>
      </w:pPr>
      <w:r>
        <w:t xml:space="preserve">Does the header accurately describe the process completed in the script?</w:t>
      </w:r>
    </w:p>
    <w:p>
      <w:pPr>
        <w:pStyle w:val="Compact"/>
        <w:numPr>
          <w:ilvl w:val="0"/>
          <w:numId w:val="1128"/>
        </w:numPr>
      </w:pPr>
      <w:r>
        <w:t xml:space="preserve">Is the script pushed to its github repository?</w:t>
      </w:r>
    </w:p>
    <w:p>
      <w:pPr>
        <w:pStyle w:val="Compact"/>
        <w:numPr>
          <w:ilvl w:val="0"/>
          <w:numId w:val="1128"/>
        </w:numPr>
      </w:pPr>
      <w:r>
        <w:t xml:space="preserve">Does the code adhere to the</w:t>
      </w:r>
      <w:r>
        <w:t xml:space="preserve"> </w:t>
      </w:r>
      <w:hyperlink r:id="rId429">
        <w:r>
          <w:rPr>
            <w:rStyle w:val="Hyperlink"/>
          </w:rPr>
          <w:t xml:space="preserve">coding style guide</w:t>
        </w:r>
      </w:hyperlink>
      <w:r>
        <w:t xml:space="preserve">?</w:t>
      </w:r>
    </w:p>
    <w:p>
      <w:pPr>
        <w:pStyle w:val="Compact"/>
        <w:numPr>
          <w:ilvl w:val="0"/>
          <w:numId w:val="1128"/>
        </w:numPr>
      </w:pPr>
      <w:r>
        <w:t xml:space="preserve">Are all warnings ignorable? Should any warnings be intentionally suppressed or addressed?</w:t>
      </w:r>
    </w:p>
    <w:bookmarkEnd w:id="430"/>
    <w:bookmarkStart w:id="432"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29"/>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29"/>
        </w:numPr>
      </w:pPr>
      <w:r>
        <w:t xml:space="preserve">Are the study results within the manuscript replicable (i.e., if you rerun the code in the study’s repository, the tables and figures will be exactly replicated?)</w:t>
      </w:r>
    </w:p>
    <w:p>
      <w:pPr>
        <w:pStyle w:val="Compact"/>
        <w:numPr>
          <w:ilvl w:val="0"/>
          <w:numId w:val="1129"/>
        </w:numPr>
      </w:pPr>
      <w:r>
        <w:t xml:space="preserve">Is a target journal selected?</w:t>
      </w:r>
    </w:p>
    <w:p>
      <w:pPr>
        <w:pStyle w:val="Compact"/>
        <w:numPr>
          <w:ilvl w:val="0"/>
          <w:numId w:val="1129"/>
        </w:numPr>
      </w:pPr>
      <w:r>
        <w:t xml:space="preserve">Is the title declarative, in other words, does it state the object/findings rather than suggest them?</w:t>
      </w:r>
    </w:p>
    <w:p>
      <w:pPr>
        <w:pStyle w:val="Compact"/>
        <w:numPr>
          <w:ilvl w:val="0"/>
          <w:numId w:val="1129"/>
        </w:numPr>
      </w:pPr>
      <w:r>
        <w:t xml:space="preserve">Is the word count of the manuscript close to the target journal’s allowance?</w:t>
      </w:r>
    </w:p>
    <w:p>
      <w:pPr>
        <w:pStyle w:val="Compact"/>
        <w:numPr>
          <w:ilvl w:val="0"/>
          <w:numId w:val="1129"/>
        </w:numPr>
      </w:pPr>
      <w:r>
        <w:t xml:space="preserve">Does the manuscript adhere to the formatting guide of the target journal?</w:t>
      </w:r>
    </w:p>
    <w:p>
      <w:pPr>
        <w:pStyle w:val="Compact"/>
        <w:numPr>
          <w:ilvl w:val="0"/>
          <w:numId w:val="1129"/>
        </w:numPr>
      </w:pPr>
      <w:r>
        <w:t xml:space="preserve">Does the manuscript use a consistent voice (passive or active – usually active is preferred … pun intended)?</w:t>
      </w:r>
    </w:p>
    <w:p>
      <w:pPr>
        <w:pStyle w:val="Compact"/>
        <w:numPr>
          <w:ilvl w:val="0"/>
          <w:numId w:val="1129"/>
        </w:numPr>
      </w:pPr>
      <w:r>
        <w:t xml:space="preserve">Is each figure and table (including supplementary material) referenced in the main text?</w:t>
      </w:r>
    </w:p>
    <w:p>
      <w:pPr>
        <w:pStyle w:val="Compact"/>
        <w:numPr>
          <w:ilvl w:val="0"/>
          <w:numId w:val="1129"/>
        </w:numPr>
      </w:pPr>
      <w:r>
        <w:t xml:space="preserve">Is there a caption for each figure and table (including supplementary material)?</w:t>
      </w:r>
    </w:p>
    <w:p>
      <w:pPr>
        <w:pStyle w:val="Compact"/>
        <w:numPr>
          <w:ilvl w:val="0"/>
          <w:numId w:val="1129"/>
        </w:numPr>
      </w:pPr>
      <w:r>
        <w:t xml:space="preserve">Are tables/figures and supplementary material numbered in accordance with their appearance in the main text?</w:t>
      </w:r>
    </w:p>
    <w:p>
      <w:pPr>
        <w:pStyle w:val="Compact"/>
        <w:numPr>
          <w:ilvl w:val="0"/>
          <w:numId w:val="1129"/>
        </w:numPr>
      </w:pPr>
      <w:r>
        <w:t xml:space="preserve">Does the text use past tense if it is reporting research findings or future tense if it is a study protocol?</w:t>
      </w:r>
    </w:p>
    <w:p>
      <w:pPr>
        <w:pStyle w:val="Compact"/>
        <w:numPr>
          <w:ilvl w:val="0"/>
          <w:numId w:val="112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29"/>
        </w:numPr>
      </w:pPr>
      <w:r>
        <w:t xml:space="preserve">Does the text use minimal abbreviations, and are all abbreviations defined at first use?</w:t>
      </w:r>
    </w:p>
    <w:p>
      <w:pPr>
        <w:pStyle w:val="Compact"/>
        <w:numPr>
          <w:ilvl w:val="0"/>
          <w:numId w:val="1129"/>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2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2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31">
        <w:r>
          <w:rPr>
            <w:rStyle w:val="Hyperlink"/>
          </w:rPr>
          <w:t xml:space="preserve">here</w:t>
        </w:r>
      </w:hyperlink>
      <w:r>
        <w:t xml:space="preserve">)</w:t>
      </w:r>
    </w:p>
    <w:p>
      <w:pPr>
        <w:pStyle w:val="Compact"/>
        <w:numPr>
          <w:ilvl w:val="0"/>
          <w:numId w:val="1129"/>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32"/>
    <w:bookmarkStart w:id="435" w:name="figure-checklist"/>
    <w:p>
      <w:pPr>
        <w:pStyle w:val="Heading2"/>
      </w:pPr>
      <w:r>
        <w:t xml:space="preserve">18.4 Figure checklist</w:t>
      </w:r>
    </w:p>
    <w:p>
      <w:pPr>
        <w:pStyle w:val="Compact"/>
        <w:numPr>
          <w:ilvl w:val="0"/>
          <w:numId w:val="1130"/>
        </w:numPr>
      </w:pPr>
      <w:r>
        <w:t xml:space="preserve">Are the x-axis and y-axis labeled?</w:t>
      </w:r>
    </w:p>
    <w:p>
      <w:pPr>
        <w:pStyle w:val="Compact"/>
        <w:numPr>
          <w:ilvl w:val="0"/>
          <w:numId w:val="1130"/>
        </w:numPr>
      </w:pPr>
      <w:r>
        <w:t xml:space="preserve">If the figure includes panels, is each panel labeled?</w:t>
      </w:r>
    </w:p>
    <w:p>
      <w:pPr>
        <w:pStyle w:val="Compact"/>
        <w:numPr>
          <w:ilvl w:val="0"/>
          <w:numId w:val="1130"/>
        </w:numPr>
      </w:pPr>
      <w:r>
        <w:t xml:space="preserve">Are there sufficient numerical / text labels and breaks on the x-axis and y-axis?</w:t>
      </w:r>
    </w:p>
    <w:p>
      <w:pPr>
        <w:pStyle w:val="Compact"/>
        <w:numPr>
          <w:ilvl w:val="0"/>
          <w:numId w:val="1130"/>
        </w:numPr>
      </w:pPr>
      <w:r>
        <w:t xml:space="preserve">Is the font size appropriate (i.e., large enough to read, not so large that it distracts from the data presented in the figure?)</w:t>
      </w:r>
    </w:p>
    <w:p>
      <w:pPr>
        <w:pStyle w:val="Compact"/>
        <w:numPr>
          <w:ilvl w:val="0"/>
          <w:numId w:val="1130"/>
        </w:numPr>
      </w:pPr>
      <w:r>
        <w:t xml:space="preserve">Are the colors used colorblind friendly? See a colorblind-friendly palette</w:t>
      </w:r>
      <w:r>
        <w:t xml:space="preserve"> </w:t>
      </w:r>
      <w:hyperlink r:id="rId433">
        <w:r>
          <w:rPr>
            <w:rStyle w:val="Hyperlink"/>
          </w:rPr>
          <w:t xml:space="preserve">here</w:t>
        </w:r>
      </w:hyperlink>
      <w:r>
        <w:t xml:space="preserve">, a neat palette generator with colorblind options</w:t>
      </w:r>
      <w:r>
        <w:t xml:space="preserve"> </w:t>
      </w:r>
      <w:hyperlink r:id="rId434">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30"/>
        </w:numPr>
      </w:pPr>
      <w:r>
        <w:t xml:space="preserve">Are colors/shapes/line types defined in a legend?</w:t>
      </w:r>
    </w:p>
    <w:p>
      <w:pPr>
        <w:pStyle w:val="Compact"/>
        <w:numPr>
          <w:ilvl w:val="0"/>
          <w:numId w:val="1130"/>
        </w:numPr>
      </w:pPr>
      <w:r>
        <w:t xml:space="preserve">Are the legends and other labels easy to understand with minimal abbreviations?</w:t>
      </w:r>
    </w:p>
    <w:p>
      <w:pPr>
        <w:pStyle w:val="Compact"/>
        <w:numPr>
          <w:ilvl w:val="0"/>
          <w:numId w:val="1130"/>
        </w:numPr>
      </w:pPr>
      <w:r>
        <w:t xml:space="preserve">If there is overplotting, is transparency used to show overlapping data?</w:t>
      </w:r>
    </w:p>
    <w:p>
      <w:pPr>
        <w:pStyle w:val="Compact"/>
        <w:numPr>
          <w:ilvl w:val="0"/>
          <w:numId w:val="1130"/>
        </w:numPr>
      </w:pPr>
      <w:r>
        <w:t xml:space="preserve">Are 95% confidence intervals or other measures of precision shown, if applicable?</w:t>
      </w:r>
    </w:p>
    <w:p>
      <w:r>
        <w:br w:type="page"/>
      </w:r>
    </w:p>
    <w:bookmarkEnd w:id="435"/>
    <w:bookmarkEnd w:id="436"/>
    <w:bookmarkStart w:id="468" w:name="resources"/>
    <w:p>
      <w:pPr>
        <w:pStyle w:val="Heading1"/>
      </w:pPr>
      <w:r>
        <w:t xml:space="preserve">19. Resources</w:t>
      </w:r>
    </w:p>
    <w:p>
      <w:pPr>
        <w:pStyle w:val="FirstParagraph"/>
      </w:pPr>
      <w:r>
        <w:t xml:space="preserve">Adapted by UCD-SeRG team from</w:t>
      </w:r>
      <w:r>
        <w:t xml:space="preserve"> </w:t>
      </w:r>
      <w:hyperlink r:id="rId437">
        <w:r>
          <w:rPr>
            <w:rStyle w:val="Hyperlink"/>
          </w:rPr>
          <w:t xml:space="preserve">original by Jade Benjamin-Chung and Kunal Mishra</w:t>
        </w:r>
      </w:hyperlink>
    </w:p>
    <w:bookmarkStart w:id="448" w:name="resources-for-r"/>
    <w:p>
      <w:pPr>
        <w:pStyle w:val="Heading2"/>
      </w:pPr>
      <w:r>
        <w:t xml:space="preserve">19.1 Resources for R</w:t>
      </w:r>
    </w:p>
    <w:bookmarkStart w:id="439" w:name="books-and-comprehensive-guides"/>
    <w:p>
      <w:pPr>
        <w:pStyle w:val="Heading3"/>
      </w:pPr>
      <w:r>
        <w:t xml:space="preserve">19.1.1 Books and Comprehensive Guides</w:t>
      </w:r>
    </w:p>
    <w:p>
      <w:pPr>
        <w:pStyle w:val="Compact"/>
        <w:numPr>
          <w:ilvl w:val="0"/>
          <w:numId w:val="1131"/>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3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3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3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3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3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31"/>
        </w:numPr>
      </w:pPr>
      <w:hyperlink r:id="rId438">
        <w:r>
          <w:rPr>
            <w:rStyle w:val="Hyperlink"/>
          </w:rPr>
          <w:t xml:space="preserve">Jade’s R-for-epi course</w:t>
        </w:r>
      </w:hyperlink>
    </w:p>
    <w:bookmarkEnd w:id="439"/>
    <w:bookmarkStart w:id="444" w:name="cheat-sheets"/>
    <w:p>
      <w:pPr>
        <w:pStyle w:val="Heading3"/>
      </w:pPr>
      <w:r>
        <w:t xml:space="preserve">19.1.2 Cheat Sheets</w:t>
      </w:r>
    </w:p>
    <w:p>
      <w:pPr>
        <w:pStyle w:val="Compact"/>
        <w:numPr>
          <w:ilvl w:val="0"/>
          <w:numId w:val="1132"/>
        </w:numPr>
      </w:pPr>
      <w:hyperlink r:id="rId440">
        <w:r>
          <w:rPr>
            <w:rStyle w:val="Hyperlink"/>
          </w:rPr>
          <w:t xml:space="preserve">dplyr and tidyr cheat sheet</w:t>
        </w:r>
      </w:hyperlink>
    </w:p>
    <w:p>
      <w:pPr>
        <w:pStyle w:val="Compact"/>
        <w:numPr>
          <w:ilvl w:val="0"/>
          <w:numId w:val="1132"/>
        </w:numPr>
      </w:pPr>
      <w:hyperlink r:id="rId441">
        <w:r>
          <w:rPr>
            <w:rStyle w:val="Hyperlink"/>
          </w:rPr>
          <w:t xml:space="preserve">ggplot cheat sheet</w:t>
        </w:r>
      </w:hyperlink>
    </w:p>
    <w:p>
      <w:pPr>
        <w:pStyle w:val="Compact"/>
        <w:numPr>
          <w:ilvl w:val="0"/>
          <w:numId w:val="1132"/>
        </w:numPr>
      </w:pPr>
      <w:hyperlink r:id="rId442">
        <w:r>
          <w:rPr>
            <w:rStyle w:val="Hyperlink"/>
          </w:rPr>
          <w:t xml:space="preserve">data table cheat sheet</w:t>
        </w:r>
      </w:hyperlink>
    </w:p>
    <w:p>
      <w:pPr>
        <w:pStyle w:val="Compact"/>
        <w:numPr>
          <w:ilvl w:val="0"/>
          <w:numId w:val="1132"/>
        </w:numPr>
      </w:pPr>
      <w:hyperlink r:id="rId443">
        <w:r>
          <w:rPr>
            <w:rStyle w:val="Hyperlink"/>
          </w:rPr>
          <w:t xml:space="preserve">RMarkdown cheat sheet</w:t>
        </w:r>
      </w:hyperlink>
    </w:p>
    <w:bookmarkEnd w:id="444"/>
    <w:bookmarkStart w:id="446" w:name="style-and-best-practices"/>
    <w:p>
      <w:pPr>
        <w:pStyle w:val="Heading3"/>
      </w:pPr>
      <w:r>
        <w:t xml:space="preserve">19.1.3 Style and Best Practices</w:t>
      </w:r>
    </w:p>
    <w:p>
      <w:pPr>
        <w:pStyle w:val="Compact"/>
        <w:numPr>
          <w:ilvl w:val="0"/>
          <w:numId w:val="1133"/>
        </w:numPr>
      </w:pPr>
      <w:hyperlink r:id="rId445">
        <w:r>
          <w:rPr>
            <w:rStyle w:val="Hyperlink"/>
          </w:rPr>
          <w:t xml:space="preserve">Hadley Wickham’s R Style Guide</w:t>
        </w:r>
      </w:hyperlink>
    </w:p>
    <w:bookmarkEnd w:id="446"/>
    <w:bookmarkStart w:id="447" w:name="tidy-evaluation-resources"/>
    <w:p>
      <w:pPr>
        <w:pStyle w:val="Heading3"/>
      </w:pPr>
      <w:r>
        <w:t xml:space="preserve">19.1.4 Tidy Evaluation Resources</w:t>
      </w:r>
    </w:p>
    <w:p>
      <w:pPr>
        <w:pStyle w:val="Compact"/>
        <w:numPr>
          <w:ilvl w:val="0"/>
          <w:numId w:val="1134"/>
        </w:numPr>
      </w:pPr>
      <w:hyperlink r:id="rId147">
        <w:r>
          <w:rPr>
            <w:rStyle w:val="Hyperlink"/>
          </w:rPr>
          <w:t xml:space="preserve">Tidy Eval in 5 Minutes</w:t>
        </w:r>
      </w:hyperlink>
      <w:r>
        <w:t xml:space="preserve"> </w:t>
      </w:r>
      <w:r>
        <w:t xml:space="preserve">(video)</w:t>
      </w:r>
    </w:p>
    <w:p>
      <w:pPr>
        <w:pStyle w:val="Compact"/>
        <w:numPr>
          <w:ilvl w:val="0"/>
          <w:numId w:val="1134"/>
        </w:numPr>
      </w:pPr>
      <w:hyperlink r:id="rId148">
        <w:r>
          <w:rPr>
            <w:rStyle w:val="Hyperlink"/>
          </w:rPr>
          <w:t xml:space="preserve">Tidy Evaluation</w:t>
        </w:r>
      </w:hyperlink>
      <w:r>
        <w:t xml:space="preserve"> </w:t>
      </w:r>
      <w:r>
        <w:t xml:space="preserve">(e-book)</w:t>
      </w:r>
    </w:p>
    <w:p>
      <w:pPr>
        <w:pStyle w:val="Compact"/>
        <w:numPr>
          <w:ilvl w:val="0"/>
          <w:numId w:val="1134"/>
        </w:numPr>
      </w:pPr>
      <w:hyperlink r:id="rId149">
        <w:r>
          <w:rPr>
            <w:rStyle w:val="Hyperlink"/>
          </w:rPr>
          <w:t xml:space="preserve">Data Frame Columns as Arguments to Dplyr Functions</w:t>
        </w:r>
      </w:hyperlink>
      <w:r>
        <w:t xml:space="preserve"> </w:t>
      </w:r>
      <w:r>
        <w:t xml:space="preserve">(blog)</w:t>
      </w:r>
    </w:p>
    <w:p>
      <w:pPr>
        <w:pStyle w:val="Compact"/>
        <w:numPr>
          <w:ilvl w:val="0"/>
          <w:numId w:val="1134"/>
        </w:numPr>
      </w:pPr>
      <w:hyperlink r:id="rId150">
        <w:r>
          <w:rPr>
            <w:rStyle w:val="Hyperlink"/>
          </w:rPr>
          <w:t xml:space="preserve">Standard Evaluation for *_join</w:t>
        </w:r>
      </w:hyperlink>
      <w:r>
        <w:t xml:space="preserve"> </w:t>
      </w:r>
      <w:r>
        <w:t xml:space="preserve">(stackoverflow)</w:t>
      </w:r>
    </w:p>
    <w:p>
      <w:pPr>
        <w:pStyle w:val="Compact"/>
        <w:numPr>
          <w:ilvl w:val="0"/>
          <w:numId w:val="1134"/>
        </w:numPr>
      </w:pPr>
      <w:hyperlink r:id="rId151">
        <w:r>
          <w:rPr>
            <w:rStyle w:val="Hyperlink"/>
          </w:rPr>
          <w:t xml:space="preserve">Programming with dplyr</w:t>
        </w:r>
      </w:hyperlink>
      <w:r>
        <w:t xml:space="preserve"> </w:t>
      </w:r>
      <w:r>
        <w:t xml:space="preserve">(package vignette)</w:t>
      </w:r>
    </w:p>
    <w:bookmarkEnd w:id="447"/>
    <w:bookmarkEnd w:id="448"/>
    <w:bookmarkStart w:id="451" w:name="resources-for-git-github"/>
    <w:p>
      <w:pPr>
        <w:pStyle w:val="Heading2"/>
      </w:pPr>
      <w:r>
        <w:t xml:space="preserve">19.2 Resources for Git &amp; Github</w:t>
      </w:r>
    </w:p>
    <w:p>
      <w:pPr>
        <w:pStyle w:val="Compact"/>
        <w:numPr>
          <w:ilvl w:val="0"/>
          <w:numId w:val="1135"/>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35"/>
        </w:numPr>
      </w:pPr>
      <w:hyperlink r:id="rId449">
        <w:r>
          <w:rPr>
            <w:rStyle w:val="Hyperlink"/>
          </w:rPr>
          <w:t xml:space="preserve">Data Camp introduction to Git</w:t>
        </w:r>
      </w:hyperlink>
    </w:p>
    <w:p>
      <w:pPr>
        <w:pStyle w:val="Compact"/>
        <w:numPr>
          <w:ilvl w:val="0"/>
          <w:numId w:val="1135"/>
        </w:numPr>
      </w:pPr>
      <w:hyperlink r:id="rId450">
        <w:r>
          <w:rPr>
            <w:rStyle w:val="Hyperlink"/>
          </w:rPr>
          <w:t xml:space="preserve">Introduction to Github</w:t>
        </w:r>
      </w:hyperlink>
    </w:p>
    <w:bookmarkEnd w:id="451"/>
    <w:bookmarkStart w:id="452" w:name="scientific-figures"/>
    <w:p>
      <w:pPr>
        <w:pStyle w:val="Heading2"/>
      </w:pPr>
      <w:r>
        <w:t xml:space="preserve">19.3 Scientific figures</w:t>
      </w:r>
    </w:p>
    <w:p>
      <w:pPr>
        <w:pStyle w:val="Compact"/>
        <w:numPr>
          <w:ilvl w:val="0"/>
          <w:numId w:val="1136"/>
        </w:numPr>
      </w:pPr>
      <w:r>
        <w:t xml:space="preserve">Ten Simple Rules for Better Figures</w:t>
      </w:r>
      <w:r>
        <w:t xml:space="preserve"> </w:t>
      </w:r>
      <w:r>
        <w:t xml:space="preserve">(Rougier, Droettboom, and Bourne 2014)</w:t>
      </w:r>
    </w:p>
    <w:bookmarkEnd w:id="452"/>
    <w:bookmarkStart w:id="455" w:name="writing"/>
    <w:p>
      <w:pPr>
        <w:pStyle w:val="Heading2"/>
      </w:pPr>
      <w:r>
        <w:t xml:space="preserve">19.4 Writing</w:t>
      </w:r>
    </w:p>
    <w:p>
      <w:pPr>
        <w:pStyle w:val="Compact"/>
        <w:numPr>
          <w:ilvl w:val="0"/>
          <w:numId w:val="1137"/>
        </w:numPr>
      </w:pPr>
      <w:r>
        <w:t xml:space="preserve">Unpacking the Scientific Toolbox</w:t>
      </w:r>
      <w:r>
        <w:t xml:space="preserve"> </w:t>
      </w:r>
      <w:r>
        <w:t xml:space="preserve">(Silbiger and Stubler 2019)</w:t>
      </w:r>
    </w:p>
    <w:p>
      <w:pPr>
        <w:pStyle w:val="Compact"/>
        <w:numPr>
          <w:ilvl w:val="0"/>
          <w:numId w:val="1137"/>
        </w:numPr>
      </w:pPr>
      <w:r>
        <w:t xml:space="preserve">ICMJE Definition of authorship</w:t>
      </w:r>
      <w:r>
        <w:t xml:space="preserve"> </w:t>
      </w:r>
      <w:r>
        <w:t xml:space="preserve">(International Committee of Medical Journal Editors, n.d.)</w:t>
      </w:r>
    </w:p>
    <w:p>
      <w:pPr>
        <w:pStyle w:val="Compact"/>
        <w:numPr>
          <w:ilvl w:val="0"/>
          <w:numId w:val="1137"/>
        </w:numPr>
      </w:pPr>
      <w:r>
        <w:t xml:space="preserve">Computational science: …why scientific programming does not compute</w:t>
      </w:r>
      <w:r>
        <w:t xml:space="preserve"> </w:t>
      </w:r>
      <w:r>
        <w:t xml:space="preserve">(Merali and Giles 2010)</w:t>
      </w:r>
    </w:p>
    <w:p>
      <w:pPr>
        <w:pStyle w:val="Compact"/>
        <w:numPr>
          <w:ilvl w:val="0"/>
          <w:numId w:val="1137"/>
        </w:numPr>
      </w:pPr>
      <w:hyperlink r:id="rId453">
        <w:r>
          <w:rPr>
            <w:rStyle w:val="Hyperlink"/>
          </w:rPr>
          <w:t xml:space="preserve">The Pathway to Publishing: A Guide to Quantitative Writing in the Health Sciences</w:t>
        </w:r>
      </w:hyperlink>
    </w:p>
    <w:p>
      <w:pPr>
        <w:pStyle w:val="Compact"/>
        <w:numPr>
          <w:ilvl w:val="0"/>
          <w:numId w:val="1137"/>
        </w:numPr>
      </w:pPr>
      <w:hyperlink r:id="rId454">
        <w:r>
          <w:rPr>
            <w:rStyle w:val="Hyperlink"/>
          </w:rPr>
          <w:t xml:space="preserve">Secret, actionable writing tips</w:t>
        </w:r>
      </w:hyperlink>
    </w:p>
    <w:bookmarkEnd w:id="455"/>
    <w:bookmarkStart w:id="459" w:name="presentations"/>
    <w:p>
      <w:pPr>
        <w:pStyle w:val="Heading2"/>
      </w:pPr>
      <w:r>
        <w:t xml:space="preserve">19.5 Presentations</w:t>
      </w:r>
    </w:p>
    <w:p>
      <w:pPr>
        <w:pStyle w:val="Compact"/>
        <w:numPr>
          <w:ilvl w:val="0"/>
          <w:numId w:val="1138"/>
        </w:numPr>
      </w:pPr>
      <w:r>
        <w:t xml:space="preserve">How to tell a compelling story in scientific presentations</w:t>
      </w:r>
      <w:r>
        <w:t xml:space="preserve"> </w:t>
      </w:r>
      <w:r>
        <w:t xml:space="preserve">(Van Noorden 2021)</w:t>
      </w:r>
    </w:p>
    <w:p>
      <w:pPr>
        <w:pStyle w:val="Compact"/>
        <w:numPr>
          <w:ilvl w:val="0"/>
          <w:numId w:val="1138"/>
        </w:numPr>
      </w:pPr>
      <w:hyperlink r:id="rId456">
        <w:r>
          <w:rPr>
            <w:rStyle w:val="Hyperlink"/>
          </w:rPr>
          <w:t xml:space="preserve">How to give a killer narratively-driven scientific talk</w:t>
        </w:r>
      </w:hyperlink>
    </w:p>
    <w:p>
      <w:pPr>
        <w:pStyle w:val="Compact"/>
        <w:numPr>
          <w:ilvl w:val="0"/>
          <w:numId w:val="1138"/>
        </w:numPr>
      </w:pPr>
      <w:hyperlink r:id="rId457">
        <w:r>
          <w:rPr>
            <w:rStyle w:val="Hyperlink"/>
          </w:rPr>
          <w:t xml:space="preserve">How to make a better poster</w:t>
        </w:r>
      </w:hyperlink>
    </w:p>
    <w:p>
      <w:pPr>
        <w:pStyle w:val="Compact"/>
        <w:numPr>
          <w:ilvl w:val="0"/>
          <w:numId w:val="1138"/>
        </w:numPr>
      </w:pPr>
      <w:hyperlink r:id="rId458">
        <w:r>
          <w:rPr>
            <w:rStyle w:val="Hyperlink"/>
          </w:rPr>
          <w:t xml:space="preserve">How to make an even better poster</w:t>
        </w:r>
      </w:hyperlink>
    </w:p>
    <w:bookmarkEnd w:id="459"/>
    <w:bookmarkStart w:id="461" w:name="professional-advice"/>
    <w:p>
      <w:pPr>
        <w:pStyle w:val="Heading2"/>
      </w:pPr>
      <w:r>
        <w:t xml:space="preserve">19.6 Professional advice</w:t>
      </w:r>
    </w:p>
    <w:p>
      <w:pPr>
        <w:pStyle w:val="Compact"/>
        <w:numPr>
          <w:ilvl w:val="0"/>
          <w:numId w:val="1139"/>
        </w:numPr>
      </w:pPr>
      <w:hyperlink r:id="rId460">
        <w:r>
          <w:rPr>
            <w:rStyle w:val="Hyperlink"/>
          </w:rPr>
          <w:t xml:space="preserve">Professional advice, especially for your first job</w:t>
        </w:r>
      </w:hyperlink>
    </w:p>
    <w:bookmarkEnd w:id="461"/>
    <w:bookmarkStart w:id="464" w:name="funding"/>
    <w:p>
      <w:pPr>
        <w:pStyle w:val="Heading2"/>
      </w:pPr>
      <w:r>
        <w:t xml:space="preserve">19.7 Funding</w:t>
      </w:r>
    </w:p>
    <w:p>
      <w:pPr>
        <w:pStyle w:val="Compact"/>
        <w:numPr>
          <w:ilvl w:val="0"/>
          <w:numId w:val="1140"/>
        </w:numPr>
      </w:pPr>
      <w:hyperlink r:id="rId462">
        <w:r>
          <w:rPr>
            <w:rStyle w:val="Hyperlink"/>
          </w:rPr>
          <w:t xml:space="preserve">Building Your Funding Train</w:t>
        </w:r>
      </w:hyperlink>
    </w:p>
    <w:p>
      <w:pPr>
        <w:pStyle w:val="Compact"/>
        <w:numPr>
          <w:ilvl w:val="0"/>
          <w:numId w:val="1140"/>
        </w:numPr>
      </w:pPr>
      <w:hyperlink r:id="rId463">
        <w:r>
          <w:rPr>
            <w:rStyle w:val="Hyperlink"/>
          </w:rPr>
          <w:t xml:space="preserve">NIH Grant Writing Resources</w:t>
        </w:r>
      </w:hyperlink>
    </w:p>
    <w:bookmarkEnd w:id="464"/>
    <w:bookmarkStart w:id="467" w:name="ethics-and-global-health-research"/>
    <w:p>
      <w:pPr>
        <w:pStyle w:val="Heading2"/>
      </w:pPr>
      <w:r>
        <w:t xml:space="preserve">19.8 Ethics and global health research</w:t>
      </w:r>
    </w:p>
    <w:p>
      <w:pPr>
        <w:pStyle w:val="Compact"/>
        <w:numPr>
          <w:ilvl w:val="0"/>
          <w:numId w:val="1141"/>
        </w:numPr>
      </w:pPr>
      <w:hyperlink r:id="rId465">
        <w:r>
          <w:rPr>
            <w:rStyle w:val="Hyperlink"/>
          </w:rPr>
          <w:t xml:space="preserve">Global Code of Conduct For Research in Resource-Poor Settings</w:t>
        </w:r>
      </w:hyperlink>
    </w:p>
    <w:p>
      <w:pPr>
        <w:pStyle w:val="Compact"/>
        <w:numPr>
          <w:ilvl w:val="0"/>
          <w:numId w:val="1141"/>
        </w:numPr>
      </w:pPr>
      <w:r>
        <w:t xml:space="preserve">Addressing power asymmetries in global health</w:t>
      </w:r>
      <w:r>
        <w:t xml:space="preserve"> </w:t>
      </w:r>
      <w:r>
        <w:t xml:space="preserve">(Abimbola et al. 2022)</w:t>
      </w:r>
    </w:p>
    <w:p>
      <w:pPr>
        <w:pStyle w:val="Compact"/>
        <w:numPr>
          <w:ilvl w:val="0"/>
          <w:numId w:val="1141"/>
        </w:numPr>
      </w:pPr>
      <w:hyperlink r:id="rId466">
        <w:r>
          <w:rPr>
            <w:rStyle w:val="Hyperlink"/>
          </w:rPr>
          <w:t xml:space="preserve">Transforming Global Health Partnerships</w:t>
        </w:r>
      </w:hyperlink>
    </w:p>
    <w:p>
      <w:r>
        <w:br w:type="page"/>
      </w:r>
    </w:p>
    <w:bookmarkEnd w:id="467"/>
    <w:bookmarkEnd w:id="468"/>
    <w:bookmarkStart w:id="486" w:name="professional-development"/>
    <w:p>
      <w:pPr>
        <w:pStyle w:val="Heading1"/>
      </w:pPr>
      <w:r>
        <w:t xml:space="preserve">20. Professional Development</w:t>
      </w:r>
    </w:p>
    <w:p>
      <w:pPr>
        <w:pStyle w:val="FirstParagraph"/>
      </w:pPr>
      <w:r>
        <w:t xml:space="preserve">Adapted by UCD-SeRG team from</w:t>
      </w:r>
      <w:r>
        <w:t xml:space="preserve"> </w:t>
      </w:r>
      <w:hyperlink r:id="rId469">
        <w:r>
          <w:rPr>
            <w:rStyle w:val="Hyperlink"/>
          </w:rPr>
          <w:t xml:space="preserve">original by Jade Benjamin-Chung</w:t>
        </w:r>
      </w:hyperlink>
    </w:p>
    <w:bookmarkStart w:id="470"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42"/>
        </w:numPr>
      </w:pPr>
      <w:r>
        <w:t xml:space="preserve">Regular, open communication between mentees and mentors</w:t>
      </w:r>
    </w:p>
    <w:p>
      <w:pPr>
        <w:pStyle w:val="Compact"/>
        <w:numPr>
          <w:ilvl w:val="0"/>
          <w:numId w:val="1142"/>
        </w:numPr>
      </w:pPr>
      <w:r>
        <w:t xml:space="preserve">Mutual respect and trust</w:t>
      </w:r>
    </w:p>
    <w:p>
      <w:pPr>
        <w:pStyle w:val="Compact"/>
        <w:numPr>
          <w:ilvl w:val="0"/>
          <w:numId w:val="1142"/>
        </w:numPr>
      </w:pPr>
      <w:r>
        <w:t xml:space="preserve">Clear expectations and goals</w:t>
      </w:r>
    </w:p>
    <w:p>
      <w:pPr>
        <w:pStyle w:val="Compact"/>
        <w:numPr>
          <w:ilvl w:val="0"/>
          <w:numId w:val="1142"/>
        </w:numPr>
      </w:pPr>
      <w:r>
        <w:t xml:space="preserve">Constructive feedback</w:t>
      </w:r>
    </w:p>
    <w:p>
      <w:pPr>
        <w:pStyle w:val="Compact"/>
        <w:numPr>
          <w:ilvl w:val="0"/>
          <w:numId w:val="1142"/>
        </w:numPr>
      </w:pPr>
      <w:r>
        <w:t xml:space="preserve">Support for both research and career development</w:t>
      </w:r>
    </w:p>
    <w:bookmarkEnd w:id="470"/>
    <w:bookmarkStart w:id="473"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43"/>
        </w:numPr>
      </w:pPr>
      <w:r>
        <w:t xml:space="preserve">Short-term and long-term career goals</w:t>
      </w:r>
    </w:p>
    <w:p>
      <w:pPr>
        <w:pStyle w:val="Compact"/>
        <w:numPr>
          <w:ilvl w:val="0"/>
          <w:numId w:val="1143"/>
        </w:numPr>
      </w:pPr>
      <w:r>
        <w:t xml:space="preserve">Skills to develop</w:t>
      </w:r>
    </w:p>
    <w:p>
      <w:pPr>
        <w:pStyle w:val="Compact"/>
        <w:numPr>
          <w:ilvl w:val="0"/>
          <w:numId w:val="1143"/>
        </w:numPr>
      </w:pPr>
      <w:r>
        <w:t xml:space="preserve">Training needs and opportunities</w:t>
      </w:r>
    </w:p>
    <w:p>
      <w:pPr>
        <w:pStyle w:val="Compact"/>
        <w:numPr>
          <w:ilvl w:val="0"/>
          <w:numId w:val="1143"/>
        </w:numPr>
      </w:pPr>
      <w:r>
        <w:t xml:space="preserve">Timeline and milestones</w:t>
      </w:r>
    </w:p>
    <w:p>
      <w:pPr>
        <w:pStyle w:val="Compact"/>
        <w:numPr>
          <w:ilvl w:val="0"/>
          <w:numId w:val="1143"/>
        </w:numPr>
      </w:pPr>
      <w:r>
        <w:t xml:space="preserve">Progress toward goals</w:t>
      </w:r>
    </w:p>
    <w:p>
      <w:pPr>
        <w:pStyle w:val="FirstParagraph"/>
      </w:pPr>
      <w:r>
        <w:t xml:space="preserve">Update your IDP at least annually and discuss it with your PI. Useful resources:</w:t>
      </w:r>
    </w:p>
    <w:p>
      <w:pPr>
        <w:pStyle w:val="Compact"/>
        <w:numPr>
          <w:ilvl w:val="0"/>
          <w:numId w:val="1144"/>
        </w:numPr>
      </w:pPr>
      <w:hyperlink r:id="rId471">
        <w:r>
          <w:rPr>
            <w:rStyle w:val="Hyperlink"/>
          </w:rPr>
          <w:t xml:space="preserve">myIDP - Individual Development Plan tool</w:t>
        </w:r>
      </w:hyperlink>
    </w:p>
    <w:p>
      <w:pPr>
        <w:pStyle w:val="Compact"/>
        <w:numPr>
          <w:ilvl w:val="0"/>
          <w:numId w:val="1144"/>
        </w:numPr>
      </w:pPr>
      <w:hyperlink r:id="rId472">
        <w:r>
          <w:rPr>
            <w:rStyle w:val="Hyperlink"/>
          </w:rPr>
          <w:t xml:space="preserve">NIH OITE Career Resources</w:t>
        </w:r>
      </w:hyperlink>
    </w:p>
    <w:bookmarkEnd w:id="473"/>
    <w:bookmarkStart w:id="476"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145"/>
        </w:numPr>
      </w:pPr>
      <w:r>
        <w:t xml:space="preserve">Discuss conference opportunities with PIs early</w:t>
      </w:r>
    </w:p>
    <w:p>
      <w:pPr>
        <w:pStyle w:val="Compact"/>
        <w:numPr>
          <w:ilvl w:val="0"/>
          <w:numId w:val="1145"/>
        </w:numPr>
      </w:pPr>
      <w:r>
        <w:t xml:space="preserve">Submit abstracts with PI approval</w:t>
      </w:r>
    </w:p>
    <w:p>
      <w:pPr>
        <w:pStyle w:val="Compact"/>
        <w:numPr>
          <w:ilvl w:val="0"/>
          <w:numId w:val="1145"/>
        </w:numPr>
      </w:pPr>
      <w:r>
        <w:t xml:space="preserve">Practice presentations in lab meeting before the conference</w:t>
      </w:r>
    </w:p>
    <w:p>
      <w:pPr>
        <w:pStyle w:val="Compact"/>
        <w:numPr>
          <w:ilvl w:val="0"/>
          <w:numId w:val="1145"/>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46"/>
        </w:numPr>
      </w:pPr>
      <w:hyperlink r:id="rId474">
        <w:r>
          <w:rPr>
            <w:rStyle w:val="Hyperlink"/>
          </w:rPr>
          <w:t xml:space="preserve">How to tell a compelling story in scientific presentations</w:t>
        </w:r>
      </w:hyperlink>
    </w:p>
    <w:p>
      <w:pPr>
        <w:pStyle w:val="Compact"/>
        <w:numPr>
          <w:ilvl w:val="0"/>
          <w:numId w:val="1146"/>
        </w:numPr>
      </w:pPr>
      <w:hyperlink r:id="rId456">
        <w:r>
          <w:rPr>
            <w:rStyle w:val="Hyperlink"/>
          </w:rPr>
          <w:t xml:space="preserve">How to give a killer narratively-driven scientific talk</w:t>
        </w:r>
      </w:hyperlink>
    </w:p>
    <w:p>
      <w:pPr>
        <w:pStyle w:val="Compact"/>
        <w:numPr>
          <w:ilvl w:val="0"/>
          <w:numId w:val="1146"/>
        </w:numPr>
      </w:pPr>
      <w:hyperlink r:id="rId475">
        <w:r>
          <w:rPr>
            <w:rStyle w:val="Hyperlink"/>
          </w:rPr>
          <w:t xml:space="preserve">How to make a better poster</w:t>
        </w:r>
      </w:hyperlink>
    </w:p>
    <w:p>
      <w:pPr>
        <w:pStyle w:val="Compact"/>
        <w:numPr>
          <w:ilvl w:val="0"/>
          <w:numId w:val="1146"/>
        </w:numPr>
      </w:pPr>
      <w:hyperlink r:id="rId458">
        <w:r>
          <w:rPr>
            <w:rStyle w:val="Hyperlink"/>
          </w:rPr>
          <w:t xml:space="preserve">How to make an even better poster</w:t>
        </w:r>
      </w:hyperlink>
    </w:p>
    <w:bookmarkEnd w:id="476"/>
    <w:bookmarkStart w:id="480"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147"/>
        </w:numPr>
      </w:pPr>
      <w:r>
        <w:t xml:space="preserve">Label x-axis and y-axis clearly</w:t>
      </w:r>
    </w:p>
    <w:p>
      <w:pPr>
        <w:pStyle w:val="Compact"/>
        <w:numPr>
          <w:ilvl w:val="0"/>
          <w:numId w:val="1147"/>
        </w:numPr>
      </w:pPr>
      <w:r>
        <w:t xml:space="preserve">Use panel labels when including multiple subplots</w:t>
      </w:r>
    </w:p>
    <w:p>
      <w:pPr>
        <w:pStyle w:val="Compact"/>
        <w:numPr>
          <w:ilvl w:val="0"/>
          <w:numId w:val="1147"/>
        </w:numPr>
      </w:pPr>
      <w:r>
        <w:t xml:space="preserve">Include sufficient tick marks and labels</w:t>
      </w:r>
    </w:p>
    <w:p>
      <w:pPr>
        <w:pStyle w:val="Compact"/>
        <w:numPr>
          <w:ilvl w:val="0"/>
          <w:numId w:val="1147"/>
        </w:numPr>
      </w:pPr>
      <w:r>
        <w:t xml:space="preserve">Use appropriate font sizes (readable but not distracting)</w:t>
      </w:r>
    </w:p>
    <w:p>
      <w:pPr>
        <w:pStyle w:val="Compact"/>
        <w:numPr>
          <w:ilvl w:val="0"/>
          <w:numId w:val="1147"/>
        </w:numPr>
      </w:pPr>
      <w:r>
        <w:t xml:space="preserve">Use colorblind-friendly palettes (see</w:t>
      </w:r>
      <w:r>
        <w:t xml:space="preserve"> </w:t>
      </w:r>
      <w:hyperlink r:id="rId477">
        <w:r>
          <w:rPr>
            <w:rStyle w:val="Hyperlink"/>
          </w:rPr>
          <w:t xml:space="preserve">ColorBrewer</w:t>
        </w:r>
      </w:hyperlink>
      <w:r>
        <w:t xml:space="preserve"> </w:t>
      </w:r>
      <w:r>
        <w:t xml:space="preserve">or</w:t>
      </w:r>
      <w:r>
        <w:t xml:space="preserve"> </w:t>
      </w:r>
      <w:hyperlink r:id="rId478">
        <w:r>
          <w:rPr>
            <w:rStyle w:val="Hyperlink"/>
          </w:rPr>
          <w:t xml:space="preserve">iwanthue</w:t>
        </w:r>
      </w:hyperlink>
      <w:r>
        <w:t xml:space="preserve">)</w:t>
      </w:r>
    </w:p>
    <w:p>
      <w:pPr>
        <w:pStyle w:val="Compact"/>
        <w:numPr>
          <w:ilvl w:val="0"/>
          <w:numId w:val="1147"/>
        </w:numPr>
      </w:pPr>
      <w:r>
        <w:t xml:space="preserve">Define colors, shapes, and line types in legends</w:t>
      </w:r>
    </w:p>
    <w:p>
      <w:pPr>
        <w:pStyle w:val="Compact"/>
        <w:numPr>
          <w:ilvl w:val="0"/>
          <w:numId w:val="1147"/>
        </w:numPr>
      </w:pPr>
      <w:r>
        <w:t xml:space="preserve">Minimize abbreviations in labels and legends</w:t>
      </w:r>
    </w:p>
    <w:p>
      <w:pPr>
        <w:pStyle w:val="Compact"/>
        <w:numPr>
          <w:ilvl w:val="0"/>
          <w:numId w:val="1147"/>
        </w:numPr>
      </w:pPr>
      <w:r>
        <w:t xml:space="preserve">Use transparency to show overlapping data</w:t>
      </w:r>
    </w:p>
    <w:p>
      <w:pPr>
        <w:pStyle w:val="Compact"/>
        <w:numPr>
          <w:ilvl w:val="0"/>
          <w:numId w:val="1147"/>
        </w:numPr>
      </w:pPr>
      <w:r>
        <w:t xml:space="preserve">Show measures of precision (e.g., 95% confidence intervals)</w:t>
      </w:r>
    </w:p>
    <w:p>
      <w:pPr>
        <w:pStyle w:val="FirstParagraph"/>
      </w:pPr>
      <w:r>
        <w:rPr>
          <w:b/>
          <w:bCs/>
        </w:rPr>
        <w:t xml:space="preserve">Resources:</w:t>
      </w:r>
    </w:p>
    <w:p>
      <w:pPr>
        <w:pStyle w:val="Compact"/>
        <w:numPr>
          <w:ilvl w:val="0"/>
          <w:numId w:val="1148"/>
        </w:numPr>
      </w:pPr>
      <w:hyperlink r:id="rId479">
        <w:r>
          <w:rPr>
            <w:rStyle w:val="Hyperlink"/>
          </w:rPr>
          <w:t xml:space="preserve">Ten Simple Rules for Better Figures</w:t>
        </w:r>
      </w:hyperlink>
    </w:p>
    <w:bookmarkEnd w:id="480"/>
    <w:bookmarkStart w:id="483" w:name="grant-writing"/>
    <w:p>
      <w:pPr>
        <w:pStyle w:val="Heading2"/>
      </w:pPr>
      <w:r>
        <w:t xml:space="preserve">20.5 Grant Writing</w:t>
      </w:r>
    </w:p>
    <w:p>
      <w:pPr>
        <w:pStyle w:val="Compact"/>
        <w:numPr>
          <w:ilvl w:val="0"/>
          <w:numId w:val="1149"/>
        </w:numPr>
      </w:pPr>
      <w:r>
        <w:t xml:space="preserve">Graduate students and postdocs are encouraged to apply for fellowships (e.g., NIH F31, NSF GRFP, K awards)</w:t>
      </w:r>
    </w:p>
    <w:p>
      <w:pPr>
        <w:pStyle w:val="Compact"/>
        <w:numPr>
          <w:ilvl w:val="0"/>
          <w:numId w:val="1149"/>
        </w:numPr>
      </w:pPr>
      <w:r>
        <w:t xml:space="preserve">PIs will support fellowship applications with feedback, letters of support, and mentoring</w:t>
      </w:r>
    </w:p>
    <w:p>
      <w:pPr>
        <w:pStyle w:val="Compact"/>
        <w:numPr>
          <w:ilvl w:val="0"/>
          <w:numId w:val="1149"/>
        </w:numPr>
      </w:pPr>
      <w:r>
        <w:t xml:space="preserve">Start planning fellowship applications well in advance of deadlines (typically 3-6 months)</w:t>
      </w:r>
    </w:p>
    <w:p>
      <w:pPr>
        <w:pStyle w:val="Compact"/>
        <w:numPr>
          <w:ilvl w:val="0"/>
          <w:numId w:val="1149"/>
        </w:numPr>
      </w:pPr>
      <w:r>
        <w:t xml:space="preserve">Attend grant writing workshops and seek feedback from multiple sources</w:t>
      </w:r>
    </w:p>
    <w:p>
      <w:pPr>
        <w:pStyle w:val="FirstParagraph"/>
      </w:pPr>
      <w:r>
        <w:rPr>
          <w:b/>
          <w:bCs/>
        </w:rPr>
        <w:t xml:space="preserve">Resources:</w:t>
      </w:r>
    </w:p>
    <w:p>
      <w:pPr>
        <w:pStyle w:val="Compact"/>
        <w:numPr>
          <w:ilvl w:val="0"/>
          <w:numId w:val="1150"/>
        </w:numPr>
      </w:pPr>
      <w:hyperlink r:id="rId481">
        <w:r>
          <w:rPr>
            <w:rStyle w:val="Hyperlink"/>
          </w:rPr>
          <w:t xml:space="preserve">Building Your Funding Train</w:t>
        </w:r>
      </w:hyperlink>
    </w:p>
    <w:p>
      <w:pPr>
        <w:pStyle w:val="Compact"/>
        <w:numPr>
          <w:ilvl w:val="0"/>
          <w:numId w:val="1150"/>
        </w:numPr>
      </w:pPr>
      <w:hyperlink r:id="rId482">
        <w:r>
          <w:rPr>
            <w:rStyle w:val="Hyperlink"/>
          </w:rPr>
          <w:t xml:space="preserve">NIH Funding Opportunities</w:t>
        </w:r>
      </w:hyperlink>
    </w:p>
    <w:p>
      <w:pPr>
        <w:pStyle w:val="Compact"/>
        <w:numPr>
          <w:ilvl w:val="0"/>
          <w:numId w:val="1150"/>
        </w:numPr>
      </w:pPr>
      <w:hyperlink r:id="rId463">
        <w:r>
          <w:rPr>
            <w:rStyle w:val="Hyperlink"/>
          </w:rPr>
          <w:t xml:space="preserve">NIH Grant Writing Resources</w:t>
        </w:r>
      </w:hyperlink>
    </w:p>
    <w:bookmarkEnd w:id="483"/>
    <w:bookmarkStart w:id="484" w:name="teaching-and-outreach"/>
    <w:p>
      <w:pPr>
        <w:pStyle w:val="Heading2"/>
      </w:pPr>
      <w:r>
        <w:t xml:space="preserve">20.6 Teaching and Outreach</w:t>
      </w:r>
    </w:p>
    <w:p>
      <w:pPr>
        <w:pStyle w:val="FirstParagraph"/>
      </w:pPr>
      <w:r>
        <w:t xml:space="preserve">Teaching and outreach are valuable professional development opportunities:</w:t>
      </w:r>
    </w:p>
    <w:p>
      <w:pPr>
        <w:pStyle w:val="Compact"/>
        <w:numPr>
          <w:ilvl w:val="0"/>
          <w:numId w:val="1151"/>
        </w:numPr>
      </w:pPr>
      <w:r>
        <w:t xml:space="preserve">Graduate students are encouraged to gain teaching experience</w:t>
      </w:r>
    </w:p>
    <w:p>
      <w:pPr>
        <w:pStyle w:val="Compact"/>
        <w:numPr>
          <w:ilvl w:val="0"/>
          <w:numId w:val="1151"/>
        </w:numPr>
      </w:pPr>
      <w:r>
        <w:t xml:space="preserve">We support science communication and outreach activities</w:t>
      </w:r>
    </w:p>
    <w:p>
      <w:pPr>
        <w:pStyle w:val="Compact"/>
        <w:numPr>
          <w:ilvl w:val="0"/>
          <w:numId w:val="1151"/>
        </w:numPr>
      </w:pPr>
      <w:r>
        <w:t xml:space="preserve">Discuss opportunities with PIs</w:t>
      </w:r>
    </w:p>
    <w:bookmarkEnd w:id="484"/>
    <w:bookmarkStart w:id="485" w:name="networking"/>
    <w:p>
      <w:pPr>
        <w:pStyle w:val="Heading2"/>
      </w:pPr>
      <w:r>
        <w:t xml:space="preserve">20.7 Networking</w:t>
      </w:r>
    </w:p>
    <w:p>
      <w:pPr>
        <w:pStyle w:val="FirstParagraph"/>
      </w:pPr>
      <w:r>
        <w:t xml:space="preserve">Building a professional network is important for your career:</w:t>
      </w:r>
    </w:p>
    <w:p>
      <w:pPr>
        <w:pStyle w:val="Compact"/>
        <w:numPr>
          <w:ilvl w:val="0"/>
          <w:numId w:val="1152"/>
        </w:numPr>
      </w:pPr>
      <w:r>
        <w:t xml:space="preserve">Attend seminars and departmental events</w:t>
      </w:r>
    </w:p>
    <w:p>
      <w:pPr>
        <w:pStyle w:val="Compact"/>
        <w:numPr>
          <w:ilvl w:val="0"/>
          <w:numId w:val="1152"/>
        </w:numPr>
      </w:pPr>
      <w:r>
        <w:t xml:space="preserve">Connect with researchers in your field</w:t>
      </w:r>
    </w:p>
    <w:p>
      <w:pPr>
        <w:pStyle w:val="Compact"/>
        <w:numPr>
          <w:ilvl w:val="0"/>
          <w:numId w:val="1152"/>
        </w:numPr>
      </w:pPr>
      <w:r>
        <w:t xml:space="preserve">Join professional societies</w:t>
      </w:r>
    </w:p>
    <w:p>
      <w:pPr>
        <w:pStyle w:val="Compact"/>
        <w:numPr>
          <w:ilvl w:val="0"/>
          <w:numId w:val="1152"/>
        </w:numPr>
      </w:pPr>
      <w:r>
        <w:t xml:space="preserve">Use professional social media platforms to share research and engage with the scientific community</w:t>
      </w:r>
    </w:p>
    <w:p>
      <w:r>
        <w:br w:type="page"/>
      </w:r>
    </w:p>
    <w:bookmarkEnd w:id="485"/>
    <w:bookmarkEnd w:id="486"/>
    <w:bookmarkStart w:id="494"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469">
        <w:r>
          <w:rPr>
            <w:rStyle w:val="Hyperlink"/>
          </w:rPr>
          <w:t xml:space="preserve">original by Jade Benjamin-Chung</w:t>
        </w:r>
      </w:hyperlink>
    </w:p>
    <w:bookmarkStart w:id="487"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153"/>
        </w:numPr>
      </w:pPr>
      <w:r>
        <w:rPr>
          <w:b/>
          <w:bCs/>
        </w:rPr>
        <w:t xml:space="preserve">Planning</w:t>
      </w:r>
      <w:r>
        <w:t xml:space="preserve">: Discuss target journals, outline, and timeline with PIs</w:t>
      </w:r>
    </w:p>
    <w:p>
      <w:pPr>
        <w:pStyle w:val="Compact"/>
        <w:numPr>
          <w:ilvl w:val="0"/>
          <w:numId w:val="1153"/>
        </w:numPr>
      </w:pPr>
      <w:r>
        <w:rPr>
          <w:b/>
          <w:bCs/>
        </w:rPr>
        <w:t xml:space="preserve">Drafting</w:t>
      </w:r>
      <w:r>
        <w:t xml:space="preserve">: Lead author prepares initial draft</w:t>
      </w:r>
    </w:p>
    <w:p>
      <w:pPr>
        <w:pStyle w:val="Compact"/>
        <w:numPr>
          <w:ilvl w:val="0"/>
          <w:numId w:val="1153"/>
        </w:numPr>
      </w:pPr>
      <w:r>
        <w:rPr>
          <w:b/>
          <w:bCs/>
        </w:rPr>
        <w:t xml:space="preserve">Internal review</w:t>
      </w:r>
      <w:r>
        <w:t xml:space="preserve">: Co-authors review and provide feedback</w:t>
      </w:r>
    </w:p>
    <w:p>
      <w:pPr>
        <w:pStyle w:val="Compact"/>
        <w:numPr>
          <w:ilvl w:val="0"/>
          <w:numId w:val="1153"/>
        </w:numPr>
      </w:pPr>
      <w:r>
        <w:rPr>
          <w:b/>
          <w:bCs/>
        </w:rPr>
        <w:t xml:space="preserve">Revision</w:t>
      </w:r>
      <w:r>
        <w:t xml:space="preserve">: Lead author incorporates feedback iteratively</w:t>
      </w:r>
    </w:p>
    <w:p>
      <w:pPr>
        <w:pStyle w:val="Compact"/>
        <w:numPr>
          <w:ilvl w:val="0"/>
          <w:numId w:val="1153"/>
        </w:numPr>
      </w:pPr>
      <w:r>
        <w:rPr>
          <w:b/>
          <w:bCs/>
        </w:rPr>
        <w:t xml:space="preserve">PI approval</w:t>
      </w:r>
      <w:r>
        <w:t xml:space="preserve">: Obtain final approval from PIs before submission</w:t>
      </w:r>
    </w:p>
    <w:p>
      <w:pPr>
        <w:pStyle w:val="Compact"/>
        <w:numPr>
          <w:ilvl w:val="0"/>
          <w:numId w:val="1153"/>
        </w:numPr>
      </w:pPr>
      <w:r>
        <w:rPr>
          <w:b/>
          <w:bCs/>
        </w:rPr>
        <w:t xml:space="preserve">Submission</w:t>
      </w:r>
      <w:r>
        <w:t xml:space="preserve">: Submit to journal</w:t>
      </w:r>
    </w:p>
    <w:p>
      <w:pPr>
        <w:pStyle w:val="Compact"/>
        <w:numPr>
          <w:ilvl w:val="0"/>
          <w:numId w:val="1153"/>
        </w:numPr>
      </w:pPr>
      <w:r>
        <w:rPr>
          <w:b/>
          <w:bCs/>
        </w:rPr>
        <w:t xml:space="preserve">Revisions</w:t>
      </w:r>
      <w:r>
        <w:t xml:space="preserve">: Lead author coordinates response to peer reviewers</w:t>
      </w:r>
    </w:p>
    <w:p>
      <w:pPr>
        <w:pStyle w:val="Compact"/>
        <w:numPr>
          <w:ilvl w:val="0"/>
          <w:numId w:val="1153"/>
        </w:numPr>
      </w:pPr>
      <w:r>
        <w:rPr>
          <w:b/>
          <w:bCs/>
        </w:rPr>
        <w:t xml:space="preserve">Publication</w:t>
      </w:r>
      <w:r>
        <w:t xml:space="preserve">: Celebrate and share!</w:t>
      </w:r>
    </w:p>
    <w:bookmarkEnd w:id="487"/>
    <w:bookmarkStart w:id="490" w:name="preprints-and-open-access"/>
    <w:p>
      <w:pPr>
        <w:pStyle w:val="Heading2"/>
      </w:pPr>
      <w:r>
        <w:t xml:space="preserve">21.2 Preprints and Open Access</w:t>
      </w:r>
    </w:p>
    <w:p>
      <w:pPr>
        <w:pStyle w:val="Compact"/>
        <w:numPr>
          <w:ilvl w:val="0"/>
          <w:numId w:val="1154"/>
        </w:numPr>
      </w:pPr>
      <w:r>
        <w:t xml:space="preserve">We encourage posting preprints prior to or during peer review on platforms like</w:t>
      </w:r>
      <w:r>
        <w:t xml:space="preserve"> </w:t>
      </w:r>
      <w:hyperlink r:id="rId488">
        <w:r>
          <w:rPr>
            <w:rStyle w:val="Hyperlink"/>
          </w:rPr>
          <w:t xml:space="preserve">medRxiv</w:t>
        </w:r>
      </w:hyperlink>
      <w:r>
        <w:t xml:space="preserve"> </w:t>
      </w:r>
      <w:r>
        <w:t xml:space="preserve">or</w:t>
      </w:r>
      <w:r>
        <w:t xml:space="preserve"> </w:t>
      </w:r>
      <w:hyperlink r:id="rId489">
        <w:r>
          <w:rPr>
            <w:rStyle w:val="Hyperlink"/>
          </w:rPr>
          <w:t xml:space="preserve">bioRxiv</w:t>
        </w:r>
      </w:hyperlink>
    </w:p>
    <w:p>
      <w:pPr>
        <w:pStyle w:val="Compact"/>
        <w:numPr>
          <w:ilvl w:val="0"/>
          <w:numId w:val="1154"/>
        </w:numPr>
      </w:pPr>
      <w:r>
        <w:t xml:space="preserve">Preprints allow rapid dissemination of findings and can be cited in grant applications</w:t>
      </w:r>
    </w:p>
    <w:p>
      <w:pPr>
        <w:pStyle w:val="Compact"/>
        <w:numPr>
          <w:ilvl w:val="0"/>
          <w:numId w:val="1154"/>
        </w:numPr>
      </w:pPr>
      <w:r>
        <w:t xml:space="preserve">We support publishing in open access journals when possible to maximize accessibility</w:t>
      </w:r>
    </w:p>
    <w:p>
      <w:pPr>
        <w:pStyle w:val="Compact"/>
        <w:numPr>
          <w:ilvl w:val="0"/>
          <w:numId w:val="1154"/>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488">
        <w:r>
          <w:rPr>
            <w:rStyle w:val="Hyperlink"/>
          </w:rPr>
          <w:t xml:space="preserve">medRxiv</w:t>
        </w:r>
      </w:hyperlink>
      <w:r>
        <w:t xml:space="preserve">.</w:t>
      </w:r>
    </w:p>
    <w:bookmarkEnd w:id="490"/>
    <w:bookmarkStart w:id="492"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55"/>
        </w:numPr>
      </w:pPr>
      <w:r>
        <w:t xml:space="preserve">CONSORT for randomized trials</w:t>
      </w:r>
    </w:p>
    <w:p>
      <w:pPr>
        <w:pStyle w:val="Compact"/>
        <w:numPr>
          <w:ilvl w:val="0"/>
          <w:numId w:val="1155"/>
        </w:numPr>
      </w:pPr>
      <w:r>
        <w:t xml:space="preserve">STROBE for observational studies</w:t>
      </w:r>
    </w:p>
    <w:p>
      <w:pPr>
        <w:pStyle w:val="Compact"/>
        <w:numPr>
          <w:ilvl w:val="0"/>
          <w:numId w:val="1155"/>
        </w:numPr>
      </w:pPr>
      <w:r>
        <w:t xml:space="preserve">PRISMA for systematic reviews</w:t>
      </w:r>
    </w:p>
    <w:p>
      <w:pPr>
        <w:pStyle w:val="Compact"/>
        <w:numPr>
          <w:ilvl w:val="0"/>
          <w:numId w:val="1155"/>
        </w:numPr>
      </w:pPr>
      <w:r>
        <w:t xml:space="preserve">Others as appropriate (see</w:t>
      </w:r>
      <w:r>
        <w:t xml:space="preserve"> </w:t>
      </w:r>
      <w:hyperlink r:id="rId491">
        <w:r>
          <w:rPr>
            <w:rStyle w:val="Hyperlink"/>
          </w:rPr>
          <w:t xml:space="preserve">EQUATOR Network</w:t>
        </w:r>
      </w:hyperlink>
      <w:r>
        <w:t xml:space="preserve">)</w:t>
      </w:r>
    </w:p>
    <w:bookmarkEnd w:id="492"/>
    <w:bookmarkStart w:id="493" w:name="manuscript-checklist-1"/>
    <w:p>
      <w:pPr>
        <w:pStyle w:val="Heading2"/>
      </w:pPr>
      <w:r>
        <w:t xml:space="preserve">21.4 Manuscript Checklist</w:t>
      </w:r>
    </w:p>
    <w:p>
      <w:pPr>
        <w:pStyle w:val="FirstParagraph"/>
      </w:pPr>
      <w:r>
        <w:t xml:space="preserve">Before submitting a manuscript:</w:t>
      </w:r>
    </w:p>
    <w:p>
      <w:pPr>
        <w:pStyle w:val="Compact"/>
        <w:numPr>
          <w:ilvl w:val="0"/>
          <w:numId w:val="1156"/>
        </w:numPr>
      </w:pPr>
      <w:r>
        <w:t xml:space="preserve">Completed relevant reporting checklist</w:t>
      </w:r>
    </w:p>
    <w:p>
      <w:pPr>
        <w:pStyle w:val="Compact"/>
        <w:numPr>
          <w:ilvl w:val="0"/>
          <w:numId w:val="1157"/>
        </w:numPr>
      </w:pPr>
      <w:r>
        <w:t xml:space="preserve">Results are reproducible (rerunning code replicates tables/figures exactly)</w:t>
      </w:r>
    </w:p>
    <w:p>
      <w:pPr>
        <w:pStyle w:val="Compact"/>
        <w:numPr>
          <w:ilvl w:val="0"/>
          <w:numId w:val="1158"/>
        </w:numPr>
      </w:pPr>
      <w:r>
        <w:t xml:space="preserve">Target journal selected</w:t>
      </w:r>
    </w:p>
    <w:p>
      <w:pPr>
        <w:pStyle w:val="Compact"/>
        <w:numPr>
          <w:ilvl w:val="0"/>
          <w:numId w:val="1159"/>
        </w:numPr>
      </w:pPr>
      <w:r>
        <w:t xml:space="preserve">Title is declarative and states findings clearly</w:t>
      </w:r>
    </w:p>
    <w:p>
      <w:pPr>
        <w:pStyle w:val="Compact"/>
        <w:numPr>
          <w:ilvl w:val="0"/>
          <w:numId w:val="1160"/>
        </w:numPr>
      </w:pPr>
      <w:r>
        <w:t xml:space="preserve">Word count meets journal requirements</w:t>
      </w:r>
    </w:p>
    <w:p>
      <w:pPr>
        <w:pStyle w:val="Compact"/>
        <w:numPr>
          <w:ilvl w:val="0"/>
          <w:numId w:val="1161"/>
        </w:numPr>
      </w:pPr>
      <w:r>
        <w:t xml:space="preserve">Manuscript follows journal formatting guidelines</w:t>
      </w:r>
    </w:p>
    <w:p>
      <w:pPr>
        <w:pStyle w:val="Compact"/>
        <w:numPr>
          <w:ilvl w:val="0"/>
          <w:numId w:val="1162"/>
        </w:numPr>
      </w:pPr>
      <w:r>
        <w:t xml:space="preserve">Consistent voice throughout (typically active voice)</w:t>
      </w:r>
    </w:p>
    <w:p>
      <w:pPr>
        <w:pStyle w:val="Compact"/>
        <w:numPr>
          <w:ilvl w:val="0"/>
          <w:numId w:val="1163"/>
        </w:numPr>
      </w:pPr>
      <w:r>
        <w:t xml:space="preserve">All figures and tables referenced in main text</w:t>
      </w:r>
    </w:p>
    <w:p>
      <w:pPr>
        <w:pStyle w:val="Compact"/>
        <w:numPr>
          <w:ilvl w:val="0"/>
          <w:numId w:val="1164"/>
        </w:numPr>
      </w:pPr>
      <w:r>
        <w:t xml:space="preserve">Captions for all figures and tables</w:t>
      </w:r>
    </w:p>
    <w:p>
      <w:pPr>
        <w:pStyle w:val="Compact"/>
        <w:numPr>
          <w:ilvl w:val="0"/>
          <w:numId w:val="1165"/>
        </w:numPr>
      </w:pPr>
      <w:r>
        <w:t xml:space="preserve">Tables/figures numbered by order of appearance</w:t>
      </w:r>
    </w:p>
    <w:p>
      <w:pPr>
        <w:pStyle w:val="Compact"/>
        <w:numPr>
          <w:ilvl w:val="0"/>
          <w:numId w:val="1166"/>
        </w:numPr>
      </w:pPr>
      <w:r>
        <w:t xml:space="preserve">Abbreviations defined at first use and used sparingly</w:t>
      </w:r>
    </w:p>
    <w:p>
      <w:pPr>
        <w:pStyle w:val="Compact"/>
        <w:numPr>
          <w:ilvl w:val="0"/>
          <w:numId w:val="1167"/>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68"/>
        </w:numPr>
      </w:pPr>
      <w:r>
        <w:t xml:space="preserve">Avoid directionless statements (specify direction of associations)</w:t>
      </w:r>
    </w:p>
    <w:p>
      <w:pPr>
        <w:pStyle w:val="Compact"/>
        <w:numPr>
          <w:ilvl w:val="0"/>
          <w:numId w:val="1169"/>
        </w:numPr>
      </w:pPr>
      <w:r>
        <w:t xml:space="preserve">Causal language only when supported by study design</w:t>
      </w:r>
    </w:p>
    <w:p>
      <w:pPr>
        <w:pStyle w:val="Compact"/>
        <w:numPr>
          <w:ilvl w:val="0"/>
          <w:numId w:val="1170"/>
        </w:numPr>
      </w:pPr>
      <w:r>
        <w:t xml:space="preserve">Avoid</w:t>
      </w:r>
      <w:r>
        <w:t xml:space="preserve"> </w:t>
      </w:r>
      <w:r>
        <w:t xml:space="preserve">“significant”</w:t>
      </w:r>
      <w:r>
        <w:t xml:space="preserve"> </w:t>
      </w:r>
      <w:r>
        <w:t xml:space="preserve">(easily confused with statistical significance)</w:t>
      </w:r>
    </w:p>
    <w:p>
      <w:pPr>
        <w:pStyle w:val="Compact"/>
        <w:numPr>
          <w:ilvl w:val="0"/>
          <w:numId w:val="1171"/>
        </w:numPr>
      </w:pPr>
      <w:r>
        <w:t xml:space="preserve">Author contributions drafted using CRediT Taxonomy</w:t>
      </w:r>
    </w:p>
    <w:p>
      <w:r>
        <w:br w:type="page"/>
      </w:r>
    </w:p>
    <w:bookmarkEnd w:id="493"/>
    <w:bookmarkEnd w:id="494"/>
    <w:bookmarkStart w:id="575" w:name="references"/>
    <w:p>
      <w:pPr>
        <w:pStyle w:val="Heading1"/>
      </w:pPr>
      <w:r>
        <w:t xml:space="preserve">References</w:t>
      </w:r>
    </w:p>
    <w:bookmarkStart w:id="574" w:name="refs"/>
    <w:bookmarkStart w:id="496" w:name="ref-space_odyssey"/>
    <w:p>
      <w:pPr>
        <w:pStyle w:val="Bibliography"/>
      </w:pPr>
      <w:r>
        <w:t xml:space="preserve">“2001: A Space Odyssey.”</w:t>
      </w:r>
      <w:r>
        <w:t xml:space="preserve"> </w:t>
      </w:r>
      <w:r>
        <w:t xml:space="preserve">1968. Film.</w:t>
      </w:r>
      <w:r>
        <w:t xml:space="preserve"> </w:t>
      </w:r>
      <w:hyperlink r:id="rId495">
        <w:r>
          <w:rPr>
            <w:rStyle w:val="Hyperlink"/>
          </w:rPr>
          <w:t xml:space="preserve">https://en.wikipedia.org/wiki/2001:_A_Space_Odyssey_(film)</w:t>
        </w:r>
      </w:hyperlink>
      <w:r>
        <w:t xml:space="preserve">.</w:t>
      </w:r>
    </w:p>
    <w:bookmarkEnd w:id="496"/>
    <w:bookmarkStart w:id="498"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497">
        <w:r>
          <w:rPr>
            <w:rStyle w:val="Hyperlink"/>
          </w:rPr>
          <w:t xml:space="preserve">https://doi.org/10.1371/journal.pgph.0002269</w:t>
        </w:r>
      </w:hyperlink>
      <w:r>
        <w:t xml:space="preserve">.</w:t>
      </w:r>
    </w:p>
    <w:bookmarkEnd w:id="498"/>
    <w:bookmarkStart w:id="500"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499">
        <w:r>
          <w:rPr>
            <w:rStyle w:val="Hyperlink"/>
          </w:rPr>
          <w:t xml:space="preserve">https://search.library.ucdavis.edu/permalink/01UCD_INST/9fle3i/alma990000226350403126</w:t>
        </w:r>
      </w:hyperlink>
      <w:r>
        <w:t xml:space="preserve">.</w:t>
      </w:r>
    </w:p>
    <w:bookmarkEnd w:id="500"/>
    <w:bookmarkStart w:id="50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01">
        <w:r>
          <w:rPr>
            <w:rStyle w:val="Hyperlink"/>
          </w:rPr>
          <w:t xml:space="preserve">https://doi.org/10.1038/d41586-019-01431-z</w:t>
        </w:r>
      </w:hyperlink>
      <w:r>
        <w:t xml:space="preserve">.</w:t>
      </w:r>
    </w:p>
    <w:bookmarkEnd w:id="502"/>
    <w:bookmarkStart w:id="504" w:name="ref-battlestar_galactica_2004"/>
    <w:p>
      <w:pPr>
        <w:pStyle w:val="Bibliography"/>
      </w:pPr>
      <w:r>
        <w:t xml:space="preserve">“Battlestar Galactica.”</w:t>
      </w:r>
      <w:r>
        <w:t xml:space="preserve"> </w:t>
      </w:r>
      <w:r>
        <w:t xml:space="preserve">2004. Television Series.</w:t>
      </w:r>
      <w:r>
        <w:t xml:space="preserve"> </w:t>
      </w:r>
      <w:hyperlink r:id="rId503">
        <w:r>
          <w:rPr>
            <w:rStyle w:val="Hyperlink"/>
          </w:rPr>
          <w:t xml:space="preserve">https://en.wikipedia.org/wiki/Battlestar_Galactica_(2004_TV_series)</w:t>
        </w:r>
      </w:hyperlink>
      <w:r>
        <w:t xml:space="preserve">.</w:t>
      </w:r>
    </w:p>
    <w:bookmarkEnd w:id="504"/>
    <w:bookmarkStart w:id="505"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469">
        <w:r>
          <w:rPr>
            <w:rStyle w:val="Hyperlink"/>
          </w:rPr>
          <w:t xml:space="preserve">https://jadebc.github.io/lab-manual/</w:t>
        </w:r>
      </w:hyperlink>
      <w:r>
        <w:t xml:space="preserve">.</w:t>
      </w:r>
    </w:p>
    <w:bookmarkEnd w:id="505"/>
    <w:bookmarkStart w:id="507" w:name="ref-blade_runner"/>
    <w:p>
      <w:pPr>
        <w:pStyle w:val="Bibliography"/>
      </w:pPr>
      <w:r>
        <w:t xml:space="preserve">“Blade Runner.”</w:t>
      </w:r>
      <w:r>
        <w:t xml:space="preserve"> </w:t>
      </w:r>
      <w:r>
        <w:t xml:space="preserve">1982. Film.</w:t>
      </w:r>
      <w:r>
        <w:t xml:space="preserve"> </w:t>
      </w:r>
      <w:hyperlink r:id="rId506">
        <w:r>
          <w:rPr>
            <w:rStyle w:val="Hyperlink"/>
          </w:rPr>
          <w:t xml:space="preserve">https://en.wikipedia.org/wiki/Blade_Runner</w:t>
        </w:r>
      </w:hyperlink>
      <w:r>
        <w:t xml:space="preserve">.</w:t>
      </w:r>
    </w:p>
    <w:bookmarkEnd w:id="507"/>
    <w:bookmarkStart w:id="50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08">
        <w:r>
          <w:rPr>
            <w:rStyle w:val="Hyperlink"/>
          </w:rPr>
          <w:t xml:space="preserve">https://happygitwithr.com/</w:t>
        </w:r>
      </w:hyperlink>
      <w:r>
        <w:t xml:space="preserve">.</w:t>
      </w:r>
    </w:p>
    <w:bookmarkEnd w:id="509"/>
    <w:bookmarkStart w:id="511"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10">
        <w:r>
          <w:rPr>
            <w:rStyle w:val="Hyperlink"/>
          </w:rPr>
          <w:t xml:space="preserve">https://en.wikipedia.org/wiki/Ender%27s_Game</w:t>
        </w:r>
      </w:hyperlink>
      <w:r>
        <w:t xml:space="preserve">.</w:t>
      </w:r>
    </w:p>
    <w:bookmarkEnd w:id="511"/>
    <w:bookmarkStart w:id="513"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12">
        <w:r>
          <w:rPr>
            <w:rStyle w:val="Hyperlink"/>
          </w:rPr>
          <w:t xml:space="preserve">https://doi.org/10.1038/s41467-020-19160-7</w:t>
        </w:r>
      </w:hyperlink>
      <w:r>
        <w:t xml:space="preserve">.</w:t>
      </w:r>
    </w:p>
    <w:bookmarkEnd w:id="513"/>
    <w:bookmarkStart w:id="515"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14">
        <w:r>
          <w:rPr>
            <w:rStyle w:val="Hyperlink"/>
          </w:rPr>
          <w:t xml:space="preserve">http://creativecommons.org/licenses/by-nc/4.0/</w:t>
        </w:r>
      </w:hyperlink>
      <w:r>
        <w:t xml:space="preserve">.</w:t>
      </w:r>
    </w:p>
    <w:bookmarkEnd w:id="515"/>
    <w:bookmarkStart w:id="517" w:name="ref-credit"/>
    <w:p>
      <w:pPr>
        <w:pStyle w:val="Bibliography"/>
      </w:pPr>
      <w:r>
        <w:t xml:space="preserve">“CRediT: Contributor Roles Taxonomy.”</w:t>
      </w:r>
      <w:r>
        <w:t xml:space="preserve"> </w:t>
      </w:r>
      <w:r>
        <w:t xml:space="preserve">n.d. PLOS ONE.</w:t>
      </w:r>
      <w:r>
        <w:t xml:space="preserve"> </w:t>
      </w:r>
      <w:hyperlink r:id="rId516">
        <w:r>
          <w:rPr>
            <w:rStyle w:val="Hyperlink"/>
          </w:rPr>
          <w:t xml:space="preserve">https://journals.plos.org/plosone/s/authorship</w:t>
        </w:r>
      </w:hyperlink>
      <w:r>
        <w:t xml:space="preserve">.</w:t>
      </w:r>
    </w:p>
    <w:bookmarkEnd w:id="517"/>
    <w:bookmarkStart w:id="519" w:name="ref-dryad"/>
    <w:p>
      <w:pPr>
        <w:pStyle w:val="Bibliography"/>
      </w:pPr>
      <w:r>
        <w:t xml:space="preserve">“Dryad Digital Repository.”</w:t>
      </w:r>
      <w:r>
        <w:t xml:space="preserve"> </w:t>
      </w:r>
      <w:r>
        <w:t xml:space="preserve">n.d. Dryad.</w:t>
      </w:r>
      <w:r>
        <w:t xml:space="preserve"> </w:t>
      </w:r>
      <w:hyperlink r:id="rId518">
        <w:r>
          <w:rPr>
            <w:rStyle w:val="Hyperlink"/>
          </w:rPr>
          <w:t xml:space="preserve">https://datadryad.org/</w:t>
        </w:r>
      </w:hyperlink>
      <w:r>
        <w:t xml:space="preserve">.</w:t>
      </w:r>
    </w:p>
    <w:bookmarkEnd w:id="519"/>
    <w:bookmarkStart w:id="520"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91">
        <w:r>
          <w:rPr>
            <w:rStyle w:val="Hyperlink"/>
          </w:rPr>
          <w:t xml:space="preserve">https://www.equator-network.org/</w:t>
        </w:r>
      </w:hyperlink>
      <w:r>
        <w:t xml:space="preserve">.</w:t>
      </w:r>
    </w:p>
    <w:bookmarkEnd w:id="520"/>
    <w:bookmarkStart w:id="52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21">
        <w:r>
          <w:rPr>
            <w:rStyle w:val="Hyperlink"/>
          </w:rPr>
          <w:t xml:space="preserve">https://engineering-shiny.org/</w:t>
        </w:r>
      </w:hyperlink>
      <w:r>
        <w:t xml:space="preserve">.</w:t>
      </w:r>
    </w:p>
    <w:bookmarkEnd w:id="522"/>
    <w:bookmarkStart w:id="524"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23">
        <w:r>
          <w:rPr>
            <w:rStyle w:val="Hyperlink"/>
          </w:rPr>
          <w:t xml:space="preserve">https://www.youtube.com/watch?v=B1BdQcJ2ZYY</w:t>
        </w:r>
      </w:hyperlink>
      <w:r>
        <w:t xml:space="preserve">.</w:t>
      </w:r>
    </w:p>
    <w:bookmarkEnd w:id="524"/>
    <w:bookmarkStart w:id="526" w:name="ref-githubdesktop"/>
    <w:p>
      <w:pPr>
        <w:pStyle w:val="Bibliography"/>
      </w:pPr>
      <w:r>
        <w:t xml:space="preserve">“GitHub Desktop.”</w:t>
      </w:r>
      <w:r>
        <w:t xml:space="preserve"> </w:t>
      </w:r>
      <w:r>
        <w:t xml:space="preserve">n.d. GitHub.</w:t>
      </w:r>
      <w:r>
        <w:t xml:space="preserve"> </w:t>
      </w:r>
      <w:hyperlink r:id="rId525">
        <w:r>
          <w:rPr>
            <w:rStyle w:val="Hyperlink"/>
          </w:rPr>
          <w:t xml:space="preserve">https://desktop.github.com/</w:t>
        </w:r>
      </w:hyperlink>
      <w:r>
        <w:t xml:space="preserve">.</w:t>
      </w:r>
    </w:p>
    <w:bookmarkEnd w:id="526"/>
    <w:bookmarkStart w:id="528" w:name="ref-dune"/>
    <w:p>
      <w:pPr>
        <w:pStyle w:val="Bibliography"/>
      </w:pPr>
      <w:r>
        <w:t xml:space="preserve">Herbert, Frank. 1965.</w:t>
      </w:r>
      <w:r>
        <w:t xml:space="preserve"> </w:t>
      </w:r>
      <w:r>
        <w:t xml:space="preserve">“Dune.”</w:t>
      </w:r>
      <w:r>
        <w:t xml:space="preserve"> </w:t>
      </w:r>
      <w:r>
        <w:t xml:space="preserve">Novel.</w:t>
      </w:r>
      <w:r>
        <w:t xml:space="preserve"> </w:t>
      </w:r>
      <w:hyperlink r:id="rId527">
        <w:r>
          <w:rPr>
            <w:rStyle w:val="Hyperlink"/>
          </w:rPr>
          <w:t xml:space="preserve">https://en.wikipedia.org/wiki/Organizations_of_the_Dune_universe#Thinking_machines</w:t>
        </w:r>
      </w:hyperlink>
      <w:r>
        <w:t xml:space="preserve">.</w:t>
      </w:r>
    </w:p>
    <w:bookmarkEnd w:id="528"/>
    <w:bookmarkStart w:id="530" w:name="ref-plos_data"/>
    <w:p>
      <w:pPr>
        <w:pStyle w:val="Bibliography"/>
      </w:pPr>
      <w:r>
        <w:t xml:space="preserve">“How to Store and Manage Your Data.”</w:t>
      </w:r>
      <w:r>
        <w:t xml:space="preserve"> </w:t>
      </w:r>
      <w:r>
        <w:t xml:space="preserve">n.d. PLOS.</w:t>
      </w:r>
      <w:r>
        <w:t xml:space="preserve"> </w:t>
      </w:r>
      <w:hyperlink r:id="rId529">
        <w:r>
          <w:rPr>
            <w:rStyle w:val="Hyperlink"/>
          </w:rPr>
          <w:t xml:space="preserve">https://plos.org/resource/how-to-store-and-manage-your-data/</w:t>
        </w:r>
      </w:hyperlink>
      <w:r>
        <w:t xml:space="preserve">.</w:t>
      </w:r>
    </w:p>
    <w:bookmarkEnd w:id="530"/>
    <w:bookmarkStart w:id="53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31"/>
    <w:bookmarkStart w:id="532" w:name="ref-medRxiv"/>
    <w:p>
      <w:pPr>
        <w:pStyle w:val="Bibliography"/>
      </w:pPr>
      <w:r>
        <w:t xml:space="preserve">“medRxiv: The Preprint Server for Health Sciences.”</w:t>
      </w:r>
      <w:r>
        <w:t xml:space="preserve"> </w:t>
      </w:r>
      <w:r>
        <w:t xml:space="preserve">n.d. Cold Spring Harbor Laboratory.</w:t>
      </w:r>
      <w:r>
        <w:t xml:space="preserve"> </w:t>
      </w:r>
      <w:hyperlink r:id="rId488">
        <w:r>
          <w:rPr>
            <w:rStyle w:val="Hyperlink"/>
          </w:rPr>
          <w:t xml:space="preserve">https://www.medrxiv.org/</w:t>
        </w:r>
      </w:hyperlink>
      <w:r>
        <w:t xml:space="preserve">.</w:t>
      </w:r>
    </w:p>
    <w:bookmarkEnd w:id="532"/>
    <w:bookmarkStart w:id="53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33">
        <w:r>
          <w:rPr>
            <w:rStyle w:val="Hyperlink"/>
          </w:rPr>
          <w:t xml:space="preserve">https://doi.org/10.1038/467775a</w:t>
        </w:r>
      </w:hyperlink>
      <w:r>
        <w:t xml:space="preserve">.</w:t>
      </w:r>
    </w:p>
    <w:bookmarkEnd w:id="534"/>
    <w:bookmarkStart w:id="536"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35">
        <w:r>
          <w:rPr>
            <w:rStyle w:val="Hyperlink"/>
          </w:rPr>
          <w:t xml:space="preserve">https://doi.org/10.1038/s41562-016-0021</w:t>
        </w:r>
      </w:hyperlink>
      <w:r>
        <w:t xml:space="preserve">.</w:t>
      </w:r>
    </w:p>
    <w:bookmarkEnd w:id="536"/>
    <w:bookmarkStart w:id="53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37">
        <w:r>
          <w:rPr>
            <w:rStyle w:val="Hyperlink"/>
          </w:rPr>
          <w:t xml:space="preserve">https://doi.org/10.1038/526182a</w:t>
        </w:r>
      </w:hyperlink>
      <w:r>
        <w:t xml:space="preserve">.</w:t>
      </w:r>
    </w:p>
    <w:bookmarkEnd w:id="538"/>
    <w:bookmarkStart w:id="540" w:name="ref-osf"/>
    <w:p>
      <w:pPr>
        <w:pStyle w:val="Bibliography"/>
      </w:pPr>
      <w:r>
        <w:t xml:space="preserve">“Open Science Framework.”</w:t>
      </w:r>
      <w:r>
        <w:t xml:space="preserve"> </w:t>
      </w:r>
      <w:r>
        <w:t xml:space="preserve">n.d. Center for Open Science.</w:t>
      </w:r>
      <w:r>
        <w:t xml:space="preserve"> </w:t>
      </w:r>
      <w:hyperlink r:id="rId539">
        <w:r>
          <w:rPr>
            <w:rStyle w:val="Hyperlink"/>
          </w:rPr>
          <w:t xml:space="preserve">https://osf.io/</w:t>
        </w:r>
      </w:hyperlink>
      <w:r>
        <w:t xml:space="preserve">.</w:t>
      </w:r>
    </w:p>
    <w:bookmarkEnd w:id="540"/>
    <w:bookmarkStart w:id="542" w:name="ref-gitfixum"/>
    <w:p>
      <w:pPr>
        <w:pStyle w:val="Bibliography"/>
      </w:pPr>
      <w:r>
        <w:t xml:space="preserve">Robertson, Seth. n.d.</w:t>
      </w:r>
      <w:r>
        <w:t xml:space="preserve"> </w:t>
      </w:r>
      <w:r>
        <w:t xml:space="preserve">“On Undoing, Fixing, or Removing Commits in Git.”</w:t>
      </w:r>
      <w:r>
        <w:t xml:space="preserve"> </w:t>
      </w:r>
      <w:hyperlink r:id="rId541">
        <w:r>
          <w:rPr>
            <w:rStyle w:val="Hyperlink"/>
          </w:rPr>
          <w:t xml:space="preserve">https://sethrobertson.github.io/GitFixUm/fixup.html</w:t>
        </w:r>
      </w:hyperlink>
      <w:r>
        <w:t xml:space="preserve">.</w:t>
      </w:r>
    </w:p>
    <w:bookmarkEnd w:id="542"/>
    <w:bookmarkStart w:id="544"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543">
        <w:r>
          <w:rPr>
            <w:rStyle w:val="Hyperlink"/>
          </w:rPr>
          <w:t xml:space="preserve">https://doi.org/10.1371/journal.pcbi.1003833</w:t>
        </w:r>
      </w:hyperlink>
      <w:r>
        <w:t xml:space="preserve">.</w:t>
      </w:r>
    </w:p>
    <w:bookmarkEnd w:id="544"/>
    <w:bookmarkStart w:id="546"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545">
        <w:r>
          <w:rPr>
            <w:rStyle w:val="Hyperlink"/>
          </w:rPr>
          <w:t xml:space="preserve">https://doi.org/10.1038/d41586-019-02918-5</w:t>
        </w:r>
      </w:hyperlink>
      <w:r>
        <w:t xml:space="preserve">.</w:t>
      </w:r>
    </w:p>
    <w:bookmarkEnd w:id="546"/>
    <w:bookmarkStart w:id="548" w:name="ref-slurm"/>
    <w:p>
      <w:pPr>
        <w:pStyle w:val="Bibliography"/>
      </w:pPr>
      <w:r>
        <w:t xml:space="preserve">“Slurm Workload Manager: Sbatch Documentation.”</w:t>
      </w:r>
      <w:r>
        <w:t xml:space="preserve"> </w:t>
      </w:r>
      <w:r>
        <w:t xml:space="preserve">n.d. SchedMD.</w:t>
      </w:r>
      <w:r>
        <w:t xml:space="preserve"> </w:t>
      </w:r>
      <w:hyperlink r:id="rId547">
        <w:r>
          <w:rPr>
            <w:rStyle w:val="Hyperlink"/>
          </w:rPr>
          <w:t xml:space="preserve">https://slurm.schedmd.com/sbatch.html</w:t>
        </w:r>
      </w:hyperlink>
      <w:r>
        <w:t xml:space="preserve">.</w:t>
      </w:r>
    </w:p>
    <w:bookmarkEnd w:id="548"/>
    <w:bookmarkStart w:id="550"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549">
        <w:r>
          <w:rPr>
            <w:rStyle w:val="Hyperlink"/>
          </w:rPr>
          <w:t xml:space="preserve">https://doi.org/10.1038/d41586-019-00067-3</w:t>
        </w:r>
      </w:hyperlink>
      <w:r>
        <w:t xml:space="preserve">.</w:t>
      </w:r>
    </w:p>
    <w:bookmarkEnd w:id="550"/>
    <w:bookmarkStart w:id="552" w:name="ref-terminator"/>
    <w:p>
      <w:pPr>
        <w:pStyle w:val="Bibliography"/>
      </w:pPr>
      <w:ins w:id="2426" w:author="PR Preview" w:date="2024-01-01T00:00:00Z">
        <w:r>
          <w:t xml:space="preserve">“Terminator 3: Rise of the Machines.”</w:t>
        </w:r>
      </w:ins>
      <w:ins w:id="2426" w:author="PR Preview" w:date="2024-01-01T00:00:00Z">
        <w:r>
          <w:t xml:space="preserve"> </w:t>
        </w:r>
      </w:ins>
      <w:ins w:id="2426" w:author="PR Preview" w:date="2024-01-01T00:00:00Z">
        <w:r>
          <w:t xml:space="preserve">2003. Film.</w:t>
        </w:r>
      </w:ins>
      <w:ins w:id="2426" w:author="PR Preview" w:date="2024-01-01T00:00:00Z">
        <w:r>
          <w:t xml:space="preserve"> </w:t>
        </w:r>
      </w:ins>
      <w:hyperlink r:id="rId551">
        <w:r>
          <w:rPr>
            <w:rStyle w:val="Hyperlink"/>
          </w:rPr>
          <w:t xml:space="preserve">https://en.wikipedia.org/wiki/Terminator_3:_Rise_of_the_Machines</w:t>
        </w:r>
      </w:hyperlink>
      <w:ins w:id="2426" w:author="PR Preview" w:date="2024-01-01T00:00:00Z">
        <w:r>
          <w:t xml:space="preserve">.</w:t>
        </w:r>
      </w:ins>
    </w:p>
    <w:bookmarkEnd w:id="552"/>
    <w:bookmarkStart w:id="554" w:name="ref-matrix"/>
    <w:p>
      <w:pPr>
        <w:pStyle w:val="Bibliography"/>
      </w:pPr>
      <w:r>
        <w:t xml:space="preserve">“The Matrix.”</w:t>
      </w:r>
      <w:r>
        <w:t xml:space="preserve"> </w:t>
      </w:r>
      <w:r>
        <w:t xml:space="preserve">1999. Film.</w:t>
      </w:r>
      <w:r>
        <w:t xml:space="preserve"> </w:t>
      </w:r>
      <w:hyperlink r:id="rId553">
        <w:r>
          <w:rPr>
            <w:rStyle w:val="Hyperlink"/>
          </w:rPr>
          <w:t xml:space="preserve">https://en.wikipedia.org/wiki/The_Matrix</w:t>
        </w:r>
      </w:hyperlink>
      <w:r>
        <w:t xml:space="preserve">.</w:t>
      </w:r>
    </w:p>
    <w:bookmarkEnd w:id="554"/>
    <w:bookmarkStart w:id="556"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555">
        <w:r>
          <w:rPr>
            <w:rStyle w:val="Hyperlink"/>
          </w:rPr>
          <w:t xml:space="preserve">https://code-review.tidyverse.org/</w:t>
        </w:r>
      </w:hyperlink>
      <w:r>
        <w:t xml:space="preserve">.</w:t>
      </w:r>
    </w:p>
    <w:bookmarkEnd w:id="556"/>
    <w:bookmarkStart w:id="558"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557">
        <w:r>
          <w:rPr>
            <w:rStyle w:val="Hyperlink"/>
          </w:rPr>
          <w:t xml:space="preserve">https://doi.org/10.1038/d41586-021-03603-2</w:t>
        </w:r>
      </w:hyperlink>
      <w:r>
        <w:t xml:space="preserve">.</w:t>
      </w:r>
    </w:p>
    <w:bookmarkEnd w:id="558"/>
    <w:bookmarkStart w:id="560" w:name="ref-wargames"/>
    <w:p>
      <w:pPr>
        <w:pStyle w:val="Bibliography"/>
      </w:pPr>
      <w:r>
        <w:t xml:space="preserve">“WarGames.”</w:t>
      </w:r>
      <w:r>
        <w:t xml:space="preserve"> </w:t>
      </w:r>
      <w:r>
        <w:t xml:space="preserve">1983. Film.</w:t>
      </w:r>
      <w:r>
        <w:t xml:space="preserve"> </w:t>
      </w:r>
      <w:hyperlink r:id="rId559">
        <w:r>
          <w:rPr>
            <w:rStyle w:val="Hyperlink"/>
          </w:rPr>
          <w:t xml:space="preserve">https://en.wikipedia.org/wiki/WarGames</w:t>
        </w:r>
      </w:hyperlink>
      <w:r>
        <w:t xml:space="preserve">.</w:t>
      </w:r>
    </w:p>
    <w:bookmarkEnd w:id="560"/>
    <w:bookmarkStart w:id="562"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561">
        <w:r>
          <w:rPr>
            <w:rStyle w:val="Hyperlink"/>
          </w:rPr>
          <w:t xml:space="preserve">https://adv-r.hadley.nz/</w:t>
        </w:r>
      </w:hyperlink>
      <w:r>
        <w:t xml:space="preserve">.</w:t>
      </w:r>
    </w:p>
    <w:bookmarkEnd w:id="562"/>
    <w:bookmarkStart w:id="564" w:name="ref-wickham2021shiny"/>
    <w:p>
      <w:pPr>
        <w:pStyle w:val="Bibliography"/>
      </w:pPr>
      <w:r>
        <w:t xml:space="preserve">———. 2021.</w:t>
      </w:r>
      <w:r>
        <w:t xml:space="preserve"> </w:t>
      </w:r>
      <w:r>
        <w:rPr>
          <w:i/>
          <w:iCs/>
        </w:rPr>
        <w:t xml:space="preserve">Mastering Shiny</w:t>
      </w:r>
      <w:r>
        <w:t xml:space="preserve">. O’Reilly Media.</w:t>
      </w:r>
      <w:r>
        <w:t xml:space="preserve"> </w:t>
      </w:r>
      <w:hyperlink r:id="rId563">
        <w:r>
          <w:rPr>
            <w:rStyle w:val="Hyperlink"/>
          </w:rPr>
          <w:t xml:space="preserve">https://mastering-shiny.org/</w:t>
        </w:r>
      </w:hyperlink>
      <w:r>
        <w:t xml:space="preserve">.</w:t>
      </w:r>
    </w:p>
    <w:bookmarkEnd w:id="564"/>
    <w:bookmarkStart w:id="566" w:name="ref-wickham2023tidyverse"/>
    <w:p>
      <w:pPr>
        <w:pStyle w:val="Bibliography"/>
      </w:pPr>
      <w:r>
        <w:t xml:space="preserve">———. 2023a.</w:t>
      </w:r>
      <w:r>
        <w:t xml:space="preserve"> </w:t>
      </w:r>
      <w:r>
        <w:rPr>
          <w:i/>
          <w:iCs/>
        </w:rPr>
        <w:t xml:space="preserve">The Tidyverse Style Guide</w:t>
      </w:r>
      <w:r>
        <w:t xml:space="preserve">.</w:t>
      </w:r>
      <w:r>
        <w:t xml:space="preserve"> </w:t>
      </w:r>
      <w:hyperlink r:id="rId565">
        <w:r>
          <w:rPr>
            <w:rStyle w:val="Hyperlink"/>
          </w:rPr>
          <w:t xml:space="preserve">https://style.tidyverse.org/</w:t>
        </w:r>
      </w:hyperlink>
      <w:r>
        <w:t xml:space="preserve">.</w:t>
      </w:r>
    </w:p>
    <w:bookmarkEnd w:id="566"/>
    <w:bookmarkStart w:id="568" w:name="ref-wickham2023tidydesign"/>
    <w:p>
      <w:pPr>
        <w:pStyle w:val="Bibliography"/>
      </w:pPr>
      <w:r>
        <w:t xml:space="preserve">———. 2023b.</w:t>
      </w:r>
      <w:r>
        <w:t xml:space="preserve"> </w:t>
      </w:r>
      <w:r>
        <w:rPr>
          <w:i/>
          <w:iCs/>
        </w:rPr>
        <w:t xml:space="preserve">Tidyverse Design Guide</w:t>
      </w:r>
      <w:r>
        <w:t xml:space="preserve">.</w:t>
      </w:r>
      <w:r>
        <w:t xml:space="preserve"> </w:t>
      </w:r>
      <w:hyperlink r:id="rId567">
        <w:r>
          <w:rPr>
            <w:rStyle w:val="Hyperlink"/>
          </w:rPr>
          <w:t xml:space="preserve">https://design.tidyverse.org/</w:t>
        </w:r>
      </w:hyperlink>
      <w:r>
        <w:t xml:space="preserve">.</w:t>
      </w:r>
    </w:p>
    <w:bookmarkEnd w:id="568"/>
    <w:bookmarkStart w:id="570"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569">
        <w:r>
          <w:rPr>
            <w:rStyle w:val="Hyperlink"/>
          </w:rPr>
          <w:t xml:space="preserve">https://r-pkgs.org/</w:t>
        </w:r>
      </w:hyperlink>
      <w:r>
        <w:t xml:space="preserve">.</w:t>
      </w:r>
    </w:p>
    <w:bookmarkEnd w:id="570"/>
    <w:bookmarkStart w:id="572"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571">
        <w:r>
          <w:rPr>
            <w:rStyle w:val="Hyperlink"/>
          </w:rPr>
          <w:t xml:space="preserve">https://r4ds.hadley.nz/</w:t>
        </w:r>
      </w:hyperlink>
      <w:r>
        <w:t xml:space="preserve">.</w:t>
      </w:r>
    </w:p>
    <w:bookmarkEnd w:id="572"/>
    <w:bookmarkStart w:id="573"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0">
        <w:r>
          <w:rPr>
            <w:rStyle w:val="Hyperlink"/>
          </w:rPr>
          <w:t xml:space="preserve">https://roxygen2.r-lib.org/</w:t>
        </w:r>
      </w:hyperlink>
      <w:r>
        <w:t xml:space="preserve">.</w:t>
      </w:r>
    </w:p>
    <w:bookmarkEnd w:id="573"/>
    <w:bookmarkEnd w:id="574"/>
    <w:bookmarkEnd w:id="5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85">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2"/>
  </w:num>
  <w:num w:numId="1163">
    <w:abstractNumId w:val="992"/>
  </w:num>
  <w:num w:numId="1164">
    <w:abstractNumId w:val="992"/>
  </w:num>
  <w:num w:numId="1165">
    <w:abstractNumId w:val="992"/>
  </w:num>
  <w:num w:numId="1166">
    <w:abstractNumId w:val="992"/>
  </w:num>
  <w:num w:numId="1167">
    <w:abstractNumId w:val="992"/>
  </w:num>
  <w:num w:numId="1168">
    <w:abstractNumId w:val="992"/>
  </w:num>
  <w:num w:numId="1169">
    <w:abstractNumId w:val="992"/>
  </w:num>
  <w:num w:numId="1170">
    <w:abstractNumId w:val="992"/>
  </w:num>
  <w:num w:numId="1171">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1" Type="http://schemas.openxmlformats.org/officeDocument/2006/relationships/image" Target="media/rId111.png"/><Relationship Id="rId214" Type="http://schemas.openxmlformats.org/officeDocument/2006/relationships/image" Target="media/rId214.png"/><Relationship Id="rId376" Type="http://schemas.openxmlformats.org/officeDocument/2006/relationships/image" Target="media/rId376.png"/><Relationship Id="rId241" Type="http://schemas.openxmlformats.org/officeDocument/2006/relationships/image" Target="media/rId241.png"/><Relationship Id="rId272" Type="http://schemas.openxmlformats.org/officeDocument/2006/relationships/image" Target="media/rId272.jpg"/><Relationship Id="rId278" Type="http://schemas.openxmlformats.org/officeDocument/2006/relationships/image" Target="media/rId278.png"/><Relationship Id="rId370" Type="http://schemas.openxmlformats.org/officeDocument/2006/relationships/image" Target="media/rId370.png"/><Relationship Id="rId335"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445" Type="http://schemas.openxmlformats.org/officeDocument/2006/relationships/hyperlink" Target="http://adv-r.had.co.nz/Style.html" TargetMode="External"/><Relationship Id="rId477" Type="http://schemas.openxmlformats.org/officeDocument/2006/relationships/hyperlink" Target="http://colorbrewer2.org/" TargetMode="External"/><Relationship Id="rId514" Type="http://schemas.openxmlformats.org/officeDocument/2006/relationships/hyperlink" Target="http://creativecommons.org/licenses/by-nc/4.0/" TargetMode="External"/><Relationship Id="rId221" Type="http://schemas.openxmlformats.org/officeDocument/2006/relationships/hyperlink" Target="http://r-pkgs.had.co.nz/style.html" TargetMode="External"/><Relationship Id="rId211" Type="http://schemas.openxmlformats.org/officeDocument/2006/relationships/hyperlink" Target="http://styler.r-lib.org/articles/customizing_styler.html" TargetMode="External"/><Relationship Id="rId433"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561" Type="http://schemas.openxmlformats.org/officeDocument/2006/relationships/hyperlink" Target="https://adv-r.hadley.nz/" TargetMode="External"/><Relationship Id="rId154" Type="http://schemas.openxmlformats.org/officeDocument/2006/relationships/hyperlink" Target="https://blog.rstudio.com/2016/03/29/feather/" TargetMode="External"/><Relationship Id="rId118" Type="http://schemas.openxmlformats.org/officeDocument/2006/relationships/hyperlink" Target="https://blog.rstudio.com/2020/12/02/rstudio-v1-4-preview-little-things/" TargetMode="External"/><Relationship Id="rId555" Type="http://schemas.openxmlformats.org/officeDocument/2006/relationships/hyperlink" Target="https://code-review.tidyverse.org/" TargetMode="External"/><Relationship Id="rId402" Type="http://schemas.openxmlformats.org/officeDocument/2006/relationships/hyperlink" Target="https://cran.r-project.org/package=assertthat" TargetMode="External"/><Relationship Id="rId220" Type="http://schemas.openxmlformats.org/officeDocument/2006/relationships/hyperlink" Target="https://cran.r-project.org/web/packages/lintr/readme/README.html#available-linters" TargetMode="External"/><Relationship Id="rId224"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518" Type="http://schemas.openxmlformats.org/officeDocument/2006/relationships/hyperlink" Target="https://datadryad.org/" TargetMode="External"/><Relationship Id="rId567" Type="http://schemas.openxmlformats.org/officeDocument/2006/relationships/hyperlink" Target="https://design.tidyverse.org/" TargetMode="External"/><Relationship Id="rId525" Type="http://schemas.openxmlformats.org/officeDocument/2006/relationships/hyperlink" Target="https://desktop.github.com/" TargetMode="External"/><Relationship Id="rId175" Type="http://schemas.openxmlformats.org/officeDocument/2006/relationships/hyperlink" Target="https://devtools.r-lib.org/" TargetMode="External"/><Relationship Id="rId367" Type="http://schemas.openxmlformats.org/officeDocument/2006/relationships/hyperlink" Target="https://docs.github.com/en/copilot/how-tos/use-copilot-agents/coding-agent" TargetMode="External"/><Relationship Id="rId387" Type="http://schemas.openxmlformats.org/officeDocument/2006/relationships/hyperlink" Target="https://docs.github.com/en/copilot/how-tos/use-copilot-agents/coding-agent/customize-the-agent-environment#preinstalling-tools-or-dependencies-in-copilots-environment" TargetMode="External"/><Relationship Id="rId382" Type="http://schemas.openxmlformats.org/officeDocument/2006/relationships/hyperlink" Target="https://docs.github.com/en/copilot/how-tos/use-copilot-agents/coding-agent/customize-the-agent-firewall" TargetMode="External"/><Relationship Id="rId380" Type="http://schemas.openxmlformats.org/officeDocument/2006/relationships/hyperlink" Target="https://docs.github.com/en/copilot/reference/copilot-allowlist-reference" TargetMode="External"/><Relationship Id="rId312" Type="http://schemas.openxmlformats.org/officeDocument/2006/relationships/hyperlink" Target="https://docs.github.com/en/enterprise/2.13/user/articles/creating-releases" TargetMode="External"/><Relationship Id="rId460" Type="http://schemas.openxmlformats.org/officeDocument/2006/relationships/hyperlink" Target="https://docs.google.com/document/d/1ckgRCcr7FFPyymyMA6Y_-cB_vftOyrrxT28c6gRg0PI/edit" TargetMode="External"/><Relationship Id="rId400" Type="http://schemas.openxmlformats.org/officeDocument/2006/relationships/hyperlink" Target="https://docs.ropensci.org/targets/" TargetMode="External"/><Relationship Id="rId533" Type="http://schemas.openxmlformats.org/officeDocument/2006/relationships/hyperlink" Target="https://doi.org/10.1038/467775a" TargetMode="External"/><Relationship Id="rId537" Type="http://schemas.openxmlformats.org/officeDocument/2006/relationships/hyperlink" Target="https://doi.org/10.1038/526182a" TargetMode="External"/><Relationship Id="rId549" Type="http://schemas.openxmlformats.org/officeDocument/2006/relationships/hyperlink" Target="https://doi.org/10.1038/d41586-019-00067-3" TargetMode="External"/><Relationship Id="rId501" Type="http://schemas.openxmlformats.org/officeDocument/2006/relationships/hyperlink" Target="https://doi.org/10.1038/d41586-019-01431-z" TargetMode="External"/><Relationship Id="rId545" Type="http://schemas.openxmlformats.org/officeDocument/2006/relationships/hyperlink" Target="https://doi.org/10.1038/d41586-019-02918-5" TargetMode="External"/><Relationship Id="rId557" Type="http://schemas.openxmlformats.org/officeDocument/2006/relationships/hyperlink" Target="https://doi.org/10.1038/d41586-021-03603-2" TargetMode="External"/><Relationship Id="rId512" Type="http://schemas.openxmlformats.org/officeDocument/2006/relationships/hyperlink" Target="https://doi.org/10.1038/s41467-020-19160-7" TargetMode="External"/><Relationship Id="rId535" Type="http://schemas.openxmlformats.org/officeDocument/2006/relationships/hyperlink" Target="https://doi.org/10.1038/s41562-016-0021" TargetMode="External"/><Relationship Id="rId543" Type="http://schemas.openxmlformats.org/officeDocument/2006/relationships/hyperlink" Target="https://doi.org/10.1371/journal.pcbi.1003833" TargetMode="External"/><Relationship Id="rId497"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151" Type="http://schemas.openxmlformats.org/officeDocument/2006/relationships/hyperlink" Target="https://dplyr.tidyverse.org/articles/programming.html" TargetMode="External"/><Relationship Id="rId495" Type="http://schemas.openxmlformats.org/officeDocument/2006/relationships/hyperlink" Target="https://en.wikipedia.org/wiki/2001:_A_Space_Odyssey_(film)" TargetMode="External"/><Relationship Id="rId353" Type="http://schemas.openxmlformats.org/officeDocument/2006/relationships/hyperlink" Target="https://en.wikipedia.org/wiki/AI-assisted_software_development" TargetMode="External"/><Relationship Id="rId358" Type="http://schemas.openxmlformats.org/officeDocument/2006/relationships/hyperlink" Target="https://en.wikipedia.org/wiki/AI_agent" TargetMode="External"/><Relationship Id="rId373" Type="http://schemas.openxmlformats.org/officeDocument/2006/relationships/hyperlink" Target="https://en.wikipedia.org/wiki/Agent_(The_Matrix)" TargetMode="External"/><Relationship Id="rId503" Type="http://schemas.openxmlformats.org/officeDocument/2006/relationships/hyperlink" Target="https://en.wikipedia.org/wiki/Battlestar_Galactica_(2004_TV_series)" TargetMode="External"/><Relationship Id="rId506" Type="http://schemas.openxmlformats.org/officeDocument/2006/relationships/hyperlink" Target="https://en.wikipedia.org/wiki/Blade_Runner" TargetMode="External"/><Relationship Id="rId510" Type="http://schemas.openxmlformats.org/officeDocument/2006/relationships/hyperlink" Target="https://en.wikipedia.org/wiki/Ender%27s_Game" TargetMode="External"/><Relationship Id="rId527" Type="http://schemas.openxmlformats.org/officeDocument/2006/relationships/hyperlink" Target="https://en.wikipedia.org/wiki/Organizations_of_the_Dune_universe#Thinking_machines" TargetMode="External"/><Relationship Id="rId551" Type="http://schemas.openxmlformats.org/officeDocument/2006/relationships/hyperlink" Target="https://en.wikipedia.org/wiki/Terminator_3:_Rise_of_the_Machines" TargetMode="External"/><Relationship Id="rId553" Type="http://schemas.openxmlformats.org/officeDocument/2006/relationships/hyperlink" Target="https://en.wikipedia.org/wiki/The_Matrix" TargetMode="External"/><Relationship Id="rId559" Type="http://schemas.openxmlformats.org/officeDocument/2006/relationships/hyperlink" Target="https://en.wikipedia.org/wiki/WarGames" TargetMode="External"/><Relationship Id="rId521" Type="http://schemas.openxmlformats.org/officeDocument/2006/relationships/hyperlink" Target="https://engineering-shiny.org/" TargetMode="External"/><Relationship Id="rId398" Type="http://schemas.openxmlformats.org/officeDocument/2006/relationships/hyperlink" Target="https://forcats.tidyverse.org/" TargetMode="External"/><Relationship Id="rId392" Type="http://schemas.openxmlformats.org/officeDocument/2006/relationships/hyperlink" Target="https://ggplot2.tidyverse.org/" TargetMode="External"/><Relationship Id="rId362" Type="http://schemas.openxmlformats.org/officeDocument/2006/relationships/hyperlink" Target="https://github.com/UCD-SERG/lab-manual/issues/42" TargetMode="External"/><Relationship Id="rId363" Type="http://schemas.openxmlformats.org/officeDocument/2006/relationships/hyperlink" Target="https://github.com/UCD-SERG/lab-manual/pull/50" TargetMode="External"/><Relationship Id="rId357" Type="http://schemas.openxmlformats.org/officeDocument/2006/relationships/hyperlink" Target="https://github.com/features/copilot/agents" TargetMode="External"/><Relationship Id="rId386" Type="http://schemas.openxmlformats.org/officeDocument/2006/relationships/hyperlink" Target="https://github.com/features/copilot/plans" TargetMode="External"/><Relationship Id="rId267" Type="http://schemas.openxmlformats.org/officeDocument/2006/relationships/hyperlink" Target="https://github.com/github/gitignore/blob/master/R.gitignore" TargetMode="External"/><Relationship Id="rId132" Type="http://schemas.openxmlformats.org/officeDocument/2006/relationships/hyperlink" Target="https://github.com/jennybc/here_here" TargetMode="External"/><Relationship Id="rId142" Type="http://schemas.openxmlformats.org/officeDocument/2006/relationships/hyperlink" Target="https://github.com/karthik/rdrop2" TargetMode="External"/><Relationship Id="rId122" Type="http://schemas.openxmlformats.org/officeDocument/2006/relationships/hyperlink" Target="https://github.com/kmishra9/Flu-Absenteeism/blob/master/Master's%20Thesis%20-%20Spatial%20Epidemiology%20of%20Influenza/1b%20-%20Map-Management.R" TargetMode="External"/><Relationship Id="rId187"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r-box/boxr" TargetMode="External"/><Relationship Id="rId482" Type="http://schemas.openxmlformats.org/officeDocument/2006/relationships/hyperlink" Target="https://grants.nih.gov" TargetMode="External"/><Relationship Id="rId481" Type="http://schemas.openxmlformats.org/officeDocument/2006/relationships/hyperlink" Target="https://grantwriting.stanford.edu/funding-train/" TargetMode="External"/><Relationship Id="rId462" Type="http://schemas.openxmlformats.org/officeDocument/2006/relationships/hyperlink" Target="https://grantwriting.stanford.edu/funding-train/#ep" TargetMode="External"/><Relationship Id="rId508" Type="http://schemas.openxmlformats.org/officeDocument/2006/relationships/hyperlink" Target="https://happygitwithr.com/" TargetMode="External"/><Relationship Id="rId264" Type="http://schemas.openxmlformats.org/officeDocument/2006/relationships/hyperlink" Target="https://happygitwithr.com/repeated-amend.html" TargetMode="External"/><Relationship Id="rId257" Type="http://schemas.openxmlformats.org/officeDocument/2006/relationships/hyperlink" Target="https://help.github.com/en/github/collaborating-with-issues-and-pull-requests/creating-a-pull-request#creating-the-pull-request" TargetMode="External"/><Relationship Id="rId334" Type="http://schemas.openxmlformats.org/officeDocument/2006/relationships/hyperlink" Target="https://hpc.ucdavis.edu/" TargetMode="External"/><Relationship Id="rId469" Type="http://schemas.openxmlformats.org/officeDocument/2006/relationships/hyperlink" Target="https://jadebc.github.io/lab-manual/" TargetMode="External"/><Relationship Id="rId234" Type="http://schemas.openxmlformats.org/officeDocument/2006/relationships/hyperlink" Target="https://jadebc.github.io/lab-manual/big-data.html" TargetMode="External"/><Relationship Id="rId427" Type="http://schemas.openxmlformats.org/officeDocument/2006/relationships/hyperlink" Target="https://jadebc.github.io/lab-manual/checklists.html" TargetMode="External"/><Relationship Id="rId300"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184"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40" Type="http://schemas.openxmlformats.org/officeDocument/2006/relationships/hyperlink" Target="https://jadebc.github.io/lab-manual/data-masking.html" TargetMode="External"/><Relationship Id="rId251"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294" Type="http://schemas.openxmlformats.org/officeDocument/2006/relationships/hyperlink" Target="https://jadebc.github.io/lab-manual/reproducible-environments.html" TargetMode="External"/><Relationship Id="rId437" Type="http://schemas.openxmlformats.org/officeDocument/2006/relationships/hyperlink" Target="https://jadebc.github.io/lab-manual/resources.html" TargetMode="External"/><Relationship Id="rId333" Type="http://schemas.openxmlformats.org/officeDocument/2006/relationships/hyperlink" Target="https://jadebc.github.io/lab-manual/slurm.html" TargetMode="External"/><Relationship Id="rId271" Type="http://schemas.openxmlformats.org/officeDocument/2006/relationships/hyperlink" Target="https://jadebc.github.io/lab-manual/unix.html" TargetMode="External"/><Relationship Id="rId431" Type="http://schemas.openxmlformats.org/officeDocument/2006/relationships/hyperlink" Target="https://journals.lww.com/epidem/Fulltext/2001/05000/The_Value_of_P.2.aspx" TargetMode="External"/><Relationship Id="rId479" Type="http://schemas.openxmlformats.org/officeDocument/2006/relationships/hyperlink" Target="https://journals.plos.org/ploscompbiol/article?id=10.1371/journal.pcbi.1003833" TargetMode="External"/><Relationship Id="rId516" Type="http://schemas.openxmlformats.org/officeDocument/2006/relationships/hyperlink" Target="https://journals.plos.org/plosone/s/authorship" TargetMode="External"/><Relationship Id="rId39" Type="http://schemas.openxmlformats.org/officeDocument/2006/relationships/hyperlink" Target="https://kb.ucdavis.edu/?id=6485" TargetMode="External"/><Relationship Id="rId450" Type="http://schemas.openxmlformats.org/officeDocument/2006/relationships/hyperlink" Target="https://lab.github.com/githubtraining/introduction-to-github" TargetMode="External"/><Relationship Id="rId453" Type="http://schemas.openxmlformats.org/officeDocument/2006/relationships/hyperlink" Target="https://link.springer.com/book/10.1007/978-3-030-98175-4" TargetMode="External"/><Relationship Id="rId466" Type="http://schemas.openxmlformats.org/officeDocument/2006/relationships/hyperlink" Target="https://link.springer.com/book/9783031537929" TargetMode="External"/><Relationship Id="rId218" Type="http://schemas.openxmlformats.org/officeDocument/2006/relationships/hyperlink" Target="https://lintr.r-lib.org/" TargetMode="External"/><Relationship Id="rId563" Type="http://schemas.openxmlformats.org/officeDocument/2006/relationships/hyperlink" Target="https://mastering-shiny.org/" TargetMode="External"/><Relationship Id="rId478" Type="http://schemas.openxmlformats.org/officeDocument/2006/relationships/hyperlink" Target="https://medialab.github.io/iwanthue/" TargetMode="External"/><Relationship Id="rId434" Type="http://schemas.openxmlformats.org/officeDocument/2006/relationships/hyperlink" Target="https://medialab.github.io/iwanthue/?utm_source=Nature+Briefing&amp;utm_campaign=2c68711076-briefing-dy-20211006&amp;utm_medium=email&amp;utm_term=0_c9dfd39373-2c68711076-44335685" TargetMode="External"/><Relationship Id="rId289" Type="http://schemas.openxmlformats.org/officeDocument/2006/relationships/hyperlink" Target="https://medium.com/@jeongwhanchoi/install-tmux-on-osx-and-basics-commands-for-beginners-be22520fd95e" TargetMode="External"/><Relationship Id="rId458" Type="http://schemas.openxmlformats.org/officeDocument/2006/relationships/hyperlink" Target="https://mitcommlab.mit.edu/be/2023/09/27/toward-an-evenbetterposter-improving-the-betterposter-template/" TargetMode="External"/><Relationship Id="rId471" Type="http://schemas.openxmlformats.org/officeDocument/2006/relationships/hyperlink" Target="https://myidp.sciencecareers.org/" TargetMode="External"/><Relationship Id="rId539" Type="http://schemas.openxmlformats.org/officeDocument/2006/relationships/hyperlink" Target="https://osf.io/" TargetMode="External"/><Relationship Id="rId49" Type="http://schemas.openxmlformats.org/officeDocument/2006/relationships/hyperlink" Target="https://osf.io/tgbxr/" TargetMode="External"/><Relationship Id="rId176" Type="http://schemas.openxmlformats.org/officeDocument/2006/relationships/hyperlink" Target="https://pkgdown.r-lib.org/" TargetMode="External"/><Relationship Id="rId529" Type="http://schemas.openxmlformats.org/officeDocument/2006/relationships/hyperlink" Target="https://plos.org/resource/how-to-store-and-manage-your-data/" TargetMode="External"/><Relationship Id="rId325" Type="http://schemas.openxmlformats.org/officeDocument/2006/relationships/hyperlink" Target="https://proctor-ucsf.github.io/dcc-handbook/datawrangling.html#documenting-datasets" TargetMode="External"/><Relationship Id="rId395" Type="http://schemas.openxmlformats.org/officeDocument/2006/relationships/hyperlink" Target="https://purrr.tidyverse.org/" TargetMode="External"/><Relationship Id="rId407" Type="http://schemas.openxmlformats.org/officeDocument/2006/relationships/hyperlink" Target="https://quarto.org/docs/authoring/cross-references.html" TargetMode="External"/><Relationship Id="rId412" Type="http://schemas.openxmlformats.org/officeDocument/2006/relationships/hyperlink" Target="https://quarto.org/docs/authoring/includes.html" TargetMode="External"/><Relationship Id="rId139" Type="http://schemas.openxmlformats.org/officeDocument/2006/relationships/hyperlink" Target="https://r-box.github.io/boxr/articles/boxr-app-interactive.html#create" TargetMode="External"/><Relationship Id="rId569" Type="http://schemas.openxmlformats.org/officeDocument/2006/relationships/hyperlink" Target="https://r-pkgs.org/" TargetMode="External"/><Relationship Id="rId571" Type="http://schemas.openxmlformats.org/officeDocument/2006/relationships/hyperlink" Target="https://r4ds.hadley.nz/" TargetMode="External"/><Relationship Id="rId401" Type="http://schemas.openxmlformats.org/officeDocument/2006/relationships/hyperlink" Target="https://rdatatable.gitlab.io/data.table/" TargetMode="External"/><Relationship Id="rId394"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326" Type="http://schemas.openxmlformats.org/officeDocument/2006/relationships/hyperlink" Target="https://researchdata.princeton.edu/research-lifecycle-guide/whats-doi-and-what-should-i-know-about-citing-datasets" TargetMode="External"/><Relationship Id="rId110" Type="http://schemas.openxmlformats.org/officeDocument/2006/relationships/hyperlink" Target="https://roxygen2.r-lib.org/" TargetMode="External"/><Relationship Id="rId399" Type="http://schemas.openxmlformats.org/officeDocument/2006/relationships/hyperlink" Target="https://rstudio.github.io/renv/" TargetMode="External"/><Relationship Id="rId145" Type="http://schemas.openxmlformats.org/officeDocument/2006/relationships/hyperlink" Target="https://rviews.rstudio.com/2017/06/08/what-is-the-tidyverse/" TargetMode="External"/><Relationship Id="rId442" Type="http://schemas.openxmlformats.org/officeDocument/2006/relationships/hyperlink" Target="https://s3.amazonaws.com/assets.datacamp.com/blog_assets/datatable_Cheat_Sheet_R.pdf" TargetMode="External"/><Relationship Id="rId499" Type="http://schemas.openxmlformats.org/officeDocument/2006/relationships/hyperlink" Target="https://search.library.ucdavis.edu/permalink/01UCD_INST/9fle3i/alma990000226350403126" TargetMode="External"/><Relationship Id="rId541" Type="http://schemas.openxmlformats.org/officeDocument/2006/relationships/hyperlink" Target="https://sethrobertson.github.io/GitFixUm/fixup.html" TargetMode="External"/><Relationship Id="rId547" Type="http://schemas.openxmlformats.org/officeDocument/2006/relationships/hyperlink" Target="https://slurm.schedmd.com/sbatch.html" TargetMode="External"/><Relationship Id="rId252" Type="http://schemas.openxmlformats.org/officeDocument/2006/relationships/hyperlink" Target="https://sp19.datastructur.es/materials/guides/using-git#b-local-repositories-narrative-introduction" TargetMode="External"/><Relationship Id="rId255" Type="http://schemas.openxmlformats.org/officeDocument/2006/relationships/hyperlink" Target="https://sp19.datastructur.es/materials/guides/using-git#e-git-branching-advanced-git-optional" TargetMode="External"/><Relationship Id="rId125" Type="http://schemas.openxmlformats.org/officeDocument/2006/relationships/hyperlink" Target="https://spin.atomicobject.com/2017/11/01/good-variable-names/" TargetMode="External"/><Relationship Id="rId235" Type="http://schemas.openxmlformats.org/officeDocument/2006/relationships/hyperlink" Target="https://stackoverflow.com/questions/21435339/data-table-vs-dplyr-can-one-do-something-well-the-other-cant-or-does-poorly/27840349#27840349" TargetMode="External"/><Relationship Id="rId150" Type="http://schemas.openxmlformats.org/officeDocument/2006/relationships/hyperlink" Target="https://stackoverflow.com/questions/28125816/r-standard-evaluation-for-join-dplyr" TargetMode="External"/><Relationship Id="rId397" Type="http://schemas.openxmlformats.org/officeDocument/2006/relationships/hyperlink" Target="https://stringr.tidyverse.org/" TargetMode="External"/><Relationship Id="rId565" Type="http://schemas.openxmlformats.org/officeDocument/2006/relationships/hyperlink" Target="https://style.tidyverse.org/" TargetMode="External"/><Relationship Id="rId206" Type="http://schemas.openxmlformats.org/officeDocument/2006/relationships/hyperlink" Target="https://styler.r-lib.org/" TargetMode="External"/><Relationship Id="rId120" Type="http://schemas.openxmlformats.org/officeDocument/2006/relationships/hyperlink" Target="https://support.rstudio.com/hc/en-us/articles/200484568-Code-Folding-and-Sections" TargetMode="External"/><Relationship Id="rId146" Type="http://schemas.openxmlformats.org/officeDocument/2006/relationships/hyperlink" Target="https://tavareshugo.github.io/data_carpentry_extras/base-r_tidyverse_equivalents/base-r_tidyverse_equivalents.html#reshaping_data" TargetMode="External"/><Relationship Id="rId177" Type="http://schemas.openxmlformats.org/officeDocument/2006/relationships/hyperlink" Target="https://testthat.r-lib.org/" TargetMode="External"/><Relationship Id="rId396" Type="http://schemas.openxmlformats.org/officeDocument/2006/relationships/hyperlink" Target="https://tibble.tidyverse.org/" TargetMode="External"/><Relationship Id="rId148" Type="http://schemas.openxmlformats.org/officeDocument/2006/relationships/hyperlink" Target="https://tidyeval.tidyverse.org/index.html" TargetMode="External"/><Relationship Id="rId393" Type="http://schemas.openxmlformats.org/officeDocument/2006/relationships/hyperlink" Target="https://tidyr.tidyverse.org/" TargetMode="External"/><Relationship Id="rId438" Type="http://schemas.openxmlformats.org/officeDocument/2006/relationships/hyperlink" Target="https://ucb-epi-r.github.io" TargetMode="External"/><Relationship Id="rId302" Type="http://schemas.openxmlformats.org/officeDocument/2006/relationships/hyperlink" Target="https://ucd-serg.github.io/lab-manual/coding-practices.html#file-headers" TargetMode="External"/><Relationship Id="rId305" Type="http://schemas.openxmlformats.org/officeDocument/2006/relationships/hyperlink" Target="https://ucd-serg.github.io/lab-manual/coding-practices.html#function-documentation" TargetMode="External"/><Relationship Id="rId429" Type="http://schemas.openxmlformats.org/officeDocument/2006/relationships/hyperlink" Target="https://ucd-serg.github.io/lab-manual/coding-style.html" TargetMode="External"/><Relationship Id="rId308"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15"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4" Type="http://schemas.openxmlformats.org/officeDocument/2006/relationships/hyperlink" Target="https://usethis.r-lib.org/" TargetMode="External"/><Relationship Id="rId489" Type="http://schemas.openxmlformats.org/officeDocument/2006/relationships/hyperlink" Target="https://www.biorxiv.org/" TargetMode="External"/><Relationship Id="rId149" Type="http://schemas.openxmlformats.org/officeDocument/2006/relationships/hyperlink" Target="https://www.brodrigues.co/blog/2016-07-18-data-frame-columns-as-arguments-to-dplyr-functions/" TargetMode="External"/><Relationship Id="rId348" Type="http://schemas.openxmlformats.org/officeDocument/2006/relationships/hyperlink" Target="https://www.chriswrites.com/how-to-change-file-permissions-using-the-terminal/" TargetMode="External"/><Relationship Id="rId449" Type="http://schemas.openxmlformats.org/officeDocument/2006/relationships/hyperlink" Target="https://www.datacamp.com/courses/introduction-to-git-for-data-science" TargetMode="External"/><Relationship Id="rId491" Type="http://schemas.openxmlformats.org/officeDocument/2006/relationships/hyperlink" Target="https://www.equator-network.org/" TargetMode="External"/><Relationship Id="rId465" Type="http://schemas.openxmlformats.org/officeDocument/2006/relationships/hyperlink" Target="https://www.globalcodeofconduct.org/wp-content/uploads/2018/05/Global-Code-of-Conduct-Brochure.pdf" TargetMode="External"/><Relationship Id="rId285" Type="http://schemas.openxmlformats.org/officeDocument/2006/relationships/hyperlink" Target="https://www.howtogeek.com/118594/how-to-edit-your-system-path-for-easy-command-line-access/" TargetMode="External"/><Relationship Id="rId488" Type="http://schemas.openxmlformats.org/officeDocument/2006/relationships/hyperlink" Target="https://www.medrxiv.org/" TargetMode="External"/><Relationship Id="rId474" Type="http://schemas.openxmlformats.org/officeDocument/2006/relationships/hyperlink" Target="https://www.nature.com/articles/d41586-021-03603-2" TargetMode="External"/><Relationship Id="rId463" Type="http://schemas.openxmlformats.org/officeDocument/2006/relationships/hyperlink" Target="https://www.niaid.nih.gov/grants-contracts/write-grant-application" TargetMode="External"/><Relationship Id="rId204" Type="http://schemas.openxmlformats.org/officeDocument/2006/relationships/hyperlink" Target="https://www.r-bloggers.com/align-assign-rstudio-addin-to-align-assignment-operators/" TargetMode="External"/><Relationship Id="rId153" Type="http://schemas.openxmlformats.org/officeDocument/2006/relationships/hyperlink" Target="https://www.rdocumentation.org/packages/feather/versions/0.3.3" TargetMode="External"/><Relationship Id="rId219" Type="http://schemas.openxmlformats.org/officeDocument/2006/relationships/hyperlink" Target="https://www.rdocumentation.org/packages/lintr/versions/1.0.3" TargetMode="External"/><Relationship Id="rId208" Type="http://schemas.openxmlformats.org/officeDocument/2006/relationships/hyperlink" Target="https://www.rdocumentation.org/packages/styler/versions/1.1.0/topics/style_dir" TargetMode="External"/><Relationship Id="rId440" Type="http://schemas.openxmlformats.org/officeDocument/2006/relationships/hyperlink" Target="https://www.rstudio.com/wp-content/uploads/2015/02/data-wrangling-cheatsheet.pdf" TargetMode="External"/><Relationship Id="rId443" Type="http://schemas.openxmlformats.org/officeDocument/2006/relationships/hyperlink" Target="https://www.rstudio.com/wp-content/uploads/2015/02/rmarkdown-cheatsheet.pdf" TargetMode="External"/><Relationship Id="rId441" Type="http://schemas.openxmlformats.org/officeDocument/2006/relationships/hyperlink" Target="https://www.rstudio.com/wp-content/uploads/2015/03/ggplot2-cheatsheet.pdf" TargetMode="External"/><Relationship Id="rId456" Type="http://schemas.openxmlformats.org/officeDocument/2006/relationships/hyperlink" Target="https://www.sciencedirect.com/science/article/pii/S1471491423000928" TargetMode="External"/><Relationship Id="rId207" Type="http://schemas.openxmlformats.org/officeDocument/2006/relationships/hyperlink" Target="https://www.tidyverse.org/articles/2017/12/styler-1.0.0/" TargetMode="External"/><Relationship Id="rId268" Type="http://schemas.openxmlformats.org/officeDocument/2006/relationships/hyperlink" Target="https://www.tidyverse.org/articles/2017/12/workflow-vs-script/" TargetMode="External"/><Relationship Id="rId472" Type="http://schemas.openxmlformats.org/officeDocument/2006/relationships/hyperlink" Target="https://www.training.nih.gov/career_resources" TargetMode="External"/><Relationship Id="rId475" Type="http://schemas.openxmlformats.org/officeDocument/2006/relationships/hyperlink" Target="https://www.youtube.com/watch?v=1RwJbhkCA58" TargetMode="External"/><Relationship Id="rId457" Type="http://schemas.openxmlformats.org/officeDocument/2006/relationships/hyperlink" Target="https://www.youtube.com/watch?v=1RwJbhkCA58&amp;t=1171s" TargetMode="External"/><Relationship Id="rId523"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47" Type="http://schemas.openxmlformats.org/officeDocument/2006/relationships/hyperlink" Target="https://www.youtube.com/watch?v=nERXS3ssntw" TargetMode="External"/><Relationship Id="rId454"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35"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445" Type="http://schemas.openxmlformats.org/officeDocument/2006/relationships/hyperlink" Target="http://adv-r.had.co.nz/Style.html" TargetMode="External"/><Relationship Id="rId477" Type="http://schemas.openxmlformats.org/officeDocument/2006/relationships/hyperlink" Target="http://colorbrewer2.org/" TargetMode="External"/><Relationship Id="rId514" Type="http://schemas.openxmlformats.org/officeDocument/2006/relationships/hyperlink" Target="http://creativecommons.org/licenses/by-nc/4.0/" TargetMode="External"/><Relationship Id="rId221" Type="http://schemas.openxmlformats.org/officeDocument/2006/relationships/hyperlink" Target="http://r-pkgs.had.co.nz/style.html" TargetMode="External"/><Relationship Id="rId211" Type="http://schemas.openxmlformats.org/officeDocument/2006/relationships/hyperlink" Target="http://styler.r-lib.org/articles/customizing_styler.html" TargetMode="External"/><Relationship Id="rId433"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561" Type="http://schemas.openxmlformats.org/officeDocument/2006/relationships/hyperlink" Target="https://adv-r.hadley.nz/" TargetMode="External"/><Relationship Id="rId154" Type="http://schemas.openxmlformats.org/officeDocument/2006/relationships/hyperlink" Target="https://blog.rstudio.com/2016/03/29/feather/" TargetMode="External"/><Relationship Id="rId118" Type="http://schemas.openxmlformats.org/officeDocument/2006/relationships/hyperlink" Target="https://blog.rstudio.com/2020/12/02/rstudio-v1-4-preview-little-things/" TargetMode="External"/><Relationship Id="rId555" Type="http://schemas.openxmlformats.org/officeDocument/2006/relationships/hyperlink" Target="https://code-review.tidyverse.org/" TargetMode="External"/><Relationship Id="rId402" Type="http://schemas.openxmlformats.org/officeDocument/2006/relationships/hyperlink" Target="https://cran.r-project.org/package=assertthat" TargetMode="External"/><Relationship Id="rId220" Type="http://schemas.openxmlformats.org/officeDocument/2006/relationships/hyperlink" Target="https://cran.r-project.org/web/packages/lintr/readme/README.html#available-linters" TargetMode="External"/><Relationship Id="rId224"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518" Type="http://schemas.openxmlformats.org/officeDocument/2006/relationships/hyperlink" Target="https://datadryad.org/" TargetMode="External"/><Relationship Id="rId567" Type="http://schemas.openxmlformats.org/officeDocument/2006/relationships/hyperlink" Target="https://design.tidyverse.org/" TargetMode="External"/><Relationship Id="rId525" Type="http://schemas.openxmlformats.org/officeDocument/2006/relationships/hyperlink" Target="https://desktop.github.com/" TargetMode="External"/><Relationship Id="rId175" Type="http://schemas.openxmlformats.org/officeDocument/2006/relationships/hyperlink" Target="https://devtools.r-lib.org/" TargetMode="External"/><Relationship Id="rId367" Type="http://schemas.openxmlformats.org/officeDocument/2006/relationships/hyperlink" Target="https://docs.github.com/en/copilot/how-tos/use-copilot-agents/coding-agent" TargetMode="External"/><Relationship Id="rId387" Type="http://schemas.openxmlformats.org/officeDocument/2006/relationships/hyperlink" Target="https://docs.github.com/en/copilot/how-tos/use-copilot-agents/coding-agent/customize-the-agent-environment#preinstalling-tools-or-dependencies-in-copilots-environment" TargetMode="External"/><Relationship Id="rId382" Type="http://schemas.openxmlformats.org/officeDocument/2006/relationships/hyperlink" Target="https://docs.github.com/en/copilot/how-tos/use-copilot-agents/coding-agent/customize-the-agent-firewall" TargetMode="External"/><Relationship Id="rId380" Type="http://schemas.openxmlformats.org/officeDocument/2006/relationships/hyperlink" Target="https://docs.github.com/en/copilot/reference/copilot-allowlist-reference" TargetMode="External"/><Relationship Id="rId312" Type="http://schemas.openxmlformats.org/officeDocument/2006/relationships/hyperlink" Target="https://docs.github.com/en/enterprise/2.13/user/articles/creating-releases" TargetMode="External"/><Relationship Id="rId460" Type="http://schemas.openxmlformats.org/officeDocument/2006/relationships/hyperlink" Target="https://docs.google.com/document/d/1ckgRCcr7FFPyymyMA6Y_-cB_vftOyrrxT28c6gRg0PI/edit" TargetMode="External"/><Relationship Id="rId400" Type="http://schemas.openxmlformats.org/officeDocument/2006/relationships/hyperlink" Target="https://docs.ropensci.org/targets/" TargetMode="External"/><Relationship Id="rId533" Type="http://schemas.openxmlformats.org/officeDocument/2006/relationships/hyperlink" Target="https://doi.org/10.1038/467775a" TargetMode="External"/><Relationship Id="rId537" Type="http://schemas.openxmlformats.org/officeDocument/2006/relationships/hyperlink" Target="https://doi.org/10.1038/526182a" TargetMode="External"/><Relationship Id="rId549" Type="http://schemas.openxmlformats.org/officeDocument/2006/relationships/hyperlink" Target="https://doi.org/10.1038/d41586-019-00067-3" TargetMode="External"/><Relationship Id="rId501" Type="http://schemas.openxmlformats.org/officeDocument/2006/relationships/hyperlink" Target="https://doi.org/10.1038/d41586-019-01431-z" TargetMode="External"/><Relationship Id="rId545" Type="http://schemas.openxmlformats.org/officeDocument/2006/relationships/hyperlink" Target="https://doi.org/10.1038/d41586-019-02918-5" TargetMode="External"/><Relationship Id="rId557" Type="http://schemas.openxmlformats.org/officeDocument/2006/relationships/hyperlink" Target="https://doi.org/10.1038/d41586-021-03603-2" TargetMode="External"/><Relationship Id="rId512" Type="http://schemas.openxmlformats.org/officeDocument/2006/relationships/hyperlink" Target="https://doi.org/10.1038/s41467-020-19160-7" TargetMode="External"/><Relationship Id="rId535" Type="http://schemas.openxmlformats.org/officeDocument/2006/relationships/hyperlink" Target="https://doi.org/10.1038/s41562-016-0021" TargetMode="External"/><Relationship Id="rId543" Type="http://schemas.openxmlformats.org/officeDocument/2006/relationships/hyperlink" Target="https://doi.org/10.1371/journal.pcbi.1003833" TargetMode="External"/><Relationship Id="rId497"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151" Type="http://schemas.openxmlformats.org/officeDocument/2006/relationships/hyperlink" Target="https://dplyr.tidyverse.org/articles/programming.html" TargetMode="External"/><Relationship Id="rId495" Type="http://schemas.openxmlformats.org/officeDocument/2006/relationships/hyperlink" Target="https://en.wikipedia.org/wiki/2001:_A_Space_Odyssey_(film)" TargetMode="External"/><Relationship Id="rId353" Type="http://schemas.openxmlformats.org/officeDocument/2006/relationships/hyperlink" Target="https://en.wikipedia.org/wiki/AI-assisted_software_development" TargetMode="External"/><Relationship Id="rId358" Type="http://schemas.openxmlformats.org/officeDocument/2006/relationships/hyperlink" Target="https://en.wikipedia.org/wiki/AI_agent" TargetMode="External"/><Relationship Id="rId373" Type="http://schemas.openxmlformats.org/officeDocument/2006/relationships/hyperlink" Target="https://en.wikipedia.org/wiki/Agent_(The_Matrix)" TargetMode="External"/><Relationship Id="rId503" Type="http://schemas.openxmlformats.org/officeDocument/2006/relationships/hyperlink" Target="https://en.wikipedia.org/wiki/Battlestar_Galactica_(2004_TV_series)" TargetMode="External"/><Relationship Id="rId506" Type="http://schemas.openxmlformats.org/officeDocument/2006/relationships/hyperlink" Target="https://en.wikipedia.org/wiki/Blade_Runner" TargetMode="External"/><Relationship Id="rId510" Type="http://schemas.openxmlformats.org/officeDocument/2006/relationships/hyperlink" Target="https://en.wikipedia.org/wiki/Ender%27s_Game" TargetMode="External"/><Relationship Id="rId527" Type="http://schemas.openxmlformats.org/officeDocument/2006/relationships/hyperlink" Target="https://en.wikipedia.org/wiki/Organizations_of_the_Dune_universe#Thinking_machines" TargetMode="External"/><Relationship Id="rId551" Type="http://schemas.openxmlformats.org/officeDocument/2006/relationships/hyperlink" Target="https://en.wikipedia.org/wiki/Terminator_3:_Rise_of_the_Machines" TargetMode="External"/><Relationship Id="rId553" Type="http://schemas.openxmlformats.org/officeDocument/2006/relationships/hyperlink" Target="https://en.wikipedia.org/wiki/The_Matrix" TargetMode="External"/><Relationship Id="rId559" Type="http://schemas.openxmlformats.org/officeDocument/2006/relationships/hyperlink" Target="https://en.wikipedia.org/wiki/WarGames" TargetMode="External"/><Relationship Id="rId521" Type="http://schemas.openxmlformats.org/officeDocument/2006/relationships/hyperlink" Target="https://engineering-shiny.org/" TargetMode="External"/><Relationship Id="rId398" Type="http://schemas.openxmlformats.org/officeDocument/2006/relationships/hyperlink" Target="https://forcats.tidyverse.org/" TargetMode="External"/><Relationship Id="rId392" Type="http://schemas.openxmlformats.org/officeDocument/2006/relationships/hyperlink" Target="https://ggplot2.tidyverse.org/" TargetMode="External"/><Relationship Id="rId362" Type="http://schemas.openxmlformats.org/officeDocument/2006/relationships/hyperlink" Target="https://github.com/UCD-SERG/lab-manual/issues/42" TargetMode="External"/><Relationship Id="rId363" Type="http://schemas.openxmlformats.org/officeDocument/2006/relationships/hyperlink" Target="https://github.com/UCD-SERG/lab-manual/pull/50" TargetMode="External"/><Relationship Id="rId357" Type="http://schemas.openxmlformats.org/officeDocument/2006/relationships/hyperlink" Target="https://github.com/features/copilot/agents" TargetMode="External"/><Relationship Id="rId386" Type="http://schemas.openxmlformats.org/officeDocument/2006/relationships/hyperlink" Target="https://github.com/features/copilot/plans" TargetMode="External"/><Relationship Id="rId267" Type="http://schemas.openxmlformats.org/officeDocument/2006/relationships/hyperlink" Target="https://github.com/github/gitignore/blob/master/R.gitignore" TargetMode="External"/><Relationship Id="rId132" Type="http://schemas.openxmlformats.org/officeDocument/2006/relationships/hyperlink" Target="https://github.com/jennybc/here_here" TargetMode="External"/><Relationship Id="rId142" Type="http://schemas.openxmlformats.org/officeDocument/2006/relationships/hyperlink" Target="https://github.com/karthik/rdrop2" TargetMode="External"/><Relationship Id="rId122" Type="http://schemas.openxmlformats.org/officeDocument/2006/relationships/hyperlink" Target="https://github.com/kmishra9/Flu-Absenteeism/blob/master/Master's%20Thesis%20-%20Spatial%20Epidemiology%20of%20Influenza/1b%20-%20Map-Management.R" TargetMode="External"/><Relationship Id="rId187"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r-box/boxr" TargetMode="External"/><Relationship Id="rId482" Type="http://schemas.openxmlformats.org/officeDocument/2006/relationships/hyperlink" Target="https://grants.nih.gov" TargetMode="External"/><Relationship Id="rId481" Type="http://schemas.openxmlformats.org/officeDocument/2006/relationships/hyperlink" Target="https://grantwriting.stanford.edu/funding-train/" TargetMode="External"/><Relationship Id="rId462" Type="http://schemas.openxmlformats.org/officeDocument/2006/relationships/hyperlink" Target="https://grantwriting.stanford.edu/funding-train/#ep" TargetMode="External"/><Relationship Id="rId508" Type="http://schemas.openxmlformats.org/officeDocument/2006/relationships/hyperlink" Target="https://happygitwithr.com/" TargetMode="External"/><Relationship Id="rId264" Type="http://schemas.openxmlformats.org/officeDocument/2006/relationships/hyperlink" Target="https://happygitwithr.com/repeated-amend.html" TargetMode="External"/><Relationship Id="rId257" Type="http://schemas.openxmlformats.org/officeDocument/2006/relationships/hyperlink" Target="https://help.github.com/en/github/collaborating-with-issues-and-pull-requests/creating-a-pull-request#creating-the-pull-request" TargetMode="External"/><Relationship Id="rId334" Type="http://schemas.openxmlformats.org/officeDocument/2006/relationships/hyperlink" Target="https://hpc.ucdavis.edu/" TargetMode="External"/><Relationship Id="rId469" Type="http://schemas.openxmlformats.org/officeDocument/2006/relationships/hyperlink" Target="https://jadebc.github.io/lab-manual/" TargetMode="External"/><Relationship Id="rId234" Type="http://schemas.openxmlformats.org/officeDocument/2006/relationships/hyperlink" Target="https://jadebc.github.io/lab-manual/big-data.html" TargetMode="External"/><Relationship Id="rId427" Type="http://schemas.openxmlformats.org/officeDocument/2006/relationships/hyperlink" Target="https://jadebc.github.io/lab-manual/checklists.html" TargetMode="External"/><Relationship Id="rId300"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184"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40" Type="http://schemas.openxmlformats.org/officeDocument/2006/relationships/hyperlink" Target="https://jadebc.github.io/lab-manual/data-masking.html" TargetMode="External"/><Relationship Id="rId251"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294" Type="http://schemas.openxmlformats.org/officeDocument/2006/relationships/hyperlink" Target="https://jadebc.github.io/lab-manual/reproducible-environments.html" TargetMode="External"/><Relationship Id="rId437" Type="http://schemas.openxmlformats.org/officeDocument/2006/relationships/hyperlink" Target="https://jadebc.github.io/lab-manual/resources.html" TargetMode="External"/><Relationship Id="rId333" Type="http://schemas.openxmlformats.org/officeDocument/2006/relationships/hyperlink" Target="https://jadebc.github.io/lab-manual/slurm.html" TargetMode="External"/><Relationship Id="rId271" Type="http://schemas.openxmlformats.org/officeDocument/2006/relationships/hyperlink" Target="https://jadebc.github.io/lab-manual/unix.html" TargetMode="External"/><Relationship Id="rId431" Type="http://schemas.openxmlformats.org/officeDocument/2006/relationships/hyperlink" Target="https://journals.lww.com/epidem/Fulltext/2001/05000/The_Value_of_P.2.aspx" TargetMode="External"/><Relationship Id="rId479" Type="http://schemas.openxmlformats.org/officeDocument/2006/relationships/hyperlink" Target="https://journals.plos.org/ploscompbiol/article?id=10.1371/journal.pcbi.1003833" TargetMode="External"/><Relationship Id="rId516" Type="http://schemas.openxmlformats.org/officeDocument/2006/relationships/hyperlink" Target="https://journals.plos.org/plosone/s/authorship" TargetMode="External"/><Relationship Id="rId39" Type="http://schemas.openxmlformats.org/officeDocument/2006/relationships/hyperlink" Target="https://kb.ucdavis.edu/?id=6485" TargetMode="External"/><Relationship Id="rId450" Type="http://schemas.openxmlformats.org/officeDocument/2006/relationships/hyperlink" Target="https://lab.github.com/githubtraining/introduction-to-github" TargetMode="External"/><Relationship Id="rId453" Type="http://schemas.openxmlformats.org/officeDocument/2006/relationships/hyperlink" Target="https://link.springer.com/book/10.1007/978-3-030-98175-4" TargetMode="External"/><Relationship Id="rId466" Type="http://schemas.openxmlformats.org/officeDocument/2006/relationships/hyperlink" Target="https://link.springer.com/book/9783031537929" TargetMode="External"/><Relationship Id="rId218" Type="http://schemas.openxmlformats.org/officeDocument/2006/relationships/hyperlink" Target="https://lintr.r-lib.org/" TargetMode="External"/><Relationship Id="rId563" Type="http://schemas.openxmlformats.org/officeDocument/2006/relationships/hyperlink" Target="https://mastering-shiny.org/" TargetMode="External"/><Relationship Id="rId478" Type="http://schemas.openxmlformats.org/officeDocument/2006/relationships/hyperlink" Target="https://medialab.github.io/iwanthue/" TargetMode="External"/><Relationship Id="rId434" Type="http://schemas.openxmlformats.org/officeDocument/2006/relationships/hyperlink" Target="https://medialab.github.io/iwanthue/?utm_source=Nature+Briefing&amp;utm_campaign=2c68711076-briefing-dy-20211006&amp;utm_medium=email&amp;utm_term=0_c9dfd39373-2c68711076-44335685" TargetMode="External"/><Relationship Id="rId289" Type="http://schemas.openxmlformats.org/officeDocument/2006/relationships/hyperlink" Target="https://medium.com/@jeongwhanchoi/install-tmux-on-osx-and-basics-commands-for-beginners-be22520fd95e" TargetMode="External"/><Relationship Id="rId458" Type="http://schemas.openxmlformats.org/officeDocument/2006/relationships/hyperlink" Target="https://mitcommlab.mit.edu/be/2023/09/27/toward-an-evenbetterposter-improving-the-betterposter-template/" TargetMode="External"/><Relationship Id="rId471" Type="http://schemas.openxmlformats.org/officeDocument/2006/relationships/hyperlink" Target="https://myidp.sciencecareers.org/" TargetMode="External"/><Relationship Id="rId539" Type="http://schemas.openxmlformats.org/officeDocument/2006/relationships/hyperlink" Target="https://osf.io/" TargetMode="External"/><Relationship Id="rId49" Type="http://schemas.openxmlformats.org/officeDocument/2006/relationships/hyperlink" Target="https://osf.io/tgbxr/" TargetMode="External"/><Relationship Id="rId176" Type="http://schemas.openxmlformats.org/officeDocument/2006/relationships/hyperlink" Target="https://pkgdown.r-lib.org/" TargetMode="External"/><Relationship Id="rId529" Type="http://schemas.openxmlformats.org/officeDocument/2006/relationships/hyperlink" Target="https://plos.org/resource/how-to-store-and-manage-your-data/" TargetMode="External"/><Relationship Id="rId325" Type="http://schemas.openxmlformats.org/officeDocument/2006/relationships/hyperlink" Target="https://proctor-ucsf.github.io/dcc-handbook/datawrangling.html#documenting-datasets" TargetMode="External"/><Relationship Id="rId395" Type="http://schemas.openxmlformats.org/officeDocument/2006/relationships/hyperlink" Target="https://purrr.tidyverse.org/" TargetMode="External"/><Relationship Id="rId407" Type="http://schemas.openxmlformats.org/officeDocument/2006/relationships/hyperlink" Target="https://quarto.org/docs/authoring/cross-references.html" TargetMode="External"/><Relationship Id="rId412" Type="http://schemas.openxmlformats.org/officeDocument/2006/relationships/hyperlink" Target="https://quarto.org/docs/authoring/includes.html" TargetMode="External"/><Relationship Id="rId139" Type="http://schemas.openxmlformats.org/officeDocument/2006/relationships/hyperlink" Target="https://r-box.github.io/boxr/articles/boxr-app-interactive.html#create" TargetMode="External"/><Relationship Id="rId569" Type="http://schemas.openxmlformats.org/officeDocument/2006/relationships/hyperlink" Target="https://r-pkgs.org/" TargetMode="External"/><Relationship Id="rId571" Type="http://schemas.openxmlformats.org/officeDocument/2006/relationships/hyperlink" Target="https://r4ds.hadley.nz/" TargetMode="External"/><Relationship Id="rId401" Type="http://schemas.openxmlformats.org/officeDocument/2006/relationships/hyperlink" Target="https://rdatatable.gitlab.io/data.table/" TargetMode="External"/><Relationship Id="rId394"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326" Type="http://schemas.openxmlformats.org/officeDocument/2006/relationships/hyperlink" Target="https://researchdata.princeton.edu/research-lifecycle-guide/whats-doi-and-what-should-i-know-about-citing-datasets" TargetMode="External"/><Relationship Id="rId110" Type="http://schemas.openxmlformats.org/officeDocument/2006/relationships/hyperlink" Target="https://roxygen2.r-lib.org/" TargetMode="External"/><Relationship Id="rId399" Type="http://schemas.openxmlformats.org/officeDocument/2006/relationships/hyperlink" Target="https://rstudio.github.io/renv/" TargetMode="External"/><Relationship Id="rId145" Type="http://schemas.openxmlformats.org/officeDocument/2006/relationships/hyperlink" Target="https://rviews.rstudio.com/2017/06/08/what-is-the-tidyverse/" TargetMode="External"/><Relationship Id="rId442" Type="http://schemas.openxmlformats.org/officeDocument/2006/relationships/hyperlink" Target="https://s3.amazonaws.com/assets.datacamp.com/blog_assets/datatable_Cheat_Sheet_R.pdf" TargetMode="External"/><Relationship Id="rId499" Type="http://schemas.openxmlformats.org/officeDocument/2006/relationships/hyperlink" Target="https://search.library.ucdavis.edu/permalink/01UCD_INST/9fle3i/alma990000226350403126" TargetMode="External"/><Relationship Id="rId541" Type="http://schemas.openxmlformats.org/officeDocument/2006/relationships/hyperlink" Target="https://sethrobertson.github.io/GitFixUm/fixup.html" TargetMode="External"/><Relationship Id="rId547" Type="http://schemas.openxmlformats.org/officeDocument/2006/relationships/hyperlink" Target="https://slurm.schedmd.com/sbatch.html" TargetMode="External"/><Relationship Id="rId252" Type="http://schemas.openxmlformats.org/officeDocument/2006/relationships/hyperlink" Target="https://sp19.datastructur.es/materials/guides/using-git#b-local-repositories-narrative-introduction" TargetMode="External"/><Relationship Id="rId255" Type="http://schemas.openxmlformats.org/officeDocument/2006/relationships/hyperlink" Target="https://sp19.datastructur.es/materials/guides/using-git#e-git-branching-advanced-git-optional" TargetMode="External"/><Relationship Id="rId125" Type="http://schemas.openxmlformats.org/officeDocument/2006/relationships/hyperlink" Target="https://spin.atomicobject.com/2017/11/01/good-variable-names/" TargetMode="External"/><Relationship Id="rId235" Type="http://schemas.openxmlformats.org/officeDocument/2006/relationships/hyperlink" Target="https://stackoverflow.com/questions/21435339/data-table-vs-dplyr-can-one-do-something-well-the-other-cant-or-does-poorly/27840349#27840349" TargetMode="External"/><Relationship Id="rId150" Type="http://schemas.openxmlformats.org/officeDocument/2006/relationships/hyperlink" Target="https://stackoverflow.com/questions/28125816/r-standard-evaluation-for-join-dplyr" TargetMode="External"/><Relationship Id="rId397" Type="http://schemas.openxmlformats.org/officeDocument/2006/relationships/hyperlink" Target="https://stringr.tidyverse.org/" TargetMode="External"/><Relationship Id="rId565" Type="http://schemas.openxmlformats.org/officeDocument/2006/relationships/hyperlink" Target="https://style.tidyverse.org/" TargetMode="External"/><Relationship Id="rId206" Type="http://schemas.openxmlformats.org/officeDocument/2006/relationships/hyperlink" Target="https://styler.r-lib.org/" TargetMode="External"/><Relationship Id="rId120" Type="http://schemas.openxmlformats.org/officeDocument/2006/relationships/hyperlink" Target="https://support.rstudio.com/hc/en-us/articles/200484568-Code-Folding-and-Sections" TargetMode="External"/><Relationship Id="rId146" Type="http://schemas.openxmlformats.org/officeDocument/2006/relationships/hyperlink" Target="https://tavareshugo.github.io/data_carpentry_extras/base-r_tidyverse_equivalents/base-r_tidyverse_equivalents.html#reshaping_data" TargetMode="External"/><Relationship Id="rId177" Type="http://schemas.openxmlformats.org/officeDocument/2006/relationships/hyperlink" Target="https://testthat.r-lib.org/" TargetMode="External"/><Relationship Id="rId396" Type="http://schemas.openxmlformats.org/officeDocument/2006/relationships/hyperlink" Target="https://tibble.tidyverse.org/" TargetMode="External"/><Relationship Id="rId148" Type="http://schemas.openxmlformats.org/officeDocument/2006/relationships/hyperlink" Target="https://tidyeval.tidyverse.org/index.html" TargetMode="External"/><Relationship Id="rId393" Type="http://schemas.openxmlformats.org/officeDocument/2006/relationships/hyperlink" Target="https://tidyr.tidyverse.org/" TargetMode="External"/><Relationship Id="rId438" Type="http://schemas.openxmlformats.org/officeDocument/2006/relationships/hyperlink" Target="https://ucb-epi-r.github.io" TargetMode="External"/><Relationship Id="rId302" Type="http://schemas.openxmlformats.org/officeDocument/2006/relationships/hyperlink" Target="https://ucd-serg.github.io/lab-manual/coding-practices.html#file-headers" TargetMode="External"/><Relationship Id="rId305" Type="http://schemas.openxmlformats.org/officeDocument/2006/relationships/hyperlink" Target="https://ucd-serg.github.io/lab-manual/coding-practices.html#function-documentation" TargetMode="External"/><Relationship Id="rId429" Type="http://schemas.openxmlformats.org/officeDocument/2006/relationships/hyperlink" Target="https://ucd-serg.github.io/lab-manual/coding-style.html" TargetMode="External"/><Relationship Id="rId308"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15"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4" Type="http://schemas.openxmlformats.org/officeDocument/2006/relationships/hyperlink" Target="https://usethis.r-lib.org/" TargetMode="External"/><Relationship Id="rId489" Type="http://schemas.openxmlformats.org/officeDocument/2006/relationships/hyperlink" Target="https://www.biorxiv.org/" TargetMode="External"/><Relationship Id="rId149" Type="http://schemas.openxmlformats.org/officeDocument/2006/relationships/hyperlink" Target="https://www.brodrigues.co/blog/2016-07-18-data-frame-columns-as-arguments-to-dplyr-functions/" TargetMode="External"/><Relationship Id="rId348" Type="http://schemas.openxmlformats.org/officeDocument/2006/relationships/hyperlink" Target="https://www.chriswrites.com/how-to-change-file-permissions-using-the-terminal/" TargetMode="External"/><Relationship Id="rId449" Type="http://schemas.openxmlformats.org/officeDocument/2006/relationships/hyperlink" Target="https://www.datacamp.com/courses/introduction-to-git-for-data-science" TargetMode="External"/><Relationship Id="rId491" Type="http://schemas.openxmlformats.org/officeDocument/2006/relationships/hyperlink" Target="https://www.equator-network.org/" TargetMode="External"/><Relationship Id="rId465" Type="http://schemas.openxmlformats.org/officeDocument/2006/relationships/hyperlink" Target="https://www.globalcodeofconduct.org/wp-content/uploads/2018/05/Global-Code-of-Conduct-Brochure.pdf" TargetMode="External"/><Relationship Id="rId285" Type="http://schemas.openxmlformats.org/officeDocument/2006/relationships/hyperlink" Target="https://www.howtogeek.com/118594/how-to-edit-your-system-path-for-easy-command-line-access/" TargetMode="External"/><Relationship Id="rId488" Type="http://schemas.openxmlformats.org/officeDocument/2006/relationships/hyperlink" Target="https://www.medrxiv.org/" TargetMode="External"/><Relationship Id="rId474" Type="http://schemas.openxmlformats.org/officeDocument/2006/relationships/hyperlink" Target="https://www.nature.com/articles/d41586-021-03603-2" TargetMode="External"/><Relationship Id="rId463" Type="http://schemas.openxmlformats.org/officeDocument/2006/relationships/hyperlink" Target="https://www.niaid.nih.gov/grants-contracts/write-grant-application" TargetMode="External"/><Relationship Id="rId204" Type="http://schemas.openxmlformats.org/officeDocument/2006/relationships/hyperlink" Target="https://www.r-bloggers.com/align-assign-rstudio-addin-to-align-assignment-operators/" TargetMode="External"/><Relationship Id="rId153" Type="http://schemas.openxmlformats.org/officeDocument/2006/relationships/hyperlink" Target="https://www.rdocumentation.org/packages/feather/versions/0.3.3" TargetMode="External"/><Relationship Id="rId219" Type="http://schemas.openxmlformats.org/officeDocument/2006/relationships/hyperlink" Target="https://www.rdocumentation.org/packages/lintr/versions/1.0.3" TargetMode="External"/><Relationship Id="rId208" Type="http://schemas.openxmlformats.org/officeDocument/2006/relationships/hyperlink" Target="https://www.rdocumentation.org/packages/styler/versions/1.1.0/topics/style_dir" TargetMode="External"/><Relationship Id="rId440" Type="http://schemas.openxmlformats.org/officeDocument/2006/relationships/hyperlink" Target="https://www.rstudio.com/wp-content/uploads/2015/02/data-wrangling-cheatsheet.pdf" TargetMode="External"/><Relationship Id="rId443" Type="http://schemas.openxmlformats.org/officeDocument/2006/relationships/hyperlink" Target="https://www.rstudio.com/wp-content/uploads/2015/02/rmarkdown-cheatsheet.pdf" TargetMode="External"/><Relationship Id="rId441" Type="http://schemas.openxmlformats.org/officeDocument/2006/relationships/hyperlink" Target="https://www.rstudio.com/wp-content/uploads/2015/03/ggplot2-cheatsheet.pdf" TargetMode="External"/><Relationship Id="rId456" Type="http://schemas.openxmlformats.org/officeDocument/2006/relationships/hyperlink" Target="https://www.sciencedirect.com/science/article/pii/S1471491423000928" TargetMode="External"/><Relationship Id="rId207" Type="http://schemas.openxmlformats.org/officeDocument/2006/relationships/hyperlink" Target="https://www.tidyverse.org/articles/2017/12/styler-1.0.0/" TargetMode="External"/><Relationship Id="rId268" Type="http://schemas.openxmlformats.org/officeDocument/2006/relationships/hyperlink" Target="https://www.tidyverse.org/articles/2017/12/workflow-vs-script/" TargetMode="External"/><Relationship Id="rId472" Type="http://schemas.openxmlformats.org/officeDocument/2006/relationships/hyperlink" Target="https://www.training.nih.gov/career_resources" TargetMode="External"/><Relationship Id="rId475" Type="http://schemas.openxmlformats.org/officeDocument/2006/relationships/hyperlink" Target="https://www.youtube.com/watch?v=1RwJbhkCA58" TargetMode="External"/><Relationship Id="rId457" Type="http://schemas.openxmlformats.org/officeDocument/2006/relationships/hyperlink" Target="https://www.youtube.com/watch?v=1RwJbhkCA58&amp;t=1171s" TargetMode="External"/><Relationship Id="rId523"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47" Type="http://schemas.openxmlformats.org/officeDocument/2006/relationships/hyperlink" Target="https://www.youtube.com/watch?v=nERXS3ssntw" TargetMode="External"/><Relationship Id="rId454"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2026-01-12T06:29:34Z</dcterms:created>
  <dcterms:modified xsi:type="dcterms:W3CDTF">2026-01-12T06:29:34Z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