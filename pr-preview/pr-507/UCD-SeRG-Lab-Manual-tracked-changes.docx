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5"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9"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5"/>
    <w:bookmarkStart w:id="188" w:name="sec-variable-labels"/>
    <w:p>
      <w:pPr>
        <w:pStyle w:val="Heading3"/>
      </w:pPr>
      <w:ins w:id="1664" w:author="PR Preview" w:date="2024-01-01T00:00:00Z">
        <w:r>
          <w:t xml:space="preserve">6.14.8 Variable labels</w:t>
        </w:r>
      </w:ins>
    </w:p>
    <w:p>
      <w:pPr>
        <w:pStyle w:val="FirstParagraph"/>
      </w:pPr>
      <w:ins w:id="1665" w:author="PR Preview" w:date="2024-01-01T00:00:00Z">
        <w:r>
          <w:t xml:space="preserve">Add a descriptive label as soon as you create each key variable</w:t>
        </w:r>
      </w:ins>
      <w:ins w:id="1665" w:author="PR Preview" w:date="2024-01-01T00:00:00Z">
        <w:r>
          <w:t xml:space="preserve"> </w:t>
        </w:r>
      </w:ins>
      <w:ins w:id="1665" w:author="PR Preview" w:date="2024-01-01T00:00:00Z">
        <w:r>
          <w:t xml:space="preserve">(any variable that might end up in a figure, table, or output model).</w:t>
        </w:r>
      </w:ins>
      <w:ins w:id="1665" w:author="PR Preview" w:date="2024-01-01T00:00:00Z">
        <w:r>
          <w:t xml:space="preserve"> </w:t>
        </w:r>
      </w:ins>
      <w:ins w:id="1665" w:author="PR Preview" w:date="2024-01-01T00:00:00Z">
        <w:r>
          <w:t xml:space="preserve">The label should explicitly include measurement units where applicable.</w:t>
        </w:r>
      </w:ins>
    </w:p>
    <w:p>
      <w:pPr>
        <w:pStyle w:val="BodyText"/>
      </w:pPr>
      <w:ins w:id="1666" w:author="PR Preview" w:date="2024-01-01T00:00:00Z">
        <w:r>
          <w:t xml:space="preserve">In R, prefer the</w:t>
        </w:r>
      </w:ins>
      <w:ins w:id="1666" w:author="PR Preview" w:date="2024-01-01T00:00:00Z">
        <w:r>
          <w:t xml:space="preserve"> </w:t>
        </w:r>
      </w:ins>
      <w:hyperlink r:id="rId186">
        <w:r>
          <w:rPr>
            <w:rStyle w:val="VerbatimChar"/>
          </w:rPr>
          <w:t xml:space="preserve">{labelled}</w:t>
        </w:r>
      </w:hyperlink>
      <w:ins w:id="1666" w:author="PR Preview" w:date="2024-01-01T00:00:00Z">
        <w:r>
          <w:t xml:space="preserve"> </w:t>
        </w:r>
      </w:ins>
      <w:ins w:id="1666" w:author="PR Preview" w:date="2024-01-01T00:00:00Z">
        <w:r>
          <w:t xml:space="preserve">package</w:t>
        </w:r>
      </w:ins>
      <w:ins w:id="1666" w:author="PR Preview" w:date="2024-01-01T00:00:00Z">
        <w:r>
          <w:t xml:space="preserve"> </w:t>
        </w:r>
      </w:ins>
      <w:ins w:id="1666" w:author="PR Preview" w:date="2024-01-01T00:00:00Z">
        <w:r>
          <w:t xml:space="preserve">over raw base R attributes.</w:t>
        </w:r>
      </w:ins>
      <w:ins w:id="1666" w:author="PR Preview" w:date="2024-01-01T00:00:00Z">
        <w:r>
          <w:t xml:space="preserve"> </w:t>
        </w:r>
      </w:ins>
      <w:ins w:id="1666" w:author="PR Preview" w:date="2024-01-01T00:00:00Z">
        <w:r>
          <w:rPr>
            <w:rStyle w:val="VerbatimChar"/>
          </w:rPr>
          <w:t xml:space="preserve">{labelled}</w:t>
        </w:r>
      </w:ins>
      <w:ins w:id="1666" w:author="PR Preview" w:date="2024-01-01T00:00:00Z">
        <w:r>
          <w:t xml:space="preserve"> </w:t>
        </w:r>
      </w:ins>
      <w:ins w:id="1666" w:author="PR Preview" w:date="2024-01-01T00:00:00Z">
        <w:r>
          <w:t xml:space="preserve">integrates seamlessly with tidyverse pipelines:</w:t>
        </w:r>
      </w:ins>
    </w:p>
    <w:p>
      <w:pPr>
        <w:pStyle w:val="SourceCode"/>
      </w:pPr>
      <w:ins w:id="1667" w:author="PR Preview" w:date="2024-01-01T00:00:00Z">
        <w:r>
          <w:rPr>
            <w:rStyle w:val="FunctionTok"/>
          </w:rPr>
          <w:t xml:space="preserve">library</w:t>
        </w:r>
      </w:ins>
      <w:ins w:id="1667" w:author="PR Preview" w:date="2024-01-01T00:00:00Z">
        <w:r>
          <w:rPr>
            <w:rStyle w:val="NormalTok"/>
          </w:rPr>
          <w:t xml:space="preserve">(labelled)</w:t>
        </w:r>
      </w:ins>
      <w:ins w:id="1667" w:author="PR Preview" w:date="2024-01-01T00:00:00Z">
        <w:r>
          <w:br/>
        </w:r>
      </w:ins>
      <w:ins w:id="1667" w:author="PR Preview" w:date="2024-01-01T00:00:00Z">
        <w:r>
          <w:br/>
        </w:r>
      </w:ins>
      <w:ins w:id="1667" w:author="PR Preview" w:date="2024-01-01T00:00:00Z">
        <w:r>
          <w:rPr>
            <w:rStyle w:val="CommentTok"/>
          </w:rPr>
          <w:t xml:space="preserve"># Set variable labels directly in a pipeline</w:t>
        </w:r>
      </w:ins>
      <w:ins w:id="1667" w:author="PR Preview" w:date="2024-01-01T00:00:00Z">
        <w:r>
          <w:br/>
        </w:r>
      </w:ins>
      <w:ins w:id="1667" w:author="PR Preview" w:date="2024-01-01T00:00:00Z">
        <w:r>
          <w:rPr>
            <w:rStyle w:val="NormalTok"/>
          </w:rPr>
          <w:t xml:space="preserve">data </w:t>
        </w:r>
      </w:ins>
      <w:ins w:id="1667" w:author="PR Preview" w:date="2024-01-01T00:00:00Z">
        <w:r>
          <w:rPr>
            <w:rStyle w:val="OtherTok"/>
          </w:rPr>
          <w:t xml:space="preserve">&lt;-</w:t>
        </w:r>
      </w:ins>
      <w:ins w:id="1667" w:author="PR Preview" w:date="2024-01-01T00:00:00Z">
        <w:r>
          <w:rPr>
            <w:rStyle w:val="NormalTok"/>
          </w:rPr>
          <w:t xml:space="preserve"> data </w:t>
        </w:r>
      </w:ins>
      <w:ins w:id="1667" w:author="PR Preview" w:date="2024-01-01T00:00:00Z">
        <w:r>
          <w:rPr>
            <w:rStyle w:val="SpecialCharTok"/>
          </w:rPr>
          <w:t xml:space="preserve">|&gt;</w:t>
        </w:r>
      </w:ins>
      <w:ins w:id="1667" w:author="PR Preview" w:date="2024-01-01T00:00:00Z">
        <w:r>
          <w:br/>
        </w:r>
      </w:ins>
      <w:ins w:id="1667" w:author="PR Preview" w:date="2024-01-01T00:00:00Z">
        <w:r>
          <w:rPr>
            <w:rStyle w:val="NormalTok"/>
          </w:rPr>
          <w:t xml:space="preserve">  </w:t>
        </w:r>
      </w:ins>
      <w:ins w:id="1667" w:author="PR Preview" w:date="2024-01-01T00:00:00Z">
        <w:r>
          <w:rPr>
            <w:rStyle w:val="FunctionTok"/>
          </w:rPr>
          <w:t xml:space="preserve">set_variable_labels</w:t>
        </w:r>
      </w:ins>
      <w:ins w:id="1667" w:author="PR Preview" w:date="2024-01-01T00:00:00Z">
        <w:r>
          <w:rPr>
            <w:rStyle w:val="NormalTok"/>
          </w:rPr>
          <w:t xml:space="preserve">(</w:t>
        </w:r>
      </w:ins>
      <w:ins w:id="1667" w:author="PR Preview" w:date="2024-01-01T00:00:00Z">
        <w:r>
          <w:br/>
        </w:r>
      </w:ins>
      <w:ins w:id="1667" w:author="PR Preview" w:date="2024-01-01T00:00:00Z">
        <w:r>
          <w:rPr>
            <w:rStyle w:val="NormalTok"/>
          </w:rPr>
          <w:t xml:space="preserve">    </w:t>
        </w:r>
      </w:ins>
      <w:ins w:id="1667" w:author="PR Preview" w:date="2024-01-01T00:00:00Z">
        <w:r>
          <w:rPr>
            <w:rStyle w:val="AttributeTok"/>
          </w:rPr>
          <w:t xml:space="preserve">blood_lead_level =</w:t>
        </w:r>
      </w:ins>
      <w:ins w:id="1667" w:author="PR Preview" w:date="2024-01-01T00:00:00Z">
        <w:r>
          <w:rPr>
            <w:rStyle w:val="NormalTok"/>
          </w:rPr>
          <w:t xml:space="preserve"> </w:t>
        </w:r>
      </w:ins>
      <w:ins w:id="1667" w:author="PR Preview" w:date="2024-01-01T00:00:00Z">
        <w:r>
          <w:rPr>
            <w:rStyle w:val="StringTok"/>
          </w:rPr>
          <w:t xml:space="preserve">"Blood lead concentration (ug/dL)"</w:t>
        </w:r>
      </w:ins>
      <w:ins w:id="1667" w:author="PR Preview" w:date="2024-01-01T00:00:00Z">
        <w:r>
          <w:rPr>
            <w:rStyle w:val="NormalTok"/>
          </w:rPr>
          <w:t xml:space="preserve">,</w:t>
        </w:r>
      </w:ins>
      <w:ins w:id="1667" w:author="PR Preview" w:date="2024-01-01T00:00:00Z">
        <w:r>
          <w:br/>
        </w:r>
      </w:ins>
      <w:ins w:id="1667" w:author="PR Preview" w:date="2024-01-01T00:00:00Z">
        <w:r>
          <w:rPr>
            <w:rStyle w:val="NormalTok"/>
          </w:rPr>
          <w:t xml:space="preserve">    </w:t>
        </w:r>
      </w:ins>
      <w:ins w:id="1667" w:author="PR Preview" w:date="2024-01-01T00:00:00Z">
        <w:r>
          <w:rPr>
            <w:rStyle w:val="AttributeTok"/>
          </w:rPr>
          <w:t xml:space="preserve">pm25_exposure =</w:t>
        </w:r>
      </w:ins>
      <w:ins w:id="1667" w:author="PR Preview" w:date="2024-01-01T00:00:00Z">
        <w:r>
          <w:rPr>
            <w:rStyle w:val="NormalTok"/>
          </w:rPr>
          <w:t xml:space="preserve"> </w:t>
        </w:r>
      </w:ins>
      <w:ins w:id="1667" w:author="PR Preview" w:date="2024-01-01T00:00:00Z">
        <w:r>
          <w:rPr>
            <w:rStyle w:val="StringTok"/>
          </w:rPr>
          <w:t xml:space="preserve">"Annual average PM2.5 exposure (ug/m^3)"</w:t>
        </w:r>
      </w:ins>
      <w:ins w:id="1667" w:author="PR Preview" w:date="2024-01-01T00:00:00Z">
        <w:r>
          <w:br/>
        </w:r>
      </w:ins>
      <w:ins w:id="1667" w:author="PR Preview" w:date="2024-01-01T00:00:00Z">
        <w:r>
          <w:rPr>
            <w:rStyle w:val="NormalTok"/>
          </w:rPr>
          <w:t xml:space="preserve">  )</w:t>
        </w:r>
      </w:ins>
      <w:ins w:id="1667" w:author="PR Preview" w:date="2024-01-01T00:00:00Z">
        <w:r>
          <w:br/>
        </w:r>
      </w:ins>
      <w:ins w:id="1667" w:author="PR Preview" w:date="2024-01-01T00:00:00Z">
        <w:r>
          <w:br/>
        </w:r>
      </w:ins>
      <w:ins w:id="1667" w:author="PR Preview" w:date="2024-01-01T00:00:00Z">
        <w:r>
          <w:rPr>
            <w:rStyle w:val="CommentTok"/>
          </w:rPr>
          <w:t xml:space="preserve"># Set a single variable label using var_label()</w:t>
        </w:r>
      </w:ins>
      <w:ins w:id="1667" w:author="PR Preview" w:date="2024-01-01T00:00:00Z">
        <w:r>
          <w:br/>
        </w:r>
      </w:ins>
      <w:ins w:id="1667" w:author="PR Preview" w:date="2024-01-01T00:00:00Z">
        <w:r>
          <w:rPr>
            <w:rStyle w:val="FunctionTok"/>
          </w:rPr>
          <w:t xml:space="preserve">var_label</w:t>
        </w:r>
      </w:ins>
      <w:ins w:id="1667" w:author="PR Preview" w:date="2024-01-01T00:00:00Z">
        <w:r>
          <w:rPr>
            <w:rStyle w:val="NormalTok"/>
          </w:rPr>
          <w:t xml:space="preserve">(data</w:t>
        </w:r>
      </w:ins>
      <w:ins w:id="1667" w:author="PR Preview" w:date="2024-01-01T00:00:00Z">
        <w:r>
          <w:rPr>
            <w:rStyle w:val="SpecialCharTok"/>
          </w:rPr>
          <w:t xml:space="preserve">$</w:t>
        </w:r>
      </w:ins>
      <w:ins w:id="1667" w:author="PR Preview" w:date="2024-01-01T00:00:00Z">
        <w:r>
          <w:rPr>
            <w:rStyle w:val="NormalTok"/>
          </w:rPr>
          <w:t xml:space="preserve">blood_lead_level) </w:t>
        </w:r>
      </w:ins>
      <w:ins w:id="1667" w:author="PR Preview" w:date="2024-01-01T00:00:00Z">
        <w:r>
          <w:rPr>
            <w:rStyle w:val="OtherTok"/>
          </w:rPr>
          <w:t xml:space="preserve">&lt;-</w:t>
        </w:r>
      </w:ins>
      <w:ins w:id="1667" w:author="PR Preview" w:date="2024-01-01T00:00:00Z">
        <w:r>
          <w:rPr>
            <w:rStyle w:val="NormalTok"/>
          </w:rPr>
          <w:t xml:space="preserve"> </w:t>
        </w:r>
      </w:ins>
      <w:ins w:id="1667" w:author="PR Preview" w:date="2024-01-01T00:00:00Z">
        <w:r>
          <w:rPr>
            <w:rStyle w:val="StringTok"/>
          </w:rPr>
          <w:t xml:space="preserve">"Blood lead concentration (ug/dL)"</w:t>
        </w:r>
      </w:ins>
    </w:p>
    <w:p>
      <w:pPr>
        <w:pStyle w:val="FirstParagraph"/>
      </w:pPr>
      <w:ins w:id="1668" w:author="PR Preview" w:date="2024-01-01T00:00:00Z">
        <w:r>
          <w:t xml:space="preserve">Labeling key variables at the point of creation ensures that</w:t>
        </w:r>
      </w:ins>
      <w:ins w:id="1668" w:author="PR Preview" w:date="2024-01-01T00:00:00Z">
        <w:r>
          <w:t xml:space="preserve"> </w:t>
        </w:r>
      </w:ins>
      <w:ins w:id="1668" w:author="PR Preview" w:date="2024-01-01T00:00:00Z">
        <w:r>
          <w:t xml:space="preserve">downstream table generators</w:t>
        </w:r>
      </w:ins>
      <w:ins w:id="1668" w:author="PR Preview" w:date="2024-01-01T00:00:00Z">
        <w:r>
          <w:t xml:space="preserve"> </w:t>
        </w:r>
      </w:ins>
      <w:ins w:id="1668" w:author="PR Preview" w:date="2024-01-01T00:00:00Z">
        <w:r>
          <w:t xml:space="preserve">(such as</w:t>
        </w:r>
      </w:ins>
      <w:ins w:id="1668" w:author="PR Preview" w:date="2024-01-01T00:00:00Z">
        <w:r>
          <w:t xml:space="preserve"> </w:t>
        </w:r>
      </w:ins>
      <w:hyperlink r:id="rId187">
        <w:r>
          <w:rPr>
            <w:rStyle w:val="VerbatimChar"/>
          </w:rPr>
          <w:t xml:space="preserve">{gtsummary}</w:t>
        </w:r>
      </w:hyperlink>
      <w:ins w:id="1668" w:author="PR Preview" w:date="2024-01-01T00:00:00Z">
        <w:r>
          <w:t xml:space="preserve">)</w:t>
        </w:r>
      </w:ins>
      <w:ins w:id="1668" w:author="PR Preview" w:date="2024-01-01T00:00:00Z">
        <w:r>
          <w:t xml:space="preserve"> </w:t>
        </w:r>
      </w:ins>
      <w:ins w:id="1668" w:author="PR Preview" w:date="2024-01-01T00:00:00Z">
        <w:r>
          <w:t xml:space="preserve">can automatically display human-readable descriptions and correct units</w:t>
        </w:r>
      </w:ins>
      <w:ins w:id="1668" w:author="PR Preview" w:date="2024-01-01T00:00:00Z">
        <w:r>
          <w:t xml:space="preserve"> </w:t>
        </w:r>
      </w:ins>
      <w:ins w:id="1668" w:author="PR Preview" w:date="2024-01-01T00:00:00Z">
        <w:r>
          <w:t xml:space="preserve">without error-prone manual relabeling.</w:t>
        </w:r>
      </w:ins>
    </w:p>
    <w:p>
      <w:pPr>
        <w:pStyle w:val="BodyText"/>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0"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End w:id="320"/>
    <w:bookmarkStart w:id="323" w:name="github-actions"/>
    <w:p>
      <w:pPr>
        <w:pStyle w:val="Heading2"/>
      </w:pPr>
      <w:r>
        <w:t xml:space="preserve">6.36 GitHub Actions</w:t>
      </w:r>
    </w:p>
    <w:bookmarkStart w:id="322" w:name="sec-r-lib-actions"/>
    <w:p>
      <w:pPr>
        <w:pStyle w:val="Heading3"/>
      </w:pPr>
      <w:r>
        <w:t xml:space="preserve">6.36.1</w:t>
      </w:r>
      <w:r>
        <w:t xml:space="preserve"> </w:t>
      </w:r>
      <w:hyperlink r:id="rId321">
        <w:r>
          <w:rPr>
            <w:rStyle w:val="Hyperlink"/>
          </w:rPr>
          <w:t xml:space="preserve">actions</w:t>
        </w:r>
      </w:hyperlink>
    </w:p>
    <w:p>
      <w:pPr>
        <w:pStyle w:val="FirstParagraph"/>
      </w:pPr>
      <w:r>
        <w:t xml:space="preserve">The</w:t>
      </w:r>
      <w:r>
        <w:t xml:space="preserve"> </w:t>
      </w:r>
      <w:hyperlink r:id="rId321">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2"/>
    <w:bookmarkEnd w:id="323"/>
    <w:bookmarkStart w:id="326"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6"/>
    <w:bookmarkStart w:id="346" w:name="core-tidyverse-packages"/>
    <w:p>
      <w:pPr>
        <w:pStyle w:val="Heading2"/>
      </w:pPr>
      <w:r>
        <w:t xml:space="preserve">6.38 Core Tidyverse Packages</w:t>
      </w:r>
    </w:p>
    <w:p>
      <w:pPr>
        <w:pStyle w:val="FirstParagraph"/>
      </w:pPr>
      <w:r>
        <w:t xml:space="preserve">The</w:t>
      </w:r>
      <w:r>
        <w:t xml:space="preserve"> </w:t>
      </w:r>
      <w:hyperlink r:id="rId32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8"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8"/>
    <w:bookmarkStart w:id="330" w:name="sec-dplyr"/>
    <w:p>
      <w:pPr>
        <w:pStyle w:val="Heading3"/>
      </w:pPr>
      <w:r>
        <w:t xml:space="preserve">6.38.2</w:t>
      </w:r>
      <w:r>
        <w:t xml:space="preserve"> </w:t>
      </w:r>
      <w:hyperlink r:id="rId329">
        <w:r>
          <w:rPr>
            <w:rStyle w:val="Hyperlink"/>
          </w:rPr>
          <w:t xml:space="preserve">dplyr</w:t>
        </w:r>
      </w:hyperlink>
    </w:p>
    <w:p>
      <w:pPr>
        <w:pStyle w:val="FirstParagraph"/>
      </w:pPr>
      <w:hyperlink r:id="rId32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0"/>
    <w:bookmarkStart w:id="333" w:name="sec-tidyr"/>
    <w:p>
      <w:pPr>
        <w:pStyle w:val="Heading3"/>
      </w:pPr>
      <w:r>
        <w:t xml:space="preserve">6.38.3</w:t>
      </w:r>
      <w:r>
        <w:t xml:space="preserve"> </w:t>
      </w:r>
      <w:hyperlink r:id="rId331">
        <w:r>
          <w:rPr>
            <w:rStyle w:val="Hyperlink"/>
          </w:rPr>
          <w:t xml:space="preserve">tidyr</w:t>
        </w:r>
      </w:hyperlink>
    </w:p>
    <w:p>
      <w:pPr>
        <w:pStyle w:val="FirstParagraph"/>
      </w:pPr>
      <w:hyperlink r:id="rId33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2" w:name="when-to-use-dplyr-vs-tidyr"/>
    <w:p>
      <w:pPr>
        <w:pStyle w:val="Heading4"/>
      </w:pPr>
      <w:r>
        <w:t xml:space="preserve">6.38.3.1 When to use dplyr vs tidyr</w:t>
      </w:r>
    </w:p>
    <w:p>
      <w:pPr>
        <w:pStyle w:val="FirstParagraph"/>
      </w:pPr>
      <w:r>
        <w:t xml:space="preserve">While both</w:t>
      </w:r>
      <w:r>
        <w:t xml:space="preserve"> </w:t>
      </w:r>
      <w:hyperlink r:id="rId329">
        <w:r>
          <w:rPr>
            <w:rStyle w:val="VerbatimChar"/>
          </w:rPr>
          <w:t xml:space="preserve">{dplyr}</w:t>
        </w:r>
      </w:hyperlink>
      <w:r>
        <w:t xml:space="preserve"> </w:t>
      </w:r>
      <w:r>
        <w:t xml:space="preserve">and</w:t>
      </w:r>
      <w:r>
        <w:t xml:space="preserve"> </w:t>
      </w:r>
      <w:hyperlink r:id="rId33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2"/>
    <w:bookmarkEnd w:id="333"/>
    <w:bookmarkStart w:id="335" w:name="sec-readr"/>
    <w:p>
      <w:pPr>
        <w:pStyle w:val="Heading3"/>
      </w:pPr>
      <w:r>
        <w:t xml:space="preserve">6.38.4</w:t>
      </w:r>
      <w:r>
        <w:t xml:space="preserve"> </w:t>
      </w:r>
      <w:hyperlink r:id="rId334">
        <w:r>
          <w:rPr>
            <w:rStyle w:val="Hyperlink"/>
          </w:rPr>
          <w:t xml:space="preserve">readr</w:t>
        </w:r>
      </w:hyperlink>
    </w:p>
    <w:p>
      <w:pPr>
        <w:pStyle w:val="FirstParagraph"/>
      </w:pPr>
      <w:hyperlink r:id="rId33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5"/>
    <w:bookmarkStart w:id="337"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7"/>
    <w:bookmarkStart w:id="339" w:name="sec-tibble"/>
    <w:p>
      <w:pPr>
        <w:pStyle w:val="Heading3"/>
      </w:pPr>
      <w:r>
        <w:t xml:space="preserve">6.38.6</w:t>
      </w:r>
      <w:r>
        <w:t xml:space="preserve"> </w:t>
      </w:r>
      <w:hyperlink r:id="rId338">
        <w:r>
          <w:rPr>
            <w:rStyle w:val="Hyperlink"/>
          </w:rPr>
          <w:t xml:space="preserve">tibble</w:t>
        </w:r>
      </w:hyperlink>
    </w:p>
    <w:p>
      <w:pPr>
        <w:pStyle w:val="FirstParagraph"/>
      </w:pPr>
      <w:hyperlink r:id="rId33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9"/>
    <w:bookmarkStart w:id="341" w:name="sec-stringr"/>
    <w:p>
      <w:pPr>
        <w:pStyle w:val="Heading3"/>
      </w:pPr>
      <w:r>
        <w:t xml:space="preserve">6.38.7</w:t>
      </w:r>
      <w:r>
        <w:t xml:space="preserve"> </w:t>
      </w:r>
      <w:hyperlink r:id="rId340">
        <w:r>
          <w:rPr>
            <w:rStyle w:val="Hyperlink"/>
          </w:rPr>
          <w:t xml:space="preserve">stringr</w:t>
        </w:r>
      </w:hyperlink>
    </w:p>
    <w:p>
      <w:pPr>
        <w:pStyle w:val="FirstParagraph"/>
      </w:pPr>
      <w:hyperlink r:id="rId34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1"/>
    <w:bookmarkStart w:id="343" w:name="sec-forcats"/>
    <w:p>
      <w:pPr>
        <w:pStyle w:val="Heading3"/>
      </w:pPr>
      <w:r>
        <w:t xml:space="preserve">6.38.8</w:t>
      </w:r>
      <w:r>
        <w:t xml:space="preserve"> </w:t>
      </w:r>
      <w:hyperlink r:id="rId342">
        <w:r>
          <w:rPr>
            <w:rStyle w:val="Hyperlink"/>
          </w:rPr>
          <w:t xml:space="preserve">forcats</w:t>
        </w:r>
      </w:hyperlink>
    </w:p>
    <w:p>
      <w:pPr>
        <w:pStyle w:val="FirstParagraph"/>
      </w:pPr>
      <w:hyperlink r:id="rId34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3"/>
    <w:bookmarkStart w:id="345" w:name="sec-lubridate"/>
    <w:p>
      <w:pPr>
        <w:pStyle w:val="Heading3"/>
      </w:pPr>
      <w:r>
        <w:t xml:space="preserve">6.38.9</w:t>
      </w:r>
      <w:r>
        <w:t xml:space="preserve"> </w:t>
      </w:r>
      <w:hyperlink r:id="rId344">
        <w:r>
          <w:rPr>
            <w:rStyle w:val="Hyperlink"/>
          </w:rPr>
          <w:t xml:space="preserve">lubridate</w:t>
        </w:r>
      </w:hyperlink>
    </w:p>
    <w:p>
      <w:pPr>
        <w:pStyle w:val="FirstParagraph"/>
      </w:pPr>
      <w:hyperlink r:id="rId34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5"/>
    <w:bookmarkEnd w:id="346"/>
    <w:bookmarkStart w:id="34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7">
        <w:r>
          <w:rPr>
            <w:rStyle w:val="Hyperlink"/>
          </w:rPr>
          <w:t xml:space="preserve">this document</w:t>
        </w:r>
      </w:hyperlink>
      <w:r>
        <w:t xml:space="preserve">.</w:t>
      </w:r>
    </w:p>
    <w:bookmarkEnd w:id="348"/>
    <w:bookmarkStart w:id="35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9">
        <w:r>
          <w:rPr>
            <w:rStyle w:val="Hyperlink"/>
          </w:rPr>
          <w:t xml:space="preserve">Programming with dplyr</w:t>
        </w:r>
      </w:hyperlink>
      <w:r>
        <w:t xml:space="preserve"> </w:t>
      </w:r>
      <w:r>
        <w:t xml:space="preserve">(package vignette)</w:t>
      </w:r>
    </w:p>
    <w:p>
      <w:pPr>
        <w:pStyle w:val="Compact"/>
        <w:numPr>
          <w:ilvl w:val="0"/>
          <w:numId w:val="1092"/>
        </w:numPr>
      </w:pPr>
      <w:hyperlink r:id="rId350">
        <w:r>
          <w:rPr>
            <w:rStyle w:val="Hyperlink"/>
          </w:rPr>
          <w:t xml:space="preserve">Using dplyr in packages</w:t>
        </w:r>
      </w:hyperlink>
      <w:r>
        <w:t xml:space="preserve"> </w:t>
      </w:r>
      <w:r>
        <w:t xml:space="preserve">(package vignette)</w:t>
      </w:r>
    </w:p>
    <w:p>
      <w:pPr>
        <w:pStyle w:val="Compact"/>
        <w:numPr>
          <w:ilvl w:val="0"/>
          <w:numId w:val="1092"/>
        </w:numPr>
      </w:pPr>
      <w:hyperlink r:id="rId351">
        <w:r>
          <w:rPr>
            <w:rStyle w:val="Hyperlink"/>
          </w:rPr>
          <w:t xml:space="preserve">Tidy Eval in 5 Minutes</w:t>
        </w:r>
      </w:hyperlink>
      <w:r>
        <w:t xml:space="preserve"> </w:t>
      </w:r>
      <w:r>
        <w:t xml:space="preserve">(video)</w:t>
      </w:r>
    </w:p>
    <w:p>
      <w:pPr>
        <w:pStyle w:val="Compact"/>
        <w:numPr>
          <w:ilvl w:val="0"/>
          <w:numId w:val="1092"/>
        </w:numPr>
      </w:pPr>
      <w:hyperlink r:id="rId349">
        <w:r>
          <w:rPr>
            <w:rStyle w:val="Hyperlink"/>
          </w:rPr>
          <w:t xml:space="preserve">Tidy Evaluation</w:t>
        </w:r>
      </w:hyperlink>
      <w:r>
        <w:t xml:space="preserve"> </w:t>
      </w:r>
      <w:r>
        <w:t xml:space="preserve">(e-book)</w:t>
      </w:r>
    </w:p>
    <w:p>
      <w:pPr>
        <w:pStyle w:val="Compact"/>
        <w:numPr>
          <w:ilvl w:val="0"/>
          <w:numId w:val="1092"/>
        </w:numPr>
      </w:pPr>
      <w:hyperlink r:id="rId352">
        <w:r>
          <w:rPr>
            <w:rStyle w:val="Hyperlink"/>
          </w:rPr>
          <w:t xml:space="preserve">Evaluation</w:t>
        </w:r>
      </w:hyperlink>
      <w:r>
        <w:t xml:space="preserve"> </w:t>
      </w:r>
      <w:r>
        <w:t xml:space="preserve">(advanced details)</w:t>
      </w:r>
    </w:p>
    <w:p>
      <w:pPr>
        <w:pStyle w:val="Compact"/>
        <w:numPr>
          <w:ilvl w:val="0"/>
          <w:numId w:val="1092"/>
        </w:numPr>
      </w:pPr>
      <w:hyperlink r:id="rId353">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5"/>
    <w:bookmarkStart w:id="35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6">
        <w:r>
          <w:rPr>
            <w:rStyle w:val="Hyperlink"/>
          </w:rPr>
          <w:t xml:space="preserve">Feather package</w:t>
        </w:r>
      </w:hyperlink>
      <w:r>
        <w:t xml:space="preserve"> </w:t>
      </w:r>
      <w:r>
        <w:t xml:space="preserve">for exchanging data between the two languages</w:t>
      </w:r>
      <w:r>
        <w:t xml:space="preserve"> </w:t>
      </w:r>
      <w:hyperlink r:id="rId357">
        <w:r>
          <w:rPr>
            <w:rStyle w:val="Hyperlink"/>
          </w:rPr>
          <w:t xml:space="preserve">extremely quickly</w:t>
        </w:r>
      </w:hyperlink>
      <w:r>
        <w:t xml:space="preserve">.</w:t>
      </w:r>
    </w:p>
    <w:bookmarkEnd w:id="358"/>
    <w:bookmarkStart w:id="36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9"/>
    <w:bookmarkStart w:id="36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0"/>
    <w:bookmarkStart w:id="36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1"/>
    <w:bookmarkStart w:id="36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2"/>
    <w:bookmarkEnd w:id="363"/>
    <w:bookmarkEnd w:id="364"/>
    <w:bookmarkStart w:id="365"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5"/>
    <w:bookmarkStart w:id="368"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6">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8"/>
    <w:bookmarkStart w:id="374" w:name="sec-r-resources"/>
    <w:p>
      <w:pPr>
        <w:pStyle w:val="Heading2"/>
      </w:pPr>
      <w:r>
        <w:t xml:space="preserve">6.45 Additional Resources</w:t>
      </w:r>
    </w:p>
    <w:bookmarkStart w:id="369"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9"/>
    <w:bookmarkStart w:id="370"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70"/>
    <w:bookmarkStart w:id="371"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71"/>
    <w:bookmarkStart w:id="373"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72">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3"/>
    <w:bookmarkEnd w:id="374"/>
    <w:bookmarkEnd w:id="375"/>
    <w:bookmarkStart w:id="451" w:name="sec-r-code-style"/>
    <w:p>
      <w:pPr>
        <w:pStyle w:val="Heading1"/>
      </w:pPr>
      <w:r>
        <w:t xml:space="preserve">7. R Code Style</w:t>
      </w:r>
    </w:p>
    <w:p>
      <w:pPr>
        <w:pStyle w:val="FirstParagraph"/>
      </w:pPr>
      <w:r>
        <w:t xml:space="preserve">Follow these code style guidelines for all R code:</w:t>
      </w:r>
    </w:p>
    <w:bookmarkStart w:id="380" w:name="general-principles"/>
    <w:p>
      <w:pPr>
        <w:pStyle w:val="Heading2"/>
      </w:pPr>
      <w:r>
        <w:t xml:space="preserve">7.1 General Principles</w:t>
      </w:r>
    </w:p>
    <w:p>
      <w:pPr>
        <w:pStyle w:val="FirstParagraph"/>
      </w:pPr>
      <w:r>
        <w:t xml:space="preserve">Our lab follows the</w:t>
      </w:r>
      <w:r>
        <w:t xml:space="preserve"> </w:t>
      </w:r>
      <w:hyperlink r:id="rId376">
        <w:r>
          <w:rPr>
            <w:rStyle w:val="Hyperlink"/>
          </w:rPr>
          <w:t xml:space="preserve">Google R Style Guide</w:t>
        </w:r>
      </w:hyperlink>
      <w:r>
        <w:t xml:space="preserve">,</w:t>
      </w:r>
      <w:r>
        <w:t xml:space="preserve"> </w:t>
      </w:r>
      <w:r>
        <w:t xml:space="preserve">which in turn mostly follows the</w:t>
      </w:r>
      <w:r>
        <w:t xml:space="preserve"> </w:t>
      </w:r>
      <w:hyperlink r:id="rId377">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8">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9">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0"/>
    <w:bookmarkStart w:id="38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2" w:name="explicit-return-statements"/>
    <w:p>
      <w:pPr>
        <w:pStyle w:val="Heading3"/>
      </w:pPr>
      <w:r>
        <w:t xml:space="preserve">7.2.1 Explicit Return Statements</w:t>
      </w:r>
    </w:p>
    <w:p>
      <w:pPr>
        <w:pStyle w:val="FirstParagraph"/>
      </w:pPr>
      <w:r>
        <w:t xml:space="preserve">Following the</w:t>
      </w:r>
      <w:r>
        <w:t xml:space="preserve"> </w:t>
      </w:r>
      <w:hyperlink r:id="rId381">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2"/>
    <w:bookmarkEnd w:id="383"/>
    <w:bookmarkStart w:id="384"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4"/>
    <w:bookmarkStart w:id="387"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6">
        <w:r>
          <w:rPr>
            <w:rStyle w:val="VerbatimChar"/>
          </w:rPr>
          <w:t xml:space="preserve">measure-performance</w:t>
        </w:r>
      </w:hyperlink>
      <w:r>
        <w:t xml:space="preserve">, not by</w:t>
      </w:r>
      <w:r>
        <w:t xml:space="preserve"> </w:t>
      </w:r>
      <w:r>
        <w:t xml:space="preserve">assumption.</w:t>
      </w:r>
    </w:p>
    <w:bookmarkEnd w:id="387"/>
    <w:bookmarkStart w:id="390"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8">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9">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0"/>
    <w:bookmarkStart w:id="392"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1">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2"/>
    <w:bookmarkStart w:id="394"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3">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4"/>
    <w:bookmarkStart w:id="395"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5"/>
    <w:bookmarkStart w:id="398"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7"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6">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7"/>
    <w:bookmarkEnd w:id="398"/>
    <w:bookmarkStart w:id="400"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9">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0"/>
    <w:bookmarkStart w:id="401"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1"/>
    <w:bookmarkStart w:id="404"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2" name="Picture"/>
                  <a:graphic>
                    <a:graphicData uri="http://schemas.openxmlformats.org/drawingml/2006/picture">
                      <pic:pic>
                        <pic:nvPicPr>
                          <pic:cNvPr descr="/opt/quarto/share/formats/docx/note.png" id="4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4"/>
    <w:bookmarkStart w:id="409" w:name="line-breaks-and-formatting"/>
    <w:p>
      <w:pPr>
        <w:pStyle w:val="Heading2"/>
      </w:pPr>
      <w:r>
        <w:t xml:space="preserve">7.13 Line Breaks and Formatting</w:t>
      </w:r>
    </w:p>
    <w:bookmarkStart w:id="405"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5"/>
    <w:bookmarkStart w:id="407"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6">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7"/>
    <w:bookmarkStart w:id="408"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8"/>
    <w:bookmarkEnd w:id="409"/>
    <w:bookmarkStart w:id="411" w:name="markdown-and-quarto-formatting"/>
    <w:p>
      <w:pPr>
        <w:pStyle w:val="Heading2"/>
      </w:pPr>
      <w:r>
        <w:t xml:space="preserve">7.14 Markdown and Quarto Formatting</w:t>
      </w:r>
    </w:p>
    <w:bookmarkStart w:id="410"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0"/>
    <w:bookmarkEnd w:id="411"/>
    <w:bookmarkStart w:id="412" w:name="messaging-and-user-communication"/>
    <w:p>
      <w:pPr>
        <w:pStyle w:val="Heading2"/>
      </w:pPr>
      <w:r>
        <w:t xml:space="preserve">7.15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2"/>
    <w:bookmarkStart w:id="414"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3">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4"/>
    <w:bookmarkStart w:id="415"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ins w:id="1144" w:author="PR Preview" w:date="2024-01-01T00:00:00Z">
        <w:r>
          <w:rPr>
            <w:rStyle w:val="CommentTok"/>
          </w:rPr>
          <w:t xml:space="preserve"># Data structures</w:t>
        </w:r>
      </w:ins>
      <w:ins w:id="1144" w:author="PR Preview" w:date="2024-01-01T00:00:00Z">
        <w:r>
          <w:br/>
        </w:r>
      </w:ins>
      <w:ins w:id="1144" w:author="PR Preview" w:date="2024-01-01T00:00:00Z">
        <w:r>
          <w:rPr>
            <w:rStyle w:val="NormalTok"/>
          </w:rPr>
          <w:t xml:space="preserve">tibble</w:t>
        </w:r>
      </w:ins>
      <w:ins w:id="1144" w:author="PR Preview" w:date="2024-01-01T00:00:00Z">
        <w:r>
          <w:rPr>
            <w:rStyle w:val="SpecialCharTok"/>
          </w:rPr>
          <w:t xml:space="preserve">::</w:t>
        </w:r>
      </w:ins>
      <w:ins w:id="1144" w:author="PR Preview" w:date="2024-01-01T00:00:00Z">
        <w:r>
          <w:rPr>
            <w:rStyle w:val="FunctionTok"/>
          </w:rPr>
          <w:t xml:space="preserve">tibble</w:t>
        </w:r>
      </w:ins>
      <w:ins w:id="1144" w:author="PR Preview" w:date="2024-01-01T00:00:00Z">
        <w:r>
          <w:rPr>
            <w:rStyle w:val="NormalTok"/>
          </w:rPr>
          <w:t xml:space="preserve">()           </w:t>
        </w:r>
      </w:ins>
      <w:ins w:id="1144" w:author="PR Preview" w:date="2024-01-01T00:00:00Z">
        <w:r>
          <w:rPr>
            <w:rStyle w:val="CommentTok"/>
          </w:rPr>
          <w:t xml:space="preserve"># instead of data.frame()</w:t>
        </w:r>
      </w:ins>
      <w:ins w:id="1144" w:author="PR Preview" w:date="2024-01-01T00:00:00Z">
        <w:r>
          <w:br/>
        </w:r>
      </w:ins>
      <w:ins w:id="1144" w:author="PR Preview" w:date="2024-01-01T00:00:00Z">
        <w:r>
          <w:rPr>
            <w:rStyle w:val="NormalTok"/>
          </w:rPr>
          <w:t xml:space="preserve">tibble</w:t>
        </w:r>
      </w:ins>
      <w:ins w:id="1144" w:author="PR Preview" w:date="2024-01-01T00:00:00Z">
        <w:r>
          <w:rPr>
            <w:rStyle w:val="SpecialCharTok"/>
          </w:rPr>
          <w:t xml:space="preserve">::</w:t>
        </w:r>
      </w:ins>
      <w:ins w:id="1144" w:author="PR Preview" w:date="2024-01-01T00:00:00Z">
        <w:r>
          <w:rPr>
            <w:rStyle w:val="FunctionTok"/>
          </w:rPr>
          <w:t xml:space="preserve">tribble</w:t>
        </w:r>
      </w:ins>
      <w:ins w:id="1144" w:author="PR Preview" w:date="2024-01-01T00:00:00Z">
        <w:r>
          <w:rPr>
            <w:rStyle w:val="NormalTok"/>
          </w:rPr>
          <w:t xml:space="preserve">()          </w:t>
        </w:r>
      </w:ins>
      <w:ins w:id="1144" w:author="PR Preview" w:date="2024-01-01T00:00:00Z">
        <w:r>
          <w:rPr>
            <w:rStyle w:val="CommentTok"/>
          </w:rPr>
          <w:t xml:space="preserve"># instead of manual data.frame creation</w:t>
        </w:r>
      </w:ins>
      <w:ins w:id="1144" w:author="PR Preview" w:date="2024-01-01T00:00:00Z">
        <w:r>
          <w:br/>
        </w:r>
      </w:ins>
      <w:ins w:id="1144" w:author="PR Preview" w:date="2024-01-01T00:00:00Z">
        <w:r>
          <w:br/>
        </w:r>
      </w:ins>
      <w:ins w:id="1144" w:author="PR Preview" w:date="2024-01-01T00:00:00Z">
        <w:r>
          <w:rPr>
            <w:rStyle w:val="CommentTok"/>
          </w:rPr>
          <w:t xml:space="preserve"># I/O</w:t>
        </w:r>
      </w:ins>
      <w:ins w:id="1144" w:author="PR Preview" w:date="2024-01-01T00:00:00Z">
        <w:r>
          <w:br/>
        </w:r>
      </w:ins>
      <w:ins w:id="1144" w:author="PR Preview" w:date="2024-01-01T00:00:00Z">
        <w:r>
          <w:rPr>
            <w:rStyle w:val="NormalTok"/>
          </w:rPr>
          <w:t xml:space="preserve">readr</w:t>
        </w:r>
      </w:ins>
      <w:ins w:id="1144" w:author="PR Preview" w:date="2024-01-01T00:00:00Z">
        <w:r>
          <w:rPr>
            <w:rStyle w:val="SpecialCharTok"/>
          </w:rPr>
          <w:t xml:space="preserve">::</w:t>
        </w:r>
      </w:ins>
      <w:ins w:id="1144" w:author="PR Preview" w:date="2024-01-01T00:00:00Z">
        <w:r>
          <w:rPr>
            <w:rStyle w:val="FunctionTok"/>
          </w:rPr>
          <w:t xml:space="preserve">read_csv</w:t>
        </w:r>
      </w:ins>
      <w:ins w:id="1144" w:author="PR Preview" w:date="2024-01-01T00:00:00Z">
        <w:r>
          <w:rPr>
            <w:rStyle w:val="NormalTok"/>
          </w:rPr>
          <w:t xml:space="preserve">()          </w:t>
        </w:r>
      </w:ins>
      <w:ins w:id="1144" w:author="PR Preview" w:date="2024-01-01T00:00:00Z">
        <w:r>
          <w:rPr>
            <w:rStyle w:val="CommentTok"/>
          </w:rPr>
          <w:t xml:space="preserve"># instead of read.csv()</w:t>
        </w:r>
      </w:ins>
      <w:ins w:id="1144" w:author="PR Preview" w:date="2024-01-01T00:00:00Z">
        <w:r>
          <w:br/>
        </w:r>
      </w:ins>
      <w:ins w:id="1144" w:author="PR Preview" w:date="2024-01-01T00:00:00Z">
        <w:r>
          <w:rPr>
            <w:rStyle w:val="NormalTok"/>
          </w:rPr>
          <w:t xml:space="preserve">readr</w:t>
        </w:r>
      </w:ins>
      <w:ins w:id="1144" w:author="PR Preview" w:date="2024-01-01T00:00:00Z">
        <w:r>
          <w:rPr>
            <w:rStyle w:val="SpecialCharTok"/>
          </w:rPr>
          <w:t xml:space="preserve">::</w:t>
        </w:r>
      </w:ins>
      <w:ins w:id="1144" w:author="PR Preview" w:date="2024-01-01T00:00:00Z">
        <w:r>
          <w:rPr>
            <w:rStyle w:val="FunctionTok"/>
          </w:rPr>
          <w:t xml:space="preserve">write_csv</w:t>
        </w:r>
      </w:ins>
      <w:ins w:id="1144" w:author="PR Preview" w:date="2024-01-01T00:00:00Z">
        <w:r>
          <w:rPr>
            <w:rStyle w:val="NormalTok"/>
          </w:rPr>
          <w:t xml:space="preserve">()         </w:t>
        </w:r>
      </w:ins>
      <w:ins w:id="1144" w:author="PR Preview" w:date="2024-01-01T00:00:00Z">
        <w:r>
          <w:rPr>
            <w:rStyle w:val="CommentTok"/>
          </w:rPr>
          <w:t xml:space="preserve"># instead of write.csv()</w:t>
        </w:r>
      </w:ins>
      <w:ins w:id="1144" w:author="PR Preview" w:date="2024-01-01T00:00:00Z">
        <w:r>
          <w:br/>
        </w:r>
      </w:ins>
      <w:ins w:id="1144" w:author="PR Preview" w:date="2024-01-01T00:00:00Z">
        <w:r>
          <w:rPr>
            <w:rStyle w:val="NormalTok"/>
          </w:rPr>
          <w:t xml:space="preserve">readr</w:t>
        </w:r>
      </w:ins>
      <w:ins w:id="1144" w:author="PR Preview" w:date="2024-01-01T00:00:00Z">
        <w:r>
          <w:rPr>
            <w:rStyle w:val="SpecialCharTok"/>
          </w:rPr>
          <w:t xml:space="preserve">::</w:t>
        </w:r>
      </w:ins>
      <w:ins w:id="1144" w:author="PR Preview" w:date="2024-01-01T00:00:00Z">
        <w:r>
          <w:rPr>
            <w:rStyle w:val="FunctionTok"/>
          </w:rPr>
          <w:t xml:space="preserve">read_rds</w:t>
        </w:r>
      </w:ins>
      <w:ins w:id="1144" w:author="PR Preview" w:date="2024-01-01T00:00:00Z">
        <w:r>
          <w:rPr>
            <w:rStyle w:val="NormalTok"/>
          </w:rPr>
          <w:t xml:space="preserve">()          </w:t>
        </w:r>
      </w:ins>
      <w:ins w:id="1144" w:author="PR Preview" w:date="2024-01-01T00:00:00Z">
        <w:r>
          <w:rPr>
            <w:rStyle w:val="CommentTok"/>
          </w:rPr>
          <w:t xml:space="preserve"># instead of readRDS()</w:t>
        </w:r>
      </w:ins>
      <w:ins w:id="1144" w:author="PR Preview" w:date="2024-01-01T00:00:00Z">
        <w:r>
          <w:br/>
        </w:r>
      </w:ins>
      <w:ins w:id="1144" w:author="PR Preview" w:date="2024-01-01T00:00:00Z">
        <w:r>
          <w:rPr>
            <w:rStyle w:val="NormalTok"/>
          </w:rPr>
          <w:t xml:space="preserve">readr</w:t>
        </w:r>
      </w:ins>
      <w:ins w:id="1144" w:author="PR Preview" w:date="2024-01-01T00:00:00Z">
        <w:r>
          <w:rPr>
            <w:rStyle w:val="SpecialCharTok"/>
          </w:rPr>
          <w:t xml:space="preserve">::</w:t>
        </w:r>
      </w:ins>
      <w:ins w:id="1144" w:author="PR Preview" w:date="2024-01-01T00:00:00Z">
        <w:r>
          <w:rPr>
            <w:rStyle w:val="FunctionTok"/>
          </w:rPr>
          <w:t xml:space="preserve">write_rds</w:t>
        </w:r>
      </w:ins>
      <w:ins w:id="1144" w:author="PR Preview" w:date="2024-01-01T00:00:00Z">
        <w:r>
          <w:rPr>
            <w:rStyle w:val="NormalTok"/>
          </w:rPr>
          <w:t xml:space="preserve">()         </w:t>
        </w:r>
      </w:ins>
      <w:ins w:id="1144" w:author="PR Preview" w:date="2024-01-01T00:00:00Z">
        <w:r>
          <w:rPr>
            <w:rStyle w:val="CommentTok"/>
          </w:rPr>
          <w:t xml:space="preserve"># instead of saveRDS()</w:t>
        </w:r>
      </w:ins>
      <w:ins w:id="1144" w:author="PR Preview" w:date="2024-01-01T00:00:00Z">
        <w:r>
          <w:br/>
        </w:r>
      </w:ins>
      <w:ins w:id="1144" w:author="PR Preview" w:date="2024-01-01T00:00:00Z">
        <w:r>
          <w:br/>
        </w:r>
      </w:ins>
      <w:ins w:id="1144" w:author="PR Preview" w:date="2024-01-01T00:00:00Z">
        <w:r>
          <w:rPr>
            <w:rStyle w:val="CommentTok"/>
          </w:rPr>
          <w:t xml:space="preserve"># Data manipulation</w:t>
        </w:r>
      </w:ins>
      <w:ins w:id="1144" w:author="PR Preview" w:date="2024-01-01T00:00:00Z">
        <w:r>
          <w:br/>
        </w:r>
      </w:ins>
      <w:ins w:id="1144" w:author="PR Preview" w:date="2024-01-01T00:00:00Z">
        <w:r>
          <w:rPr>
            <w:rStyle w:val="NormalTok"/>
          </w:rPr>
          <w:t xml:space="preserve">dplyr</w:t>
        </w:r>
      </w:ins>
      <w:ins w:id="1144" w:author="PR Preview" w:date="2024-01-01T00:00:00Z">
        <w:r>
          <w:rPr>
            <w:rStyle w:val="SpecialCharTok"/>
          </w:rPr>
          <w:t xml:space="preserve">::</w:t>
        </w:r>
      </w:ins>
      <w:ins w:id="1144" w:author="PR Preview" w:date="2024-01-01T00:00:00Z">
        <w:r>
          <w:rPr>
            <w:rStyle w:val="FunctionTok"/>
          </w:rPr>
          <w:t xml:space="preserve">bind_rows</w:t>
        </w:r>
      </w:ins>
      <w:ins w:id="1144" w:author="PR Preview" w:date="2024-01-01T00:00:00Z">
        <w:r>
          <w:rPr>
            <w:rStyle w:val="NormalTok"/>
          </w:rPr>
          <w:t xml:space="preserve">()         </w:t>
        </w:r>
      </w:ins>
      <w:ins w:id="1144" w:author="PR Preview" w:date="2024-01-01T00:00:00Z">
        <w:r>
          <w:rPr>
            <w:rStyle w:val="CommentTok"/>
          </w:rPr>
          <w:t xml:space="preserve"># instead of rbind()</w:t>
        </w:r>
      </w:ins>
      <w:ins w:id="1144" w:author="PR Preview" w:date="2024-01-01T00:00:00Z">
        <w:r>
          <w:br/>
        </w:r>
      </w:ins>
      <w:ins w:id="1144" w:author="PR Preview" w:date="2024-01-01T00:00:00Z">
        <w:r>
          <w:rPr>
            <w:rStyle w:val="NormalTok"/>
          </w:rPr>
          <w:t xml:space="preserve">dplyr</w:t>
        </w:r>
      </w:ins>
      <w:ins w:id="1144" w:author="PR Preview" w:date="2024-01-01T00:00:00Z">
        <w:r>
          <w:rPr>
            <w:rStyle w:val="SpecialCharTok"/>
          </w:rPr>
          <w:t xml:space="preserve">::</w:t>
        </w:r>
      </w:ins>
      <w:ins w:id="1144" w:author="PR Preview" w:date="2024-01-01T00:00:00Z">
        <w:r>
          <w:rPr>
            <w:rStyle w:val="FunctionTok"/>
          </w:rPr>
          <w:t xml:space="preserve">bind_cols</w:t>
        </w:r>
      </w:ins>
      <w:ins w:id="1144" w:author="PR Preview" w:date="2024-01-01T00:00:00Z">
        <w:r>
          <w:rPr>
            <w:rStyle w:val="NormalTok"/>
          </w:rPr>
          <w:t xml:space="preserve">()         </w:t>
        </w:r>
      </w:ins>
      <w:ins w:id="1144" w:author="PR Preview" w:date="2024-01-01T00:00:00Z">
        <w:r>
          <w:rPr>
            <w:rStyle w:val="CommentTok"/>
          </w:rPr>
          <w:t xml:space="preserve"># instead of cbind()</w:t>
        </w:r>
      </w:ins>
      <w:ins w:id="1144" w:author="PR Preview" w:date="2024-01-01T00:00:00Z">
        <w:r>
          <w:br/>
        </w:r>
      </w:ins>
      <w:ins w:id="1144" w:author="PR Preview" w:date="2024-01-01T00:00:00Z">
        <w:r>
          <w:br/>
        </w:r>
      </w:ins>
      <w:ins w:id="1144" w:author="PR Preview" w:date="2024-01-01T00:00:00Z">
        <w:r>
          <w:rPr>
            <w:rStyle w:val="CommentTok"/>
          </w:rPr>
          <w:t xml:space="preserve"># String operations</w:t>
        </w:r>
      </w:ins>
      <w:ins w:id="1144" w:author="PR Preview" w:date="2024-01-01T00:00:00Z">
        <w:r>
          <w:br/>
        </w:r>
      </w:ins>
      <w:ins w:id="1144" w:author="PR Preview" w:date="2024-01-01T00:00:00Z">
        <w:r>
          <w:rPr>
            <w:rStyle w:val="NormalTok"/>
          </w:rPr>
          <w:t xml:space="preserve">stringr</w:t>
        </w:r>
      </w:ins>
      <w:ins w:id="1144" w:author="PR Preview" w:date="2024-01-01T00:00:00Z">
        <w:r>
          <w:rPr>
            <w:rStyle w:val="SpecialCharTok"/>
          </w:rPr>
          <w:t xml:space="preserve">::</w:t>
        </w:r>
      </w:ins>
      <w:ins w:id="1144" w:author="PR Preview" w:date="2024-01-01T00:00:00Z">
        <w:r>
          <w:rPr>
            <w:rStyle w:val="FunctionTok"/>
          </w:rPr>
          <w:t xml:space="preserve">str_which</w:t>
        </w:r>
      </w:ins>
      <w:ins w:id="1144" w:author="PR Preview" w:date="2024-01-01T00:00:00Z">
        <w:r>
          <w:rPr>
            <w:rStyle w:val="NormalTok"/>
          </w:rPr>
          <w:t xml:space="preserve">()       </w:t>
        </w:r>
      </w:ins>
      <w:ins w:id="1144" w:author="PR Preview" w:date="2024-01-01T00:00:00Z">
        <w:r>
          <w:rPr>
            <w:rStyle w:val="CommentTok"/>
          </w:rPr>
          <w:t xml:space="preserve"># instead of grep()</w:t>
        </w:r>
      </w:ins>
      <w:ins w:id="1144" w:author="PR Preview" w:date="2024-01-01T00:00:00Z">
        <w:r>
          <w:br/>
        </w:r>
      </w:ins>
      <w:ins w:id="1144" w:author="PR Preview" w:date="2024-01-01T00:00:00Z">
        <w:r>
          <w:rPr>
            <w:rStyle w:val="NormalTok"/>
          </w:rPr>
          <w:t xml:space="preserve">stringr</w:t>
        </w:r>
      </w:ins>
      <w:ins w:id="1144" w:author="PR Preview" w:date="2024-01-01T00:00:00Z">
        <w:r>
          <w:rPr>
            <w:rStyle w:val="SpecialCharTok"/>
          </w:rPr>
          <w:t xml:space="preserve">::</w:t>
        </w:r>
      </w:ins>
      <w:ins w:id="1144" w:author="PR Preview" w:date="2024-01-01T00:00:00Z">
        <w:r>
          <w:rPr>
            <w:rStyle w:val="FunctionTok"/>
          </w:rPr>
          <w:t xml:space="preserve">str_replace</w:t>
        </w:r>
      </w:ins>
      <w:ins w:id="1144" w:author="PR Preview" w:date="2024-01-01T00:00:00Z">
        <w:r>
          <w:rPr>
            <w:rStyle w:val="NormalTok"/>
          </w:rPr>
          <w:t xml:space="preserve">()     </w:t>
        </w:r>
      </w:ins>
      <w:ins w:id="1144" w:author="PR Preview" w:date="2024-01-01T00:00:00Z">
        <w:r>
          <w:rPr>
            <w:rStyle w:val="CommentTok"/>
          </w:rPr>
          <w:t xml:space="preserve"># instead of gsub()</w:t>
        </w:r>
      </w:ins>
      <w:ins w:id="1144" w:author="PR Preview" w:date="2024-01-01T00:00:00Z">
        <w:r>
          <w:br/>
        </w:r>
      </w:ins>
      <w:ins w:id="1144" w:author="PR Preview" w:date="2024-01-01T00:00:00Z">
        <w:r>
          <w:br/>
        </w:r>
      </w:ins>
      <w:ins w:id="1144" w:author="PR Preview" w:date="2024-01-01T00:00:00Z">
        <w:r>
          <w:rPr>
            <w:rStyle w:val="CommentTok"/>
          </w:rPr>
          <w:t xml:space="preserve"># Date/time operations</w:t>
        </w:r>
      </w:ins>
      <w:ins w:id="1144" w:author="PR Preview" w:date="2024-01-01T00:00:00Z">
        <w:r>
          <w:br/>
        </w:r>
      </w:ins>
      <w:ins w:id="1144" w:author="PR Preview" w:date="2024-01-01T00:00:00Z">
        <w:r>
          <w:rPr>
            <w:rStyle w:val="NormalTok"/>
          </w:rPr>
          <w:t xml:space="preserve">lubridate</w:t>
        </w:r>
      </w:ins>
      <w:ins w:id="1144" w:author="PR Preview" w:date="2024-01-01T00:00:00Z">
        <w:r>
          <w:rPr>
            <w:rStyle w:val="SpecialCharTok"/>
          </w:rPr>
          <w:t xml:space="preserve">::</w:t>
        </w:r>
      </w:ins>
      <w:ins w:id="1144" w:author="PR Preview" w:date="2024-01-01T00:00:00Z">
        <w:r>
          <w:rPr>
            <w:rStyle w:val="NormalTok"/>
          </w:rPr>
          <w:t xml:space="preserve">NA_Date_        </w:t>
        </w:r>
      </w:ins>
      <w:ins w:id="1144" w:author="PR Preview" w:date="2024-01-01T00:00:00Z">
        <w:r>
          <w:rPr>
            <w:rStyle w:val="CommentTok"/>
          </w:rPr>
          <w:t xml:space="preserve"># instead of as.Date(NA)</w:t>
        </w:r>
      </w:ins>
      <w:ins w:id="1144" w:author="PR Preview" w:date="2024-01-01T00:00:00Z">
        <w:r>
          <w:br/>
        </w:r>
      </w:ins>
      <w:ins w:id="1144" w:author="PR Preview" w:date="2024-01-01T00:00:00Z">
        <w:r>
          <w:br/>
        </w:r>
      </w:ins>
      <w:ins w:id="1144" w:author="PR Preview" w:date="2024-01-01T00:00:00Z">
        <w:r>
          <w:rPr>
            <w:rStyle w:val="CommentTok"/>
          </w:rPr>
          <w:t xml:space="preserve"># Variable labels</w:t>
        </w:r>
      </w:ins>
      <w:ins w:id="1144" w:author="PR Preview" w:date="2024-01-01T00:00:00Z">
        <w:r>
          <w:br/>
        </w:r>
      </w:ins>
      <w:ins w:id="1144" w:author="PR Preview" w:date="2024-01-01T00:00:00Z">
        <w:r>
          <w:rPr>
            <w:rStyle w:val="NormalTok"/>
          </w:rPr>
          <w:t xml:space="preserve">labelled</w:t>
        </w:r>
      </w:ins>
      <w:ins w:id="1144" w:author="PR Preview" w:date="2024-01-01T00:00:00Z">
        <w:r>
          <w:rPr>
            <w:rStyle w:val="SpecialCharTok"/>
          </w:rPr>
          <w:t xml:space="preserve">::</w:t>
        </w:r>
      </w:ins>
      <w:ins w:id="1144" w:author="PR Preview" w:date="2024-01-01T00:00:00Z">
        <w:r>
          <w:rPr>
            <w:rStyle w:val="FunctionTok"/>
          </w:rPr>
          <w:t xml:space="preserve">set_variable_labels</w:t>
        </w:r>
      </w:ins>
      <w:ins w:id="1144" w:author="PR Preview" w:date="2024-01-01T00:00:00Z">
        <w:r>
          <w:rPr>
            <w:rStyle w:val="NormalTok"/>
          </w:rPr>
          <w:t xml:space="preserve">() </w:t>
        </w:r>
      </w:ins>
      <w:ins w:id="1144" w:author="PR Preview" w:date="2024-01-01T00:00:00Z">
        <w:r>
          <w:rPr>
            <w:rStyle w:val="CommentTok"/>
          </w:rPr>
          <w:t xml:space="preserve"># instead of attr(x, "label") &lt;- ...</w:t>
        </w:r>
      </w:ins>
      <w:ins w:id="1144" w:author="PR Preview" w:date="2024-01-01T00:00:00Z">
        <w:r>
          <w:br/>
        </w:r>
      </w:ins>
      <w:ins w:id="1144" w:author="PR Preview" w:date="2024-01-01T00:00:00Z">
        <w:r>
          <w:br/>
        </w:r>
      </w:ins>
      <w:ins w:id="1144" w:author="PR Preview" w:date="2024-01-01T00:00:00Z">
        <w:r>
          <w:rPr>
            <w:rStyle w:val="CommentTok"/>
          </w:rPr>
          <w:t xml:space="preserve"># Session info</w:t>
        </w:r>
      </w:ins>
      <w:ins w:id="1144" w:author="PR Preview" w:date="2024-01-01T00:00:00Z">
        <w:r>
          <w:br/>
        </w:r>
      </w:ins>
      <w:ins w:id="1144" w:author="PR Preview" w:date="2024-01-01T00:00:00Z">
        <w:r>
          <w:rPr>
            <w:rStyle w:val="NormalTok"/>
          </w:rPr>
          <w:t xml:space="preserve">sessioninfo</w:t>
        </w:r>
      </w:ins>
      <w:ins w:id="1144" w:author="PR Preview" w:date="2024-01-01T00:00:00Z">
        <w:r>
          <w:rPr>
            <w:rStyle w:val="SpecialCharTok"/>
          </w:rPr>
          <w:t xml:space="preserve">::</w:t>
        </w:r>
      </w:ins>
      <w:ins w:id="1144" w:author="PR Preview" w:date="2024-01-01T00:00:00Z">
        <w:r>
          <w:rPr>
            <w:rStyle w:val="FunctionTok"/>
          </w:rPr>
          <w:t xml:space="preserve">session_info</w:t>
        </w:r>
      </w:ins>
      <w:ins w:id="1144" w:author="PR Preview" w:date="2024-01-01T00:00:00Z">
        <w:r>
          <w:rPr>
            <w:rStyle w:val="NormalTok"/>
          </w:rPr>
          <w:t xml:space="preserve">() </w:t>
        </w:r>
      </w:ins>
      <w:ins w:id="1144" w:author="PR Preview" w:date="2024-01-01T00:00:00Z">
        <w:r>
          <w:rPr>
            <w:rStyle w:val="CommentTok"/>
          </w:rPr>
          <w:t xml:space="preserve"># instead of sessionInfo()</w:t>
        </w:r>
      </w:ins>
    </w:p>
    <w:p>
      <w:pPr>
        <w:pStyle w:val="FirstParagraph"/>
      </w:pPr>
      <w:r>
        <w:t xml:space="preserve">See also</w:t>
      </w:r>
      <w:r>
        <w:t xml:space="preserve"> </w:t>
      </w:r>
      <w:hyperlink w:anchor="sec-tidyverse">
        <w:r>
          <w:rPr>
            <w:rStyle w:val="Hyperlink"/>
          </w:rPr>
          <w:t xml:space="preserve">Section 6.37</w:t>
        </w:r>
      </w:hyperlink>
      <w:r>
        <w:t xml:space="preserve">.</w:t>
      </w:r>
    </w:p>
    <w:bookmarkEnd w:id="415"/>
    <w:bookmarkStart w:id="416"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6"/>
    <w:bookmarkStart w:id="421"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1"/>
    <w:bookmarkStart w:id="449" w:name="sec-style-auto-style"/>
    <w:p>
      <w:pPr>
        <w:pStyle w:val="Heading2"/>
      </w:pPr>
      <w:r>
        <w:t xml:space="preserve">7.20 Automated Tools for Style and Project Workflow</w:t>
      </w:r>
    </w:p>
    <w:bookmarkStart w:id="442" w:name="styling"/>
    <w:p>
      <w:pPr>
        <w:pStyle w:val="Heading3"/>
      </w:pPr>
      <w:r>
        <w:t xml:space="preserve">7.20.1 Styling</w:t>
      </w:r>
    </w:p>
    <w:bookmarkStart w:id="423"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3"/>
    <w:bookmarkStart w:id="434" w:name="styler"/>
    <w:p>
      <w:pPr>
        <w:pStyle w:val="Heading4"/>
      </w:pPr>
      <w:r>
        <w:t xml:space="preserve">7.20.1.2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2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2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note.png" id="4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opt/quarto/share/formats/docx/tip.png" id="433" name="Picture"/>
                          <pic:cNvPicPr>
                            <a:picLocks noChangeArrowheads="1" noChangeAspect="1"/>
                          </pic:cNvPicPr>
                        </pic:nvPicPr>
                        <pic:blipFill>
                          <a:blip r:embed="rId4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4"/>
    <w:bookmarkStart w:id="441" w:name="lintr"/>
    <w:p>
      <w:pPr>
        <w:pStyle w:val="Heading4"/>
      </w:pPr>
      <w:r>
        <w:t xml:space="preserve">7.20.1.3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5">
        <w:r>
          <w:rPr>
            <w:rStyle w:val="Hyperlink"/>
          </w:rPr>
          <w:t xml:space="preserve">in this link</w:t>
        </w:r>
      </w:hyperlink>
      <w:r>
        <w:t xml:space="preserve">,</w:t>
      </w:r>
      <w:r>
        <w:t xml:space="preserve"> </w:t>
      </w:r>
      <w:r>
        <w:t xml:space="preserve">and most guidelines are based on the</w:t>
      </w:r>
      <w:r>
        <w:t xml:space="preserve"> </w:t>
      </w:r>
      <w:hyperlink r:id="rId37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note.png" id="44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1"/>
    <w:bookmarkEnd w:id="442"/>
    <w:bookmarkStart w:id="445"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5"/>
    <w:bookmarkStart w:id="446"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9">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1">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6"/>
    <w:bookmarkStart w:id="448"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8"/>
    <w:bookmarkEnd w:id="449"/>
    <w:bookmarkStart w:id="450"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0"/>
    <w:bookmarkEnd w:id="451"/>
    <w:bookmarkStart w:id="456" w:name="big-data"/>
    <w:p>
      <w:pPr>
        <w:pStyle w:val="Heading1"/>
      </w:pPr>
      <w:r>
        <w:t xml:space="preserve">8. Big data</w:t>
      </w:r>
    </w:p>
    <w:bookmarkStart w:id="45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3"/>
    <w:bookmarkStart w:id="45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4"/>
    <w:bookmarkStart w:id="45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5"/>
    <w:bookmarkEnd w:id="456"/>
    <w:bookmarkStart w:id="47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0" w:name="fig-data-masking"/>
          <w:p>
            <w:pPr>
              <w:pStyle w:val="Compact"/>
              <w:jc w:val="center"/>
            </w:pPr>
            <w:r>
              <w:drawing>
                <wp:inline>
                  <wp:extent cx="2667000" cy="1103368"/>
                  <wp:effectExtent b="0" l="0" r="0" t="0"/>
                  <wp:docPr descr="" title="" id="458" name="Picture"/>
                  <a:graphic>
                    <a:graphicData uri="http://schemas.openxmlformats.org/drawingml/2006/picture">
                      <pic:pic>
                        <pic:nvPicPr>
                          <pic:cNvPr descr="assets/images/data-masking.PNG" id="459" name="Picture"/>
                          <pic:cNvPicPr>
                            <a:picLocks noChangeArrowheads="1" noChangeAspect="1"/>
                          </pic:cNvPicPr>
                        </pic:nvPicPr>
                        <pic:blipFill>
                          <a:blip r:embed="rId45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1"/>
    <w:bookmarkStart w:id="46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2"/>
    <w:bookmarkEnd w:id="463"/>
    <w:bookmarkStart w:id="470" w:name="sec-data-masking-vs-tidy-selection"/>
    <w:p>
      <w:pPr>
        <w:pStyle w:val="Heading2"/>
      </w:pPr>
      <w:r>
        <w:t xml:space="preserve">9.2 Data masking vs. tidy selection</w:t>
      </w:r>
    </w:p>
    <w:p>
      <w:pPr>
        <w:pStyle w:val="FirstParagraph"/>
      </w:pPr>
      <w:r>
        <w:t xml:space="preserve">Many</w:t>
      </w:r>
      <w:r>
        <w:t xml:space="preserve"> </w:t>
      </w:r>
      <w:hyperlink r:id="rId327">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9">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1">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5">
        <w:r>
          <w:rPr>
            <w:rStyle w:val="VerbatimChar"/>
          </w:rPr>
          <w:t xml:space="preserve">{tidyselect}</w:t>
        </w:r>
      </w:hyperlink>
      <w:r>
        <w:t xml:space="preserve"> </w:t>
      </w:r>
      <w:r>
        <w:t xml:space="preserve">1.2.0</w:t>
      </w:r>
      <w:r>
        <w:t xml:space="preserve"> </w:t>
      </w:r>
      <w:r>
        <w:t xml:space="preserve">(</w:t>
      </w:r>
      <w:hyperlink r:id="rId46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6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9"/>
    <w:bookmarkEnd w:id="470"/>
    <w:bookmarkStart w:id="47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1"/>
    <w:bookmarkEnd w:id="472"/>
    <w:bookmarkEnd w:id="473"/>
    <w:bookmarkStart w:id="559" w:name="sec-quarto"/>
    <w:p>
      <w:pPr>
        <w:pStyle w:val="Heading1"/>
      </w:pPr>
      <w:r>
        <w:t xml:space="preserve">10. Quarto</w:t>
      </w:r>
    </w:p>
    <w:bookmarkStart w:id="481" w:name="introduction"/>
    <w:p>
      <w:pPr>
        <w:pStyle w:val="Heading2"/>
      </w:pPr>
      <w:r>
        <w:t xml:space="preserve">10.1 Introduction</w:t>
      </w:r>
    </w:p>
    <w:p>
      <w:pPr>
        <w:pStyle w:val="FirstParagraph"/>
      </w:pPr>
      <w:hyperlink r:id="rId47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5"/>
    <w:bookmarkStart w:id="47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6"/>
    <w:bookmarkStart w:id="480"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7">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8">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9">
        <w:r>
          <w:rPr>
            <w:rStyle w:val="Hyperlink"/>
          </w:rPr>
          <w:t xml:space="preserve">Quarto chapter in R for Data Science</w:t>
        </w:r>
      </w:hyperlink>
      <w:r>
        <w:t xml:space="preserve"> </w:t>
      </w:r>
      <w:r>
        <w:t xml:space="preserve">(Wickham et al. 2023)</w:t>
      </w:r>
    </w:p>
    <w:bookmarkEnd w:id="480"/>
    <w:bookmarkEnd w:id="481"/>
    <w:bookmarkStart w:id="48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2"/>
    <w:bookmarkStart w:id="48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4"/>
    <w:bookmarkStart w:id="48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5"/>
    <w:bookmarkStart w:id="48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6"/>
    <w:bookmarkStart w:id="48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7"/>
    <w:bookmarkStart w:id="48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9">
        <w:r>
          <w:rPr>
            <w:rStyle w:val="Hyperlink"/>
          </w:rPr>
          <w:t xml:space="preserve">Quarto chapter in R for Data Science</w:t>
        </w:r>
      </w:hyperlink>
      <w:r>
        <w:t xml:space="preserve"> </w:t>
      </w:r>
      <w:r>
        <w:t xml:space="preserve">(Wickham et al. 2023)</w:t>
      </w:r>
      <w:r>
        <w:t xml:space="preserve">.</w:t>
      </w:r>
    </w:p>
    <w:bookmarkEnd w:id="488"/>
    <w:bookmarkEnd w:id="489"/>
    <w:bookmarkStart w:id="50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90">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91">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92">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3"/>
    <w:bookmarkStart w:id="49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4"/>
    <w:bookmarkStart w:id="49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5"/>
    <w:bookmarkStart w:id="49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6"/>
    <w:bookmarkStart w:id="49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8"/>
    <w:bookmarkStart w:id="501" w:name="resources"/>
    <w:p>
      <w:pPr>
        <w:pStyle w:val="Heading3"/>
      </w:pPr>
      <w:r>
        <w:t xml:space="preserve">10.3.6 Resources</w:t>
      </w:r>
    </w:p>
    <w:p>
      <w:pPr>
        <w:pStyle w:val="Compact"/>
        <w:numPr>
          <w:ilvl w:val="0"/>
          <w:numId w:val="1140"/>
        </w:numPr>
      </w:pPr>
      <w:hyperlink r:id="rId499">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500">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9">
        <w:r>
          <w:rPr>
            <w:rStyle w:val="Hyperlink"/>
          </w:rPr>
          <w:t xml:space="preserve">R4DS Quarto chapter</w:t>
        </w:r>
      </w:hyperlink>
      <w:r>
        <w:t xml:space="preserve"> </w:t>
      </w:r>
      <w:r>
        <w:t xml:space="preserve">(Wickham et al. 2023)</w:t>
      </w:r>
      <w:r>
        <w:t xml:space="preserve"> </w:t>
      </w:r>
      <w:r>
        <w:t xml:space="preserve">- excellent introduction to Quarto</w:t>
      </w:r>
    </w:p>
    <w:bookmarkEnd w:id="501"/>
    <w:bookmarkEnd w:id="502"/>
    <w:bookmarkStart w:id="509" w:name="sec-quarto-dashboards"/>
    <w:p>
      <w:pPr>
        <w:pStyle w:val="Heading2"/>
      </w:pPr>
      <w:r>
        <w:t xml:space="preserve">10.4 Dashboards</w:t>
      </w:r>
    </w:p>
    <w:p>
      <w:pPr>
        <w:pStyle w:val="FirstParagraph"/>
      </w:pPr>
      <w:hyperlink r:id="rId50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4">
        <w:r>
          <w:rPr>
            <w:rStyle w:val="VerbatimChar"/>
          </w:rPr>
          <w:t xml:space="preserve">{plotly}</w:t>
        </w:r>
      </w:hyperlink>
      <w:r>
        <w:t xml:space="preserve">,</w:t>
      </w:r>
      <w:r>
        <w:t xml:space="preserve"> </w:t>
      </w:r>
      <w:hyperlink r:id="rId505">
        <w:r>
          <w:rPr>
            <w:rStyle w:val="VerbatimChar"/>
          </w:rPr>
          <w:t xml:space="preserve">{leaflet}</w:t>
        </w:r>
      </w:hyperlink>
      <w:r>
        <w:t xml:space="preserve">,</w:t>
      </w:r>
      <w:r>
        <w:t xml:space="preserve"> </w:t>
      </w:r>
      <w:hyperlink r:id="rId506">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8">
        <w:r>
          <w:rPr>
            <w:rStyle w:val="Hyperlink"/>
          </w:rPr>
          <w:t xml:space="preserve">dashboard examples gallery</w:t>
        </w:r>
      </w:hyperlink>
      <w:r>
        <w:t xml:space="preserve"> </w:t>
      </w:r>
      <w:r>
        <w:t xml:space="preserve">for layouts to copy from.</w:t>
      </w:r>
    </w:p>
    <w:bookmarkEnd w:id="509"/>
    <w:bookmarkStart w:id="51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10"/>
    <w:bookmarkStart w:id="51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2"/>
    <w:bookmarkStart w:id="513"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3"/>
    <w:bookmarkStart w:id="51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1">
        <w:r>
          <w:rPr>
            <w:rStyle w:val="Hyperlink"/>
          </w:rPr>
          <w:t xml:space="preserve">RME course</w:t>
        </w:r>
      </w:hyperlink>
      <w:r>
        <w:t xml:space="preserve">.</w:t>
      </w:r>
    </w:p>
    <w:bookmarkEnd w:id="514"/>
    <w:bookmarkStart w:id="517" w:name="resources-1"/>
    <w:p>
      <w:pPr>
        <w:pStyle w:val="Heading3"/>
      </w:pPr>
      <w:r>
        <w:t xml:space="preserve">10.5.5 Resources</w:t>
      </w:r>
    </w:p>
    <w:p>
      <w:pPr>
        <w:pStyle w:val="Compact"/>
        <w:numPr>
          <w:ilvl w:val="0"/>
          <w:numId w:val="1143"/>
        </w:numPr>
      </w:pPr>
      <w:hyperlink r:id="rId515">
        <w:r>
          <w:rPr>
            <w:rStyle w:val="Hyperlink"/>
          </w:rPr>
          <w:t xml:space="preserve">Quarto Profiles Documentation</w:t>
        </w:r>
      </w:hyperlink>
    </w:p>
    <w:p>
      <w:pPr>
        <w:pStyle w:val="Compact"/>
        <w:numPr>
          <w:ilvl w:val="0"/>
          <w:numId w:val="1143"/>
        </w:numPr>
      </w:pPr>
      <w:hyperlink r:id="rId511">
        <w:r>
          <w:rPr>
            <w:rStyle w:val="Hyperlink"/>
          </w:rPr>
          <w:t xml:space="preserve">RME Example</w:t>
        </w:r>
      </w:hyperlink>
      <w:r>
        <w:t xml:space="preserve"> </w:t>
      </w:r>
      <w:r>
        <w:t xml:space="preserve">- see the source at</w:t>
      </w:r>
      <w:r>
        <w:t xml:space="preserve"> </w:t>
      </w:r>
      <w:hyperlink r:id="rId516">
        <w:r>
          <w:rPr>
            <w:rStyle w:val="Hyperlink"/>
          </w:rPr>
          <w:t xml:space="preserve">https://github.com/d-morrison/rme</w:t>
        </w:r>
      </w:hyperlink>
      <w:r>
        <w:t xml:space="preserve"> </w:t>
      </w:r>
      <w:r>
        <w:t xml:space="preserve">for a working example</w:t>
      </w:r>
    </w:p>
    <w:bookmarkEnd w:id="517"/>
    <w:bookmarkEnd w:id="518"/>
    <w:bookmarkStart w:id="523" w:name="advanced-features"/>
    <w:p>
      <w:pPr>
        <w:pStyle w:val="Heading2"/>
      </w:pPr>
      <w:r>
        <w:t xml:space="preserve">10.6 Advanced Features</w:t>
      </w:r>
    </w:p>
    <w:bookmarkStart w:id="52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9">
        <w:r>
          <w:rPr>
            <w:rStyle w:val="Hyperlink"/>
          </w:rPr>
          <w:t xml:space="preserve">Quarto Cross-References documentation</w:t>
        </w:r>
      </w:hyperlink>
      <w:r>
        <w:t xml:space="preserve">.</w:t>
      </w:r>
    </w:p>
    <w:bookmarkEnd w:id="520"/>
    <w:bookmarkStart w:id="52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1">
        <w:r>
          <w:rPr>
            <w:rStyle w:val="Hyperlink"/>
          </w:rPr>
          <w:t xml:space="preserve">Quarto Includes documentation</w:t>
        </w:r>
      </w:hyperlink>
      <w:r>
        <w:t xml:space="preserve">.</w:t>
      </w:r>
    </w:p>
    <w:bookmarkEnd w:id="522"/>
    <w:bookmarkEnd w:id="523"/>
    <w:bookmarkStart w:id="541"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4"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4"/>
    <w:bookmarkStart w:id="527"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5"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5"/>
    <w:bookmarkStart w:id="526"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6"/>
    <w:bookmarkEnd w:id="527"/>
    <w:bookmarkStart w:id="533"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9"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8">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9"/>
    <w:bookmarkStart w:id="530"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0"/>
    <w:bookmarkStart w:id="531"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1"/>
    <w:bookmarkStart w:id="532"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2"/>
    <w:bookmarkEnd w:id="533"/>
    <w:bookmarkStart w:id="535" w:name="real-world-example"/>
    <w:p>
      <w:pPr>
        <w:pStyle w:val="Heading3"/>
      </w:pPr>
      <w:r>
        <w:t xml:space="preserve">10.7.4 Real-World Example</w:t>
      </w:r>
    </w:p>
    <w:p>
      <w:pPr>
        <w:pStyle w:val="FirstParagraph"/>
      </w:pPr>
      <w:r>
        <w:t xml:space="preserve">In</w:t>
      </w:r>
      <w:r>
        <w:t xml:space="preserve"> </w:t>
      </w:r>
      <w:hyperlink r:id="rId53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5"/>
    <w:bookmarkStart w:id="539"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6">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7">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9"/>
    <w:bookmarkStart w:id="540"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40"/>
    <w:bookmarkEnd w:id="541"/>
    <w:bookmarkStart w:id="548"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2">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3"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2">
        <w:r>
          <w:rPr>
            <w:rStyle w:val="Hyperlink"/>
          </w:rPr>
          <w:t xml:space="preserve">official guide</w:t>
        </w:r>
      </w:hyperlink>
      <w:r>
        <w:t xml:space="preserve"> </w:t>
      </w:r>
      <w:r>
        <w:t xml:space="preserve">for the complete, authoritative list of checks.</w:t>
      </w:r>
    </w:p>
    <w:bookmarkEnd w:id="543"/>
    <w:bookmarkStart w:id="544"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4"/>
    <w:bookmarkStart w:id="545"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5"/>
    <w:bookmarkStart w:id="547"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2">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6">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7"/>
    <w:bookmarkEnd w:id="548"/>
    <w:bookmarkStart w:id="558" w:name="additional-resources-1"/>
    <w:p>
      <w:pPr>
        <w:pStyle w:val="Heading2"/>
      </w:pPr>
      <w:r>
        <w:t xml:space="preserve">10.9 Additional Resources</w:t>
      </w:r>
    </w:p>
    <w:bookmarkStart w:id="549" w:name="official-documentation"/>
    <w:p>
      <w:pPr>
        <w:pStyle w:val="Heading3"/>
      </w:pPr>
      <w:r>
        <w:t xml:space="preserve">10.9.1 Official Documentation</w:t>
      </w:r>
    </w:p>
    <w:p>
      <w:pPr>
        <w:pStyle w:val="Compact"/>
        <w:numPr>
          <w:ilvl w:val="0"/>
          <w:numId w:val="1158"/>
        </w:numPr>
      </w:pPr>
      <w:hyperlink r:id="rId478">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9">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500">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7">
        <w:r>
          <w:rPr>
            <w:rStyle w:val="Hyperlink"/>
          </w:rPr>
          <w:t xml:space="preserve">Quarto Getting Started</w:t>
        </w:r>
      </w:hyperlink>
      <w:r>
        <w:t xml:space="preserve"> </w:t>
      </w:r>
      <w:r>
        <w:t xml:space="preserve">- installation and basic usage</w:t>
      </w:r>
    </w:p>
    <w:bookmarkEnd w:id="549"/>
    <w:bookmarkStart w:id="552" w:name="learning-resources"/>
    <w:p>
      <w:pPr>
        <w:pStyle w:val="Heading3"/>
      </w:pPr>
      <w:r>
        <w:t xml:space="preserve">10.9.2 Learning Resources</w:t>
      </w:r>
    </w:p>
    <w:p>
      <w:pPr>
        <w:pStyle w:val="Compact"/>
        <w:numPr>
          <w:ilvl w:val="0"/>
          <w:numId w:val="1159"/>
        </w:numPr>
      </w:pPr>
      <w:hyperlink r:id="rId47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50">
        <w:r>
          <w:rPr>
            <w:rStyle w:val="Hyperlink"/>
          </w:rPr>
          <w:t xml:space="preserve">litedown: R Markdown Reimagined</w:t>
        </w:r>
      </w:hyperlink>
      <w:r>
        <w:t xml:space="preserve"> </w:t>
      </w:r>
      <w:r>
        <w:t xml:space="preserve">- a book by Yihui Xie on</w:t>
      </w:r>
      <w:r>
        <w:t xml:space="preserve"> </w:t>
      </w:r>
      <w:hyperlink r:id="rId551">
        <w:r>
          <w:rPr>
            <w:rStyle w:val="VerbatimChar"/>
          </w:rPr>
          <w:t xml:space="preserve">{litedown}</w:t>
        </w:r>
      </w:hyperlink>
      <w:r>
        <w:t xml:space="preserve">, a lightweight R Markdown implementation aimed at simplicity and speed</w:t>
      </w:r>
    </w:p>
    <w:p>
      <w:pPr>
        <w:pStyle w:val="Compact"/>
        <w:numPr>
          <w:ilvl w:val="0"/>
          <w:numId w:val="1159"/>
        </w:numPr>
      </w:pPr>
      <w:hyperlink r:id="rId51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7">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52"/>
    <w:bookmarkStart w:id="553" w:name="templates"/>
    <w:p>
      <w:pPr>
        <w:pStyle w:val="Heading3"/>
      </w:pPr>
      <w:r>
        <w:t xml:space="preserve">10.9.3 Templates</w:t>
      </w:r>
    </w:p>
    <w:p>
      <w:pPr>
        <w:pStyle w:val="Compact"/>
        <w:numPr>
          <w:ilvl w:val="0"/>
          <w:numId w:val="1161"/>
        </w:numPr>
      </w:pPr>
      <w:hyperlink r:id="rId490">
        <w:r>
          <w:rPr>
            <w:rStyle w:val="Hyperlink"/>
          </w:rPr>
          <w:t xml:space="preserve">UCD-SeRG Quarto Book Template</w:t>
        </w:r>
      </w:hyperlink>
      <w:r>
        <w:t xml:space="preserve"> </w:t>
      </w:r>
      <w:r>
        <w:t xml:space="preserve">- our recommended template</w:t>
      </w:r>
    </w:p>
    <w:p>
      <w:pPr>
        <w:pStyle w:val="Compact"/>
        <w:numPr>
          <w:ilvl w:val="0"/>
          <w:numId w:val="1161"/>
        </w:numPr>
      </w:pPr>
      <w:hyperlink r:id="rId49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92">
        <w:r>
          <w:rPr>
            <w:rStyle w:val="Hyperlink"/>
          </w:rPr>
          <w:t xml:space="preserve">DataLab Quarto Template</w:t>
        </w:r>
      </w:hyperlink>
      <w:r>
        <w:t xml:space="preserve"> </w:t>
      </w:r>
      <w:r>
        <w:t xml:space="preserve">- template from the UC Davis DataLab and Davis R Users Group</w:t>
      </w:r>
    </w:p>
    <w:bookmarkEnd w:id="553"/>
    <w:bookmarkStart w:id="556"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6"/>
    <w:bookmarkStart w:id="557"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7"/>
    <w:bookmarkEnd w:id="558"/>
    <w:bookmarkEnd w:id="559"/>
    <w:bookmarkStart w:id="632" w:name="sec-github"/>
    <w:p>
      <w:pPr>
        <w:pStyle w:val="Heading1"/>
      </w:pPr>
      <w:r>
        <w:t xml:space="preserve">11. Github</w:t>
      </w:r>
    </w:p>
    <w:bookmarkStart w:id="563" w:name="basics"/>
    <w:p>
      <w:pPr>
        <w:pStyle w:val="Heading2"/>
      </w:pPr>
      <w:r>
        <w:t xml:space="preserve">11.1 Basics</w:t>
      </w:r>
    </w:p>
    <w:p>
      <w:pPr>
        <w:pStyle w:val="Compact"/>
        <w:numPr>
          <w:ilvl w:val="0"/>
          <w:numId w:val="1164"/>
        </w:numPr>
      </w:pPr>
      <w:hyperlink r:id="rId56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61">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61">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62">
        <w:r>
          <w:rPr>
            <w:rStyle w:val="Hyperlink"/>
          </w:rPr>
          <w:t xml:space="preserve">UC Davis DataLab Git Sandbox</w:t>
        </w:r>
      </w:hyperlink>
      <w:r>
        <w:t xml:space="preserve"> </w:t>
      </w:r>
      <w:r>
        <w:t xml:space="preserve">- a collaborative repository for learning Git workflows.</w:t>
      </w:r>
    </w:p>
    <w:bookmarkEnd w:id="563"/>
    <w:bookmarkStart w:id="579" w:name="sec-github-education"/>
    <w:p>
      <w:pPr>
        <w:pStyle w:val="Heading2"/>
      </w:pPr>
      <w:r>
        <w:t xml:space="preserve">11.2 GitHub Education and Copilot Access</w:t>
      </w:r>
    </w:p>
    <w:bookmarkStart w:id="56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4">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5">
        <w:r>
          <w:rPr>
            <w:rStyle w:val="Hyperlink"/>
          </w:rPr>
          <w:t xml:space="preserve">GitHub Student Developer Pack</w:t>
        </w:r>
      </w:hyperlink>
      <w:r>
        <w:t xml:space="preserve"> </w:t>
      </w:r>
      <w:r>
        <w:t xml:space="preserve">(for students)</w:t>
      </w:r>
      <w:r>
        <w:t xml:space="preserve"> </w:t>
      </w:r>
      <w:r>
        <w:t xml:space="preserve">or</w:t>
      </w:r>
      <w:r>
        <w:t xml:space="preserve"> </w:t>
      </w:r>
      <w:hyperlink r:id="rId56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7"/>
    <w:bookmarkStart w:id="57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8">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2" w:name="fig-request-copilot-seat"/>
          <w:p>
            <w:pPr>
              <w:pStyle w:val="Compact"/>
              <w:jc w:val="center"/>
            </w:pPr>
            <w:r>
              <w:drawing>
                <wp:inline>
                  <wp:extent cx="5334000" cy="3052792"/>
                  <wp:effectExtent b="0" l="0" r="0" t="0"/>
                  <wp:docPr descr="" title="" id="570" name="Picture"/>
                  <a:graphic>
                    <a:graphicData uri="http://schemas.openxmlformats.org/drawingml/2006/picture">
                      <pic:pic>
                        <pic:nvPicPr>
                          <pic:cNvPr descr="assets/images/github-copilot-invitation-email.png" id="571" name="Picture"/>
                          <pic:cNvPicPr>
                            <a:picLocks noChangeArrowheads="1" noChangeAspect="1"/>
                          </pic:cNvPicPr>
                        </pic:nvPicPr>
                        <pic:blipFill>
                          <a:blip r:embed="rId56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2"/>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3">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7" w:name="fig-copilot-settings-org-options"/>
          <w:p>
            <w:pPr>
              <w:pStyle w:val="Compact"/>
              <w:jc w:val="center"/>
            </w:pPr>
            <w:r>
              <w:drawing>
                <wp:inline>
                  <wp:extent cx="5334000" cy="531962"/>
                  <wp:effectExtent b="0" l="0" r="0" t="0"/>
                  <wp:docPr descr="" title="" id="575" name="Picture"/>
                  <a:graphic>
                    <a:graphicData uri="http://schemas.openxmlformats.org/drawingml/2006/picture">
                      <pic:pic>
                        <pic:nvPicPr>
                          <pic:cNvPr descr="assets/images/github-copilot-settings-page.png" id="576" name="Picture"/>
                          <pic:cNvPicPr>
                            <a:picLocks noChangeArrowheads="1" noChangeAspect="1"/>
                          </pic:cNvPicPr>
                        </pic:nvPicPr>
                        <pic:blipFill>
                          <a:blip r:embed="rId57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7"/>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8"/>
    <w:bookmarkEnd w:id="579"/>
    <w:bookmarkStart w:id="58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0"/>
    <w:bookmarkStart w:id="590" w:name="sec-cli-tools"/>
    <w:p>
      <w:pPr>
        <w:pStyle w:val="Heading2"/>
      </w:pPr>
      <w:r>
        <w:t xml:space="preserve">11.4 GitHub CLI and GitLab CLI</w:t>
      </w:r>
    </w:p>
    <w:p>
      <w:pPr>
        <w:pStyle w:val="FirstParagraph"/>
      </w:pPr>
      <w:hyperlink r:id="rId58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2">
        <w:r>
          <w:rPr>
            <w:rStyle w:val="VerbatimChar"/>
          </w:rPr>
          <w:t xml:space="preserve">glab</w:t>
        </w:r>
      </w:hyperlink>
      <w:r>
        <w:t xml:space="preserve"> </w:t>
      </w:r>
      <w:r>
        <w:t xml:space="preserve">is the GitLab equivalent.</w:t>
      </w:r>
    </w:p>
    <w:bookmarkStart w:id="58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4">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Start w:id="58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End w:id="590"/>
    <w:bookmarkStart w:id="59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1">
        <w:r>
          <w:rPr>
            <w:rStyle w:val="Hyperlink"/>
          </w:rPr>
          <w:t xml:space="preserve">here</w:t>
        </w:r>
      </w:hyperlink>
      <w:r>
        <w:t xml:space="preserve">. You can also find instructions on how to handle merge conflicts when joining branches together.</w:t>
      </w:r>
    </w:p>
    <w:bookmarkEnd w:id="592"/>
    <w:bookmarkStart w:id="59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3"/>
    <w:bookmarkStart w:id="59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5"/>
          <w:p/>
        </w:tc>
      </w:tr>
    </w:tbl>
    <w:bookmarkEnd w:id="596"/>
    <w:bookmarkStart w:id="59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7"/>
    <w:bookmarkStart w:id="59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8"/>
          <w:p/>
        </w:tc>
      </w:tr>
    </w:tbl>
    <w:bookmarkEnd w:id="599"/>
    <w:bookmarkStart w:id="60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0"/>
    <w:bookmarkStart w:id="60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1"/>
    <w:bookmarkStart w:id="603"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2">
        <w:r>
          <w:rPr>
            <w:rStyle w:val="Hyperlink"/>
          </w:rPr>
          <w:t xml:space="preserve">Repeated Amend chapter</w:t>
        </w:r>
      </w:hyperlink>
      <w:r>
        <w:t xml:space="preserve"> </w:t>
      </w:r>
      <w:r>
        <w:t xml:space="preserve">in Happy Git with R.</w:t>
      </w:r>
    </w:p>
    <w:bookmarkEnd w:id="603"/>
    <w:bookmarkEnd w:id="604"/>
    <w:bookmarkStart w:id="60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6">
        <w:r>
          <w:rPr>
            <w:rStyle w:val="Hyperlink"/>
          </w:rPr>
          <w:t xml:space="preserve">great discussion of project-oriented workflows</w:t>
        </w:r>
      </w:hyperlink>
      <w:r>
        <w:t xml:space="preserve">, extolling the virtues of a self-contained, portable projects, for your reference.</w:t>
      </w:r>
    </w:p>
    <w:bookmarkEnd w:id="607"/>
    <w:bookmarkStart w:id="61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1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1"/>
    <w:bookmarkStart w:id="624" w:name="sec-gitattributes"/>
    <w:p>
      <w:pPr>
        <w:pStyle w:val="Heading2"/>
      </w:pPr>
      <w:r>
        <w:t xml:space="preserve">11.14 Customizing How Files Appear on GitHub</w:t>
      </w:r>
    </w:p>
    <w:p>
      <w:pPr>
        <w:pStyle w:val="FirstParagraph"/>
      </w:pPr>
      <w:r>
        <w:t xml:space="preserve">GitHub uses a tool called</w:t>
      </w:r>
      <w:r>
        <w:t xml:space="preserve"> </w:t>
      </w:r>
      <w:hyperlink r:id="rId6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3">
        <w:r>
          <w:rPr>
            <w:rStyle w:val="Hyperlink"/>
          </w:rPr>
          <w:t xml:space="preserve">Generated code documentation</w:t>
        </w:r>
      </w:hyperlink>
      <w:r>
        <w:t xml:space="preserve">.</w:t>
      </w:r>
    </w:p>
    <w:bookmarkEnd w:id="614"/>
    <w:bookmarkStart w:id="61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5">
        <w:r>
          <w:rPr>
            <w:rStyle w:val="Hyperlink"/>
          </w:rPr>
          <w:t xml:space="preserve">pattern format documentation</w:t>
        </w:r>
      </w:hyperlink>
      <w:r>
        <w:t xml:space="preserve"> </w:t>
      </w:r>
      <w:r>
        <w:t xml:space="preserve">and the</w:t>
      </w:r>
      <w:r>
        <w:t xml:space="preserve"> </w:t>
      </w:r>
      <w:hyperlink r:id="rId616">
        <w:r>
          <w:rPr>
            <w:rStyle w:val="Hyperlink"/>
          </w:rPr>
          <w:t xml:space="preserve">Using gitattributes guide</w:t>
        </w:r>
      </w:hyperlink>
      <w:r>
        <w:t xml:space="preserve">.</w:t>
      </w:r>
    </w:p>
    <w:bookmarkEnd w:id="617"/>
    <w:bookmarkStart w:id="62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8">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9">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20">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1">
        <w:r>
          <w:rPr>
            <w:rStyle w:val="Hyperlink"/>
          </w:rPr>
          <w:t xml:space="preserve">Customizing how changed files appear on GitHub</w:t>
        </w:r>
      </w:hyperlink>
      <w:r>
        <w:t xml:space="preserve"> </w:t>
      </w:r>
      <w:r>
        <w:t xml:space="preserve">and the</w:t>
      </w:r>
      <w:r>
        <w:t xml:space="preserve"> </w:t>
      </w:r>
      <w:hyperlink r:id="rId622">
        <w:r>
          <w:rPr>
            <w:rStyle w:val="Hyperlink"/>
          </w:rPr>
          <w:t xml:space="preserve">Linguist overrides documentation</w:t>
        </w:r>
      </w:hyperlink>
      <w:r>
        <w:t xml:space="preserve">.</w:t>
      </w:r>
    </w:p>
    <w:bookmarkEnd w:id="623"/>
    <w:bookmarkEnd w:id="624"/>
    <w:bookmarkStart w:id="63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5"/>
    <w:bookmarkStart w:id="62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6"/>
    <w:bookmarkStart w:id="62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7"/>
    <w:bookmarkStart w:id="62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8"/>
    <w:bookmarkStart w:id="62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9"/>
    <w:bookmarkStart w:id="630"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0"/>
    <w:bookmarkEnd w:id="631"/>
    <w:bookmarkEnd w:id="632"/>
    <w:bookmarkStart w:id="67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0" w:name="sec-pull-requests"/>
    <w:p>
      <w:pPr>
        <w:pStyle w:val="Heading2"/>
      </w:pPr>
      <w:r>
        <w:t xml:space="preserve">12.1 Pull Requests</w:t>
      </w:r>
    </w:p>
    <w:bookmarkStart w:id="64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3"/>
    <w:bookmarkStart w:id="63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4"/>
    <w:bookmarkStart w:id="63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5"/>
    <w:bookmarkStart w:id="63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6"/>
    <w:bookmarkStart w:id="63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7"/>
    <w:bookmarkStart w:id="63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8">
        <w:r>
          <w:rPr>
            <w:rStyle w:val="Hyperlink"/>
          </w:rPr>
          <w:t xml:space="preserve">steward guidelines</w:t>
        </w:r>
      </w:hyperlink>
      <w:r>
        <w:t xml:space="preserve">.</w:t>
      </w:r>
    </w:p>
    <w:bookmarkEnd w:id="639"/>
    <w:bookmarkEnd w:id="640"/>
    <w:bookmarkStart w:id="649" w:name="sec-opening-pull-requests"/>
    <w:p>
      <w:pPr>
        <w:pStyle w:val="Heading3"/>
      </w:pPr>
      <w:r>
        <w:t xml:space="preserve">12.1.2 Opening pull requests</w:t>
      </w:r>
    </w:p>
    <w:bookmarkStart w:id="64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1"/>
    <w:bookmarkStart w:id="64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2"/>
    <w:bookmarkStart w:id="64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3"/>
    <w:bookmarkStart w:id="64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4"/>
    <w:bookmarkStart w:id="64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5"/>
    <w:bookmarkStart w:id="64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6"/>
    <w:bookmarkStart w:id="64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7">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8"/>
    <w:bookmarkEnd w:id="649"/>
    <w:bookmarkEnd w:id="650"/>
    <w:bookmarkStart w:id="672" w:name="sec-code-review"/>
    <w:p>
      <w:pPr>
        <w:pStyle w:val="Heading2"/>
      </w:pPr>
      <w:r>
        <w:t xml:space="preserve">12.2 Code Review</w:t>
      </w:r>
    </w:p>
    <w:bookmarkStart w:id="66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2"/>
    <w:bookmarkStart w:id="65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5"/>
    <w:bookmarkStart w:id="65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6"/>
    <w:bookmarkStart w:id="65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7"/>
    <w:bookmarkStart w:id="66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1" w:name="fig-github-suggestion-feature"/>
          <w:p>
            <w:pPr>
              <w:pStyle w:val="Compact"/>
              <w:jc w:val="center"/>
            </w:pPr>
            <w:r>
              <w:drawing>
                <wp:inline>
                  <wp:extent cx="5334000" cy="1989605"/>
                  <wp:effectExtent b="0" l="0" r="0" t="0"/>
                  <wp:docPr descr="" title="" id="659" name="Picture"/>
                  <a:graphic>
                    <a:graphicData uri="http://schemas.openxmlformats.org/drawingml/2006/picture">
                      <pic:pic>
                        <pic:nvPicPr>
                          <pic:cNvPr descr="assets/images/github-suggestion-feature.png" id="660" name="Picture"/>
                          <pic:cNvPicPr>
                            <a:picLocks noChangeArrowheads="1" noChangeAspect="1"/>
                          </pic:cNvPicPr>
                        </pic:nvPicPr>
                        <pic:blipFill>
                          <a:blip r:embed="rId65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1"/>
        </w:tc>
      </w:tr>
    </w:tbl>
    <w:bookmarkEnd w:id="662"/>
    <w:bookmarkStart w:id="66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6" w:name="fig-preview-comment"/>
          <w:p>
            <w:pPr>
              <w:pStyle w:val="Compact"/>
              <w:jc w:val="center"/>
            </w:pPr>
            <w:r>
              <w:drawing>
                <wp:inline>
                  <wp:extent cx="5334000" cy="1333500"/>
                  <wp:effectExtent b="0" l="0" r="0" t="0"/>
                  <wp:docPr descr="" title="" id="664" name="Picture"/>
                  <a:graphic>
                    <a:graphicData uri="http://schemas.openxmlformats.org/drawingml/2006/picture">
                      <pic:pic>
                        <pic:nvPicPr>
                          <pic:cNvPr descr="assets/images/quarto-preview-comment.png" id="665" name="Picture"/>
                          <pic:cNvPicPr>
                            <a:picLocks noChangeArrowheads="1" noChangeAspect="1"/>
                          </pic:cNvPicPr>
                        </pic:nvPicPr>
                        <pic:blipFill>
                          <a:blip r:embed="rId66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7"/>
    <w:bookmarkStart w:id="66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8"/>
    <w:bookmarkEnd w:id="669"/>
    <w:bookmarkStart w:id="67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0"/>
    <w:bookmarkStart w:id="67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1"/>
    <w:bookmarkEnd w:id="672"/>
    <w:bookmarkEnd w:id="673"/>
    <w:bookmarkStart w:id="734" w:name="sec-r-ci"/>
    <w:p>
      <w:pPr>
        <w:pStyle w:val="Heading1"/>
      </w:pPr>
      <w:r>
        <w:t xml:space="preserve">13. Continuous Integration</w:t>
      </w:r>
    </w:p>
    <w:bookmarkStart w:id="685" w:name="understanding-github-actions"/>
    <w:p>
      <w:pPr>
        <w:pStyle w:val="Heading2"/>
      </w:pPr>
      <w:r>
        <w:t xml:space="preserve">13.1 Understanding GitHub Actions</w:t>
      </w:r>
    </w:p>
    <w:p>
      <w:pPr>
        <w:pStyle w:val="FirstParagraph"/>
      </w:pPr>
      <w:hyperlink r:id="rId67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8"/>
    <w:bookmarkStart w:id="68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5">
              <w:r>
                <w:rPr>
                  <w:rStyle w:val="Hyperlink"/>
                </w:rPr>
                <w:t xml:space="preserve">Actions versioning guide</w:t>
              </w:r>
            </w:hyperlink>
            <w:r>
              <w:t xml:space="preserve">.</w:t>
            </w:r>
          </w:p>
          <w:p/>
        </w:tc>
      </w:tr>
    </w:tbl>
    <w:bookmarkEnd w:id="682"/>
    <w:bookmarkStart w:id="68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3"/>
    <w:bookmarkEnd w:id="684"/>
    <w:bookmarkEnd w:id="685"/>
    <w:bookmarkStart w:id="69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1">
        <w:r>
          <w:rPr>
            <w:rStyle w:val="Hyperlink"/>
          </w:rPr>
          <w:t xml:space="preserve">r-lib/actions</w:t>
        </w:r>
      </w:hyperlink>
      <w:r>
        <w:t xml:space="preserve"> </w:t>
      </w:r>
      <w:r>
        <w:t xml:space="preserve">that handle common R package tasks.</w:t>
      </w:r>
    </w:p>
    <w:bookmarkStart w:id="68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7"/>
    <w:bookmarkStart w:id="68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8"/>
    <w:bookmarkStart w:id="68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9"/>
    <w:bookmarkEnd w:id="690"/>
    <w:bookmarkStart w:id="69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21">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9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9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4"/>
    <w:bookmarkStart w:id="69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5"/>
    <w:bookmarkStart w:id="69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9"/>
    <w:bookmarkStart w:id="71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70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70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2"/>
    <w:bookmarkStart w:id="70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3"/>
    <w:bookmarkStart w:id="70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4"/>
    <w:bookmarkStart w:id="70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5"/>
    <w:bookmarkStart w:id="70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6"/>
    <w:bookmarkStart w:id="70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7"/>
    <w:bookmarkStart w:id="708"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8"/>
    <w:bookmarkStart w:id="70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9"/>
    <w:bookmarkEnd w:id="710"/>
    <w:bookmarkStart w:id="71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3"/>
    <w:bookmarkStart w:id="72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4"/>
    <w:bookmarkStart w:id="720" w:name="comparison-of-popular-actions"/>
    <w:p>
      <w:pPr>
        <w:pStyle w:val="Heading4"/>
      </w:pPr>
      <w:r>
        <w:t xml:space="preserve">13.8.0.2 Comparison of Popular Actions</w:t>
      </w:r>
    </w:p>
    <w:p>
      <w:pPr>
        <w:pStyle w:val="FirstParagraph"/>
      </w:pPr>
      <w:hyperlink r:id="rId71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0"/>
    <w:bookmarkStart w:id="72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1"/>
    <w:bookmarkStart w:id="72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22"/>
    <w:bookmarkStart w:id="72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5"/>
    <w:bookmarkEnd w:id="726"/>
    <w:bookmarkStart w:id="72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29"/>
    <w:bookmarkStart w:id="733" w:name="additional-resources-2"/>
    <w:p>
      <w:pPr>
        <w:pStyle w:val="Heading2"/>
      </w:pPr>
      <w:r>
        <w:t xml:space="preserve">13.10 Additional Resources</w:t>
      </w:r>
    </w:p>
    <w:p>
      <w:pPr>
        <w:pStyle w:val="Compact"/>
        <w:numPr>
          <w:ilvl w:val="0"/>
          <w:numId w:val="1225"/>
        </w:numPr>
      </w:pPr>
      <w:hyperlink r:id="rId674">
        <w:r>
          <w:rPr>
            <w:rStyle w:val="Hyperlink"/>
          </w:rPr>
          <w:t xml:space="preserve">GitHub Actions features overview</w:t>
        </w:r>
      </w:hyperlink>
    </w:p>
    <w:p>
      <w:pPr>
        <w:pStyle w:val="Compact"/>
        <w:numPr>
          <w:ilvl w:val="0"/>
          <w:numId w:val="1225"/>
        </w:numPr>
      </w:pPr>
      <w:hyperlink r:id="rId321">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30">
        <w:r>
          <w:rPr>
            <w:rStyle w:val="Hyperlink"/>
          </w:rPr>
          <w:t xml:space="preserve">R Packages book: Continuous Integration</w:t>
        </w:r>
      </w:hyperlink>
    </w:p>
    <w:p>
      <w:pPr>
        <w:pStyle w:val="Compact"/>
        <w:numPr>
          <w:ilvl w:val="0"/>
          <w:numId w:val="1225"/>
        </w:numPr>
      </w:pPr>
      <w:hyperlink r:id="rId731">
        <w:r>
          <w:rPr>
            <w:rStyle w:val="Hyperlink"/>
          </w:rPr>
          <w:t xml:space="preserve">GitHub Actions documentation</w:t>
        </w:r>
      </w:hyperlink>
    </w:p>
    <w:p>
      <w:pPr>
        <w:pStyle w:val="Compact"/>
        <w:numPr>
          <w:ilvl w:val="0"/>
          <w:numId w:val="1225"/>
        </w:numPr>
      </w:pPr>
      <w:hyperlink r:id="rId732">
        <w:r>
          <w:rPr>
            <w:rStyle w:val="Hyperlink"/>
          </w:rPr>
          <w:t xml:space="preserve">Where to find help with r-lib/actions</w:t>
        </w:r>
      </w:hyperlink>
    </w:p>
    <w:p>
      <w:pPr>
        <w:pStyle w:val="Compact"/>
        <w:numPr>
          <w:ilvl w:val="0"/>
          <w:numId w:val="1225"/>
        </w:numPr>
      </w:pPr>
      <w:hyperlink r:id="rId711">
        <w:r>
          <w:rPr>
            <w:rStyle w:val="Hyperlink"/>
          </w:rPr>
          <w:t xml:space="preserve">GitHub Status</w:t>
        </w:r>
      </w:hyperlink>
      <w:r>
        <w:t xml:space="preserve"> </w:t>
      </w:r>
      <w:r>
        <w:t xml:space="preserve">- real-time status of GitHub services</w:t>
      </w:r>
    </w:p>
    <w:p>
      <w:r>
        <w:br w:type="page"/>
      </w:r>
    </w:p>
    <w:bookmarkEnd w:id="733"/>
    <w:bookmarkEnd w:id="734"/>
    <w:bookmarkStart w:id="78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9"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8" w:name="fig-unix-desktop"/>
          <w:p>
            <w:pPr>
              <w:pStyle w:val="Compact"/>
              <w:jc w:val="center"/>
            </w:pPr>
            <w:r>
              <w:drawing>
                <wp:inline>
                  <wp:extent cx="5334000" cy="3380267"/>
                  <wp:effectExtent b="0" l="0" r="0" t="0"/>
                  <wp:docPr descr="" title="" id="736" name="Picture"/>
                  <a:graphic>
                    <a:graphicData uri="http://schemas.openxmlformats.org/drawingml/2006/picture">
                      <pic:pic>
                        <pic:nvPicPr>
                          <pic:cNvPr descr="assets/images/ex-desktop.jpg" id="737" name="Picture"/>
                          <pic:cNvPicPr>
                            <a:picLocks noChangeArrowheads="1" noChangeAspect="1"/>
                          </pic:cNvPicPr>
                        </pic:nvPicPr>
                        <pic:blipFill>
                          <a:blip r:embed="rId73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8"/>
        </w:tc>
      </w:tr>
    </w:tbl>
    <w:bookmarkEnd w:id="739"/>
    <w:bookmarkStart w:id="745"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0"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4" w:name="fig-unix-terminal"/>
          <w:p>
            <w:pPr>
              <w:pStyle w:val="Compact"/>
              <w:jc w:val="center"/>
            </w:pPr>
            <w:r>
              <w:drawing>
                <wp:inline>
                  <wp:extent cx="4488872" cy="8862646"/>
                  <wp:effectExtent b="0" l="0" r="0" t="0"/>
                  <wp:docPr descr="" title="" id="742" name="Picture"/>
                  <a:graphic>
                    <a:graphicData uri="http://schemas.openxmlformats.org/drawingml/2006/picture">
                      <pic:pic>
                        <pic:nvPicPr>
                          <pic:cNvPr descr="assets/images/ex-terminal.PNG" id="743" name="Picture"/>
                          <pic:cNvPicPr>
                            <a:picLocks noChangeArrowheads="1" noChangeAspect="1"/>
                          </pic:cNvPicPr>
                        </pic:nvPicPr>
                        <pic:blipFill>
                          <a:blip r:embed="rId74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4"/>
        </w:tc>
      </w:tr>
    </w:tbl>
    <w:bookmarkEnd w:id="745"/>
    <w:bookmarkStart w:id="767"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7"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7"/>
    <w:bookmarkStart w:id="748"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8"/>
    <w:bookmarkStart w:id="751" w:name="the-two-plugins-we-use"/>
    <w:p>
      <w:pPr>
        <w:pStyle w:val="Heading3"/>
      </w:pPr>
      <w:r>
        <w:t xml:space="preserve">14.3.3 The two plugins we use</w:t>
      </w:r>
    </w:p>
    <w:p>
      <w:pPr>
        <w:pStyle w:val="FirstParagraph"/>
      </w:pPr>
      <w:hyperlink r:id="rId74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1"/>
    <w:bookmarkStart w:id="753"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2"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3"/>
    <w:bookmarkStart w:id="756"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6"/>
    <w:bookmarkStart w:id="765"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4"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5"/>
    <w:bookmarkStart w:id="766"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6"/>
    <w:bookmarkEnd w:id="767"/>
    <w:bookmarkStart w:id="769"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8"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8"/>
          <w:p/>
        </w:tc>
      </w:tr>
    </w:tbl>
    <w:bookmarkEnd w:id="769"/>
    <w:bookmarkStart w:id="780" w:name="sec-shell-style"/>
    <w:p>
      <w:pPr>
        <w:pStyle w:val="Heading2"/>
      </w:pPr>
      <w:r>
        <w:t xml:space="preserve">14.5 Shell Scripting Style</w:t>
      </w:r>
    </w:p>
    <w:p>
      <w:pPr>
        <w:pStyle w:val="FirstParagraph"/>
      </w:pPr>
      <w:r>
        <w:t xml:space="preserve">For shell scripts, we follow the</w:t>
      </w:r>
      <w:r>
        <w:t xml:space="preserve"> </w:t>
      </w:r>
      <w:hyperlink r:id="rId77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7">
        <w:r>
          <w:rPr>
            <w:rStyle w:val="Hyperlink"/>
          </w:rPr>
          <w:t xml:space="preserve">tidyverse style guide</w:t>
        </w:r>
      </w:hyperlink>
      <w:r>
        <w:t xml:space="preserve">.</w:t>
      </w:r>
      <w:r>
        <w:t xml:space="preserve"> </w:t>
      </w:r>
      <w:r>
        <w:t xml:space="preserve">The points below are the lab’s priorities and additions.</w:t>
      </w:r>
    </w:p>
    <w:bookmarkStart w:id="771"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1"/>
    <w:bookmarkStart w:id="772"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2"/>
    <w:bookmarkStart w:id="773"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3"/>
    <w:bookmarkStart w:id="774"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4"/>
    <w:bookmarkStart w:id="775"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5"/>
    <w:bookmarkStart w:id="777" w:name="linting"/>
    <w:p>
      <w:pPr>
        <w:pStyle w:val="Heading3"/>
      </w:pPr>
      <w:r>
        <w:t xml:space="preserve">14.5.6 Linting</w:t>
      </w:r>
    </w:p>
    <w:p>
      <w:pPr>
        <w:pStyle w:val="FirstParagraph"/>
      </w:pPr>
      <w:hyperlink r:id="rId776">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7"/>
    <w:bookmarkStart w:id="778"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8"/>
    <w:bookmarkStart w:id="779"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9"/>
    <w:bookmarkEnd w:id="780"/>
    <w:bookmarkStart w:id="783"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2"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2"/>
    <w:bookmarkEnd w:id="783"/>
    <w:bookmarkStart w:id="784"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4"/>
    <w:bookmarkStart w:id="788"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6"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6"/>
    <w:bookmarkStart w:id="787"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7"/>
    <w:bookmarkEnd w:id="788"/>
    <w:bookmarkEnd w:id="789"/>
    <w:bookmarkStart w:id="803" w:name="reproducible-environments"/>
    <w:p>
      <w:pPr>
        <w:pStyle w:val="Heading1"/>
      </w:pPr>
      <w:r>
        <w:t xml:space="preserve">15. Reproducible Environments</w:t>
      </w:r>
    </w:p>
    <w:bookmarkStart w:id="796" w:name="package-version-control-with-renv"/>
    <w:p>
      <w:pPr>
        <w:pStyle w:val="Heading2"/>
      </w:pPr>
      <w:r>
        <w:t xml:space="preserve">15.1 Package Version Control with renv</w:t>
      </w:r>
    </w:p>
    <w:bookmarkStart w:id="79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0"/>
    <w:bookmarkStart w:id="79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1"/>
    <w:bookmarkStart w:id="79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2">
        <w:r>
          <w:rPr>
            <w:rStyle w:val="Hyperlink"/>
          </w:rPr>
          <w:t xml:space="preserve">official renv documentation</w:t>
        </w:r>
      </w:hyperlink>
      <w:r>
        <w:t xml:space="preserve">.</w:t>
      </w:r>
    </w:p>
    <w:bookmarkEnd w:id="793"/>
    <w:bookmarkEnd w:id="794"/>
    <w:bookmarkStart w:id="79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5"/>
    <w:bookmarkEnd w:id="796"/>
    <w:bookmarkStart w:id="79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97"/>
    <w:bookmarkStart w:id="799" w:name="managing-r-versions-with-rig"/>
    <w:p>
      <w:pPr>
        <w:pStyle w:val="Heading2"/>
      </w:pPr>
      <w:r>
        <w:t xml:space="preserve">15.3 Managing R Versions with rig</w:t>
      </w:r>
    </w:p>
    <w:p>
      <w:pPr>
        <w:pStyle w:val="FirstParagraph"/>
      </w:pPr>
      <w:hyperlink r:id="rId79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8">
        <w:r>
          <w:rPr>
            <w:rStyle w:val="Hyperlink"/>
          </w:rPr>
          <w:t xml:space="preserve">rig GitHub repository</w:t>
        </w:r>
      </w:hyperlink>
      <w:r>
        <w:t xml:space="preserve">.</w:t>
      </w:r>
    </w:p>
    <w:bookmarkEnd w:id="799"/>
    <w:bookmarkStart w:id="80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warning.png" id="801"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2"/>
    <w:bookmarkEnd w:id="803"/>
    <w:bookmarkStart w:id="831" w:name="code-publication"/>
    <w:p>
      <w:pPr>
        <w:pStyle w:val="Heading1"/>
      </w:pPr>
      <w:r>
        <w:t xml:space="preserve">16. Code Publication</w:t>
      </w:r>
    </w:p>
    <w:bookmarkStart w:id="804"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4"/>
    <w:bookmarkStart w:id="80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5">
        <w:r>
          <w:rPr>
            <w:rStyle w:val="Hyperlink"/>
          </w:rPr>
          <w:t xml:space="preserve">here.</w:t>
        </w:r>
      </w:hyperlink>
    </w:p>
    <w:bookmarkEnd w:id="806"/>
    <w:bookmarkStart w:id="80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7"/>
    <w:bookmarkStart w:id="80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8">
        <w:r>
          <w:rPr>
            <w:rStyle w:val="Hyperlink"/>
          </w:rPr>
          <w:t xml:space="preserve">here.</w:t>
        </w:r>
      </w:hyperlink>
    </w:p>
    <w:bookmarkEnd w:id="809"/>
    <w:bookmarkStart w:id="81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0"/>
    <w:bookmarkStart w:id="81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1">
        <w:r>
          <w:rPr>
            <w:rStyle w:val="Hyperlink"/>
          </w:rPr>
          <w:t xml:space="preserve">here.</w:t>
        </w:r>
      </w:hyperlink>
    </w:p>
    <w:bookmarkEnd w:id="812"/>
    <w:bookmarkStart w:id="813"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3"/>
    <w:bookmarkStart w:id="81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4"/>
    <w:bookmarkStart w:id="81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5">
        <w:r>
          <w:rPr>
            <w:rStyle w:val="Hyperlink"/>
          </w:rPr>
          <w:t xml:space="preserve">Managing releases in a repository</w:t>
        </w:r>
      </w:hyperlink>
      <w:r>
        <w:t xml:space="preserve">.</w:t>
      </w:r>
    </w:p>
    <w:bookmarkEnd w:id="816"/>
    <w:bookmarkStart w:id="83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9">
        <w:r>
          <w:rPr>
            <w:rStyle w:val="Hyperlink"/>
          </w:rPr>
          <w:t xml:space="preserve">CRAN stages diagram</w:t>
        </w:r>
      </w:hyperlink>
      <w:r>
        <w:t xml:space="preserve"> </w:t>
      </w:r>
      <w:r>
        <w:t xml:space="preserve">by Edgar Ruiz.</w:t>
      </w:r>
    </w:p>
    <w:bookmarkStart w:id="82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0"/>
    <w:bookmarkStart w:id="82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21">
        <w:r>
          <w:rPr>
            <w:rStyle w:val="Hyperlink"/>
          </w:rPr>
          <w:t xml:space="preserve">R-hub</w:t>
        </w:r>
      </w:hyperlink>
      <w:r>
        <w:t xml:space="preserve"> </w:t>
      </w:r>
      <w:r>
        <w:t xml:space="preserve">- tests on a wide range of platforms.</w:t>
      </w:r>
      <w:r>
        <w:t xml:space="preserve"> </w:t>
      </w:r>
      <w:r>
        <w:t xml:space="preserve">In</w:t>
      </w:r>
      <w:r>
        <w:t xml:space="preserve"> </w:t>
      </w:r>
      <w:hyperlink r:id="rId82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3">
        <w:r>
          <w:rPr>
            <w:rStyle w:val="Hyperlink"/>
          </w:rPr>
          <w:t xml:space="preserve">CRAN Repository Policy</w:t>
        </w:r>
      </w:hyperlink>
      <w:r>
        <w:t xml:space="preserve">.</w:t>
      </w:r>
    </w:p>
    <w:bookmarkEnd w:id="824"/>
    <w:bookmarkStart w:id="82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5">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6"/>
    <w:bookmarkStart w:id="829"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9"/>
    <w:bookmarkEnd w:id="830"/>
    <w:bookmarkEnd w:id="831"/>
    <w:bookmarkStart w:id="851" w:name="data-publication"/>
    <w:p>
      <w:pPr>
        <w:pStyle w:val="Heading1"/>
      </w:pPr>
      <w:r>
        <w:t xml:space="preserve">17. Data Publication</w:t>
      </w:r>
    </w:p>
    <w:bookmarkStart w:id="83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2"/>
    <w:bookmarkStart w:id="83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3"/>
    <w:bookmarkStart w:id="83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4"/>
    <w:bookmarkStart w:id="83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5">
        <w:r>
          <w:rPr>
            <w:rStyle w:val="Hyperlink"/>
          </w:rPr>
          <w:t xml:space="preserve">UC Davis DataLab GIS workshops</w:t>
        </w:r>
      </w:hyperlink>
      <w:r>
        <w:t xml:space="preserve">, including resources on QGIS and spatial SQL.</w:t>
      </w:r>
    </w:p>
    <w:bookmarkEnd w:id="836"/>
    <w:bookmarkEnd w:id="837"/>
    <w:bookmarkStart w:id="841" w:name="create-public-ids"/>
    <w:p>
      <w:pPr>
        <w:pStyle w:val="Heading2"/>
      </w:pPr>
      <w:r>
        <w:t xml:space="preserve">17.3 Create public IDs</w:t>
      </w:r>
    </w:p>
    <w:bookmarkStart w:id="83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8"/>
    <w:bookmarkStart w:id="83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9"/>
    <w:bookmarkStart w:id="84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0"/>
    <w:bookmarkEnd w:id="841"/>
    <w:bookmarkStart w:id="84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4">
        <w:r>
          <w:rPr>
            <w:rStyle w:val="Hyperlink"/>
          </w:rPr>
          <w:t xml:space="preserve">UC Davis DataLab workshop on data documentation</w:t>
        </w:r>
      </w:hyperlink>
      <w:r>
        <w:t xml:space="preserve">.</w:t>
      </w:r>
    </w:p>
    <w:bookmarkStart w:id="846"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5">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6"/>
    <w:bookmarkEnd w:id="847"/>
    <w:bookmarkStart w:id="84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8"/>
    <w:bookmarkStart w:id="84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9"/>
    <w:bookmarkStart w:id="85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0"/>
    <w:bookmarkEnd w:id="851"/>
    <w:bookmarkStart w:id="89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5" w:name="uc-davis-computing-resources"/>
    <w:p>
      <w:pPr>
        <w:pStyle w:val="Heading2"/>
      </w:pPr>
      <w:r>
        <w:t xml:space="preserve">18.1 UC Davis Computing Resources</w:t>
      </w:r>
    </w:p>
    <w:bookmarkStart w:id="85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4"/>
    <w:bookmarkEnd w:id="855"/>
    <w:bookmarkStart w:id="85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6"/>
    <w:bookmarkEnd w:id="857"/>
    <w:bookmarkStart w:id="85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8"/>
    <w:bookmarkStart w:id="85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2">
        <w:r>
          <w:rPr>
            <w:rStyle w:val="Hyperlink"/>
          </w:rPr>
          <w:t xml:space="preserve">hpc.ucdavis.edu</w:t>
        </w:r>
      </w:hyperlink>
      <w:r>
        <w:t xml:space="preserve"> </w:t>
      </w:r>
      <w:r>
        <w:t xml:space="preserve">for support information.</w:t>
      </w:r>
    </w:p>
    <w:bookmarkEnd w:id="859"/>
    <w:bookmarkStart w:id="86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0"/>
    <w:bookmarkStart w:id="86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1"/>
    <w:bookmarkStart w:id="86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2"/>
    <w:bookmarkEnd w:id="863"/>
    <w:bookmarkStart w:id="88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6">
                    <w:r>
                      <w:rPr>
                        <w:rStyle w:val="Hyperlink"/>
                      </w:rPr>
                      <w:t xml:space="preserve">VcXsrv</w:t>
                    </w:r>
                  </w:hyperlink>
                  <w:r>
                    <w:t xml:space="preserve">, or</w:t>
                  </w:r>
                  <w:r>
                    <w:t xml:space="preserve"> </w:t>
                  </w:r>
                  <w:hyperlink r:id="rId86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0"/>
          <w:p/>
        </w:tc>
      </w:tr>
    </w:tbl>
    <w:bookmarkEnd w:id="871"/>
    <w:bookmarkStart w:id="87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2"/>
    <w:bookmarkStart w:id="87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3"/>
    <w:bookmarkStart w:id="87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6"/>
    <w:bookmarkStart w:id="88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9">
        <w:r>
          <w:rPr>
            <w:rStyle w:val="Hyperlink"/>
          </w:rPr>
          <w:t xml:space="preserve">Xpra</w:t>
        </w:r>
      </w:hyperlink>
      <w:r>
        <w:t xml:space="preserve">, VNC, and</w:t>
      </w:r>
      <w:r>
        <w:t xml:space="preserve"> </w:t>
      </w:r>
      <w:hyperlink r:id="rId88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1"/>
    <w:bookmarkEnd w:id="882"/>
    <w:bookmarkStart w:id="89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3">
        <w:r>
          <w:rPr>
            <w:rStyle w:val="VerbatimChar"/>
          </w:rPr>
          <w:t xml:space="preserve">tmux</w:t>
        </w:r>
      </w:hyperlink>
      <w:r>
        <w:t xml:space="preserve"> </w:t>
      </w:r>
      <w:r>
        <w:t xml:space="preserve">or</w:t>
      </w:r>
      <w:r>
        <w:t xml:space="preserve"> </w:t>
      </w:r>
      <w:hyperlink r:id="rId88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5"/>
    <w:bookmarkStart w:id="89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6" name="Picture"/>
                  <a:graphic>
                    <a:graphicData uri="http://schemas.openxmlformats.org/drawingml/2006/picture">
                      <pic:pic>
                        <pic:nvPicPr>
                          <pic:cNvPr descr="/opt/quarto/share/formats/docx/important.png" id="887"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note.png" id="88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2">
              <w:r>
                <w:rPr>
                  <w:rStyle w:val="Hyperlink"/>
                </w:rPr>
                <w:t xml:space="preserve">UC Davis HPC documentation</w:t>
              </w:r>
            </w:hyperlink>
            <w:r>
              <w:t xml:space="preserve"> </w:t>
            </w:r>
            <w:r>
              <w:t xml:space="preserve">or contact HPC support.</w:t>
            </w:r>
          </w:p>
          <w:p/>
        </w:tc>
      </w:tr>
    </w:tbl>
    <w:bookmarkEnd w:id="890"/>
    <w:bookmarkEnd w:id="891"/>
    <w:bookmarkStart w:id="896" w:name="storage-group-storage-access"/>
    <w:p>
      <w:pPr>
        <w:pStyle w:val="Heading2"/>
      </w:pPr>
      <w:r>
        <w:t xml:space="preserve">18.8 Storage &amp; group storage access</w:t>
      </w:r>
    </w:p>
    <w:bookmarkStart w:id="89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2">
        <w:r>
          <w:rPr>
            <w:rStyle w:val="Hyperlink"/>
          </w:rPr>
          <w:t xml:space="preserve">UC Davis HPC documentation</w:t>
        </w:r>
      </w:hyperlink>
      <w:r>
        <w:t xml:space="preserve"> </w:t>
      </w:r>
      <w:r>
        <w:t xml:space="preserve">for specific storage options and quotas.</w:t>
      </w:r>
    </w:p>
    <w:bookmarkEnd w:id="892"/>
    <w:bookmarkStart w:id="89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3"/>
    <w:bookmarkStart w:id="89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4">
        <w:r>
          <w:rPr>
            <w:rStyle w:val="Hyperlink"/>
          </w:rPr>
          <w:t xml:space="preserve">this guide</w:t>
        </w:r>
      </w:hyperlink>
      <w:r>
        <w:t xml:space="preserve">.</w:t>
      </w:r>
    </w:p>
    <w:bookmarkEnd w:id="895"/>
    <w:bookmarkEnd w:id="896"/>
    <w:bookmarkStart w:id="89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7"/>
    <w:bookmarkEnd w:id="898"/>
    <w:bookmarkStart w:id="92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9">
        <w:r>
          <w:rPr>
            <w:rStyle w:val="Hyperlink"/>
            <w:b/>
            <w:bCs/>
          </w:rPr>
          <w:t xml:space="preserve">Working with AI</w:t>
        </w:r>
      </w:hyperlink>
      <w:r>
        <w:t xml:space="preserve"> </w:t>
      </w:r>
      <w:r>
        <w:t xml:space="preserve">(source:</w:t>
      </w:r>
      <w:r>
        <w:t xml:space="preserve"> </w:t>
      </w:r>
      <w:hyperlink r:id="rId900">
        <w:r>
          <w:rPr>
            <w:rStyle w:val="Hyperlink"/>
          </w:rPr>
          <w:t xml:space="preserve">https://github.com/d-morrison/wai</w:t>
        </w:r>
      </w:hyperlink>
      <w:r>
        <w:t xml:space="preserve">).</w:t>
      </w:r>
    </w:p>
    <w:p>
      <w:pPr>
        <w:pStyle w:val="BodyText"/>
      </w:pPr>
      <w:r>
        <w:t xml:space="preserve">That site covers:</w:t>
      </w:r>
      <w:r>
        <w:t xml:space="preserve"> </w:t>
      </w:r>
      <w:bookmarkStart w:id="901" w:name="sec-ai-disclosure"/>
      <w:bookmarkEnd w:id="901"/>
      <w:bookmarkStart w:id="902" w:name="sec-ai-journal-articles"/>
      <w:bookmarkEnd w:id="902"/>
      <w:r>
        <w:t xml:space="preserve"> </w:t>
      </w:r>
      <w:bookmarkStart w:id="903" w:name="sec-ai-language-model"/>
      <w:bookmarkEnd w:id="903"/>
      <w:bookmarkStart w:id="904" w:name="sec-ai-harnesses"/>
      <w:bookmarkEnd w:id="904"/>
      <w:bookmarkStart w:id="905" w:name="sec-ai-agent-implementation"/>
      <w:bookmarkEnd w:id="905"/>
      <w:r>
        <w:t xml:space="preserve"> </w:t>
      </w:r>
      <w:bookmarkStart w:id="906" w:name="sec-ai-harness-construction"/>
      <w:bookmarkEnd w:id="906"/>
      <w:bookmarkStart w:id="907" w:name="sec-ai-agent-program-kind"/>
      <w:bookmarkEnd w:id="907"/>
      <w:r>
        <w:t xml:space="preserve"> </w:t>
      </w:r>
      <w:bookmarkStart w:id="908" w:name="sec-ai-harness-agent-relationship"/>
      <w:bookmarkEnd w:id="908"/>
      <w:bookmarkStart w:id="909" w:name="sec-ai-addressing-failing-workflows"/>
      <w:bookmarkEnd w:id="909"/>
      <w:r>
        <w:t xml:space="preserve"> </w:t>
      </w:r>
      <w:bookmarkStart w:id="910" w:name="sec-ai-benefits-hazards"/>
      <w:bookmarkEnd w:id="910"/>
      <w:bookmarkStart w:id="911" w:name="sec-ai-best-practices"/>
      <w:bookmarkEnd w:id="911"/>
      <w:bookmarkStart w:id="912" w:name="sec-ai-offline"/>
      <w:bookmarkEnd w:id="912"/>
      <w:r>
        <w:t xml:space="preserve"> </w:t>
      </w:r>
      <w:bookmarkStart w:id="913" w:name="sec-ai-copilot-settings"/>
      <w:bookmarkEnd w:id="913"/>
      <w:bookmarkStart w:id="914" w:name="sec-ai-agent-skills"/>
      <w:bookmarkEnd w:id="914"/>
      <w:bookmarkStart w:id="915" w:name="sec-ai-claude-cloud-env"/>
      <w:bookmarkEnd w:id="915"/>
      <w:r>
        <w:t xml:space="preserve"> </w:t>
      </w:r>
      <w:bookmarkStart w:id="916" w:name="sec-ai-when-to-use"/>
      <w:bookmarkEnd w:id="916"/>
      <w:bookmarkStart w:id="917" w:name="sec-ai-claude-code-windows"/>
      <w:bookmarkEnd w:id="917"/>
      <w:bookmarkStart w:id="918" w:name="sec-fully-clean"/>
      <w:bookmarkEnd w:id="918"/>
    </w:p>
    <w:p>
      <w:pPr>
        <w:numPr>
          <w:ilvl w:val="0"/>
          <w:numId w:val="1255"/>
        </w:numPr>
      </w:pPr>
      <w:hyperlink r:id="rId91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2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2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opt/quarto/share/formats/docx/note.png" id="92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4"/>
    <w:bookmarkStart w:id="933" w:name="checklists"/>
    <w:p>
      <w:pPr>
        <w:pStyle w:val="Heading1"/>
      </w:pPr>
      <w:r>
        <w:t xml:space="preserve">20. Checklists</w:t>
      </w:r>
    </w:p>
    <w:bookmarkStart w:id="925"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5"/>
    <w:bookmarkStart w:id="927"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6">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7"/>
    <w:bookmarkStart w:id="929"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8">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9"/>
    <w:bookmarkStart w:id="932"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30">
        <w:r>
          <w:rPr>
            <w:rStyle w:val="Hyperlink"/>
          </w:rPr>
          <w:t xml:space="preserve">here</w:t>
        </w:r>
      </w:hyperlink>
      <w:r>
        <w:t xml:space="preserve">, a neat palette generator with colorblind options</w:t>
      </w:r>
      <w:r>
        <w:t xml:space="preserve"> </w:t>
      </w:r>
      <w:hyperlink r:id="rId93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32"/>
    <w:bookmarkEnd w:id="933"/>
    <w:bookmarkStart w:id="978" w:name="resources-2"/>
    <w:p>
      <w:pPr>
        <w:pStyle w:val="Heading1"/>
      </w:pPr>
      <w:r>
        <w:t xml:space="preserve">21. Resources</w:t>
      </w:r>
    </w:p>
    <w:bookmarkStart w:id="951" w:name="resources-for-r"/>
    <w:p>
      <w:pPr>
        <w:pStyle w:val="Heading2"/>
      </w:pPr>
      <w:r>
        <w:t xml:space="preserve">21.1 Resources for R</w:t>
      </w:r>
    </w:p>
    <w:bookmarkStart w:id="936"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4">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50">
        <w:r>
          <w:rPr>
            <w:rStyle w:val="Hyperlink"/>
          </w:rPr>
          <w:t xml:space="preserve">litedown: R Markdown Reimagined</w:t>
        </w:r>
      </w:hyperlink>
      <w:r>
        <w:t xml:space="preserve"> </w:t>
      </w:r>
      <w:r>
        <w:t xml:space="preserve">- a book by Yihui Xie on</w:t>
      </w:r>
      <w:r>
        <w:t xml:space="preserve"> </w:t>
      </w:r>
      <w:hyperlink r:id="rId551">
        <w:r>
          <w:rPr>
            <w:rStyle w:val="VerbatimChar"/>
          </w:rPr>
          <w:t xml:space="preserve">{litedown}</w:t>
        </w:r>
      </w:hyperlink>
      <w:r>
        <w:t xml:space="preserve">, a lightweight R Markdown implementation aimed at simplicity and speed</w:t>
      </w:r>
    </w:p>
    <w:p>
      <w:pPr>
        <w:pStyle w:val="Compact"/>
        <w:numPr>
          <w:ilvl w:val="0"/>
          <w:numId w:val="1260"/>
        </w:numPr>
      </w:pPr>
      <w:hyperlink r:id="rId935">
        <w:r>
          <w:rPr>
            <w:rStyle w:val="Hyperlink"/>
          </w:rPr>
          <w:t xml:space="preserve">DataCamp</w:t>
        </w:r>
      </w:hyperlink>
      <w:r>
        <w:t xml:space="preserve"> </w:t>
      </w:r>
      <w:r>
        <w:t xml:space="preserve">- email Kristen for access</w:t>
      </w:r>
    </w:p>
    <w:bookmarkEnd w:id="936"/>
    <w:bookmarkStart w:id="941" w:name="uc-davis-datalab-workshops-and-tutorials"/>
    <w:p>
      <w:pPr>
        <w:pStyle w:val="Heading3"/>
      </w:pPr>
      <w:r>
        <w:t xml:space="preserve">21.1.2 UC Davis DataLab Workshops and Tutorials</w:t>
      </w:r>
    </w:p>
    <w:p>
      <w:pPr>
        <w:pStyle w:val="FirstParagraph"/>
      </w:pPr>
      <w:r>
        <w:t xml:space="preserve">The</w:t>
      </w:r>
      <w:r>
        <w:t xml:space="preserve"> </w:t>
      </w:r>
      <w:hyperlink r:id="rId835">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7">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8">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9">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40">
        <w:r>
          <w:rPr>
            <w:rStyle w:val="Hyperlink"/>
          </w:rPr>
          <w:t xml:space="preserve">Install Guides</w:t>
        </w:r>
      </w:hyperlink>
      <w:r>
        <w:t xml:space="preserve"> </w:t>
      </w:r>
      <w:r>
        <w:t xml:space="preserve">- setup instructions for data science software</w:t>
      </w:r>
    </w:p>
    <w:bookmarkEnd w:id="941"/>
    <w:bookmarkStart w:id="946" w:name="cheat-sheets"/>
    <w:p>
      <w:pPr>
        <w:pStyle w:val="Heading3"/>
      </w:pPr>
      <w:r>
        <w:t xml:space="preserve">21.1.3 Cheat Sheets</w:t>
      </w:r>
    </w:p>
    <w:p>
      <w:pPr>
        <w:pStyle w:val="Compact"/>
        <w:numPr>
          <w:ilvl w:val="0"/>
          <w:numId w:val="1262"/>
        </w:numPr>
      </w:pPr>
      <w:hyperlink r:id="rId942">
        <w:r>
          <w:rPr>
            <w:rStyle w:val="Hyperlink"/>
          </w:rPr>
          <w:t xml:space="preserve">dplyr and tidyr cheat sheet</w:t>
        </w:r>
      </w:hyperlink>
    </w:p>
    <w:p>
      <w:pPr>
        <w:pStyle w:val="Compact"/>
        <w:numPr>
          <w:ilvl w:val="0"/>
          <w:numId w:val="1262"/>
        </w:numPr>
      </w:pPr>
      <w:hyperlink r:id="rId943">
        <w:r>
          <w:rPr>
            <w:rStyle w:val="Hyperlink"/>
          </w:rPr>
          <w:t xml:space="preserve">ggplot cheat sheet</w:t>
        </w:r>
      </w:hyperlink>
    </w:p>
    <w:p>
      <w:pPr>
        <w:pStyle w:val="Compact"/>
        <w:numPr>
          <w:ilvl w:val="0"/>
          <w:numId w:val="1262"/>
        </w:numPr>
      </w:pPr>
      <w:hyperlink r:id="rId944">
        <w:r>
          <w:rPr>
            <w:rStyle w:val="Hyperlink"/>
          </w:rPr>
          <w:t xml:space="preserve">data table cheat sheet</w:t>
        </w:r>
      </w:hyperlink>
    </w:p>
    <w:p>
      <w:pPr>
        <w:pStyle w:val="Compact"/>
        <w:numPr>
          <w:ilvl w:val="0"/>
          <w:numId w:val="1262"/>
        </w:numPr>
      </w:pPr>
      <w:hyperlink r:id="rId945">
        <w:r>
          <w:rPr>
            <w:rStyle w:val="Hyperlink"/>
          </w:rPr>
          <w:t xml:space="preserve">RMarkdown cheat sheet</w:t>
        </w:r>
      </w:hyperlink>
    </w:p>
    <w:bookmarkEnd w:id="946"/>
    <w:bookmarkStart w:id="948" w:name="style-and-best-practices"/>
    <w:p>
      <w:pPr>
        <w:pStyle w:val="Heading3"/>
      </w:pPr>
      <w:r>
        <w:t xml:space="preserve">21.1.4 Style and Best Practices</w:t>
      </w:r>
    </w:p>
    <w:p>
      <w:pPr>
        <w:pStyle w:val="Compact"/>
        <w:numPr>
          <w:ilvl w:val="0"/>
          <w:numId w:val="1263"/>
        </w:numPr>
      </w:pPr>
      <w:hyperlink r:id="rId947">
        <w:r>
          <w:rPr>
            <w:rStyle w:val="Hyperlink"/>
          </w:rPr>
          <w:t xml:space="preserve">Hadley Wickham’s R Style Guide</w:t>
        </w:r>
      </w:hyperlink>
    </w:p>
    <w:bookmarkEnd w:id="948"/>
    <w:bookmarkStart w:id="949" w:name="data-documentation-and-dictionaries"/>
    <w:p>
      <w:pPr>
        <w:pStyle w:val="Heading3"/>
      </w:pPr>
      <w:r>
        <w:t xml:space="preserve">21.1.5 Data Documentation and Dictionaries</w:t>
      </w:r>
    </w:p>
    <w:p>
      <w:pPr>
        <w:pStyle w:val="Compact"/>
        <w:numPr>
          <w:ilvl w:val="0"/>
          <w:numId w:val="1264"/>
        </w:numPr>
      </w:pPr>
      <w:hyperlink r:id="rId843">
        <w:r>
          <w:rPr>
            <w:rStyle w:val="Hyperlink"/>
          </w:rPr>
          <w:t xml:space="preserve">Tidyverse data-dict</w:t>
        </w:r>
      </w:hyperlink>
      <w:r>
        <w:t xml:space="preserve"> </w:t>
      </w:r>
      <w:r>
        <w:t xml:space="preserve">- open specification and CLI tool for creating, validating, and documenting data dictionaries in YAML format</w:t>
      </w:r>
    </w:p>
    <w:bookmarkEnd w:id="949"/>
    <w:bookmarkStart w:id="950" w:name="tidy-evaluation-resources"/>
    <w:p>
      <w:pPr>
        <w:pStyle w:val="Heading3"/>
      </w:pPr>
      <w:r>
        <w:t xml:space="preserve">21.1.6 Tidy Evaluation Resources</w:t>
      </w:r>
    </w:p>
    <w:p>
      <w:pPr>
        <w:pStyle w:val="Compact"/>
        <w:numPr>
          <w:ilvl w:val="0"/>
          <w:numId w:val="1265"/>
        </w:numPr>
      </w:pPr>
      <w:hyperlink r:id="rId351">
        <w:r>
          <w:rPr>
            <w:rStyle w:val="Hyperlink"/>
          </w:rPr>
          <w:t xml:space="preserve">Tidy Eval in 5 Minutes</w:t>
        </w:r>
      </w:hyperlink>
      <w:r>
        <w:t xml:space="preserve"> </w:t>
      </w:r>
      <w:r>
        <w:t xml:space="preserve">(video)</w:t>
      </w:r>
    </w:p>
    <w:p>
      <w:pPr>
        <w:pStyle w:val="Compact"/>
        <w:numPr>
          <w:ilvl w:val="0"/>
          <w:numId w:val="1265"/>
        </w:numPr>
      </w:pPr>
      <w:hyperlink r:id="rId349">
        <w:r>
          <w:rPr>
            <w:rStyle w:val="Hyperlink"/>
          </w:rPr>
          <w:t xml:space="preserve">Tidy Evaluation</w:t>
        </w:r>
      </w:hyperlink>
      <w:r>
        <w:t xml:space="preserve"> </w:t>
      </w:r>
      <w:r>
        <w:t xml:space="preserve">(e-book)</w:t>
      </w:r>
    </w:p>
    <w:p>
      <w:pPr>
        <w:pStyle w:val="Compact"/>
        <w:numPr>
          <w:ilvl w:val="0"/>
          <w:numId w:val="1265"/>
        </w:numPr>
      </w:pPr>
      <w:hyperlink r:id="rId353">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4">
        <w:r>
          <w:rPr>
            <w:rStyle w:val="Hyperlink"/>
          </w:rPr>
          <w:t xml:space="preserve">Standard Evaluation for *_join</w:t>
        </w:r>
      </w:hyperlink>
      <w:r>
        <w:t xml:space="preserve"> </w:t>
      </w:r>
      <w:r>
        <w:t xml:space="preserve">(stackoverflow)</w:t>
      </w:r>
    </w:p>
    <w:p>
      <w:pPr>
        <w:pStyle w:val="Compact"/>
        <w:numPr>
          <w:ilvl w:val="0"/>
          <w:numId w:val="1265"/>
        </w:numPr>
      </w:pPr>
      <w:hyperlink r:id="rId349">
        <w:r>
          <w:rPr>
            <w:rStyle w:val="Hyperlink"/>
          </w:rPr>
          <w:t xml:space="preserve">Programming with dplyr</w:t>
        </w:r>
      </w:hyperlink>
      <w:r>
        <w:t xml:space="preserve"> </w:t>
      </w:r>
      <w:r>
        <w:t xml:space="preserve">(package vignette)</w:t>
      </w:r>
    </w:p>
    <w:bookmarkEnd w:id="950"/>
    <w:bookmarkEnd w:id="951"/>
    <w:bookmarkStart w:id="953"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6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52">
        <w:r>
          <w:rPr>
            <w:rStyle w:val="Hyperlink"/>
          </w:rPr>
          <w:t xml:space="preserve">GitHub Skills: Introduction to GitHub</w:t>
        </w:r>
      </w:hyperlink>
    </w:p>
    <w:p>
      <w:pPr>
        <w:pStyle w:val="Compact"/>
        <w:numPr>
          <w:ilvl w:val="0"/>
          <w:numId w:val="1266"/>
        </w:numPr>
      </w:pPr>
      <w:hyperlink r:id="rId562">
        <w:r>
          <w:rPr>
            <w:rStyle w:val="Hyperlink"/>
          </w:rPr>
          <w:t xml:space="preserve">UC Davis DataLab Git Sandbox</w:t>
        </w:r>
      </w:hyperlink>
      <w:r>
        <w:t xml:space="preserve"> </w:t>
      </w:r>
      <w:r>
        <w:t xml:space="preserve">- hands-on Git practice repository</w:t>
      </w:r>
    </w:p>
    <w:bookmarkEnd w:id="953"/>
    <w:bookmarkStart w:id="956" w:name="resources-for-python"/>
    <w:p>
      <w:pPr>
        <w:pStyle w:val="Heading2"/>
      </w:pPr>
      <w:r>
        <w:t xml:space="preserve">21.3 Resources for Python</w:t>
      </w:r>
    </w:p>
    <w:p>
      <w:pPr>
        <w:pStyle w:val="Compact"/>
        <w:numPr>
          <w:ilvl w:val="0"/>
          <w:numId w:val="1267"/>
        </w:numPr>
      </w:pPr>
      <w:hyperlink r:id="rId954">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5">
        <w:r>
          <w:rPr>
            <w:rStyle w:val="Hyperlink"/>
          </w:rPr>
          <w:t xml:space="preserve">Natural Language Processing with Python</w:t>
        </w:r>
      </w:hyperlink>
      <w:r>
        <w:t xml:space="preserve"> </w:t>
      </w:r>
      <w:r>
        <w:t xml:space="preserve">- text analysis and NLP techniques</w:t>
      </w:r>
    </w:p>
    <w:bookmarkEnd w:id="956"/>
    <w:bookmarkStart w:id="958" w:name="resources-for-julia"/>
    <w:p>
      <w:pPr>
        <w:pStyle w:val="Heading2"/>
      </w:pPr>
      <w:r>
        <w:t xml:space="preserve">21.4 Resources for Julia</w:t>
      </w:r>
    </w:p>
    <w:p>
      <w:pPr>
        <w:pStyle w:val="Compact"/>
        <w:numPr>
          <w:ilvl w:val="0"/>
          <w:numId w:val="1268"/>
        </w:numPr>
      </w:pPr>
      <w:hyperlink r:id="rId957">
        <w:r>
          <w:rPr>
            <w:rStyle w:val="Hyperlink"/>
          </w:rPr>
          <w:t xml:space="preserve">UC Davis Julia Users Group Julia Basics Workshop</w:t>
        </w:r>
      </w:hyperlink>
      <w:r>
        <w:t xml:space="preserve"> </w:t>
      </w:r>
      <w:r>
        <w:t xml:space="preserve">- foundational Julia programming</w:t>
      </w:r>
    </w:p>
    <w:bookmarkEnd w:id="958"/>
    <w:bookmarkStart w:id="960"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0"/>
    <w:bookmarkStart w:id="964"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61">
        <w:r>
          <w:rPr>
            <w:rStyle w:val="Hyperlink"/>
          </w:rPr>
          <w:t xml:space="preserve">The Pathway to Publishing: A Guide to Quantitative Writing in the Health Sciences</w:t>
        </w:r>
      </w:hyperlink>
    </w:p>
    <w:p>
      <w:pPr>
        <w:pStyle w:val="Compact"/>
        <w:numPr>
          <w:ilvl w:val="0"/>
          <w:numId w:val="1270"/>
        </w:numPr>
      </w:pPr>
      <w:hyperlink r:id="rId9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3">
        <w:r>
          <w:rPr>
            <w:rStyle w:val="Hyperlink"/>
          </w:rPr>
          <w:t xml:space="preserve">Secret, actionable writing tips</w:t>
        </w:r>
      </w:hyperlink>
    </w:p>
    <w:bookmarkEnd w:id="964"/>
    <w:bookmarkStart w:id="968"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5">
        <w:r>
          <w:rPr>
            <w:rStyle w:val="Hyperlink"/>
          </w:rPr>
          <w:t xml:space="preserve">How to give a killer narratively-driven scientific talk</w:t>
        </w:r>
      </w:hyperlink>
    </w:p>
    <w:p>
      <w:pPr>
        <w:pStyle w:val="Compact"/>
        <w:numPr>
          <w:ilvl w:val="0"/>
          <w:numId w:val="1271"/>
        </w:numPr>
      </w:pPr>
      <w:hyperlink r:id="rId966">
        <w:r>
          <w:rPr>
            <w:rStyle w:val="Hyperlink"/>
          </w:rPr>
          <w:t xml:space="preserve">How to make a better poster</w:t>
        </w:r>
      </w:hyperlink>
    </w:p>
    <w:p>
      <w:pPr>
        <w:pStyle w:val="Compact"/>
        <w:numPr>
          <w:ilvl w:val="0"/>
          <w:numId w:val="1271"/>
        </w:numPr>
      </w:pPr>
      <w:hyperlink r:id="rId967">
        <w:r>
          <w:rPr>
            <w:rStyle w:val="Hyperlink"/>
          </w:rPr>
          <w:t xml:space="preserve">How to make an even better poster</w:t>
        </w:r>
      </w:hyperlink>
    </w:p>
    <w:bookmarkEnd w:id="968"/>
    <w:bookmarkStart w:id="971" w:name="professional-advice"/>
    <w:p>
      <w:pPr>
        <w:pStyle w:val="Heading2"/>
      </w:pPr>
      <w:r>
        <w:t xml:space="preserve">21.8 Professional advice</w:t>
      </w:r>
    </w:p>
    <w:p>
      <w:pPr>
        <w:pStyle w:val="Compact"/>
        <w:numPr>
          <w:ilvl w:val="0"/>
          <w:numId w:val="1272"/>
        </w:numPr>
      </w:pPr>
      <w:hyperlink r:id="rId969">
        <w:r>
          <w:rPr>
            <w:rStyle w:val="Hyperlink"/>
          </w:rPr>
          <w:t xml:space="preserve">Professional advice, especially for your first job</w:t>
        </w:r>
      </w:hyperlink>
    </w:p>
    <w:p>
      <w:pPr>
        <w:pStyle w:val="Compact"/>
        <w:numPr>
          <w:ilvl w:val="0"/>
          <w:numId w:val="1272"/>
        </w:numPr>
      </w:pPr>
      <w:hyperlink r:id="rId970">
        <w:r>
          <w:rPr>
            <w:rStyle w:val="Hyperlink"/>
          </w:rPr>
          <w:t xml:space="preserve">Team Public Health Substack</w:t>
        </w:r>
      </w:hyperlink>
    </w:p>
    <w:bookmarkEnd w:id="971"/>
    <w:bookmarkStart w:id="974" w:name="funding"/>
    <w:p>
      <w:pPr>
        <w:pStyle w:val="Heading2"/>
      </w:pPr>
      <w:r>
        <w:t xml:space="preserve">21.9 Funding</w:t>
      </w:r>
    </w:p>
    <w:p>
      <w:pPr>
        <w:pStyle w:val="Compact"/>
        <w:numPr>
          <w:ilvl w:val="0"/>
          <w:numId w:val="1273"/>
        </w:numPr>
      </w:pPr>
      <w:hyperlink r:id="rId972">
        <w:r>
          <w:rPr>
            <w:rStyle w:val="Hyperlink"/>
          </w:rPr>
          <w:t xml:space="preserve">Building Your Funding Train</w:t>
        </w:r>
      </w:hyperlink>
    </w:p>
    <w:p>
      <w:pPr>
        <w:pStyle w:val="Compact"/>
        <w:numPr>
          <w:ilvl w:val="0"/>
          <w:numId w:val="1273"/>
        </w:numPr>
      </w:pPr>
      <w:hyperlink r:id="rId973">
        <w:r>
          <w:rPr>
            <w:rStyle w:val="Hyperlink"/>
          </w:rPr>
          <w:t xml:space="preserve">NIH Grant Writing Resources</w:t>
        </w:r>
      </w:hyperlink>
    </w:p>
    <w:bookmarkEnd w:id="974"/>
    <w:bookmarkStart w:id="977" w:name="ethics-and-global-health-research"/>
    <w:p>
      <w:pPr>
        <w:pStyle w:val="Heading2"/>
      </w:pPr>
      <w:r>
        <w:t xml:space="preserve">21.10 Ethics and global health research</w:t>
      </w:r>
    </w:p>
    <w:p>
      <w:pPr>
        <w:pStyle w:val="Compact"/>
        <w:numPr>
          <w:ilvl w:val="0"/>
          <w:numId w:val="1274"/>
        </w:numPr>
      </w:pPr>
      <w:hyperlink r:id="rId975">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6">
        <w:r>
          <w:rPr>
            <w:rStyle w:val="Hyperlink"/>
          </w:rPr>
          <w:t xml:space="preserve">Transforming Global Health Partnerships</w:t>
        </w:r>
      </w:hyperlink>
    </w:p>
    <w:p>
      <w:r>
        <w:br w:type="page"/>
      </w:r>
    </w:p>
    <w:bookmarkEnd w:id="977"/>
    <w:bookmarkEnd w:id="978"/>
    <w:bookmarkStart w:id="1005" w:name="professional-development"/>
    <w:p>
      <w:pPr>
        <w:pStyle w:val="Heading1"/>
      </w:pPr>
      <w:r>
        <w:t xml:space="preserve">22. Professional Development</w:t>
      </w:r>
    </w:p>
    <w:bookmarkStart w:id="97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9"/>
    <w:bookmarkStart w:id="98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80">
        <w:r>
          <w:rPr>
            <w:rStyle w:val="Hyperlink"/>
          </w:rPr>
          <w:t xml:space="preserve">myIDP - Individual Development Plan tool</w:t>
        </w:r>
      </w:hyperlink>
    </w:p>
    <w:p>
      <w:pPr>
        <w:pStyle w:val="Compact"/>
        <w:numPr>
          <w:ilvl w:val="0"/>
          <w:numId w:val="1277"/>
        </w:numPr>
      </w:pPr>
      <w:hyperlink r:id="rId981">
        <w:r>
          <w:rPr>
            <w:rStyle w:val="Hyperlink"/>
          </w:rPr>
          <w:t xml:space="preserve">NIH OITE Career Resources</w:t>
        </w:r>
      </w:hyperlink>
    </w:p>
    <w:bookmarkEnd w:id="982"/>
    <w:bookmarkStart w:id="98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3">
        <w:r>
          <w:rPr>
            <w:rStyle w:val="Hyperlink"/>
          </w:rPr>
          <w:t xml:space="preserve">How to tell a compelling story in scientific presentations</w:t>
        </w:r>
      </w:hyperlink>
    </w:p>
    <w:p>
      <w:pPr>
        <w:pStyle w:val="Compact"/>
        <w:numPr>
          <w:ilvl w:val="0"/>
          <w:numId w:val="1279"/>
        </w:numPr>
      </w:pPr>
      <w:hyperlink r:id="rId965">
        <w:r>
          <w:rPr>
            <w:rStyle w:val="Hyperlink"/>
          </w:rPr>
          <w:t xml:space="preserve">How to give a killer narratively-driven scientific talk</w:t>
        </w:r>
      </w:hyperlink>
    </w:p>
    <w:p>
      <w:pPr>
        <w:pStyle w:val="Compact"/>
        <w:numPr>
          <w:ilvl w:val="0"/>
          <w:numId w:val="1279"/>
        </w:numPr>
      </w:pPr>
      <w:hyperlink r:id="rId984">
        <w:r>
          <w:rPr>
            <w:rStyle w:val="Hyperlink"/>
          </w:rPr>
          <w:t xml:space="preserve">How to make a better poster</w:t>
        </w:r>
      </w:hyperlink>
    </w:p>
    <w:p>
      <w:pPr>
        <w:pStyle w:val="Compact"/>
        <w:numPr>
          <w:ilvl w:val="0"/>
          <w:numId w:val="1279"/>
        </w:numPr>
      </w:pPr>
      <w:hyperlink r:id="rId967">
        <w:r>
          <w:rPr>
            <w:rStyle w:val="Hyperlink"/>
          </w:rPr>
          <w:t xml:space="preserve">How to make an even better poster</w:t>
        </w:r>
      </w:hyperlink>
    </w:p>
    <w:bookmarkEnd w:id="985"/>
    <w:bookmarkStart w:id="98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6">
        <w:r>
          <w:rPr>
            <w:rStyle w:val="Hyperlink"/>
          </w:rPr>
          <w:t xml:space="preserve">ColorBrewer</w:t>
        </w:r>
      </w:hyperlink>
      <w:r>
        <w:t xml:space="preserve"> </w:t>
      </w:r>
      <w:r>
        <w:t xml:space="preserve">or</w:t>
      </w:r>
      <w:r>
        <w:t xml:space="preserve"> </w:t>
      </w:r>
      <w:hyperlink r:id="rId987">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8">
        <w:r>
          <w:rPr>
            <w:rStyle w:val="Hyperlink"/>
          </w:rPr>
          <w:t xml:space="preserve">Ten Simple Rules for Better Figures</w:t>
        </w:r>
      </w:hyperlink>
    </w:p>
    <w:bookmarkEnd w:id="989"/>
    <w:bookmarkStart w:id="991"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2">
        <w:r>
          <w:rPr>
            <w:rStyle w:val="Hyperlink"/>
          </w:rPr>
          <w:t xml:space="preserve">Building Your Funding Train</w:t>
        </w:r>
      </w:hyperlink>
    </w:p>
    <w:p>
      <w:pPr>
        <w:pStyle w:val="Compact"/>
        <w:numPr>
          <w:ilvl w:val="0"/>
          <w:numId w:val="1283"/>
        </w:numPr>
      </w:pPr>
      <w:hyperlink r:id="rId990">
        <w:r>
          <w:rPr>
            <w:rStyle w:val="Hyperlink"/>
          </w:rPr>
          <w:t xml:space="preserve">NIH Funding Opportunities</w:t>
        </w:r>
      </w:hyperlink>
    </w:p>
    <w:p>
      <w:pPr>
        <w:pStyle w:val="Compact"/>
        <w:numPr>
          <w:ilvl w:val="0"/>
          <w:numId w:val="1283"/>
        </w:numPr>
      </w:pPr>
      <w:hyperlink r:id="rId973">
        <w:r>
          <w:rPr>
            <w:rStyle w:val="Hyperlink"/>
          </w:rPr>
          <w:t xml:space="preserve">NIH Grant Writing Resources</w:t>
        </w:r>
      </w:hyperlink>
    </w:p>
    <w:bookmarkEnd w:id="991"/>
    <w:bookmarkStart w:id="100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2"/>
    <w:bookmarkStart w:id="99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3"/>
    <w:bookmarkStart w:id="99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4"/>
    <w:bookmarkStart w:id="99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6">
        <w:r>
          <w:rPr>
            <w:rStyle w:val="Hyperlink"/>
          </w:rPr>
          <w:t xml:space="preserve">PhD</w:t>
        </w:r>
      </w:hyperlink>
      <w:r>
        <w:t xml:space="preserve">,</w:t>
      </w:r>
      <w:r>
        <w:t xml:space="preserve"> </w:t>
      </w:r>
      <w:r>
        <w:t xml:space="preserve">is a spiritual successor to an apprentice’s</w:t>
      </w:r>
      <w:r>
        <w:t xml:space="preserve"> </w:t>
      </w:r>
      <w:hyperlink r:id="rId99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8"/>
    <w:bookmarkStart w:id="99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9"/>
    <w:bookmarkStart w:id="1001"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1000">
        <w:r>
          <w:rPr>
            <w:rStyle w:val="Hyperlink"/>
          </w:rPr>
          <w:t xml:space="preserve">quarto-thesis</w:t>
        </w:r>
      </w:hyperlink>
      <w:r>
        <w:t xml:space="preserve"> </w:t>
      </w:r>
      <w:r>
        <w:t xml:space="preserve">- Quarto extension for creating masters or PhD theses with professional LaTeX formatting</w:t>
      </w:r>
    </w:p>
    <w:bookmarkEnd w:id="1001"/>
    <w:bookmarkEnd w:id="1002"/>
    <w:bookmarkStart w:id="100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7">
        <w:r>
          <w:rPr>
            <w:rStyle w:val="Hyperlink"/>
          </w:rPr>
          <w:t xml:space="preserve">workshop index</w:t>
        </w:r>
      </w:hyperlink>
      <w:r>
        <w:t xml:space="preserve"> </w:t>
      </w:r>
      <w:r>
        <w:t xml:space="preserve">provides a comprehensive catalog of available resources.</w:t>
      </w:r>
    </w:p>
    <w:bookmarkEnd w:id="1003"/>
    <w:bookmarkStart w:id="100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4"/>
    <w:bookmarkEnd w:id="1005"/>
    <w:bookmarkStart w:id="1010" w:name="sec-writing"/>
    <w:p>
      <w:pPr>
        <w:pStyle w:val="Heading1"/>
      </w:pPr>
      <w:r>
        <w:t xml:space="preserve">23. Writing</w:t>
      </w:r>
    </w:p>
    <w:bookmarkStart w:id="100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6"/>
    <w:bookmarkStart w:id="100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8"/>
    <w:bookmarkStart w:id="100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9"/>
    <w:bookmarkEnd w:id="1010"/>
    <w:bookmarkStart w:id="1025" w:name="manuscript-preparation-and-publication"/>
    <w:p>
      <w:pPr>
        <w:pStyle w:val="Heading1"/>
      </w:pPr>
      <w:r>
        <w:t xml:space="preserve">24. Manuscript Preparation and Publication</w:t>
      </w:r>
    </w:p>
    <w:bookmarkStart w:id="101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11"/>
    <w:bookmarkStart w:id="101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3">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4"/>
    <w:bookmarkStart w:id="1017"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5">
        <w:r>
          <w:rPr>
            <w:rStyle w:val="Hyperlink"/>
          </w:rPr>
          <w:t xml:space="preserve">medRxiv</w:t>
        </w:r>
      </w:hyperlink>
      <w:r>
        <w:t xml:space="preserve"> </w:t>
      </w:r>
      <w:r>
        <w:t xml:space="preserve">or</w:t>
      </w:r>
      <w:r>
        <w:t xml:space="preserve"> </w:t>
      </w:r>
      <w:hyperlink r:id="rId1016">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5">
        <w:r>
          <w:rPr>
            <w:rStyle w:val="Hyperlink"/>
          </w:rPr>
          <w:t xml:space="preserve">medRxiv</w:t>
        </w:r>
      </w:hyperlink>
      <w:r>
        <w:t xml:space="preserve">.</w:t>
      </w:r>
    </w:p>
    <w:bookmarkEnd w:id="1017"/>
    <w:bookmarkStart w:id="101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8"/>
    <w:bookmarkStart w:id="1019"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9"/>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8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6">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7">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5">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6">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1">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7">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5" w:author="PR Preview" w:date="2024-01-01T00:00:00Z">
        <w:r>
          <w:rPr>
            <w:b/>
            <w:bCs/>
          </w:rPr>
          <w:t xml:space="preserve">Branch:</w:t>
        </w:r>
      </w:ins>
      <w:ins w:id="3095" w:author="PR Preview" w:date="2024-01-01T00:00:00Z">
        <w:r>
          <w:t xml:space="preserve"> </w:t>
        </w:r>
      </w:ins>
      <w:ins w:id="3095" w:author="PR Preview" w:date="2024-01-01T00:00:00Z">
        <w:r>
          <w:t xml:space="preserve">HEAD</w:t>
        </w:r>
      </w:ins>
    </w:p>
    <w:p>
      <w:pPr>
        <w:pStyle w:val="Compact"/>
        <w:numPr>
          <w:ilvl w:val="0"/>
          <w:numId w:val="1318"/>
        </w:numPr>
      </w:pPr>
      <w:ins w:id="3096" w:author="PR Preview" w:date="2024-01-01T00:00:00Z">
        <w:r>
          <w:rPr>
            <w:b/>
            <w:bCs/>
          </w:rPr>
          <w:t xml:space="preserve">Commit:</w:t>
        </w:r>
      </w:ins>
      <w:ins w:id="3096" w:author="PR Preview" w:date="2024-01-01T00:00:00Z">
        <w:r>
          <w:t xml:space="preserve"> </w:t>
        </w:r>
      </w:ins>
      <w:ins w:id="3096" w:author="PR Preview" w:date="2024-01-01T00:00:00Z">
        <w:r>
          <w:t xml:space="preserve">009e107</w:t>
        </w:r>
      </w:ins>
    </w:p>
    <w:p>
      <w:pPr>
        <w:pStyle w:val="Compact"/>
        <w:numPr>
          <w:ilvl w:val="0"/>
          <w:numId w:val="1318"/>
        </w:numPr>
      </w:pPr>
      <w:ins w:id="3097" w:author="PR Preview" w:date="2024-01-01T00:00:00Z">
        <w:r>
          <w:rPr>
            <w:b/>
            <w:bCs/>
          </w:rPr>
          <w:t xml:space="preserve">Full commit hash:</w:t>
        </w:r>
      </w:ins>
      <w:ins w:id="3097" w:author="PR Preview" w:date="2024-01-01T00:00:00Z">
        <w:r>
          <w:t xml:space="preserve"> </w:t>
        </w:r>
      </w:ins>
      <w:ins w:id="3097" w:author="PR Preview" w:date="2024-01-01T00:00:00Z">
        <w:r>
          <w:t xml:space="preserve">009e107fd9d73fa95fc3b9caa2a3678b9fa5645c</w:t>
        </w:r>
      </w:ins>
    </w:p>
    <w:p>
      <w:pPr>
        <w:pStyle w:val="Compact"/>
        <w:numPr>
          <w:ilvl w:val="0"/>
          <w:numId w:val="1318"/>
        </w:numPr>
      </w:pPr>
      <w:ins w:id="3098" w:author="PR Preview" w:date="2024-01-01T00:00:00Z">
        <w:r>
          <w:rPr>
            <w:b/>
            <w:bCs/>
          </w:rPr>
          <w:t xml:space="preserve">Commit date:</w:t>
        </w:r>
      </w:ins>
      <w:ins w:id="3098" w:author="PR Preview" w:date="2024-01-01T00:00:00Z">
        <w:r>
          <w:t xml:space="preserve"> </w:t>
        </w:r>
      </w:ins>
      <w:ins w:id="3098" w:author="PR Preview" w:date="2024-01-01T00:00:00Z">
        <w:r>
          <w:t xml:space="preserve">2026-09-01 23:06:27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31" Type="http://schemas.openxmlformats.org/officeDocument/2006/relationships/image" Target="media/rId431.png"/><Relationship Id="rId696" Type="http://schemas.openxmlformats.org/officeDocument/2006/relationships/image" Target="media/rId696.png"/><Relationship Id="rId457" Type="http://schemas.openxmlformats.org/officeDocument/2006/relationships/image" Target="media/rId457.png"/><Relationship Id="rId735" Type="http://schemas.openxmlformats.org/officeDocument/2006/relationships/image" Target="media/rId735.jpg"/><Relationship Id="rId741" Type="http://schemas.openxmlformats.org/officeDocument/2006/relationships/image" Target="media/rId741.png"/><Relationship Id="rId569" Type="http://schemas.openxmlformats.org/officeDocument/2006/relationships/image" Target="media/rId569.png"/><Relationship Id="rId574" Type="http://schemas.openxmlformats.org/officeDocument/2006/relationships/image" Target="media/rId574.png"/><Relationship Id="rId658" Type="http://schemas.openxmlformats.org/officeDocument/2006/relationships/image" Target="media/rId658.png"/><Relationship Id="rId663" Type="http://schemas.openxmlformats.org/officeDocument/2006/relationships/image" Target="media/rId663.png"/><Relationship Id="rId386" Type="http://schemas.openxmlformats.org/officeDocument/2006/relationships/hyperlink" Target="../../skills/measure-performance/SKILL.md" TargetMode="External"/><Relationship Id="rId391" Type="http://schemas.openxmlformats.org/officeDocument/2006/relationships/hyperlink" Target="../principles/dont-reinvent-wheel.md" TargetMode="External"/><Relationship Id="rId396" Type="http://schemas.openxmlformats.org/officeDocument/2006/relationships/hyperlink" Target="../workflow/algorithmatize-checks.md" TargetMode="External"/><Relationship Id="rId221" Type="http://schemas.openxmlformats.org/officeDocument/2006/relationships/hyperlink" Target="@sec-avoid-nesting" TargetMode="External"/><Relationship Id="rId33" Type="http://schemas.openxmlformats.org/officeDocument/2006/relationships/hyperlink" Target="@sec-collab-dev" TargetMode="External"/><Relationship Id="rId399" Type="http://schemas.openxmlformats.org/officeDocument/2006/relationships/hyperlink" Target="ascii-punctuation-in-source.md" TargetMode="External"/><Relationship Id="rId853"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7" Type="http://schemas.openxmlformats.org/officeDocument/2006/relationships/hyperlink" Target="http://adv-r.had.co.nz/Style.html" TargetMode="External"/><Relationship Id="rId986"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8" Type="http://schemas.openxmlformats.org/officeDocument/2006/relationships/hyperlink" Target="http://styler.r-lib.org/articles/customizing_styler.html" TargetMode="External"/><Relationship Id="rId9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6" Type="http://schemas.openxmlformats.org/officeDocument/2006/relationships/hyperlink" Target="https://about.codecov.io" TargetMode="External"/><Relationship Id="rId608" Type="http://schemas.openxmlformats.org/officeDocument/2006/relationships/hyperlink" Target="https://about.gitlab.com/" TargetMode="External"/><Relationship Id="rId352" Type="http://schemas.openxmlformats.org/officeDocument/2006/relationships/hyperlink" Target="https://adv-r.hadley.nz/evaluation.html" TargetMode="External"/><Relationship Id="rId385"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7"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7" Type="http://schemas.openxmlformats.org/officeDocument/2006/relationships/hyperlink" Target="https://callr.r-lib.org/" TargetMode="External"/><Relationship Id="rId581" Type="http://schemas.openxmlformats.org/officeDocument/2006/relationships/hyperlink" Target="https://cli.github.com/" TargetMode="External"/><Relationship Id="rId276" Type="http://schemas.openxmlformats.org/officeDocument/2006/relationships/hyperlink" Target="https://cli.r-lib.org/" TargetMode="External"/><Relationship Id="rId651" Type="http://schemas.openxmlformats.org/officeDocument/2006/relationships/hyperlink" Target="https://code-review.tidyverse.org/" TargetMode="External"/><Relationship Id="rId191" Type="http://schemas.openxmlformats.org/officeDocument/2006/relationships/hyperlink" Target="https://cognitect.com/blog/2011/11/15/documenting-architecture-decisions" TargetMode="External"/><Relationship Id="rId874" Type="http://schemas.openxmlformats.org/officeDocument/2006/relationships/hyperlink" Target="https://conda-forge.org/" TargetMode="External"/><Relationship Id="rId263" Type="http://schemas.openxmlformats.org/officeDocument/2006/relationships/hyperlink" Target="https://covr.r-lib.org/" TargetMode="External"/><Relationship Id="rId280" Type="http://schemas.openxmlformats.org/officeDocument/2006/relationships/hyperlink" Target="https://cpp11.r-lib.org/" TargetMode="External"/><Relationship Id="rId817"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8"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5" Type="http://schemas.openxmlformats.org/officeDocument/2006/relationships/hyperlink" Target="https://cran.r-project.org/web/packages/lintr/readme/README.html#available-linters" TargetMode="External"/><Relationship Id="rId438" Type="http://schemas.openxmlformats.org/officeDocument/2006/relationships/hyperlink" Target="https://cran.r-project.org/web/packages/lintr/readme/README.html#project-configuration" TargetMode="External"/><Relationship Id="rId82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3"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5" Type="http://schemas.openxmlformats.org/officeDocument/2006/relationships/hyperlink" Target="https://desc.r-lib.org/" TargetMode="External"/><Relationship Id="rId1100" Type="http://schemas.openxmlformats.org/officeDocument/2006/relationships/hyperlink" Target="https://design.tidyverse.org/" TargetMode="External"/><Relationship Id="rId378"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2" Type="http://schemas.openxmlformats.org/officeDocument/2006/relationships/hyperlink" Target="https://direnv.net/" TargetMode="External"/><Relationship Id="rId731" Type="http://schemas.openxmlformats.org/officeDocument/2006/relationships/hyperlink" Target="https://docs.github.com/en/actions" TargetMode="External"/><Relationship Id="rId700" Type="http://schemas.openxmlformats.org/officeDocument/2006/relationships/hyperlink" Target="https://docs.github.com/en/actions/using-jobs/using-concurrency" TargetMode="External"/><Relationship Id="rId647"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5" Type="http://schemas.openxmlformats.org/officeDocument/2006/relationships/hyperlink" Target="https://docs.github.com/en/repositories/releasing-projects-on-github/managing-releases-in-a-repository" TargetMode="External"/><Relationship Id="rId621"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1"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9"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10" Type="http://schemas.openxmlformats.org/officeDocument/2006/relationships/hyperlink" Target="https://downlit.r-lib.org/" TargetMode="External"/><Relationship Id="rId329" Type="http://schemas.openxmlformats.org/officeDocument/2006/relationships/hyperlink" Target="https://dplyr.tidyverse.org/" TargetMode="External"/><Relationship Id="rId350" Type="http://schemas.openxmlformats.org/officeDocument/2006/relationships/hyperlink" Target="https://dplyr.tidyverse.org/articles/in-packages.html" TargetMode="External"/><Relationship Id="rId349" Type="http://schemas.openxmlformats.org/officeDocument/2006/relationships/hyperlink" Target="https://dplyr.tidyverse.org/articles/programming.html" TargetMode="External"/><Relationship Id="rId393" Type="http://schemas.openxmlformats.org/officeDocument/2006/relationships/hyperlink" Target="https://dplyr.tidyverse.org/reference/dplyr_by.html" TargetMode="External"/><Relationship Id="rId325" Type="http://schemas.openxmlformats.org/officeDocument/2006/relationships/hyperlink" Target="https://dtplyr.tidyverse.org/" TargetMode="External"/><Relationship Id="rId727" Type="http://schemas.openxmlformats.org/officeDocument/2006/relationships/hyperlink" Target="https://eddelbuettel.github.io/r2u/" TargetMode="External"/><Relationship Id="rId564" Type="http://schemas.openxmlformats.org/officeDocument/2006/relationships/hyperlink" Target="https://education.github.com/" TargetMode="External"/><Relationship Id="rId565" Type="http://schemas.openxmlformats.org/officeDocument/2006/relationships/hyperlink" Target="https://education.github.com/pack" TargetMode="External"/><Relationship Id="rId566" Type="http://schemas.openxmlformats.org/officeDocument/2006/relationships/hyperlink" Target="https://education.github.com/teachers" TargetMode="External"/><Relationship Id="rId959"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11" Type="http://schemas.openxmlformats.org/officeDocument/2006/relationships/hyperlink" Target="https://en.wikipedia.org/wiki/Code_refactoring" TargetMode="External"/><Relationship Id="rId218" Type="http://schemas.openxmlformats.org/officeDocument/2006/relationships/hyperlink" Target="https://en.wikipedia.org/wiki/Cyclomatic_complexity" TargetMode="External"/><Relationship Id="rId210" Type="http://schemas.openxmlformats.org/officeDocument/2006/relationships/hyperlink" Target="https://en.wikipedia.org/wiki/Decomposition_(computer_science)" TargetMode="External"/><Relationship Id="rId996" Type="http://schemas.openxmlformats.org/officeDocument/2006/relationships/hyperlink" Target="https://en.wikipedia.org/wiki/Doctor_of_Philosophy#History" TargetMode="External"/><Relationship Id="rId212" Type="http://schemas.openxmlformats.org/officeDocument/2006/relationships/hyperlink" Target="https://en.wikipedia.org/wiki/Functional_decomposition" TargetMode="External"/><Relationship Id="rId336" Type="http://schemas.openxmlformats.org/officeDocument/2006/relationships/hyperlink" Target="https://en.wikipedia.org/wiki/Functional_programming" TargetMode="External"/><Relationship Id="rId1013" Type="http://schemas.openxmlformats.org/officeDocument/2006/relationships/hyperlink" Target="https://en.wikipedia.org/wiki/Implicature" TargetMode="External"/><Relationship Id="rId220" Type="http://schemas.openxmlformats.org/officeDocument/2006/relationships/hyperlink" Target="https://en.wikipedia.org/wiki/KISS_principle" TargetMode="External"/><Relationship Id="rId997"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5" Type="http://schemas.openxmlformats.org/officeDocument/2006/relationships/hyperlink" Target="https://en.wikipedia.org/wiki/Thesis" TargetMode="External"/><Relationship Id="rId483" Type="http://schemas.openxmlformats.org/officeDocument/2006/relationships/hyperlink" Target="https://en.wikipedia.org/wiki/WYSIWYM" TargetMode="External"/><Relationship Id="rId1012" Type="http://schemas.openxmlformats.org/officeDocument/2006/relationships/hyperlink" Target="https://en.wikipedia.org/wiki/Yes,_and_..." TargetMode="External"/><Relationship Id="rId342" Type="http://schemas.openxmlformats.org/officeDocument/2006/relationships/hyperlink" Target="https://forcats.tidyverse.org/" TargetMode="External"/><Relationship Id="rId283" Type="http://schemas.openxmlformats.org/officeDocument/2006/relationships/hyperlink" Target="https://fs.r-lib.org/" TargetMode="External"/><Relationship Id="rId144" Type="http://schemas.openxmlformats.org/officeDocument/2006/relationships/hyperlink" Target="https://furrr.futureverse.org/" TargetMode="External"/><Relationship Id="rId298" Type="http://schemas.openxmlformats.org/officeDocument/2006/relationships/hyperlink" Target="https://gargle.r-lib.org/" TargetMode="External"/><Relationship Id="rId306" Type="http://schemas.openxmlformats.org/officeDocument/2006/relationships/hyperlink" Target="https://ggplot2.tidyverse.org/" TargetMode="External"/><Relationship Id="rId296" Type="http://schemas.openxmlformats.org/officeDocument/2006/relationships/hyperlink" Target="https://gh.r-lib.org/" TargetMode="External"/><Relationship Id="rId758" Type="http://schemas.openxmlformats.org/officeDocument/2006/relationships/hyperlink" Target="https://github.com/BurntSushi/ripgrep" TargetMode="External"/><Relationship Id="rId934" Type="http://schemas.openxmlformats.org/officeDocument/2006/relationships/hyperlink" Target="https://github.com/IndrajeetPatil/awesome-r-pkgtools" TargetMode="External"/><Relationship Id="rId693" Type="http://schemas.openxmlformats.org/officeDocument/2006/relationships/hyperlink" Target="https://github.com/RMI-PACTA/actions" TargetMode="External"/><Relationship Id="rId497" Type="http://schemas.openxmlformats.org/officeDocument/2006/relationships/hyperlink" Target="https://github.com/UCD-SERG/lab-manual" TargetMode="External"/><Relationship Id="rId379" Type="http://schemas.openxmlformats.org/officeDocument/2006/relationships/hyperlink" Target="https://github.com/UCD-SERG/lab-manual/blob/main/.lintr.R" TargetMode="External"/><Relationship Id="rId654"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7" Type="http://schemas.openxmlformats.org/officeDocument/2006/relationships/hyperlink" Target="https://github.com/UCD-SERG/rpt/pull/100" TargetMode="External"/><Relationship Id="rId534" Type="http://schemas.openxmlformats.org/officeDocument/2006/relationships/hyperlink" Target="https://github.com/UCD-SERG/rpt/pull/70" TargetMode="External"/><Relationship Id="rId208" Type="http://schemas.openxmlformats.org/officeDocument/2006/relationships/hyperlink" Target="https://github.com/UCD-SERG/shigella/pull/11" TargetMode="External"/><Relationship Id="rId879" Type="http://schemas.openxmlformats.org/officeDocument/2006/relationships/hyperlink" Target="https://github.com/Xpra-org/xpra" TargetMode="External"/><Relationship Id="rId675" Type="http://schemas.openxmlformats.org/officeDocument/2006/relationships/hyperlink" Target="https://github.com/actions/toolkit/blob/main/docs/action-versioning.md" TargetMode="External"/><Relationship Id="rId681" Type="http://schemas.openxmlformats.org/officeDocument/2006/relationships/hyperlink" Target="https://github.com/actions/toolkit/issues/214" TargetMode="External"/><Relationship Id="rId763" Type="http://schemas.openxmlformats.org/officeDocument/2006/relationships/hyperlink" Target="https://github.com/ajeetdsouza/zoxide" TargetMode="External"/><Relationship Id="rId583" Type="http://schemas.openxmlformats.org/officeDocument/2006/relationships/hyperlink" Target="https://github.com/cli/cli#installation" TargetMode="External"/><Relationship Id="rId584" Type="http://schemas.openxmlformats.org/officeDocument/2006/relationships/hyperlink" Target="https://github.com/cli/cli/blob/trunk/docs/install_linux.md" TargetMode="External"/><Relationship Id="rId491" Type="http://schemas.openxmlformats.org/officeDocument/2006/relationships/hyperlink" Target="https://github.com/coatless-tutorials/quarto-book-template" TargetMode="External"/><Relationship Id="rId875"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0" Type="http://schemas.openxmlformats.org/officeDocument/2006/relationships/hyperlink" Target="https://github.com/d-morrison/pr.helpers" TargetMode="External"/><Relationship Id="rId962" Type="http://schemas.openxmlformats.org/officeDocument/2006/relationships/hyperlink" Target="https://github.com/d-morrison/psw" TargetMode="External"/><Relationship Id="rId516" Type="http://schemas.openxmlformats.org/officeDocument/2006/relationships/hyperlink" Target="https://github.com/d-morrison/rme" TargetMode="External"/><Relationship Id="rId900" Type="http://schemas.openxmlformats.org/officeDocument/2006/relationships/hyperlink" Target="https://github.com/d-morrison/wai" TargetMode="External"/><Relationship Id="rId492" Type="http://schemas.openxmlformats.org/officeDocument/2006/relationships/hyperlink" Target="https://github.com/d-rug/datalab_template_quarto" TargetMode="External"/><Relationship Id="rId761" Type="http://schemas.openxmlformats.org/officeDocument/2006/relationships/hyperlink" Target="https://github.com/dandavison/delta" TargetMode="External"/><Relationship Id="rId692" Type="http://schemas.openxmlformats.org/officeDocument/2006/relationships/hyperlink" Target="https://github.com/easystats/workflows" TargetMode="External"/><Relationship Id="rId728" Type="http://schemas.openxmlformats.org/officeDocument/2006/relationships/hyperlink" Target="https://github.com/eddelbuettel/github-actions/tree/master/r2u-setup" TargetMode="External"/><Relationship Id="rId691" Type="http://schemas.openxmlformats.org/officeDocument/2006/relationships/hyperlink" Target="https://github.com/eddelbuettel/r-ci" TargetMode="External"/><Relationship Id="rId819"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4" Type="http://schemas.openxmlformats.org/officeDocument/2006/relationships/hyperlink" Target="https://github.com/features/actions" TargetMode="External"/><Relationship Id="rId612" Type="http://schemas.openxmlformats.org/officeDocument/2006/relationships/hyperlink" Target="https://github.com/github-linguist/linguist/" TargetMode="External"/><Relationship Id="rId622" Type="http://schemas.openxmlformats.org/officeDocument/2006/relationships/hyperlink" Target="https://github.com/github-linguist/linguist/blob/main/docs/overrides.md" TargetMode="External"/><Relationship Id="rId620" Type="http://schemas.openxmlformats.org/officeDocument/2006/relationships/hyperlink" Target="https://github.com/github-linguist/linguist/blob/main/docs/overrides.md#detectable" TargetMode="External"/><Relationship Id="rId619" Type="http://schemas.openxmlformats.org/officeDocument/2006/relationships/hyperlink" Target="https://github.com/github-linguist/linguist/blob/main/docs/overrides.md#documentation" TargetMode="External"/><Relationship Id="rId613" Type="http://schemas.openxmlformats.org/officeDocument/2006/relationships/hyperlink" Target="https://github.com/github-linguist/linguist/blob/main/docs/overrides.md#generated-code" TargetMode="External"/><Relationship Id="rId616" Type="http://schemas.openxmlformats.org/officeDocument/2006/relationships/hyperlink" Target="https://github.com/github-linguist/linguist/blob/main/docs/overrides.md#using-gitattributes" TargetMode="External"/><Relationship Id="rId618" Type="http://schemas.openxmlformats.org/officeDocument/2006/relationships/hyperlink" Target="https://github.com/github-linguist/linguist/blob/main/docs/overrides.md#vendored-code" TargetMode="External"/><Relationship Id="rId605" Type="http://schemas.openxmlformats.org/officeDocument/2006/relationships/hyperlink" Target="https://github.com/github/gitignore/blob/master/R.gitignore" TargetMode="External"/><Relationship Id="rId716" Type="http://schemas.openxmlformats.org/officeDocument/2006/relationships/hyperlink" Target="https://github.com/hasura/comment-progress" TargetMode="External"/><Relationship Id="rId224" Type="http://schemas.openxmlformats.org/officeDocument/2006/relationships/hyperlink" Target="https://github.com/jennybc/here_here" TargetMode="External"/><Relationship Id="rId757" Type="http://schemas.openxmlformats.org/officeDocument/2006/relationships/hyperlink" Target="https://github.com/junegunn/fzf" TargetMode="External"/><Relationship Id="rId234"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5" Type="http://schemas.openxmlformats.org/officeDocument/2006/relationships/hyperlink" Target="https://github.com/marocchino/sticky-pull-request-comment" TargetMode="External"/><Relationship Id="rId827" Type="http://schemas.openxmlformats.org/officeDocument/2006/relationships/hyperlink" Target="https://github.com/mponce0/Visualize.CRAN.Downloads" TargetMode="External"/><Relationship Id="rId100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7"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3" Type="http://schemas.openxmlformats.org/officeDocument/2006/relationships/hyperlink" Target="https://github.com/pulls/review-requested" TargetMode="External"/><Relationship Id="rId546" Type="http://schemas.openxmlformats.org/officeDocument/2006/relationships/hyperlink" Target="https://github.com/quarto-dev/quarto-cli/issues" TargetMode="External"/><Relationship Id="rId536" Type="http://schemas.openxmlformats.org/officeDocument/2006/relationships/hyperlink" Target="https://github.com/quarto-dev/quarto-cli/issues/3809" TargetMode="External"/><Relationship Id="rId555" Type="http://schemas.openxmlformats.org/officeDocument/2006/relationships/hyperlink" Target="https://github.com/quarto-dev/quarto-cli/issues/4894" TargetMode="External"/><Relationship Id="rId554" Type="http://schemas.openxmlformats.org/officeDocument/2006/relationships/hyperlink" Target="https://github.com/quarto-dev/quarto-cli/issues?q=is%3Aopen+is%3Aissue+label%3Aepic" TargetMode="External"/><Relationship Id="rId232" Type="http://schemas.openxmlformats.org/officeDocument/2006/relationships/hyperlink" Target="https://github.com/r-box/boxr" TargetMode="External"/><Relationship Id="rId821" Type="http://schemas.openxmlformats.org/officeDocument/2006/relationships/hyperlink" Target="https://github.com/r-hub/rhub" TargetMode="External"/><Relationship Id="rId237" Type="http://schemas.openxmlformats.org/officeDocument/2006/relationships/hyperlink" Target="https://github.com/r-lib" TargetMode="External"/><Relationship Id="rId321" Type="http://schemas.openxmlformats.org/officeDocument/2006/relationships/hyperlink" Target="https://github.com/r-lib/actions" TargetMode="External"/><Relationship Id="rId732" Type="http://schemas.openxmlformats.org/officeDocument/2006/relationships/hyperlink" Target="https://github.com/r-lib/actions#where-to-find-help" TargetMode="External"/><Relationship Id="rId447" Type="http://schemas.openxmlformats.org/officeDocument/2006/relationships/hyperlink" Target="https://github.com/r-lib/actions/blob/v2-branch/examples/lint-changed-files.yaml" TargetMode="External"/><Relationship Id="rId798" Type="http://schemas.openxmlformats.org/officeDocument/2006/relationships/hyperlink" Target="https://github.com/r-lib/rig" TargetMode="External"/><Relationship Id="rId754" Type="http://schemas.openxmlformats.org/officeDocument/2006/relationships/hyperlink" Target="https://github.com/romkatv/powerlevel10k" TargetMode="External"/><Relationship Id="rId718" Type="http://schemas.openxmlformats.org/officeDocument/2006/relationships/hyperlink" Target="https://github.com/rossjrw/pr-preview-action" TargetMode="External"/><Relationship Id="rId719" Type="http://schemas.openxmlformats.org/officeDocument/2006/relationships/hyperlink" Target="https://github.com/rossjrw/pr-preview-action?tab=readme-ov-file#only-remove-previews-for-unmerged-prs" TargetMode="External"/><Relationship Id="rId573" Type="http://schemas.openxmlformats.org/officeDocument/2006/relationships/hyperlink" Target="https://github.com/settings/copilot/features" TargetMode="External"/><Relationship Id="rId760" Type="http://schemas.openxmlformats.org/officeDocument/2006/relationships/hyperlink" Target="https://github.com/sharkdp/bat" TargetMode="External"/><Relationship Id="rId759" Type="http://schemas.openxmlformats.org/officeDocument/2006/relationships/hyperlink" Target="https://github.com/sharkdp/fd" TargetMode="External"/><Relationship Id="rId952" Type="http://schemas.openxmlformats.org/officeDocument/2006/relationships/hyperlink" Target="https://github.com/skills/introduction-to-github" TargetMode="External"/><Relationship Id="rId717" Type="http://schemas.openxmlformats.org/officeDocument/2006/relationships/hyperlink" Target="https://github.com/thollander/actions-comment-pull-request" TargetMode="External"/><Relationship Id="rId883" Type="http://schemas.openxmlformats.org/officeDocument/2006/relationships/hyperlink" Target="https://github.com/tmux/tmux/wiki" TargetMode="External"/><Relationship Id="rId835" Type="http://schemas.openxmlformats.org/officeDocument/2006/relationships/hyperlink" Target="https://github.com/ucdavisdatalab" TargetMode="External"/><Relationship Id="rId939" Type="http://schemas.openxmlformats.org/officeDocument/2006/relationships/hyperlink" Target="https://github.com/ucdavisdatalab/research-toolkits" TargetMode="External"/><Relationship Id="rId562" Type="http://schemas.openxmlformats.org/officeDocument/2006/relationships/hyperlink" Target="https://github.com/ucdavisdatalab/sandbox_git" TargetMode="External"/><Relationship Id="rId844" Type="http://schemas.openxmlformats.org/officeDocument/2006/relationships/hyperlink" Target="https://github.com/ucdavisdatalab/workshop_how-to-data-documentation" TargetMode="External"/><Relationship Id="rId955" Type="http://schemas.openxmlformats.org/officeDocument/2006/relationships/hyperlink" Target="https://github.com/ucdavisdatalab/workshop_nlp_with_python" TargetMode="External"/><Relationship Id="rId954" Type="http://schemas.openxmlformats.org/officeDocument/2006/relationships/hyperlink" Target="https://github.com/ucdavisdatalab/workshop_python_basics" TargetMode="External"/><Relationship Id="rId93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9" Type="http://schemas.openxmlformats.org/officeDocument/2006/relationships/hyperlink" Target="https://github.com/zsh-users/zsh-autosuggestions" TargetMode="External"/><Relationship Id="rId750" Type="http://schemas.openxmlformats.org/officeDocument/2006/relationships/hyperlink" Target="https://github.com/zsh-users/zsh-syntax-highlighting" TargetMode="External"/><Relationship Id="rId582" Type="http://schemas.openxmlformats.org/officeDocument/2006/relationships/hyperlink" Target="https://gitlab.com/gitlab-org/cli" TargetMode="External"/><Relationship Id="rId587" Type="http://schemas.openxmlformats.org/officeDocument/2006/relationships/hyperlink" Target="https://gitlab.com/gitlab-org/cli#installation" TargetMode="External"/><Relationship Id="rId588" Type="http://schemas.openxmlformats.org/officeDocument/2006/relationships/hyperlink" Target="https://gitlab.com/gitlab-org/cli/-/releases" TargetMode="External"/><Relationship Id="rId376" Type="http://schemas.openxmlformats.org/officeDocument/2006/relationships/hyperlink" Target="https://google.github.io/styleguide/Rguide.html" TargetMode="External"/><Relationship Id="rId381" Type="http://schemas.openxmlformats.org/officeDocument/2006/relationships/hyperlink" Target="https://google.github.io/styleguide/Rguide.html#use-explicit-returns" TargetMode="External"/><Relationship Id="rId770" Type="http://schemas.openxmlformats.org/officeDocument/2006/relationships/hyperlink" Target="https://google.github.io/styleguide/shellguide.html" TargetMode="External"/><Relationship Id="rId990" Type="http://schemas.openxmlformats.org/officeDocument/2006/relationships/hyperlink" Target="https://grants.nih.gov" TargetMode="External"/><Relationship Id="rId972"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2" Type="http://schemas.openxmlformats.org/officeDocument/2006/relationships/hyperlink" Target="https://happygitwithr.com/repeated-amend.html" TargetMode="External"/><Relationship Id="rId594" Type="http://schemas.openxmlformats.org/officeDocument/2006/relationships/hyperlink" Target="https://help.github.com/en/github/collaborating-with-issues-and-pull-requests/creating-a-pull-request#creating-the-pull-request" TargetMode="External"/><Relationship Id="rId301" Type="http://schemas.openxmlformats.org/officeDocument/2006/relationships/hyperlink" Target="https://here.r-lib.org/" TargetMode="External"/><Relationship Id="rId852" Type="http://schemas.openxmlformats.org/officeDocument/2006/relationships/hyperlink" Target="https://hpc.ucdavis.edu/" TargetMode="External"/><Relationship Id="rId294" Type="http://schemas.openxmlformats.org/officeDocument/2006/relationships/hyperlink" Target="https://httr.r-lib.org/" TargetMode="External"/><Relationship Id="rId292"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8" Type="http://schemas.openxmlformats.org/officeDocument/2006/relationships/hyperlink" Target="https://journals.lww.com/epidem/Fulltext/2001/05000/The_Value_of_P.2.aspx" TargetMode="External"/><Relationship Id="rId988"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186" Type="http://schemas.openxmlformats.org/officeDocument/2006/relationships/hyperlink" Target="https://larmarange.github.io/labelled/" TargetMode="External"/><Relationship Id="rId560" Type="http://schemas.openxmlformats.org/officeDocument/2006/relationships/hyperlink" Target="https://learn.github.com/" TargetMode="External"/><Relationship Id="rId868" Type="http://schemas.openxmlformats.org/officeDocument/2006/relationships/hyperlink" Target="https://learn.microsoft.com/en-us/windows/wsl/tutorials/gui-apps" TargetMode="External"/><Relationship Id="rId259" Type="http://schemas.openxmlformats.org/officeDocument/2006/relationships/hyperlink" Target="https://lifecycle.r-lib.org/" TargetMode="External"/><Relationship Id="rId467" Type="http://schemas.openxmlformats.org/officeDocument/2006/relationships/hyperlink" Target="https://lifecycle.r-lib.org/articles/communicate.html" TargetMode="External"/><Relationship Id="rId468" Type="http://schemas.openxmlformats.org/officeDocument/2006/relationships/hyperlink" Target="https://lifecycle.r-lib.org/reference/deprecate_soft.html" TargetMode="External"/><Relationship Id="rId961" Type="http://schemas.openxmlformats.org/officeDocument/2006/relationships/hyperlink" Target="https://link.springer.com/book/10.1007/978-3-030-98175-4" TargetMode="External"/><Relationship Id="rId976" Type="http://schemas.openxmlformats.org/officeDocument/2006/relationships/hyperlink" Target="https://link.springer.com/book/9783031537929" TargetMode="External"/><Relationship Id="rId267" Type="http://schemas.openxmlformats.org/officeDocument/2006/relationships/hyperlink" Target="https://lintr.r-lib.org/" TargetMode="External"/><Relationship Id="rId314" Type="http://schemas.openxmlformats.org/officeDocument/2006/relationships/hyperlink" Target="https://lobstr.r-lib.org/" TargetMode="External"/><Relationship Id="rId344"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7" Type="http://schemas.openxmlformats.org/officeDocument/2006/relationships/hyperlink" Target="https://medialab.github.io/iwanthue/" TargetMode="External"/><Relationship Id="rId931" Type="http://schemas.openxmlformats.org/officeDocument/2006/relationships/hyperlink" Target="https://medialab.github.io/iwanthue/?utm_source=Nature+Briefing&amp;utm_campaign=2c68711076-briefing-dy-20211006&amp;utm_medium=email&amp;utm_term=0_c9dfd39373-2c68711076-44335685" TargetMode="External"/><Relationship Id="rId785" Type="http://schemas.openxmlformats.org/officeDocument/2006/relationships/hyperlink" Target="https://medium.com/@jeongwhanchoi/install-tmux-on-osx-and-basics-commands-for-beginners-be22520fd95e" TargetMode="External"/><Relationship Id="rId303"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8" Type="http://schemas.openxmlformats.org/officeDocument/2006/relationships/hyperlink" Target="https://mermaid.live/" TargetMode="External"/><Relationship Id="rId967" Type="http://schemas.openxmlformats.org/officeDocument/2006/relationships/hyperlink" Target="https://mitcommlab.mit.edu/be/2023/09/27/toward-an-evenbetterposter-improving-the-betterposter-template/" TargetMode="External"/><Relationship Id="rId867" Type="http://schemas.openxmlformats.org/officeDocument/2006/relationships/hyperlink" Target="https://mobaxterm.mobatek.net/" TargetMode="External"/><Relationship Id="rId1007" Type="http://schemas.openxmlformats.org/officeDocument/2006/relationships/hyperlink" Target="https://morrison-lab.github.io/psw/" TargetMode="External"/><Relationship Id="rId899" Type="http://schemas.openxmlformats.org/officeDocument/2006/relationships/hyperlink" Target="https://morrison-lab.github.io/wai/" TargetMode="External"/><Relationship Id="rId919"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20" Type="http://schemas.openxmlformats.org/officeDocument/2006/relationships/hyperlink" Target="https://morrison-lab.github.io/wai/chapters/coding-agents.html" TargetMode="External"/><Relationship Id="rId712"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5" Type="http://schemas.openxmlformats.org/officeDocument/2006/relationships/hyperlink" Target="https://morrison-lab.github.io/wai/chapters/coding-agents.html#sec-ai-claude-code-windows" TargetMode="External"/><Relationship Id="rId921" Type="http://schemas.openxmlformats.org/officeDocument/2006/relationships/hyperlink" Target="https://morrison-lab.github.io/wai/chapters/pr-workflow-with-agents.html" TargetMode="External"/><Relationship Id="rId980" Type="http://schemas.openxmlformats.org/officeDocument/2006/relationships/hyperlink" Target="https://myidp.sciencecareers.org/" TargetMode="External"/><Relationship Id="rId746"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8" Type="http://schemas.openxmlformats.org/officeDocument/2006/relationships/hyperlink" Target="https://p5js.org/contribute/steward_guidelines/" TargetMode="External"/><Relationship Id="rId251" Type="http://schemas.openxmlformats.org/officeDocument/2006/relationships/hyperlink" Target="https://pak.r-lib.org/" TargetMode="External"/><Relationship Id="rId551" Type="http://schemas.openxmlformats.org/officeDocument/2006/relationships/hyperlink" Target="https://pkg.yihui.org/litedown/" TargetMode="External"/><Relationship Id="rId550" Type="http://schemas.openxmlformats.org/officeDocument/2006/relationships/hyperlink" Target="https://pkg.yihui.org/litedown/book/" TargetMode="External"/><Relationship Id="rId245" Type="http://schemas.openxmlformats.org/officeDocument/2006/relationships/hyperlink" Target="https://pkgbuild.r-lib.org/" TargetMode="External"/><Relationship Id="rId82" Type="http://schemas.openxmlformats.org/officeDocument/2006/relationships/hyperlink" Target="https://pkgdown.r-lib.org/" TargetMode="External"/><Relationship Id="rId243"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4" Type="http://schemas.openxmlformats.org/officeDocument/2006/relationships/hyperlink" Target="https://plotly.com/r/" TargetMode="External"/><Relationship Id="rId864" Type="http://schemas.openxmlformats.org/officeDocument/2006/relationships/hyperlink" Target="https://posit.co/products/open-source/rstudio-server/" TargetMode="External"/><Relationship Id="rId285" Type="http://schemas.openxmlformats.org/officeDocument/2006/relationships/hyperlink" Target="https://processx.r-lib.org/" TargetMode="External"/><Relationship Id="rId84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9" Type="http://schemas.openxmlformats.org/officeDocument/2006/relationships/hyperlink" Target="https://ps.r-lib.org/" TargetMode="External"/><Relationship Id="rId143" Type="http://schemas.openxmlformats.org/officeDocument/2006/relationships/hyperlink" Target="https://purrr.tidyverse.org/" TargetMode="External"/><Relationship Id="rId388" Type="http://schemas.openxmlformats.org/officeDocument/2006/relationships/hyperlink" Target="https://purrr.tidyverse.org/reference/map.html" TargetMode="External"/><Relationship Id="rId474" Type="http://schemas.openxmlformats.org/officeDocument/2006/relationships/hyperlink" Target="https://quarto.org/" TargetMode="External"/><Relationship Id="rId519" Type="http://schemas.openxmlformats.org/officeDocument/2006/relationships/hyperlink" Target="https://quarto.org/docs/authoring/cross-references.html" TargetMode="External"/><Relationship Id="rId538" Type="http://schemas.openxmlformats.org/officeDocument/2006/relationships/hyperlink" Target="https://quarto.org/docs/authoring/diagrams.html" TargetMode="External"/><Relationship Id="rId521" Type="http://schemas.openxmlformats.org/officeDocument/2006/relationships/hyperlink" Target="https://quarto.org/docs/authoring/includes.html" TargetMode="External"/><Relationship Id="rId499" Type="http://schemas.openxmlformats.org/officeDocument/2006/relationships/hyperlink" Target="https://quarto.org/docs/books/" TargetMode="External"/><Relationship Id="rId503" Type="http://schemas.openxmlformats.org/officeDocument/2006/relationships/hyperlink" Target="https://quarto.org/docs/dashboards/" TargetMode="External"/><Relationship Id="rId508" Type="http://schemas.openxmlformats.org/officeDocument/2006/relationships/hyperlink" Target="https://quarto.org/docs/gallery/#dashboards" TargetMode="External"/><Relationship Id="rId477" Type="http://schemas.openxmlformats.org/officeDocument/2006/relationships/hyperlink" Target="https://quarto.org/docs/get-started/" TargetMode="External"/><Relationship Id="rId47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5" Type="http://schemas.openxmlformats.org/officeDocument/2006/relationships/hyperlink" Target="https://quarto.org/docs/projects/profiles.html" TargetMode="External"/><Relationship Id="rId500" Type="http://schemas.openxmlformats.org/officeDocument/2006/relationships/hyperlink" Target="https://quarto.org/docs/publishing/" TargetMode="External"/><Relationship Id="rId542" Type="http://schemas.openxmlformats.org/officeDocument/2006/relationships/hyperlink" Target="https://quarto.org/docs/troubleshooting/" TargetMode="External"/><Relationship Id="rId231" Type="http://schemas.openxmlformats.org/officeDocument/2006/relationships/hyperlink" Target="https://r-box.github.io/boxr/articles/boxr-app-interactive.html#create" TargetMode="External"/><Relationship Id="rId828" Type="http://schemas.openxmlformats.org/officeDocument/2006/relationships/hyperlink" Target="https://r-hub.github.io/cranlogs/" TargetMode="External"/><Relationship Id="rId822" Type="http://schemas.openxmlformats.org/officeDocument/2006/relationships/hyperlink" Target="https://r-hub.github.io/rhub/articles/rhubv2.html" TargetMode="External"/><Relationship Id="rId316" Type="http://schemas.openxmlformats.org/officeDocument/2006/relationships/hyperlink" Target="https://r-lib.github.io/crayon/" TargetMode="External"/><Relationship Id="rId257" Type="http://schemas.openxmlformats.org/officeDocument/2006/relationships/hyperlink" Target="https://r-lib.github.io/pkgcache/" TargetMode="External"/><Relationship Id="rId312"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3"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8" Type="http://schemas.openxmlformats.org/officeDocument/2006/relationships/hyperlink" Target="https://r-pkgs.org/release.html" TargetMode="External"/><Relationship Id="rId825" Type="http://schemas.openxmlformats.org/officeDocument/2006/relationships/hyperlink" Target="https://r-pkgs.org/release.html#sec-release-initial" TargetMode="External"/><Relationship Id="rId730"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9" Type="http://schemas.openxmlformats.org/officeDocument/2006/relationships/hyperlink" Target="https://r4ds.hadley.nz/quarto.html" TargetMode="External"/><Relationship Id="rId367" Type="http://schemas.openxmlformats.org/officeDocument/2006/relationships/hyperlink" Target="https://r4ds.hadley.nz/workflow-help.html#making-a-reprex" TargetMode="External"/><Relationship Id="rId278" Type="http://schemas.openxmlformats.org/officeDocument/2006/relationships/hyperlink" Target="https://r6.r-lib.org/" TargetMode="External"/><Relationship Id="rId877" Type="http://schemas.openxmlformats.org/officeDocument/2006/relationships/hyperlink" Target="https://ragg.r-lib.org/" TargetMode="External"/><Relationship Id="rId247" Type="http://schemas.openxmlformats.org/officeDocument/2006/relationships/hyperlink" Target="https://rcmdcheck.r-lib.org/" TargetMode="External"/><Relationship Id="rId334" Type="http://schemas.openxmlformats.org/officeDocument/2006/relationships/hyperlink" Target="https://readr.tidyverse.org/" TargetMode="External"/><Relationship Id="rId249" Type="http://schemas.openxmlformats.org/officeDocument/2006/relationships/hyperlink" Target="https://remotes.r-lib.org/" TargetMode="External"/><Relationship Id="rId366"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5" Type="http://schemas.openxmlformats.org/officeDocument/2006/relationships/hyperlink" Target="https://researchdata.princeton.edu/research-lifecycle-guide/publishing-and-preservation/dois" TargetMode="External"/><Relationship Id="rId253" Type="http://schemas.openxmlformats.org/officeDocument/2006/relationships/hyperlink" Target="https://revdepcheck.r-lib.org/" TargetMode="External"/><Relationship Id="rId270"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5" Type="http://schemas.openxmlformats.org/officeDocument/2006/relationships/hyperlink" Target="https://rstudio.github.io/leaflet/" TargetMode="External"/><Relationship Id="rId792" Type="http://schemas.openxmlformats.org/officeDocument/2006/relationships/hyperlink" Target="https://rstudio.github.io/renv/" TargetMode="External"/><Relationship Id="rId324" Type="http://schemas.openxmlformats.org/officeDocument/2006/relationships/hyperlink" Target="https://rviews.rstudio.com/2017/06/08/what-is-the-tidyverse/" TargetMode="External"/><Relationship Id="rId944" Type="http://schemas.openxmlformats.org/officeDocument/2006/relationships/hyperlink" Target="https://s3.amazonaws.com/assets.datacamp.com/blog_assets/datatable_Cheat_Sheet_R.pdf" TargetMode="External"/><Relationship Id="rId305" Type="http://schemas.openxmlformats.org/officeDocument/2006/relationships/hyperlink" Target="https://scales.r-lib.org/" TargetMode="External"/><Relationship Id="rId406" Type="http://schemas.openxmlformats.org/officeDocument/2006/relationships/hyperlink" Target="https://sembr.org/" TargetMode="External"/><Relationship Id="rId56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8"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7"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7" Type="http://schemas.openxmlformats.org/officeDocument/2006/relationships/hyperlink" Target="https://softwareengineering.stackexchange.com/questions/133404/what-is-the-ideal-length-of-a-method-for-you" TargetMode="External"/><Relationship Id="rId866" Type="http://schemas.openxmlformats.org/officeDocument/2006/relationships/hyperlink" Target="https://sourceforge.net/projects/vcxsrv/" TargetMode="External"/><Relationship Id="rId561" Type="http://schemas.openxmlformats.org/officeDocument/2006/relationships/hyperlink" Target="https://sp19.datastructur.es/materials/guides/using-git#b-local-repositories-narrative-introduction" TargetMode="External"/><Relationship Id="rId591" Type="http://schemas.openxmlformats.org/officeDocument/2006/relationships/hyperlink" Target="https://sp19.datastructur.es/materials/guides/using-git#e-git-branching-advanced-git-optional" TargetMode="External"/><Relationship Id="rId197"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2" Type="http://schemas.openxmlformats.org/officeDocument/2006/relationships/hyperlink" Target="https://stackoverflow.com/questions/21435339/data-table-vs-dplyr-can-one-do-something-well-the-other-cant-or-does-poorly/27840349#27840349" TargetMode="External"/><Relationship Id="rId354" Type="http://schemas.openxmlformats.org/officeDocument/2006/relationships/hyperlink" Target="https://stackoverflow.com/questions/28125816/r-standard-evaluation-for-join-dplyr" TargetMode="External"/><Relationship Id="rId216" Type="http://schemas.openxmlformats.org/officeDocument/2006/relationships/hyperlink" Target="https://stackoverflow.com/questions/475675/when-is-a-function-too-long" TargetMode="External"/><Relationship Id="rId755" Type="http://schemas.openxmlformats.org/officeDocument/2006/relationships/hyperlink" Target="https://starship.rs/" TargetMode="External"/><Relationship Id="rId340" Type="http://schemas.openxmlformats.org/officeDocument/2006/relationships/hyperlink" Target="https://stringr.tidyverse.org/" TargetMode="External"/><Relationship Id="rId377" Type="http://schemas.openxmlformats.org/officeDocument/2006/relationships/hyperlink" Target="https://style.tidyverse.org/" TargetMode="External"/><Relationship Id="rId318"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7" Type="http://schemas.openxmlformats.org/officeDocument/2006/relationships/hyperlink" Target="https://tavareshugo.github.io/data_carpentry_extras/base-r_tidyverse_equivalents/base-r_tidyverse_equivalents.html" TargetMode="External"/><Relationship Id="rId97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2" Type="http://schemas.openxmlformats.org/officeDocument/2006/relationships/hyperlink" Target="https://thinkr-open.github.io/gitdown/" TargetMode="External"/><Relationship Id="rId609" Type="http://schemas.openxmlformats.org/officeDocument/2006/relationships/hyperlink" Target="https://thinkr-open.github.io/gitlabr/" TargetMode="External"/><Relationship Id="rId338" Type="http://schemas.openxmlformats.org/officeDocument/2006/relationships/hyperlink" Target="https://tibble.tidyverse.org/" TargetMode="External"/><Relationship Id="rId331" Type="http://schemas.openxmlformats.org/officeDocument/2006/relationships/hyperlink" Target="https://tidyr.tidyverse.org/" TargetMode="External"/><Relationship Id="rId465" Type="http://schemas.openxmlformats.org/officeDocument/2006/relationships/hyperlink" Target="https://tidyselect.r-lib.org/" TargetMode="External"/><Relationship Id="rId424" Type="http://schemas.openxmlformats.org/officeDocument/2006/relationships/hyperlink" Target="https://tidyverse.org/blog/2017/12/styler-1.0.0/" TargetMode="External"/><Relationship Id="rId606"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5" Type="http://schemas.openxmlformats.org/officeDocument/2006/relationships/hyperlink" Target="https://ucd-serg.github.io/lab-manual/coding-practices.html#file-headers" TargetMode="External"/><Relationship Id="rId808" Type="http://schemas.openxmlformats.org/officeDocument/2006/relationships/hyperlink" Target="https://ucd-serg.github.io/lab-manual/coding-practices.html#function-documentation" TargetMode="External"/><Relationship Id="rId926" Type="http://schemas.openxmlformats.org/officeDocument/2006/relationships/hyperlink" Target="https://ucd-serg.github.io/lab-manual/coding-style.html" TargetMode="External"/><Relationship Id="rId811" Type="http://schemas.openxmlformats.org/officeDocument/2006/relationships/hyperlink" Target="https://ucd-serg.github.io/lab-manual/unix.html#example-code-for-runfilesavelogs" TargetMode="External"/><Relationship Id="rId940" Type="http://schemas.openxmlformats.org/officeDocument/2006/relationships/hyperlink" Target="https://ucdavisdatalab.github.io/install_guides/" TargetMode="External"/><Relationship Id="rId93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2" Type="http://schemas.openxmlformats.org/officeDocument/2006/relationships/hyperlink" Target="https://vctrs.r-lib.org/" TargetMode="External"/><Relationship Id="rId265" Type="http://schemas.openxmlformats.org/officeDocument/2006/relationships/hyperlink" Target="https://waldo.r-lib.org/" TargetMode="External"/><Relationship Id="rId869" Type="http://schemas.openxmlformats.org/officeDocument/2006/relationships/hyperlink" Target="https://wiki.archlinux.org/title/Wayland" TargetMode="External"/><Relationship Id="rId880" Type="http://schemas.openxmlformats.org/officeDocument/2006/relationships/hyperlink" Target="https://wiki.x2go.org/" TargetMode="External"/><Relationship Id="rId274" Type="http://schemas.openxmlformats.org/officeDocument/2006/relationships/hyperlink" Target="https://withr.r-lib.org/" TargetMode="External"/><Relationship Id="rId1016" Type="http://schemas.openxmlformats.org/officeDocument/2006/relationships/hyperlink" Target="https://www.biorxiv.org/" TargetMode="External"/><Relationship Id="rId353" Type="http://schemas.openxmlformats.org/officeDocument/2006/relationships/hyperlink" Target="https://www.brodrigues.co/blog/2016-07-18-data-frame-columns-as-arguments-to-dplyr-functions/" TargetMode="External"/><Relationship Id="rId894" Type="http://schemas.openxmlformats.org/officeDocument/2006/relationships/hyperlink" Target="https://www.chriswrites.com/how-to-change-file-permissions-using-the-terminal/" TargetMode="External"/><Relationship Id="rId187" Type="http://schemas.openxmlformats.org/officeDocument/2006/relationships/hyperlink" Target="https://www.danieldsjoberg.com/gtsummary/" TargetMode="External"/><Relationship Id="rId93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5" Type="http://schemas.openxmlformats.org/officeDocument/2006/relationships/hyperlink" Target="https://www.git-scm.com/docs/gitignore#_pattern_format" TargetMode="External"/><Relationship Id="rId711" Type="http://schemas.openxmlformats.org/officeDocument/2006/relationships/hyperlink" Target="https://www.githubstatus.com/" TargetMode="External"/><Relationship Id="rId975" Type="http://schemas.openxmlformats.org/officeDocument/2006/relationships/hyperlink" Target="https://www.globalcodeofconduct.org/" TargetMode="External"/><Relationship Id="rId884" Type="http://schemas.openxmlformats.org/officeDocument/2006/relationships/hyperlink" Target="https://www.gnu.org/software/screen/" TargetMode="External"/><Relationship Id="rId781" Type="http://schemas.openxmlformats.org/officeDocument/2006/relationships/hyperlink" Target="https://www.howtogeek.com/118594/how-to-edit-your-system-path-for-easy-command-line-access/" TargetMode="External"/><Relationship Id="rId506" Type="http://schemas.openxmlformats.org/officeDocument/2006/relationships/hyperlink" Target="https://www.htmlwidgets.org/" TargetMode="External"/><Relationship Id="rId1015" Type="http://schemas.openxmlformats.org/officeDocument/2006/relationships/hyperlink" Target="https://www.medrxiv.org/" TargetMode="External"/><Relationship Id="rId983" Type="http://schemas.openxmlformats.org/officeDocument/2006/relationships/hyperlink" Target="https://www.nature.com/articles/d41586-021-03603-2" TargetMode="External"/><Relationship Id="rId973" Type="http://schemas.openxmlformats.org/officeDocument/2006/relationships/hyperlink" Target="https://www.niaid.nih.gov/grants-contracts/write-grant-application" TargetMode="External"/><Relationship Id="rId422" Type="http://schemas.openxmlformats.org/officeDocument/2006/relationships/hyperlink" Target="https://www.r-bloggers.com/align-assign-rstudio-addin-to-align-assignment-operators/" TargetMode="External"/><Relationship Id="rId356" Type="http://schemas.openxmlformats.org/officeDocument/2006/relationships/hyperlink" Target="https://www.rdocumentation.org/packages/feather/versions/0.3.3" TargetMode="External"/><Relationship Id="rId425" Type="http://schemas.openxmlformats.org/officeDocument/2006/relationships/hyperlink" Target="https://www.rdocumentation.org/packages/styler/versions/1.1.0/topics/style_dir" TargetMode="External"/><Relationship Id="rId214" Type="http://schemas.openxmlformats.org/officeDocument/2006/relationships/hyperlink" Target="https://www.reddit.com/r/learnprogramming/comments/47avb5/one_long_function_2001000_lines_of_codes_or_one/" TargetMode="External"/><Relationship Id="rId942" Type="http://schemas.openxmlformats.org/officeDocument/2006/relationships/hyperlink" Target="https://www.rstudio.com/wp-content/uploads/2015/02/data-wrangling-cheatsheet.pdf" TargetMode="External"/><Relationship Id="rId945" Type="http://schemas.openxmlformats.org/officeDocument/2006/relationships/hyperlink" Target="https://www.rstudio.com/wp-content/uploads/2015/02/rmarkdown-cheatsheet.pdf" TargetMode="External"/><Relationship Id="rId943" Type="http://schemas.openxmlformats.org/officeDocument/2006/relationships/hyperlink" Target="https://www.rstudio.com/wp-content/uploads/2015/03/ggplot2-cheatsheet.pdf" TargetMode="External"/><Relationship Id="rId965" Type="http://schemas.openxmlformats.org/officeDocument/2006/relationships/hyperlink" Target="https://www.sciencedirect.com/science/article/pii/S1471491423000928" TargetMode="External"/><Relationship Id="rId776" Type="http://schemas.openxmlformats.org/officeDocument/2006/relationships/hyperlink" Target="https://www.shellcheck.net/" TargetMode="External"/><Relationship Id="rId215" Type="http://schemas.openxmlformats.org/officeDocument/2006/relationships/hyperlink" Target="https://www.sololearn.com/en/Discuss/1278705/optimal-number-of-lines-of-code-of-functions" TargetMode="External"/><Relationship Id="rId327" Type="http://schemas.openxmlformats.org/officeDocument/2006/relationships/hyperlink" Target="https://www.tidyverse.org/" TargetMode="External"/><Relationship Id="rId466" Type="http://schemas.openxmlformats.org/officeDocument/2006/relationships/hyperlink" Target="https://www.tidyverse.org/blog/2022/10/tidyselect-1-2-0/" TargetMode="External"/><Relationship Id="rId981" Type="http://schemas.openxmlformats.org/officeDocument/2006/relationships/hyperlink" Target="https://www.training.nih.gov/career-services/" TargetMode="External"/><Relationship Id="rId865" Type="http://schemas.openxmlformats.org/officeDocument/2006/relationships/hyperlink" Target="https://www.xquartz.org/" TargetMode="External"/><Relationship Id="rId984" Type="http://schemas.openxmlformats.org/officeDocument/2006/relationships/hyperlink" Target="https://www.youtube.com/watch?v=1RwJbhkCA58" TargetMode="External"/><Relationship Id="rId96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1" Type="http://schemas.openxmlformats.org/officeDocument/2006/relationships/hyperlink" Target="https://www.youtube.com/watch?v=nERXS3ssntw" TargetMode="External"/><Relationship Id="rId963" Type="http://schemas.openxmlformats.org/officeDocument/2006/relationships/hyperlink" Target="https://x.com/acagamic/status/1680381737816424450" TargetMode="External"/><Relationship Id="rId389"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6" Type="http://schemas.openxmlformats.org/officeDocument/2006/relationships/hyperlink" Target="../../skills/measure-performance/SKILL.md" TargetMode="External"/><Relationship Id="rId391" Type="http://schemas.openxmlformats.org/officeDocument/2006/relationships/hyperlink" Target="../principles/dont-reinvent-wheel.md" TargetMode="External"/><Relationship Id="rId396" Type="http://schemas.openxmlformats.org/officeDocument/2006/relationships/hyperlink" Target="../workflow/algorithmatize-checks.md" TargetMode="External"/><Relationship Id="rId221" Type="http://schemas.openxmlformats.org/officeDocument/2006/relationships/hyperlink" Target="@sec-avoid-nesting" TargetMode="External"/><Relationship Id="rId33" Type="http://schemas.openxmlformats.org/officeDocument/2006/relationships/hyperlink" Target="@sec-collab-dev" TargetMode="External"/><Relationship Id="rId399" Type="http://schemas.openxmlformats.org/officeDocument/2006/relationships/hyperlink" Target="ascii-punctuation-in-source.md" TargetMode="External"/><Relationship Id="rId853"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7" Type="http://schemas.openxmlformats.org/officeDocument/2006/relationships/hyperlink" Target="http://adv-r.had.co.nz/Style.html" TargetMode="External"/><Relationship Id="rId986"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8" Type="http://schemas.openxmlformats.org/officeDocument/2006/relationships/hyperlink" Target="http://styler.r-lib.org/articles/customizing_styler.html" TargetMode="External"/><Relationship Id="rId9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6" Type="http://schemas.openxmlformats.org/officeDocument/2006/relationships/hyperlink" Target="https://about.codecov.io" TargetMode="External"/><Relationship Id="rId608" Type="http://schemas.openxmlformats.org/officeDocument/2006/relationships/hyperlink" Target="https://about.gitlab.com/" TargetMode="External"/><Relationship Id="rId352" Type="http://schemas.openxmlformats.org/officeDocument/2006/relationships/hyperlink" Target="https://adv-r.hadley.nz/evaluation.html" TargetMode="External"/><Relationship Id="rId385"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7"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7" Type="http://schemas.openxmlformats.org/officeDocument/2006/relationships/hyperlink" Target="https://callr.r-lib.org/" TargetMode="External"/><Relationship Id="rId581" Type="http://schemas.openxmlformats.org/officeDocument/2006/relationships/hyperlink" Target="https://cli.github.com/" TargetMode="External"/><Relationship Id="rId276" Type="http://schemas.openxmlformats.org/officeDocument/2006/relationships/hyperlink" Target="https://cli.r-lib.org/" TargetMode="External"/><Relationship Id="rId651" Type="http://schemas.openxmlformats.org/officeDocument/2006/relationships/hyperlink" Target="https://code-review.tidyverse.org/" TargetMode="External"/><Relationship Id="rId191" Type="http://schemas.openxmlformats.org/officeDocument/2006/relationships/hyperlink" Target="https://cognitect.com/blog/2011/11/15/documenting-architecture-decisions" TargetMode="External"/><Relationship Id="rId874" Type="http://schemas.openxmlformats.org/officeDocument/2006/relationships/hyperlink" Target="https://conda-forge.org/" TargetMode="External"/><Relationship Id="rId263" Type="http://schemas.openxmlformats.org/officeDocument/2006/relationships/hyperlink" Target="https://covr.r-lib.org/" TargetMode="External"/><Relationship Id="rId280" Type="http://schemas.openxmlformats.org/officeDocument/2006/relationships/hyperlink" Target="https://cpp11.r-lib.org/" TargetMode="External"/><Relationship Id="rId817"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8"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5" Type="http://schemas.openxmlformats.org/officeDocument/2006/relationships/hyperlink" Target="https://cran.r-project.org/web/packages/lintr/readme/README.html#available-linters" TargetMode="External"/><Relationship Id="rId438" Type="http://schemas.openxmlformats.org/officeDocument/2006/relationships/hyperlink" Target="https://cran.r-project.org/web/packages/lintr/readme/README.html#project-configuration" TargetMode="External"/><Relationship Id="rId82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3"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5" Type="http://schemas.openxmlformats.org/officeDocument/2006/relationships/hyperlink" Target="https://desc.r-lib.org/" TargetMode="External"/><Relationship Id="rId1100" Type="http://schemas.openxmlformats.org/officeDocument/2006/relationships/hyperlink" Target="https://design.tidyverse.org/" TargetMode="External"/><Relationship Id="rId378"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2" Type="http://schemas.openxmlformats.org/officeDocument/2006/relationships/hyperlink" Target="https://direnv.net/" TargetMode="External"/><Relationship Id="rId731" Type="http://schemas.openxmlformats.org/officeDocument/2006/relationships/hyperlink" Target="https://docs.github.com/en/actions" TargetMode="External"/><Relationship Id="rId700" Type="http://schemas.openxmlformats.org/officeDocument/2006/relationships/hyperlink" Target="https://docs.github.com/en/actions/using-jobs/using-concurrency" TargetMode="External"/><Relationship Id="rId647"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5" Type="http://schemas.openxmlformats.org/officeDocument/2006/relationships/hyperlink" Target="https://docs.github.com/en/repositories/releasing-projects-on-github/managing-releases-in-a-repository" TargetMode="External"/><Relationship Id="rId621"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1"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9"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10" Type="http://schemas.openxmlformats.org/officeDocument/2006/relationships/hyperlink" Target="https://downlit.r-lib.org/" TargetMode="External"/><Relationship Id="rId329" Type="http://schemas.openxmlformats.org/officeDocument/2006/relationships/hyperlink" Target="https://dplyr.tidyverse.org/" TargetMode="External"/><Relationship Id="rId350" Type="http://schemas.openxmlformats.org/officeDocument/2006/relationships/hyperlink" Target="https://dplyr.tidyverse.org/articles/in-packages.html" TargetMode="External"/><Relationship Id="rId349" Type="http://schemas.openxmlformats.org/officeDocument/2006/relationships/hyperlink" Target="https://dplyr.tidyverse.org/articles/programming.html" TargetMode="External"/><Relationship Id="rId393" Type="http://schemas.openxmlformats.org/officeDocument/2006/relationships/hyperlink" Target="https://dplyr.tidyverse.org/reference/dplyr_by.html" TargetMode="External"/><Relationship Id="rId325" Type="http://schemas.openxmlformats.org/officeDocument/2006/relationships/hyperlink" Target="https://dtplyr.tidyverse.org/" TargetMode="External"/><Relationship Id="rId727" Type="http://schemas.openxmlformats.org/officeDocument/2006/relationships/hyperlink" Target="https://eddelbuettel.github.io/r2u/" TargetMode="External"/><Relationship Id="rId564" Type="http://schemas.openxmlformats.org/officeDocument/2006/relationships/hyperlink" Target="https://education.github.com/" TargetMode="External"/><Relationship Id="rId565" Type="http://schemas.openxmlformats.org/officeDocument/2006/relationships/hyperlink" Target="https://education.github.com/pack" TargetMode="External"/><Relationship Id="rId566" Type="http://schemas.openxmlformats.org/officeDocument/2006/relationships/hyperlink" Target="https://education.github.com/teachers" TargetMode="External"/><Relationship Id="rId959"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11" Type="http://schemas.openxmlformats.org/officeDocument/2006/relationships/hyperlink" Target="https://en.wikipedia.org/wiki/Code_refactoring" TargetMode="External"/><Relationship Id="rId218" Type="http://schemas.openxmlformats.org/officeDocument/2006/relationships/hyperlink" Target="https://en.wikipedia.org/wiki/Cyclomatic_complexity" TargetMode="External"/><Relationship Id="rId210" Type="http://schemas.openxmlformats.org/officeDocument/2006/relationships/hyperlink" Target="https://en.wikipedia.org/wiki/Decomposition_(computer_science)" TargetMode="External"/><Relationship Id="rId996" Type="http://schemas.openxmlformats.org/officeDocument/2006/relationships/hyperlink" Target="https://en.wikipedia.org/wiki/Doctor_of_Philosophy#History" TargetMode="External"/><Relationship Id="rId212" Type="http://schemas.openxmlformats.org/officeDocument/2006/relationships/hyperlink" Target="https://en.wikipedia.org/wiki/Functional_decomposition" TargetMode="External"/><Relationship Id="rId336" Type="http://schemas.openxmlformats.org/officeDocument/2006/relationships/hyperlink" Target="https://en.wikipedia.org/wiki/Functional_programming" TargetMode="External"/><Relationship Id="rId1013" Type="http://schemas.openxmlformats.org/officeDocument/2006/relationships/hyperlink" Target="https://en.wikipedia.org/wiki/Implicature" TargetMode="External"/><Relationship Id="rId220" Type="http://schemas.openxmlformats.org/officeDocument/2006/relationships/hyperlink" Target="https://en.wikipedia.org/wiki/KISS_principle" TargetMode="External"/><Relationship Id="rId997"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5" Type="http://schemas.openxmlformats.org/officeDocument/2006/relationships/hyperlink" Target="https://en.wikipedia.org/wiki/Thesis" TargetMode="External"/><Relationship Id="rId483" Type="http://schemas.openxmlformats.org/officeDocument/2006/relationships/hyperlink" Target="https://en.wikipedia.org/wiki/WYSIWYM" TargetMode="External"/><Relationship Id="rId1012" Type="http://schemas.openxmlformats.org/officeDocument/2006/relationships/hyperlink" Target="https://en.wikipedia.org/wiki/Yes,_and_..." TargetMode="External"/><Relationship Id="rId342" Type="http://schemas.openxmlformats.org/officeDocument/2006/relationships/hyperlink" Target="https://forcats.tidyverse.org/" TargetMode="External"/><Relationship Id="rId283" Type="http://schemas.openxmlformats.org/officeDocument/2006/relationships/hyperlink" Target="https://fs.r-lib.org/" TargetMode="External"/><Relationship Id="rId144" Type="http://schemas.openxmlformats.org/officeDocument/2006/relationships/hyperlink" Target="https://furrr.futureverse.org/" TargetMode="External"/><Relationship Id="rId298" Type="http://schemas.openxmlformats.org/officeDocument/2006/relationships/hyperlink" Target="https://gargle.r-lib.org/" TargetMode="External"/><Relationship Id="rId306" Type="http://schemas.openxmlformats.org/officeDocument/2006/relationships/hyperlink" Target="https://ggplot2.tidyverse.org/" TargetMode="External"/><Relationship Id="rId296" Type="http://schemas.openxmlformats.org/officeDocument/2006/relationships/hyperlink" Target="https://gh.r-lib.org/" TargetMode="External"/><Relationship Id="rId758" Type="http://schemas.openxmlformats.org/officeDocument/2006/relationships/hyperlink" Target="https://github.com/BurntSushi/ripgrep" TargetMode="External"/><Relationship Id="rId934" Type="http://schemas.openxmlformats.org/officeDocument/2006/relationships/hyperlink" Target="https://github.com/IndrajeetPatil/awesome-r-pkgtools" TargetMode="External"/><Relationship Id="rId693" Type="http://schemas.openxmlformats.org/officeDocument/2006/relationships/hyperlink" Target="https://github.com/RMI-PACTA/actions" TargetMode="External"/><Relationship Id="rId497" Type="http://schemas.openxmlformats.org/officeDocument/2006/relationships/hyperlink" Target="https://github.com/UCD-SERG/lab-manual" TargetMode="External"/><Relationship Id="rId379" Type="http://schemas.openxmlformats.org/officeDocument/2006/relationships/hyperlink" Target="https://github.com/UCD-SERG/lab-manual/blob/main/.lintr.R" TargetMode="External"/><Relationship Id="rId654"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7" Type="http://schemas.openxmlformats.org/officeDocument/2006/relationships/hyperlink" Target="https://github.com/UCD-SERG/rpt/pull/100" TargetMode="External"/><Relationship Id="rId534" Type="http://schemas.openxmlformats.org/officeDocument/2006/relationships/hyperlink" Target="https://github.com/UCD-SERG/rpt/pull/70" TargetMode="External"/><Relationship Id="rId208" Type="http://schemas.openxmlformats.org/officeDocument/2006/relationships/hyperlink" Target="https://github.com/UCD-SERG/shigella/pull/11" TargetMode="External"/><Relationship Id="rId879" Type="http://schemas.openxmlformats.org/officeDocument/2006/relationships/hyperlink" Target="https://github.com/Xpra-org/xpra" TargetMode="External"/><Relationship Id="rId675" Type="http://schemas.openxmlformats.org/officeDocument/2006/relationships/hyperlink" Target="https://github.com/actions/toolkit/blob/main/docs/action-versioning.md" TargetMode="External"/><Relationship Id="rId681" Type="http://schemas.openxmlformats.org/officeDocument/2006/relationships/hyperlink" Target="https://github.com/actions/toolkit/issues/214" TargetMode="External"/><Relationship Id="rId763" Type="http://schemas.openxmlformats.org/officeDocument/2006/relationships/hyperlink" Target="https://github.com/ajeetdsouza/zoxide" TargetMode="External"/><Relationship Id="rId583" Type="http://schemas.openxmlformats.org/officeDocument/2006/relationships/hyperlink" Target="https://github.com/cli/cli#installation" TargetMode="External"/><Relationship Id="rId584" Type="http://schemas.openxmlformats.org/officeDocument/2006/relationships/hyperlink" Target="https://github.com/cli/cli/blob/trunk/docs/install_linux.md" TargetMode="External"/><Relationship Id="rId491" Type="http://schemas.openxmlformats.org/officeDocument/2006/relationships/hyperlink" Target="https://github.com/coatless-tutorials/quarto-book-template" TargetMode="External"/><Relationship Id="rId875"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0" Type="http://schemas.openxmlformats.org/officeDocument/2006/relationships/hyperlink" Target="https://github.com/d-morrison/pr.helpers" TargetMode="External"/><Relationship Id="rId962" Type="http://schemas.openxmlformats.org/officeDocument/2006/relationships/hyperlink" Target="https://github.com/d-morrison/psw" TargetMode="External"/><Relationship Id="rId516" Type="http://schemas.openxmlformats.org/officeDocument/2006/relationships/hyperlink" Target="https://github.com/d-morrison/rme" TargetMode="External"/><Relationship Id="rId900" Type="http://schemas.openxmlformats.org/officeDocument/2006/relationships/hyperlink" Target="https://github.com/d-morrison/wai" TargetMode="External"/><Relationship Id="rId492" Type="http://schemas.openxmlformats.org/officeDocument/2006/relationships/hyperlink" Target="https://github.com/d-rug/datalab_template_quarto" TargetMode="External"/><Relationship Id="rId761" Type="http://schemas.openxmlformats.org/officeDocument/2006/relationships/hyperlink" Target="https://github.com/dandavison/delta" TargetMode="External"/><Relationship Id="rId692" Type="http://schemas.openxmlformats.org/officeDocument/2006/relationships/hyperlink" Target="https://github.com/easystats/workflows" TargetMode="External"/><Relationship Id="rId728" Type="http://schemas.openxmlformats.org/officeDocument/2006/relationships/hyperlink" Target="https://github.com/eddelbuettel/github-actions/tree/master/r2u-setup" TargetMode="External"/><Relationship Id="rId691" Type="http://schemas.openxmlformats.org/officeDocument/2006/relationships/hyperlink" Target="https://github.com/eddelbuettel/r-ci" TargetMode="External"/><Relationship Id="rId819"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4" Type="http://schemas.openxmlformats.org/officeDocument/2006/relationships/hyperlink" Target="https://github.com/features/actions" TargetMode="External"/><Relationship Id="rId612" Type="http://schemas.openxmlformats.org/officeDocument/2006/relationships/hyperlink" Target="https://github.com/github-linguist/linguist/" TargetMode="External"/><Relationship Id="rId622" Type="http://schemas.openxmlformats.org/officeDocument/2006/relationships/hyperlink" Target="https://github.com/github-linguist/linguist/blob/main/docs/overrides.md" TargetMode="External"/><Relationship Id="rId620" Type="http://schemas.openxmlformats.org/officeDocument/2006/relationships/hyperlink" Target="https://github.com/github-linguist/linguist/blob/main/docs/overrides.md#detectable" TargetMode="External"/><Relationship Id="rId619" Type="http://schemas.openxmlformats.org/officeDocument/2006/relationships/hyperlink" Target="https://github.com/github-linguist/linguist/blob/main/docs/overrides.md#documentation" TargetMode="External"/><Relationship Id="rId613" Type="http://schemas.openxmlformats.org/officeDocument/2006/relationships/hyperlink" Target="https://github.com/github-linguist/linguist/blob/main/docs/overrides.md#generated-code" TargetMode="External"/><Relationship Id="rId616" Type="http://schemas.openxmlformats.org/officeDocument/2006/relationships/hyperlink" Target="https://github.com/github-linguist/linguist/blob/main/docs/overrides.md#using-gitattributes" TargetMode="External"/><Relationship Id="rId618" Type="http://schemas.openxmlformats.org/officeDocument/2006/relationships/hyperlink" Target="https://github.com/github-linguist/linguist/blob/main/docs/overrides.md#vendored-code" TargetMode="External"/><Relationship Id="rId605" Type="http://schemas.openxmlformats.org/officeDocument/2006/relationships/hyperlink" Target="https://github.com/github/gitignore/blob/master/R.gitignore" TargetMode="External"/><Relationship Id="rId716" Type="http://schemas.openxmlformats.org/officeDocument/2006/relationships/hyperlink" Target="https://github.com/hasura/comment-progress" TargetMode="External"/><Relationship Id="rId224" Type="http://schemas.openxmlformats.org/officeDocument/2006/relationships/hyperlink" Target="https://github.com/jennybc/here_here" TargetMode="External"/><Relationship Id="rId757" Type="http://schemas.openxmlformats.org/officeDocument/2006/relationships/hyperlink" Target="https://github.com/junegunn/fzf" TargetMode="External"/><Relationship Id="rId234"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5" Type="http://schemas.openxmlformats.org/officeDocument/2006/relationships/hyperlink" Target="https://github.com/marocchino/sticky-pull-request-comment" TargetMode="External"/><Relationship Id="rId827" Type="http://schemas.openxmlformats.org/officeDocument/2006/relationships/hyperlink" Target="https://github.com/mponce0/Visualize.CRAN.Downloads" TargetMode="External"/><Relationship Id="rId100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7"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3" Type="http://schemas.openxmlformats.org/officeDocument/2006/relationships/hyperlink" Target="https://github.com/pulls/review-requested" TargetMode="External"/><Relationship Id="rId546" Type="http://schemas.openxmlformats.org/officeDocument/2006/relationships/hyperlink" Target="https://github.com/quarto-dev/quarto-cli/issues" TargetMode="External"/><Relationship Id="rId536" Type="http://schemas.openxmlformats.org/officeDocument/2006/relationships/hyperlink" Target="https://github.com/quarto-dev/quarto-cli/issues/3809" TargetMode="External"/><Relationship Id="rId555" Type="http://schemas.openxmlformats.org/officeDocument/2006/relationships/hyperlink" Target="https://github.com/quarto-dev/quarto-cli/issues/4894" TargetMode="External"/><Relationship Id="rId554" Type="http://schemas.openxmlformats.org/officeDocument/2006/relationships/hyperlink" Target="https://github.com/quarto-dev/quarto-cli/issues?q=is%3Aopen+is%3Aissue+label%3Aepic" TargetMode="External"/><Relationship Id="rId232" Type="http://schemas.openxmlformats.org/officeDocument/2006/relationships/hyperlink" Target="https://github.com/r-box/boxr" TargetMode="External"/><Relationship Id="rId821" Type="http://schemas.openxmlformats.org/officeDocument/2006/relationships/hyperlink" Target="https://github.com/r-hub/rhub" TargetMode="External"/><Relationship Id="rId237" Type="http://schemas.openxmlformats.org/officeDocument/2006/relationships/hyperlink" Target="https://github.com/r-lib" TargetMode="External"/><Relationship Id="rId321" Type="http://schemas.openxmlformats.org/officeDocument/2006/relationships/hyperlink" Target="https://github.com/r-lib/actions" TargetMode="External"/><Relationship Id="rId732" Type="http://schemas.openxmlformats.org/officeDocument/2006/relationships/hyperlink" Target="https://github.com/r-lib/actions#where-to-find-help" TargetMode="External"/><Relationship Id="rId447" Type="http://schemas.openxmlformats.org/officeDocument/2006/relationships/hyperlink" Target="https://github.com/r-lib/actions/blob/v2-branch/examples/lint-changed-files.yaml" TargetMode="External"/><Relationship Id="rId798" Type="http://schemas.openxmlformats.org/officeDocument/2006/relationships/hyperlink" Target="https://github.com/r-lib/rig" TargetMode="External"/><Relationship Id="rId754" Type="http://schemas.openxmlformats.org/officeDocument/2006/relationships/hyperlink" Target="https://github.com/romkatv/powerlevel10k" TargetMode="External"/><Relationship Id="rId718" Type="http://schemas.openxmlformats.org/officeDocument/2006/relationships/hyperlink" Target="https://github.com/rossjrw/pr-preview-action" TargetMode="External"/><Relationship Id="rId719" Type="http://schemas.openxmlformats.org/officeDocument/2006/relationships/hyperlink" Target="https://github.com/rossjrw/pr-preview-action?tab=readme-ov-file#only-remove-previews-for-unmerged-prs" TargetMode="External"/><Relationship Id="rId573" Type="http://schemas.openxmlformats.org/officeDocument/2006/relationships/hyperlink" Target="https://github.com/settings/copilot/features" TargetMode="External"/><Relationship Id="rId760" Type="http://schemas.openxmlformats.org/officeDocument/2006/relationships/hyperlink" Target="https://github.com/sharkdp/bat" TargetMode="External"/><Relationship Id="rId759" Type="http://schemas.openxmlformats.org/officeDocument/2006/relationships/hyperlink" Target="https://github.com/sharkdp/fd" TargetMode="External"/><Relationship Id="rId952" Type="http://schemas.openxmlformats.org/officeDocument/2006/relationships/hyperlink" Target="https://github.com/skills/introduction-to-github" TargetMode="External"/><Relationship Id="rId717" Type="http://schemas.openxmlformats.org/officeDocument/2006/relationships/hyperlink" Target="https://github.com/thollander/actions-comment-pull-request" TargetMode="External"/><Relationship Id="rId883" Type="http://schemas.openxmlformats.org/officeDocument/2006/relationships/hyperlink" Target="https://github.com/tmux/tmux/wiki" TargetMode="External"/><Relationship Id="rId835" Type="http://schemas.openxmlformats.org/officeDocument/2006/relationships/hyperlink" Target="https://github.com/ucdavisdatalab" TargetMode="External"/><Relationship Id="rId939" Type="http://schemas.openxmlformats.org/officeDocument/2006/relationships/hyperlink" Target="https://github.com/ucdavisdatalab/research-toolkits" TargetMode="External"/><Relationship Id="rId562" Type="http://schemas.openxmlformats.org/officeDocument/2006/relationships/hyperlink" Target="https://github.com/ucdavisdatalab/sandbox_git" TargetMode="External"/><Relationship Id="rId844" Type="http://schemas.openxmlformats.org/officeDocument/2006/relationships/hyperlink" Target="https://github.com/ucdavisdatalab/workshop_how-to-data-documentation" TargetMode="External"/><Relationship Id="rId955" Type="http://schemas.openxmlformats.org/officeDocument/2006/relationships/hyperlink" Target="https://github.com/ucdavisdatalab/workshop_nlp_with_python" TargetMode="External"/><Relationship Id="rId954" Type="http://schemas.openxmlformats.org/officeDocument/2006/relationships/hyperlink" Target="https://github.com/ucdavisdatalab/workshop_python_basics" TargetMode="External"/><Relationship Id="rId93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9" Type="http://schemas.openxmlformats.org/officeDocument/2006/relationships/hyperlink" Target="https://github.com/zsh-users/zsh-autosuggestions" TargetMode="External"/><Relationship Id="rId750" Type="http://schemas.openxmlformats.org/officeDocument/2006/relationships/hyperlink" Target="https://github.com/zsh-users/zsh-syntax-highlighting" TargetMode="External"/><Relationship Id="rId582" Type="http://schemas.openxmlformats.org/officeDocument/2006/relationships/hyperlink" Target="https://gitlab.com/gitlab-org/cli" TargetMode="External"/><Relationship Id="rId587" Type="http://schemas.openxmlformats.org/officeDocument/2006/relationships/hyperlink" Target="https://gitlab.com/gitlab-org/cli#installation" TargetMode="External"/><Relationship Id="rId588" Type="http://schemas.openxmlformats.org/officeDocument/2006/relationships/hyperlink" Target="https://gitlab.com/gitlab-org/cli/-/releases" TargetMode="External"/><Relationship Id="rId376" Type="http://schemas.openxmlformats.org/officeDocument/2006/relationships/hyperlink" Target="https://google.github.io/styleguide/Rguide.html" TargetMode="External"/><Relationship Id="rId381" Type="http://schemas.openxmlformats.org/officeDocument/2006/relationships/hyperlink" Target="https://google.github.io/styleguide/Rguide.html#use-explicit-returns" TargetMode="External"/><Relationship Id="rId770" Type="http://schemas.openxmlformats.org/officeDocument/2006/relationships/hyperlink" Target="https://google.github.io/styleguide/shellguide.html" TargetMode="External"/><Relationship Id="rId990" Type="http://schemas.openxmlformats.org/officeDocument/2006/relationships/hyperlink" Target="https://grants.nih.gov" TargetMode="External"/><Relationship Id="rId972"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2" Type="http://schemas.openxmlformats.org/officeDocument/2006/relationships/hyperlink" Target="https://happygitwithr.com/repeated-amend.html" TargetMode="External"/><Relationship Id="rId594" Type="http://schemas.openxmlformats.org/officeDocument/2006/relationships/hyperlink" Target="https://help.github.com/en/github/collaborating-with-issues-and-pull-requests/creating-a-pull-request#creating-the-pull-request" TargetMode="External"/><Relationship Id="rId301" Type="http://schemas.openxmlformats.org/officeDocument/2006/relationships/hyperlink" Target="https://here.r-lib.org/" TargetMode="External"/><Relationship Id="rId852" Type="http://schemas.openxmlformats.org/officeDocument/2006/relationships/hyperlink" Target="https://hpc.ucdavis.edu/" TargetMode="External"/><Relationship Id="rId294" Type="http://schemas.openxmlformats.org/officeDocument/2006/relationships/hyperlink" Target="https://httr.r-lib.org/" TargetMode="External"/><Relationship Id="rId292"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8" Type="http://schemas.openxmlformats.org/officeDocument/2006/relationships/hyperlink" Target="https://journals.lww.com/epidem/Fulltext/2001/05000/The_Value_of_P.2.aspx" TargetMode="External"/><Relationship Id="rId988"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186" Type="http://schemas.openxmlformats.org/officeDocument/2006/relationships/hyperlink" Target="https://larmarange.github.io/labelled/" TargetMode="External"/><Relationship Id="rId560" Type="http://schemas.openxmlformats.org/officeDocument/2006/relationships/hyperlink" Target="https://learn.github.com/" TargetMode="External"/><Relationship Id="rId868" Type="http://schemas.openxmlformats.org/officeDocument/2006/relationships/hyperlink" Target="https://learn.microsoft.com/en-us/windows/wsl/tutorials/gui-apps" TargetMode="External"/><Relationship Id="rId259" Type="http://schemas.openxmlformats.org/officeDocument/2006/relationships/hyperlink" Target="https://lifecycle.r-lib.org/" TargetMode="External"/><Relationship Id="rId467" Type="http://schemas.openxmlformats.org/officeDocument/2006/relationships/hyperlink" Target="https://lifecycle.r-lib.org/articles/communicate.html" TargetMode="External"/><Relationship Id="rId468" Type="http://schemas.openxmlformats.org/officeDocument/2006/relationships/hyperlink" Target="https://lifecycle.r-lib.org/reference/deprecate_soft.html" TargetMode="External"/><Relationship Id="rId961" Type="http://schemas.openxmlformats.org/officeDocument/2006/relationships/hyperlink" Target="https://link.springer.com/book/10.1007/978-3-030-98175-4" TargetMode="External"/><Relationship Id="rId976" Type="http://schemas.openxmlformats.org/officeDocument/2006/relationships/hyperlink" Target="https://link.springer.com/book/9783031537929" TargetMode="External"/><Relationship Id="rId267" Type="http://schemas.openxmlformats.org/officeDocument/2006/relationships/hyperlink" Target="https://lintr.r-lib.org/" TargetMode="External"/><Relationship Id="rId314" Type="http://schemas.openxmlformats.org/officeDocument/2006/relationships/hyperlink" Target="https://lobstr.r-lib.org/" TargetMode="External"/><Relationship Id="rId344"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7" Type="http://schemas.openxmlformats.org/officeDocument/2006/relationships/hyperlink" Target="https://medialab.github.io/iwanthue/" TargetMode="External"/><Relationship Id="rId931" Type="http://schemas.openxmlformats.org/officeDocument/2006/relationships/hyperlink" Target="https://medialab.github.io/iwanthue/?utm_source=Nature+Briefing&amp;utm_campaign=2c68711076-briefing-dy-20211006&amp;utm_medium=email&amp;utm_term=0_c9dfd39373-2c68711076-44335685" TargetMode="External"/><Relationship Id="rId785" Type="http://schemas.openxmlformats.org/officeDocument/2006/relationships/hyperlink" Target="https://medium.com/@jeongwhanchoi/install-tmux-on-osx-and-basics-commands-for-beginners-be22520fd95e" TargetMode="External"/><Relationship Id="rId303"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8" Type="http://schemas.openxmlformats.org/officeDocument/2006/relationships/hyperlink" Target="https://mermaid.live/" TargetMode="External"/><Relationship Id="rId967" Type="http://schemas.openxmlformats.org/officeDocument/2006/relationships/hyperlink" Target="https://mitcommlab.mit.edu/be/2023/09/27/toward-an-evenbetterposter-improving-the-betterposter-template/" TargetMode="External"/><Relationship Id="rId867" Type="http://schemas.openxmlformats.org/officeDocument/2006/relationships/hyperlink" Target="https://mobaxterm.mobatek.net/" TargetMode="External"/><Relationship Id="rId1007" Type="http://schemas.openxmlformats.org/officeDocument/2006/relationships/hyperlink" Target="https://morrison-lab.github.io/psw/" TargetMode="External"/><Relationship Id="rId899" Type="http://schemas.openxmlformats.org/officeDocument/2006/relationships/hyperlink" Target="https://morrison-lab.github.io/wai/" TargetMode="External"/><Relationship Id="rId919"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20" Type="http://schemas.openxmlformats.org/officeDocument/2006/relationships/hyperlink" Target="https://morrison-lab.github.io/wai/chapters/coding-agents.html" TargetMode="External"/><Relationship Id="rId712"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5" Type="http://schemas.openxmlformats.org/officeDocument/2006/relationships/hyperlink" Target="https://morrison-lab.github.io/wai/chapters/coding-agents.html#sec-ai-claude-code-windows" TargetMode="External"/><Relationship Id="rId921" Type="http://schemas.openxmlformats.org/officeDocument/2006/relationships/hyperlink" Target="https://morrison-lab.github.io/wai/chapters/pr-workflow-with-agents.html" TargetMode="External"/><Relationship Id="rId980" Type="http://schemas.openxmlformats.org/officeDocument/2006/relationships/hyperlink" Target="https://myidp.sciencecareers.org/" TargetMode="External"/><Relationship Id="rId746"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8" Type="http://schemas.openxmlformats.org/officeDocument/2006/relationships/hyperlink" Target="https://p5js.org/contribute/steward_guidelines/" TargetMode="External"/><Relationship Id="rId251" Type="http://schemas.openxmlformats.org/officeDocument/2006/relationships/hyperlink" Target="https://pak.r-lib.org/" TargetMode="External"/><Relationship Id="rId551" Type="http://schemas.openxmlformats.org/officeDocument/2006/relationships/hyperlink" Target="https://pkg.yihui.org/litedown/" TargetMode="External"/><Relationship Id="rId550" Type="http://schemas.openxmlformats.org/officeDocument/2006/relationships/hyperlink" Target="https://pkg.yihui.org/litedown/book/" TargetMode="External"/><Relationship Id="rId245" Type="http://schemas.openxmlformats.org/officeDocument/2006/relationships/hyperlink" Target="https://pkgbuild.r-lib.org/" TargetMode="External"/><Relationship Id="rId82" Type="http://schemas.openxmlformats.org/officeDocument/2006/relationships/hyperlink" Target="https://pkgdown.r-lib.org/" TargetMode="External"/><Relationship Id="rId243"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4" Type="http://schemas.openxmlformats.org/officeDocument/2006/relationships/hyperlink" Target="https://plotly.com/r/" TargetMode="External"/><Relationship Id="rId864" Type="http://schemas.openxmlformats.org/officeDocument/2006/relationships/hyperlink" Target="https://posit.co/products/open-source/rstudio-server/" TargetMode="External"/><Relationship Id="rId285" Type="http://schemas.openxmlformats.org/officeDocument/2006/relationships/hyperlink" Target="https://processx.r-lib.org/" TargetMode="External"/><Relationship Id="rId84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9" Type="http://schemas.openxmlformats.org/officeDocument/2006/relationships/hyperlink" Target="https://ps.r-lib.org/" TargetMode="External"/><Relationship Id="rId143" Type="http://schemas.openxmlformats.org/officeDocument/2006/relationships/hyperlink" Target="https://purrr.tidyverse.org/" TargetMode="External"/><Relationship Id="rId388" Type="http://schemas.openxmlformats.org/officeDocument/2006/relationships/hyperlink" Target="https://purrr.tidyverse.org/reference/map.html" TargetMode="External"/><Relationship Id="rId474" Type="http://schemas.openxmlformats.org/officeDocument/2006/relationships/hyperlink" Target="https://quarto.org/" TargetMode="External"/><Relationship Id="rId519" Type="http://schemas.openxmlformats.org/officeDocument/2006/relationships/hyperlink" Target="https://quarto.org/docs/authoring/cross-references.html" TargetMode="External"/><Relationship Id="rId538" Type="http://schemas.openxmlformats.org/officeDocument/2006/relationships/hyperlink" Target="https://quarto.org/docs/authoring/diagrams.html" TargetMode="External"/><Relationship Id="rId521" Type="http://schemas.openxmlformats.org/officeDocument/2006/relationships/hyperlink" Target="https://quarto.org/docs/authoring/includes.html" TargetMode="External"/><Relationship Id="rId499" Type="http://schemas.openxmlformats.org/officeDocument/2006/relationships/hyperlink" Target="https://quarto.org/docs/books/" TargetMode="External"/><Relationship Id="rId503" Type="http://schemas.openxmlformats.org/officeDocument/2006/relationships/hyperlink" Target="https://quarto.org/docs/dashboards/" TargetMode="External"/><Relationship Id="rId508" Type="http://schemas.openxmlformats.org/officeDocument/2006/relationships/hyperlink" Target="https://quarto.org/docs/gallery/#dashboards" TargetMode="External"/><Relationship Id="rId477" Type="http://schemas.openxmlformats.org/officeDocument/2006/relationships/hyperlink" Target="https://quarto.org/docs/get-started/" TargetMode="External"/><Relationship Id="rId47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5" Type="http://schemas.openxmlformats.org/officeDocument/2006/relationships/hyperlink" Target="https://quarto.org/docs/projects/profiles.html" TargetMode="External"/><Relationship Id="rId500" Type="http://schemas.openxmlformats.org/officeDocument/2006/relationships/hyperlink" Target="https://quarto.org/docs/publishing/" TargetMode="External"/><Relationship Id="rId542" Type="http://schemas.openxmlformats.org/officeDocument/2006/relationships/hyperlink" Target="https://quarto.org/docs/troubleshooting/" TargetMode="External"/><Relationship Id="rId231" Type="http://schemas.openxmlformats.org/officeDocument/2006/relationships/hyperlink" Target="https://r-box.github.io/boxr/articles/boxr-app-interactive.html#create" TargetMode="External"/><Relationship Id="rId828" Type="http://schemas.openxmlformats.org/officeDocument/2006/relationships/hyperlink" Target="https://r-hub.github.io/cranlogs/" TargetMode="External"/><Relationship Id="rId822" Type="http://schemas.openxmlformats.org/officeDocument/2006/relationships/hyperlink" Target="https://r-hub.github.io/rhub/articles/rhubv2.html" TargetMode="External"/><Relationship Id="rId316" Type="http://schemas.openxmlformats.org/officeDocument/2006/relationships/hyperlink" Target="https://r-lib.github.io/crayon/" TargetMode="External"/><Relationship Id="rId257" Type="http://schemas.openxmlformats.org/officeDocument/2006/relationships/hyperlink" Target="https://r-lib.github.io/pkgcache/" TargetMode="External"/><Relationship Id="rId312"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3"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8" Type="http://schemas.openxmlformats.org/officeDocument/2006/relationships/hyperlink" Target="https://r-pkgs.org/release.html" TargetMode="External"/><Relationship Id="rId825" Type="http://schemas.openxmlformats.org/officeDocument/2006/relationships/hyperlink" Target="https://r-pkgs.org/release.html#sec-release-initial" TargetMode="External"/><Relationship Id="rId730"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9" Type="http://schemas.openxmlformats.org/officeDocument/2006/relationships/hyperlink" Target="https://r4ds.hadley.nz/quarto.html" TargetMode="External"/><Relationship Id="rId367" Type="http://schemas.openxmlformats.org/officeDocument/2006/relationships/hyperlink" Target="https://r4ds.hadley.nz/workflow-help.html#making-a-reprex" TargetMode="External"/><Relationship Id="rId278" Type="http://schemas.openxmlformats.org/officeDocument/2006/relationships/hyperlink" Target="https://r6.r-lib.org/" TargetMode="External"/><Relationship Id="rId877" Type="http://schemas.openxmlformats.org/officeDocument/2006/relationships/hyperlink" Target="https://ragg.r-lib.org/" TargetMode="External"/><Relationship Id="rId247" Type="http://schemas.openxmlformats.org/officeDocument/2006/relationships/hyperlink" Target="https://rcmdcheck.r-lib.org/" TargetMode="External"/><Relationship Id="rId334" Type="http://schemas.openxmlformats.org/officeDocument/2006/relationships/hyperlink" Target="https://readr.tidyverse.org/" TargetMode="External"/><Relationship Id="rId249" Type="http://schemas.openxmlformats.org/officeDocument/2006/relationships/hyperlink" Target="https://remotes.r-lib.org/" TargetMode="External"/><Relationship Id="rId366"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5" Type="http://schemas.openxmlformats.org/officeDocument/2006/relationships/hyperlink" Target="https://researchdata.princeton.edu/research-lifecycle-guide/publishing-and-preservation/dois" TargetMode="External"/><Relationship Id="rId253" Type="http://schemas.openxmlformats.org/officeDocument/2006/relationships/hyperlink" Target="https://revdepcheck.r-lib.org/" TargetMode="External"/><Relationship Id="rId270"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5" Type="http://schemas.openxmlformats.org/officeDocument/2006/relationships/hyperlink" Target="https://rstudio.github.io/leaflet/" TargetMode="External"/><Relationship Id="rId792" Type="http://schemas.openxmlformats.org/officeDocument/2006/relationships/hyperlink" Target="https://rstudio.github.io/renv/" TargetMode="External"/><Relationship Id="rId324" Type="http://schemas.openxmlformats.org/officeDocument/2006/relationships/hyperlink" Target="https://rviews.rstudio.com/2017/06/08/what-is-the-tidyverse/" TargetMode="External"/><Relationship Id="rId944" Type="http://schemas.openxmlformats.org/officeDocument/2006/relationships/hyperlink" Target="https://s3.amazonaws.com/assets.datacamp.com/blog_assets/datatable_Cheat_Sheet_R.pdf" TargetMode="External"/><Relationship Id="rId305" Type="http://schemas.openxmlformats.org/officeDocument/2006/relationships/hyperlink" Target="https://scales.r-lib.org/" TargetMode="External"/><Relationship Id="rId406" Type="http://schemas.openxmlformats.org/officeDocument/2006/relationships/hyperlink" Target="https://sembr.org/" TargetMode="External"/><Relationship Id="rId56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8"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7"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7" Type="http://schemas.openxmlformats.org/officeDocument/2006/relationships/hyperlink" Target="https://softwareengineering.stackexchange.com/questions/133404/what-is-the-ideal-length-of-a-method-for-you" TargetMode="External"/><Relationship Id="rId866" Type="http://schemas.openxmlformats.org/officeDocument/2006/relationships/hyperlink" Target="https://sourceforge.net/projects/vcxsrv/" TargetMode="External"/><Relationship Id="rId561" Type="http://schemas.openxmlformats.org/officeDocument/2006/relationships/hyperlink" Target="https://sp19.datastructur.es/materials/guides/using-git#b-local-repositories-narrative-introduction" TargetMode="External"/><Relationship Id="rId591" Type="http://schemas.openxmlformats.org/officeDocument/2006/relationships/hyperlink" Target="https://sp19.datastructur.es/materials/guides/using-git#e-git-branching-advanced-git-optional" TargetMode="External"/><Relationship Id="rId197"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2" Type="http://schemas.openxmlformats.org/officeDocument/2006/relationships/hyperlink" Target="https://stackoverflow.com/questions/21435339/data-table-vs-dplyr-can-one-do-something-well-the-other-cant-or-does-poorly/27840349#27840349" TargetMode="External"/><Relationship Id="rId354" Type="http://schemas.openxmlformats.org/officeDocument/2006/relationships/hyperlink" Target="https://stackoverflow.com/questions/28125816/r-standard-evaluation-for-join-dplyr" TargetMode="External"/><Relationship Id="rId216" Type="http://schemas.openxmlformats.org/officeDocument/2006/relationships/hyperlink" Target="https://stackoverflow.com/questions/475675/when-is-a-function-too-long" TargetMode="External"/><Relationship Id="rId755" Type="http://schemas.openxmlformats.org/officeDocument/2006/relationships/hyperlink" Target="https://starship.rs/" TargetMode="External"/><Relationship Id="rId340" Type="http://schemas.openxmlformats.org/officeDocument/2006/relationships/hyperlink" Target="https://stringr.tidyverse.org/" TargetMode="External"/><Relationship Id="rId377" Type="http://schemas.openxmlformats.org/officeDocument/2006/relationships/hyperlink" Target="https://style.tidyverse.org/" TargetMode="External"/><Relationship Id="rId318"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7" Type="http://schemas.openxmlformats.org/officeDocument/2006/relationships/hyperlink" Target="https://tavareshugo.github.io/data_carpentry_extras/base-r_tidyverse_equivalents/base-r_tidyverse_equivalents.html" TargetMode="External"/><Relationship Id="rId97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2" Type="http://schemas.openxmlformats.org/officeDocument/2006/relationships/hyperlink" Target="https://thinkr-open.github.io/gitdown/" TargetMode="External"/><Relationship Id="rId609" Type="http://schemas.openxmlformats.org/officeDocument/2006/relationships/hyperlink" Target="https://thinkr-open.github.io/gitlabr/" TargetMode="External"/><Relationship Id="rId338" Type="http://schemas.openxmlformats.org/officeDocument/2006/relationships/hyperlink" Target="https://tibble.tidyverse.org/" TargetMode="External"/><Relationship Id="rId331" Type="http://schemas.openxmlformats.org/officeDocument/2006/relationships/hyperlink" Target="https://tidyr.tidyverse.org/" TargetMode="External"/><Relationship Id="rId465" Type="http://schemas.openxmlformats.org/officeDocument/2006/relationships/hyperlink" Target="https://tidyselect.r-lib.org/" TargetMode="External"/><Relationship Id="rId424" Type="http://schemas.openxmlformats.org/officeDocument/2006/relationships/hyperlink" Target="https://tidyverse.org/blog/2017/12/styler-1.0.0/" TargetMode="External"/><Relationship Id="rId606"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5" Type="http://schemas.openxmlformats.org/officeDocument/2006/relationships/hyperlink" Target="https://ucd-serg.github.io/lab-manual/coding-practices.html#file-headers" TargetMode="External"/><Relationship Id="rId808" Type="http://schemas.openxmlformats.org/officeDocument/2006/relationships/hyperlink" Target="https://ucd-serg.github.io/lab-manual/coding-practices.html#function-documentation" TargetMode="External"/><Relationship Id="rId926" Type="http://schemas.openxmlformats.org/officeDocument/2006/relationships/hyperlink" Target="https://ucd-serg.github.io/lab-manual/coding-style.html" TargetMode="External"/><Relationship Id="rId811" Type="http://schemas.openxmlformats.org/officeDocument/2006/relationships/hyperlink" Target="https://ucd-serg.github.io/lab-manual/unix.html#example-code-for-runfilesavelogs" TargetMode="External"/><Relationship Id="rId940" Type="http://schemas.openxmlformats.org/officeDocument/2006/relationships/hyperlink" Target="https://ucdavisdatalab.github.io/install_guides/" TargetMode="External"/><Relationship Id="rId93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2" Type="http://schemas.openxmlformats.org/officeDocument/2006/relationships/hyperlink" Target="https://vctrs.r-lib.org/" TargetMode="External"/><Relationship Id="rId265" Type="http://schemas.openxmlformats.org/officeDocument/2006/relationships/hyperlink" Target="https://waldo.r-lib.org/" TargetMode="External"/><Relationship Id="rId869" Type="http://schemas.openxmlformats.org/officeDocument/2006/relationships/hyperlink" Target="https://wiki.archlinux.org/title/Wayland" TargetMode="External"/><Relationship Id="rId880" Type="http://schemas.openxmlformats.org/officeDocument/2006/relationships/hyperlink" Target="https://wiki.x2go.org/" TargetMode="External"/><Relationship Id="rId274" Type="http://schemas.openxmlformats.org/officeDocument/2006/relationships/hyperlink" Target="https://withr.r-lib.org/" TargetMode="External"/><Relationship Id="rId1016" Type="http://schemas.openxmlformats.org/officeDocument/2006/relationships/hyperlink" Target="https://www.biorxiv.org/" TargetMode="External"/><Relationship Id="rId353" Type="http://schemas.openxmlformats.org/officeDocument/2006/relationships/hyperlink" Target="https://www.brodrigues.co/blog/2016-07-18-data-frame-columns-as-arguments-to-dplyr-functions/" TargetMode="External"/><Relationship Id="rId894" Type="http://schemas.openxmlformats.org/officeDocument/2006/relationships/hyperlink" Target="https://www.chriswrites.com/how-to-change-file-permissions-using-the-terminal/" TargetMode="External"/><Relationship Id="rId187" Type="http://schemas.openxmlformats.org/officeDocument/2006/relationships/hyperlink" Target="https://www.danieldsjoberg.com/gtsummary/" TargetMode="External"/><Relationship Id="rId93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5" Type="http://schemas.openxmlformats.org/officeDocument/2006/relationships/hyperlink" Target="https://www.git-scm.com/docs/gitignore#_pattern_format" TargetMode="External"/><Relationship Id="rId711" Type="http://schemas.openxmlformats.org/officeDocument/2006/relationships/hyperlink" Target="https://www.githubstatus.com/" TargetMode="External"/><Relationship Id="rId975" Type="http://schemas.openxmlformats.org/officeDocument/2006/relationships/hyperlink" Target="https://www.globalcodeofconduct.org/" TargetMode="External"/><Relationship Id="rId884" Type="http://schemas.openxmlformats.org/officeDocument/2006/relationships/hyperlink" Target="https://www.gnu.org/software/screen/" TargetMode="External"/><Relationship Id="rId781" Type="http://schemas.openxmlformats.org/officeDocument/2006/relationships/hyperlink" Target="https://www.howtogeek.com/118594/how-to-edit-your-system-path-for-easy-command-line-access/" TargetMode="External"/><Relationship Id="rId506" Type="http://schemas.openxmlformats.org/officeDocument/2006/relationships/hyperlink" Target="https://www.htmlwidgets.org/" TargetMode="External"/><Relationship Id="rId1015" Type="http://schemas.openxmlformats.org/officeDocument/2006/relationships/hyperlink" Target="https://www.medrxiv.org/" TargetMode="External"/><Relationship Id="rId983" Type="http://schemas.openxmlformats.org/officeDocument/2006/relationships/hyperlink" Target="https://www.nature.com/articles/d41586-021-03603-2" TargetMode="External"/><Relationship Id="rId973" Type="http://schemas.openxmlformats.org/officeDocument/2006/relationships/hyperlink" Target="https://www.niaid.nih.gov/grants-contracts/write-grant-application" TargetMode="External"/><Relationship Id="rId422" Type="http://schemas.openxmlformats.org/officeDocument/2006/relationships/hyperlink" Target="https://www.r-bloggers.com/align-assign-rstudio-addin-to-align-assignment-operators/" TargetMode="External"/><Relationship Id="rId356" Type="http://schemas.openxmlformats.org/officeDocument/2006/relationships/hyperlink" Target="https://www.rdocumentation.org/packages/feather/versions/0.3.3" TargetMode="External"/><Relationship Id="rId425" Type="http://schemas.openxmlformats.org/officeDocument/2006/relationships/hyperlink" Target="https://www.rdocumentation.org/packages/styler/versions/1.1.0/topics/style_dir" TargetMode="External"/><Relationship Id="rId214" Type="http://schemas.openxmlformats.org/officeDocument/2006/relationships/hyperlink" Target="https://www.reddit.com/r/learnprogramming/comments/47avb5/one_long_function_2001000_lines_of_codes_or_one/" TargetMode="External"/><Relationship Id="rId942" Type="http://schemas.openxmlformats.org/officeDocument/2006/relationships/hyperlink" Target="https://www.rstudio.com/wp-content/uploads/2015/02/data-wrangling-cheatsheet.pdf" TargetMode="External"/><Relationship Id="rId945" Type="http://schemas.openxmlformats.org/officeDocument/2006/relationships/hyperlink" Target="https://www.rstudio.com/wp-content/uploads/2015/02/rmarkdown-cheatsheet.pdf" TargetMode="External"/><Relationship Id="rId943" Type="http://schemas.openxmlformats.org/officeDocument/2006/relationships/hyperlink" Target="https://www.rstudio.com/wp-content/uploads/2015/03/ggplot2-cheatsheet.pdf" TargetMode="External"/><Relationship Id="rId965" Type="http://schemas.openxmlformats.org/officeDocument/2006/relationships/hyperlink" Target="https://www.sciencedirect.com/science/article/pii/S1471491423000928" TargetMode="External"/><Relationship Id="rId776" Type="http://schemas.openxmlformats.org/officeDocument/2006/relationships/hyperlink" Target="https://www.shellcheck.net/" TargetMode="External"/><Relationship Id="rId215" Type="http://schemas.openxmlformats.org/officeDocument/2006/relationships/hyperlink" Target="https://www.sololearn.com/en/Discuss/1278705/optimal-number-of-lines-of-code-of-functions" TargetMode="External"/><Relationship Id="rId327" Type="http://schemas.openxmlformats.org/officeDocument/2006/relationships/hyperlink" Target="https://www.tidyverse.org/" TargetMode="External"/><Relationship Id="rId466" Type="http://schemas.openxmlformats.org/officeDocument/2006/relationships/hyperlink" Target="https://www.tidyverse.org/blog/2022/10/tidyselect-1-2-0/" TargetMode="External"/><Relationship Id="rId981" Type="http://schemas.openxmlformats.org/officeDocument/2006/relationships/hyperlink" Target="https://www.training.nih.gov/career-services/" TargetMode="External"/><Relationship Id="rId865" Type="http://schemas.openxmlformats.org/officeDocument/2006/relationships/hyperlink" Target="https://www.xquartz.org/" TargetMode="External"/><Relationship Id="rId984" Type="http://schemas.openxmlformats.org/officeDocument/2006/relationships/hyperlink" Target="https://www.youtube.com/watch?v=1RwJbhkCA58" TargetMode="External"/><Relationship Id="rId96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1" Type="http://schemas.openxmlformats.org/officeDocument/2006/relationships/hyperlink" Target="https://www.youtube.com/watch?v=nERXS3ssntw" TargetMode="External"/><Relationship Id="rId963" Type="http://schemas.openxmlformats.org/officeDocument/2006/relationships/hyperlink" Target="https://x.com/acagamic/status/1680381737816424450" TargetMode="External"/><Relationship Id="rId389"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2026-09-01T23:11:10Z</dcterms:created>
  <dcterms:modified xsi:type="dcterms:W3CDTF">2026-09-01T23:11:10Z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