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2026-01-12</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ins w:id="8" w:author="PR Preview" w:date="2024-01-01T00:00:00Z">
        <w:r>
          <w:t xml:space="preserve">This manual is a fork of the Benjamin-Chung Lab Manual</w:t>
        </w:r>
      </w:ins>
      <w:ins w:id="8" w:author="PR Preview" w:date="2024-01-01T00:00:00Z">
        <w:r>
          <w:t xml:space="preserve"> </w:t>
        </w:r>
      </w:ins>
      <w:ins w:id="8" w:author="PR Preview" w:date="2024-01-01T00:00:00Z">
        <w:r>
          <w:t xml:space="preserve">(Benjamin-Chung et al. 2024)</w:t>
        </w:r>
      </w:ins>
      <w:ins w:id="8" w:author="PR Preview" w:date="2024-01-01T00:00:00Z">
        <w:r>
          <w:t xml:space="preserve">, adapted for UCD-SeRG. We are grateful to Dr. Jade Benjamin-Chung and her team for developing and openly sharing their excellent lab manual. You can view the original manual at</w:t>
        </w:r>
      </w:ins>
      <w:ins w:id="8" w:author="PR Preview" w:date="2024-01-01T00:00:00Z">
        <w:r>
          <w:t xml:space="preserve"> </w:t>
        </w:r>
      </w:ins>
      <w:hyperlink r:id="rId20">
        <w:r>
          <w:rPr>
            <w:rStyle w:val="Hyperlink"/>
          </w:rPr>
          <w:t xml:space="preserve">jadebc.github.io/lab-manual</w:t>
        </w:r>
      </w:hyperlink>
      <w:ins w:id="8" w:author="PR Preview" w:date="2024-01-01T00:00:00Z">
        <w:r>
          <w:t xml:space="preserve">. Original contributors include Jade Benjamin-Chung, Kunal Mishra, Stephanie Djajadi, Nolan Pokpongkiat, Anna Nguyen, Iris Tong, and Gabby Barratt Heitmann.</w:t>
        </w:r>
      </w:ins>
    </w:p>
    <w:p>
      <w:pPr>
        <w:pStyle w:val="BodyText"/>
      </w:pPr>
      <w:r>
        <w:t xml:space="preserve">Feel free to draw from this manual (and please cite it if you do!).</w:t>
      </w:r>
    </w:p>
    <w:p>
      <w:pPr>
        <w:pStyle w:val="BodyText"/>
      </w:pPr>
      <w:ins w:id="10" w:author="PR Preview" w:date="2024-01-01T00:00:00Z">
        <w:r>
          <w:t xml:space="preserve"> </w:t>
        </w:r>
      </w:ins>
      <w:ins w:id="10" w:author="PR Preview" w:date="2024-01-01T00:00:00Z">
        <w:r>
          <w:t xml:space="preserve"> </w:t>
        </w:r>
      </w:ins>
      <w:ins w:id="10" w:author="PR Preview" w:date="2024-01-01T00:00:00Z">
        <w:r>
          <w:t xml:space="preserve">This work is licensed under the Creative Commons Attribution-NonCommercial 4.0 International License</w:t>
        </w:r>
      </w:ins>
      <w:ins w:id="10" w:author="PR Preview" w:date="2024-01-01T00:00:00Z">
        <w:r>
          <w:t xml:space="preserve"> </w:t>
        </w:r>
      </w:ins>
      <w:ins w:id="10" w:author="PR Preview" w:date="2024-01-01T00:00:00Z">
        <w:r>
          <w:t xml:space="preserve">(</w:t>
        </w:r>
      </w:ins>
      <w:ins w:id="10" w:author="PR Preview" w:date="2024-01-01T00:00:00Z">
        <w:r>
          <w:t xml:space="preserve">“Creative Commons Attribution-NonCommercial 4.0 International License,”</w:t>
        </w:r>
      </w:ins>
      <w:ins w:id="10" w:author="PR Preview" w:date="2024-01-01T00:00:00Z">
        <w:r>
          <w:t xml:space="preserve"> </w:t>
        </w:r>
      </w:ins>
      <w:ins w:id="10" w:author="PR Preview" w:date="2024-01-01T00:00:00Z">
        <w:r>
          <w:t xml:space="preserve">n.d.)</w:t>
        </w:r>
      </w:ins>
      <w:ins w:id="10" w:author="PR Preview" w:date="2024-01-01T00:00:00Z">
        <w:r>
          <w:t xml:space="preserve">.</w:t>
        </w:r>
      </w:ins>
    </w:p>
    <w:p>
      <w:r>
        <w:br w:type="page"/>
      </w:r>
    </w:p>
    <w:bookmarkEnd w:id="23"/>
    <w:bookmarkEnd w:id="24"/>
    <w:bookmarkStart w:id="31"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0" w:name="authorship"/>
    <w:p>
      <w:pPr>
        <w:pStyle w:val="Heading2"/>
      </w:pPr>
      <w:r>
        <w:t xml:space="preserve">2.4 Authorship</w:t>
      </w:r>
    </w:p>
    <w:p>
      <w:pPr>
        <w:pStyle w:val="FirstParagraph"/>
      </w:pPr>
      <w:ins w:id="26" w:author="PR Preview" w:date="2024-01-01T00:00:00Z">
        <w:r>
          <w:t xml:space="preserve">We adhere to the ICMJE Definition of authorship</w:t>
        </w:r>
      </w:ins>
      <w:ins w:id="26" w:author="PR Preview" w:date="2024-01-01T00:00:00Z">
        <w:r>
          <w:t xml:space="preserve"> </w:t>
        </w:r>
      </w:ins>
      <w:ins w:id="26" w:author="PR Preview" w:date="2024-01-01T00:00:00Z">
        <w:r>
          <w:t xml:space="preserve">(International Committee of Medical Journal Editors, n.d.)</w:t>
        </w:r>
      </w:ins>
      <w:ins w:id="26" w:author="PR Preview" w:date="2024-01-01T00:00:00Z">
        <w:r>
          <w:t xml:space="preserve"> </w:t>
        </w:r>
      </w:ins>
      <w:ins w:id="26" w:author="PR Preview" w:date="2024-01-01T00:00:00Z">
        <w:r>
          <w:t xml:space="preserve">and are happy for team members who meet the definition of authorship to be included as co-authors on scientific manuscripts.</w:t>
        </w:r>
      </w:ins>
    </w:p>
    <w:p>
      <w:r>
        <w:br w:type="page"/>
      </w:r>
    </w:p>
    <w:bookmarkEnd w:id="30"/>
    <w:bookmarkEnd w:id="31"/>
    <w:bookmarkStart w:id="41" w:name="communication-and-coordination"/>
    <w:p>
      <w:pPr>
        <w:pStyle w:val="Heading1"/>
      </w:pPr>
      <w:r>
        <w:t xml:space="preserve">3. Communication and coordination</w:t>
      </w:r>
    </w:p>
    <w:p>
      <w:pPr>
        <w:pStyle w:val="FirstParagraph"/>
      </w:pPr>
      <w:r>
        <w:t xml:space="preserve">Adapted by UCD-SeRG team from</w:t>
      </w:r>
      <w:r>
        <w:t xml:space="preserve"> </w:t>
      </w:r>
      <w:hyperlink r:id="rId32">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3"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3"/>
    <w:bookmarkStart w:id="34"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4"/>
    <w:bookmarkStart w:id="35"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4"/>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4"/>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4"/>
        </w:numPr>
      </w:pPr>
      <w:r>
        <w:t xml:space="preserve">Generally, strive to complete assigned tasks by the date listed.</w:t>
      </w:r>
    </w:p>
    <w:p>
      <w:pPr>
        <w:pStyle w:val="Compact"/>
        <w:numPr>
          <w:ilvl w:val="0"/>
          <w:numId w:val="1004"/>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4"/>
        </w:numPr>
      </w:pPr>
      <w:r>
        <w:t xml:space="preserve">Update task status as you make progress so the team can stay coordinated.</w:t>
      </w:r>
    </w:p>
    <w:bookmarkEnd w:id="35"/>
    <w:bookmarkStart w:id="36"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6"/>
    <w:bookmarkStart w:id="38"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7">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38"/>
    <w:bookmarkStart w:id="39"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39"/>
    <w:bookmarkStart w:id="40"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ins w:id="59" w:author="PR Preview" w:date="2024-01-01T00:00:00Z">
        <w:r>
          <w:t xml:space="preserve">Tidyverse code review principles</w:t>
        </w:r>
      </w:ins>
      <w:ins w:id="59" w:author="PR Preview" w:date="2024-01-01T00:00:00Z">
        <w:r>
          <w:t xml:space="preserve"> </w:t>
        </w:r>
      </w:ins>
      <w:ins w:id="59" w:author="PR Preview" w:date="2024-01-01T00:00:00Z">
        <w:r>
          <w:t xml:space="preserve">(Tidyverse Team 2023)</w:t>
        </w:r>
      </w:ins>
      <w:ins w:id="59" w:author="PR Preview" w:date="2024-01-01T00:00:00Z">
        <w:r>
          <w:t xml:space="preserve">: Best practices for reviewing R code, including what to look for and how to provide constructive feedback.</w:t>
        </w:r>
      </w:ins>
    </w:p>
    <w:p>
      <w:r>
        <w:br w:type="page"/>
      </w:r>
    </w:p>
    <w:bookmarkEnd w:id="40"/>
    <w:bookmarkEnd w:id="41"/>
    <w:bookmarkStart w:id="57" w:name="reproducibility"/>
    <w:p>
      <w:pPr>
        <w:pStyle w:val="Heading1"/>
      </w:pPr>
      <w:r>
        <w:t xml:space="preserve">4. Reproducibility</w:t>
      </w:r>
    </w:p>
    <w:p>
      <w:pPr>
        <w:pStyle w:val="FirstParagraph"/>
      </w:pPr>
      <w:r>
        <w:t xml:space="preserve">Adapted by UCD-SeRG team from</w:t>
      </w:r>
      <w:r>
        <w:t xml:space="preserve"> </w:t>
      </w:r>
      <w:hyperlink r:id="rId42">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3"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ins w:id="75" w:author="PR Preview" w:date="2024-01-01T00:00:00Z">
        <w:r>
          <w:t xml:space="preserve">Nuzzo R. How scientists fool themselves – and how they can stop</w:t>
        </w:r>
      </w:ins>
      <w:ins w:id="75" w:author="PR Preview" w:date="2024-01-01T00:00:00Z">
        <w:r>
          <w:t xml:space="preserve"> </w:t>
        </w:r>
      </w:ins>
      <w:ins w:id="75" w:author="PR Preview" w:date="2024-01-01T00:00:00Z">
        <w:r>
          <w:t xml:space="preserve">(Nuzzo 2015)</w:t>
        </w:r>
      </w:ins>
    </w:p>
    <w:p>
      <w:pPr>
        <w:numPr>
          <w:ilvl w:val="0"/>
          <w:numId w:val="1010"/>
        </w:numPr>
      </w:pPr>
      <w:ins w:id="76" w:author="PR Preview" w:date="2024-01-01T00:00:00Z">
        <w:r>
          <w:t xml:space="preserve">Stoddart C. Is there a reproducibility crisis in science?</w:t>
        </w:r>
      </w:ins>
      <w:ins w:id="76" w:author="PR Preview" w:date="2024-01-01T00:00:00Z">
        <w:r>
          <w:t xml:space="preserve"> </w:t>
        </w:r>
      </w:ins>
      <w:ins w:id="76" w:author="PR Preview" w:date="2024-01-01T00:00:00Z">
        <w:r>
          <w:t xml:space="preserve">(Stoddart 2019)</w:t>
        </w:r>
      </w:ins>
    </w:p>
    <w:p>
      <w:pPr>
        <w:numPr>
          <w:ilvl w:val="0"/>
          <w:numId w:val="1010"/>
        </w:numPr>
      </w:pPr>
      <w:ins w:id="77" w:author="PR Preview" w:date="2024-01-01T00:00:00Z">
        <w:r>
          <w:t xml:space="preserve">Munafò MR, et al. A manifesto for reproducible science</w:t>
        </w:r>
      </w:ins>
      <w:ins w:id="77" w:author="PR Preview" w:date="2024-01-01T00:00:00Z">
        <w:r>
          <w:t xml:space="preserve"> </w:t>
        </w:r>
      </w:ins>
      <w:ins w:id="77" w:author="PR Preview" w:date="2024-01-01T00:00:00Z">
        <w:r>
          <w:t xml:space="preserve">(Munafò et al. 2017)</w:t>
        </w:r>
      </w:ins>
    </w:p>
    <w:bookmarkEnd w:id="43"/>
    <w:bookmarkStart w:id="44"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4"/>
    <w:bookmarkStart w:id="46" w:name="register-study-protocols"/>
    <w:p>
      <w:pPr>
        <w:pStyle w:val="Heading2"/>
      </w:pPr>
      <w:r>
        <w:t xml:space="preserve">4.3 Register study protocols</w:t>
      </w:r>
    </w:p>
    <w:p>
      <w:pPr>
        <w:pStyle w:val="FirstParagraph"/>
      </w:pPr>
      <w:r>
        <w:t xml:space="preserve">We register all randomized trials on</w:t>
      </w:r>
      <w:r>
        <w:t xml:space="preserve"> </w:t>
      </w:r>
      <w:hyperlink r:id="rId45">
        <w:r>
          <w:rPr>
            <w:rStyle w:val="Hyperlink"/>
          </w:rPr>
          <w:t xml:space="preserve">clinicaltrials.gov</w:t>
        </w:r>
      </w:hyperlink>
      <w:r>
        <w:t xml:space="preserve">, and in some cases register observational studies as well.</w:t>
      </w:r>
    </w:p>
    <w:bookmarkEnd w:id="46"/>
    <w:bookmarkStart w:id="48"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7">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48"/>
    <w:bookmarkStart w:id="49"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49"/>
    <w:bookmarkStart w:id="51"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0">
        <w:r>
          <w:rPr>
            <w:rStyle w:val="Hyperlink"/>
          </w:rPr>
          <w:t xml:space="preserve">https://www.youtube.com/watch?v=WoYkY9MkbRE</w:t>
        </w:r>
      </w:hyperlink>
    </w:p>
    <w:bookmarkEnd w:id="51"/>
    <w:bookmarkStart w:id="52" w:name="Xe289aeea971506b7a80a2ab33a89f7337d82c7c"/>
    <w:p>
      <w:pPr>
        <w:pStyle w:val="Heading2"/>
      </w:pPr>
      <w:r>
        <w:t xml:space="preserve">4.7 Use reporting checklists with manuscripts</w:t>
      </w:r>
    </w:p>
    <w:p>
      <w:pPr>
        <w:pStyle w:val="FirstParagraph"/>
      </w:pPr>
      <w:ins w:id="112" w:author="PR Preview" w:date="2024-01-01T00:00:00Z">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ins>
      <w:ins w:id="112" w:author="PR Preview" w:date="2024-01-01T00:00:00Z">
        <w:r>
          <w:t xml:space="preserve"> </w:t>
        </w:r>
      </w:ins>
      <w:ins w:id="112" w:author="PR Preview" w:date="2024-01-01T00:00:00Z">
        <w:r>
          <w:t xml:space="preserve">(</w:t>
        </w:r>
      </w:ins>
      <w:ins w:id="112" w:author="PR Preview" w:date="2024-01-01T00:00:00Z">
        <w:r>
          <w:t xml:space="preserve">“EQUATOR Network: Enhancing the QUAlity and Transparency of Health Research,”</w:t>
        </w:r>
      </w:ins>
      <w:ins w:id="112" w:author="PR Preview" w:date="2024-01-01T00:00:00Z">
        <w:r>
          <w:t xml:space="preserve"> </w:t>
        </w:r>
      </w:ins>
      <w:ins w:id="112" w:author="PR Preview" w:date="2024-01-01T00:00:00Z">
        <w:r>
          <w:t xml:space="preserve">n.d.)</w:t>
        </w:r>
      </w:ins>
      <w:ins w:id="112" w:author="PR Preview" w:date="2024-01-01T00:00:00Z">
        <w:r>
          <w:t xml:space="preserve">.</w:t>
        </w:r>
      </w:ins>
    </w:p>
    <w:bookmarkEnd w:id="52"/>
    <w:bookmarkStart w:id="53" w:name="publish-preprints"/>
    <w:p>
      <w:pPr>
        <w:pStyle w:val="Heading2"/>
      </w:pPr>
      <w:r>
        <w:t xml:space="preserve">4.8 Publish preprints</w:t>
      </w:r>
    </w:p>
    <w:p>
      <w:pPr>
        <w:pStyle w:val="FirstParagraph"/>
      </w:pPr>
      <w:ins w:id="114" w:author="PR Preview" w:date="2024-01-01T00:00:00Z">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ins>
      <w:ins w:id="114" w:author="PR Preview" w:date="2024-01-01T00:00:00Z">
        <w:r>
          <w:t xml:space="preserve"> </w:t>
        </w:r>
      </w:ins>
      <w:ins w:id="114" w:author="PR Preview" w:date="2024-01-01T00:00:00Z">
        <w:r>
          <w:t xml:space="preserve">(</w:t>
        </w:r>
      </w:ins>
      <w:ins w:id="114" w:author="PR Preview" w:date="2024-01-01T00:00:00Z">
        <w:r>
          <w:t xml:space="preserve">“medRxiv: The Preprint Server for Health Sciences,”</w:t>
        </w:r>
      </w:ins>
      <w:ins w:id="114" w:author="PR Preview" w:date="2024-01-01T00:00:00Z">
        <w:r>
          <w:t xml:space="preserve"> </w:t>
        </w:r>
      </w:ins>
      <w:ins w:id="114" w:author="PR Preview" w:date="2024-01-01T00:00:00Z">
        <w:r>
          <w:t xml:space="preserve">n.d.)</w:t>
        </w:r>
      </w:ins>
      <w:ins w:id="114" w:author="PR Preview" w:date="2024-01-01T00:00:00Z">
        <w:r>
          <w:t xml:space="preserve">.</w:t>
        </w:r>
      </w:ins>
    </w:p>
    <w:bookmarkEnd w:id="53"/>
    <w:bookmarkStart w:id="56" w:name="Xd7cc9f634eb1562b6ce3a4a30630b99adcd79af"/>
    <w:p>
      <w:pPr>
        <w:pStyle w:val="Heading2"/>
      </w:pPr>
      <w:r>
        <w:t xml:space="preserve">4.9 Publish data (when possible) and replication scripts</w:t>
      </w:r>
    </w:p>
    <w:p>
      <w:pPr>
        <w:pStyle w:val="FirstParagraph"/>
      </w:pPr>
      <w:ins w:id="116" w:author="PR Preview" w:date="2024-01-01T00:00:00Z">
        <w:r>
          <w:t xml:space="preserve">Publishing data and replication scripts allows other scientists to reproduce your work and to build upon it. We typically publish data on the Open Science Framework</w:t>
        </w:r>
      </w:ins>
      <w:ins w:id="116" w:author="PR Preview" w:date="2024-01-01T00:00:00Z">
        <w:r>
          <w:t xml:space="preserve"> </w:t>
        </w:r>
      </w:ins>
      <w:ins w:id="116" w:author="PR Preview" w:date="2024-01-01T00:00:00Z">
        <w:r>
          <w:t xml:space="preserve">(</w:t>
        </w:r>
      </w:ins>
      <w:ins w:id="116" w:author="PR Preview" w:date="2024-01-01T00:00:00Z">
        <w:r>
          <w:t xml:space="preserve">“Open Science Framework,”</w:t>
        </w:r>
      </w:ins>
      <w:ins w:id="116" w:author="PR Preview" w:date="2024-01-01T00:00:00Z">
        <w:r>
          <w:t xml:space="preserve"> </w:t>
        </w:r>
      </w:ins>
      <w:ins w:id="116" w:author="PR Preview" w:date="2024-01-01T00:00:00Z">
        <w:r>
          <w:t xml:space="preserve">n.d.)</w:t>
        </w:r>
      </w:ins>
      <w:ins w:id="116" w:author="PR Preview" w:date="2024-01-01T00:00:00Z">
        <w:r>
          <w:t xml:space="preserve">, share links to</w:t>
        </w:r>
      </w:ins>
      <w:ins w:id="116" w:author="PR Preview" w:date="2024-01-01T00:00:00Z">
        <w:r>
          <w:t xml:space="preserve"> </w:t>
        </w:r>
      </w:ins>
      <w:hyperlink r:id="rId54">
        <w:r>
          <w:rPr>
            <w:rStyle w:val="Hyperlink"/>
          </w:rPr>
          <w:t xml:space="preserve">Github</w:t>
        </w:r>
      </w:hyperlink>
      <w:ins w:id="116" w:author="PR Preview" w:date="2024-01-01T00:00:00Z">
        <w:r>
          <w:t xml:space="preserve"> </w:t>
        </w:r>
      </w:ins>
      <w:ins w:id="116" w:author="PR Preview" w:date="2024-01-01T00:00:00Z">
        <w:r>
          <w:t xml:space="preserve">repositories, and archive code on</w:t>
        </w:r>
      </w:ins>
      <w:ins w:id="116" w:author="PR Preview" w:date="2024-01-01T00:00:00Z">
        <w:r>
          <w:t xml:space="preserve"> </w:t>
        </w:r>
      </w:ins>
      <w:hyperlink r:id="rId55">
        <w:r>
          <w:rPr>
            <w:rStyle w:val="Hyperlink"/>
          </w:rPr>
          <w:t xml:space="preserve">Zenodo</w:t>
        </w:r>
      </w:hyperlink>
      <w:ins w:id="116" w:author="PR Preview" w:date="2024-01-01T00:00:00Z">
        <w:r>
          <w:t xml:space="preserve">.</w:t>
        </w:r>
      </w:ins>
    </w:p>
    <w:p>
      <w:r>
        <w:br w:type="page"/>
      </w:r>
    </w:p>
    <w:bookmarkEnd w:id="56"/>
    <w:bookmarkEnd w:id="57"/>
    <w:bookmarkStart w:id="74" w:name="code-repositories"/>
    <w:p>
      <w:pPr>
        <w:pStyle w:val="Heading1"/>
      </w:pPr>
      <w:r>
        <w:t xml:space="preserve">5. Code repositories</w:t>
      </w:r>
    </w:p>
    <w:p>
      <w:pPr>
        <w:pStyle w:val="FirstParagraph"/>
      </w:pPr>
      <w:r>
        <w:t xml:space="preserve">Adapted by UCD-SeRG team from</w:t>
      </w:r>
      <w:r>
        <w:t xml:space="preserve"> </w:t>
      </w:r>
      <w:hyperlink r:id="rId58">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8"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9"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59"/>
    <w:bookmarkStart w:id="60"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0"/>
    <w:bookmarkStart w:id="64" w:name="sec-analysis-file-placement"/>
    <w:p>
      <w:pPr>
        <w:pStyle w:val="Heading3"/>
      </w:pPr>
      <w:r>
        <w:t xml:space="preserve">5.1.3 Where to Place Analysis Files</w:t>
      </w:r>
    </w:p>
    <w:bookmarkStart w:id="61"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1"/>
    <w:bookmarkStart w:id="62"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2"/>
    <w:bookmarkStart w:id="63"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3"/>
    <w:bookmarkEnd w:id="64"/>
    <w:bookmarkStart w:id="65"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5"/>
    <w:bookmarkStart w:id="66"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6"/>
    <w:bookmarkStart w:id="67"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7"/>
    <w:bookmarkEnd w:id="68"/>
    <w:bookmarkStart w:id="69"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9"/>
    <w:bookmarkStart w:id="73"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0"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0"/>
    <w:bookmarkStart w:id="71"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1"/>
    <w:bookmarkStart w:id="72"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2"/>
    <w:bookmarkEnd w:id="73"/>
    <w:bookmarkEnd w:id="74"/>
    <w:bookmarkStart w:id="181" w:name="sec-r-coding-practices"/>
    <w:p>
      <w:pPr>
        <w:pStyle w:val="Heading1"/>
      </w:pPr>
      <w:r>
        <w:t xml:space="preserve">6. R Coding Practices</w:t>
      </w:r>
    </w:p>
    <w:p>
      <w:pPr>
        <w:pStyle w:val="FirstParagraph"/>
      </w:pPr>
      <w:r>
        <w:t xml:space="preserve">Adapted by UCD-SeRG team from</w:t>
      </w:r>
      <w:r>
        <w:t xml:space="preserve"> </w:t>
      </w:r>
      <w:hyperlink r:id="rId75">
        <w:r>
          <w:rPr>
            <w:rStyle w:val="Hyperlink"/>
          </w:rPr>
          <w:t xml:space="preserve">original by Kunal Mishra, Jade Benjamin-Chung, Stephanie Djajadi, and Iris Tong</w:t>
        </w:r>
      </w:hyperlink>
    </w:p>
    <w:bookmarkStart w:id="76"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6"/>
    <w:bookmarkStart w:id="80"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7"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7"/>
    <w:bookmarkStart w:id="78"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8"/>
    <w:bookmarkStart w:id="79"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9"/>
    <w:bookmarkEnd w:id="80"/>
    <w:bookmarkStart w:id="91" w:name="sec-r-workflow"/>
    <w:p>
      <w:pPr>
        <w:pStyle w:val="Heading2"/>
      </w:pPr>
      <w:r>
        <w:t xml:space="preserve">6.3 Complete Package Development Workflow</w:t>
      </w:r>
    </w:p>
    <w:p>
      <w:pPr>
        <w:pStyle w:val="FirstParagraph"/>
      </w:pPr>
      <w:r>
        <w:t xml:space="preserve">Here’s the typical workflow for developing an R package in our lab:</w:t>
      </w:r>
    </w:p>
    <w:bookmarkStart w:id="81"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1"/>
    <w:bookmarkStart w:id="82"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2"/>
    <w:bookmarkStart w:id="83"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3"/>
    <w:bookmarkStart w:id="84"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4"/>
    <w:bookmarkStart w:id="85"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5"/>
    <w:bookmarkStart w:id="86"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6"/>
    <w:bookmarkStart w:id="87"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7"/>
    <w:bookmarkStart w:id="88"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88"/>
    <w:bookmarkStart w:id="89"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89"/>
    <w:bookmarkStart w:id="90"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0"/>
    <w:bookmarkEnd w:id="91"/>
    <w:bookmarkStart w:id="96"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2"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2"/>
    <w:bookmarkStart w:id="93"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3"/>
    <w:bookmarkStart w:id="94"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4"/>
    <w:bookmarkStart w:id="95"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5"/>
    <w:bookmarkEnd w:id="96"/>
    <w:bookmarkStart w:id="99" w:name="sec-data-io"/>
    <w:p>
      <w:pPr>
        <w:pStyle w:val="Heading2"/>
      </w:pPr>
      <w:r>
        <w:t xml:space="preserve">6.5 Reading and Saving Data</w:t>
      </w:r>
    </w:p>
    <w:bookmarkStart w:id="97"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7"/>
    <w:bookmarkStart w:id="98"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8"/>
    <w:bookmarkEnd w:id="99"/>
    <w:bookmarkStart w:id="102" w:name="sec-r-version-control"/>
    <w:p>
      <w:pPr>
        <w:pStyle w:val="Heading2"/>
      </w:pPr>
      <w:r>
        <w:t xml:space="preserve">6.6 Version Control and Collaboration</w:t>
      </w:r>
    </w:p>
    <w:bookmarkStart w:id="100"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0"/>
    <w:bookmarkStart w:id="101"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01"/>
    <w:bookmarkEnd w:id="102"/>
    <w:bookmarkStart w:id="103"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03"/>
    <w:bookmarkStart w:id="107" w:name="sec-auto-styling"/>
    <w:p>
      <w:pPr>
        <w:pStyle w:val="Heading2"/>
      </w:pPr>
      <w:r>
        <w:t xml:space="preserve">6.8 Automated Code Styling</w:t>
      </w:r>
    </w:p>
    <w:bookmarkStart w:id="104"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4"/>
    <w:bookmarkStart w:id="105"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5"/>
    <w:bookmarkStart w:id="106"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6"/>
    <w:bookmarkEnd w:id="107"/>
    <w:bookmarkStart w:id="122" w:name="sec-documenting-code"/>
    <w:p>
      <w:pPr>
        <w:pStyle w:val="Heading2"/>
      </w:pPr>
      <w:r>
        <w:t xml:space="preserve">6.9 Documenting your code</w:t>
      </w:r>
    </w:p>
    <w:bookmarkStart w:id="114"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r>
        <w:rPr>
          <w:rStyle w:val="VerbatimChar"/>
        </w:rPr>
        <w:t xml:space="preserve">{roxygen2}</w:t>
      </w:r>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08">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opt/quarto/share/formats/docx/note.png" id="11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4"/>
    <w:bookmarkStart w:id="115"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5"/>
    <w:bookmarkStart w:id="117" w:name="sections-and-subsections"/>
    <w:p>
      <w:pPr>
        <w:pStyle w:val="Heading3"/>
      </w:pPr>
      <w:r>
        <w:t xml:space="preserve">6.9.3 Sections and subsections</w:t>
      </w:r>
    </w:p>
    <w:p>
      <w:pPr>
        <w:pStyle w:val="FirstParagraph"/>
      </w:pPr>
      <w:r>
        <w:t xml:space="preserve">Rstudio (</w:t>
      </w:r>
      <w:hyperlink r:id="rId11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7"/>
    <w:bookmarkStart w:id="119" w:name="code-folding"/>
    <w:p>
      <w:pPr>
        <w:pStyle w:val="Heading3"/>
      </w:pPr>
      <w:r>
        <w:t xml:space="preserve">6.9.4 Code folding</w:t>
      </w:r>
    </w:p>
    <w:p>
      <w:pPr>
        <w:pStyle w:val="FirstParagraph"/>
      </w:pPr>
      <w:r>
        <w:t xml:space="preserve">Consider using RStudio’s</w:t>
      </w:r>
      <w:r>
        <w:t xml:space="preserve"> </w:t>
      </w:r>
      <w:hyperlink r:id="rId11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19"/>
    <w:bookmarkStart w:id="121"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1"/>
    <w:bookmarkEnd w:id="122"/>
    <w:bookmarkStart w:id="128"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2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28"/>
    <w:bookmarkStart w:id="129"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29"/>
    <w:bookmarkStart w:id="131"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1"/>
    <w:bookmarkStart w:id="136" w:name="readingsaving-data"/>
    <w:p>
      <w:pPr>
        <w:pStyle w:val="Heading2"/>
      </w:pPr>
      <w:r>
        <w:t xml:space="preserve">6.13 Reading/Saving Data</w:t>
      </w:r>
    </w:p>
    <w:bookmarkStart w:id="134"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opt/quarto/share/formats/docx/note.png" id="13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4"/>
    <w:bookmarkStart w:id="135"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5"/>
    <w:bookmarkEnd w:id="136"/>
    <w:bookmarkStart w:id="142"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39"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38">
        <w:r>
          <w:rPr>
            <w:rStyle w:val="Hyperlink"/>
          </w:rPr>
          <w:t xml:space="preserve">here</w:t>
        </w:r>
      </w:hyperlink>
      <w:r>
        <w:t xml:space="preserve">.</w:t>
      </w:r>
    </w:p>
    <w:bookmarkEnd w:id="139"/>
    <w:bookmarkStart w:id="141" w:name="dropbox"/>
    <w:p>
      <w:pPr>
        <w:pStyle w:val="Heading3"/>
      </w:pPr>
      <w:r>
        <w:t xml:space="preserve">6.14.2 Dropbox</w:t>
      </w:r>
    </w:p>
    <w:p>
      <w:pPr>
        <w:pStyle w:val="FirstParagraph"/>
      </w:pPr>
      <w:r>
        <w:t xml:space="preserve">Follow the instructions at</w:t>
      </w:r>
      <w:r>
        <w:t xml:space="preserve"> </w:t>
      </w:r>
      <w:hyperlink r:id="rId14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1"/>
    <w:bookmarkEnd w:id="142"/>
    <w:bookmarkStart w:id="150"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3">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ins w:id="395" w:author="PR Preview" w:date="2024-01-01T00:00:00Z">
        <w:r>
          <w:t xml:space="preserve">The package author has published R for Data Science</w:t>
        </w:r>
      </w:ins>
      <w:ins w:id="395" w:author="PR Preview" w:date="2024-01-01T00:00:00Z">
        <w:r>
          <w:t xml:space="preserve"> </w:t>
        </w:r>
      </w:ins>
      <w:ins w:id="395" w:author="PR Preview" w:date="2024-01-01T00:00:00Z">
        <w:r>
          <w:t xml:space="preserve">(Wickham, Çetinkaya-Rundel, and Grolemund 2023)</w:t>
        </w:r>
      </w:ins>
      <w:ins w:id="395" w:author="PR Preview" w:date="2024-01-01T00:00:00Z">
        <w:r>
          <w:t xml:space="preserve">, which leans heavily on many Tidyverse packages and may be worth checking out.</w:t>
        </w:r>
      </w:ins>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4">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45">
        <w:r>
          <w:rPr>
            <w:rStyle w:val="Hyperlink"/>
          </w:rPr>
          <w:t xml:space="preserve">Tidy Eval in 5 Minutes</w:t>
        </w:r>
      </w:hyperlink>
      <w:r>
        <w:t xml:space="preserve"> </w:t>
      </w:r>
      <w:r>
        <w:t xml:space="preserve">(video)</w:t>
      </w:r>
    </w:p>
    <w:p>
      <w:pPr>
        <w:pStyle w:val="Compact"/>
        <w:numPr>
          <w:ilvl w:val="0"/>
          <w:numId w:val="1043"/>
        </w:numPr>
      </w:pPr>
      <w:hyperlink r:id="rId146">
        <w:r>
          <w:rPr>
            <w:rStyle w:val="Hyperlink"/>
          </w:rPr>
          <w:t xml:space="preserve">Tidy Evaluation</w:t>
        </w:r>
      </w:hyperlink>
      <w:r>
        <w:t xml:space="preserve"> </w:t>
      </w:r>
      <w:r>
        <w:t xml:space="preserve">(e-book)</w:t>
      </w:r>
    </w:p>
    <w:p>
      <w:pPr>
        <w:pStyle w:val="Compact"/>
        <w:numPr>
          <w:ilvl w:val="0"/>
          <w:numId w:val="1043"/>
        </w:numPr>
      </w:pPr>
      <w:hyperlink r:id="rId147">
        <w:r>
          <w:rPr>
            <w:rStyle w:val="Hyperlink"/>
          </w:rPr>
          <w:t xml:space="preserve">Data Frame Columns as Arguments to Dplyr Functions</w:t>
        </w:r>
      </w:hyperlink>
      <w:r>
        <w:t xml:space="preserve"> </w:t>
      </w:r>
      <w:r>
        <w:t xml:space="preserve">(blog)</w:t>
      </w:r>
    </w:p>
    <w:p>
      <w:pPr>
        <w:pStyle w:val="Compact"/>
        <w:numPr>
          <w:ilvl w:val="0"/>
          <w:numId w:val="1043"/>
        </w:numPr>
      </w:pPr>
      <w:hyperlink r:id="rId148">
        <w:r>
          <w:rPr>
            <w:rStyle w:val="Hyperlink"/>
          </w:rPr>
          <w:t xml:space="preserve">Standard Evaluation for *_join</w:t>
        </w:r>
      </w:hyperlink>
      <w:r>
        <w:t xml:space="preserve"> </w:t>
      </w:r>
      <w:r>
        <w:t xml:space="preserve">(stackoverflow)</w:t>
      </w:r>
    </w:p>
    <w:p>
      <w:pPr>
        <w:pStyle w:val="Compact"/>
        <w:numPr>
          <w:ilvl w:val="0"/>
          <w:numId w:val="1043"/>
        </w:numPr>
      </w:pPr>
      <w:hyperlink r:id="rId14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0"/>
    <w:bookmarkStart w:id="153"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1">
        <w:r>
          <w:rPr>
            <w:rStyle w:val="Hyperlink"/>
          </w:rPr>
          <w:t xml:space="preserve">Feather package</w:t>
        </w:r>
      </w:hyperlink>
      <w:r>
        <w:t xml:space="preserve"> </w:t>
      </w:r>
      <w:r>
        <w:t xml:space="preserve">for exchanging data between the two languages</w:t>
      </w:r>
      <w:r>
        <w:t xml:space="preserve"> </w:t>
      </w:r>
      <w:hyperlink r:id="rId152">
        <w:r>
          <w:rPr>
            <w:rStyle w:val="Hyperlink"/>
          </w:rPr>
          <w:t xml:space="preserve">extremely quickly</w:t>
        </w:r>
      </w:hyperlink>
      <w:r>
        <w:t xml:space="preserve">.</w:t>
      </w:r>
    </w:p>
    <w:bookmarkEnd w:id="153"/>
    <w:bookmarkStart w:id="159"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4"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4"/>
    <w:bookmarkStart w:id="155"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5"/>
    <w:bookmarkStart w:id="158"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6"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6"/>
    <w:bookmarkStart w:id="157"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7"/>
    <w:bookmarkEnd w:id="158"/>
    <w:bookmarkEnd w:id="159"/>
    <w:bookmarkStart w:id="160"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ins w:id="442" w:author="PR Preview" w:date="2024-01-01T00:00:00Z">
        <w:r>
          <w:t xml:space="preserve">This section provides guidance on both constructing effective pull requests and reviewing code submitted by others. Much of the content in this section is adapted from the Tidyverse code review principles</w:t>
        </w:r>
      </w:ins>
      <w:ins w:id="442" w:author="PR Preview" w:date="2024-01-01T00:00:00Z">
        <w:r>
          <w:t xml:space="preserve"> </w:t>
        </w:r>
      </w:ins>
      <w:ins w:id="442" w:author="PR Preview" w:date="2024-01-01T00:00:00Z">
        <w:r>
          <w:t xml:space="preserve">(Tidyverse Team 2023)</w:t>
        </w:r>
      </w:ins>
      <w:ins w:id="442" w:author="PR Preview" w:date="2024-01-01T00:00:00Z">
        <w:r>
          <w:t xml:space="preserve">, which provides excellent principles for code review in R package development.</w:t>
        </w:r>
      </w:ins>
    </w:p>
    <w:bookmarkEnd w:id="160"/>
    <w:bookmarkStart w:id="165" w:name="constructing-pull-requests"/>
    <w:p>
      <w:pPr>
        <w:pStyle w:val="Heading2"/>
      </w:pPr>
      <w:r>
        <w:t xml:space="preserve">6.19 Constructing Pull Requests</w:t>
      </w:r>
    </w:p>
    <w:bookmarkStart w:id="161"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1"/>
    <w:bookmarkStart w:id="162"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2"/>
    <w:bookmarkStart w:id="163"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3"/>
    <w:bookmarkStart w:id="164"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4"/>
    <w:bookmarkEnd w:id="165"/>
    <w:bookmarkStart w:id="170" w:name="reviewing-pull-requests"/>
    <w:p>
      <w:pPr>
        <w:pStyle w:val="Heading2"/>
      </w:pPr>
      <w:r>
        <w:t xml:space="preserve">6.20 Reviewing Pull Requests</w:t>
      </w:r>
    </w:p>
    <w:bookmarkStart w:id="166"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6"/>
    <w:bookmarkStart w:id="167"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7"/>
    <w:bookmarkStart w:id="168"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68"/>
    <w:bookmarkStart w:id="169"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69"/>
    <w:bookmarkEnd w:id="170"/>
    <w:bookmarkStart w:id="171"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1"/>
    <w:bookmarkStart w:id="180" w:name="sec-r-resources"/>
    <w:p>
      <w:pPr>
        <w:pStyle w:val="Heading2"/>
      </w:pPr>
      <w:r>
        <w:t xml:space="preserve">6.22 Additional Resources</w:t>
      </w:r>
    </w:p>
    <w:bookmarkStart w:id="176" w:name="r-package-development"/>
    <w:p>
      <w:pPr>
        <w:pStyle w:val="Heading3"/>
      </w:pPr>
      <w:r>
        <w:t xml:space="preserve">6.22.1 R Package Development</w:t>
      </w:r>
    </w:p>
    <w:p>
      <w:pPr>
        <w:pStyle w:val="Compact"/>
        <w:numPr>
          <w:ilvl w:val="0"/>
          <w:numId w:val="1052"/>
        </w:numPr>
      </w:pPr>
      <w:ins w:id="506" w:author="PR Preview" w:date="2024-01-01T00:00:00Z">
        <w:r>
          <w:t xml:space="preserve">R Packages</w:t>
        </w:r>
      </w:ins>
      <w:ins w:id="506" w:author="PR Preview" w:date="2024-01-01T00:00:00Z">
        <w:r>
          <w:t xml:space="preserve"> </w:t>
        </w:r>
      </w:ins>
      <w:ins w:id="506" w:author="PR Preview" w:date="2024-01-01T00:00:00Z">
        <w:r>
          <w:t xml:space="preserve">(Wickham and Bryan 2023)</w:t>
        </w:r>
      </w:ins>
      <w:ins w:id="506" w:author="PR Preview" w:date="2024-01-01T00:00:00Z">
        <w:r>
          <w:t xml:space="preserve"> </w:t>
        </w:r>
      </w:ins>
      <w:ins w:id="506" w:author="PR Preview" w:date="2024-01-01T00:00:00Z">
        <w:r>
          <w:t xml:space="preserve">- comprehensive guide to R package development</w:t>
        </w:r>
      </w:ins>
    </w:p>
    <w:p>
      <w:pPr>
        <w:pStyle w:val="Compact"/>
        <w:numPr>
          <w:ilvl w:val="0"/>
          <w:numId w:val="1052"/>
        </w:numPr>
      </w:pPr>
      <w:ins w:id="507" w:author="PR Preview" w:date="2024-01-01T00:00:00Z">
        <w:r>
          <w:t xml:space="preserve">Tidyverse design guide</w:t>
        </w:r>
      </w:ins>
      <w:ins w:id="507" w:author="PR Preview" w:date="2024-01-01T00:00:00Z">
        <w:r>
          <w:t xml:space="preserve"> </w:t>
        </w:r>
      </w:ins>
      <w:ins w:id="507" w:author="PR Preview" w:date="2024-01-01T00:00:00Z">
        <w:r>
          <w:t xml:space="preserve">(Wickham 2023b)</w:t>
        </w:r>
      </w:ins>
      <w:ins w:id="507" w:author="PR Preview" w:date="2024-01-01T00:00:00Z">
        <w:r>
          <w:t xml:space="preserve"> </w:t>
        </w:r>
      </w:ins>
      <w:ins w:id="507" w:author="PR Preview" w:date="2024-01-01T00:00:00Z">
        <w:r>
          <w:t xml:space="preserve">- principles for designing R packages and APIs that are intuitive, composable, and consistent with tidyverse philosophy</w:t>
        </w:r>
      </w:ins>
    </w:p>
    <w:p>
      <w:pPr>
        <w:pStyle w:val="Compact"/>
        <w:numPr>
          <w:ilvl w:val="0"/>
          <w:numId w:val="1052"/>
        </w:numPr>
      </w:pPr>
      <w:hyperlink r:id="rId172">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73">
        <w:r>
          <w:rPr>
            <w:rStyle w:val="Hyperlink"/>
          </w:rPr>
          <w:t xml:space="preserve">devtools documentation</w:t>
        </w:r>
      </w:hyperlink>
      <w:r>
        <w:t xml:space="preserve"> </w:t>
      </w:r>
      <w:r>
        <w:t xml:space="preserve">- essential development tools</w:t>
      </w:r>
    </w:p>
    <w:p>
      <w:pPr>
        <w:pStyle w:val="Compact"/>
        <w:numPr>
          <w:ilvl w:val="0"/>
          <w:numId w:val="1052"/>
        </w:numPr>
      </w:pPr>
      <w:hyperlink r:id="rId174">
        <w:r>
          <w:rPr>
            <w:rStyle w:val="Hyperlink"/>
          </w:rPr>
          <w:t xml:space="preserve">pkgdown documentation</w:t>
        </w:r>
      </w:hyperlink>
      <w:r>
        <w:t xml:space="preserve"> </w:t>
      </w:r>
      <w:r>
        <w:t xml:space="preserve">- create package websites</w:t>
      </w:r>
    </w:p>
    <w:p>
      <w:pPr>
        <w:pStyle w:val="Compact"/>
        <w:numPr>
          <w:ilvl w:val="0"/>
          <w:numId w:val="1052"/>
        </w:numPr>
      </w:pPr>
      <w:hyperlink r:id="rId175">
        <w:r>
          <w:rPr>
            <w:rStyle w:val="Hyperlink"/>
          </w:rPr>
          <w:t xml:space="preserve">testthat documentation</w:t>
        </w:r>
      </w:hyperlink>
      <w:r>
        <w:t xml:space="preserve"> </w:t>
      </w:r>
      <w:r>
        <w:t xml:space="preserve">- unit testing framework</w:t>
      </w:r>
    </w:p>
    <w:bookmarkEnd w:id="176"/>
    <w:bookmarkStart w:id="177" w:name="general-r-programming"/>
    <w:p>
      <w:pPr>
        <w:pStyle w:val="Heading3"/>
      </w:pPr>
      <w:r>
        <w:t xml:space="preserve">6.22.2 General R Programming</w:t>
      </w:r>
    </w:p>
    <w:p>
      <w:pPr>
        <w:pStyle w:val="Compact"/>
        <w:numPr>
          <w:ilvl w:val="0"/>
          <w:numId w:val="1053"/>
        </w:numPr>
      </w:pPr>
      <w:ins w:id="513" w:author="PR Preview" w:date="2024-01-01T00:00:00Z">
        <w:r>
          <w:t xml:space="preserve">R for Data Science</w:t>
        </w:r>
      </w:ins>
      <w:ins w:id="513" w:author="PR Preview" w:date="2024-01-01T00:00:00Z">
        <w:r>
          <w:t xml:space="preserve"> </w:t>
        </w:r>
      </w:ins>
      <w:ins w:id="513" w:author="PR Preview" w:date="2024-01-01T00:00:00Z">
        <w:r>
          <w:t xml:space="preserve">(Wickham, Çetinkaya-Rundel, and Grolemund 2023)</w:t>
        </w:r>
      </w:ins>
      <w:ins w:id="513" w:author="PR Preview" w:date="2024-01-01T00:00:00Z">
        <w:r>
          <w:t xml:space="preserve"> </w:t>
        </w:r>
      </w:ins>
      <w:ins w:id="513" w:author="PR Preview" w:date="2024-01-01T00:00:00Z">
        <w:r>
          <w:t xml:space="preserve">- learn data science with the tidyverse</w:t>
        </w:r>
      </w:ins>
    </w:p>
    <w:p>
      <w:pPr>
        <w:pStyle w:val="Compact"/>
        <w:numPr>
          <w:ilvl w:val="0"/>
          <w:numId w:val="1053"/>
        </w:numPr>
      </w:pPr>
      <w:ins w:id="514" w:author="PR Preview" w:date="2024-01-01T00:00:00Z">
        <w:r>
          <w:t xml:space="preserve">Advanced R</w:t>
        </w:r>
      </w:ins>
      <w:ins w:id="514" w:author="PR Preview" w:date="2024-01-01T00:00:00Z">
        <w:r>
          <w:t xml:space="preserve"> </w:t>
        </w:r>
      </w:ins>
      <w:ins w:id="514" w:author="PR Preview" w:date="2024-01-01T00:00:00Z">
        <w:r>
          <w:t xml:space="preserve">(Wickham 2019)</w:t>
        </w:r>
      </w:ins>
      <w:ins w:id="514" w:author="PR Preview" w:date="2024-01-01T00:00:00Z">
        <w:r>
          <w:t xml:space="preserve"> </w:t>
        </w:r>
      </w:ins>
      <w:ins w:id="514" w:author="PR Preview" w:date="2024-01-01T00:00:00Z">
        <w:r>
          <w:t xml:space="preserve">- deep dive into R programming and internals</w:t>
        </w:r>
      </w:ins>
    </w:p>
    <w:bookmarkEnd w:id="177"/>
    <w:bookmarkStart w:id="178" w:name="shiny-development"/>
    <w:p>
      <w:pPr>
        <w:pStyle w:val="Heading3"/>
      </w:pPr>
      <w:r>
        <w:t xml:space="preserve">6.22.3 Shiny Development</w:t>
      </w:r>
    </w:p>
    <w:p>
      <w:pPr>
        <w:pStyle w:val="Compact"/>
        <w:numPr>
          <w:ilvl w:val="0"/>
          <w:numId w:val="1054"/>
        </w:numPr>
      </w:pPr>
      <w:ins w:id="516" w:author="PR Preview" w:date="2024-01-01T00:00:00Z">
        <w:r>
          <w:t xml:space="preserve">Mastering Shiny</w:t>
        </w:r>
      </w:ins>
      <w:ins w:id="516" w:author="PR Preview" w:date="2024-01-01T00:00:00Z">
        <w:r>
          <w:t xml:space="preserve"> </w:t>
        </w:r>
      </w:ins>
      <w:ins w:id="516" w:author="PR Preview" w:date="2024-01-01T00:00:00Z">
        <w:r>
          <w:t xml:space="preserve">(Wickham 2021)</w:t>
        </w:r>
      </w:ins>
      <w:ins w:id="516" w:author="PR Preview" w:date="2024-01-01T00:00:00Z">
        <w:r>
          <w:t xml:space="preserve"> </w:t>
        </w:r>
      </w:ins>
      <w:ins w:id="516" w:author="PR Preview" w:date="2024-01-01T00:00:00Z">
        <w:r>
          <w:t xml:space="preserve">- comprehensive guide to building web applications with Shiny</w:t>
        </w:r>
      </w:ins>
    </w:p>
    <w:p>
      <w:pPr>
        <w:pStyle w:val="Compact"/>
        <w:numPr>
          <w:ilvl w:val="0"/>
          <w:numId w:val="1054"/>
        </w:numPr>
      </w:pPr>
      <w:ins w:id="517" w:author="PR Preview" w:date="2024-01-01T00:00:00Z">
        <w:r>
          <w:t xml:space="preserve">Engineering Production-Grade Shiny Apps</w:t>
        </w:r>
      </w:ins>
      <w:ins w:id="517" w:author="PR Preview" w:date="2024-01-01T00:00:00Z">
        <w:r>
          <w:t xml:space="preserve"> </w:t>
        </w:r>
      </w:ins>
      <w:ins w:id="517" w:author="PR Preview" w:date="2024-01-01T00:00:00Z">
        <w:r>
          <w:t xml:space="preserve">(Fay et al. 2021)</w:t>
        </w:r>
      </w:ins>
      <w:ins w:id="517" w:author="PR Preview" w:date="2024-01-01T00:00:00Z">
        <w:r>
          <w:t xml:space="preserve"> </w:t>
        </w:r>
      </w:ins>
      <w:ins w:id="517" w:author="PR Preview" w:date="2024-01-01T00:00:00Z">
        <w:r>
          <w:t xml:space="preserve">- best practices for production Shiny applications</w:t>
        </w:r>
      </w:ins>
    </w:p>
    <w:bookmarkEnd w:id="178"/>
    <w:bookmarkStart w:id="179" w:name="git-and-version-control"/>
    <w:p>
      <w:pPr>
        <w:pStyle w:val="Heading3"/>
      </w:pPr>
      <w:r>
        <w:t xml:space="preserve">6.22.4 Git and Version Control</w:t>
      </w:r>
    </w:p>
    <w:p>
      <w:pPr>
        <w:pStyle w:val="Compact"/>
        <w:numPr>
          <w:ilvl w:val="0"/>
          <w:numId w:val="1055"/>
        </w:numPr>
      </w:pPr>
      <w:ins w:id="519" w:author="PR Preview" w:date="2024-01-01T00:00:00Z">
        <w:r>
          <w:t xml:space="preserve">Happy Git and GitHub for the useR</w:t>
        </w:r>
      </w:ins>
      <w:ins w:id="519" w:author="PR Preview" w:date="2024-01-01T00:00:00Z">
        <w:r>
          <w:t xml:space="preserve"> </w:t>
        </w:r>
      </w:ins>
      <w:ins w:id="519" w:author="PR Preview" w:date="2024-01-01T00:00:00Z">
        <w:r>
          <w:t xml:space="preserve">(Bryan 2023)</w:t>
        </w:r>
      </w:ins>
      <w:ins w:id="519" w:author="PR Preview" w:date="2024-01-01T00:00:00Z">
        <w:r>
          <w:t xml:space="preserve"> </w:t>
        </w:r>
      </w:ins>
      <w:ins w:id="519" w:author="PR Preview" w:date="2024-01-01T00:00:00Z">
        <w:r>
          <w:t xml:space="preserve">- essential guide to using Git and GitHub with R</w:t>
        </w:r>
      </w:ins>
    </w:p>
    <w:p>
      <w:r>
        <w:br w:type="page"/>
      </w:r>
    </w:p>
    <w:bookmarkEnd w:id="179"/>
    <w:bookmarkEnd w:id="180"/>
    <w:bookmarkEnd w:id="181"/>
    <w:bookmarkStart w:id="228" w:name="sec-r-code-style"/>
    <w:p>
      <w:pPr>
        <w:pStyle w:val="Heading1"/>
      </w:pPr>
      <w:r>
        <w:t xml:space="preserve">7. R Code Style</w:t>
      </w:r>
    </w:p>
    <w:p>
      <w:pPr>
        <w:pStyle w:val="FirstParagraph"/>
      </w:pPr>
      <w:r>
        <w:t xml:space="preserve">Adapted by UCD-SeRG team from</w:t>
      </w:r>
      <w:r>
        <w:t xml:space="preserve"> </w:t>
      </w:r>
      <w:hyperlink r:id="rId182">
        <w:r>
          <w:rPr>
            <w:rStyle w:val="Hyperlink"/>
          </w:rPr>
          <w:t xml:space="preserve">original by Kunal Mishra, Jade Benjamin-Chung, and Stephanie Djajadi</w:t>
        </w:r>
      </w:hyperlink>
    </w:p>
    <w:p>
      <w:pPr>
        <w:pStyle w:val="BodyText"/>
      </w:pPr>
      <w:r>
        <w:t xml:space="preserve">Follow these code style guidelines for all R code:</w:t>
      </w:r>
    </w:p>
    <w:bookmarkStart w:id="183"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183"/>
    <w:bookmarkStart w:id="184"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4"/>
    <w:bookmarkStart w:id="188"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5">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6" name="Picture"/>
                  <a:graphic>
                    <a:graphicData uri="http://schemas.openxmlformats.org/drawingml/2006/picture">
                      <pic:pic>
                        <pic:nvPicPr>
                          <pic:cNvPr descr="/opt/quarto/share/formats/docx/note.png" id="18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88"/>
    <w:bookmarkStart w:id="189"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89"/>
    <w:bookmarkStart w:id="191" w:name="markdown-and-quarto-formatting"/>
    <w:p>
      <w:pPr>
        <w:pStyle w:val="Heading2"/>
      </w:pPr>
      <w:r>
        <w:t xml:space="preserve">7.5 Markdown and Quarto Formatting</w:t>
      </w:r>
    </w:p>
    <w:bookmarkStart w:id="190"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190"/>
    <w:bookmarkEnd w:id="191"/>
    <w:bookmarkStart w:id="192"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2"/>
    <w:bookmarkStart w:id="193"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193"/>
    <w:bookmarkStart w:id="194"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4"/>
    <w:bookmarkStart w:id="195"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5"/>
    <w:bookmarkStart w:id="200"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6" name="Picture"/>
                  <a:graphic>
                    <a:graphicData uri="http://schemas.openxmlformats.org/drawingml/2006/picture">
                      <pic:pic>
                        <pic:nvPicPr>
                          <pic:cNvPr descr="/opt/quarto/share/formats/docx/note.png" id="19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8" name="Picture"/>
                  <a:graphic>
                    <a:graphicData uri="http://schemas.openxmlformats.org/drawingml/2006/picture">
                      <pic:pic>
                        <pic:nvPicPr>
                          <pic:cNvPr descr="/opt/quarto/share/formats/docx/note.png" id="19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3">
        <w:r>
          <w:rPr>
            <w:rStyle w:val="Hyperlink"/>
          </w:rPr>
          <w:t xml:space="preserve">Be Expressive: How to Give Your Variables Better Names</w:t>
        </w:r>
      </w:hyperlink>
    </w:p>
    <w:bookmarkEnd w:id="200"/>
    <w:bookmarkStart w:id="226" w:name="sec-style-auto-style"/>
    <w:p>
      <w:pPr>
        <w:pStyle w:val="Heading2"/>
      </w:pPr>
      <w:r>
        <w:t xml:space="preserve">7.11 Automated Tools for Style and Project Workflow</w:t>
      </w:r>
    </w:p>
    <w:bookmarkStart w:id="225" w:name="styling"/>
    <w:p>
      <w:pPr>
        <w:pStyle w:val="Heading3"/>
      </w:pPr>
      <w:r>
        <w:t xml:space="preserve">7.11.1 Styling</w:t>
      </w:r>
    </w:p>
    <w:bookmarkStart w:id="202"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0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2"/>
    <w:bookmarkStart w:id="213"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0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5" name="Picture"/>
                  <a:graphic>
                    <a:graphicData uri="http://schemas.openxmlformats.org/drawingml/2006/picture">
                      <pic:pic>
                        <pic:nvPicPr>
                          <pic:cNvPr descr="/opt/quarto/share/formats/docx/note.png" id="206"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0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8" name="Picture"/>
                  <a:graphic>
                    <a:graphicData uri="http://schemas.openxmlformats.org/drawingml/2006/picture">
                      <pic:pic>
                        <pic:nvPicPr>
                          <pic:cNvPr descr="/opt/quarto/share/formats/docx/note.png" id="20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1" name="Picture"/>
                  <a:graphic>
                    <a:graphicData uri="http://schemas.openxmlformats.org/drawingml/2006/picture">
                      <pic:pic>
                        <pic:nvPicPr>
                          <pic:cNvPr descr="/opt/quarto/share/formats/docx/tip.png" id="212" name="Picture"/>
                          <pic:cNvPicPr>
                            <a:picLocks noChangeArrowheads="1" noChangeAspect="1"/>
                          </pic:cNvPicPr>
                        </pic:nvPicPr>
                        <pic:blipFill>
                          <a:blip r:embed="rId2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3"/>
    <w:bookmarkStart w:id="224"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4">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15">
        <w:r>
          <w:rPr>
            <w:rStyle w:val="Hyperlink"/>
          </w:rPr>
          <w:t xml:space="preserve">in this link</w:t>
        </w:r>
      </w:hyperlink>
      <w:r>
        <w:t xml:space="preserve">,</w:t>
      </w:r>
      <w:r>
        <w:t xml:space="preserve"> </w:t>
      </w:r>
      <w:r>
        <w:t xml:space="preserve">and most guidelines are based on</w:t>
      </w:r>
      <w:r>
        <w:t xml:space="preserve"> </w:t>
      </w:r>
      <w:hyperlink r:id="rId216">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7" name="Picture"/>
                  <a:graphic>
                    <a:graphicData uri="http://schemas.openxmlformats.org/drawingml/2006/picture">
                      <pic:pic>
                        <pic:nvPicPr>
                          <pic:cNvPr descr="/opt/quarto/share/formats/docx/note.png" id="21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19">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0" name="Picture"/>
                  <a:graphic>
                    <a:graphicData uri="http://schemas.openxmlformats.org/drawingml/2006/picture">
                      <pic:pic>
                        <pic:nvPicPr>
                          <pic:cNvPr descr="/opt/quarto/share/formats/docx/note.png" id="22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tip.png" id="223" name="Picture"/>
                          <pic:cNvPicPr>
                            <a:picLocks noChangeArrowheads="1" noChangeAspect="1"/>
                          </pic:cNvPicPr>
                        </pic:nvPicPr>
                        <pic:blipFill>
                          <a:blip r:embed="rId2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4"/>
    <w:bookmarkEnd w:id="225"/>
    <w:bookmarkEnd w:id="226"/>
    <w:bookmarkStart w:id="227" w:name="sec-r-resources-style"/>
    <w:p>
      <w:pPr>
        <w:pStyle w:val="Heading2"/>
      </w:pPr>
      <w:r>
        <w:t xml:space="preserve">7.12 Additional Resources</w:t>
      </w:r>
    </w:p>
    <w:p>
      <w:pPr>
        <w:pStyle w:val="Compact"/>
        <w:numPr>
          <w:ilvl w:val="0"/>
          <w:numId w:val="1062"/>
        </w:numPr>
      </w:pPr>
      <w:ins w:id="615" w:author="PR Preview" w:date="2024-01-01T00:00:00Z">
        <w:r>
          <w:t xml:space="preserve">Tidyverse style guide</w:t>
        </w:r>
      </w:ins>
      <w:ins w:id="615" w:author="PR Preview" w:date="2024-01-01T00:00:00Z">
        <w:r>
          <w:t xml:space="preserve"> </w:t>
        </w:r>
      </w:ins>
      <w:ins w:id="615" w:author="PR Preview" w:date="2024-01-01T00:00:00Z">
        <w:r>
          <w:t xml:space="preserve">(Wickham 2023a)</w:t>
        </w:r>
      </w:ins>
      <w:ins w:id="615" w:author="PR Preview" w:date="2024-01-01T00:00:00Z">
        <w:r>
          <w:t xml:space="preserve">: Detailed coding style conventions for writing clear, consistent R code. Covers naming, syntax, pipes, functions, and more.</w:t>
        </w:r>
      </w:ins>
    </w:p>
    <w:p>
      <w:r>
        <w:br w:type="page"/>
      </w:r>
    </w:p>
    <w:bookmarkEnd w:id="227"/>
    <w:bookmarkEnd w:id="228"/>
    <w:bookmarkStart w:id="234" w:name="big-data"/>
    <w:p>
      <w:pPr>
        <w:pStyle w:val="Heading1"/>
      </w:pPr>
      <w:r>
        <w:t xml:space="preserve">8. Big data</w:t>
      </w:r>
    </w:p>
    <w:p>
      <w:pPr>
        <w:pStyle w:val="FirstParagraph"/>
      </w:pPr>
      <w:r>
        <w:t xml:space="preserve">Adapted by UCD-SeRG team from</w:t>
      </w:r>
      <w:r>
        <w:t xml:space="preserve"> </w:t>
      </w:r>
      <w:hyperlink r:id="rId229">
        <w:r>
          <w:rPr>
            <w:rStyle w:val="Hyperlink"/>
          </w:rPr>
          <w:t xml:space="preserve">original by Kunal Mishra and Jade Benjamin-Chung</w:t>
        </w:r>
      </w:hyperlink>
    </w:p>
    <w:bookmarkStart w:id="23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1"/>
    <w:bookmarkStart w:id="23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2"/>
    <w:bookmarkStart w:id="23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3"/>
    <w:bookmarkEnd w:id="234"/>
    <w:bookmarkStart w:id="245" w:name="data-masking"/>
    <w:p>
      <w:pPr>
        <w:pStyle w:val="Heading1"/>
      </w:pPr>
      <w:r>
        <w:t xml:space="preserve">9. Data masking</w:t>
      </w:r>
    </w:p>
    <w:p>
      <w:pPr>
        <w:pStyle w:val="FirstParagraph"/>
      </w:pPr>
      <w:r>
        <w:t xml:space="preserve">Adapted by UCD-SeRG team from</w:t>
      </w:r>
      <w:r>
        <w:t xml:space="preserve"> </w:t>
      </w:r>
      <w:hyperlink r:id="rId23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4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39" w:name="fig-data-masking"/>
          <w:p>
            <w:pPr>
              <w:pStyle w:val="Compact"/>
              <w:jc w:val="center"/>
            </w:pPr>
            <w:r>
              <w:drawing>
                <wp:inline>
                  <wp:extent cx="2667000" cy="1103368"/>
                  <wp:effectExtent b="0" l="0" r="0" t="0"/>
                  <wp:docPr descr="" title="" id="237" name="Picture"/>
                  <a:graphic>
                    <a:graphicData uri="http://schemas.openxmlformats.org/drawingml/2006/picture">
                      <pic:pic>
                        <pic:nvPicPr>
                          <pic:cNvPr descr="assets/images/data-masking.PNG" id="238" name="Picture"/>
                          <pic:cNvPicPr>
                            <a:picLocks noChangeArrowheads="1" noChangeAspect="1"/>
                          </pic:cNvPicPr>
                        </pic:nvPicPr>
                        <pic:blipFill>
                          <a:blip r:embed="rId23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3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0"/>
    <w:bookmarkStart w:id="24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1"/>
    <w:bookmarkEnd w:id="242"/>
    <w:bookmarkStart w:id="244"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3"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3"/>
    <w:bookmarkEnd w:id="244"/>
    <w:bookmarkEnd w:id="245"/>
    <w:bookmarkStart w:id="265" w:name="sec-github"/>
    <w:p>
      <w:pPr>
        <w:pStyle w:val="Heading1"/>
      </w:pPr>
      <w:r>
        <w:t xml:space="preserve">10. Github</w:t>
      </w:r>
    </w:p>
    <w:p>
      <w:pPr>
        <w:pStyle w:val="FirstParagraph"/>
      </w:pPr>
      <w:r>
        <w:t xml:space="preserve">Adapted by UCD-SeRG team from</w:t>
      </w:r>
      <w:r>
        <w:t xml:space="preserve"> </w:t>
      </w:r>
      <w:hyperlink r:id="rId246">
        <w:r>
          <w:rPr>
            <w:rStyle w:val="Hyperlink"/>
          </w:rPr>
          <w:t xml:space="preserve">original by Stephanie Djajadi and Nolan Pokpongkiat</w:t>
        </w:r>
      </w:hyperlink>
    </w:p>
    <w:bookmarkStart w:id="248" w:name="basics"/>
    <w:p>
      <w:pPr>
        <w:pStyle w:val="Heading2"/>
      </w:pPr>
      <w:r>
        <w:t xml:space="preserve">10.1 Basics</w:t>
      </w:r>
    </w:p>
    <w:p>
      <w:pPr>
        <w:pStyle w:val="Compact"/>
        <w:numPr>
          <w:ilvl w:val="0"/>
          <w:numId w:val="1065"/>
        </w:numPr>
      </w:pPr>
      <w:r>
        <w:t xml:space="preserve">A detailed tutorial of Git can be found</w:t>
      </w:r>
      <w:r>
        <w:t xml:space="preserve"> </w:t>
      </w:r>
      <w:hyperlink r:id="rId247">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47">
        <w:r>
          <w:rPr>
            <w:rStyle w:val="Hyperlink"/>
          </w:rPr>
          <w:t xml:space="preserve">Section B</w:t>
        </w:r>
      </w:hyperlink>
      <w:r>
        <w:t xml:space="preserve">.</w:t>
      </w:r>
    </w:p>
    <w:p>
      <w:pPr>
        <w:pStyle w:val="Compact"/>
        <w:numPr>
          <w:ilvl w:val="0"/>
          <w:numId w:val="1065"/>
        </w:numPr>
      </w:pPr>
      <w:ins w:id="676" w:author="PR Preview" w:date="2024-01-01T00:00:00Z">
        <w:r>
          <w:t xml:space="preserve">If you have made a mistake in Git, you can refer to On undoing, fixing, or removing commits in git</w:t>
        </w:r>
      </w:ins>
      <w:ins w:id="676" w:author="PR Preview" w:date="2024-01-01T00:00:00Z">
        <w:r>
          <w:t xml:space="preserve"> </w:t>
        </w:r>
      </w:ins>
      <w:ins w:id="676" w:author="PR Preview" w:date="2024-01-01T00:00:00Z">
        <w:r>
          <w:t xml:space="preserve">(Robertson, n.d.)</w:t>
        </w:r>
      </w:ins>
      <w:ins w:id="676" w:author="PR Preview" w:date="2024-01-01T00:00:00Z">
        <w:r>
          <w:t xml:space="preserve"> </w:t>
        </w:r>
      </w:ins>
      <w:ins w:id="676" w:author="PR Preview" w:date="2024-01-01T00:00:00Z">
        <w:r>
          <w:t xml:space="preserve">to undo, fix, or remove commits in git.</w:t>
        </w:r>
      </w:ins>
    </w:p>
    <w:bookmarkEnd w:id="248"/>
    <w:bookmarkStart w:id="249" w:name="github-desktop"/>
    <w:p>
      <w:pPr>
        <w:pStyle w:val="Heading2"/>
      </w:pPr>
      <w:r>
        <w:t xml:space="preserve">10.2 Github Desktop</w:t>
      </w:r>
    </w:p>
    <w:p>
      <w:pPr>
        <w:pStyle w:val="FirstParagraph"/>
      </w:pPr>
      <w:ins w:id="678" w:author="PR Preview" w:date="2024-01-01T00:00:00Z">
        <w:r>
          <w:t xml:space="preserve">While knowing how to use Git on the command line will always be useful since the full power of Git and its customizations and flexibilty is designed for use with the command line, Github also provides GitHub Desktop</w:t>
        </w:r>
      </w:ins>
      <w:ins w:id="678" w:author="PR Preview" w:date="2024-01-01T00:00:00Z">
        <w:r>
          <w:t xml:space="preserve"> </w:t>
        </w:r>
      </w:ins>
      <w:ins w:id="678" w:author="PR Preview" w:date="2024-01-01T00:00:00Z">
        <w:r>
          <w:t xml:space="preserve">(</w:t>
        </w:r>
      </w:ins>
      <w:ins w:id="678" w:author="PR Preview" w:date="2024-01-01T00:00:00Z">
        <w:r>
          <w:t xml:space="preserve">“GitHub Desktop,”</w:t>
        </w:r>
      </w:ins>
      <w:ins w:id="678" w:author="PR Preview" w:date="2024-01-01T00:00:00Z">
        <w:r>
          <w:t xml:space="preserve"> </w:t>
        </w:r>
      </w:ins>
      <w:ins w:id="678" w:author="PR Preview" w:date="2024-01-01T00:00:00Z">
        <w:r>
          <w:t xml:space="preserve">n.d.)</w:t>
        </w:r>
      </w:ins>
      <w:ins w:id="678" w:author="PR Preview" w:date="2024-01-01T00:00:00Z">
        <w:r>
          <w:t xml:space="preserve"> </w:t>
        </w:r>
      </w:ins>
      <w:ins w:id="678" w:author="PR Preview" w:date="2024-01-01T00:00:00Z">
        <w:r>
          <w:t xml:space="preserve">as an graphical interface to do basic git commands; you can do all of the basic functions of Git using this desktop app. Feel free to use this as an alternative to Git on the command line if you prefer.</w:t>
        </w:r>
      </w:ins>
    </w:p>
    <w:bookmarkEnd w:id="249"/>
    <w:bookmarkStart w:id="251"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50">
        <w:r>
          <w:rPr>
            <w:rStyle w:val="Hyperlink"/>
          </w:rPr>
          <w:t xml:space="preserve">here</w:t>
        </w:r>
      </w:hyperlink>
      <w:r>
        <w:t xml:space="preserve">. You can also find instructions on how to handle merge conflicts when joining branches together.</w:t>
      </w:r>
    </w:p>
    <w:bookmarkEnd w:id="251"/>
    <w:bookmarkStart w:id="254"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253" w:name="tbl-git-workflow"/>
          <w:p>
            <w:pPr>
              <w:jc w:val="center"/>
            </w:pPr>
            <w:pPr>
              <w:jc w:val="left"/>
              <w:spacing w:before="200"/>
              <w:pStyle w:val="ImageCaption"/>
            </w:pPr>
            <w:r>
              <w:t xml:space="preserve">Table 10.1: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52">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253"/>
          <w:p/>
        </w:tc>
      </w:tr>
    </w:tbl>
    <w:p>
      <w:pPr>
        <w:pStyle w:val="BodyText"/>
      </w:pPr>
      <w:r>
        <w:t xml:space="preserve">Other helpful commands are listed below.</w:t>
      </w:r>
    </w:p>
    <w:bookmarkEnd w:id="254"/>
    <w:bookmarkStart w:id="256" w:name="commonly-used-git-commands"/>
    <w:p>
      <w:pPr>
        <w:pStyle w:val="Heading2"/>
      </w:pPr>
      <w:r>
        <w:t xml:space="preserve">10.5 Commonly Used Git Commands</w:t>
      </w:r>
    </w:p>
    <w:tbl>
      <w:tblPr>
        <w:tblStyle w:val="Table"/>
        <w:tblW w:type="pct" w:w="5000"/>
        <w:tblLayout w:type="fixed"/>
        <w:tblLook w:firstRow="0" w:lastRow="0" w:firstColumn="0" w:lastColumn="0" w:noHBand="0" w:noVBand="0" w:val="0000"/>
      </w:tblPr>
      <w:tblGrid>
        <w:gridCol w:w="7920"/>
      </w:tblGrid>
      <w:tr>
        <w:tc>
          <w:tcPr/>
          <w:bookmarkStart w:id="255" w:name="tbl-git-commands"/>
          <w:p>
            <w:pPr>
              <w:jc w:val="center"/>
            </w:pPr>
            <w:pPr>
              <w:jc w:val="left"/>
              <w:spacing w:before="200"/>
              <w:pStyle w:val="ImageCaption"/>
            </w:pPr>
            <w:r>
              <w:t xml:space="preserve">Table 10.2: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255"/>
          <w:p/>
        </w:tc>
      </w:tr>
    </w:tbl>
    <w:bookmarkEnd w:id="256"/>
    <w:bookmarkStart w:id="257"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57"/>
    <w:bookmarkStart w:id="261"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58"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58"/>
    <w:bookmarkStart w:id="260"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59">
        <w:r>
          <w:rPr>
            <w:rStyle w:val="Hyperlink"/>
          </w:rPr>
          <w:t xml:space="preserve">Repeated Amend chapter</w:t>
        </w:r>
      </w:hyperlink>
      <w:r>
        <w:t xml:space="preserve"> </w:t>
      </w:r>
      <w:r>
        <w:t xml:space="preserve">in Happy Git with R.</w:t>
      </w:r>
    </w:p>
    <w:bookmarkEnd w:id="260"/>
    <w:bookmarkEnd w:id="261"/>
    <w:bookmarkStart w:id="264"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6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63">
        <w:r>
          <w:rPr>
            <w:rStyle w:val="Hyperlink"/>
          </w:rPr>
          <w:t xml:space="preserve">great discussion of project-oriented workflows</w:t>
        </w:r>
      </w:hyperlink>
      <w:r>
        <w:t xml:space="preserve">, extolling the virtues of a self-contained, portable projects, for your reference.</w:t>
      </w:r>
    </w:p>
    <w:p>
      <w:r>
        <w:br w:type="page"/>
      </w:r>
    </w:p>
    <w:bookmarkEnd w:id="264"/>
    <w:bookmarkEnd w:id="265"/>
    <w:bookmarkStart w:id="288" w:name="sec-unix"/>
    <w:p>
      <w:pPr>
        <w:pStyle w:val="Heading1"/>
      </w:pPr>
      <w:r>
        <w:t xml:space="preserve">11. Unix</w:t>
      </w:r>
    </w:p>
    <w:p>
      <w:pPr>
        <w:pStyle w:val="FirstParagraph"/>
      </w:pPr>
      <w:r>
        <w:t xml:space="preserve">Adapted by UCD-SeRG team from</w:t>
      </w:r>
      <w:r>
        <w:t xml:space="preserve"> </w:t>
      </w:r>
      <w:hyperlink r:id="rId266">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71"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70" w:name="fig-unix-desktop"/>
          <w:p>
            <w:pPr>
              <w:pStyle w:val="Compact"/>
              <w:jc w:val="center"/>
            </w:pPr>
            <w:r>
              <w:drawing>
                <wp:inline>
                  <wp:extent cx="5334000" cy="3380267"/>
                  <wp:effectExtent b="0" l="0" r="0" t="0"/>
                  <wp:docPr descr="" title="" id="268" name="Picture"/>
                  <a:graphic>
                    <a:graphicData uri="http://schemas.openxmlformats.org/drawingml/2006/picture">
                      <pic:pic>
                        <pic:nvPicPr>
                          <pic:cNvPr descr="assets/images/ex-desktop.jpg" id="269" name="Picture"/>
                          <pic:cNvPicPr>
                            <a:picLocks noChangeArrowheads="1" noChangeAspect="1"/>
                          </pic:cNvPicPr>
                        </pic:nvPicPr>
                        <pic:blipFill>
                          <a:blip r:embed="rId26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Example desktop with folders and files</w:t>
            </w:r>
          </w:p>
          <w:bookmarkEnd w:id="270"/>
        </w:tc>
      </w:tr>
    </w:tbl>
    <w:bookmarkEnd w:id="271"/>
    <w:bookmarkStart w:id="277"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272" w:name="tbl-unix-basic-commands"/>
          <w:p>
            <w:pPr>
              <w:jc w:val="center"/>
            </w:pPr>
            <w:pPr>
              <w:jc w:val="left"/>
              <w:spacing w:before="200"/>
              <w:pStyle w:val="ImageCaption"/>
            </w:pPr>
            <w:r>
              <w:t xml:space="preserve">Table 11.1: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27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76" w:name="fig-unix-terminal"/>
          <w:p>
            <w:pPr>
              <w:pStyle w:val="Compact"/>
              <w:jc w:val="center"/>
            </w:pPr>
            <w:r>
              <w:drawing>
                <wp:inline>
                  <wp:extent cx="4488872" cy="8862646"/>
                  <wp:effectExtent b="0" l="0" r="0" t="0"/>
                  <wp:docPr descr="" title="" id="274" name="Picture"/>
                  <a:graphic>
                    <a:graphicData uri="http://schemas.openxmlformats.org/drawingml/2006/picture">
                      <pic:pic>
                        <pic:nvPicPr>
                          <pic:cNvPr descr="assets/images/ex-terminal.PNG" id="275" name="Picture"/>
                          <pic:cNvPicPr>
                            <a:picLocks noChangeArrowheads="1" noChangeAspect="1"/>
                          </pic:cNvPicPr>
                        </pic:nvPicPr>
                        <pic:blipFill>
                          <a:blip r:embed="rId27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Terminal output after executing basic Unix commands</w:t>
            </w:r>
          </w:p>
          <w:bookmarkEnd w:id="276"/>
        </w:tc>
      </w:tr>
    </w:tbl>
    <w:bookmarkEnd w:id="277"/>
    <w:bookmarkStart w:id="279" w:name="running-bash-scripts"/>
    <w:p>
      <w:pPr>
        <w:pStyle w:val="Heading2"/>
      </w:pPr>
      <w:r>
        <w:t xml:space="preserve">11.3 Running Bash Scripts</w:t>
      </w:r>
    </w:p>
    <w:tbl>
      <w:tblPr>
        <w:tblStyle w:val="Table"/>
        <w:tblW w:type="pct" w:w="5000"/>
        <w:tblLayout w:type="fixed"/>
        <w:tblLook w:firstRow="0" w:lastRow="0" w:firstColumn="0" w:lastColumn="0" w:noHBand="0" w:noVBand="0" w:val="0000"/>
      </w:tblPr>
      <w:tblGrid>
        <w:gridCol w:w="7920"/>
      </w:tblGrid>
      <w:tr>
        <w:tc>
          <w:tcPr/>
          <w:bookmarkStart w:id="278" w:name="tbl-unix-bash-scripts"/>
          <w:p>
            <w:pPr>
              <w:jc w:val="center"/>
            </w:pPr>
            <w:pPr>
              <w:jc w:val="left"/>
              <w:spacing w:before="200"/>
              <w:pStyle w:val="ImageCaption"/>
            </w:pPr>
            <w:r>
              <w:t xml:space="preserve">Table 11.2: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278"/>
          <w:p/>
        </w:tc>
      </w:tr>
    </w:tbl>
    <w:bookmarkEnd w:id="279"/>
    <w:bookmarkStart w:id="282"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8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81"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81"/>
    <w:bookmarkEnd w:id="282"/>
    <w:bookmarkStart w:id="283"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83"/>
    <w:bookmarkStart w:id="287"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8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85"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85"/>
    <w:bookmarkStart w:id="286"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286"/>
    <w:bookmarkEnd w:id="287"/>
    <w:bookmarkEnd w:id="288"/>
    <w:bookmarkStart w:id="294" w:name="reproducible-environments"/>
    <w:p>
      <w:pPr>
        <w:pStyle w:val="Heading1"/>
      </w:pPr>
      <w:r>
        <w:t xml:space="preserve">12. Reproducible Environments</w:t>
      </w:r>
    </w:p>
    <w:p>
      <w:pPr>
        <w:pStyle w:val="FirstParagraph"/>
      </w:pPr>
      <w:r>
        <w:t xml:space="preserve">Adapted by UCD-SeRG team from</w:t>
      </w:r>
      <w:r>
        <w:t xml:space="preserve"> </w:t>
      </w:r>
      <w:hyperlink r:id="rId289">
        <w:r>
          <w:rPr>
            <w:rStyle w:val="Hyperlink"/>
          </w:rPr>
          <w:t xml:space="preserve">original by Anna Nguyen</w:t>
        </w:r>
      </w:hyperlink>
    </w:p>
    <w:bookmarkStart w:id="293" w:name="package-version-control-with-renv"/>
    <w:p>
      <w:pPr>
        <w:pStyle w:val="Heading2"/>
      </w:pPr>
      <w:r>
        <w:t xml:space="preserve">12.1 Package Version Control with renv</w:t>
      </w:r>
    </w:p>
    <w:bookmarkStart w:id="290"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290"/>
    <w:bookmarkStart w:id="291"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291"/>
    <w:bookmarkStart w:id="292"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p>
      <w:r>
        <w:br w:type="page"/>
      </w:r>
    </w:p>
    <w:bookmarkEnd w:id="292"/>
    <w:bookmarkEnd w:id="293"/>
    <w:bookmarkEnd w:id="294"/>
    <w:bookmarkStart w:id="309" w:name="code-publication"/>
    <w:p>
      <w:pPr>
        <w:pStyle w:val="Heading1"/>
      </w:pPr>
      <w:r>
        <w:t xml:space="preserve">13. Code Publication</w:t>
      </w:r>
    </w:p>
    <w:p>
      <w:pPr>
        <w:pStyle w:val="FirstParagraph"/>
      </w:pPr>
      <w:r>
        <w:t xml:space="preserve">Adapted by UCD-SeRG team from</w:t>
      </w:r>
      <w:r>
        <w:t xml:space="preserve"> </w:t>
      </w:r>
      <w:hyperlink r:id="rId295">
        <w:r>
          <w:rPr>
            <w:rStyle w:val="Hyperlink"/>
          </w:rPr>
          <w:t xml:space="preserve">original by Nolan Pokpongkiat</w:t>
        </w:r>
      </w:hyperlink>
    </w:p>
    <w:bookmarkStart w:id="296"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296"/>
    <w:bookmarkStart w:id="298"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297">
        <w:r>
          <w:rPr>
            <w:rStyle w:val="Hyperlink"/>
          </w:rPr>
          <w:t xml:space="preserve">here.</w:t>
        </w:r>
      </w:hyperlink>
    </w:p>
    <w:bookmarkEnd w:id="298"/>
    <w:bookmarkStart w:id="299"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299"/>
    <w:bookmarkStart w:id="301"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00">
        <w:r>
          <w:rPr>
            <w:rStyle w:val="Hyperlink"/>
          </w:rPr>
          <w:t xml:space="preserve">here.</w:t>
        </w:r>
      </w:hyperlink>
    </w:p>
    <w:bookmarkEnd w:id="301"/>
    <w:bookmarkStart w:id="302"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02"/>
    <w:bookmarkStart w:id="304"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03">
        <w:r>
          <w:rPr>
            <w:rStyle w:val="Hyperlink"/>
          </w:rPr>
          <w:t xml:space="preserve">here.</w:t>
        </w:r>
      </w:hyperlink>
    </w:p>
    <w:bookmarkEnd w:id="304"/>
    <w:bookmarkStart w:id="305"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05"/>
    <w:bookmarkStart w:id="306"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06"/>
    <w:bookmarkStart w:id="308"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07">
        <w:r>
          <w:rPr>
            <w:rStyle w:val="Hyperlink"/>
          </w:rPr>
          <w:t xml:space="preserve">here.</w:t>
        </w:r>
      </w:hyperlink>
    </w:p>
    <w:p>
      <w:r>
        <w:br w:type="page"/>
      </w:r>
    </w:p>
    <w:bookmarkEnd w:id="308"/>
    <w:bookmarkEnd w:id="309"/>
    <w:bookmarkStart w:id="327" w:name="data-publication"/>
    <w:p>
      <w:pPr>
        <w:pStyle w:val="Heading1"/>
      </w:pPr>
      <w:r>
        <w:t xml:space="preserve">14. Data Publication</w:t>
      </w:r>
    </w:p>
    <w:p>
      <w:pPr>
        <w:pStyle w:val="FirstParagraph"/>
      </w:pPr>
      <w:r>
        <w:t xml:space="preserve">Adapted from Fanice Nyatigo and Ben Arnold’s chapter in the</w:t>
      </w:r>
      <w:r>
        <w:t xml:space="preserve"> </w:t>
      </w:r>
      <w:hyperlink r:id="rId310">
        <w:r>
          <w:rPr>
            <w:rStyle w:val="Hyperlink"/>
          </w:rPr>
          <w:t xml:space="preserve">Proctor-UCSF Lab Manual</w:t>
        </w:r>
      </w:hyperlink>
    </w:p>
    <w:bookmarkStart w:id="311"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ins w:id="853" w:author="PR Preview" w:date="2024-01-01T00:00:00Z">
        <w:r>
          <w:t xml:space="preserve">If the data are bigger, then maintaining them under version control in your git repository can be unwieldy. Instead, we recommend using another stable repository that has version control, such as the Open Science Framework</w:t>
        </w:r>
      </w:ins>
      <w:ins w:id="853" w:author="PR Preview" w:date="2024-01-01T00:00:00Z">
        <w:r>
          <w:t xml:space="preserve"> </w:t>
        </w:r>
      </w:ins>
      <w:ins w:id="853" w:author="PR Preview" w:date="2024-01-01T00:00:00Z">
        <w:r>
          <w:t xml:space="preserve">(</w:t>
        </w:r>
      </w:ins>
      <w:ins w:id="853" w:author="PR Preview" w:date="2024-01-01T00:00:00Z">
        <w:r>
          <w:t xml:space="preserve">“Open Science Framework,”</w:t>
        </w:r>
      </w:ins>
      <w:ins w:id="853" w:author="PR Preview" w:date="2024-01-01T00:00:00Z">
        <w:r>
          <w:t xml:space="preserve"> </w:t>
        </w:r>
      </w:ins>
      <w:ins w:id="853" w:author="PR Preview" w:date="2024-01-01T00:00:00Z">
        <w:r>
          <w:t xml:space="preserve">n.d.)</w:t>
        </w:r>
      </w:ins>
      <w:ins w:id="853" w:author="PR Preview" w:date="2024-01-01T00:00:00Z">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ins>
      <w:ins w:id="853" w:author="PR Preview" w:date="2024-01-01T00:00:00Z">
        <w:r>
          <w:t xml:space="preserve"> </w:t>
        </w:r>
      </w:ins>
      <w:ins w:id="853" w:author="PR Preview" w:date="2024-01-01T00:00:00Z">
        <w:r>
          <w:t xml:space="preserve">(</w:t>
        </w:r>
      </w:ins>
      <w:ins w:id="853" w:author="PR Preview" w:date="2024-01-01T00:00:00Z">
        <w:r>
          <w:t xml:space="preserve">“Dryad Digital Repository,”</w:t>
        </w:r>
      </w:ins>
      <w:ins w:id="853" w:author="PR Preview" w:date="2024-01-01T00:00:00Z">
        <w:r>
          <w:t xml:space="preserve"> </w:t>
        </w:r>
      </w:ins>
      <w:ins w:id="853" w:author="PR Preview" w:date="2024-01-01T00:00:00Z">
        <w:r>
          <w:t xml:space="preserve">n.d.)</w:t>
        </w:r>
      </w:ins>
      <w:ins w:id="853" w:author="PR Preview" w:date="2024-01-01T00:00:00Z">
        <w:r>
          <w:t xml:space="preserve"> </w:t>
        </w:r>
      </w:ins>
      <w:ins w:id="853" w:author="PR Preview" w:date="2024-01-01T00:00:00Z">
        <w:r>
          <w:t xml:space="preserve">or institutional digital repositories.</w:t>
        </w:r>
      </w:ins>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11"/>
    <w:bookmarkStart w:id="315"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12"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12"/>
    <w:bookmarkStart w:id="313"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13"/>
    <w:bookmarkStart w:id="314"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14"/>
    <w:bookmarkEnd w:id="315"/>
    <w:bookmarkStart w:id="319" w:name="create-public-ids"/>
    <w:p>
      <w:pPr>
        <w:pStyle w:val="Heading2"/>
      </w:pPr>
      <w:r>
        <w:t xml:space="preserve">14.3 Create public IDs</w:t>
      </w:r>
    </w:p>
    <w:bookmarkStart w:id="316"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16"/>
    <w:bookmarkStart w:id="317"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17"/>
    <w:bookmarkStart w:id="318"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18"/>
    <w:bookmarkEnd w:id="319"/>
    <w:bookmarkStart w:id="323"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2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22"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21">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22"/>
    <w:bookmarkEnd w:id="323"/>
    <w:bookmarkStart w:id="324"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24"/>
    <w:bookmarkStart w:id="325"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25"/>
    <w:bookmarkStart w:id="326"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ins w:id="908" w:author="PR Preview" w:date="2024-01-01T00:00:00Z">
        <w:r>
          <w:t xml:space="preserve">Further reading on end-to-end data management: How to Store and Manage Your Data - PLOS</w:t>
        </w:r>
      </w:ins>
      <w:ins w:id="908" w:author="PR Preview" w:date="2024-01-01T00:00:00Z">
        <w:r>
          <w:t xml:space="preserve"> </w:t>
        </w:r>
      </w:ins>
      <w:ins w:id="908" w:author="PR Preview" w:date="2024-01-01T00:00:00Z">
        <w:r>
          <w:t xml:space="preserve">(</w:t>
        </w:r>
      </w:ins>
      <w:ins w:id="908" w:author="PR Preview" w:date="2024-01-01T00:00:00Z">
        <w:r>
          <w:t xml:space="preserve">“How to Store and Manage Your Data,”</w:t>
        </w:r>
      </w:ins>
      <w:ins w:id="908" w:author="PR Preview" w:date="2024-01-01T00:00:00Z">
        <w:r>
          <w:t xml:space="preserve"> </w:t>
        </w:r>
      </w:ins>
      <w:ins w:id="908" w:author="PR Preview" w:date="2024-01-01T00:00:00Z">
        <w:r>
          <w:t xml:space="preserve">n.d.)</w:t>
        </w:r>
      </w:ins>
    </w:p>
    <w:p>
      <w:r>
        <w:br w:type="page"/>
      </w:r>
    </w:p>
    <w:bookmarkEnd w:id="326"/>
    <w:bookmarkEnd w:id="327"/>
    <w:bookmarkStart w:id="347" w:name="sec-slurm"/>
    <w:p>
      <w:pPr>
        <w:pStyle w:val="Heading1"/>
      </w:pPr>
      <w:r>
        <w:t xml:space="preserve">15. High-performance computing (HPC)</w:t>
      </w:r>
    </w:p>
    <w:p>
      <w:pPr>
        <w:pStyle w:val="FirstParagraph"/>
      </w:pPr>
      <w:r>
        <w:t xml:space="preserve">Adapted by UCD-SeRG team from</w:t>
      </w:r>
      <w:r>
        <w:t xml:space="preserve"> </w:t>
      </w:r>
      <w:hyperlink r:id="rId328">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32" w:name="uc-davis-computing-resources"/>
    <w:p>
      <w:pPr>
        <w:pStyle w:val="Heading2"/>
      </w:pPr>
      <w:r>
        <w:t xml:space="preserve">15.1 UC Davis Computing Resources</w:t>
      </w:r>
    </w:p>
    <w:bookmarkStart w:id="331"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2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3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31"/>
    <w:bookmarkEnd w:id="332"/>
    <w:bookmarkStart w:id="334"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33"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33"/>
    <w:bookmarkEnd w:id="334"/>
    <w:bookmarkStart w:id="335"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2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35"/>
    <w:bookmarkStart w:id="336"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29">
        <w:r>
          <w:rPr>
            <w:rStyle w:val="Hyperlink"/>
          </w:rPr>
          <w:t xml:space="preserve">hpc.ucdavis.edu</w:t>
        </w:r>
      </w:hyperlink>
      <w:r>
        <w:t xml:space="preserve"> </w:t>
      </w:r>
      <w:r>
        <w:t xml:space="preserve">for support information.</w:t>
      </w:r>
    </w:p>
    <w:bookmarkEnd w:id="336"/>
    <w:bookmarkStart w:id="340"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37"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37"/>
    <w:bookmarkStart w:id="338"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38"/>
    <w:bookmarkStart w:id="339"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39"/>
    <w:bookmarkEnd w:id="340"/>
    <w:bookmarkStart w:id="345" w:name="storage-group-storage-access"/>
    <w:p>
      <w:pPr>
        <w:pStyle w:val="Heading2"/>
      </w:pPr>
      <w:r>
        <w:t xml:space="preserve">15.6 Storage &amp; group storage access</w:t>
      </w:r>
    </w:p>
    <w:bookmarkStart w:id="341"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29">
        <w:r>
          <w:rPr>
            <w:rStyle w:val="Hyperlink"/>
          </w:rPr>
          <w:t xml:space="preserve">UC Davis HPC documentation</w:t>
        </w:r>
      </w:hyperlink>
      <w:r>
        <w:t xml:space="preserve"> </w:t>
      </w:r>
      <w:r>
        <w:t xml:space="preserve">for specific storage options and quotas.</w:t>
      </w:r>
    </w:p>
    <w:bookmarkEnd w:id="341"/>
    <w:bookmarkStart w:id="342"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42"/>
    <w:bookmarkStart w:id="344"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43">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44"/>
    <w:bookmarkEnd w:id="345"/>
    <w:bookmarkStart w:id="346" w:name="running-big-jobs-1"/>
    <w:p>
      <w:pPr>
        <w:pStyle w:val="Heading2"/>
      </w:pPr>
      <w:r>
        <w:t xml:space="preserve">15.7 Running big jobs</w:t>
      </w:r>
    </w:p>
    <w:p>
      <w:pPr>
        <w:pStyle w:val="FirstParagraph"/>
      </w:pPr>
      <w:ins w:id="983" w:author="PR Preview" w:date="2024-01-01T00:00:00Z">
        <w:r>
          <w:t xml:space="preserve">Once your test scripts run successfully, you can submit an sbatch script for larger jobs. These are text files with a</w:t>
        </w:r>
      </w:ins>
      <w:ins w:id="983" w:author="PR Preview" w:date="2024-01-01T00:00:00Z">
        <w:r>
          <w:t xml:space="preserve"> </w:t>
        </w:r>
      </w:ins>
      <w:ins w:id="983" w:author="PR Preview" w:date="2024-01-01T00:00:00Z">
        <w:r>
          <w:rPr>
            <w:rStyle w:val="VerbatimChar"/>
          </w:rPr>
          <w:t xml:space="preserve">.sh</w:t>
        </w:r>
      </w:ins>
      <w:ins w:id="983" w:author="PR Preview" w:date="2024-01-01T00:00:00Z">
        <w:r>
          <w:t xml:space="preserve"> </w:t>
        </w:r>
      </w:ins>
      <w:ins w:id="983" w:author="PR Preview" w:date="2024-01-01T00:00:00Z">
        <w:r>
          <w:t xml:space="preserve">suffix. Use a text editor like Sublime to create such a script. Documentation on sbatch options is available from Slurm Workload Manager</w:t>
        </w:r>
      </w:ins>
      <w:ins w:id="983" w:author="PR Preview" w:date="2024-01-01T00:00:00Z">
        <w:r>
          <w:t xml:space="preserve"> </w:t>
        </w:r>
      </w:ins>
      <w:ins w:id="983" w:author="PR Preview" w:date="2024-01-01T00:00:00Z">
        <w:r>
          <w:t xml:space="preserve">(</w:t>
        </w:r>
      </w:ins>
      <w:ins w:id="983" w:author="PR Preview" w:date="2024-01-01T00:00:00Z">
        <w:r>
          <w:t xml:space="preserve">“Slurm Workload Manager: Sbatch Documentation,”</w:t>
        </w:r>
      </w:ins>
      <w:ins w:id="983" w:author="PR Preview" w:date="2024-01-01T00:00:00Z">
        <w:r>
          <w:t xml:space="preserve"> </w:t>
        </w:r>
      </w:ins>
      <w:ins w:id="983" w:author="PR Preview" w:date="2024-01-01T00:00:00Z">
        <w:r>
          <w:t xml:space="preserve">n.d.)</w:t>
        </w:r>
      </w:ins>
      <w:ins w:id="983" w:author="PR Preview" w:date="2024-01-01T00:00:00Z">
        <w:r>
          <w:t xml:space="preserve">. Here is an example of an sbatch script with the following options:</w:t>
        </w:r>
      </w:ins>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46"/>
    <w:bookmarkEnd w:id="347"/>
    <w:bookmarkStart w:id="410" w:name="working-with-ai"/>
    <w:p>
      <w:pPr>
        <w:pStyle w:val="Heading1"/>
      </w:pPr>
      <w:r>
        <w:t xml:space="preserve">16. Working with AI</w:t>
      </w:r>
    </w:p>
    <w:p>
      <w:pPr>
        <w:pStyle w:val="FirstParagraph"/>
      </w:pPr>
      <w:hyperlink r:id="rId348">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349"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49"/>
    <w:bookmarkStart w:id="350"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50"/>
    <w:bookmarkStart w:id="351"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51"/>
    <w:bookmarkStart w:id="409" w:name="coding-agents"/>
    <w:p>
      <w:pPr>
        <w:pStyle w:val="Heading2"/>
      </w:pPr>
      <w:r>
        <w:t xml:space="preserve">16.4 Coding Agents</w:t>
      </w:r>
    </w:p>
    <w:p>
      <w:pPr>
        <w:pStyle w:val="FirstParagraph"/>
      </w:pPr>
      <w:r>
        <w:t xml:space="preserve">We recommend working with</w:t>
      </w:r>
      <w:r>
        <w:t xml:space="preserve"> </w:t>
      </w:r>
      <w:hyperlink r:id="rId352">
        <w:r>
          <w:rPr>
            <w:rStyle w:val="Hyperlink"/>
            <w:b/>
            <w:bCs/>
          </w:rPr>
          <w:t xml:space="preserve">AI coding agents</w:t>
        </w:r>
      </w:hyperlink>
      <w:r>
        <w:t xml:space="preserve"> </w:t>
      </w:r>
      <w:r>
        <w:t xml:space="preserve">to</w:t>
      </w:r>
      <w:r>
        <w:t xml:space="preserve"> </w:t>
      </w:r>
      <w:hyperlink r:id="rId348">
        <w:r>
          <w:rPr>
            <w:rStyle w:val="Hyperlink"/>
          </w:rPr>
          <w:t xml:space="preserve">help you code</w:t>
        </w:r>
      </w:hyperlink>
      <w:r>
        <w:t xml:space="preserve">.</w:t>
      </w:r>
    </w:p>
    <w:bookmarkStart w:id="354" w:name="what-are-ai-coding-agents"/>
    <w:p>
      <w:pPr>
        <w:pStyle w:val="Heading3"/>
      </w:pPr>
      <w:r>
        <w:t xml:space="preserve">16.4.1 What are AI coding agents?</w:t>
      </w:r>
    </w:p>
    <w:p>
      <w:pPr>
        <w:pStyle w:val="FirstParagraph"/>
      </w:pPr>
      <w:r>
        <w:t xml:space="preserve">AI coding agents are</w:t>
      </w:r>
      <w:r>
        <w:t xml:space="preserve"> </w:t>
      </w:r>
      <w:hyperlink r:id="rId353">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087"/>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087"/>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087"/>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087"/>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087"/>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087"/>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088"/>
        </w:numPr>
      </w:pPr>
      <w:r>
        <w:t xml:space="preserve">Reviewing the agent’s work</w:t>
      </w:r>
    </w:p>
    <w:p>
      <w:pPr>
        <w:pStyle w:val="Compact"/>
        <w:numPr>
          <w:ilvl w:val="0"/>
          <w:numId w:val="1088"/>
        </w:numPr>
      </w:pPr>
      <w:r>
        <w:t xml:space="preserve">Ensuring the solution meets requirements</w:t>
      </w:r>
    </w:p>
    <w:p>
      <w:pPr>
        <w:pStyle w:val="Compact"/>
        <w:numPr>
          <w:ilvl w:val="0"/>
          <w:numId w:val="1088"/>
        </w:numPr>
      </w:pPr>
      <w:r>
        <w:t xml:space="preserve">Verifying code quality and security</w:t>
      </w:r>
    </w:p>
    <w:p>
      <w:pPr>
        <w:pStyle w:val="Compact"/>
        <w:numPr>
          <w:ilvl w:val="0"/>
          <w:numId w:val="1088"/>
        </w:numPr>
      </w:pPr>
      <w:r>
        <w:t xml:space="preserve">Making the final decision to merge changes</w:t>
      </w:r>
    </w:p>
    <w:bookmarkEnd w:id="354"/>
    <w:bookmarkStart w:id="364" w:name="how-to-work-with-coding-agents"/>
    <w:p>
      <w:pPr>
        <w:pStyle w:val="Heading3"/>
      </w:pPr>
      <w:r>
        <w:t xml:space="preserve">16.4.2 How to Work with Coding Agents</w:t>
      </w:r>
    </w:p>
    <w:p>
      <w:pPr>
        <w:pStyle w:val="FirstParagraph"/>
      </w:pPr>
      <w:r>
        <w:t xml:space="preserve">GitHub Copilot coding agents can be used in several ways to automate development tasks:</w:t>
      </w:r>
    </w:p>
    <w:bookmarkStart w:id="355" w:name="assigning-issues-to-copilot"/>
    <w:p>
      <w:pPr>
        <w:pStyle w:val="Heading4"/>
      </w:pPr>
      <w:r>
        <w:t xml:space="preserve">16.4.2.1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089"/>
        </w:numPr>
      </w:pPr>
      <w:r>
        <w:rPr>
          <w:b/>
          <w:bCs/>
        </w:rPr>
        <w:t xml:space="preserve">On GitHub.com</w:t>
      </w:r>
      <w:r>
        <w:t xml:space="preserve">:</w:t>
      </w:r>
      <w:r>
        <w:t xml:space="preserve"> </w:t>
      </w:r>
      <w:r>
        <w:t xml:space="preserve">Navigate to an issue and assign it to Copilot in the assignees section</w:t>
      </w:r>
    </w:p>
    <w:p>
      <w:pPr>
        <w:numPr>
          <w:ilvl w:val="0"/>
          <w:numId w:val="1089"/>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089"/>
        </w:numPr>
      </w:pPr>
      <w:r>
        <w:rPr>
          <w:b/>
          <w:bCs/>
        </w:rPr>
        <w:t xml:space="preserve">From Copilot Chat</w:t>
      </w:r>
      <w:r>
        <w:t xml:space="preserve">:</w:t>
      </w:r>
      <w:r>
        <w:t xml:space="preserve"> </w:t>
      </w:r>
      <w:r>
        <w:t xml:space="preserve">Delegate tasks to Copilot directly from the chat interface in supported editors</w:t>
      </w:r>
    </w:p>
    <w:bookmarkEnd w:id="355"/>
    <w:bookmarkStart w:id="356" w:name="the-agent-workflow"/>
    <w:p>
      <w:pPr>
        <w:pStyle w:val="Heading4"/>
      </w:pPr>
      <w:r>
        <w:t xml:space="preserve">16.4.2.2 The Agent Workflow</w:t>
      </w:r>
    </w:p>
    <w:p>
      <w:pPr>
        <w:pStyle w:val="FirstParagraph"/>
      </w:pPr>
      <w:r>
        <w:t xml:space="preserve">Once assigned an issue,</w:t>
      </w:r>
      <w:r>
        <w:t xml:space="preserve"> </w:t>
      </w:r>
      <w:r>
        <w:t xml:space="preserve">the coding agent follows an autonomous workflow:</w:t>
      </w:r>
    </w:p>
    <w:p>
      <w:pPr>
        <w:numPr>
          <w:ilvl w:val="0"/>
          <w:numId w:val="1090"/>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090"/>
        </w:numPr>
      </w:pPr>
      <w:r>
        <w:rPr>
          <w:b/>
          <w:bCs/>
        </w:rPr>
        <w:t xml:space="preserve">Planning</w:t>
      </w:r>
      <w:r>
        <w:t xml:space="preserve">:</w:t>
      </w:r>
      <w:r>
        <w:t xml:space="preserve"> </w:t>
      </w:r>
      <w:r>
        <w:t xml:space="preserve">Determines what changes are needed and creates a work plan</w:t>
      </w:r>
    </w:p>
    <w:p>
      <w:pPr>
        <w:numPr>
          <w:ilvl w:val="0"/>
          <w:numId w:val="1090"/>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090"/>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090"/>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356"/>
    <w:bookmarkStart w:id="359" w:name="example-this-document"/>
    <w:p>
      <w:pPr>
        <w:pStyle w:val="Heading4"/>
      </w:pPr>
      <w:r>
        <w:t xml:space="preserve">16.4.2.3 Example: This Document</w:t>
      </w:r>
    </w:p>
    <w:p>
      <w:pPr>
        <w:pStyle w:val="FirstParagraph"/>
      </w:pPr>
      <w:r>
        <w:t xml:space="preserve">This very section you’re reading was created through the coding agent workflow:</w:t>
      </w:r>
    </w:p>
    <w:p>
      <w:pPr>
        <w:numPr>
          <w:ilvl w:val="0"/>
          <w:numId w:val="1091"/>
        </w:numPr>
      </w:pPr>
      <w:r>
        <w:rPr>
          <w:b/>
          <w:bCs/>
        </w:rPr>
        <w:t xml:space="preserve">Issue created</w:t>
      </w:r>
      <w:r>
        <w:t xml:space="preserve">:</w:t>
      </w:r>
      <w:r>
        <w:t xml:space="preserve"> </w:t>
      </w:r>
      <w:hyperlink r:id="rId357">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091"/>
        </w:numPr>
      </w:pPr>
      <w:r>
        <w:rPr>
          <w:b/>
          <w:bCs/>
        </w:rPr>
        <w:t xml:space="preserve">Agent assigned</w:t>
      </w:r>
      <w:r>
        <w:t xml:space="preserve">: The issue was assigned to</w:t>
      </w:r>
      <w:r>
        <w:t xml:space="preserve"> </w:t>
      </w:r>
      <w:r>
        <w:rPr>
          <w:rStyle w:val="VerbatimChar"/>
        </w:rPr>
        <w:t xml:space="preserve">@copilot</w:t>
      </w:r>
    </w:p>
    <w:p>
      <w:pPr>
        <w:numPr>
          <w:ilvl w:val="0"/>
          <w:numId w:val="1091"/>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091"/>
        </w:numPr>
      </w:pPr>
      <w:r>
        <w:rPr>
          <w:b/>
          <w:bCs/>
        </w:rPr>
        <w:t xml:space="preserve">Pull request</w:t>
      </w:r>
      <w:r>
        <w:t xml:space="preserve">:</w:t>
      </w:r>
      <w:r>
        <w:t xml:space="preserve"> </w:t>
      </w:r>
      <w:hyperlink r:id="rId358">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091"/>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359"/>
    <w:bookmarkStart w:id="360" w:name="collaborating-with-coding-agents"/>
    <w:p>
      <w:pPr>
        <w:pStyle w:val="Heading4"/>
      </w:pPr>
      <w:r>
        <w:t xml:space="preserve">16.4.2.4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092"/>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092"/>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093"/>
        </w:numPr>
      </w:pPr>
      <w:r>
        <w:t xml:space="preserve">Need to be manually resolved</w:t>
      </w:r>
    </w:p>
    <w:p>
      <w:pPr>
        <w:pStyle w:val="Compact"/>
        <w:numPr>
          <w:ilvl w:val="0"/>
          <w:numId w:val="1093"/>
        </w:numPr>
      </w:pPr>
      <w:r>
        <w:t xml:space="preserve">May confuse both human and AI collaborators</w:t>
      </w:r>
    </w:p>
    <w:p>
      <w:pPr>
        <w:pStyle w:val="Compact"/>
        <w:numPr>
          <w:ilvl w:val="0"/>
          <w:numId w:val="1093"/>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360"/>
    <w:bookmarkStart w:id="361" w:name="directly-prompting-for-pull-requests"/>
    <w:p>
      <w:pPr>
        <w:pStyle w:val="Heading4"/>
      </w:pPr>
      <w:r>
        <w:t xml:space="preserve">16.4.2.5 Directly Prompting for Pull Requests</w:t>
      </w:r>
    </w:p>
    <w:p>
      <w:pPr>
        <w:pStyle w:val="FirstParagraph"/>
      </w:pPr>
      <w:r>
        <w:t xml:space="preserve">You can also prompt Copilot to create pull requests without first creating an issue:</w:t>
      </w:r>
    </w:p>
    <w:p>
      <w:pPr>
        <w:pStyle w:val="Compact"/>
        <w:numPr>
          <w:ilvl w:val="0"/>
          <w:numId w:val="1094"/>
        </w:numPr>
      </w:pPr>
      <w:r>
        <w:t xml:space="preserve">Use Copilot Chat in your editor to describe the changes you want</w:t>
      </w:r>
    </w:p>
    <w:p>
      <w:pPr>
        <w:pStyle w:val="Compact"/>
        <w:numPr>
          <w:ilvl w:val="0"/>
          <w:numId w:val="1094"/>
        </w:numPr>
      </w:pPr>
      <w:r>
        <w:t xml:space="preserve">The agent will analyze your request and create a pull request</w:t>
      </w:r>
    </w:p>
    <w:p>
      <w:pPr>
        <w:pStyle w:val="Compact"/>
        <w:numPr>
          <w:ilvl w:val="0"/>
          <w:numId w:val="1094"/>
        </w:numPr>
      </w:pPr>
      <w:r>
        <w:t xml:space="preserve">This is useful for quick fixes or well-defined tasks</w:t>
      </w:r>
    </w:p>
    <w:bookmarkEnd w:id="361"/>
    <w:bookmarkStart w:id="363" w:name="important-safeguards"/>
    <w:p>
      <w:pPr>
        <w:pStyle w:val="Heading4"/>
      </w:pPr>
      <w:r>
        <w:t xml:space="preserve">16.4.2.6 Important Safeguards</w:t>
      </w:r>
    </w:p>
    <w:p>
      <w:pPr>
        <w:pStyle w:val="Compact"/>
        <w:numPr>
          <w:ilvl w:val="0"/>
          <w:numId w:val="1095"/>
        </w:numPr>
      </w:pPr>
      <w:r>
        <w:rPr>
          <w:b/>
          <w:bCs/>
        </w:rPr>
        <w:t xml:space="preserve">Human approval required</w:t>
      </w:r>
      <w:r>
        <w:t xml:space="preserve">:</w:t>
      </w:r>
      <w:r>
        <w:t xml:space="preserve"> </w:t>
      </w:r>
      <w:r>
        <w:t xml:space="preserve">Coding agents cannot merge their own changes</w:t>
      </w:r>
    </w:p>
    <w:p>
      <w:pPr>
        <w:pStyle w:val="Compact"/>
        <w:numPr>
          <w:ilvl w:val="0"/>
          <w:numId w:val="1095"/>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095"/>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362">
        <w:r>
          <w:rPr>
            <w:rStyle w:val="Hyperlink"/>
          </w:rPr>
          <w:t xml:space="preserve">GitHub Copilot coding agent documentation</w:t>
        </w:r>
      </w:hyperlink>
      <w:r>
        <w:t xml:space="preserve">.</w:t>
      </w:r>
    </w:p>
    <w:bookmarkEnd w:id="363"/>
    <w:bookmarkEnd w:id="364"/>
    <w:bookmarkStart w:id="370" w:name="benefits-and-hazards"/>
    <w:p>
      <w:pPr>
        <w:pStyle w:val="Heading3"/>
      </w:pPr>
      <w:r>
        <w:t xml:space="preserve">16.4.3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096"/>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096"/>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096"/>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096"/>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096"/>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096"/>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097"/>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097"/>
        </w:numPr>
      </w:pPr>
      <w:r>
        <w:rPr>
          <w:b/>
          <w:bCs/>
        </w:rPr>
        <w:t xml:space="preserve">Subtle bugs</w:t>
      </w:r>
      <w:r>
        <w:t xml:space="preserve">:</w:t>
      </w:r>
      <w:r>
        <w:t xml:space="preserve"> </w:t>
      </w:r>
      <w:r>
        <w:t xml:space="preserve">AI-generated code may contain logic errors that are not immediately obvious</w:t>
      </w:r>
    </w:p>
    <w:p>
      <w:pPr>
        <w:numPr>
          <w:ilvl w:val="0"/>
          <w:numId w:val="1097"/>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097"/>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097"/>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097"/>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097"/>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369" w:name="further-readingviewing"/>
    <w:p>
      <w:pPr>
        <w:pStyle w:val="Heading4"/>
      </w:pPr>
      <w:r>
        <w:t xml:space="preserve">16.4.3.1 Further reading/viewing</w:t>
      </w:r>
    </w:p>
    <w:p>
      <w:pPr>
        <w:pStyle w:val="Compact"/>
        <w:numPr>
          <w:ilvl w:val="0"/>
          <w:numId w:val="1098"/>
        </w:numPr>
      </w:pPr>
      <w:r>
        <w:rPr>
          <w:i/>
          <w:iCs/>
        </w:rPr>
        <w:t xml:space="preserve">I Robot</w:t>
      </w:r>
      <w:r>
        <w:t xml:space="preserve"> </w:t>
      </w:r>
      <w:r>
        <w:t xml:space="preserve">(Asimov 1950)</w:t>
      </w:r>
    </w:p>
    <w:p>
      <w:pPr>
        <w:pStyle w:val="Compact"/>
        <w:numPr>
          <w:ilvl w:val="0"/>
          <w:numId w:val="1098"/>
        </w:numPr>
      </w:pPr>
      <w:r>
        <w:rPr>
          <w:i/>
          <w:iCs/>
        </w:rPr>
        <w:t xml:space="preserve">Dune</w:t>
      </w:r>
      <w:r>
        <w:t xml:space="preserve"> </w:t>
      </w:r>
      <w:r>
        <w:t xml:space="preserve">(Herbert 1965)</w:t>
      </w:r>
    </w:p>
    <w:p>
      <w:pPr>
        <w:pStyle w:val="Compact"/>
        <w:numPr>
          <w:ilvl w:val="0"/>
          <w:numId w:val="1098"/>
        </w:numPr>
      </w:pPr>
      <w:r>
        <w:t xml:space="preserve">“2001: A Space Odyssey”</w:t>
      </w:r>
      <w:r>
        <w:t xml:space="preserve"> </w:t>
      </w:r>
      <w:r>
        <w:t xml:space="preserve">(1968)</w:t>
      </w:r>
    </w:p>
    <w:p>
      <w:pPr>
        <w:pStyle w:val="Compact"/>
        <w:numPr>
          <w:ilvl w:val="0"/>
          <w:numId w:val="1098"/>
        </w:numPr>
      </w:pPr>
      <w:r>
        <w:t xml:space="preserve">“The Terminator”</w:t>
      </w:r>
      <w:r>
        <w:t xml:space="preserve"> </w:t>
      </w:r>
      <w:r>
        <w:t xml:space="preserve">(1984)</w:t>
      </w:r>
    </w:p>
    <w:p>
      <w:pPr>
        <w:pStyle w:val="Compact"/>
        <w:numPr>
          <w:ilvl w:val="0"/>
          <w:numId w:val="1098"/>
        </w:numPr>
      </w:pPr>
      <w:r>
        <w:t xml:space="preserve">“The Matrix”</w:t>
      </w:r>
      <w:r>
        <w:t xml:space="preserve"> </w:t>
      </w:r>
      <w:r>
        <w:t xml:space="preserve">(1999)</w:t>
      </w:r>
    </w:p>
    <w:p>
      <w:pPr>
        <w:pStyle w:val="Compact"/>
        <w:numPr>
          <w:ilvl w:val="0"/>
          <w:numId w:val="1098"/>
        </w:numPr>
      </w:pPr>
      <w:r>
        <w:t xml:space="preserve">“Blade Runner”</w:t>
      </w:r>
      <w:r>
        <w:t xml:space="preserve"> </w:t>
      </w:r>
      <w:r>
        <w:t xml:space="preserve">(1982)</w:t>
      </w:r>
    </w:p>
    <w:p>
      <w:pPr>
        <w:pStyle w:val="Compact"/>
        <w:numPr>
          <w:ilvl w:val="0"/>
          <w:numId w:val="1098"/>
        </w:numPr>
      </w:pPr>
      <w:r>
        <w:t xml:space="preserve">“WarGames”</w:t>
      </w:r>
      <w:r>
        <w:t xml:space="preserve"> </w:t>
      </w:r>
      <w:r>
        <w:t xml:space="preserve">(1983)</w:t>
      </w:r>
    </w:p>
    <w:p>
      <w:pPr>
        <w:pStyle w:val="Compact"/>
        <w:numPr>
          <w:ilvl w:val="0"/>
          <w:numId w:val="1098"/>
        </w:numPr>
      </w:pPr>
      <w:r>
        <w:rPr>
          <w:i/>
          <w:iCs/>
        </w:rPr>
        <w:t xml:space="preserve">Ender’s Game</w:t>
      </w:r>
      <w:r>
        <w:t xml:space="preserve"> </w:t>
      </w:r>
      <w:r>
        <w:t xml:space="preserve">(Card 1985)</w:t>
      </w:r>
    </w:p>
    <w:p>
      <w:pPr>
        <w:pStyle w:val="Compact"/>
        <w:numPr>
          <w:ilvl w:val="0"/>
          <w:numId w:val="1098"/>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366" name="Picture"/>
            <a:graphic>
              <a:graphicData uri="http://schemas.openxmlformats.org/drawingml/2006/picture">
                <pic:pic>
                  <pic:nvPicPr>
                    <pic:cNvPr descr="assets/images/matrix-agents.png" id="367" name="Picture"/>
                    <pic:cNvPicPr>
                      <a:picLocks noChangeArrowheads="1" noChangeAspect="1"/>
                    </pic:cNvPicPr>
                  </pic:nvPicPr>
                  <pic:blipFill>
                    <a:blip r:embed="rId365"/>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368">
        <w:r>
          <w:rPr>
            <w:rStyle w:val="Hyperlink"/>
          </w:rPr>
          <w:t xml:space="preserve">Agents</w:t>
        </w:r>
      </w:hyperlink>
    </w:p>
    <w:bookmarkEnd w:id="369"/>
    <w:bookmarkEnd w:id="370"/>
    <w:bookmarkStart w:id="374" w:name="X4df097a63b2e25878cfbc7228b7eb578be2e8c9"/>
    <w:p>
      <w:pPr>
        <w:pStyle w:val="Heading3"/>
      </w:pPr>
      <w:r>
        <w:t xml:space="preserve">16.4.4 Best Practices for Safe and Successful Use</w:t>
      </w:r>
    </w:p>
    <w:p>
      <w:pPr>
        <w:pStyle w:val="FirstParagraph"/>
      </w:pPr>
      <w:r>
        <w:t xml:space="preserve">To work with coding agents safely and successfully:</w:t>
      </w:r>
    </w:p>
    <w:p>
      <w:pPr>
        <w:numPr>
          <w:ilvl w:val="0"/>
          <w:numId w:val="1099"/>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099"/>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099"/>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099"/>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099"/>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099"/>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099"/>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099"/>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72" name="Picture"/>
                  <a:graphic>
                    <a:graphicData uri="http://schemas.openxmlformats.org/drawingml/2006/picture">
                      <pic:pic>
                        <pic:nvPicPr>
                          <pic:cNvPr descr="/opt/quarto/share/formats/docx/warning.png" id="373" name="Picture"/>
                          <pic:cNvPicPr>
                            <a:picLocks noChangeArrowheads="1" noChangeAspect="1"/>
                          </pic:cNvPicPr>
                        </pic:nvPicPr>
                        <pic:blipFill>
                          <a:blip r:embed="rId3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00"/>
              </w:numPr>
            </w:pPr>
            <w:r>
              <w:t xml:space="preserve">Access secrets and credentials</w:t>
            </w:r>
          </w:p>
          <w:p>
            <w:pPr>
              <w:pStyle w:val="Compact"/>
              <w:numPr>
                <w:ilvl w:val="0"/>
                <w:numId w:val="1100"/>
              </w:numPr>
            </w:pPr>
            <w:r>
              <w:t xml:space="preserve">Deploy code to production</w:t>
            </w:r>
          </w:p>
          <w:p>
            <w:pPr>
              <w:pStyle w:val="Compact"/>
              <w:numPr>
                <w:ilvl w:val="0"/>
                <w:numId w:val="1100"/>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74"/>
    <w:bookmarkStart w:id="379" w:name="firewall-and-network-configuration"/>
    <w:p>
      <w:pPr>
        <w:pStyle w:val="Heading3"/>
      </w:pPr>
      <w:r>
        <w:t xml:space="preserve">16.4.5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376" w:name="built-in-agent-firewall"/>
    <w:p>
      <w:pPr>
        <w:pStyle w:val="Heading4"/>
      </w:pPr>
      <w:r>
        <w:t xml:space="preserve">16.4.5.1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01"/>
        </w:numPr>
      </w:pPr>
      <w:r>
        <w:t xml:space="preserve">Data exfiltration</w:t>
      </w:r>
    </w:p>
    <w:p>
      <w:pPr>
        <w:pStyle w:val="Compact"/>
        <w:numPr>
          <w:ilvl w:val="0"/>
          <w:numId w:val="1101"/>
        </w:numPr>
      </w:pPr>
      <w:r>
        <w:t xml:space="preserve">Accidental leaks of sensitive information</w:t>
      </w:r>
    </w:p>
    <w:p>
      <w:pPr>
        <w:pStyle w:val="Compact"/>
        <w:numPr>
          <w:ilvl w:val="0"/>
          <w:numId w:val="1101"/>
        </w:numPr>
      </w:pPr>
      <w:r>
        <w:t xml:space="preserve">Execution of malicious instructions</w:t>
      </w:r>
    </w:p>
    <w:p>
      <w:pPr>
        <w:pStyle w:val="FirstParagraph"/>
      </w:pPr>
      <w:r>
        <w:t xml:space="preserve">By default, the agent’s firewall allows access to:</w:t>
      </w:r>
    </w:p>
    <w:p>
      <w:pPr>
        <w:pStyle w:val="Compact"/>
        <w:numPr>
          <w:ilvl w:val="0"/>
          <w:numId w:val="1102"/>
        </w:numPr>
      </w:pPr>
      <w:r>
        <w:t xml:space="preserve">Common OS package repositories (Debian, Ubuntu, Red Hat, etc.)</w:t>
      </w:r>
    </w:p>
    <w:p>
      <w:pPr>
        <w:pStyle w:val="Compact"/>
        <w:numPr>
          <w:ilvl w:val="0"/>
          <w:numId w:val="1102"/>
        </w:numPr>
      </w:pPr>
      <w:r>
        <w:t xml:space="preserve">Popular container registries (Docker Hub, Azure Container Registry, AWS ECR, etc.)</w:t>
      </w:r>
    </w:p>
    <w:p>
      <w:pPr>
        <w:pStyle w:val="Compact"/>
        <w:numPr>
          <w:ilvl w:val="0"/>
          <w:numId w:val="1102"/>
        </w:numPr>
      </w:pPr>
      <w:r>
        <w:t xml:space="preserve">Language-specific package registries (npm, PyPI, Maven, RubyGems, etc.)</w:t>
      </w:r>
    </w:p>
    <w:p>
      <w:pPr>
        <w:pStyle w:val="Compact"/>
        <w:numPr>
          <w:ilvl w:val="0"/>
          <w:numId w:val="1102"/>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75">
        <w:r>
          <w:rPr>
            <w:rStyle w:val="Hyperlink"/>
          </w:rPr>
          <w:t xml:space="preserve">Copilot allowlist reference</w:t>
        </w:r>
      </w:hyperlink>
      <w:r>
        <w:t xml:space="preserve">.</w:t>
      </w:r>
    </w:p>
    <w:bookmarkEnd w:id="376"/>
    <w:bookmarkStart w:id="378" w:name="customizing-agent-firewall-settings"/>
    <w:p>
      <w:pPr>
        <w:pStyle w:val="Heading4"/>
      </w:pPr>
      <w:r>
        <w:t xml:space="preserve">16.4.5.2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03"/>
        </w:numPr>
      </w:pPr>
      <w:r>
        <w:t xml:space="preserve">Add custom hosts to the allowlist (for internal dependencies or additional registries)</w:t>
      </w:r>
    </w:p>
    <w:p>
      <w:pPr>
        <w:pStyle w:val="Compact"/>
        <w:numPr>
          <w:ilvl w:val="0"/>
          <w:numId w:val="1103"/>
        </w:numPr>
      </w:pPr>
      <w:r>
        <w:t xml:space="preserve">Opt out of the default recommended allowlist for stricter security</w:t>
      </w:r>
    </w:p>
    <w:p>
      <w:pPr>
        <w:pStyle w:val="Compact"/>
        <w:numPr>
          <w:ilvl w:val="0"/>
          <w:numId w:val="1103"/>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377">
        <w:r>
          <w:rPr>
            <w:rStyle w:val="Hyperlink"/>
          </w:rPr>
          <w:t xml:space="preserve">Customizing or disabling the firewall for GitHub Copilot coding agent</w:t>
        </w:r>
      </w:hyperlink>
      <w:r>
        <w:t xml:space="preserve">.</w:t>
      </w:r>
    </w:p>
    <w:bookmarkEnd w:id="378"/>
    <w:bookmarkEnd w:id="379"/>
    <w:bookmarkStart w:id="383" w:name="when-to-use-a-coding-agent"/>
    <w:p>
      <w:pPr>
        <w:pStyle w:val="Heading3"/>
      </w:pPr>
      <w:r>
        <w:t xml:space="preserve">16.4.6 When to use a coding agent</w:t>
      </w:r>
    </w:p>
    <w:p>
      <w:pPr>
        <w:pStyle w:val="FirstParagraph"/>
      </w:pPr>
      <w:r>
        <w:t xml:space="preserve">Coding agent sessions are currently</w:t>
      </w:r>
      <w:r>
        <w:rPr>
          <w:rStyle w:val="FootnoteReference"/>
        </w:rPr>
        <w:footnoteReference w:id="380"/>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381">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82">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83"/>
    <w:bookmarkStart w:id="384" w:name="editing-with-.docx-files"/>
    <w:p>
      <w:pPr>
        <w:pStyle w:val="Heading3"/>
      </w:pPr>
      <w:r>
        <w:t xml:space="preserve">16.4.7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04"/>
        </w:numPr>
      </w:pPr>
      <w:r>
        <w:t xml:space="preserve">Lab members can export Quarto content to Word format for review</w:t>
      </w:r>
    </w:p>
    <w:p>
      <w:pPr>
        <w:pStyle w:val="Compact"/>
        <w:numPr>
          <w:ilvl w:val="0"/>
          <w:numId w:val="1104"/>
        </w:numPr>
      </w:pPr>
      <w:r>
        <w:t xml:space="preserve">Reviewers can make edits, add tracked changes, and insert comments in Word</w:t>
      </w:r>
    </w:p>
    <w:p>
      <w:pPr>
        <w:pStyle w:val="Compact"/>
        <w:numPr>
          <w:ilvl w:val="0"/>
          <w:numId w:val="110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0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0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0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384"/>
    <w:bookmarkStart w:id="408" w:name="copilot-instructions-for-this-repository"/>
    <w:p>
      <w:pPr>
        <w:pStyle w:val="Heading3"/>
      </w:pPr>
      <w:r>
        <w:t xml:space="preserve">16.4.8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06"/>
        </w:numPr>
      </w:pPr>
      <w:r>
        <w:t xml:space="preserve">Markdown and Quarto formatting rules (e.g., blank lines before lists, line breaks in prose)</w:t>
      </w:r>
    </w:p>
    <w:p>
      <w:pPr>
        <w:pStyle w:val="Compact"/>
        <w:numPr>
          <w:ilvl w:val="0"/>
          <w:numId w:val="1106"/>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06"/>
        </w:numPr>
      </w:pPr>
      <w:r>
        <w:t xml:space="preserve">File organization patterns (e.g., using Quarto includes for modular content)</w:t>
      </w:r>
    </w:p>
    <w:p>
      <w:pPr>
        <w:pStyle w:val="Compact"/>
        <w:numPr>
          <w:ilvl w:val="0"/>
          <w:numId w:val="1106"/>
        </w:numPr>
      </w:pPr>
      <w:r>
        <w:t xml:space="preserve">How to work with DOCX files for hybrid editing workflows</w:t>
      </w:r>
    </w:p>
    <w:p>
      <w:pPr>
        <w:pStyle w:val="Compact"/>
        <w:numPr>
          <w:ilvl w:val="0"/>
          <w:numId w:val="1106"/>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Unfortunately, we can’t render the</w:t>
      </w:r>
      <w:r>
        <w:t xml:space="preserve"> </w:t>
      </w:r>
      <w:r>
        <w:rPr>
          <w:rStyle w:val="VerbatimChar"/>
        </w:rPr>
        <w:t xml:space="preserve">copilot-instructions.md</w:t>
      </w:r>
      <w:r>
        <w:t xml:space="preserve"> </w:t>
      </w:r>
      <w:r>
        <w:t xml:space="preserve">file</w:t>
      </w:r>
      <w:r>
        <w:t xml:space="preserve"> </w:t>
      </w:r>
      <w:r>
        <w:t xml:space="preserve">as part of this lab manual,</w:t>
      </w:r>
      <w:r>
        <w:t xml:space="preserve"> </w:t>
      </w:r>
      <w:r>
        <w:t xml:space="preserve">because it includes dummy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85" name="Picture"/>
                  <a:graphic>
                    <a:graphicData uri="http://schemas.openxmlformats.org/drawingml/2006/picture">
                      <pic:pic>
                        <pic:nvPicPr>
                          <pic:cNvPr descr="/opt/quarto/share/formats/docx/note.png" id="386"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p>
            <w:r>
              <w:br w:type="page"/>
            </w:r>
          </w:p>
          <w:bookmarkStart w:id="407" w:name="X2a0a2bea1b2d0c4fea50c3597cf9bbff5fb826e"/>
          <w:p>
            <w:pPr>
              <w:pStyle w:val="Heading1"/>
            </w:pPr>
            <w:r>
              <w:t xml:space="preserve">17. Copilot Instructions for UCD-SeRG Lab Manual</w:t>
            </w:r>
          </w:p>
          <w:p>
            <w:pPr>
              <w:pStyle w:val="FirstParagraph"/>
            </w:pPr>
            <w:r>
              <w:t xml:space="preserve">This file contains guidelines for GitHub Copilot and other AI assistants when working with the lab manual.</w:t>
            </w:r>
          </w:p>
          <w:bookmarkStart w:id="393" w:name="markdown-and-quarto-formatting-1"/>
          <w:p>
            <w:pPr>
              <w:pStyle w:val="Heading2"/>
            </w:pPr>
            <w:r>
              <w:t xml:space="preserve">17.1 Markdown and Quarto Formatting</w:t>
            </w:r>
          </w:p>
          <w:bookmarkStart w:id="387" w:name="talking-about-code"/>
          <w:p>
            <w:pPr>
              <w:pStyle w:val="Heading3"/>
            </w:pPr>
            <w:r>
              <w:t xml:space="preserve">17.1.1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p>
          <w:bookmarkEnd w:id="387"/>
          <w:bookmarkStart w:id="388" w:name="blank-lines-before-lists"/>
          <w:p>
            <w:pPr>
              <w:pStyle w:val="Heading3"/>
            </w:pPr>
            <w:r>
              <w:t xml:space="preserve">17.1.2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07"/>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07"/>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07"/>
              </w:numPr>
            </w:pPr>
            <w:r>
              <w:t xml:space="preserve">Lists in all .qmd files throughout the repository</w:t>
            </w:r>
          </w:p>
          <w:bookmarkEnd w:id="388"/>
          <w:bookmarkStart w:id="389" w:name="line-breaks-in-plain-text"/>
          <w:p>
            <w:pPr>
              <w:pStyle w:val="Heading3"/>
            </w:pPr>
            <w:r>
              <w:t xml:space="preserve">17.1.3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08"/>
              </w:numPr>
            </w:pPr>
            <w:r>
              <w:t xml:space="preserve">Improves readability of source .qmd files</w:t>
            </w:r>
          </w:p>
          <w:p>
            <w:pPr>
              <w:pStyle w:val="Compact"/>
              <w:numPr>
                <w:ilvl w:val="0"/>
                <w:numId w:val="1108"/>
              </w:numPr>
            </w:pPr>
            <w:r>
              <w:t xml:space="preserve">Makes git diffs clearer and easier to review</w:t>
            </w:r>
          </w:p>
          <w:p>
            <w:pPr>
              <w:pStyle w:val="Compact"/>
              <w:numPr>
                <w:ilvl w:val="0"/>
                <w:numId w:val="1108"/>
              </w:numPr>
            </w:pPr>
            <w:r>
              <w:t xml:space="preserve">Helps identify specific changes in version control</w:t>
            </w:r>
          </w:p>
          <w:p>
            <w:pPr>
              <w:pStyle w:val="Compact"/>
              <w:numPr>
                <w:ilvl w:val="0"/>
                <w:numId w:val="1108"/>
              </w:numPr>
            </w:pPr>
            <w:r>
              <w:t xml:space="preserve">Prevents horizontal scrolling when editing</w:t>
            </w:r>
          </w:p>
          <w:p>
            <w:pPr>
              <w:pStyle w:val="Compact"/>
              <w:numPr>
                <w:ilvl w:val="0"/>
                <w:numId w:val="1108"/>
              </w:numPr>
            </w:pPr>
            <w:r>
              <w:t xml:space="preserve">Follows semantic line breaks best practice</w:t>
            </w:r>
          </w:p>
          <w:p>
            <w:pPr>
              <w:pStyle w:val="FirstParagraph"/>
            </w:pPr>
            <w:r>
              <w:rPr>
                <w:b/>
                <w:bCs/>
              </w:rPr>
              <w:t xml:space="preserve">Guidelines:</w:t>
            </w:r>
          </w:p>
          <w:p>
            <w:pPr>
              <w:pStyle w:val="Compact"/>
              <w:numPr>
                <w:ilvl w:val="0"/>
                <w:numId w:val="1109"/>
              </w:numPr>
            </w:pPr>
            <w:r>
              <w:t xml:space="preserve">Break after complete sentences (at periods)</w:t>
            </w:r>
          </w:p>
          <w:p>
            <w:pPr>
              <w:pStyle w:val="Compact"/>
              <w:numPr>
                <w:ilvl w:val="0"/>
                <w:numId w:val="1109"/>
              </w:numPr>
            </w:pPr>
            <w:r>
              <w:t xml:space="preserve">Break after long phrases or clauses (at commas or conjunctions)</w:t>
            </w:r>
          </w:p>
          <w:p>
            <w:pPr>
              <w:pStyle w:val="Compact"/>
              <w:numPr>
                <w:ilvl w:val="0"/>
                <w:numId w:val="1109"/>
              </w:numPr>
            </w:pPr>
            <w:r>
              <w:t xml:space="preserve">Break after approximately 60-80 characters when appropriate</w:t>
            </w:r>
          </w:p>
          <w:p>
            <w:pPr>
              <w:pStyle w:val="Compact"/>
              <w:numPr>
                <w:ilvl w:val="0"/>
                <w:numId w:val="1109"/>
              </w:numPr>
            </w:pPr>
            <w:r>
              <w:t xml:space="preserve">Keep related short phrases together on one line</w:t>
            </w:r>
          </w:p>
          <w:p>
            <w:pPr>
              <w:pStyle w:val="Compact"/>
              <w:numPr>
                <w:ilvl w:val="0"/>
                <w:numId w:val="1109"/>
              </w:numPr>
            </w:pPr>
            <w:r>
              <w:t xml:space="preserve">Don’t break in the middle of inline code, links, or formatting</w:t>
            </w:r>
          </w:p>
          <w:bookmarkEnd w:id="389"/>
          <w:bookmarkStart w:id="390" w:name="why-this-matters"/>
          <w:p>
            <w:pPr>
              <w:pStyle w:val="Heading3"/>
            </w:pPr>
            <w:r>
              <w:t xml:space="preserve">17.1.4 Why This Matters</w:t>
            </w:r>
          </w:p>
          <w:p>
            <w:pPr>
              <w:pStyle w:val="Compact"/>
              <w:numPr>
                <w:ilvl w:val="0"/>
                <w:numId w:val="1110"/>
              </w:numPr>
            </w:pPr>
            <w:r>
              <w:t xml:space="preserve">Ensures consistent markdown rendering across different platforms</w:t>
            </w:r>
          </w:p>
          <w:p>
            <w:pPr>
              <w:pStyle w:val="Compact"/>
              <w:numPr>
                <w:ilvl w:val="0"/>
                <w:numId w:val="1110"/>
              </w:numPr>
            </w:pPr>
            <w:r>
              <w:t xml:space="preserve">Improves readability in both source and rendered forms</w:t>
            </w:r>
          </w:p>
          <w:p>
            <w:pPr>
              <w:pStyle w:val="Compact"/>
              <w:numPr>
                <w:ilvl w:val="0"/>
                <w:numId w:val="1110"/>
              </w:numPr>
            </w:pPr>
            <w:r>
              <w:t xml:space="preserve">Prevents rendering issues in Quarto books</w:t>
            </w:r>
          </w:p>
          <w:p>
            <w:pPr>
              <w:pStyle w:val="Compact"/>
              <w:numPr>
                <w:ilvl w:val="0"/>
                <w:numId w:val="1110"/>
              </w:numPr>
            </w:pPr>
            <w:r>
              <w:t xml:space="preserve">Follows markdown best practices</w:t>
            </w:r>
          </w:p>
          <w:bookmarkEnd w:id="390"/>
          <w:bookmarkStart w:id="392" w:name="cross-references-for-figures-and-tables"/>
          <w:p>
            <w:pPr>
              <w:pStyle w:val="Heading3"/>
            </w:pPr>
            <w:r>
              <w:t xml:space="preserve">17.1.5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391">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1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1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1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1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11"/>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11"/>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11"/>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11"/>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11"/>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11"/>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1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1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1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1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13"/>
              </w:numPr>
            </w:pPr>
            <w:r>
              <w:t xml:space="preserve">Automatic numbering of figures, tables, and equations</w:t>
            </w:r>
          </w:p>
          <w:p>
            <w:pPr>
              <w:pStyle w:val="Compact"/>
              <w:numPr>
                <w:ilvl w:val="0"/>
                <w:numId w:val="1113"/>
              </w:numPr>
            </w:pPr>
            <w:r>
              <w:t xml:space="preserve">Automatic updates when content is reordered</w:t>
            </w:r>
          </w:p>
          <w:p>
            <w:pPr>
              <w:pStyle w:val="Compact"/>
              <w:numPr>
                <w:ilvl w:val="0"/>
                <w:numId w:val="1113"/>
              </w:numPr>
            </w:pPr>
            <w:r>
              <w:t xml:space="preserve">Clickable cross-references in HTML and PDF output</w:t>
            </w:r>
          </w:p>
          <w:p>
            <w:pPr>
              <w:pStyle w:val="Compact"/>
              <w:numPr>
                <w:ilvl w:val="0"/>
                <w:numId w:val="1113"/>
              </w:numPr>
            </w:pPr>
            <w:r>
              <w:t xml:space="preserve">Consistent formatting across all output formats</w:t>
            </w:r>
          </w:p>
          <w:p>
            <w:pPr>
              <w:pStyle w:val="Compact"/>
              <w:numPr>
                <w:ilvl w:val="0"/>
                <w:numId w:val="1113"/>
              </w:numPr>
            </w:pPr>
            <w:r>
              <w:t xml:space="preserve">Better accessibility for screen readers</w:t>
            </w:r>
          </w:p>
          <w:bookmarkEnd w:id="392"/>
          <w:bookmarkEnd w:id="393"/>
          <w:bookmarkStart w:id="394" w:name="r-code-style"/>
          <w:p>
            <w:pPr>
              <w:pStyle w:val="Heading2"/>
            </w:pPr>
            <w:r>
              <w:t xml:space="preserve">17.2 R Code Style</w:t>
            </w:r>
          </w:p>
          <w:p>
            <w:pPr>
              <w:pStyle w:val="Compact"/>
              <w:numPr>
                <w:ilvl w:val="0"/>
                <w:numId w:val="1114"/>
              </w:numPr>
            </w:pPr>
            <w:r>
              <w:t xml:space="preserve">Follow the tidyverse style guide: https://style.tidyverse.org</w:t>
            </w:r>
          </w:p>
          <w:p>
            <w:pPr>
              <w:pStyle w:val="Compact"/>
              <w:numPr>
                <w:ilvl w:val="0"/>
                <w:numId w:val="1114"/>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4"/>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14"/>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14"/>
              </w:numPr>
            </w:pPr>
            <w:r>
              <w:t xml:space="preserve">All R projects should use R package structure</w:t>
            </w:r>
          </w:p>
          <w:bookmarkEnd w:id="394"/>
          <w:bookmarkStart w:id="404" w:name="file-organization"/>
          <w:p>
            <w:pPr>
              <w:pStyle w:val="Heading2"/>
            </w:pPr>
            <w:r>
              <w:t xml:space="preserve">17.3 File Organization</w:t>
            </w:r>
          </w:p>
          <w:bookmarkStart w:id="403" w:name="Xdf52e4adf7289fe2a1248ec509e40d9e4ca6068"/>
          <w:p>
            <w:pPr>
              <w:pStyle w:val="Heading3"/>
            </w:pPr>
            <w:r>
              <w:t xml:space="preserve">17.3.1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395" w:name="why-use-includes"/>
          <w:p>
            <w:pPr>
              <w:pStyle w:val="Heading4"/>
            </w:pPr>
            <w:r>
              <w:t xml:space="preserve">17.3.1.1 Why Use Includes?</w:t>
            </w:r>
          </w:p>
          <w:p>
            <w:pPr>
              <w:numPr>
                <w:ilvl w:val="0"/>
                <w:numId w:val="1115"/>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15"/>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15"/>
              </w:numPr>
            </w:pPr>
            <w:r>
              <w:rPr>
                <w:b/>
                <w:bCs/>
              </w:rPr>
              <w:t xml:space="preserve">Modular Maintenance</w:t>
            </w:r>
            <w:r>
              <w:t xml:space="preserve">: Each section lives in its own file, making it easier to:</w:t>
            </w:r>
          </w:p>
          <w:p>
            <w:pPr>
              <w:pStyle w:val="Compact"/>
              <w:numPr>
                <w:ilvl w:val="1"/>
                <w:numId w:val="1116"/>
              </w:numPr>
            </w:pPr>
            <w:r>
              <w:t xml:space="preserve">Find and edit specific content</w:t>
            </w:r>
          </w:p>
          <w:p>
            <w:pPr>
              <w:pStyle w:val="Compact"/>
              <w:numPr>
                <w:ilvl w:val="1"/>
                <w:numId w:val="1116"/>
              </w:numPr>
            </w:pPr>
            <w:r>
              <w:t xml:space="preserve">Reuse sections across chapters if needed</w:t>
            </w:r>
          </w:p>
          <w:p>
            <w:pPr>
              <w:pStyle w:val="Compact"/>
              <w:numPr>
                <w:ilvl w:val="1"/>
                <w:numId w:val="1116"/>
              </w:numPr>
            </w:pPr>
            <w:r>
              <w:t xml:space="preserve">Work on different sections simultaneously without merge conflicts</w:t>
            </w:r>
          </w:p>
          <w:p>
            <w:pPr>
              <w:pStyle w:val="Compact"/>
              <w:numPr>
                <w:ilvl w:val="1"/>
                <w:numId w:val="1116"/>
              </w:numPr>
            </w:pPr>
            <w:r>
              <w:t xml:space="preserve">Test and preview individual sections</w:t>
            </w:r>
          </w:p>
          <w:p>
            <w:pPr>
              <w:numPr>
                <w:ilvl w:val="0"/>
                <w:numId w:val="1115"/>
              </w:numPr>
            </w:pPr>
            <w:r>
              <w:rPr>
                <w:b/>
                <w:bCs/>
              </w:rPr>
              <w:t xml:space="preserve">Clear Structure</w:t>
            </w:r>
            <w:r>
              <w:t xml:space="preserve">: The main chapter file becomes a table of contents showing the organization at a glance.</w:t>
            </w:r>
          </w:p>
          <w:bookmarkEnd w:id="395"/>
          <w:bookmarkStart w:id="397" w:name="structure-pattern"/>
          <w:p>
            <w:pPr>
              <w:pStyle w:val="Heading4"/>
            </w:pPr>
            <w:r>
              <w:t xml:space="preserve">17.3.1.2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17"/>
              </w:numPr>
            </w:pPr>
            <w:r>
              <w:t xml:space="preserve">Contains the chapter title and introduction</w:t>
            </w:r>
          </w:p>
          <w:p>
            <w:pPr>
              <w:pStyle w:val="Compact"/>
              <w:numPr>
                <w:ilvl w:val="0"/>
                <w:numId w:val="1117"/>
              </w:numPr>
            </w:pPr>
            <w:r>
              <w:t xml:space="preserve">Contains section headings (##, ###, etc.)</w:t>
            </w:r>
          </w:p>
          <w:p>
            <w:pPr>
              <w:pStyle w:val="Compact"/>
              <w:numPr>
                <w:ilvl w:val="0"/>
                <w:numId w:val="1117"/>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396">
              <w:r>
                <w:rPr>
                  <w:rStyle w:val="Hyperlink"/>
                </w:rPr>
                <w:t xml:space="preserve">https://quarto.org/docs/authoring/includes.html</w:t>
              </w:r>
            </w:hyperlink>
            <w:r>
              <w:t xml:space="preserve"> </w:t>
            </w:r>
            <w:r>
              <w:t xml:space="preserve">for details)</w:t>
            </w:r>
          </w:p>
          <w:p>
            <w:pPr>
              <w:pStyle w:val="Compact"/>
              <w:numPr>
                <w:ilvl w:val="0"/>
                <w:numId w:val="1117"/>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18"/>
              </w:numPr>
            </w:pPr>
            <w:r>
              <w:t xml:space="preserve">Stored in a subdirectory matching the chapter name</w:t>
            </w:r>
          </w:p>
          <w:p>
            <w:pPr>
              <w:pStyle w:val="Compact"/>
              <w:numPr>
                <w:ilvl w:val="0"/>
                <w:numId w:val="1118"/>
              </w:numPr>
            </w:pPr>
            <w:r>
              <w:t xml:space="preserve">Contains only the content for that section (no heading)</w:t>
            </w:r>
          </w:p>
          <w:p>
            <w:pPr>
              <w:pStyle w:val="Compact"/>
              <w:numPr>
                <w:ilvl w:val="0"/>
                <w:numId w:val="1118"/>
              </w:numPr>
            </w:pPr>
            <w:r>
              <w:t xml:space="preserve">The heading stays in the main chapter file</w:t>
            </w:r>
          </w:p>
          <w:p>
            <w:pPr>
              <w:pStyle w:val="Compact"/>
              <w:numPr>
                <w:ilvl w:val="0"/>
                <w:numId w:val="1118"/>
              </w:numPr>
            </w:pPr>
            <w:r>
              <w:t xml:space="preserve">Named descriptively using kebab-case</w:t>
            </w:r>
          </w:p>
          <w:bookmarkEnd w:id="397"/>
          <w:bookmarkStart w:id="398" w:name="required-pattern"/>
          <w:p>
            <w:pPr>
              <w:pStyle w:val="Heading4"/>
            </w:pPr>
            <w:r>
              <w:t xml:space="preserve">17.3.1.3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398"/>
          <w:bookmarkStart w:id="399" w:name="file-naming-conventions"/>
          <w:p>
            <w:pPr>
              <w:pStyle w:val="Heading4"/>
            </w:pPr>
            <w:r>
              <w:t xml:space="preserve">17.3.1.4 File Naming Conventions</w:t>
            </w:r>
          </w:p>
          <w:p>
            <w:pPr>
              <w:pStyle w:val="Compact"/>
              <w:numPr>
                <w:ilvl w:val="0"/>
                <w:numId w:val="1119"/>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19"/>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19"/>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19"/>
              </w:numPr>
            </w:pPr>
            <w:r>
              <w:t xml:space="preserve">Use descriptive names that clearly indicate the content</w:t>
            </w:r>
          </w:p>
          <w:p>
            <w:pPr>
              <w:pStyle w:val="Compact"/>
              <w:numPr>
                <w:ilvl w:val="0"/>
                <w:numId w:val="1119"/>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399"/>
          <w:bookmarkStart w:id="400" w:name="git-history-benefits-example"/>
          <w:p>
            <w:pPr>
              <w:pStyle w:val="Heading4"/>
            </w:pPr>
            <w:r>
              <w:t xml:space="preserve">17.3.1.5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00"/>
          <w:bookmarkStart w:id="401" w:name="when-to-create-a-new-include-file"/>
          <w:p>
            <w:pPr>
              <w:pStyle w:val="Heading4"/>
            </w:pPr>
            <w:r>
              <w:t xml:space="preserve">17.3.1.6 When to Create a New Include File</w:t>
            </w:r>
          </w:p>
          <w:p>
            <w:pPr>
              <w:pStyle w:val="FirstParagraph"/>
            </w:pPr>
            <w:r>
              <w:t xml:space="preserve">Create a new include file when:</w:t>
            </w:r>
          </w:p>
          <w:p>
            <w:pPr>
              <w:pStyle w:val="Compact"/>
              <w:numPr>
                <w:ilvl w:val="0"/>
                <w:numId w:val="1120"/>
              </w:numPr>
            </w:pPr>
            <w:r>
              <w:t xml:space="preserve">Adding a new section to a chapter</w:t>
            </w:r>
          </w:p>
          <w:p>
            <w:pPr>
              <w:pStyle w:val="Compact"/>
              <w:numPr>
                <w:ilvl w:val="0"/>
                <w:numId w:val="1120"/>
              </w:numPr>
            </w:pPr>
            <w:r>
              <w:t xml:space="preserve">A section becomes long enough to benefit from being in its own file (&gt;20-30 lines)</w:t>
            </w:r>
          </w:p>
          <w:p>
            <w:pPr>
              <w:pStyle w:val="Compact"/>
              <w:numPr>
                <w:ilvl w:val="0"/>
                <w:numId w:val="1120"/>
              </w:numPr>
            </w:pPr>
            <w:r>
              <w:t xml:space="preserve">Content might be reused elsewhere</w:t>
            </w:r>
          </w:p>
          <w:p>
            <w:pPr>
              <w:pStyle w:val="Compact"/>
              <w:numPr>
                <w:ilvl w:val="0"/>
                <w:numId w:val="1120"/>
              </w:numPr>
            </w:pPr>
            <w:r>
              <w:t xml:space="preserve">You want to work on a section independently</w:t>
            </w:r>
          </w:p>
          <w:bookmarkEnd w:id="401"/>
          <w:bookmarkStart w:id="402" w:name="migration-strategy"/>
          <w:p>
            <w:pPr>
              <w:pStyle w:val="Heading4"/>
            </w:pPr>
            <w:r>
              <w:t xml:space="preserve">17.3.1.7 Migration Strategy</w:t>
            </w:r>
          </w:p>
          <w:p>
            <w:pPr>
              <w:pStyle w:val="FirstParagraph"/>
            </w:pPr>
            <w:r>
              <w:t xml:space="preserve">When working with chapters that don’t yet use includes:</w:t>
            </w:r>
          </w:p>
          <w:p>
            <w:pPr>
              <w:pStyle w:val="Compact"/>
              <w:numPr>
                <w:ilvl w:val="0"/>
                <w:numId w:val="1121"/>
              </w:numPr>
            </w:pPr>
            <w:r>
              <w:t xml:space="preserve">Create a subdirectory matching the chapter name</w:t>
            </w:r>
          </w:p>
          <w:p>
            <w:pPr>
              <w:pStyle w:val="Compact"/>
              <w:numPr>
                <w:ilvl w:val="0"/>
                <w:numId w:val="1121"/>
              </w:numPr>
            </w:pPr>
            <w:r>
              <w:t xml:space="preserve">Extract each section into its own include file</w:t>
            </w:r>
          </w:p>
          <w:p>
            <w:pPr>
              <w:pStyle w:val="Compact"/>
              <w:numPr>
                <w:ilvl w:val="0"/>
                <w:numId w:val="1121"/>
              </w:numPr>
            </w:pPr>
            <w:r>
              <w:t xml:space="preserve">Update the main chapter file to use includes</w:t>
            </w:r>
          </w:p>
          <w:p>
            <w:pPr>
              <w:pStyle w:val="Compact"/>
              <w:numPr>
                <w:ilvl w:val="0"/>
                <w:numId w:val="1121"/>
              </w:numPr>
            </w:pPr>
            <w:r>
              <w:t xml:space="preserve">Keep headings in the main file</w:t>
            </w:r>
          </w:p>
          <w:p>
            <w:pPr>
              <w:pStyle w:val="Compact"/>
              <w:numPr>
                <w:ilvl w:val="0"/>
                <w:numId w:val="1121"/>
              </w:numPr>
            </w:pPr>
            <w:r>
              <w:t xml:space="preserve">Ensure blank lines before include statements</w:t>
            </w:r>
          </w:p>
          <w:p>
            <w:pPr>
              <w:pStyle w:val="Compact"/>
              <w:numPr>
                <w:ilvl w:val="0"/>
                <w:numId w:val="1121"/>
              </w:numPr>
            </w:pPr>
            <w:r>
              <w:t xml:space="preserve">Test that rendering still works correctly</w:t>
            </w:r>
          </w:p>
          <w:bookmarkEnd w:id="402"/>
          <w:bookmarkEnd w:id="403"/>
          <w:bookmarkEnd w:id="404"/>
          <w:bookmarkStart w:id="405" w:name="working-with-docx-files"/>
          <w:p>
            <w:pPr>
              <w:pStyle w:val="Heading2"/>
            </w:pPr>
            <w:r>
              <w:t xml:space="preserve">17.4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22"/>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22"/>
              </w:numPr>
            </w:pPr>
            <w:r>
              <w:rPr>
                <w:b/>
                <w:bCs/>
              </w:rPr>
              <w:t xml:space="preserve">Review comments</w:t>
            </w:r>
            <w:r>
              <w:t xml:space="preserve">: Look for and address any comments in the DOCX file that may provide context or instructions for edits</w:t>
            </w:r>
          </w:p>
          <w:p>
            <w:pPr>
              <w:pStyle w:val="Compact"/>
              <w:numPr>
                <w:ilvl w:val="0"/>
                <w:numId w:val="1122"/>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22"/>
              </w:numPr>
            </w:pPr>
            <w:r>
              <w:rPr>
                <w:b/>
                <w:bCs/>
              </w:rPr>
              <w:t xml:space="preserve">Preserve formatting</w:t>
            </w:r>
            <w:r>
              <w:t xml:space="preserve">: Ensure that formatting, citations, and cross-references are properly converted to Quarto/markdown syntax</w:t>
            </w:r>
          </w:p>
          <w:p>
            <w:pPr>
              <w:pStyle w:val="Compact"/>
              <w:numPr>
                <w:ilvl w:val="0"/>
                <w:numId w:val="1122"/>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05"/>
          <w:bookmarkStart w:id="406" w:name="additional-guidelines"/>
          <w:p>
            <w:pPr>
              <w:pStyle w:val="Heading2"/>
            </w:pPr>
            <w:r>
              <w:t xml:space="preserve">17.5 Additional Guidelines</w:t>
            </w:r>
          </w:p>
          <w:p>
            <w:pPr>
              <w:pStyle w:val="Compact"/>
              <w:numPr>
                <w:ilvl w:val="0"/>
                <w:numId w:val="1123"/>
              </w:numPr>
            </w:pPr>
            <w:r>
              <w:t xml:space="preserve">Maintain consistency with existing code style</w:t>
            </w:r>
          </w:p>
          <w:p>
            <w:pPr>
              <w:pStyle w:val="Compact"/>
              <w:numPr>
                <w:ilvl w:val="0"/>
                <w:numId w:val="1123"/>
              </w:numPr>
            </w:pPr>
            <w:r>
              <w:t xml:space="preserve">Preserve all existing content when refactoring</w:t>
            </w:r>
          </w:p>
          <w:p>
            <w:pPr>
              <w:pStyle w:val="Compact"/>
              <w:numPr>
                <w:ilvl w:val="0"/>
                <w:numId w:val="1123"/>
              </w:numPr>
            </w:pPr>
            <w:r>
              <w:t xml:space="preserve">Add blank lines before all lists</w:t>
            </w:r>
          </w:p>
          <w:p>
            <w:pPr>
              <w:pStyle w:val="Compact"/>
              <w:numPr>
                <w:ilvl w:val="0"/>
                <w:numId w:val="1123"/>
              </w:numPr>
            </w:pPr>
            <w:r>
              <w:t xml:space="preserve">Follow the lab’s R package development workflow (as described throughout this repo)</w:t>
            </w:r>
          </w:p>
          <w:p/>
        </w:tc>
      </w:tr>
    </w:tbl>
    <w:bookmarkEnd w:id="406"/>
    <w:bookmarkEnd w:id="407"/>
    <w:p>
      <w:r>
        <w:br w:type="page"/>
      </w:r>
    </w:p>
    <w:bookmarkEnd w:id="408"/>
    <w:bookmarkEnd w:id="409"/>
    <w:bookmarkEnd w:id="410"/>
    <w:bookmarkStart w:id="420" w:name="checklists"/>
    <w:p>
      <w:pPr>
        <w:pStyle w:val="Heading1"/>
      </w:pPr>
      <w:r>
        <w:t xml:space="preserve">18. Checklists</w:t>
      </w:r>
    </w:p>
    <w:p>
      <w:pPr>
        <w:pStyle w:val="FirstParagraph"/>
      </w:pPr>
      <w:r>
        <w:t xml:space="preserve">Adapted by UCD-SeRG team from</w:t>
      </w:r>
      <w:r>
        <w:t xml:space="preserve"> </w:t>
      </w:r>
      <w:hyperlink r:id="rId411">
        <w:r>
          <w:rPr>
            <w:rStyle w:val="Hyperlink"/>
          </w:rPr>
          <w:t xml:space="preserve">original by Jade Benjamin-Chung</w:t>
        </w:r>
      </w:hyperlink>
    </w:p>
    <w:bookmarkStart w:id="412" w:name="pre-analysis-plan-checklist"/>
    <w:p>
      <w:pPr>
        <w:pStyle w:val="Heading2"/>
      </w:pPr>
      <w:r>
        <w:t xml:space="preserve">18.1 Pre-analysis plan checklist</w:t>
      </w:r>
    </w:p>
    <w:p>
      <w:pPr>
        <w:pStyle w:val="Compact"/>
        <w:numPr>
          <w:ilvl w:val="0"/>
          <w:numId w:val="1124"/>
        </w:numPr>
      </w:pPr>
      <w:r>
        <w:t xml:space="preserve">Brief background on the study (a condensed version of the introduction section of the paper)</w:t>
      </w:r>
    </w:p>
    <w:p>
      <w:pPr>
        <w:pStyle w:val="Compact"/>
        <w:numPr>
          <w:ilvl w:val="0"/>
          <w:numId w:val="1124"/>
        </w:numPr>
      </w:pPr>
      <w:r>
        <w:t xml:space="preserve">Hypotheses / objectives</w:t>
      </w:r>
    </w:p>
    <w:p>
      <w:pPr>
        <w:pStyle w:val="Compact"/>
        <w:numPr>
          <w:ilvl w:val="0"/>
          <w:numId w:val="1124"/>
        </w:numPr>
      </w:pPr>
      <w:r>
        <w:t xml:space="preserve">Study design</w:t>
      </w:r>
    </w:p>
    <w:p>
      <w:pPr>
        <w:pStyle w:val="Compact"/>
        <w:numPr>
          <w:ilvl w:val="0"/>
          <w:numId w:val="1124"/>
        </w:numPr>
      </w:pPr>
      <w:r>
        <w:t xml:space="preserve">Description of data</w:t>
      </w:r>
    </w:p>
    <w:p>
      <w:pPr>
        <w:pStyle w:val="Compact"/>
        <w:numPr>
          <w:ilvl w:val="0"/>
          <w:numId w:val="1124"/>
        </w:numPr>
      </w:pPr>
      <w:r>
        <w:t xml:space="preserve">Definition of outcomes</w:t>
      </w:r>
    </w:p>
    <w:p>
      <w:pPr>
        <w:pStyle w:val="Compact"/>
        <w:numPr>
          <w:ilvl w:val="0"/>
          <w:numId w:val="1124"/>
        </w:numPr>
      </w:pPr>
      <w:r>
        <w:t xml:space="preserve">Definition of interventions / exposures</w:t>
      </w:r>
    </w:p>
    <w:p>
      <w:pPr>
        <w:pStyle w:val="Compact"/>
        <w:numPr>
          <w:ilvl w:val="0"/>
          <w:numId w:val="1124"/>
        </w:numPr>
      </w:pPr>
      <w:r>
        <w:t xml:space="preserve">Definition of covariates</w:t>
      </w:r>
    </w:p>
    <w:p>
      <w:pPr>
        <w:pStyle w:val="Compact"/>
        <w:numPr>
          <w:ilvl w:val="0"/>
          <w:numId w:val="1124"/>
        </w:numPr>
      </w:pPr>
      <w:r>
        <w:t xml:space="preserve">Statistical power calculation</w:t>
      </w:r>
    </w:p>
    <w:p>
      <w:pPr>
        <w:pStyle w:val="Compact"/>
        <w:numPr>
          <w:ilvl w:val="0"/>
          <w:numId w:val="1124"/>
        </w:numPr>
      </w:pPr>
      <w:r>
        <w:t xml:space="preserve">Statistical model description</w:t>
      </w:r>
    </w:p>
    <w:p>
      <w:pPr>
        <w:pStyle w:val="Compact"/>
        <w:numPr>
          <w:ilvl w:val="0"/>
          <w:numId w:val="1124"/>
        </w:numPr>
      </w:pPr>
      <w:r>
        <w:t xml:space="preserve">Covariate selection / screening</w:t>
      </w:r>
    </w:p>
    <w:p>
      <w:pPr>
        <w:pStyle w:val="Compact"/>
        <w:numPr>
          <w:ilvl w:val="0"/>
          <w:numId w:val="1124"/>
        </w:numPr>
      </w:pPr>
      <w:r>
        <w:t xml:space="preserve">Standard error estimation method</w:t>
      </w:r>
    </w:p>
    <w:p>
      <w:pPr>
        <w:pStyle w:val="Compact"/>
        <w:numPr>
          <w:ilvl w:val="0"/>
          <w:numId w:val="1124"/>
        </w:numPr>
      </w:pPr>
      <w:r>
        <w:t xml:space="preserve">Missing data analysis</w:t>
      </w:r>
    </w:p>
    <w:p>
      <w:pPr>
        <w:pStyle w:val="Compact"/>
        <w:numPr>
          <w:ilvl w:val="0"/>
          <w:numId w:val="1124"/>
        </w:numPr>
      </w:pPr>
      <w:r>
        <w:t xml:space="preserve">Assessment of effect modification / subgroup analyses</w:t>
      </w:r>
    </w:p>
    <w:p>
      <w:pPr>
        <w:pStyle w:val="Compact"/>
        <w:numPr>
          <w:ilvl w:val="0"/>
          <w:numId w:val="1124"/>
        </w:numPr>
      </w:pPr>
      <w:r>
        <w:t xml:space="preserve">Sensitivity analyses</w:t>
      </w:r>
    </w:p>
    <w:p>
      <w:pPr>
        <w:pStyle w:val="Compact"/>
        <w:numPr>
          <w:ilvl w:val="0"/>
          <w:numId w:val="1124"/>
        </w:numPr>
      </w:pPr>
      <w:r>
        <w:t xml:space="preserve">Negative control analyses</w:t>
      </w:r>
    </w:p>
    <w:bookmarkEnd w:id="412"/>
    <w:bookmarkStart w:id="414" w:name="code-checklist"/>
    <w:p>
      <w:pPr>
        <w:pStyle w:val="Heading2"/>
      </w:pPr>
      <w:r>
        <w:t xml:space="preserve">18.2 Code checklist</w:t>
      </w:r>
    </w:p>
    <w:p>
      <w:pPr>
        <w:pStyle w:val="Compact"/>
        <w:numPr>
          <w:ilvl w:val="0"/>
          <w:numId w:val="1125"/>
        </w:numPr>
      </w:pPr>
      <w:r>
        <w:t xml:space="preserve">Does the script run without errors?</w:t>
      </w:r>
    </w:p>
    <w:p>
      <w:pPr>
        <w:pStyle w:val="Compact"/>
        <w:numPr>
          <w:ilvl w:val="0"/>
          <w:numId w:val="1125"/>
        </w:numPr>
      </w:pPr>
      <w:r>
        <w:t xml:space="preserve">Is code self-contained within repo and/or associated Box folder?</w:t>
      </w:r>
    </w:p>
    <w:p>
      <w:pPr>
        <w:pStyle w:val="Compact"/>
        <w:numPr>
          <w:ilvl w:val="0"/>
          <w:numId w:val="1125"/>
        </w:numPr>
      </w:pPr>
      <w:r>
        <w:t xml:space="preserve">Is all commented out code / remarks removed?</w:t>
      </w:r>
    </w:p>
    <w:p>
      <w:pPr>
        <w:pStyle w:val="Compact"/>
        <w:numPr>
          <w:ilvl w:val="0"/>
          <w:numId w:val="1125"/>
        </w:numPr>
      </w:pPr>
      <w:r>
        <w:t xml:space="preserve">Does the header accurately describe the process completed in the script?</w:t>
      </w:r>
    </w:p>
    <w:p>
      <w:pPr>
        <w:pStyle w:val="Compact"/>
        <w:numPr>
          <w:ilvl w:val="0"/>
          <w:numId w:val="1125"/>
        </w:numPr>
      </w:pPr>
      <w:r>
        <w:t xml:space="preserve">Is the script pushed to its github repository?</w:t>
      </w:r>
    </w:p>
    <w:p>
      <w:pPr>
        <w:pStyle w:val="Compact"/>
        <w:numPr>
          <w:ilvl w:val="0"/>
          <w:numId w:val="1125"/>
        </w:numPr>
      </w:pPr>
      <w:r>
        <w:t xml:space="preserve">Does the code adhere to the</w:t>
      </w:r>
      <w:r>
        <w:t xml:space="preserve"> </w:t>
      </w:r>
      <w:hyperlink r:id="rId413">
        <w:r>
          <w:rPr>
            <w:rStyle w:val="Hyperlink"/>
          </w:rPr>
          <w:t xml:space="preserve">coding style guide</w:t>
        </w:r>
      </w:hyperlink>
      <w:r>
        <w:t xml:space="preserve">?</w:t>
      </w:r>
    </w:p>
    <w:p>
      <w:pPr>
        <w:pStyle w:val="Compact"/>
        <w:numPr>
          <w:ilvl w:val="0"/>
          <w:numId w:val="1125"/>
        </w:numPr>
      </w:pPr>
      <w:r>
        <w:t xml:space="preserve">Are all warnings ignorable? Should any warnings be intentionally suppressed or addressed?</w:t>
      </w:r>
    </w:p>
    <w:bookmarkEnd w:id="414"/>
    <w:bookmarkStart w:id="416" w:name="manuscript-checklist"/>
    <w:p>
      <w:pPr>
        <w:pStyle w:val="Heading2"/>
      </w:pPr>
      <w:r>
        <w:t xml:space="preserve">18.3 Manuscript checklist</w:t>
      </w:r>
    </w:p>
    <w:p>
      <w:pPr>
        <w:pStyle w:val="FirstParagraph"/>
      </w:pPr>
      <w:ins w:id="1196" w:author="PR Preview" w:date="2024-01-01T00:00:00Z">
        <w:r>
          <w:rPr>
            <w:i/>
            <w:iCs/>
          </w:rPr>
          <w:t xml:space="preserve">This is adapted in part from How to tackle the reproducibility crisis in ten steps</w:t>
        </w:r>
      </w:ins>
      <w:ins w:id="1196" w:author="PR Preview" w:date="2024-01-01T00:00:00Z">
        <w:r>
          <w:rPr>
            <w:i/>
            <w:iCs/>
          </w:rPr>
          <w:t xml:space="preserve"> </w:t>
        </w:r>
      </w:ins>
      <w:ins w:id="1196" w:author="PR Preview" w:date="2024-01-01T00:00:00Z">
        <w:r>
          <w:rPr>
            <w:i/>
            <w:iCs/>
          </w:rPr>
          <w:t xml:space="preserve">(Baker 2019)</w:t>
        </w:r>
      </w:ins>
      <w:ins w:id="1196" w:author="PR Preview" w:date="2024-01-01T00:00:00Z">
        <w:r>
          <w:rPr>
            <w:i/>
            <w:iCs/>
          </w:rPr>
          <w:t xml:space="preserve">.</w:t>
        </w:r>
      </w:ins>
    </w:p>
    <w:p>
      <w:pPr>
        <w:pStyle w:val="Compact"/>
        <w:numPr>
          <w:ilvl w:val="0"/>
          <w:numId w:val="1126"/>
        </w:numPr>
      </w:pPr>
      <w:ins w:id="1197" w:author="PR Preview" w:date="2024-01-01T00:00:00Z">
        <w:r>
          <w:t xml:space="preserve">Have you completed the relevant reporting checklist, if applicable? (See EQUATOR Network</w:t>
        </w:r>
      </w:ins>
      <w:ins w:id="1197" w:author="PR Preview" w:date="2024-01-01T00:00:00Z">
        <w:r>
          <w:t xml:space="preserve"> </w:t>
        </w:r>
      </w:ins>
      <w:ins w:id="1197" w:author="PR Preview" w:date="2024-01-01T00:00:00Z">
        <w:r>
          <w:t xml:space="preserve">(</w:t>
        </w:r>
      </w:ins>
      <w:ins w:id="1197" w:author="PR Preview" w:date="2024-01-01T00:00:00Z">
        <w:r>
          <w:t xml:space="preserve">“EQUATOR Network: Enhancing the QUAlity and Transparency of Health Research,”</w:t>
        </w:r>
      </w:ins>
      <w:ins w:id="1197" w:author="PR Preview" w:date="2024-01-01T00:00:00Z">
        <w:r>
          <w:t xml:space="preserve"> </w:t>
        </w:r>
      </w:ins>
      <w:ins w:id="1197" w:author="PR Preview" w:date="2024-01-01T00:00:00Z">
        <w:r>
          <w:t xml:space="preserve">n.d.)</w:t>
        </w:r>
      </w:ins>
      <w:ins w:id="1197" w:author="PR Preview" w:date="2024-01-01T00:00:00Z">
        <w:r>
          <w:t xml:space="preserve"> </w:t>
        </w:r>
      </w:ins>
      <w:ins w:id="1197" w:author="PR Preview" w:date="2024-01-01T00:00:00Z">
        <w:r>
          <w:t xml:space="preserve">for a collection of checklists)</w:t>
        </w:r>
      </w:ins>
    </w:p>
    <w:p>
      <w:pPr>
        <w:pStyle w:val="Compact"/>
        <w:numPr>
          <w:ilvl w:val="0"/>
          <w:numId w:val="1126"/>
        </w:numPr>
      </w:pPr>
      <w:r>
        <w:t xml:space="preserve">Are the study results within the manuscript replicable (i.e., if you rerun the code in the study’s repository, the tables and figures will be exactly replicated?)</w:t>
      </w:r>
    </w:p>
    <w:p>
      <w:pPr>
        <w:pStyle w:val="Compact"/>
        <w:numPr>
          <w:ilvl w:val="0"/>
          <w:numId w:val="1126"/>
        </w:numPr>
      </w:pPr>
      <w:r>
        <w:t xml:space="preserve">Is a target journal selected?</w:t>
      </w:r>
    </w:p>
    <w:p>
      <w:pPr>
        <w:pStyle w:val="Compact"/>
        <w:numPr>
          <w:ilvl w:val="0"/>
          <w:numId w:val="1126"/>
        </w:numPr>
      </w:pPr>
      <w:r>
        <w:t xml:space="preserve">Is the title declarative, in other words, does it state the object/findings rather than suggest them?</w:t>
      </w:r>
    </w:p>
    <w:p>
      <w:pPr>
        <w:pStyle w:val="Compact"/>
        <w:numPr>
          <w:ilvl w:val="0"/>
          <w:numId w:val="1126"/>
        </w:numPr>
      </w:pPr>
      <w:r>
        <w:t xml:space="preserve">Is the word count of the manuscript close to the target journal’s allowance?</w:t>
      </w:r>
    </w:p>
    <w:p>
      <w:pPr>
        <w:pStyle w:val="Compact"/>
        <w:numPr>
          <w:ilvl w:val="0"/>
          <w:numId w:val="1126"/>
        </w:numPr>
      </w:pPr>
      <w:r>
        <w:t xml:space="preserve">Does the manuscript adhere to the formatting guide of the target journal?</w:t>
      </w:r>
    </w:p>
    <w:p>
      <w:pPr>
        <w:pStyle w:val="Compact"/>
        <w:numPr>
          <w:ilvl w:val="0"/>
          <w:numId w:val="1126"/>
        </w:numPr>
      </w:pPr>
      <w:r>
        <w:t xml:space="preserve">Does the manuscript use a consistent voice (passive or active – usually active is preferred … pun intended)?</w:t>
      </w:r>
    </w:p>
    <w:p>
      <w:pPr>
        <w:pStyle w:val="Compact"/>
        <w:numPr>
          <w:ilvl w:val="0"/>
          <w:numId w:val="1126"/>
        </w:numPr>
      </w:pPr>
      <w:r>
        <w:t xml:space="preserve">Is each figure and table (including supplementary material) referenced in the main text?</w:t>
      </w:r>
    </w:p>
    <w:p>
      <w:pPr>
        <w:pStyle w:val="Compact"/>
        <w:numPr>
          <w:ilvl w:val="0"/>
          <w:numId w:val="1126"/>
        </w:numPr>
      </w:pPr>
      <w:r>
        <w:t xml:space="preserve">Is there a caption for each figure and table (including supplementary material)?</w:t>
      </w:r>
    </w:p>
    <w:p>
      <w:pPr>
        <w:pStyle w:val="Compact"/>
        <w:numPr>
          <w:ilvl w:val="0"/>
          <w:numId w:val="1126"/>
        </w:numPr>
      </w:pPr>
      <w:r>
        <w:t xml:space="preserve">Are tables/figures and supplementary material numbered in accordance with their appearance in the main text?</w:t>
      </w:r>
    </w:p>
    <w:p>
      <w:pPr>
        <w:pStyle w:val="Compact"/>
        <w:numPr>
          <w:ilvl w:val="0"/>
          <w:numId w:val="1126"/>
        </w:numPr>
      </w:pPr>
      <w:r>
        <w:t xml:space="preserve">Does the text use past tense if it is reporting research findings or future tense if it is a study protocol?</w:t>
      </w:r>
    </w:p>
    <w:p>
      <w:pPr>
        <w:pStyle w:val="Compact"/>
        <w:numPr>
          <w:ilvl w:val="0"/>
          <w:numId w:val="112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26"/>
        </w:numPr>
      </w:pPr>
      <w:r>
        <w:t xml:space="preserve">Does the text use minimal abbreviations, and are all abbreviations defined at first use?</w:t>
      </w:r>
    </w:p>
    <w:p>
      <w:pPr>
        <w:pStyle w:val="Compact"/>
        <w:numPr>
          <w:ilvl w:val="0"/>
          <w:numId w:val="1126"/>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2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2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15">
        <w:r>
          <w:rPr>
            <w:rStyle w:val="Hyperlink"/>
          </w:rPr>
          <w:t xml:space="preserve">here</w:t>
        </w:r>
      </w:hyperlink>
      <w:r>
        <w:t xml:space="preserve">)</w:t>
      </w:r>
    </w:p>
    <w:p>
      <w:pPr>
        <w:pStyle w:val="Compact"/>
        <w:numPr>
          <w:ilvl w:val="0"/>
          <w:numId w:val="1126"/>
        </w:numPr>
      </w:pPr>
      <w:ins w:id="1213" w:author="PR Preview" w:date="2024-01-01T00:00:00Z">
        <w:r>
          <w:t xml:space="preserve">Have you drafted author contributions? Do they follow the CRediT: Contributor Roles Taxonomy</w:t>
        </w:r>
      </w:ins>
      <w:ins w:id="1213" w:author="PR Preview" w:date="2024-01-01T00:00:00Z">
        <w:r>
          <w:t xml:space="preserve"> </w:t>
        </w:r>
      </w:ins>
      <w:ins w:id="1213" w:author="PR Preview" w:date="2024-01-01T00:00:00Z">
        <w:r>
          <w:t xml:space="preserve">(</w:t>
        </w:r>
      </w:ins>
      <w:ins w:id="1213" w:author="PR Preview" w:date="2024-01-01T00:00:00Z">
        <w:r>
          <w:t xml:space="preserve">“CRediT: Contributor Roles Taxonomy,”</w:t>
        </w:r>
      </w:ins>
      <w:ins w:id="1213" w:author="PR Preview" w:date="2024-01-01T00:00:00Z">
        <w:r>
          <w:t xml:space="preserve"> </w:t>
        </w:r>
      </w:ins>
      <w:ins w:id="1213" w:author="PR Preview" w:date="2024-01-01T00:00:00Z">
        <w:r>
          <w:t xml:space="preserve">n.d.)</w:t>
        </w:r>
      </w:ins>
      <w:ins w:id="1213" w:author="PR Preview" w:date="2024-01-01T00:00:00Z">
        <w:r>
          <w:t xml:space="preserve"> </w:t>
        </w:r>
      </w:ins>
      <w:ins w:id="1213" w:author="PR Preview" w:date="2024-01-01T00:00:00Z">
        <w:r>
          <w:t xml:space="preserve">for author contributions?</w:t>
        </w:r>
      </w:ins>
    </w:p>
    <w:bookmarkEnd w:id="416"/>
    <w:bookmarkStart w:id="419" w:name="figure-checklist"/>
    <w:p>
      <w:pPr>
        <w:pStyle w:val="Heading2"/>
      </w:pPr>
      <w:r>
        <w:t xml:space="preserve">18.4 Figure checklist</w:t>
      </w:r>
    </w:p>
    <w:p>
      <w:pPr>
        <w:pStyle w:val="Compact"/>
        <w:numPr>
          <w:ilvl w:val="0"/>
          <w:numId w:val="1127"/>
        </w:numPr>
      </w:pPr>
      <w:r>
        <w:t xml:space="preserve">Are the x-axis and y-axis labeled?</w:t>
      </w:r>
    </w:p>
    <w:p>
      <w:pPr>
        <w:pStyle w:val="Compact"/>
        <w:numPr>
          <w:ilvl w:val="0"/>
          <w:numId w:val="1127"/>
        </w:numPr>
      </w:pPr>
      <w:r>
        <w:t xml:space="preserve">If the figure includes panels, is each panel labeled?</w:t>
      </w:r>
    </w:p>
    <w:p>
      <w:pPr>
        <w:pStyle w:val="Compact"/>
        <w:numPr>
          <w:ilvl w:val="0"/>
          <w:numId w:val="1127"/>
        </w:numPr>
      </w:pPr>
      <w:r>
        <w:t xml:space="preserve">Are there sufficient numerical / text labels and breaks on the x-axis and y-axis?</w:t>
      </w:r>
    </w:p>
    <w:p>
      <w:pPr>
        <w:pStyle w:val="Compact"/>
        <w:numPr>
          <w:ilvl w:val="0"/>
          <w:numId w:val="1127"/>
        </w:numPr>
      </w:pPr>
      <w:r>
        <w:t xml:space="preserve">Is the font size appropriate (i.e., large enough to read, not so large that it distracts from the data presented in the figure?)</w:t>
      </w:r>
    </w:p>
    <w:p>
      <w:pPr>
        <w:pStyle w:val="Compact"/>
        <w:numPr>
          <w:ilvl w:val="0"/>
          <w:numId w:val="1127"/>
        </w:numPr>
      </w:pPr>
      <w:ins w:id="1219" w:author="PR Preview" w:date="2024-01-01T00:00:00Z">
        <w:r>
          <w:t xml:space="preserve">Are the colors used colorblind friendly? See a colorblind-friendly palette</w:t>
        </w:r>
      </w:ins>
      <w:ins w:id="1219" w:author="PR Preview" w:date="2024-01-01T00:00:00Z">
        <w:r>
          <w:t xml:space="preserve"> </w:t>
        </w:r>
      </w:ins>
      <w:hyperlink r:id="rId417">
        <w:r>
          <w:rPr>
            <w:rStyle w:val="Hyperlink"/>
          </w:rPr>
          <w:t xml:space="preserve">here</w:t>
        </w:r>
      </w:hyperlink>
      <w:ins w:id="1219" w:author="PR Preview" w:date="2024-01-01T00:00:00Z">
        <w:r>
          <w:t xml:space="preserve">, a neat palette generator with colorblind options</w:t>
        </w:r>
      </w:ins>
      <w:ins w:id="1219" w:author="PR Preview" w:date="2024-01-01T00:00:00Z">
        <w:r>
          <w:t xml:space="preserve"> </w:t>
        </w:r>
      </w:ins>
      <w:hyperlink r:id="rId418">
        <w:r>
          <w:rPr>
            <w:rStyle w:val="Hyperlink"/>
          </w:rPr>
          <w:t xml:space="preserve">here</w:t>
        </w:r>
      </w:hyperlink>
      <w:ins w:id="1219" w:author="PR Preview" w:date="2024-01-01T00:00:00Z">
        <w:r>
          <w:t xml:space="preserve">, and an article on why this matters: The misuse of colour in science communication</w:t>
        </w:r>
      </w:ins>
      <w:ins w:id="1219" w:author="PR Preview" w:date="2024-01-01T00:00:00Z">
        <w:r>
          <w:t xml:space="preserve"> </w:t>
        </w:r>
      </w:ins>
      <w:ins w:id="1219" w:author="PR Preview" w:date="2024-01-01T00:00:00Z">
        <w:r>
          <w:t xml:space="preserve">(Crameri, Shephard, and Heron 2020)</w:t>
        </w:r>
      </w:ins>
    </w:p>
    <w:p>
      <w:pPr>
        <w:pStyle w:val="Compact"/>
        <w:numPr>
          <w:ilvl w:val="0"/>
          <w:numId w:val="1127"/>
        </w:numPr>
      </w:pPr>
      <w:r>
        <w:t xml:space="preserve">Are colors/shapes/line types defined in a legend?</w:t>
      </w:r>
    </w:p>
    <w:p>
      <w:pPr>
        <w:pStyle w:val="Compact"/>
        <w:numPr>
          <w:ilvl w:val="0"/>
          <w:numId w:val="1127"/>
        </w:numPr>
      </w:pPr>
      <w:r>
        <w:t xml:space="preserve">Are the legends and other labels easy to understand with minimal abbreviations?</w:t>
      </w:r>
    </w:p>
    <w:p>
      <w:pPr>
        <w:pStyle w:val="Compact"/>
        <w:numPr>
          <w:ilvl w:val="0"/>
          <w:numId w:val="1127"/>
        </w:numPr>
      </w:pPr>
      <w:r>
        <w:t xml:space="preserve">If there is overplotting, is transparency used to show overlapping data?</w:t>
      </w:r>
    </w:p>
    <w:p>
      <w:pPr>
        <w:pStyle w:val="Compact"/>
        <w:numPr>
          <w:ilvl w:val="0"/>
          <w:numId w:val="1127"/>
        </w:numPr>
      </w:pPr>
      <w:r>
        <w:t xml:space="preserve">Are 95% confidence intervals or other measures of precision shown, if applicable?</w:t>
      </w:r>
    </w:p>
    <w:p>
      <w:r>
        <w:br w:type="page"/>
      </w:r>
    </w:p>
    <w:bookmarkEnd w:id="419"/>
    <w:bookmarkEnd w:id="420"/>
    <w:bookmarkStart w:id="452" w:name="resources"/>
    <w:p>
      <w:pPr>
        <w:pStyle w:val="Heading1"/>
      </w:pPr>
      <w:r>
        <w:t xml:space="preserve">19. Resources</w:t>
      </w:r>
    </w:p>
    <w:p>
      <w:pPr>
        <w:pStyle w:val="FirstParagraph"/>
      </w:pPr>
      <w:r>
        <w:t xml:space="preserve">Adapted by UCD-SeRG team from</w:t>
      </w:r>
      <w:r>
        <w:t xml:space="preserve"> </w:t>
      </w:r>
      <w:hyperlink r:id="rId421">
        <w:r>
          <w:rPr>
            <w:rStyle w:val="Hyperlink"/>
          </w:rPr>
          <w:t xml:space="preserve">original by Jade Benjamin-Chung and Kunal Mishra</w:t>
        </w:r>
      </w:hyperlink>
    </w:p>
    <w:bookmarkStart w:id="432" w:name="resources-for-r"/>
    <w:p>
      <w:pPr>
        <w:pStyle w:val="Heading2"/>
      </w:pPr>
      <w:r>
        <w:t xml:space="preserve">19.1 Resources for R</w:t>
      </w:r>
    </w:p>
    <w:bookmarkStart w:id="423" w:name="books-and-comprehensive-guides"/>
    <w:p>
      <w:pPr>
        <w:pStyle w:val="Heading3"/>
      </w:pPr>
      <w:r>
        <w:t xml:space="preserve">19.1.1 Books and Comprehensive Guides</w:t>
      </w:r>
    </w:p>
    <w:p>
      <w:pPr>
        <w:pStyle w:val="Compact"/>
        <w:numPr>
          <w:ilvl w:val="0"/>
          <w:numId w:val="1128"/>
        </w:numPr>
      </w:pPr>
      <w:ins w:id="1229" w:author="PR Preview" w:date="2024-01-01T00:00:00Z">
        <w:r>
          <w:t xml:space="preserve">R for Data Science</w:t>
        </w:r>
      </w:ins>
      <w:ins w:id="1229" w:author="PR Preview" w:date="2024-01-01T00:00:00Z">
        <w:r>
          <w:t xml:space="preserve"> </w:t>
        </w:r>
      </w:ins>
      <w:ins w:id="1229" w:author="PR Preview" w:date="2024-01-01T00:00:00Z">
        <w:r>
          <w:t xml:space="preserve">(Wickham, Çetinkaya-Rundel, and Grolemund 2023)</w:t>
        </w:r>
      </w:ins>
      <w:ins w:id="1229" w:author="PR Preview" w:date="2024-01-01T00:00:00Z">
        <w:r>
          <w:t xml:space="preserve"> </w:t>
        </w:r>
      </w:ins>
      <w:ins w:id="1229" w:author="PR Preview" w:date="2024-01-01T00:00:00Z">
        <w:r>
          <w:t xml:space="preserve">- comprehensive introduction to doing data science with R</w:t>
        </w:r>
      </w:ins>
    </w:p>
    <w:p>
      <w:pPr>
        <w:pStyle w:val="Compact"/>
        <w:numPr>
          <w:ilvl w:val="0"/>
          <w:numId w:val="1128"/>
        </w:numPr>
      </w:pPr>
      <w:ins w:id="1230" w:author="PR Preview" w:date="2024-01-01T00:00:00Z">
        <w:r>
          <w:t xml:space="preserve">R Packages</w:t>
        </w:r>
      </w:ins>
      <w:ins w:id="1230" w:author="PR Preview" w:date="2024-01-01T00:00:00Z">
        <w:r>
          <w:t xml:space="preserve"> </w:t>
        </w:r>
      </w:ins>
      <w:ins w:id="1230" w:author="PR Preview" w:date="2024-01-01T00:00:00Z">
        <w:r>
          <w:t xml:space="preserve">(Wickham and Bryan 2023)</w:t>
        </w:r>
      </w:ins>
      <w:ins w:id="1230" w:author="PR Preview" w:date="2024-01-01T00:00:00Z">
        <w:r>
          <w:t xml:space="preserve"> </w:t>
        </w:r>
      </w:ins>
      <w:ins w:id="1230" w:author="PR Preview" w:date="2024-01-01T00:00:00Z">
        <w:r>
          <w:t xml:space="preserve">- complete guide to R package development</w:t>
        </w:r>
      </w:ins>
    </w:p>
    <w:p>
      <w:pPr>
        <w:pStyle w:val="Compact"/>
        <w:numPr>
          <w:ilvl w:val="0"/>
          <w:numId w:val="1128"/>
        </w:numPr>
      </w:pPr>
      <w:ins w:id="1231" w:author="PR Preview" w:date="2024-01-01T00:00:00Z">
        <w:r>
          <w:t xml:space="preserve">Advanced R</w:t>
        </w:r>
      </w:ins>
      <w:ins w:id="1231" w:author="PR Preview" w:date="2024-01-01T00:00:00Z">
        <w:r>
          <w:t xml:space="preserve"> </w:t>
        </w:r>
      </w:ins>
      <w:ins w:id="1231" w:author="PR Preview" w:date="2024-01-01T00:00:00Z">
        <w:r>
          <w:t xml:space="preserve">(Wickham 2019)</w:t>
        </w:r>
      </w:ins>
      <w:ins w:id="1231" w:author="PR Preview" w:date="2024-01-01T00:00:00Z">
        <w:r>
          <w:t xml:space="preserve"> </w:t>
        </w:r>
      </w:ins>
      <w:ins w:id="1231" w:author="PR Preview" w:date="2024-01-01T00:00:00Z">
        <w:r>
          <w:t xml:space="preserve">- deep dive into R programming and internals</w:t>
        </w:r>
      </w:ins>
    </w:p>
    <w:p>
      <w:pPr>
        <w:pStyle w:val="Compact"/>
        <w:numPr>
          <w:ilvl w:val="0"/>
          <w:numId w:val="1128"/>
        </w:numPr>
      </w:pPr>
      <w:ins w:id="1232" w:author="PR Preview" w:date="2024-01-01T00:00:00Z">
        <w:r>
          <w:t xml:space="preserve">Mastering Shiny</w:t>
        </w:r>
      </w:ins>
      <w:ins w:id="1232" w:author="PR Preview" w:date="2024-01-01T00:00:00Z">
        <w:r>
          <w:t xml:space="preserve"> </w:t>
        </w:r>
      </w:ins>
      <w:ins w:id="1232" w:author="PR Preview" w:date="2024-01-01T00:00:00Z">
        <w:r>
          <w:t xml:space="preserve">(Wickham 2021)</w:t>
        </w:r>
      </w:ins>
      <w:ins w:id="1232" w:author="PR Preview" w:date="2024-01-01T00:00:00Z">
        <w:r>
          <w:t xml:space="preserve"> </w:t>
        </w:r>
      </w:ins>
      <w:ins w:id="1232" w:author="PR Preview" w:date="2024-01-01T00:00:00Z">
        <w:r>
          <w:t xml:space="preserve">- comprehensive guide to building web applications with Shiny</w:t>
        </w:r>
      </w:ins>
    </w:p>
    <w:p>
      <w:pPr>
        <w:pStyle w:val="Compact"/>
        <w:numPr>
          <w:ilvl w:val="0"/>
          <w:numId w:val="1128"/>
        </w:numPr>
      </w:pPr>
      <w:ins w:id="1233" w:author="PR Preview" w:date="2024-01-01T00:00:00Z">
        <w:r>
          <w:t xml:space="preserve">Engineering Production-Grade Shiny Apps</w:t>
        </w:r>
      </w:ins>
      <w:ins w:id="1233" w:author="PR Preview" w:date="2024-01-01T00:00:00Z">
        <w:r>
          <w:t xml:space="preserve"> </w:t>
        </w:r>
      </w:ins>
      <w:ins w:id="1233" w:author="PR Preview" w:date="2024-01-01T00:00:00Z">
        <w:r>
          <w:t xml:space="preserve">(Fay et al. 2021)</w:t>
        </w:r>
      </w:ins>
      <w:ins w:id="1233" w:author="PR Preview" w:date="2024-01-01T00:00:00Z">
        <w:r>
          <w:t xml:space="preserve"> </w:t>
        </w:r>
      </w:ins>
      <w:ins w:id="1233" w:author="PR Preview" w:date="2024-01-01T00:00:00Z">
        <w:r>
          <w:t xml:space="preserve">- best practices for production Shiny applications</w:t>
        </w:r>
      </w:ins>
    </w:p>
    <w:p>
      <w:pPr>
        <w:pStyle w:val="Compact"/>
        <w:numPr>
          <w:ilvl w:val="0"/>
          <w:numId w:val="1128"/>
        </w:numPr>
      </w:pPr>
      <w:ins w:id="1234" w:author="PR Preview" w:date="2024-01-01T00:00:00Z">
        <w:r>
          <w:t xml:space="preserve">Happy Git and GitHub for the useR</w:t>
        </w:r>
      </w:ins>
      <w:ins w:id="1234" w:author="PR Preview" w:date="2024-01-01T00:00:00Z">
        <w:r>
          <w:t xml:space="preserve"> </w:t>
        </w:r>
      </w:ins>
      <w:ins w:id="1234" w:author="PR Preview" w:date="2024-01-01T00:00:00Z">
        <w:r>
          <w:t xml:space="preserve">(Bryan 2023)</w:t>
        </w:r>
      </w:ins>
      <w:ins w:id="1234" w:author="PR Preview" w:date="2024-01-01T00:00:00Z">
        <w:r>
          <w:t xml:space="preserve"> </w:t>
        </w:r>
      </w:ins>
      <w:ins w:id="1234" w:author="PR Preview" w:date="2024-01-01T00:00:00Z">
        <w:r>
          <w:t xml:space="preserve">- guide to using Git and GitHub with R</w:t>
        </w:r>
      </w:ins>
    </w:p>
    <w:p>
      <w:pPr>
        <w:pStyle w:val="Compact"/>
        <w:numPr>
          <w:ilvl w:val="0"/>
          <w:numId w:val="1128"/>
        </w:numPr>
      </w:pPr>
      <w:hyperlink r:id="rId422">
        <w:r>
          <w:rPr>
            <w:rStyle w:val="Hyperlink"/>
          </w:rPr>
          <w:t xml:space="preserve">Jade’s R-for-epi course</w:t>
        </w:r>
      </w:hyperlink>
    </w:p>
    <w:bookmarkEnd w:id="423"/>
    <w:bookmarkStart w:id="428" w:name="cheat-sheets"/>
    <w:p>
      <w:pPr>
        <w:pStyle w:val="Heading3"/>
      </w:pPr>
      <w:r>
        <w:t xml:space="preserve">19.1.2 Cheat Sheets</w:t>
      </w:r>
    </w:p>
    <w:p>
      <w:pPr>
        <w:pStyle w:val="Compact"/>
        <w:numPr>
          <w:ilvl w:val="0"/>
          <w:numId w:val="1129"/>
        </w:numPr>
      </w:pPr>
      <w:hyperlink r:id="rId424">
        <w:r>
          <w:rPr>
            <w:rStyle w:val="Hyperlink"/>
          </w:rPr>
          <w:t xml:space="preserve">dplyr and tidyr cheat sheet</w:t>
        </w:r>
      </w:hyperlink>
    </w:p>
    <w:p>
      <w:pPr>
        <w:pStyle w:val="Compact"/>
        <w:numPr>
          <w:ilvl w:val="0"/>
          <w:numId w:val="1129"/>
        </w:numPr>
      </w:pPr>
      <w:hyperlink r:id="rId425">
        <w:r>
          <w:rPr>
            <w:rStyle w:val="Hyperlink"/>
          </w:rPr>
          <w:t xml:space="preserve">ggplot cheat sheet</w:t>
        </w:r>
      </w:hyperlink>
    </w:p>
    <w:p>
      <w:pPr>
        <w:pStyle w:val="Compact"/>
        <w:numPr>
          <w:ilvl w:val="0"/>
          <w:numId w:val="1129"/>
        </w:numPr>
      </w:pPr>
      <w:hyperlink r:id="rId426">
        <w:r>
          <w:rPr>
            <w:rStyle w:val="Hyperlink"/>
          </w:rPr>
          <w:t xml:space="preserve">data table cheat sheet</w:t>
        </w:r>
      </w:hyperlink>
    </w:p>
    <w:p>
      <w:pPr>
        <w:pStyle w:val="Compact"/>
        <w:numPr>
          <w:ilvl w:val="0"/>
          <w:numId w:val="1129"/>
        </w:numPr>
      </w:pPr>
      <w:hyperlink r:id="rId427">
        <w:r>
          <w:rPr>
            <w:rStyle w:val="Hyperlink"/>
          </w:rPr>
          <w:t xml:space="preserve">RMarkdown cheat sheet</w:t>
        </w:r>
      </w:hyperlink>
    </w:p>
    <w:bookmarkEnd w:id="428"/>
    <w:bookmarkStart w:id="430" w:name="style-and-best-practices"/>
    <w:p>
      <w:pPr>
        <w:pStyle w:val="Heading3"/>
      </w:pPr>
      <w:r>
        <w:t xml:space="preserve">19.1.3 Style and Best Practices</w:t>
      </w:r>
    </w:p>
    <w:p>
      <w:pPr>
        <w:pStyle w:val="Compact"/>
        <w:numPr>
          <w:ilvl w:val="0"/>
          <w:numId w:val="1130"/>
        </w:numPr>
      </w:pPr>
      <w:hyperlink r:id="rId429">
        <w:r>
          <w:rPr>
            <w:rStyle w:val="Hyperlink"/>
          </w:rPr>
          <w:t xml:space="preserve">Hadley Wickham’s R Style Guide</w:t>
        </w:r>
      </w:hyperlink>
    </w:p>
    <w:bookmarkEnd w:id="430"/>
    <w:bookmarkStart w:id="431" w:name="tidy-evaluation-resources"/>
    <w:p>
      <w:pPr>
        <w:pStyle w:val="Heading3"/>
      </w:pPr>
      <w:r>
        <w:t xml:space="preserve">19.1.4 Tidy Evaluation Resources</w:t>
      </w:r>
    </w:p>
    <w:p>
      <w:pPr>
        <w:pStyle w:val="Compact"/>
        <w:numPr>
          <w:ilvl w:val="0"/>
          <w:numId w:val="1131"/>
        </w:numPr>
      </w:pPr>
      <w:hyperlink r:id="rId145">
        <w:r>
          <w:rPr>
            <w:rStyle w:val="Hyperlink"/>
          </w:rPr>
          <w:t xml:space="preserve">Tidy Eval in 5 Minutes</w:t>
        </w:r>
      </w:hyperlink>
      <w:r>
        <w:t xml:space="preserve"> </w:t>
      </w:r>
      <w:r>
        <w:t xml:space="preserve">(video)</w:t>
      </w:r>
    </w:p>
    <w:p>
      <w:pPr>
        <w:pStyle w:val="Compact"/>
        <w:numPr>
          <w:ilvl w:val="0"/>
          <w:numId w:val="1131"/>
        </w:numPr>
      </w:pPr>
      <w:hyperlink r:id="rId146">
        <w:r>
          <w:rPr>
            <w:rStyle w:val="Hyperlink"/>
          </w:rPr>
          <w:t xml:space="preserve">Tidy Evaluation</w:t>
        </w:r>
      </w:hyperlink>
      <w:r>
        <w:t xml:space="preserve"> </w:t>
      </w:r>
      <w:r>
        <w:t xml:space="preserve">(e-book)</w:t>
      </w:r>
    </w:p>
    <w:p>
      <w:pPr>
        <w:pStyle w:val="Compact"/>
        <w:numPr>
          <w:ilvl w:val="0"/>
          <w:numId w:val="1131"/>
        </w:numPr>
      </w:pPr>
      <w:hyperlink r:id="rId147">
        <w:r>
          <w:rPr>
            <w:rStyle w:val="Hyperlink"/>
          </w:rPr>
          <w:t xml:space="preserve">Data Frame Columns as Arguments to Dplyr Functions</w:t>
        </w:r>
      </w:hyperlink>
      <w:r>
        <w:t xml:space="preserve"> </w:t>
      </w:r>
      <w:r>
        <w:t xml:space="preserve">(blog)</w:t>
      </w:r>
    </w:p>
    <w:p>
      <w:pPr>
        <w:pStyle w:val="Compact"/>
        <w:numPr>
          <w:ilvl w:val="0"/>
          <w:numId w:val="1131"/>
        </w:numPr>
      </w:pPr>
      <w:hyperlink r:id="rId148">
        <w:r>
          <w:rPr>
            <w:rStyle w:val="Hyperlink"/>
          </w:rPr>
          <w:t xml:space="preserve">Standard Evaluation for *_join</w:t>
        </w:r>
      </w:hyperlink>
      <w:r>
        <w:t xml:space="preserve"> </w:t>
      </w:r>
      <w:r>
        <w:t xml:space="preserve">(stackoverflow)</w:t>
      </w:r>
    </w:p>
    <w:p>
      <w:pPr>
        <w:pStyle w:val="Compact"/>
        <w:numPr>
          <w:ilvl w:val="0"/>
          <w:numId w:val="1131"/>
        </w:numPr>
      </w:pPr>
      <w:hyperlink r:id="rId149">
        <w:r>
          <w:rPr>
            <w:rStyle w:val="Hyperlink"/>
          </w:rPr>
          <w:t xml:space="preserve">Programming with dplyr</w:t>
        </w:r>
      </w:hyperlink>
      <w:r>
        <w:t xml:space="preserve"> </w:t>
      </w:r>
      <w:r>
        <w:t xml:space="preserve">(package vignette)</w:t>
      </w:r>
    </w:p>
    <w:bookmarkEnd w:id="431"/>
    <w:bookmarkEnd w:id="432"/>
    <w:bookmarkStart w:id="435" w:name="resources-for-git-github"/>
    <w:p>
      <w:pPr>
        <w:pStyle w:val="Heading2"/>
      </w:pPr>
      <w:r>
        <w:t xml:space="preserve">19.2 Resources for Git &amp; Github</w:t>
      </w:r>
    </w:p>
    <w:p>
      <w:pPr>
        <w:pStyle w:val="Compact"/>
        <w:numPr>
          <w:ilvl w:val="0"/>
          <w:numId w:val="1132"/>
        </w:numPr>
      </w:pPr>
      <w:ins w:id="1250" w:author="PR Preview" w:date="2024-01-01T00:00:00Z">
        <w:r>
          <w:t xml:space="preserve">Happy Git and GitHub for the useR</w:t>
        </w:r>
      </w:ins>
      <w:ins w:id="1250" w:author="PR Preview" w:date="2024-01-01T00:00:00Z">
        <w:r>
          <w:t xml:space="preserve"> </w:t>
        </w:r>
      </w:ins>
      <w:ins w:id="1250" w:author="PR Preview" w:date="2024-01-01T00:00:00Z">
        <w:r>
          <w:t xml:space="preserve">(Bryan 2023)</w:t>
        </w:r>
      </w:ins>
      <w:ins w:id="1250" w:author="PR Preview" w:date="2024-01-01T00:00:00Z">
        <w:r>
          <w:t xml:space="preserve"> </w:t>
        </w:r>
      </w:ins>
      <w:ins w:id="1250" w:author="PR Preview" w:date="2024-01-01T00:00:00Z">
        <w:r>
          <w:t xml:space="preserve">- comprehensive guide to using Git and GitHub with R</w:t>
        </w:r>
      </w:ins>
    </w:p>
    <w:p>
      <w:pPr>
        <w:pStyle w:val="Compact"/>
        <w:numPr>
          <w:ilvl w:val="0"/>
          <w:numId w:val="1132"/>
        </w:numPr>
      </w:pPr>
      <w:hyperlink r:id="rId433">
        <w:r>
          <w:rPr>
            <w:rStyle w:val="Hyperlink"/>
          </w:rPr>
          <w:t xml:space="preserve">Data Camp introduction to Git</w:t>
        </w:r>
      </w:hyperlink>
    </w:p>
    <w:p>
      <w:pPr>
        <w:pStyle w:val="Compact"/>
        <w:numPr>
          <w:ilvl w:val="0"/>
          <w:numId w:val="1132"/>
        </w:numPr>
      </w:pPr>
      <w:hyperlink r:id="rId434">
        <w:r>
          <w:rPr>
            <w:rStyle w:val="Hyperlink"/>
          </w:rPr>
          <w:t xml:space="preserve">Introduction to Github</w:t>
        </w:r>
      </w:hyperlink>
    </w:p>
    <w:bookmarkEnd w:id="435"/>
    <w:bookmarkStart w:id="436" w:name="scientific-figures"/>
    <w:p>
      <w:pPr>
        <w:pStyle w:val="Heading2"/>
      </w:pPr>
      <w:r>
        <w:t xml:space="preserve">19.3 Scientific figures</w:t>
      </w:r>
    </w:p>
    <w:p>
      <w:pPr>
        <w:pStyle w:val="Compact"/>
        <w:numPr>
          <w:ilvl w:val="0"/>
          <w:numId w:val="1133"/>
        </w:numPr>
      </w:pPr>
      <w:ins w:id="1254" w:author="PR Preview" w:date="2024-01-01T00:00:00Z">
        <w:r>
          <w:t xml:space="preserve">Ten Simple Rules for Better Figures</w:t>
        </w:r>
      </w:ins>
      <w:ins w:id="1254" w:author="PR Preview" w:date="2024-01-01T00:00:00Z">
        <w:r>
          <w:t xml:space="preserve"> </w:t>
        </w:r>
      </w:ins>
      <w:ins w:id="1254" w:author="PR Preview" w:date="2024-01-01T00:00:00Z">
        <w:r>
          <w:t xml:space="preserve">(Rougier, Droettboom, and Bourne 2014)</w:t>
        </w:r>
      </w:ins>
    </w:p>
    <w:bookmarkEnd w:id="436"/>
    <w:bookmarkStart w:id="439" w:name="writing"/>
    <w:p>
      <w:pPr>
        <w:pStyle w:val="Heading2"/>
      </w:pPr>
      <w:r>
        <w:t xml:space="preserve">19.4 Writing</w:t>
      </w:r>
    </w:p>
    <w:p>
      <w:pPr>
        <w:pStyle w:val="Compact"/>
        <w:numPr>
          <w:ilvl w:val="0"/>
          <w:numId w:val="1134"/>
        </w:numPr>
      </w:pPr>
      <w:ins w:id="1256" w:author="PR Preview" w:date="2024-01-01T00:00:00Z">
        <w:r>
          <w:t xml:space="preserve">Unpacking the Scientific Toolbox</w:t>
        </w:r>
      </w:ins>
      <w:ins w:id="1256" w:author="PR Preview" w:date="2024-01-01T00:00:00Z">
        <w:r>
          <w:t xml:space="preserve"> </w:t>
        </w:r>
      </w:ins>
      <w:ins w:id="1256" w:author="PR Preview" w:date="2024-01-01T00:00:00Z">
        <w:r>
          <w:t xml:space="preserve">(Silbiger and Stubler 2019)</w:t>
        </w:r>
      </w:ins>
    </w:p>
    <w:p>
      <w:pPr>
        <w:pStyle w:val="Compact"/>
        <w:numPr>
          <w:ilvl w:val="0"/>
          <w:numId w:val="1134"/>
        </w:numPr>
      </w:pPr>
      <w:ins w:id="1257" w:author="PR Preview" w:date="2024-01-01T00:00:00Z">
        <w:r>
          <w:t xml:space="preserve">ICMJE Definition of authorship</w:t>
        </w:r>
      </w:ins>
      <w:ins w:id="1257" w:author="PR Preview" w:date="2024-01-01T00:00:00Z">
        <w:r>
          <w:t xml:space="preserve"> </w:t>
        </w:r>
      </w:ins>
      <w:ins w:id="1257" w:author="PR Preview" w:date="2024-01-01T00:00:00Z">
        <w:r>
          <w:t xml:space="preserve">(International Committee of Medical Journal Editors, n.d.)</w:t>
        </w:r>
      </w:ins>
    </w:p>
    <w:p>
      <w:pPr>
        <w:pStyle w:val="Compact"/>
        <w:numPr>
          <w:ilvl w:val="0"/>
          <w:numId w:val="1134"/>
        </w:numPr>
      </w:pPr>
      <w:ins w:id="1258" w:author="PR Preview" w:date="2024-01-01T00:00:00Z">
        <w:r>
          <w:t xml:space="preserve">Computational science: …why scientific programming does not compute</w:t>
        </w:r>
      </w:ins>
      <w:ins w:id="1258" w:author="PR Preview" w:date="2024-01-01T00:00:00Z">
        <w:r>
          <w:t xml:space="preserve"> </w:t>
        </w:r>
      </w:ins>
      <w:ins w:id="1258" w:author="PR Preview" w:date="2024-01-01T00:00:00Z">
        <w:r>
          <w:t xml:space="preserve">(Merali and Giles 2010)</w:t>
        </w:r>
      </w:ins>
    </w:p>
    <w:p>
      <w:pPr>
        <w:pStyle w:val="Compact"/>
        <w:numPr>
          <w:ilvl w:val="0"/>
          <w:numId w:val="1134"/>
        </w:numPr>
      </w:pPr>
      <w:hyperlink r:id="rId437">
        <w:r>
          <w:rPr>
            <w:rStyle w:val="Hyperlink"/>
          </w:rPr>
          <w:t xml:space="preserve">The Pathway to Publishing: A Guide to Quantitative Writing in the Health Sciences</w:t>
        </w:r>
      </w:hyperlink>
    </w:p>
    <w:p>
      <w:pPr>
        <w:pStyle w:val="Compact"/>
        <w:numPr>
          <w:ilvl w:val="0"/>
          <w:numId w:val="1134"/>
        </w:numPr>
      </w:pPr>
      <w:hyperlink r:id="rId438">
        <w:r>
          <w:rPr>
            <w:rStyle w:val="Hyperlink"/>
          </w:rPr>
          <w:t xml:space="preserve">Secret, actionable writing tips</w:t>
        </w:r>
      </w:hyperlink>
    </w:p>
    <w:bookmarkEnd w:id="439"/>
    <w:bookmarkStart w:id="443" w:name="presentations"/>
    <w:p>
      <w:pPr>
        <w:pStyle w:val="Heading2"/>
      </w:pPr>
      <w:r>
        <w:t xml:space="preserve">19.5 Presentations</w:t>
      </w:r>
    </w:p>
    <w:p>
      <w:pPr>
        <w:pStyle w:val="Compact"/>
        <w:numPr>
          <w:ilvl w:val="0"/>
          <w:numId w:val="1135"/>
        </w:numPr>
      </w:pPr>
      <w:ins w:id="1262" w:author="PR Preview" w:date="2024-01-01T00:00:00Z">
        <w:r>
          <w:t xml:space="preserve">How to tell a compelling story in scientific presentations</w:t>
        </w:r>
      </w:ins>
      <w:ins w:id="1262" w:author="PR Preview" w:date="2024-01-01T00:00:00Z">
        <w:r>
          <w:t xml:space="preserve"> </w:t>
        </w:r>
      </w:ins>
      <w:ins w:id="1262" w:author="PR Preview" w:date="2024-01-01T00:00:00Z">
        <w:r>
          <w:t xml:space="preserve">(Van Noorden 2021)</w:t>
        </w:r>
      </w:ins>
    </w:p>
    <w:p>
      <w:pPr>
        <w:pStyle w:val="Compact"/>
        <w:numPr>
          <w:ilvl w:val="0"/>
          <w:numId w:val="1135"/>
        </w:numPr>
      </w:pPr>
      <w:hyperlink r:id="rId440">
        <w:r>
          <w:rPr>
            <w:rStyle w:val="Hyperlink"/>
          </w:rPr>
          <w:t xml:space="preserve">How to give a killer narratively-driven scientific talk</w:t>
        </w:r>
      </w:hyperlink>
    </w:p>
    <w:p>
      <w:pPr>
        <w:pStyle w:val="Compact"/>
        <w:numPr>
          <w:ilvl w:val="0"/>
          <w:numId w:val="1135"/>
        </w:numPr>
      </w:pPr>
      <w:hyperlink r:id="rId441">
        <w:r>
          <w:rPr>
            <w:rStyle w:val="Hyperlink"/>
          </w:rPr>
          <w:t xml:space="preserve">How to make a better poster</w:t>
        </w:r>
      </w:hyperlink>
    </w:p>
    <w:p>
      <w:pPr>
        <w:pStyle w:val="Compact"/>
        <w:numPr>
          <w:ilvl w:val="0"/>
          <w:numId w:val="1135"/>
        </w:numPr>
      </w:pPr>
      <w:hyperlink r:id="rId442">
        <w:r>
          <w:rPr>
            <w:rStyle w:val="Hyperlink"/>
          </w:rPr>
          <w:t xml:space="preserve">How to make an even better poster</w:t>
        </w:r>
      </w:hyperlink>
    </w:p>
    <w:bookmarkEnd w:id="443"/>
    <w:bookmarkStart w:id="445" w:name="professional-advice"/>
    <w:p>
      <w:pPr>
        <w:pStyle w:val="Heading2"/>
      </w:pPr>
      <w:r>
        <w:t xml:space="preserve">19.6 Professional advice</w:t>
      </w:r>
    </w:p>
    <w:p>
      <w:pPr>
        <w:pStyle w:val="Compact"/>
        <w:numPr>
          <w:ilvl w:val="0"/>
          <w:numId w:val="1136"/>
        </w:numPr>
      </w:pPr>
      <w:hyperlink r:id="rId444">
        <w:r>
          <w:rPr>
            <w:rStyle w:val="Hyperlink"/>
          </w:rPr>
          <w:t xml:space="preserve">Professional advice, especially for your first job</w:t>
        </w:r>
      </w:hyperlink>
    </w:p>
    <w:bookmarkEnd w:id="445"/>
    <w:bookmarkStart w:id="448" w:name="funding"/>
    <w:p>
      <w:pPr>
        <w:pStyle w:val="Heading2"/>
      </w:pPr>
      <w:r>
        <w:t xml:space="preserve">19.7 Funding</w:t>
      </w:r>
    </w:p>
    <w:p>
      <w:pPr>
        <w:pStyle w:val="Compact"/>
        <w:numPr>
          <w:ilvl w:val="0"/>
          <w:numId w:val="1137"/>
        </w:numPr>
      </w:pPr>
      <w:hyperlink r:id="rId446">
        <w:r>
          <w:rPr>
            <w:rStyle w:val="Hyperlink"/>
          </w:rPr>
          <w:t xml:space="preserve">Building Your Funding Train</w:t>
        </w:r>
      </w:hyperlink>
    </w:p>
    <w:p>
      <w:pPr>
        <w:pStyle w:val="Compact"/>
        <w:numPr>
          <w:ilvl w:val="0"/>
          <w:numId w:val="1137"/>
        </w:numPr>
      </w:pPr>
      <w:hyperlink r:id="rId447">
        <w:r>
          <w:rPr>
            <w:rStyle w:val="Hyperlink"/>
          </w:rPr>
          <w:t xml:space="preserve">NIH Grant Writing Resources</w:t>
        </w:r>
      </w:hyperlink>
    </w:p>
    <w:bookmarkEnd w:id="448"/>
    <w:bookmarkStart w:id="451" w:name="ethics-and-global-health-research"/>
    <w:p>
      <w:pPr>
        <w:pStyle w:val="Heading2"/>
      </w:pPr>
      <w:r>
        <w:t xml:space="preserve">19.8 Ethics and global health research</w:t>
      </w:r>
    </w:p>
    <w:p>
      <w:pPr>
        <w:pStyle w:val="Compact"/>
        <w:numPr>
          <w:ilvl w:val="0"/>
          <w:numId w:val="1138"/>
        </w:numPr>
      </w:pPr>
      <w:hyperlink r:id="rId449">
        <w:r>
          <w:rPr>
            <w:rStyle w:val="Hyperlink"/>
          </w:rPr>
          <w:t xml:space="preserve">Global Code of Conduct For Research in Resource-Poor Settings</w:t>
        </w:r>
      </w:hyperlink>
    </w:p>
    <w:p>
      <w:pPr>
        <w:pStyle w:val="Compact"/>
        <w:numPr>
          <w:ilvl w:val="0"/>
          <w:numId w:val="1138"/>
        </w:numPr>
      </w:pPr>
      <w:ins w:id="1273" w:author="PR Preview" w:date="2024-01-01T00:00:00Z">
        <w:r>
          <w:t xml:space="preserve">Addressing power asymmetries in global health</w:t>
        </w:r>
      </w:ins>
      <w:ins w:id="1273" w:author="PR Preview" w:date="2024-01-01T00:00:00Z">
        <w:r>
          <w:t xml:space="preserve"> </w:t>
        </w:r>
      </w:ins>
      <w:ins w:id="1273" w:author="PR Preview" w:date="2024-01-01T00:00:00Z">
        <w:r>
          <w:t xml:space="preserve">(Abimbola et al. 2022)</w:t>
        </w:r>
      </w:ins>
    </w:p>
    <w:p>
      <w:pPr>
        <w:pStyle w:val="Compact"/>
        <w:numPr>
          <w:ilvl w:val="0"/>
          <w:numId w:val="1138"/>
        </w:numPr>
      </w:pPr>
      <w:hyperlink r:id="rId450">
        <w:r>
          <w:rPr>
            <w:rStyle w:val="Hyperlink"/>
          </w:rPr>
          <w:t xml:space="preserve">Transforming Global Health Partnerships</w:t>
        </w:r>
      </w:hyperlink>
    </w:p>
    <w:p>
      <w:r>
        <w:br w:type="page"/>
      </w:r>
    </w:p>
    <w:bookmarkEnd w:id="451"/>
    <w:bookmarkEnd w:id="452"/>
    <w:bookmarkStart w:id="535" w:name="references"/>
    <w:p>
      <w:pPr>
        <w:pStyle w:val="Heading1"/>
      </w:pPr>
      <w:r>
        <w:t xml:space="preserve">References</w:t>
      </w:r>
    </w:p>
    <w:bookmarkStart w:id="534" w:name="refs"/>
    <w:bookmarkStart w:id="454" w:name="ref-space_odyssey"/>
    <w:p>
      <w:pPr>
        <w:pStyle w:val="Bibliography"/>
      </w:pPr>
      <w:r>
        <w:t xml:space="preserve">“2001: A Space Odyssey.”</w:t>
      </w:r>
      <w:r>
        <w:t xml:space="preserve"> </w:t>
      </w:r>
      <w:r>
        <w:t xml:space="preserve">1968. Film.</w:t>
      </w:r>
      <w:r>
        <w:t xml:space="preserve"> </w:t>
      </w:r>
      <w:hyperlink r:id="rId453">
        <w:r>
          <w:rPr>
            <w:rStyle w:val="Hyperlink"/>
          </w:rPr>
          <w:t xml:space="preserve">https://en.wikipedia.org/wiki/2001:_A_Space_Odyssey_(film)</w:t>
        </w:r>
      </w:hyperlink>
      <w:r>
        <w:t xml:space="preserve">.</w:t>
      </w:r>
    </w:p>
    <w:bookmarkEnd w:id="454"/>
    <w:bookmarkStart w:id="456" w:name="ref-abimbola2022"/>
    <w:p>
      <w:pPr>
        <w:pStyle w:val="Bibliography"/>
      </w:pPr>
      <w:ins w:id="2278" w:author="PR Preview" w:date="2024-01-01T00:00:00Z">
        <w:r>
          <w:t xml:space="preserve">Abimbola, Seye, Sheena Asthana, Cristina Montenegro, et al. 2022.</w:t>
        </w:r>
      </w:ins>
      <w:ins w:id="2278" w:author="PR Preview" w:date="2024-01-01T00:00:00Z">
        <w:r>
          <w:t xml:space="preserve"> </w:t>
        </w:r>
      </w:ins>
      <w:ins w:id="2278" w:author="PR Preview" w:date="2024-01-01T00:00:00Z">
        <w:r>
          <w:t xml:space="preserve">“Addressing Power Asymmetries in Global Health: Imperatives in the Wake of the COVID-19 Pandemic.”</w:t>
        </w:r>
      </w:ins>
      <w:ins w:id="2278" w:author="PR Preview" w:date="2024-01-01T00:00:00Z">
        <w:r>
          <w:t xml:space="preserve"> </w:t>
        </w:r>
      </w:ins>
      <w:ins w:id="2278" w:author="PR Preview" w:date="2024-01-01T00:00:00Z">
        <w:r>
          <w:rPr>
            <w:i/>
            <w:iCs/>
          </w:rPr>
          <w:t xml:space="preserve">PLOS Global Public Health</w:t>
        </w:r>
      </w:ins>
      <w:ins w:id="2278" w:author="PR Preview" w:date="2024-01-01T00:00:00Z">
        <w:r>
          <w:t xml:space="preserve"> </w:t>
        </w:r>
      </w:ins>
      <w:ins w:id="2278" w:author="PR Preview" w:date="2024-01-01T00:00:00Z">
        <w:r>
          <w:t xml:space="preserve">2 (10).</w:t>
        </w:r>
      </w:ins>
      <w:ins w:id="2278" w:author="PR Preview" w:date="2024-01-01T00:00:00Z">
        <w:r>
          <w:t xml:space="preserve"> </w:t>
        </w:r>
      </w:ins>
      <w:hyperlink r:id="rId455">
        <w:r>
          <w:rPr>
            <w:rStyle w:val="Hyperlink"/>
          </w:rPr>
          <w:t xml:space="preserve">https://doi.org/10.1371/journal.pgph.0002269</w:t>
        </w:r>
      </w:hyperlink>
      <w:ins w:id="2278" w:author="PR Preview" w:date="2024-01-01T00:00:00Z">
        <w:r>
          <w:t xml:space="preserve">.</w:t>
        </w:r>
      </w:ins>
    </w:p>
    <w:bookmarkEnd w:id="456"/>
    <w:bookmarkStart w:id="458"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457">
        <w:r>
          <w:rPr>
            <w:rStyle w:val="Hyperlink"/>
          </w:rPr>
          <w:t xml:space="preserve">https://search.library.ucdavis.edu/permalink/01UCD_INST/9fle3i/alma990000226350403126</w:t>
        </w:r>
      </w:hyperlink>
      <w:r>
        <w:t xml:space="preserve">.</w:t>
      </w:r>
    </w:p>
    <w:bookmarkEnd w:id="458"/>
    <w:bookmarkStart w:id="460" w:name="ref-baker2019"/>
    <w:p>
      <w:pPr>
        <w:pStyle w:val="Bibliography"/>
      </w:pPr>
      <w:ins w:id="2280" w:author="PR Preview" w:date="2024-01-01T00:00:00Z">
        <w:r>
          <w:t xml:space="preserve">Baker, Monya. 2019.</w:t>
        </w:r>
      </w:ins>
      <w:ins w:id="2280" w:author="PR Preview" w:date="2024-01-01T00:00:00Z">
        <w:r>
          <w:t xml:space="preserve"> </w:t>
        </w:r>
      </w:ins>
      <w:ins w:id="2280" w:author="PR Preview" w:date="2024-01-01T00:00:00Z">
        <w:r>
          <w:t xml:space="preserve">“How to Tackle the Reproducibility Crisis in Ten Steps.”</w:t>
        </w:r>
      </w:ins>
      <w:ins w:id="2280" w:author="PR Preview" w:date="2024-01-01T00:00:00Z">
        <w:r>
          <w:t xml:space="preserve"> </w:t>
        </w:r>
      </w:ins>
      <w:ins w:id="2280" w:author="PR Preview" w:date="2024-01-01T00:00:00Z">
        <w:r>
          <w:rPr>
            <w:i/>
            <w:iCs/>
          </w:rPr>
          <w:t xml:space="preserve">Nature</w:t>
        </w:r>
      </w:ins>
      <w:ins w:id="2280" w:author="PR Preview" w:date="2024-01-01T00:00:00Z">
        <w:r>
          <w:t xml:space="preserve">.</w:t>
        </w:r>
      </w:ins>
      <w:ins w:id="2280" w:author="PR Preview" w:date="2024-01-01T00:00:00Z">
        <w:r>
          <w:t xml:space="preserve"> </w:t>
        </w:r>
      </w:ins>
      <w:hyperlink r:id="rId459">
        <w:r>
          <w:rPr>
            <w:rStyle w:val="Hyperlink"/>
          </w:rPr>
          <w:t xml:space="preserve">https://doi.org/10.1038/d41586-019-01431-z</w:t>
        </w:r>
      </w:hyperlink>
      <w:ins w:id="2280" w:author="PR Preview" w:date="2024-01-01T00:00:00Z">
        <w:r>
          <w:t xml:space="preserve">.</w:t>
        </w:r>
      </w:ins>
    </w:p>
    <w:bookmarkEnd w:id="460"/>
    <w:bookmarkStart w:id="462" w:name="ref-benjaminchunglab"/>
    <w:p>
      <w:pPr>
        <w:pStyle w:val="Bibliography"/>
      </w:pPr>
      <w:ins w:id="2281" w:author="PR Preview" w:date="2024-01-01T00:00:00Z">
        <w:r>
          <w:t xml:space="preserve">Benjamin-Chung, Jade, Kunal Mishra, Stephanie Djajadi, Nolan Pokpongkiat, Anna Nguyen, Iris Tong, and Gabby Barratt Heitmann. 2024.</w:t>
        </w:r>
      </w:ins>
      <w:ins w:id="2281" w:author="PR Preview" w:date="2024-01-01T00:00:00Z">
        <w:r>
          <w:t xml:space="preserve"> </w:t>
        </w:r>
      </w:ins>
      <w:ins w:id="2281" w:author="PR Preview" w:date="2024-01-01T00:00:00Z">
        <w:r>
          <w:t xml:space="preserve">“Benjamin-Chung Lab Manual.”</w:t>
        </w:r>
      </w:ins>
      <w:ins w:id="2281" w:author="PR Preview" w:date="2024-01-01T00:00:00Z">
        <w:r>
          <w:t xml:space="preserve"> </w:t>
        </w:r>
      </w:ins>
      <w:hyperlink r:id="rId461">
        <w:r>
          <w:rPr>
            <w:rStyle w:val="Hyperlink"/>
          </w:rPr>
          <w:t xml:space="preserve">https://jadebc.github.io/lab-manual/</w:t>
        </w:r>
      </w:hyperlink>
      <w:ins w:id="2281" w:author="PR Preview" w:date="2024-01-01T00:00:00Z">
        <w:r>
          <w:t xml:space="preserve">.</w:t>
        </w:r>
      </w:ins>
    </w:p>
    <w:bookmarkEnd w:id="462"/>
    <w:bookmarkStart w:id="464" w:name="ref-blade_runner"/>
    <w:p>
      <w:pPr>
        <w:pStyle w:val="Bibliography"/>
      </w:pPr>
      <w:r>
        <w:t xml:space="preserve">“Blade Runner.”</w:t>
      </w:r>
      <w:r>
        <w:t xml:space="preserve"> </w:t>
      </w:r>
      <w:r>
        <w:t xml:space="preserve">1982. Film.</w:t>
      </w:r>
      <w:r>
        <w:t xml:space="preserve"> </w:t>
      </w:r>
      <w:hyperlink r:id="rId463">
        <w:r>
          <w:rPr>
            <w:rStyle w:val="Hyperlink"/>
          </w:rPr>
          <w:t xml:space="preserve">https://en.wikipedia.org/wiki/Blade_Runner</w:t>
        </w:r>
      </w:hyperlink>
      <w:r>
        <w:t xml:space="preserve">.</w:t>
      </w:r>
    </w:p>
    <w:bookmarkEnd w:id="464"/>
    <w:bookmarkStart w:id="466" w:name="ref-bryan2023happygit"/>
    <w:p>
      <w:pPr>
        <w:pStyle w:val="Bibliography"/>
      </w:pPr>
      <w:ins w:id="2283" w:author="PR Preview" w:date="2024-01-01T00:00:00Z">
        <w:r>
          <w:t xml:space="preserve">Bryan, Jennifer. 2023.</w:t>
        </w:r>
      </w:ins>
      <w:ins w:id="2283" w:author="PR Preview" w:date="2024-01-01T00:00:00Z">
        <w:r>
          <w:t xml:space="preserve"> </w:t>
        </w:r>
      </w:ins>
      <w:ins w:id="2283" w:author="PR Preview" w:date="2024-01-01T00:00:00Z">
        <w:r>
          <w:rPr>
            <w:i/>
            <w:iCs/>
          </w:rPr>
          <w:t xml:space="preserve">Happy Git and GitHub for the useR</w:t>
        </w:r>
      </w:ins>
      <w:ins w:id="2283" w:author="PR Preview" w:date="2024-01-01T00:00:00Z">
        <w:r>
          <w:t xml:space="preserve">.</w:t>
        </w:r>
      </w:ins>
      <w:ins w:id="2283" w:author="PR Preview" w:date="2024-01-01T00:00:00Z">
        <w:r>
          <w:t xml:space="preserve"> </w:t>
        </w:r>
      </w:ins>
      <w:hyperlink r:id="rId465">
        <w:r>
          <w:rPr>
            <w:rStyle w:val="Hyperlink"/>
          </w:rPr>
          <w:t xml:space="preserve">https://happygitwithr.com/</w:t>
        </w:r>
      </w:hyperlink>
      <w:ins w:id="2283" w:author="PR Preview" w:date="2024-01-01T00:00:00Z">
        <w:r>
          <w:t xml:space="preserve">.</w:t>
        </w:r>
      </w:ins>
    </w:p>
    <w:bookmarkEnd w:id="466"/>
    <w:bookmarkStart w:id="468"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467">
        <w:r>
          <w:rPr>
            <w:rStyle w:val="Hyperlink"/>
          </w:rPr>
          <w:t xml:space="preserve">https://en.wikipedia.org/wiki/Ender%27s_Game</w:t>
        </w:r>
      </w:hyperlink>
      <w:r>
        <w:t xml:space="preserve">.</w:t>
      </w:r>
    </w:p>
    <w:bookmarkEnd w:id="468"/>
    <w:bookmarkStart w:id="470" w:name="ref-crameri2020"/>
    <w:p>
      <w:pPr>
        <w:pStyle w:val="Bibliography"/>
      </w:pPr>
      <w:ins w:id="2285" w:author="PR Preview" w:date="2024-01-01T00:00:00Z">
        <w:r>
          <w:t xml:space="preserve">Crameri, Fabio, Grace E. Shephard, and Philip J. Heron. 2020.</w:t>
        </w:r>
      </w:ins>
      <w:ins w:id="2285" w:author="PR Preview" w:date="2024-01-01T00:00:00Z">
        <w:r>
          <w:t xml:space="preserve"> </w:t>
        </w:r>
      </w:ins>
      <w:ins w:id="2285" w:author="PR Preview" w:date="2024-01-01T00:00:00Z">
        <w:r>
          <w:t xml:space="preserve">“The Misuse of Colour in Science Communication.”</w:t>
        </w:r>
      </w:ins>
      <w:ins w:id="2285" w:author="PR Preview" w:date="2024-01-01T00:00:00Z">
        <w:r>
          <w:t xml:space="preserve"> </w:t>
        </w:r>
      </w:ins>
      <w:ins w:id="2285" w:author="PR Preview" w:date="2024-01-01T00:00:00Z">
        <w:r>
          <w:rPr>
            <w:i/>
            <w:iCs/>
          </w:rPr>
          <w:t xml:space="preserve">Nature Communications</w:t>
        </w:r>
      </w:ins>
      <w:ins w:id="2285" w:author="PR Preview" w:date="2024-01-01T00:00:00Z">
        <w:r>
          <w:t xml:space="preserve"> </w:t>
        </w:r>
      </w:ins>
      <w:ins w:id="2285" w:author="PR Preview" w:date="2024-01-01T00:00:00Z">
        <w:r>
          <w:t xml:space="preserve">11.</w:t>
        </w:r>
      </w:ins>
      <w:ins w:id="2285" w:author="PR Preview" w:date="2024-01-01T00:00:00Z">
        <w:r>
          <w:t xml:space="preserve"> </w:t>
        </w:r>
      </w:ins>
      <w:hyperlink r:id="rId469">
        <w:r>
          <w:rPr>
            <w:rStyle w:val="Hyperlink"/>
          </w:rPr>
          <w:t xml:space="preserve">https://doi.org/10.1038/s41467-020-19160-7</w:t>
        </w:r>
      </w:hyperlink>
      <w:ins w:id="2285" w:author="PR Preview" w:date="2024-01-01T00:00:00Z">
        <w:r>
          <w:t xml:space="preserve">.</w:t>
        </w:r>
      </w:ins>
    </w:p>
    <w:bookmarkEnd w:id="470"/>
    <w:bookmarkStart w:id="472" w:name="ref-creativecommons"/>
    <w:p>
      <w:pPr>
        <w:pStyle w:val="Bibliography"/>
      </w:pPr>
      <w:ins w:id="2286" w:author="PR Preview" w:date="2024-01-01T00:00:00Z">
        <w:r>
          <w:t xml:space="preserve">“Creative Commons Attribution-NonCommercial 4.0 International License.”</w:t>
        </w:r>
      </w:ins>
      <w:ins w:id="2286" w:author="PR Preview" w:date="2024-01-01T00:00:00Z">
        <w:r>
          <w:t xml:space="preserve"> </w:t>
        </w:r>
      </w:ins>
      <w:ins w:id="2286" w:author="PR Preview" w:date="2024-01-01T00:00:00Z">
        <w:r>
          <w:t xml:space="preserve">n.d. Creative Commons.</w:t>
        </w:r>
      </w:ins>
      <w:ins w:id="2286" w:author="PR Preview" w:date="2024-01-01T00:00:00Z">
        <w:r>
          <w:t xml:space="preserve"> </w:t>
        </w:r>
      </w:ins>
      <w:hyperlink r:id="rId471">
        <w:r>
          <w:rPr>
            <w:rStyle w:val="Hyperlink"/>
          </w:rPr>
          <w:t xml:space="preserve">http://creativecommons.org/licenses/by-nc/4.0/</w:t>
        </w:r>
      </w:hyperlink>
      <w:ins w:id="2286" w:author="PR Preview" w:date="2024-01-01T00:00:00Z">
        <w:r>
          <w:t xml:space="preserve">.</w:t>
        </w:r>
      </w:ins>
    </w:p>
    <w:bookmarkEnd w:id="472"/>
    <w:bookmarkStart w:id="474" w:name="ref-credit"/>
    <w:p>
      <w:pPr>
        <w:pStyle w:val="Bibliography"/>
      </w:pPr>
      <w:ins w:id="2287" w:author="PR Preview" w:date="2024-01-01T00:00:00Z">
        <w:r>
          <w:t xml:space="preserve">“CRediT: Contributor Roles Taxonomy.”</w:t>
        </w:r>
      </w:ins>
      <w:ins w:id="2287" w:author="PR Preview" w:date="2024-01-01T00:00:00Z">
        <w:r>
          <w:t xml:space="preserve"> </w:t>
        </w:r>
      </w:ins>
      <w:ins w:id="2287" w:author="PR Preview" w:date="2024-01-01T00:00:00Z">
        <w:r>
          <w:t xml:space="preserve">n.d. PLOS ONE.</w:t>
        </w:r>
      </w:ins>
      <w:ins w:id="2287" w:author="PR Preview" w:date="2024-01-01T00:00:00Z">
        <w:r>
          <w:t xml:space="preserve"> </w:t>
        </w:r>
      </w:ins>
      <w:hyperlink r:id="rId473">
        <w:r>
          <w:rPr>
            <w:rStyle w:val="Hyperlink"/>
          </w:rPr>
          <w:t xml:space="preserve">https://journals.plos.org/plosone/s/authorship</w:t>
        </w:r>
      </w:hyperlink>
      <w:ins w:id="2287" w:author="PR Preview" w:date="2024-01-01T00:00:00Z">
        <w:r>
          <w:t xml:space="preserve">.</w:t>
        </w:r>
      </w:ins>
    </w:p>
    <w:bookmarkEnd w:id="474"/>
    <w:bookmarkStart w:id="476" w:name="ref-dryad"/>
    <w:p>
      <w:pPr>
        <w:pStyle w:val="Bibliography"/>
      </w:pPr>
      <w:ins w:id="2288" w:author="PR Preview" w:date="2024-01-01T00:00:00Z">
        <w:r>
          <w:t xml:space="preserve">“Dryad Digital Repository.”</w:t>
        </w:r>
      </w:ins>
      <w:ins w:id="2288" w:author="PR Preview" w:date="2024-01-01T00:00:00Z">
        <w:r>
          <w:t xml:space="preserve"> </w:t>
        </w:r>
      </w:ins>
      <w:ins w:id="2288" w:author="PR Preview" w:date="2024-01-01T00:00:00Z">
        <w:r>
          <w:t xml:space="preserve">n.d. Dryad.</w:t>
        </w:r>
      </w:ins>
      <w:ins w:id="2288" w:author="PR Preview" w:date="2024-01-01T00:00:00Z">
        <w:r>
          <w:t xml:space="preserve"> </w:t>
        </w:r>
      </w:ins>
      <w:hyperlink r:id="rId475">
        <w:r>
          <w:rPr>
            <w:rStyle w:val="Hyperlink"/>
          </w:rPr>
          <w:t xml:space="preserve">https://datadryad.org/</w:t>
        </w:r>
      </w:hyperlink>
      <w:ins w:id="2288" w:author="PR Preview" w:date="2024-01-01T00:00:00Z">
        <w:r>
          <w:t xml:space="preserve">.</w:t>
        </w:r>
      </w:ins>
    </w:p>
    <w:bookmarkEnd w:id="476"/>
    <w:bookmarkStart w:id="478" w:name="ref-equatornetwork"/>
    <w:p>
      <w:pPr>
        <w:pStyle w:val="Bibliography"/>
      </w:pPr>
      <w:ins w:id="2289" w:author="PR Preview" w:date="2024-01-01T00:00:00Z">
        <w:r>
          <w:t xml:space="preserve">“EQUATOR Network: Enhancing the QUAlity and Transparency of Health Research.”</w:t>
        </w:r>
      </w:ins>
      <w:ins w:id="2289" w:author="PR Preview" w:date="2024-01-01T00:00:00Z">
        <w:r>
          <w:t xml:space="preserve"> </w:t>
        </w:r>
      </w:ins>
      <w:ins w:id="2289" w:author="PR Preview" w:date="2024-01-01T00:00:00Z">
        <w:r>
          <w:t xml:space="preserve">n.d. EQUATOR Network.</w:t>
        </w:r>
      </w:ins>
      <w:ins w:id="2289" w:author="PR Preview" w:date="2024-01-01T00:00:00Z">
        <w:r>
          <w:t xml:space="preserve"> </w:t>
        </w:r>
      </w:ins>
      <w:hyperlink r:id="rId477">
        <w:r>
          <w:rPr>
            <w:rStyle w:val="Hyperlink"/>
          </w:rPr>
          <w:t xml:space="preserve">https://www.equator-network.org/</w:t>
        </w:r>
      </w:hyperlink>
      <w:ins w:id="2289" w:author="PR Preview" w:date="2024-01-01T00:00:00Z">
        <w:r>
          <w:t xml:space="preserve">.</w:t>
        </w:r>
      </w:ins>
    </w:p>
    <w:bookmarkEnd w:id="478"/>
    <w:bookmarkStart w:id="480" w:name="ref-fay2021engineering"/>
    <w:p>
      <w:pPr>
        <w:pStyle w:val="Bibliography"/>
      </w:pPr>
      <w:ins w:id="2290" w:author="PR Preview" w:date="2024-01-01T00:00:00Z">
        <w:r>
          <w:t xml:space="preserve">Fay, Colin, Sébastien Rochette, Vincent Guyader, and Cervan Girard. 2021.</w:t>
        </w:r>
      </w:ins>
      <w:ins w:id="2290" w:author="PR Preview" w:date="2024-01-01T00:00:00Z">
        <w:r>
          <w:t xml:space="preserve"> </w:t>
        </w:r>
      </w:ins>
      <w:ins w:id="2290" w:author="PR Preview" w:date="2024-01-01T00:00:00Z">
        <w:r>
          <w:rPr>
            <w:i/>
            <w:iCs/>
          </w:rPr>
          <w:t xml:space="preserve">Engineering Production-Grade Shiny Apps</w:t>
        </w:r>
      </w:ins>
      <w:ins w:id="2290" w:author="PR Preview" w:date="2024-01-01T00:00:00Z">
        <w:r>
          <w:t xml:space="preserve">. Chapman; Hall/CRC.</w:t>
        </w:r>
      </w:ins>
      <w:ins w:id="2290" w:author="PR Preview" w:date="2024-01-01T00:00:00Z">
        <w:r>
          <w:t xml:space="preserve"> </w:t>
        </w:r>
      </w:ins>
      <w:hyperlink r:id="rId479">
        <w:r>
          <w:rPr>
            <w:rStyle w:val="Hyperlink"/>
          </w:rPr>
          <w:t xml:space="preserve">https://engineering-shiny.org/</w:t>
        </w:r>
      </w:hyperlink>
      <w:ins w:id="2290" w:author="PR Preview" w:date="2024-01-01T00:00:00Z">
        <w:r>
          <w:t xml:space="preserve">.</w:t>
        </w:r>
      </w:ins>
    </w:p>
    <w:bookmarkEnd w:id="480"/>
    <w:bookmarkStart w:id="482"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481">
        <w:r>
          <w:rPr>
            <w:rStyle w:val="Hyperlink"/>
          </w:rPr>
          <w:t xml:space="preserve">https://www.youtube.com/watch?v=B1BdQcJ2ZYY</w:t>
        </w:r>
      </w:hyperlink>
      <w:r>
        <w:t xml:space="preserve">.</w:t>
      </w:r>
    </w:p>
    <w:bookmarkEnd w:id="482"/>
    <w:bookmarkStart w:id="484" w:name="ref-githubdesktop"/>
    <w:p>
      <w:pPr>
        <w:pStyle w:val="Bibliography"/>
      </w:pPr>
      <w:ins w:id="2292" w:author="PR Preview" w:date="2024-01-01T00:00:00Z">
        <w:r>
          <w:t xml:space="preserve">“GitHub Desktop.”</w:t>
        </w:r>
      </w:ins>
      <w:ins w:id="2292" w:author="PR Preview" w:date="2024-01-01T00:00:00Z">
        <w:r>
          <w:t xml:space="preserve"> </w:t>
        </w:r>
      </w:ins>
      <w:ins w:id="2292" w:author="PR Preview" w:date="2024-01-01T00:00:00Z">
        <w:r>
          <w:t xml:space="preserve">n.d. GitHub.</w:t>
        </w:r>
      </w:ins>
      <w:ins w:id="2292" w:author="PR Preview" w:date="2024-01-01T00:00:00Z">
        <w:r>
          <w:t xml:space="preserve"> </w:t>
        </w:r>
      </w:ins>
      <w:hyperlink r:id="rId483">
        <w:r>
          <w:rPr>
            <w:rStyle w:val="Hyperlink"/>
          </w:rPr>
          <w:t xml:space="preserve">https://desktop.github.com/</w:t>
        </w:r>
      </w:hyperlink>
      <w:ins w:id="2292" w:author="PR Preview" w:date="2024-01-01T00:00:00Z">
        <w:r>
          <w:t xml:space="preserve">.</w:t>
        </w:r>
      </w:ins>
    </w:p>
    <w:bookmarkEnd w:id="484"/>
    <w:bookmarkStart w:id="486" w:name="ref-butlerian_jihad"/>
    <w:p>
      <w:pPr>
        <w:pStyle w:val="Bibliography"/>
      </w:pPr>
      <w:r>
        <w:t xml:space="preserve">Herbert, Frank. 1965.</w:t>
      </w:r>
      <w:r>
        <w:t xml:space="preserve"> </w:t>
      </w:r>
      <w:r>
        <w:t xml:space="preserve">“Dune.”</w:t>
      </w:r>
      <w:r>
        <w:t xml:space="preserve"> </w:t>
      </w:r>
      <w:r>
        <w:t xml:space="preserve">Novel.</w:t>
      </w:r>
      <w:r>
        <w:t xml:space="preserve"> </w:t>
      </w:r>
      <w:hyperlink r:id="rId485">
        <w:r>
          <w:rPr>
            <w:rStyle w:val="Hyperlink"/>
          </w:rPr>
          <w:t xml:space="preserve">https://en.wikipedia.org/wiki/Dune_(franchise)#Butlerian_Jihad</w:t>
        </w:r>
      </w:hyperlink>
      <w:r>
        <w:t xml:space="preserve">.</w:t>
      </w:r>
    </w:p>
    <w:bookmarkEnd w:id="486"/>
    <w:bookmarkStart w:id="488" w:name="ref-plos_data"/>
    <w:p>
      <w:pPr>
        <w:pStyle w:val="Bibliography"/>
      </w:pPr>
      <w:ins w:id="2294" w:author="PR Preview" w:date="2024-01-01T00:00:00Z">
        <w:r>
          <w:t xml:space="preserve">“How to Store and Manage Your Data.”</w:t>
        </w:r>
      </w:ins>
      <w:ins w:id="2294" w:author="PR Preview" w:date="2024-01-01T00:00:00Z">
        <w:r>
          <w:t xml:space="preserve"> </w:t>
        </w:r>
      </w:ins>
      <w:ins w:id="2294" w:author="PR Preview" w:date="2024-01-01T00:00:00Z">
        <w:r>
          <w:t xml:space="preserve">n.d. PLOS.</w:t>
        </w:r>
      </w:ins>
      <w:ins w:id="2294" w:author="PR Preview" w:date="2024-01-01T00:00:00Z">
        <w:r>
          <w:t xml:space="preserve"> </w:t>
        </w:r>
      </w:ins>
      <w:hyperlink r:id="rId487">
        <w:r>
          <w:rPr>
            <w:rStyle w:val="Hyperlink"/>
          </w:rPr>
          <w:t xml:space="preserve">https://plos.org/resource/how-to-store-and-manage-your-data/</w:t>
        </w:r>
      </w:hyperlink>
      <w:ins w:id="2294" w:author="PR Preview" w:date="2024-01-01T00:00:00Z">
        <w:r>
          <w:t xml:space="preserve">.</w:t>
        </w:r>
      </w:ins>
    </w:p>
    <w:bookmarkEnd w:id="488"/>
    <w:bookmarkStart w:id="490" w:name="ref-icmje"/>
    <w:p>
      <w:pPr>
        <w:pStyle w:val="Bibliography"/>
      </w:pPr>
      <w:ins w:id="2295" w:author="PR Preview" w:date="2024-01-01T00:00:00Z">
        <w:r>
          <w:t xml:space="preserve">International Committee of Medical Journal Editors. n.d.</w:t>
        </w:r>
      </w:ins>
      <w:ins w:id="2295" w:author="PR Preview" w:date="2024-01-01T00:00:00Z">
        <w:r>
          <w:t xml:space="preserve"> </w:t>
        </w:r>
      </w:ins>
      <w:ins w:id="2295" w:author="PR Preview" w:date="2024-01-01T00:00:00Z">
        <w:r>
          <w:t xml:space="preserve">“Defining the Role of Authors and Contributors.”</w:t>
        </w:r>
      </w:ins>
      <w:ins w:id="2295" w:author="PR Preview" w:date="2024-01-01T00:00:00Z">
        <w:r>
          <w:t xml:space="preserve"> </w:t>
        </w:r>
      </w:ins>
      <w:ins w:id="2295" w:author="PR Preview" w:date="2024-01-01T00:00:00Z">
        <w:r>
          <w:t xml:space="preserve">ICMJE.</w:t>
        </w:r>
      </w:ins>
      <w:ins w:id="2295" w:author="PR Preview" w:date="2024-01-01T00:00:00Z">
        <w:r>
          <w:t xml:space="preserve"> </w:t>
        </w:r>
      </w:ins>
      <w:hyperlink r:id="rId489">
        <w:r>
          <w:rPr>
            <w:rStyle w:val="Hyperlink"/>
          </w:rPr>
          <w:t xml:space="preserve">http://www.icmje.org/recommendations/browse/roles-and-responsibilities/defining-the-role-of-authors-and-contributors.html</w:t>
        </w:r>
      </w:hyperlink>
      <w:ins w:id="2295" w:author="PR Preview" w:date="2024-01-01T00:00:00Z">
        <w:r>
          <w:t xml:space="preserve">.</w:t>
        </w:r>
      </w:ins>
    </w:p>
    <w:bookmarkEnd w:id="490"/>
    <w:bookmarkStart w:id="492" w:name="ref-medRxiv"/>
    <w:p>
      <w:pPr>
        <w:pStyle w:val="Bibliography"/>
      </w:pPr>
      <w:ins w:id="2296" w:author="PR Preview" w:date="2024-01-01T00:00:00Z">
        <w:r>
          <w:t xml:space="preserve">“medRxiv: The Preprint Server for Health Sciences.”</w:t>
        </w:r>
      </w:ins>
      <w:ins w:id="2296" w:author="PR Preview" w:date="2024-01-01T00:00:00Z">
        <w:r>
          <w:t xml:space="preserve"> </w:t>
        </w:r>
      </w:ins>
      <w:ins w:id="2296" w:author="PR Preview" w:date="2024-01-01T00:00:00Z">
        <w:r>
          <w:t xml:space="preserve">n.d. Cold Spring Harbor Laboratory.</w:t>
        </w:r>
      </w:ins>
      <w:ins w:id="2296" w:author="PR Preview" w:date="2024-01-01T00:00:00Z">
        <w:r>
          <w:t xml:space="preserve"> </w:t>
        </w:r>
      </w:ins>
      <w:hyperlink r:id="rId491">
        <w:r>
          <w:rPr>
            <w:rStyle w:val="Hyperlink"/>
          </w:rPr>
          <w:t xml:space="preserve">https://www.medrxiv.org/</w:t>
        </w:r>
      </w:hyperlink>
      <w:ins w:id="2296" w:author="PR Preview" w:date="2024-01-01T00:00:00Z">
        <w:r>
          <w:t xml:space="preserve">.</w:t>
        </w:r>
      </w:ins>
    </w:p>
    <w:bookmarkEnd w:id="492"/>
    <w:bookmarkStart w:id="494" w:name="ref-merali2010"/>
    <w:p>
      <w:pPr>
        <w:pStyle w:val="Bibliography"/>
      </w:pPr>
      <w:ins w:id="2297" w:author="PR Preview" w:date="2024-01-01T00:00:00Z">
        <w:r>
          <w:t xml:space="preserve">Merali, Zeeya, and Jim Giles. 2010.</w:t>
        </w:r>
      </w:ins>
      <w:ins w:id="2297" w:author="PR Preview" w:date="2024-01-01T00:00:00Z">
        <w:r>
          <w:t xml:space="preserve"> </w:t>
        </w:r>
      </w:ins>
      <w:ins w:id="2297" w:author="PR Preview" w:date="2024-01-01T00:00:00Z">
        <w:r>
          <w:t xml:space="preserve">“Computational Science: Error ... Why Scientific Programming Does Not Compute.”</w:t>
        </w:r>
      </w:ins>
      <w:ins w:id="2297" w:author="PR Preview" w:date="2024-01-01T00:00:00Z">
        <w:r>
          <w:t xml:space="preserve"> </w:t>
        </w:r>
      </w:ins>
      <w:ins w:id="2297" w:author="PR Preview" w:date="2024-01-01T00:00:00Z">
        <w:r>
          <w:rPr>
            <w:i/>
            <w:iCs/>
          </w:rPr>
          <w:t xml:space="preserve">Nature</w:t>
        </w:r>
      </w:ins>
      <w:ins w:id="2297" w:author="PR Preview" w:date="2024-01-01T00:00:00Z">
        <w:r>
          <w:t xml:space="preserve"> </w:t>
        </w:r>
      </w:ins>
      <w:ins w:id="2297" w:author="PR Preview" w:date="2024-01-01T00:00:00Z">
        <w:r>
          <w:t xml:space="preserve">467: 775–77.</w:t>
        </w:r>
      </w:ins>
      <w:ins w:id="2297" w:author="PR Preview" w:date="2024-01-01T00:00:00Z">
        <w:r>
          <w:t xml:space="preserve"> </w:t>
        </w:r>
      </w:ins>
      <w:hyperlink r:id="rId493">
        <w:r>
          <w:rPr>
            <w:rStyle w:val="Hyperlink"/>
          </w:rPr>
          <w:t xml:space="preserve">https://doi.org/10.1038/467775a</w:t>
        </w:r>
      </w:hyperlink>
      <w:ins w:id="2297" w:author="PR Preview" w:date="2024-01-01T00:00:00Z">
        <w:r>
          <w:t xml:space="preserve">.</w:t>
        </w:r>
      </w:ins>
    </w:p>
    <w:bookmarkEnd w:id="494"/>
    <w:bookmarkStart w:id="496" w:name="ref-munafo2017"/>
    <w:p>
      <w:pPr>
        <w:pStyle w:val="Bibliography"/>
      </w:pPr>
      <w:ins w:id="2298" w:author="PR Preview" w:date="2024-01-01T00:00:00Z">
        <w:r>
          <w:t xml:space="preserve">Munafò, Marcus R., Brian A. Nosek, Dorothy V. M. Bishop, Katherine S. Button, Christopher D. Chambers, Nathalie Percie du Sert, Uri Simonsohn, Eric-Jan Wagenmakers, Jennifer J. Ware, and John P. A. Ioannidis. 2017.</w:t>
        </w:r>
      </w:ins>
      <w:ins w:id="2298" w:author="PR Preview" w:date="2024-01-01T00:00:00Z">
        <w:r>
          <w:t xml:space="preserve"> </w:t>
        </w:r>
      </w:ins>
      <w:ins w:id="2298" w:author="PR Preview" w:date="2024-01-01T00:00:00Z">
        <w:r>
          <w:t xml:space="preserve">“A Manifesto for Reproducible Science.”</w:t>
        </w:r>
      </w:ins>
      <w:ins w:id="2298" w:author="PR Preview" w:date="2024-01-01T00:00:00Z">
        <w:r>
          <w:t xml:space="preserve"> </w:t>
        </w:r>
      </w:ins>
      <w:ins w:id="2298" w:author="PR Preview" w:date="2024-01-01T00:00:00Z">
        <w:r>
          <w:rPr>
            <w:i/>
            <w:iCs/>
          </w:rPr>
          <w:t xml:space="preserve">Nature Human Behaviour</w:t>
        </w:r>
      </w:ins>
      <w:ins w:id="2298" w:author="PR Preview" w:date="2024-01-01T00:00:00Z">
        <w:r>
          <w:t xml:space="preserve"> </w:t>
        </w:r>
      </w:ins>
      <w:ins w:id="2298" w:author="PR Preview" w:date="2024-01-01T00:00:00Z">
        <w:r>
          <w:t xml:space="preserve">1.</w:t>
        </w:r>
      </w:ins>
      <w:ins w:id="2298" w:author="PR Preview" w:date="2024-01-01T00:00:00Z">
        <w:r>
          <w:t xml:space="preserve"> </w:t>
        </w:r>
      </w:ins>
      <w:hyperlink r:id="rId495">
        <w:r>
          <w:rPr>
            <w:rStyle w:val="Hyperlink"/>
          </w:rPr>
          <w:t xml:space="preserve">https://doi.org/10.1038/s41562-016-0021</w:t>
        </w:r>
      </w:hyperlink>
      <w:ins w:id="2298" w:author="PR Preview" w:date="2024-01-01T00:00:00Z">
        <w:r>
          <w:t xml:space="preserve">.</w:t>
        </w:r>
      </w:ins>
    </w:p>
    <w:bookmarkEnd w:id="496"/>
    <w:bookmarkStart w:id="498" w:name="ref-nuzzo2015"/>
    <w:p>
      <w:pPr>
        <w:pStyle w:val="Bibliography"/>
      </w:pPr>
      <w:ins w:id="2299" w:author="PR Preview" w:date="2024-01-01T00:00:00Z">
        <w:r>
          <w:t xml:space="preserve">Nuzzo, Regina. 2015.</w:t>
        </w:r>
      </w:ins>
      <w:ins w:id="2299" w:author="PR Preview" w:date="2024-01-01T00:00:00Z">
        <w:r>
          <w:t xml:space="preserve"> </w:t>
        </w:r>
      </w:ins>
      <w:ins w:id="2299" w:author="PR Preview" w:date="2024-01-01T00:00:00Z">
        <w:r>
          <w:t xml:space="preserve">“How Scientists Fool Themselves – and How They Can Stop.”</w:t>
        </w:r>
      </w:ins>
      <w:ins w:id="2299" w:author="PR Preview" w:date="2024-01-01T00:00:00Z">
        <w:r>
          <w:t xml:space="preserve"> </w:t>
        </w:r>
      </w:ins>
      <w:ins w:id="2299" w:author="PR Preview" w:date="2024-01-01T00:00:00Z">
        <w:r>
          <w:rPr>
            <w:i/>
            <w:iCs/>
          </w:rPr>
          <w:t xml:space="preserve">Nature</w:t>
        </w:r>
      </w:ins>
      <w:ins w:id="2299" w:author="PR Preview" w:date="2024-01-01T00:00:00Z">
        <w:r>
          <w:t xml:space="preserve"> </w:t>
        </w:r>
      </w:ins>
      <w:ins w:id="2299" w:author="PR Preview" w:date="2024-01-01T00:00:00Z">
        <w:r>
          <w:t xml:space="preserve">526: 182–85.</w:t>
        </w:r>
      </w:ins>
      <w:ins w:id="2299" w:author="PR Preview" w:date="2024-01-01T00:00:00Z">
        <w:r>
          <w:t xml:space="preserve"> </w:t>
        </w:r>
      </w:ins>
      <w:hyperlink r:id="rId497">
        <w:r>
          <w:rPr>
            <w:rStyle w:val="Hyperlink"/>
          </w:rPr>
          <w:t xml:space="preserve">https://doi.org/10.1038/526182a</w:t>
        </w:r>
      </w:hyperlink>
      <w:ins w:id="2299" w:author="PR Preview" w:date="2024-01-01T00:00:00Z">
        <w:r>
          <w:t xml:space="preserve">.</w:t>
        </w:r>
      </w:ins>
    </w:p>
    <w:bookmarkEnd w:id="498"/>
    <w:bookmarkStart w:id="500" w:name="ref-osf"/>
    <w:p>
      <w:pPr>
        <w:pStyle w:val="Bibliography"/>
      </w:pPr>
      <w:ins w:id="2300" w:author="PR Preview" w:date="2024-01-01T00:00:00Z">
        <w:r>
          <w:t xml:space="preserve">“Open Science Framework.”</w:t>
        </w:r>
      </w:ins>
      <w:ins w:id="2300" w:author="PR Preview" w:date="2024-01-01T00:00:00Z">
        <w:r>
          <w:t xml:space="preserve"> </w:t>
        </w:r>
      </w:ins>
      <w:ins w:id="2300" w:author="PR Preview" w:date="2024-01-01T00:00:00Z">
        <w:r>
          <w:t xml:space="preserve">n.d. Center for Open Science.</w:t>
        </w:r>
      </w:ins>
      <w:ins w:id="2300" w:author="PR Preview" w:date="2024-01-01T00:00:00Z">
        <w:r>
          <w:t xml:space="preserve"> </w:t>
        </w:r>
      </w:ins>
      <w:hyperlink r:id="rId499">
        <w:r>
          <w:rPr>
            <w:rStyle w:val="Hyperlink"/>
          </w:rPr>
          <w:t xml:space="preserve">https://osf.io/</w:t>
        </w:r>
      </w:hyperlink>
      <w:ins w:id="2300" w:author="PR Preview" w:date="2024-01-01T00:00:00Z">
        <w:r>
          <w:t xml:space="preserve">.</w:t>
        </w:r>
      </w:ins>
    </w:p>
    <w:bookmarkEnd w:id="500"/>
    <w:bookmarkStart w:id="502" w:name="ref-gitfixum"/>
    <w:p>
      <w:pPr>
        <w:pStyle w:val="Bibliography"/>
      </w:pPr>
      <w:ins w:id="2301" w:author="PR Preview" w:date="2024-01-01T00:00:00Z">
        <w:r>
          <w:t xml:space="preserve">Robertson, Seth. n.d.</w:t>
        </w:r>
      </w:ins>
      <w:ins w:id="2301" w:author="PR Preview" w:date="2024-01-01T00:00:00Z">
        <w:r>
          <w:t xml:space="preserve"> </w:t>
        </w:r>
      </w:ins>
      <w:ins w:id="2301" w:author="PR Preview" w:date="2024-01-01T00:00:00Z">
        <w:r>
          <w:t xml:space="preserve">“On Undoing, Fixing, or Removing Commits in Git.”</w:t>
        </w:r>
      </w:ins>
      <w:ins w:id="2301" w:author="PR Preview" w:date="2024-01-01T00:00:00Z">
        <w:r>
          <w:t xml:space="preserve"> </w:t>
        </w:r>
      </w:ins>
      <w:hyperlink r:id="rId501">
        <w:r>
          <w:rPr>
            <w:rStyle w:val="Hyperlink"/>
          </w:rPr>
          <w:t xml:space="preserve">https://sethrobertson.github.io/GitFixUm/fixup.html</w:t>
        </w:r>
      </w:hyperlink>
      <w:ins w:id="2301" w:author="PR Preview" w:date="2024-01-01T00:00:00Z">
        <w:r>
          <w:t xml:space="preserve">.</w:t>
        </w:r>
      </w:ins>
    </w:p>
    <w:bookmarkEnd w:id="502"/>
    <w:bookmarkStart w:id="504" w:name="ref-rougier2014"/>
    <w:p>
      <w:pPr>
        <w:pStyle w:val="Bibliography"/>
      </w:pPr>
      <w:ins w:id="2302" w:author="PR Preview" w:date="2024-01-01T00:00:00Z">
        <w:r>
          <w:t xml:space="preserve">Rougier, Nicolas P., Michael Droettboom, and Philip E. Bourne. 2014.</w:t>
        </w:r>
      </w:ins>
      <w:ins w:id="2302" w:author="PR Preview" w:date="2024-01-01T00:00:00Z">
        <w:r>
          <w:t xml:space="preserve"> </w:t>
        </w:r>
      </w:ins>
      <w:ins w:id="2302" w:author="PR Preview" w:date="2024-01-01T00:00:00Z">
        <w:r>
          <w:t xml:space="preserve">“Ten Simple Rules for Better Figures.”</w:t>
        </w:r>
      </w:ins>
      <w:ins w:id="2302" w:author="PR Preview" w:date="2024-01-01T00:00:00Z">
        <w:r>
          <w:t xml:space="preserve"> </w:t>
        </w:r>
      </w:ins>
      <w:ins w:id="2302" w:author="PR Preview" w:date="2024-01-01T00:00:00Z">
        <w:r>
          <w:rPr>
            <w:i/>
            <w:iCs/>
          </w:rPr>
          <w:t xml:space="preserve">PLOS Computational Biology</w:t>
        </w:r>
      </w:ins>
      <w:ins w:id="2302" w:author="PR Preview" w:date="2024-01-01T00:00:00Z">
        <w:r>
          <w:t xml:space="preserve"> </w:t>
        </w:r>
      </w:ins>
      <w:ins w:id="2302" w:author="PR Preview" w:date="2024-01-01T00:00:00Z">
        <w:r>
          <w:t xml:space="preserve">10 (9).</w:t>
        </w:r>
      </w:ins>
      <w:ins w:id="2302" w:author="PR Preview" w:date="2024-01-01T00:00:00Z">
        <w:r>
          <w:t xml:space="preserve"> </w:t>
        </w:r>
      </w:ins>
      <w:hyperlink r:id="rId503">
        <w:r>
          <w:rPr>
            <w:rStyle w:val="Hyperlink"/>
          </w:rPr>
          <w:t xml:space="preserve">https://doi.org/10.1371/journal.pcbi.1003833</w:t>
        </w:r>
      </w:hyperlink>
      <w:ins w:id="2302" w:author="PR Preview" w:date="2024-01-01T00:00:00Z">
        <w:r>
          <w:t xml:space="preserve">.</w:t>
        </w:r>
      </w:ins>
    </w:p>
    <w:bookmarkEnd w:id="504"/>
    <w:bookmarkStart w:id="506" w:name="ref-silbiger2019"/>
    <w:p>
      <w:pPr>
        <w:pStyle w:val="Bibliography"/>
      </w:pPr>
      <w:ins w:id="2303" w:author="PR Preview" w:date="2024-01-01T00:00:00Z">
        <w:r>
          <w:t xml:space="preserve">Silbiger, Nyssa J., and Ariel D. Stubler. 2019.</w:t>
        </w:r>
      </w:ins>
      <w:ins w:id="2303" w:author="PR Preview" w:date="2024-01-01T00:00:00Z">
        <w:r>
          <w:t xml:space="preserve"> </w:t>
        </w:r>
      </w:ins>
      <w:ins w:id="2303" w:author="PR Preview" w:date="2024-01-01T00:00:00Z">
        <w:r>
          <w:t xml:space="preserve">“Unpacking the Scientific Toolbox: Five Skills for the Modern Scientist.”</w:t>
        </w:r>
      </w:ins>
      <w:ins w:id="2303" w:author="PR Preview" w:date="2024-01-01T00:00:00Z">
        <w:r>
          <w:t xml:space="preserve"> </w:t>
        </w:r>
      </w:ins>
      <w:ins w:id="2303" w:author="PR Preview" w:date="2024-01-01T00:00:00Z">
        <w:r>
          <w:rPr>
            <w:i/>
            <w:iCs/>
          </w:rPr>
          <w:t xml:space="preserve">Nature</w:t>
        </w:r>
      </w:ins>
      <w:ins w:id="2303" w:author="PR Preview" w:date="2024-01-01T00:00:00Z">
        <w:r>
          <w:t xml:space="preserve">.</w:t>
        </w:r>
      </w:ins>
      <w:ins w:id="2303" w:author="PR Preview" w:date="2024-01-01T00:00:00Z">
        <w:r>
          <w:t xml:space="preserve"> </w:t>
        </w:r>
      </w:ins>
      <w:hyperlink r:id="rId505">
        <w:r>
          <w:rPr>
            <w:rStyle w:val="Hyperlink"/>
          </w:rPr>
          <w:t xml:space="preserve">https://doi.org/10.1038/d41586-019-02918-5</w:t>
        </w:r>
      </w:hyperlink>
      <w:ins w:id="2303" w:author="PR Preview" w:date="2024-01-01T00:00:00Z">
        <w:r>
          <w:t xml:space="preserve">.</w:t>
        </w:r>
      </w:ins>
    </w:p>
    <w:bookmarkEnd w:id="506"/>
    <w:bookmarkStart w:id="508" w:name="ref-slurm"/>
    <w:p>
      <w:pPr>
        <w:pStyle w:val="Bibliography"/>
      </w:pPr>
      <w:ins w:id="2304" w:author="PR Preview" w:date="2024-01-01T00:00:00Z">
        <w:r>
          <w:t xml:space="preserve">“Slurm Workload Manager: Sbatch Documentation.”</w:t>
        </w:r>
      </w:ins>
      <w:ins w:id="2304" w:author="PR Preview" w:date="2024-01-01T00:00:00Z">
        <w:r>
          <w:t xml:space="preserve"> </w:t>
        </w:r>
      </w:ins>
      <w:ins w:id="2304" w:author="PR Preview" w:date="2024-01-01T00:00:00Z">
        <w:r>
          <w:t xml:space="preserve">n.d. SchedMD.</w:t>
        </w:r>
      </w:ins>
      <w:ins w:id="2304" w:author="PR Preview" w:date="2024-01-01T00:00:00Z">
        <w:r>
          <w:t xml:space="preserve"> </w:t>
        </w:r>
      </w:ins>
      <w:hyperlink r:id="rId507">
        <w:r>
          <w:rPr>
            <w:rStyle w:val="Hyperlink"/>
          </w:rPr>
          <w:t xml:space="preserve">https://slurm.schedmd.com/sbatch.html</w:t>
        </w:r>
      </w:hyperlink>
      <w:ins w:id="2304" w:author="PR Preview" w:date="2024-01-01T00:00:00Z">
        <w:r>
          <w:t xml:space="preserve">.</w:t>
        </w:r>
      </w:ins>
    </w:p>
    <w:bookmarkEnd w:id="508"/>
    <w:bookmarkStart w:id="510" w:name="ref-stoddart2019"/>
    <w:p>
      <w:pPr>
        <w:pStyle w:val="Bibliography"/>
      </w:pPr>
      <w:ins w:id="2305" w:author="PR Preview" w:date="2024-01-01T00:00:00Z">
        <w:r>
          <w:t xml:space="preserve">Stoddart, Charlotte. 2019.</w:t>
        </w:r>
      </w:ins>
      <w:ins w:id="2305" w:author="PR Preview" w:date="2024-01-01T00:00:00Z">
        <w:r>
          <w:t xml:space="preserve"> </w:t>
        </w:r>
      </w:ins>
      <w:ins w:id="2305" w:author="PR Preview" w:date="2024-01-01T00:00:00Z">
        <w:r>
          <w:t xml:space="preserve">“Is There a Reproducibility Crisis in Science?”</w:t>
        </w:r>
      </w:ins>
      <w:ins w:id="2305" w:author="PR Preview" w:date="2024-01-01T00:00:00Z">
        <w:r>
          <w:t xml:space="preserve"> </w:t>
        </w:r>
      </w:ins>
      <w:ins w:id="2305" w:author="PR Preview" w:date="2024-01-01T00:00:00Z">
        <w:r>
          <w:rPr>
            <w:i/>
            <w:iCs/>
          </w:rPr>
          <w:t xml:space="preserve">Nature</w:t>
        </w:r>
      </w:ins>
      <w:ins w:id="2305" w:author="PR Preview" w:date="2024-01-01T00:00:00Z">
        <w:r>
          <w:t xml:space="preserve">.</w:t>
        </w:r>
      </w:ins>
      <w:ins w:id="2305" w:author="PR Preview" w:date="2024-01-01T00:00:00Z">
        <w:r>
          <w:t xml:space="preserve"> </w:t>
        </w:r>
      </w:ins>
      <w:hyperlink r:id="rId509">
        <w:r>
          <w:rPr>
            <w:rStyle w:val="Hyperlink"/>
          </w:rPr>
          <w:t xml:space="preserve">https://doi.org/10.1038/d41586-019-00067-3</w:t>
        </w:r>
      </w:hyperlink>
      <w:ins w:id="2305" w:author="PR Preview" w:date="2024-01-01T00:00:00Z">
        <w:r>
          <w:t xml:space="preserve">.</w:t>
        </w:r>
      </w:ins>
    </w:p>
    <w:bookmarkEnd w:id="510"/>
    <w:bookmarkStart w:id="512" w:name="ref-matrix"/>
    <w:p>
      <w:pPr>
        <w:pStyle w:val="Bibliography"/>
      </w:pPr>
      <w:r>
        <w:t xml:space="preserve">“The Matrix.”</w:t>
      </w:r>
      <w:r>
        <w:t xml:space="preserve"> </w:t>
      </w:r>
      <w:r>
        <w:t xml:space="preserve">1999. Film.</w:t>
      </w:r>
      <w:r>
        <w:t xml:space="preserve"> </w:t>
      </w:r>
      <w:hyperlink r:id="rId511">
        <w:r>
          <w:rPr>
            <w:rStyle w:val="Hyperlink"/>
          </w:rPr>
          <w:t xml:space="preserve">https://en.wikipedia.org/wiki/The_Matrix</w:t>
        </w:r>
      </w:hyperlink>
      <w:r>
        <w:t xml:space="preserve">.</w:t>
      </w:r>
    </w:p>
    <w:bookmarkEnd w:id="512"/>
    <w:bookmarkStart w:id="514" w:name="ref-terminator"/>
    <w:p>
      <w:pPr>
        <w:pStyle w:val="Bibliography"/>
      </w:pPr>
      <w:r>
        <w:t xml:space="preserve">“The Terminator.”</w:t>
      </w:r>
      <w:r>
        <w:t xml:space="preserve"> </w:t>
      </w:r>
      <w:r>
        <w:t xml:space="preserve">1984. Film.</w:t>
      </w:r>
      <w:r>
        <w:t xml:space="preserve"> </w:t>
      </w:r>
      <w:hyperlink r:id="rId513">
        <w:r>
          <w:rPr>
            <w:rStyle w:val="Hyperlink"/>
          </w:rPr>
          <w:t xml:space="preserve">https://en.wikipedia.org/wiki/The_Terminator</w:t>
        </w:r>
      </w:hyperlink>
      <w:r>
        <w:t xml:space="preserve">.</w:t>
      </w:r>
    </w:p>
    <w:bookmarkEnd w:id="514"/>
    <w:bookmarkStart w:id="516" w:name="ref-tidyverse2023codereview"/>
    <w:p>
      <w:pPr>
        <w:pStyle w:val="Bibliography"/>
      </w:pPr>
      <w:ins w:id="2308" w:author="PR Preview" w:date="2024-01-01T00:00:00Z">
        <w:r>
          <w:t xml:space="preserve">Tidyverse Team. 2023.</w:t>
        </w:r>
      </w:ins>
      <w:ins w:id="2308" w:author="PR Preview" w:date="2024-01-01T00:00:00Z">
        <w:r>
          <w:t xml:space="preserve"> </w:t>
        </w:r>
      </w:ins>
      <w:ins w:id="2308" w:author="PR Preview" w:date="2024-01-01T00:00:00Z">
        <w:r>
          <w:rPr>
            <w:i/>
            <w:iCs/>
          </w:rPr>
          <w:t xml:space="preserve">Tidyverse Code Review Principles</w:t>
        </w:r>
      </w:ins>
      <w:ins w:id="2308" w:author="PR Preview" w:date="2024-01-01T00:00:00Z">
        <w:r>
          <w:t xml:space="preserve">.</w:t>
        </w:r>
      </w:ins>
      <w:ins w:id="2308" w:author="PR Preview" w:date="2024-01-01T00:00:00Z">
        <w:r>
          <w:t xml:space="preserve"> </w:t>
        </w:r>
      </w:ins>
      <w:hyperlink r:id="rId515">
        <w:r>
          <w:rPr>
            <w:rStyle w:val="Hyperlink"/>
          </w:rPr>
          <w:t xml:space="preserve">https://code-review.tidyverse.org/</w:t>
        </w:r>
      </w:hyperlink>
      <w:ins w:id="2308" w:author="PR Preview" w:date="2024-01-01T00:00:00Z">
        <w:r>
          <w:t xml:space="preserve">.</w:t>
        </w:r>
      </w:ins>
    </w:p>
    <w:bookmarkEnd w:id="516"/>
    <w:bookmarkStart w:id="518" w:name="ref-vannoorden2021"/>
    <w:p>
      <w:pPr>
        <w:pStyle w:val="Bibliography"/>
      </w:pPr>
      <w:ins w:id="2309" w:author="PR Preview" w:date="2024-01-01T00:00:00Z">
        <w:r>
          <w:t xml:space="preserve">Van Noorden, Richard. 2021.</w:t>
        </w:r>
      </w:ins>
      <w:ins w:id="2309" w:author="PR Preview" w:date="2024-01-01T00:00:00Z">
        <w:r>
          <w:t xml:space="preserve"> </w:t>
        </w:r>
      </w:ins>
      <w:ins w:id="2309" w:author="PR Preview" w:date="2024-01-01T00:00:00Z">
        <w:r>
          <w:t xml:space="preserve">“Scientists and Science Communicators Swap Tips on How to Tell Compelling Stories.”</w:t>
        </w:r>
      </w:ins>
      <w:ins w:id="2309" w:author="PR Preview" w:date="2024-01-01T00:00:00Z">
        <w:r>
          <w:t xml:space="preserve"> </w:t>
        </w:r>
      </w:ins>
      <w:ins w:id="2309" w:author="PR Preview" w:date="2024-01-01T00:00:00Z">
        <w:r>
          <w:rPr>
            <w:i/>
            <w:iCs/>
          </w:rPr>
          <w:t xml:space="preserve">Nature</w:t>
        </w:r>
      </w:ins>
      <w:ins w:id="2309" w:author="PR Preview" w:date="2024-01-01T00:00:00Z">
        <w:r>
          <w:t xml:space="preserve">.</w:t>
        </w:r>
      </w:ins>
      <w:ins w:id="2309" w:author="PR Preview" w:date="2024-01-01T00:00:00Z">
        <w:r>
          <w:t xml:space="preserve"> </w:t>
        </w:r>
      </w:ins>
      <w:hyperlink r:id="rId517">
        <w:r>
          <w:rPr>
            <w:rStyle w:val="Hyperlink"/>
          </w:rPr>
          <w:t xml:space="preserve">https://doi.org/10.1038/d41586-021-03603-2</w:t>
        </w:r>
      </w:hyperlink>
      <w:ins w:id="2309" w:author="PR Preview" w:date="2024-01-01T00:00:00Z">
        <w:r>
          <w:t xml:space="preserve">.</w:t>
        </w:r>
      </w:ins>
    </w:p>
    <w:bookmarkEnd w:id="518"/>
    <w:bookmarkStart w:id="520" w:name="ref-wargames"/>
    <w:p>
      <w:pPr>
        <w:pStyle w:val="Bibliography"/>
      </w:pPr>
      <w:r>
        <w:t xml:space="preserve">“WarGames.”</w:t>
      </w:r>
      <w:r>
        <w:t xml:space="preserve"> </w:t>
      </w:r>
      <w:r>
        <w:t xml:space="preserve">1983. Film.</w:t>
      </w:r>
      <w:r>
        <w:t xml:space="preserve"> </w:t>
      </w:r>
      <w:hyperlink r:id="rId519">
        <w:r>
          <w:rPr>
            <w:rStyle w:val="Hyperlink"/>
          </w:rPr>
          <w:t xml:space="preserve">https://en.wikipedia.org/wiki/WarGames</w:t>
        </w:r>
      </w:hyperlink>
      <w:r>
        <w:t xml:space="preserve">.</w:t>
      </w:r>
    </w:p>
    <w:bookmarkEnd w:id="520"/>
    <w:bookmarkStart w:id="522" w:name="ref-wickham2019advr"/>
    <w:p>
      <w:pPr>
        <w:pStyle w:val="Bibliography"/>
      </w:pPr>
      <w:ins w:id="2311" w:author="PR Preview" w:date="2024-01-01T00:00:00Z">
        <w:r>
          <w:t xml:space="preserve">Wickham, Hadley. 2019.</w:t>
        </w:r>
      </w:ins>
      <w:ins w:id="2311" w:author="PR Preview" w:date="2024-01-01T00:00:00Z">
        <w:r>
          <w:t xml:space="preserve"> </w:t>
        </w:r>
      </w:ins>
      <w:ins w:id="2311" w:author="PR Preview" w:date="2024-01-01T00:00:00Z">
        <w:r>
          <w:rPr>
            <w:i/>
            <w:iCs/>
          </w:rPr>
          <w:t xml:space="preserve">Advanced r</w:t>
        </w:r>
      </w:ins>
      <w:ins w:id="2311" w:author="PR Preview" w:date="2024-01-01T00:00:00Z">
        <w:r>
          <w:t xml:space="preserve">. 2nd ed. Chapman; Hall/CRC.</w:t>
        </w:r>
      </w:ins>
      <w:ins w:id="2311" w:author="PR Preview" w:date="2024-01-01T00:00:00Z">
        <w:r>
          <w:t xml:space="preserve"> </w:t>
        </w:r>
      </w:ins>
      <w:hyperlink r:id="rId521">
        <w:r>
          <w:rPr>
            <w:rStyle w:val="Hyperlink"/>
          </w:rPr>
          <w:t xml:space="preserve">https://adv-r.hadley.nz/</w:t>
        </w:r>
      </w:hyperlink>
      <w:ins w:id="2311" w:author="PR Preview" w:date="2024-01-01T00:00:00Z">
        <w:r>
          <w:t xml:space="preserve">.</w:t>
        </w:r>
      </w:ins>
    </w:p>
    <w:bookmarkEnd w:id="522"/>
    <w:bookmarkStart w:id="524" w:name="ref-wickham2021shiny"/>
    <w:p>
      <w:pPr>
        <w:pStyle w:val="Bibliography"/>
      </w:pPr>
      <w:ins w:id="2312" w:author="PR Preview" w:date="2024-01-01T00:00:00Z">
        <w:r>
          <w:t xml:space="preserve">———. 2021.</w:t>
        </w:r>
      </w:ins>
      <w:ins w:id="2312" w:author="PR Preview" w:date="2024-01-01T00:00:00Z">
        <w:r>
          <w:t xml:space="preserve"> </w:t>
        </w:r>
      </w:ins>
      <w:ins w:id="2312" w:author="PR Preview" w:date="2024-01-01T00:00:00Z">
        <w:r>
          <w:rPr>
            <w:i/>
            <w:iCs/>
          </w:rPr>
          <w:t xml:space="preserve">Mastering Shiny</w:t>
        </w:r>
      </w:ins>
      <w:ins w:id="2312" w:author="PR Preview" w:date="2024-01-01T00:00:00Z">
        <w:r>
          <w:t xml:space="preserve">. O’Reilly Media.</w:t>
        </w:r>
      </w:ins>
      <w:ins w:id="2312" w:author="PR Preview" w:date="2024-01-01T00:00:00Z">
        <w:r>
          <w:t xml:space="preserve"> </w:t>
        </w:r>
      </w:ins>
      <w:hyperlink r:id="rId523">
        <w:r>
          <w:rPr>
            <w:rStyle w:val="Hyperlink"/>
          </w:rPr>
          <w:t xml:space="preserve">https://mastering-shiny.org/</w:t>
        </w:r>
      </w:hyperlink>
      <w:ins w:id="2312" w:author="PR Preview" w:date="2024-01-01T00:00:00Z">
        <w:r>
          <w:t xml:space="preserve">.</w:t>
        </w:r>
      </w:ins>
    </w:p>
    <w:bookmarkEnd w:id="524"/>
    <w:bookmarkStart w:id="526" w:name="ref-wickham2023tidyverse"/>
    <w:p>
      <w:pPr>
        <w:pStyle w:val="Bibliography"/>
      </w:pPr>
      <w:ins w:id="2313" w:author="PR Preview" w:date="2024-01-01T00:00:00Z">
        <w:r>
          <w:t xml:space="preserve">———. 2023a.</w:t>
        </w:r>
      </w:ins>
      <w:ins w:id="2313" w:author="PR Preview" w:date="2024-01-01T00:00:00Z">
        <w:r>
          <w:t xml:space="preserve"> </w:t>
        </w:r>
      </w:ins>
      <w:ins w:id="2313" w:author="PR Preview" w:date="2024-01-01T00:00:00Z">
        <w:r>
          <w:rPr>
            <w:i/>
            <w:iCs/>
          </w:rPr>
          <w:t xml:space="preserve">The Tidyverse Style Guide</w:t>
        </w:r>
      </w:ins>
      <w:ins w:id="2313" w:author="PR Preview" w:date="2024-01-01T00:00:00Z">
        <w:r>
          <w:t xml:space="preserve">.</w:t>
        </w:r>
      </w:ins>
      <w:ins w:id="2313" w:author="PR Preview" w:date="2024-01-01T00:00:00Z">
        <w:r>
          <w:t xml:space="preserve"> </w:t>
        </w:r>
      </w:ins>
      <w:hyperlink r:id="rId525">
        <w:r>
          <w:rPr>
            <w:rStyle w:val="Hyperlink"/>
          </w:rPr>
          <w:t xml:space="preserve">https://style.tidyverse.org/</w:t>
        </w:r>
      </w:hyperlink>
      <w:ins w:id="2313" w:author="PR Preview" w:date="2024-01-01T00:00:00Z">
        <w:r>
          <w:t xml:space="preserve">.</w:t>
        </w:r>
      </w:ins>
    </w:p>
    <w:bookmarkEnd w:id="526"/>
    <w:bookmarkStart w:id="528" w:name="ref-wickham2023tidydesign"/>
    <w:p>
      <w:pPr>
        <w:pStyle w:val="Bibliography"/>
      </w:pPr>
      <w:ins w:id="2314" w:author="PR Preview" w:date="2024-01-01T00:00:00Z">
        <w:r>
          <w:t xml:space="preserve">———. 2023b.</w:t>
        </w:r>
      </w:ins>
      <w:ins w:id="2314" w:author="PR Preview" w:date="2024-01-01T00:00:00Z">
        <w:r>
          <w:t xml:space="preserve"> </w:t>
        </w:r>
      </w:ins>
      <w:ins w:id="2314" w:author="PR Preview" w:date="2024-01-01T00:00:00Z">
        <w:r>
          <w:rPr>
            <w:i/>
            <w:iCs/>
          </w:rPr>
          <w:t xml:space="preserve">Tidyverse Design Guide</w:t>
        </w:r>
      </w:ins>
      <w:ins w:id="2314" w:author="PR Preview" w:date="2024-01-01T00:00:00Z">
        <w:r>
          <w:t xml:space="preserve">.</w:t>
        </w:r>
      </w:ins>
      <w:ins w:id="2314" w:author="PR Preview" w:date="2024-01-01T00:00:00Z">
        <w:r>
          <w:t xml:space="preserve"> </w:t>
        </w:r>
      </w:ins>
      <w:hyperlink r:id="rId527">
        <w:r>
          <w:rPr>
            <w:rStyle w:val="Hyperlink"/>
          </w:rPr>
          <w:t xml:space="preserve">https://design.tidyverse.org/</w:t>
        </w:r>
      </w:hyperlink>
      <w:ins w:id="2314" w:author="PR Preview" w:date="2024-01-01T00:00:00Z">
        <w:r>
          <w:t xml:space="preserve">.</w:t>
        </w:r>
      </w:ins>
    </w:p>
    <w:bookmarkEnd w:id="528"/>
    <w:bookmarkStart w:id="530" w:name="ref-wickham2023rpkgs"/>
    <w:p>
      <w:pPr>
        <w:pStyle w:val="Bibliography"/>
      </w:pPr>
      <w:ins w:id="2315" w:author="PR Preview" w:date="2024-01-01T00:00:00Z">
        <w:r>
          <w:t xml:space="preserve">Wickham, Hadley, and Jennifer Bryan. 2023.</w:t>
        </w:r>
      </w:ins>
      <w:ins w:id="2315" w:author="PR Preview" w:date="2024-01-01T00:00:00Z">
        <w:r>
          <w:t xml:space="preserve"> </w:t>
        </w:r>
      </w:ins>
      <w:ins w:id="2315" w:author="PR Preview" w:date="2024-01-01T00:00:00Z">
        <w:r>
          <w:rPr>
            <w:i/>
            <w:iCs/>
          </w:rPr>
          <w:t xml:space="preserve">R Packages</w:t>
        </w:r>
      </w:ins>
      <w:ins w:id="2315" w:author="PR Preview" w:date="2024-01-01T00:00:00Z">
        <w:r>
          <w:t xml:space="preserve">. 2nd ed. O’Reilly Media.</w:t>
        </w:r>
      </w:ins>
      <w:ins w:id="2315" w:author="PR Preview" w:date="2024-01-01T00:00:00Z">
        <w:r>
          <w:t xml:space="preserve"> </w:t>
        </w:r>
      </w:ins>
      <w:hyperlink r:id="rId529">
        <w:r>
          <w:rPr>
            <w:rStyle w:val="Hyperlink"/>
          </w:rPr>
          <w:t xml:space="preserve">https://r-pkgs.org/</w:t>
        </w:r>
      </w:hyperlink>
      <w:ins w:id="2315" w:author="PR Preview" w:date="2024-01-01T00:00:00Z">
        <w:r>
          <w:t xml:space="preserve">.</w:t>
        </w:r>
      </w:ins>
    </w:p>
    <w:bookmarkEnd w:id="530"/>
    <w:bookmarkStart w:id="532" w:name="ref-wickham2023r4ds"/>
    <w:p>
      <w:pPr>
        <w:pStyle w:val="Bibliography"/>
      </w:pPr>
      <w:ins w:id="2316" w:author="PR Preview" w:date="2024-01-01T00:00:00Z">
        <w:r>
          <w:t xml:space="preserve">Wickham, Hadley, Mine Çetinkaya-Rundel, and Garrett Grolemund. 2023.</w:t>
        </w:r>
      </w:ins>
      <w:ins w:id="2316" w:author="PR Preview" w:date="2024-01-01T00:00:00Z">
        <w:r>
          <w:t xml:space="preserve"> </w:t>
        </w:r>
      </w:ins>
      <w:ins w:id="2316" w:author="PR Preview" w:date="2024-01-01T00:00:00Z">
        <w:r>
          <w:rPr>
            <w:i/>
            <w:iCs/>
          </w:rPr>
          <w:t xml:space="preserve">R for Data Science</w:t>
        </w:r>
      </w:ins>
      <w:ins w:id="2316" w:author="PR Preview" w:date="2024-01-01T00:00:00Z">
        <w:r>
          <w:t xml:space="preserve">. 2nd ed. O’Reilly Media.</w:t>
        </w:r>
      </w:ins>
      <w:ins w:id="2316" w:author="PR Preview" w:date="2024-01-01T00:00:00Z">
        <w:r>
          <w:t xml:space="preserve"> </w:t>
        </w:r>
      </w:ins>
      <w:hyperlink r:id="rId531">
        <w:r>
          <w:rPr>
            <w:rStyle w:val="Hyperlink"/>
          </w:rPr>
          <w:t xml:space="preserve">https://r4ds.hadley.nz/</w:t>
        </w:r>
      </w:hyperlink>
      <w:ins w:id="2316" w:author="PR Preview" w:date="2024-01-01T00:00:00Z">
        <w:r>
          <w:t xml:space="preserve">.</w:t>
        </w:r>
      </w:ins>
    </w:p>
    <w:bookmarkEnd w:id="532"/>
    <w:bookmarkStart w:id="533"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08">
        <w:r>
          <w:rPr>
            <w:rStyle w:val="Hyperlink"/>
          </w:rPr>
          <w:t xml:space="preserve">https://roxygen2.r-lib.org/</w:t>
        </w:r>
      </w:hyperlink>
      <w:r>
        <w:t xml:space="preserve">.</w:t>
      </w:r>
    </w:p>
    <w:bookmarkEnd w:id="533"/>
    <w:bookmarkEnd w:id="534"/>
    <w:bookmarkEnd w:id="5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80">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09" Type="http://schemas.openxmlformats.org/officeDocument/2006/relationships/image" Target="media/rId109.png"/><Relationship Id="rId210" Type="http://schemas.openxmlformats.org/officeDocument/2006/relationships/image" Target="media/rId210.png"/><Relationship Id="rId371" Type="http://schemas.openxmlformats.org/officeDocument/2006/relationships/image" Target="media/rId371.png"/><Relationship Id="rId236" Type="http://schemas.openxmlformats.org/officeDocument/2006/relationships/image" Target="media/rId236.png"/><Relationship Id="rId267" Type="http://schemas.openxmlformats.org/officeDocument/2006/relationships/image" Target="media/rId267.jpg"/><Relationship Id="rId273" Type="http://schemas.openxmlformats.org/officeDocument/2006/relationships/image" Target="media/rId273.png"/><Relationship Id="rId365" Type="http://schemas.openxmlformats.org/officeDocument/2006/relationships/image" Target="media/rId365.png"/><Relationship Id="rId330" Type="http://schemas.openxmlformats.org/officeDocument/2006/relationships/hyperlink" Target="assets/files/PHS_Shared_Compute_Environments.pdf" TargetMode="External"/><Relationship Id="rId45" Type="http://schemas.openxmlformats.org/officeDocument/2006/relationships/hyperlink" Target="clinicaltrials.gov" TargetMode="External"/><Relationship Id="rId54" Type="http://schemas.openxmlformats.org/officeDocument/2006/relationships/hyperlink" Target="github.com" TargetMode="External"/><Relationship Id="rId429" Type="http://schemas.openxmlformats.org/officeDocument/2006/relationships/hyperlink" Target="http://adv-r.had.co.nz/Style.html" TargetMode="External"/><Relationship Id="rId471" Type="http://schemas.openxmlformats.org/officeDocument/2006/relationships/hyperlink" Target="http://creativecommons.org/licenses/by-nc/4.0/" TargetMode="External"/><Relationship Id="rId216" Type="http://schemas.openxmlformats.org/officeDocument/2006/relationships/hyperlink" Target="http://r-pkgs.had.co.nz/style.html" TargetMode="External"/><Relationship Id="rId207" Type="http://schemas.openxmlformats.org/officeDocument/2006/relationships/hyperlink" Target="http://styler.r-lib.org/articles/customizing_styler.html" TargetMode="External"/><Relationship Id="rId417" Type="http://schemas.openxmlformats.org/officeDocument/2006/relationships/hyperlink" Target="http://www.cookbook-r.com/Graphs/Colors_(ggplot2)/#a-colorblind-friendly-palette" TargetMode="External"/><Relationship Id="rId489" Type="http://schemas.openxmlformats.org/officeDocument/2006/relationships/hyperlink" Target="http://www.icmje.org/recommendations/browse/roles-and-responsibilities/defining-the-role-of-authors-and-contributors.html" TargetMode="External"/><Relationship Id="rId521" Type="http://schemas.openxmlformats.org/officeDocument/2006/relationships/hyperlink" Target="https://adv-r.hadley.nz/" TargetMode="External"/><Relationship Id="rId152" Type="http://schemas.openxmlformats.org/officeDocument/2006/relationships/hyperlink" Target="https://blog.rstudio.com/2016/03/29/feather/" TargetMode="External"/><Relationship Id="rId116" Type="http://schemas.openxmlformats.org/officeDocument/2006/relationships/hyperlink" Target="https://blog.rstudio.com/2020/12/02/rstudio-v1-4-preview-little-things/" TargetMode="External"/><Relationship Id="rId515" Type="http://schemas.openxmlformats.org/officeDocument/2006/relationships/hyperlink" Target="https://code-review.tidyverse.org/" TargetMode="External"/><Relationship Id="rId215" Type="http://schemas.openxmlformats.org/officeDocument/2006/relationships/hyperlink" Target="https://cran.r-project.org/web/packages/lintr/readme/README.html#available-linters" TargetMode="External"/><Relationship Id="rId219" Type="http://schemas.openxmlformats.org/officeDocument/2006/relationships/hyperlink" Target="https://cran.r-project.org/web/packages/lintr/readme/README.html#project-configuration" TargetMode="External"/><Relationship Id="rId475" Type="http://schemas.openxmlformats.org/officeDocument/2006/relationships/hyperlink" Target="https://datadryad.org/" TargetMode="External"/><Relationship Id="rId527" Type="http://schemas.openxmlformats.org/officeDocument/2006/relationships/hyperlink" Target="https://design.tidyverse.org/" TargetMode="External"/><Relationship Id="rId483" Type="http://schemas.openxmlformats.org/officeDocument/2006/relationships/hyperlink" Target="https://desktop.github.com/" TargetMode="External"/><Relationship Id="rId173" Type="http://schemas.openxmlformats.org/officeDocument/2006/relationships/hyperlink" Target="https://devtools.r-lib.org/" TargetMode="External"/><Relationship Id="rId362" Type="http://schemas.openxmlformats.org/officeDocument/2006/relationships/hyperlink" Target="https://docs.github.com/en/copilot/how-tos/use-copilot-agents/coding-agent" TargetMode="External"/><Relationship Id="rId382" Type="http://schemas.openxmlformats.org/officeDocument/2006/relationships/hyperlink" Target="https://docs.github.com/en/copilot/how-tos/use-copilot-agents/coding-agent/customize-the-agent-environment#preinstalling-tools-or-dependencies-in-copilots-environment" TargetMode="External"/><Relationship Id="rId377" Type="http://schemas.openxmlformats.org/officeDocument/2006/relationships/hyperlink" Target="https://docs.github.com/en/copilot/how-tos/use-copilot-agents/coding-agent/customize-the-agent-firewall" TargetMode="External"/><Relationship Id="rId375" Type="http://schemas.openxmlformats.org/officeDocument/2006/relationships/hyperlink" Target="https://docs.github.com/en/copilot/reference/copilot-allowlist-reference" TargetMode="External"/><Relationship Id="rId307" Type="http://schemas.openxmlformats.org/officeDocument/2006/relationships/hyperlink" Target="https://docs.github.com/en/enterprise/2.13/user/articles/creating-releases" TargetMode="External"/><Relationship Id="rId444" Type="http://schemas.openxmlformats.org/officeDocument/2006/relationships/hyperlink" Target="https://docs.google.com/document/d/1ckgRCcr7FFPyymyMA6Y_-cB_vftOyrrxT28c6gRg0PI/edit" TargetMode="External"/><Relationship Id="rId493" Type="http://schemas.openxmlformats.org/officeDocument/2006/relationships/hyperlink" Target="https://doi.org/10.1038/467775a" TargetMode="External"/><Relationship Id="rId497" Type="http://schemas.openxmlformats.org/officeDocument/2006/relationships/hyperlink" Target="https://doi.org/10.1038/526182a" TargetMode="External"/><Relationship Id="rId509" Type="http://schemas.openxmlformats.org/officeDocument/2006/relationships/hyperlink" Target="https://doi.org/10.1038/d41586-019-00067-3" TargetMode="External"/><Relationship Id="rId459" Type="http://schemas.openxmlformats.org/officeDocument/2006/relationships/hyperlink" Target="https://doi.org/10.1038/d41586-019-01431-z" TargetMode="External"/><Relationship Id="rId505" Type="http://schemas.openxmlformats.org/officeDocument/2006/relationships/hyperlink" Target="https://doi.org/10.1038/d41586-019-02918-5" TargetMode="External"/><Relationship Id="rId517" Type="http://schemas.openxmlformats.org/officeDocument/2006/relationships/hyperlink" Target="https://doi.org/10.1038/d41586-021-03603-2" TargetMode="External"/><Relationship Id="rId469" Type="http://schemas.openxmlformats.org/officeDocument/2006/relationships/hyperlink" Target="https://doi.org/10.1038/s41467-020-19160-7" TargetMode="External"/><Relationship Id="rId495" Type="http://schemas.openxmlformats.org/officeDocument/2006/relationships/hyperlink" Target="https://doi.org/10.1038/s41562-016-0021" TargetMode="External"/><Relationship Id="rId503" Type="http://schemas.openxmlformats.org/officeDocument/2006/relationships/hyperlink" Target="https://doi.org/10.1371/journal.pcbi.1003833" TargetMode="External"/><Relationship Id="rId455" Type="http://schemas.openxmlformats.org/officeDocument/2006/relationships/hyperlink" Target="https://doi.org/10.1371/journal.pgph.0002269" TargetMode="External"/><Relationship Id="rId149" Type="http://schemas.openxmlformats.org/officeDocument/2006/relationships/hyperlink" Target="https://dplyr.tidyverse.org/articles/programming.html" TargetMode="External"/><Relationship Id="rId453" Type="http://schemas.openxmlformats.org/officeDocument/2006/relationships/hyperlink" Target="https://en.wikipedia.org/wiki/2001:_A_Space_Odyssey_(film)" TargetMode="External"/><Relationship Id="rId348" Type="http://schemas.openxmlformats.org/officeDocument/2006/relationships/hyperlink" Target="https://en.wikipedia.org/wiki/AI-assisted_software_development" TargetMode="External"/><Relationship Id="rId353" Type="http://schemas.openxmlformats.org/officeDocument/2006/relationships/hyperlink" Target="https://en.wikipedia.org/wiki/AI_agent" TargetMode="External"/><Relationship Id="rId368" Type="http://schemas.openxmlformats.org/officeDocument/2006/relationships/hyperlink" Target="https://en.wikipedia.org/wiki/Agent_(The_Matrix)" TargetMode="External"/><Relationship Id="rId463" Type="http://schemas.openxmlformats.org/officeDocument/2006/relationships/hyperlink" Target="https://en.wikipedia.org/wiki/Blade_Runner" TargetMode="External"/><Relationship Id="rId485" Type="http://schemas.openxmlformats.org/officeDocument/2006/relationships/hyperlink" Target="https://en.wikipedia.org/wiki/Dune_(franchise)#Butlerian_Jihad" TargetMode="External"/><Relationship Id="rId467" Type="http://schemas.openxmlformats.org/officeDocument/2006/relationships/hyperlink" Target="https://en.wikipedia.org/wiki/Ender%27s_Game" TargetMode="External"/><Relationship Id="rId511" Type="http://schemas.openxmlformats.org/officeDocument/2006/relationships/hyperlink" Target="https://en.wikipedia.org/wiki/The_Matrix" TargetMode="External"/><Relationship Id="rId513" Type="http://schemas.openxmlformats.org/officeDocument/2006/relationships/hyperlink" Target="https://en.wikipedia.org/wiki/The_Terminator" TargetMode="External"/><Relationship Id="rId519" Type="http://schemas.openxmlformats.org/officeDocument/2006/relationships/hyperlink" Target="https://en.wikipedia.org/wiki/WarGames" TargetMode="External"/><Relationship Id="rId479" Type="http://schemas.openxmlformats.org/officeDocument/2006/relationships/hyperlink" Target="https://engineering-shiny.org/" TargetMode="External"/><Relationship Id="rId357" Type="http://schemas.openxmlformats.org/officeDocument/2006/relationships/hyperlink" Target="https://github.com/UCD-SERG/lab-manual/issues/42" TargetMode="External"/><Relationship Id="rId358" Type="http://schemas.openxmlformats.org/officeDocument/2006/relationships/hyperlink" Target="https://github.com/UCD-SERG/lab-manual/pull/50" TargetMode="External"/><Relationship Id="rId352" Type="http://schemas.openxmlformats.org/officeDocument/2006/relationships/hyperlink" Target="https://github.com/features/copilot/agents" TargetMode="External"/><Relationship Id="rId381" Type="http://schemas.openxmlformats.org/officeDocument/2006/relationships/hyperlink" Target="https://github.com/features/copilot/plans" TargetMode="External"/><Relationship Id="rId262" Type="http://schemas.openxmlformats.org/officeDocument/2006/relationships/hyperlink" Target="https://github.com/github/gitignore/blob/master/R.gitignore" TargetMode="External"/><Relationship Id="rId130" Type="http://schemas.openxmlformats.org/officeDocument/2006/relationships/hyperlink" Target="https://github.com/jennybc/here_here" TargetMode="External"/><Relationship Id="rId140" Type="http://schemas.openxmlformats.org/officeDocument/2006/relationships/hyperlink" Target="https://github.com/karthik/rdrop2" TargetMode="External"/><Relationship Id="rId120" Type="http://schemas.openxmlformats.org/officeDocument/2006/relationships/hyperlink" Target="https://github.com/kmishra9/Flu-Absenteeism/blob/master/Master's%20Thesis%20-%20Spatial%20Epidemiology%20of%20Influenza/1b%20-%20Map-Management.R" TargetMode="External"/><Relationship Id="rId185" Type="http://schemas.openxmlformats.org/officeDocument/2006/relationships/hyperlink" Target="https://github.com/kmishra9/Flu-Absenteeism/blob/master/Master's%20Thesis%20-%20Spatial%20Epidemiology%20of%20Influenza/2a%20-%20Statistical-Inputs.R" TargetMode="External"/><Relationship Id="rId138" Type="http://schemas.openxmlformats.org/officeDocument/2006/relationships/hyperlink" Target="https://github.com/r-box/boxr" TargetMode="External"/><Relationship Id="rId446" Type="http://schemas.openxmlformats.org/officeDocument/2006/relationships/hyperlink" Target="https://grantwriting.stanford.edu/funding-train/#ep" TargetMode="External"/><Relationship Id="rId465" Type="http://schemas.openxmlformats.org/officeDocument/2006/relationships/hyperlink" Target="https://happygitwithr.com/" TargetMode="External"/><Relationship Id="rId259" Type="http://schemas.openxmlformats.org/officeDocument/2006/relationships/hyperlink" Target="https://happygitwithr.com/repeated-amend.html" TargetMode="External"/><Relationship Id="rId252" Type="http://schemas.openxmlformats.org/officeDocument/2006/relationships/hyperlink" Target="https://help.github.com/en/github/collaborating-with-issues-and-pull-requests/creating-a-pull-request#creating-the-pull-request" TargetMode="External"/><Relationship Id="rId329" Type="http://schemas.openxmlformats.org/officeDocument/2006/relationships/hyperlink" Target="https://hpc.ucdavis.edu/" TargetMode="External"/><Relationship Id="rId461" Type="http://schemas.openxmlformats.org/officeDocument/2006/relationships/hyperlink" Target="https://jadebc.github.io/lab-manual/" TargetMode="External"/><Relationship Id="rId229" Type="http://schemas.openxmlformats.org/officeDocument/2006/relationships/hyperlink" Target="https://jadebc.github.io/lab-manual/big-data.html" TargetMode="External"/><Relationship Id="rId411" Type="http://schemas.openxmlformats.org/officeDocument/2006/relationships/hyperlink" Target="https://jadebc.github.io/lab-manual/checklists.html" TargetMode="External"/><Relationship Id="rId295" Type="http://schemas.openxmlformats.org/officeDocument/2006/relationships/hyperlink" Target="https://jadebc.github.io/lab-manual/code-publication.html" TargetMode="External"/><Relationship Id="rId58" Type="http://schemas.openxmlformats.org/officeDocument/2006/relationships/hyperlink" Target="https://jadebc.github.io/lab-manual/code-repositories.html" TargetMode="External"/><Relationship Id="rId75" Type="http://schemas.openxmlformats.org/officeDocument/2006/relationships/hyperlink" Target="https://jadebc.github.io/lab-manual/coding-practices.html" TargetMode="External"/><Relationship Id="rId182" Type="http://schemas.openxmlformats.org/officeDocument/2006/relationships/hyperlink" Target="https://jadebc.github.io/lab-manual/coding-style.html" TargetMode="External"/><Relationship Id="rId32"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35" Type="http://schemas.openxmlformats.org/officeDocument/2006/relationships/hyperlink" Target="https://jadebc.github.io/lab-manual/data-masking.html" TargetMode="External"/><Relationship Id="rId246"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2" Type="http://schemas.openxmlformats.org/officeDocument/2006/relationships/hyperlink" Target="https://jadebc.github.io/lab-manual/reproducibility.html" TargetMode="External"/><Relationship Id="rId289" Type="http://schemas.openxmlformats.org/officeDocument/2006/relationships/hyperlink" Target="https://jadebc.github.io/lab-manual/reproducible-environments.html" TargetMode="External"/><Relationship Id="rId421" Type="http://schemas.openxmlformats.org/officeDocument/2006/relationships/hyperlink" Target="https://jadebc.github.io/lab-manual/resources.html" TargetMode="External"/><Relationship Id="rId328" Type="http://schemas.openxmlformats.org/officeDocument/2006/relationships/hyperlink" Target="https://jadebc.github.io/lab-manual/slurm.html" TargetMode="External"/><Relationship Id="rId266" Type="http://schemas.openxmlformats.org/officeDocument/2006/relationships/hyperlink" Target="https://jadebc.github.io/lab-manual/unix.html" TargetMode="External"/><Relationship Id="rId415" Type="http://schemas.openxmlformats.org/officeDocument/2006/relationships/hyperlink" Target="https://journals.lww.com/epidem/Fulltext/2001/05000/The_Value_of_P.2.aspx" TargetMode="External"/><Relationship Id="rId473" Type="http://schemas.openxmlformats.org/officeDocument/2006/relationships/hyperlink" Target="https://journals.plos.org/plosone/s/authorship" TargetMode="External"/><Relationship Id="rId37" Type="http://schemas.openxmlformats.org/officeDocument/2006/relationships/hyperlink" Target="https://kb.ucdavis.edu/?id=6485" TargetMode="External"/><Relationship Id="rId434" Type="http://schemas.openxmlformats.org/officeDocument/2006/relationships/hyperlink" Target="https://lab.github.com/githubtraining/introduction-to-github" TargetMode="External"/><Relationship Id="rId437" Type="http://schemas.openxmlformats.org/officeDocument/2006/relationships/hyperlink" Target="https://link.springer.com/book/10.1007/978-3-030-98175-4" TargetMode="External"/><Relationship Id="rId450" Type="http://schemas.openxmlformats.org/officeDocument/2006/relationships/hyperlink" Target="https://link.springer.com/book/9783031537929" TargetMode="External"/><Relationship Id="rId523" Type="http://schemas.openxmlformats.org/officeDocument/2006/relationships/hyperlink" Target="https://mastering-shiny.org/" TargetMode="External"/><Relationship Id="rId418" Type="http://schemas.openxmlformats.org/officeDocument/2006/relationships/hyperlink" Target="https://medialab.github.io/iwanthue/?utm_source=Nature+Briefing&amp;utm_campaign=2c68711076-briefing-dy-20211006&amp;utm_medium=email&amp;utm_term=0_c9dfd39373-2c68711076-44335685" TargetMode="External"/><Relationship Id="rId284" Type="http://schemas.openxmlformats.org/officeDocument/2006/relationships/hyperlink" Target="https://medium.com/@jeongwhanchoi/install-tmux-on-osx-and-basics-commands-for-beginners-be22520fd95e" TargetMode="External"/><Relationship Id="rId442" Type="http://schemas.openxmlformats.org/officeDocument/2006/relationships/hyperlink" Target="https://mitcommlab.mit.edu/be/2023/09/27/toward-an-evenbetterposter-improving-the-betterposter-template/" TargetMode="External"/><Relationship Id="rId499" Type="http://schemas.openxmlformats.org/officeDocument/2006/relationships/hyperlink" Target="https://osf.io/" TargetMode="External"/><Relationship Id="rId47" Type="http://schemas.openxmlformats.org/officeDocument/2006/relationships/hyperlink" Target="https://osf.io/tgbxr/" TargetMode="External"/><Relationship Id="rId174" Type="http://schemas.openxmlformats.org/officeDocument/2006/relationships/hyperlink" Target="https://pkgdown.r-lib.org/" TargetMode="External"/><Relationship Id="rId487" Type="http://schemas.openxmlformats.org/officeDocument/2006/relationships/hyperlink" Target="https://plos.org/resource/how-to-store-and-manage-your-data/" TargetMode="External"/><Relationship Id="rId320" Type="http://schemas.openxmlformats.org/officeDocument/2006/relationships/hyperlink" Target="https://proctor-ucsf.github.io/dcc-handbook/datawrangling.html#documenting-datasets" TargetMode="External"/><Relationship Id="rId391" Type="http://schemas.openxmlformats.org/officeDocument/2006/relationships/hyperlink" Target="https://quarto.org/docs/authoring/cross-references.html" TargetMode="External"/><Relationship Id="rId396" Type="http://schemas.openxmlformats.org/officeDocument/2006/relationships/hyperlink" Target="https://quarto.org/docs/authoring/includes.html" TargetMode="External"/><Relationship Id="rId137" Type="http://schemas.openxmlformats.org/officeDocument/2006/relationships/hyperlink" Target="https://r-box.github.io/boxr/articles/boxr-app-interactive.html#create" TargetMode="External"/><Relationship Id="rId529" Type="http://schemas.openxmlformats.org/officeDocument/2006/relationships/hyperlink" Target="https://r-pkgs.org/" TargetMode="External"/><Relationship Id="rId531" Type="http://schemas.openxmlformats.org/officeDocument/2006/relationships/hyperlink" Target="https://r4ds.hadley.nz/" TargetMode="External"/><Relationship Id="rId28" Type="http://schemas.openxmlformats.org/officeDocument/2006/relationships/hyperlink" Target="https://research.ucdavis.edu/policiescompliance/irb-admin/education/" TargetMode="External"/><Relationship Id="rId321" Type="http://schemas.openxmlformats.org/officeDocument/2006/relationships/hyperlink" Target="https://researchdata.princeton.edu/research-lifecycle-guide/whats-doi-and-what-should-i-know-about-citing-datasets" TargetMode="External"/><Relationship Id="rId108" Type="http://schemas.openxmlformats.org/officeDocument/2006/relationships/hyperlink" Target="https://roxygen2.r-lib.org/" TargetMode="External"/><Relationship Id="rId143" Type="http://schemas.openxmlformats.org/officeDocument/2006/relationships/hyperlink" Target="https://rviews.rstudio.com/2017/06/08/what-is-the-tidyverse/" TargetMode="External"/><Relationship Id="rId426" Type="http://schemas.openxmlformats.org/officeDocument/2006/relationships/hyperlink" Target="https://s3.amazonaws.com/assets.datacamp.com/blog_assets/datatable_Cheat_Sheet_R.pdf" TargetMode="External"/><Relationship Id="rId457" Type="http://schemas.openxmlformats.org/officeDocument/2006/relationships/hyperlink" Target="https://search.library.ucdavis.edu/permalink/01UCD_INST/9fle3i/alma990000226350403126" TargetMode="External"/><Relationship Id="rId501" Type="http://schemas.openxmlformats.org/officeDocument/2006/relationships/hyperlink" Target="https://sethrobertson.github.io/GitFixUm/fixup.html" TargetMode="External"/><Relationship Id="rId507" Type="http://schemas.openxmlformats.org/officeDocument/2006/relationships/hyperlink" Target="https://slurm.schedmd.com/sbatch.html" TargetMode="External"/><Relationship Id="rId247" Type="http://schemas.openxmlformats.org/officeDocument/2006/relationships/hyperlink" Target="https://sp19.datastructur.es/materials/guides/using-git#b-local-repositories-narrative-introduction" TargetMode="External"/><Relationship Id="rId250" Type="http://schemas.openxmlformats.org/officeDocument/2006/relationships/hyperlink" Target="https://sp19.datastructur.es/materials/guides/using-git#e-git-branching-advanced-git-optional" TargetMode="External"/><Relationship Id="rId123" Type="http://schemas.openxmlformats.org/officeDocument/2006/relationships/hyperlink" Target="https://spin.atomicobject.com/2017/11/01/good-variable-names/" TargetMode="External"/><Relationship Id="rId230" Type="http://schemas.openxmlformats.org/officeDocument/2006/relationships/hyperlink" Target="https://stackoverflow.com/questions/21435339/data-table-vs-dplyr-can-one-do-something-well-the-other-cant-or-does-poorly/27840349#27840349" TargetMode="External"/><Relationship Id="rId148" Type="http://schemas.openxmlformats.org/officeDocument/2006/relationships/hyperlink" Target="https://stackoverflow.com/questions/28125816/r-standard-evaluation-for-join-dplyr" TargetMode="External"/><Relationship Id="rId525" Type="http://schemas.openxmlformats.org/officeDocument/2006/relationships/hyperlink" Target="https://style.tidyverse.org/" TargetMode="External"/><Relationship Id="rId118" Type="http://schemas.openxmlformats.org/officeDocument/2006/relationships/hyperlink" Target="https://support.rstudio.com/hc/en-us/articles/200484568-Code-Folding-and-Sections" TargetMode="External"/><Relationship Id="rId144" Type="http://schemas.openxmlformats.org/officeDocument/2006/relationships/hyperlink" Target="https://tavareshugo.github.io/data_carpentry_extras/base-r_tidyverse_equivalents/base-r_tidyverse_equivalents.html#reshaping_data" TargetMode="External"/><Relationship Id="rId175" Type="http://schemas.openxmlformats.org/officeDocument/2006/relationships/hyperlink" Target="https://testthat.r-lib.org/" TargetMode="External"/><Relationship Id="rId146" Type="http://schemas.openxmlformats.org/officeDocument/2006/relationships/hyperlink" Target="https://tidyeval.tidyverse.org/index.html" TargetMode="External"/><Relationship Id="rId422" Type="http://schemas.openxmlformats.org/officeDocument/2006/relationships/hyperlink" Target="https://ucb-epi-r.github.io" TargetMode="External"/><Relationship Id="rId297" Type="http://schemas.openxmlformats.org/officeDocument/2006/relationships/hyperlink" Target="https://ucd-serg.github.io/lab-manual/coding-practices.html#file-headers" TargetMode="External"/><Relationship Id="rId300" Type="http://schemas.openxmlformats.org/officeDocument/2006/relationships/hyperlink" Target="https://ucd-serg.github.io/lab-manual/coding-practices.html#function-documentation" TargetMode="External"/><Relationship Id="rId413" Type="http://schemas.openxmlformats.org/officeDocument/2006/relationships/hyperlink" Target="https://ucd-serg.github.io/lab-manual/coding-style.html" TargetMode="External"/><Relationship Id="rId303"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10"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2" Type="http://schemas.openxmlformats.org/officeDocument/2006/relationships/hyperlink" Target="https://usethis.r-lib.org/" TargetMode="External"/><Relationship Id="rId147" Type="http://schemas.openxmlformats.org/officeDocument/2006/relationships/hyperlink" Target="https://www.brodrigues.co/blog/2016-07-18-data-frame-columns-as-arguments-to-dplyr-functions/" TargetMode="External"/><Relationship Id="rId343" Type="http://schemas.openxmlformats.org/officeDocument/2006/relationships/hyperlink" Target="https://www.chriswrites.com/how-to-change-file-permissions-using-the-terminal/" TargetMode="External"/><Relationship Id="rId433" Type="http://schemas.openxmlformats.org/officeDocument/2006/relationships/hyperlink" Target="https://www.datacamp.com/courses/introduction-to-git-for-data-science" TargetMode="External"/><Relationship Id="rId477" Type="http://schemas.openxmlformats.org/officeDocument/2006/relationships/hyperlink" Target="https://www.equator-network.org/" TargetMode="External"/><Relationship Id="rId449" Type="http://schemas.openxmlformats.org/officeDocument/2006/relationships/hyperlink" Target="https://www.globalcodeofconduct.org/wp-content/uploads/2018/05/Global-Code-of-Conduct-Brochure.pdf" TargetMode="External"/><Relationship Id="rId280" Type="http://schemas.openxmlformats.org/officeDocument/2006/relationships/hyperlink" Target="https://www.howtogeek.com/118594/how-to-edit-your-system-path-for-easy-command-line-access/" TargetMode="External"/><Relationship Id="rId491" Type="http://schemas.openxmlformats.org/officeDocument/2006/relationships/hyperlink" Target="https://www.medrxiv.org/" TargetMode="External"/><Relationship Id="rId447" Type="http://schemas.openxmlformats.org/officeDocument/2006/relationships/hyperlink" Target="https://www.niaid.nih.gov/grants-contracts/write-grant-application" TargetMode="External"/><Relationship Id="rId201" Type="http://schemas.openxmlformats.org/officeDocument/2006/relationships/hyperlink" Target="https://www.r-bloggers.com/align-assign-rstudio-addin-to-align-assignment-operators/" TargetMode="External"/><Relationship Id="rId151" Type="http://schemas.openxmlformats.org/officeDocument/2006/relationships/hyperlink" Target="https://www.rdocumentation.org/packages/feather/versions/0.3.3" TargetMode="External"/><Relationship Id="rId214" Type="http://schemas.openxmlformats.org/officeDocument/2006/relationships/hyperlink" Target="https://www.rdocumentation.org/packages/lintr/versions/1.0.3" TargetMode="External"/><Relationship Id="rId204" Type="http://schemas.openxmlformats.org/officeDocument/2006/relationships/hyperlink" Target="https://www.rdocumentation.org/packages/styler/versions/1.1.0/topics/style_dir" TargetMode="External"/><Relationship Id="rId424" Type="http://schemas.openxmlformats.org/officeDocument/2006/relationships/hyperlink" Target="https://www.rstudio.com/wp-content/uploads/2015/02/data-wrangling-cheatsheet.pdf" TargetMode="External"/><Relationship Id="rId427" Type="http://schemas.openxmlformats.org/officeDocument/2006/relationships/hyperlink" Target="https://www.rstudio.com/wp-content/uploads/2015/02/rmarkdown-cheatsheet.pdf" TargetMode="External"/><Relationship Id="rId425" Type="http://schemas.openxmlformats.org/officeDocument/2006/relationships/hyperlink" Target="https://www.rstudio.com/wp-content/uploads/2015/03/ggplot2-cheatsheet.pdf" TargetMode="External"/><Relationship Id="rId440" Type="http://schemas.openxmlformats.org/officeDocument/2006/relationships/hyperlink" Target="https://www.sciencedirect.com/science/article/pii/S1471491423000928" TargetMode="External"/><Relationship Id="rId203" Type="http://schemas.openxmlformats.org/officeDocument/2006/relationships/hyperlink" Target="https://www.tidyverse.org/articles/2017/12/styler-1.0.0/" TargetMode="External"/><Relationship Id="rId263" Type="http://schemas.openxmlformats.org/officeDocument/2006/relationships/hyperlink" Target="https://www.tidyverse.org/articles/2017/12/workflow-vs-script/" TargetMode="External"/><Relationship Id="rId441" Type="http://schemas.openxmlformats.org/officeDocument/2006/relationships/hyperlink" Target="https://www.youtube.com/watch?v=1RwJbhkCA58&amp;t=1171s" TargetMode="External"/><Relationship Id="rId481" Type="http://schemas.openxmlformats.org/officeDocument/2006/relationships/hyperlink" Target="https://www.youtube.com/watch?v=B1BdQcJ2ZYY" TargetMode="External"/><Relationship Id="rId50" Type="http://schemas.openxmlformats.org/officeDocument/2006/relationships/hyperlink" Target="https://www.youtube.com/watch?v=WoYkY9MkbRE" TargetMode="External"/><Relationship Id="rId145" Type="http://schemas.openxmlformats.org/officeDocument/2006/relationships/hyperlink" Target="https://www.youtube.com/watch?v=nERXS3ssntw" TargetMode="External"/><Relationship Id="rId438" Type="http://schemas.openxmlformats.org/officeDocument/2006/relationships/hyperlink" Target="https://x.com/acagamic/status/1680381737816424450" TargetMode="External"/><Relationship Id="rId55"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30" Type="http://schemas.openxmlformats.org/officeDocument/2006/relationships/hyperlink" Target="assets/files/PHS_Shared_Compute_Environments.pdf" TargetMode="External"/><Relationship Id="rId45" Type="http://schemas.openxmlformats.org/officeDocument/2006/relationships/hyperlink" Target="clinicaltrials.gov" TargetMode="External"/><Relationship Id="rId54" Type="http://schemas.openxmlformats.org/officeDocument/2006/relationships/hyperlink" Target="github.com" TargetMode="External"/><Relationship Id="rId429" Type="http://schemas.openxmlformats.org/officeDocument/2006/relationships/hyperlink" Target="http://adv-r.had.co.nz/Style.html" TargetMode="External"/><Relationship Id="rId471" Type="http://schemas.openxmlformats.org/officeDocument/2006/relationships/hyperlink" Target="http://creativecommons.org/licenses/by-nc/4.0/" TargetMode="External"/><Relationship Id="rId216" Type="http://schemas.openxmlformats.org/officeDocument/2006/relationships/hyperlink" Target="http://r-pkgs.had.co.nz/style.html" TargetMode="External"/><Relationship Id="rId207" Type="http://schemas.openxmlformats.org/officeDocument/2006/relationships/hyperlink" Target="http://styler.r-lib.org/articles/customizing_styler.html" TargetMode="External"/><Relationship Id="rId417" Type="http://schemas.openxmlformats.org/officeDocument/2006/relationships/hyperlink" Target="http://www.cookbook-r.com/Graphs/Colors_(ggplot2)/#a-colorblind-friendly-palette" TargetMode="External"/><Relationship Id="rId489" Type="http://schemas.openxmlformats.org/officeDocument/2006/relationships/hyperlink" Target="http://www.icmje.org/recommendations/browse/roles-and-responsibilities/defining-the-role-of-authors-and-contributors.html" TargetMode="External"/><Relationship Id="rId521" Type="http://schemas.openxmlformats.org/officeDocument/2006/relationships/hyperlink" Target="https://adv-r.hadley.nz/" TargetMode="External"/><Relationship Id="rId152" Type="http://schemas.openxmlformats.org/officeDocument/2006/relationships/hyperlink" Target="https://blog.rstudio.com/2016/03/29/feather/" TargetMode="External"/><Relationship Id="rId116" Type="http://schemas.openxmlformats.org/officeDocument/2006/relationships/hyperlink" Target="https://blog.rstudio.com/2020/12/02/rstudio-v1-4-preview-little-things/" TargetMode="External"/><Relationship Id="rId515" Type="http://schemas.openxmlformats.org/officeDocument/2006/relationships/hyperlink" Target="https://code-review.tidyverse.org/" TargetMode="External"/><Relationship Id="rId215" Type="http://schemas.openxmlformats.org/officeDocument/2006/relationships/hyperlink" Target="https://cran.r-project.org/web/packages/lintr/readme/README.html#available-linters" TargetMode="External"/><Relationship Id="rId219" Type="http://schemas.openxmlformats.org/officeDocument/2006/relationships/hyperlink" Target="https://cran.r-project.org/web/packages/lintr/readme/README.html#project-configuration" TargetMode="External"/><Relationship Id="rId475" Type="http://schemas.openxmlformats.org/officeDocument/2006/relationships/hyperlink" Target="https://datadryad.org/" TargetMode="External"/><Relationship Id="rId527" Type="http://schemas.openxmlformats.org/officeDocument/2006/relationships/hyperlink" Target="https://design.tidyverse.org/" TargetMode="External"/><Relationship Id="rId483" Type="http://schemas.openxmlformats.org/officeDocument/2006/relationships/hyperlink" Target="https://desktop.github.com/" TargetMode="External"/><Relationship Id="rId173" Type="http://schemas.openxmlformats.org/officeDocument/2006/relationships/hyperlink" Target="https://devtools.r-lib.org/" TargetMode="External"/><Relationship Id="rId362" Type="http://schemas.openxmlformats.org/officeDocument/2006/relationships/hyperlink" Target="https://docs.github.com/en/copilot/how-tos/use-copilot-agents/coding-agent" TargetMode="External"/><Relationship Id="rId382" Type="http://schemas.openxmlformats.org/officeDocument/2006/relationships/hyperlink" Target="https://docs.github.com/en/copilot/how-tos/use-copilot-agents/coding-agent/customize-the-agent-environment#preinstalling-tools-or-dependencies-in-copilots-environment" TargetMode="External"/><Relationship Id="rId377" Type="http://schemas.openxmlformats.org/officeDocument/2006/relationships/hyperlink" Target="https://docs.github.com/en/copilot/how-tos/use-copilot-agents/coding-agent/customize-the-agent-firewall" TargetMode="External"/><Relationship Id="rId375" Type="http://schemas.openxmlformats.org/officeDocument/2006/relationships/hyperlink" Target="https://docs.github.com/en/copilot/reference/copilot-allowlist-reference" TargetMode="External"/><Relationship Id="rId307" Type="http://schemas.openxmlformats.org/officeDocument/2006/relationships/hyperlink" Target="https://docs.github.com/en/enterprise/2.13/user/articles/creating-releases" TargetMode="External"/><Relationship Id="rId444" Type="http://schemas.openxmlformats.org/officeDocument/2006/relationships/hyperlink" Target="https://docs.google.com/document/d/1ckgRCcr7FFPyymyMA6Y_-cB_vftOyrrxT28c6gRg0PI/edit" TargetMode="External"/><Relationship Id="rId493" Type="http://schemas.openxmlformats.org/officeDocument/2006/relationships/hyperlink" Target="https://doi.org/10.1038/467775a" TargetMode="External"/><Relationship Id="rId497" Type="http://schemas.openxmlformats.org/officeDocument/2006/relationships/hyperlink" Target="https://doi.org/10.1038/526182a" TargetMode="External"/><Relationship Id="rId509" Type="http://schemas.openxmlformats.org/officeDocument/2006/relationships/hyperlink" Target="https://doi.org/10.1038/d41586-019-00067-3" TargetMode="External"/><Relationship Id="rId459" Type="http://schemas.openxmlformats.org/officeDocument/2006/relationships/hyperlink" Target="https://doi.org/10.1038/d41586-019-01431-z" TargetMode="External"/><Relationship Id="rId505" Type="http://schemas.openxmlformats.org/officeDocument/2006/relationships/hyperlink" Target="https://doi.org/10.1038/d41586-019-02918-5" TargetMode="External"/><Relationship Id="rId517" Type="http://schemas.openxmlformats.org/officeDocument/2006/relationships/hyperlink" Target="https://doi.org/10.1038/d41586-021-03603-2" TargetMode="External"/><Relationship Id="rId469" Type="http://schemas.openxmlformats.org/officeDocument/2006/relationships/hyperlink" Target="https://doi.org/10.1038/s41467-020-19160-7" TargetMode="External"/><Relationship Id="rId495" Type="http://schemas.openxmlformats.org/officeDocument/2006/relationships/hyperlink" Target="https://doi.org/10.1038/s41562-016-0021" TargetMode="External"/><Relationship Id="rId503" Type="http://schemas.openxmlformats.org/officeDocument/2006/relationships/hyperlink" Target="https://doi.org/10.1371/journal.pcbi.1003833" TargetMode="External"/><Relationship Id="rId455" Type="http://schemas.openxmlformats.org/officeDocument/2006/relationships/hyperlink" Target="https://doi.org/10.1371/journal.pgph.0002269" TargetMode="External"/><Relationship Id="rId149" Type="http://schemas.openxmlformats.org/officeDocument/2006/relationships/hyperlink" Target="https://dplyr.tidyverse.org/articles/programming.html" TargetMode="External"/><Relationship Id="rId453" Type="http://schemas.openxmlformats.org/officeDocument/2006/relationships/hyperlink" Target="https://en.wikipedia.org/wiki/2001:_A_Space_Odyssey_(film)" TargetMode="External"/><Relationship Id="rId348" Type="http://schemas.openxmlformats.org/officeDocument/2006/relationships/hyperlink" Target="https://en.wikipedia.org/wiki/AI-assisted_software_development" TargetMode="External"/><Relationship Id="rId353" Type="http://schemas.openxmlformats.org/officeDocument/2006/relationships/hyperlink" Target="https://en.wikipedia.org/wiki/AI_agent" TargetMode="External"/><Relationship Id="rId368" Type="http://schemas.openxmlformats.org/officeDocument/2006/relationships/hyperlink" Target="https://en.wikipedia.org/wiki/Agent_(The_Matrix)" TargetMode="External"/><Relationship Id="rId463" Type="http://schemas.openxmlformats.org/officeDocument/2006/relationships/hyperlink" Target="https://en.wikipedia.org/wiki/Blade_Runner" TargetMode="External"/><Relationship Id="rId485" Type="http://schemas.openxmlformats.org/officeDocument/2006/relationships/hyperlink" Target="https://en.wikipedia.org/wiki/Dune_(franchise)#Butlerian_Jihad" TargetMode="External"/><Relationship Id="rId467" Type="http://schemas.openxmlformats.org/officeDocument/2006/relationships/hyperlink" Target="https://en.wikipedia.org/wiki/Ender%27s_Game" TargetMode="External"/><Relationship Id="rId511" Type="http://schemas.openxmlformats.org/officeDocument/2006/relationships/hyperlink" Target="https://en.wikipedia.org/wiki/The_Matrix" TargetMode="External"/><Relationship Id="rId513" Type="http://schemas.openxmlformats.org/officeDocument/2006/relationships/hyperlink" Target="https://en.wikipedia.org/wiki/The_Terminator" TargetMode="External"/><Relationship Id="rId519" Type="http://schemas.openxmlformats.org/officeDocument/2006/relationships/hyperlink" Target="https://en.wikipedia.org/wiki/WarGames" TargetMode="External"/><Relationship Id="rId479" Type="http://schemas.openxmlformats.org/officeDocument/2006/relationships/hyperlink" Target="https://engineering-shiny.org/" TargetMode="External"/><Relationship Id="rId357" Type="http://schemas.openxmlformats.org/officeDocument/2006/relationships/hyperlink" Target="https://github.com/UCD-SERG/lab-manual/issues/42" TargetMode="External"/><Relationship Id="rId358" Type="http://schemas.openxmlformats.org/officeDocument/2006/relationships/hyperlink" Target="https://github.com/UCD-SERG/lab-manual/pull/50" TargetMode="External"/><Relationship Id="rId352" Type="http://schemas.openxmlformats.org/officeDocument/2006/relationships/hyperlink" Target="https://github.com/features/copilot/agents" TargetMode="External"/><Relationship Id="rId381" Type="http://schemas.openxmlformats.org/officeDocument/2006/relationships/hyperlink" Target="https://github.com/features/copilot/plans" TargetMode="External"/><Relationship Id="rId262" Type="http://schemas.openxmlformats.org/officeDocument/2006/relationships/hyperlink" Target="https://github.com/github/gitignore/blob/master/R.gitignore" TargetMode="External"/><Relationship Id="rId130" Type="http://schemas.openxmlformats.org/officeDocument/2006/relationships/hyperlink" Target="https://github.com/jennybc/here_here" TargetMode="External"/><Relationship Id="rId140" Type="http://schemas.openxmlformats.org/officeDocument/2006/relationships/hyperlink" Target="https://github.com/karthik/rdrop2" TargetMode="External"/><Relationship Id="rId120" Type="http://schemas.openxmlformats.org/officeDocument/2006/relationships/hyperlink" Target="https://github.com/kmishra9/Flu-Absenteeism/blob/master/Master's%20Thesis%20-%20Spatial%20Epidemiology%20of%20Influenza/1b%20-%20Map-Management.R" TargetMode="External"/><Relationship Id="rId185" Type="http://schemas.openxmlformats.org/officeDocument/2006/relationships/hyperlink" Target="https://github.com/kmishra9/Flu-Absenteeism/blob/master/Master's%20Thesis%20-%20Spatial%20Epidemiology%20of%20Influenza/2a%20-%20Statistical-Inputs.R" TargetMode="External"/><Relationship Id="rId138" Type="http://schemas.openxmlformats.org/officeDocument/2006/relationships/hyperlink" Target="https://github.com/r-box/boxr" TargetMode="External"/><Relationship Id="rId446" Type="http://schemas.openxmlformats.org/officeDocument/2006/relationships/hyperlink" Target="https://grantwriting.stanford.edu/funding-train/#ep" TargetMode="External"/><Relationship Id="rId465" Type="http://schemas.openxmlformats.org/officeDocument/2006/relationships/hyperlink" Target="https://happygitwithr.com/" TargetMode="External"/><Relationship Id="rId259" Type="http://schemas.openxmlformats.org/officeDocument/2006/relationships/hyperlink" Target="https://happygitwithr.com/repeated-amend.html" TargetMode="External"/><Relationship Id="rId252" Type="http://schemas.openxmlformats.org/officeDocument/2006/relationships/hyperlink" Target="https://help.github.com/en/github/collaborating-with-issues-and-pull-requests/creating-a-pull-request#creating-the-pull-request" TargetMode="External"/><Relationship Id="rId329" Type="http://schemas.openxmlformats.org/officeDocument/2006/relationships/hyperlink" Target="https://hpc.ucdavis.edu/" TargetMode="External"/><Relationship Id="rId461" Type="http://schemas.openxmlformats.org/officeDocument/2006/relationships/hyperlink" Target="https://jadebc.github.io/lab-manual/" TargetMode="External"/><Relationship Id="rId229" Type="http://schemas.openxmlformats.org/officeDocument/2006/relationships/hyperlink" Target="https://jadebc.github.io/lab-manual/big-data.html" TargetMode="External"/><Relationship Id="rId411" Type="http://schemas.openxmlformats.org/officeDocument/2006/relationships/hyperlink" Target="https://jadebc.github.io/lab-manual/checklists.html" TargetMode="External"/><Relationship Id="rId295" Type="http://schemas.openxmlformats.org/officeDocument/2006/relationships/hyperlink" Target="https://jadebc.github.io/lab-manual/code-publication.html" TargetMode="External"/><Relationship Id="rId58" Type="http://schemas.openxmlformats.org/officeDocument/2006/relationships/hyperlink" Target="https://jadebc.github.io/lab-manual/code-repositories.html" TargetMode="External"/><Relationship Id="rId75" Type="http://schemas.openxmlformats.org/officeDocument/2006/relationships/hyperlink" Target="https://jadebc.github.io/lab-manual/coding-practices.html" TargetMode="External"/><Relationship Id="rId182" Type="http://schemas.openxmlformats.org/officeDocument/2006/relationships/hyperlink" Target="https://jadebc.github.io/lab-manual/coding-style.html" TargetMode="External"/><Relationship Id="rId32"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35" Type="http://schemas.openxmlformats.org/officeDocument/2006/relationships/hyperlink" Target="https://jadebc.github.io/lab-manual/data-masking.html" TargetMode="External"/><Relationship Id="rId246"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2" Type="http://schemas.openxmlformats.org/officeDocument/2006/relationships/hyperlink" Target="https://jadebc.github.io/lab-manual/reproducibility.html" TargetMode="External"/><Relationship Id="rId289" Type="http://schemas.openxmlformats.org/officeDocument/2006/relationships/hyperlink" Target="https://jadebc.github.io/lab-manual/reproducible-environments.html" TargetMode="External"/><Relationship Id="rId421" Type="http://schemas.openxmlformats.org/officeDocument/2006/relationships/hyperlink" Target="https://jadebc.github.io/lab-manual/resources.html" TargetMode="External"/><Relationship Id="rId328" Type="http://schemas.openxmlformats.org/officeDocument/2006/relationships/hyperlink" Target="https://jadebc.github.io/lab-manual/slurm.html" TargetMode="External"/><Relationship Id="rId266" Type="http://schemas.openxmlformats.org/officeDocument/2006/relationships/hyperlink" Target="https://jadebc.github.io/lab-manual/unix.html" TargetMode="External"/><Relationship Id="rId415" Type="http://schemas.openxmlformats.org/officeDocument/2006/relationships/hyperlink" Target="https://journals.lww.com/epidem/Fulltext/2001/05000/The_Value_of_P.2.aspx" TargetMode="External"/><Relationship Id="rId473" Type="http://schemas.openxmlformats.org/officeDocument/2006/relationships/hyperlink" Target="https://journals.plos.org/plosone/s/authorship" TargetMode="External"/><Relationship Id="rId37" Type="http://schemas.openxmlformats.org/officeDocument/2006/relationships/hyperlink" Target="https://kb.ucdavis.edu/?id=6485" TargetMode="External"/><Relationship Id="rId434" Type="http://schemas.openxmlformats.org/officeDocument/2006/relationships/hyperlink" Target="https://lab.github.com/githubtraining/introduction-to-github" TargetMode="External"/><Relationship Id="rId437" Type="http://schemas.openxmlformats.org/officeDocument/2006/relationships/hyperlink" Target="https://link.springer.com/book/10.1007/978-3-030-98175-4" TargetMode="External"/><Relationship Id="rId450" Type="http://schemas.openxmlformats.org/officeDocument/2006/relationships/hyperlink" Target="https://link.springer.com/book/9783031537929" TargetMode="External"/><Relationship Id="rId523" Type="http://schemas.openxmlformats.org/officeDocument/2006/relationships/hyperlink" Target="https://mastering-shiny.org/" TargetMode="External"/><Relationship Id="rId418" Type="http://schemas.openxmlformats.org/officeDocument/2006/relationships/hyperlink" Target="https://medialab.github.io/iwanthue/?utm_source=Nature+Briefing&amp;utm_campaign=2c68711076-briefing-dy-20211006&amp;utm_medium=email&amp;utm_term=0_c9dfd39373-2c68711076-44335685" TargetMode="External"/><Relationship Id="rId284" Type="http://schemas.openxmlformats.org/officeDocument/2006/relationships/hyperlink" Target="https://medium.com/@jeongwhanchoi/install-tmux-on-osx-and-basics-commands-for-beginners-be22520fd95e" TargetMode="External"/><Relationship Id="rId442" Type="http://schemas.openxmlformats.org/officeDocument/2006/relationships/hyperlink" Target="https://mitcommlab.mit.edu/be/2023/09/27/toward-an-evenbetterposter-improving-the-betterposter-template/" TargetMode="External"/><Relationship Id="rId499" Type="http://schemas.openxmlformats.org/officeDocument/2006/relationships/hyperlink" Target="https://osf.io/" TargetMode="External"/><Relationship Id="rId47" Type="http://schemas.openxmlformats.org/officeDocument/2006/relationships/hyperlink" Target="https://osf.io/tgbxr/" TargetMode="External"/><Relationship Id="rId174" Type="http://schemas.openxmlformats.org/officeDocument/2006/relationships/hyperlink" Target="https://pkgdown.r-lib.org/" TargetMode="External"/><Relationship Id="rId487" Type="http://schemas.openxmlformats.org/officeDocument/2006/relationships/hyperlink" Target="https://plos.org/resource/how-to-store-and-manage-your-data/" TargetMode="External"/><Relationship Id="rId320" Type="http://schemas.openxmlformats.org/officeDocument/2006/relationships/hyperlink" Target="https://proctor-ucsf.github.io/dcc-handbook/datawrangling.html#documenting-datasets" TargetMode="External"/><Relationship Id="rId391" Type="http://schemas.openxmlformats.org/officeDocument/2006/relationships/hyperlink" Target="https://quarto.org/docs/authoring/cross-references.html" TargetMode="External"/><Relationship Id="rId396" Type="http://schemas.openxmlformats.org/officeDocument/2006/relationships/hyperlink" Target="https://quarto.org/docs/authoring/includes.html" TargetMode="External"/><Relationship Id="rId137" Type="http://schemas.openxmlformats.org/officeDocument/2006/relationships/hyperlink" Target="https://r-box.github.io/boxr/articles/boxr-app-interactive.html#create" TargetMode="External"/><Relationship Id="rId529" Type="http://schemas.openxmlformats.org/officeDocument/2006/relationships/hyperlink" Target="https://r-pkgs.org/" TargetMode="External"/><Relationship Id="rId531" Type="http://schemas.openxmlformats.org/officeDocument/2006/relationships/hyperlink" Target="https://r4ds.hadley.nz/" TargetMode="External"/><Relationship Id="rId28" Type="http://schemas.openxmlformats.org/officeDocument/2006/relationships/hyperlink" Target="https://research.ucdavis.edu/policiescompliance/irb-admin/education/" TargetMode="External"/><Relationship Id="rId321" Type="http://schemas.openxmlformats.org/officeDocument/2006/relationships/hyperlink" Target="https://researchdata.princeton.edu/research-lifecycle-guide/whats-doi-and-what-should-i-know-about-citing-datasets" TargetMode="External"/><Relationship Id="rId108" Type="http://schemas.openxmlformats.org/officeDocument/2006/relationships/hyperlink" Target="https://roxygen2.r-lib.org/" TargetMode="External"/><Relationship Id="rId143" Type="http://schemas.openxmlformats.org/officeDocument/2006/relationships/hyperlink" Target="https://rviews.rstudio.com/2017/06/08/what-is-the-tidyverse/" TargetMode="External"/><Relationship Id="rId426" Type="http://schemas.openxmlformats.org/officeDocument/2006/relationships/hyperlink" Target="https://s3.amazonaws.com/assets.datacamp.com/blog_assets/datatable_Cheat_Sheet_R.pdf" TargetMode="External"/><Relationship Id="rId457" Type="http://schemas.openxmlformats.org/officeDocument/2006/relationships/hyperlink" Target="https://search.library.ucdavis.edu/permalink/01UCD_INST/9fle3i/alma990000226350403126" TargetMode="External"/><Relationship Id="rId501" Type="http://schemas.openxmlformats.org/officeDocument/2006/relationships/hyperlink" Target="https://sethrobertson.github.io/GitFixUm/fixup.html" TargetMode="External"/><Relationship Id="rId507" Type="http://schemas.openxmlformats.org/officeDocument/2006/relationships/hyperlink" Target="https://slurm.schedmd.com/sbatch.html" TargetMode="External"/><Relationship Id="rId247" Type="http://schemas.openxmlformats.org/officeDocument/2006/relationships/hyperlink" Target="https://sp19.datastructur.es/materials/guides/using-git#b-local-repositories-narrative-introduction" TargetMode="External"/><Relationship Id="rId250" Type="http://schemas.openxmlformats.org/officeDocument/2006/relationships/hyperlink" Target="https://sp19.datastructur.es/materials/guides/using-git#e-git-branching-advanced-git-optional" TargetMode="External"/><Relationship Id="rId123" Type="http://schemas.openxmlformats.org/officeDocument/2006/relationships/hyperlink" Target="https://spin.atomicobject.com/2017/11/01/good-variable-names/" TargetMode="External"/><Relationship Id="rId230" Type="http://schemas.openxmlformats.org/officeDocument/2006/relationships/hyperlink" Target="https://stackoverflow.com/questions/21435339/data-table-vs-dplyr-can-one-do-something-well-the-other-cant-or-does-poorly/27840349#27840349" TargetMode="External"/><Relationship Id="rId148" Type="http://schemas.openxmlformats.org/officeDocument/2006/relationships/hyperlink" Target="https://stackoverflow.com/questions/28125816/r-standard-evaluation-for-join-dplyr" TargetMode="External"/><Relationship Id="rId525" Type="http://schemas.openxmlformats.org/officeDocument/2006/relationships/hyperlink" Target="https://style.tidyverse.org/" TargetMode="External"/><Relationship Id="rId118" Type="http://schemas.openxmlformats.org/officeDocument/2006/relationships/hyperlink" Target="https://support.rstudio.com/hc/en-us/articles/200484568-Code-Folding-and-Sections" TargetMode="External"/><Relationship Id="rId144" Type="http://schemas.openxmlformats.org/officeDocument/2006/relationships/hyperlink" Target="https://tavareshugo.github.io/data_carpentry_extras/base-r_tidyverse_equivalents/base-r_tidyverse_equivalents.html#reshaping_data" TargetMode="External"/><Relationship Id="rId175" Type="http://schemas.openxmlformats.org/officeDocument/2006/relationships/hyperlink" Target="https://testthat.r-lib.org/" TargetMode="External"/><Relationship Id="rId146" Type="http://schemas.openxmlformats.org/officeDocument/2006/relationships/hyperlink" Target="https://tidyeval.tidyverse.org/index.html" TargetMode="External"/><Relationship Id="rId422" Type="http://schemas.openxmlformats.org/officeDocument/2006/relationships/hyperlink" Target="https://ucb-epi-r.github.io" TargetMode="External"/><Relationship Id="rId297" Type="http://schemas.openxmlformats.org/officeDocument/2006/relationships/hyperlink" Target="https://ucd-serg.github.io/lab-manual/coding-practices.html#file-headers" TargetMode="External"/><Relationship Id="rId300" Type="http://schemas.openxmlformats.org/officeDocument/2006/relationships/hyperlink" Target="https://ucd-serg.github.io/lab-manual/coding-practices.html#function-documentation" TargetMode="External"/><Relationship Id="rId413" Type="http://schemas.openxmlformats.org/officeDocument/2006/relationships/hyperlink" Target="https://ucd-serg.github.io/lab-manual/coding-style.html" TargetMode="External"/><Relationship Id="rId303"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10"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2" Type="http://schemas.openxmlformats.org/officeDocument/2006/relationships/hyperlink" Target="https://usethis.r-lib.org/" TargetMode="External"/><Relationship Id="rId147" Type="http://schemas.openxmlformats.org/officeDocument/2006/relationships/hyperlink" Target="https://www.brodrigues.co/blog/2016-07-18-data-frame-columns-as-arguments-to-dplyr-functions/" TargetMode="External"/><Relationship Id="rId343" Type="http://schemas.openxmlformats.org/officeDocument/2006/relationships/hyperlink" Target="https://www.chriswrites.com/how-to-change-file-permissions-using-the-terminal/" TargetMode="External"/><Relationship Id="rId433" Type="http://schemas.openxmlformats.org/officeDocument/2006/relationships/hyperlink" Target="https://www.datacamp.com/courses/introduction-to-git-for-data-science" TargetMode="External"/><Relationship Id="rId477" Type="http://schemas.openxmlformats.org/officeDocument/2006/relationships/hyperlink" Target="https://www.equator-network.org/" TargetMode="External"/><Relationship Id="rId449" Type="http://schemas.openxmlformats.org/officeDocument/2006/relationships/hyperlink" Target="https://www.globalcodeofconduct.org/wp-content/uploads/2018/05/Global-Code-of-Conduct-Brochure.pdf" TargetMode="External"/><Relationship Id="rId280" Type="http://schemas.openxmlformats.org/officeDocument/2006/relationships/hyperlink" Target="https://www.howtogeek.com/118594/how-to-edit-your-system-path-for-easy-command-line-access/" TargetMode="External"/><Relationship Id="rId491" Type="http://schemas.openxmlformats.org/officeDocument/2006/relationships/hyperlink" Target="https://www.medrxiv.org/" TargetMode="External"/><Relationship Id="rId447" Type="http://schemas.openxmlformats.org/officeDocument/2006/relationships/hyperlink" Target="https://www.niaid.nih.gov/grants-contracts/write-grant-application" TargetMode="External"/><Relationship Id="rId201" Type="http://schemas.openxmlformats.org/officeDocument/2006/relationships/hyperlink" Target="https://www.r-bloggers.com/align-assign-rstudio-addin-to-align-assignment-operators/" TargetMode="External"/><Relationship Id="rId151" Type="http://schemas.openxmlformats.org/officeDocument/2006/relationships/hyperlink" Target="https://www.rdocumentation.org/packages/feather/versions/0.3.3" TargetMode="External"/><Relationship Id="rId214" Type="http://schemas.openxmlformats.org/officeDocument/2006/relationships/hyperlink" Target="https://www.rdocumentation.org/packages/lintr/versions/1.0.3" TargetMode="External"/><Relationship Id="rId204" Type="http://schemas.openxmlformats.org/officeDocument/2006/relationships/hyperlink" Target="https://www.rdocumentation.org/packages/styler/versions/1.1.0/topics/style_dir" TargetMode="External"/><Relationship Id="rId424" Type="http://schemas.openxmlformats.org/officeDocument/2006/relationships/hyperlink" Target="https://www.rstudio.com/wp-content/uploads/2015/02/data-wrangling-cheatsheet.pdf" TargetMode="External"/><Relationship Id="rId427" Type="http://schemas.openxmlformats.org/officeDocument/2006/relationships/hyperlink" Target="https://www.rstudio.com/wp-content/uploads/2015/02/rmarkdown-cheatsheet.pdf" TargetMode="External"/><Relationship Id="rId425" Type="http://schemas.openxmlformats.org/officeDocument/2006/relationships/hyperlink" Target="https://www.rstudio.com/wp-content/uploads/2015/03/ggplot2-cheatsheet.pdf" TargetMode="External"/><Relationship Id="rId440" Type="http://schemas.openxmlformats.org/officeDocument/2006/relationships/hyperlink" Target="https://www.sciencedirect.com/science/article/pii/S1471491423000928" TargetMode="External"/><Relationship Id="rId203" Type="http://schemas.openxmlformats.org/officeDocument/2006/relationships/hyperlink" Target="https://www.tidyverse.org/articles/2017/12/styler-1.0.0/" TargetMode="External"/><Relationship Id="rId263" Type="http://schemas.openxmlformats.org/officeDocument/2006/relationships/hyperlink" Target="https://www.tidyverse.org/articles/2017/12/workflow-vs-script/" TargetMode="External"/><Relationship Id="rId441" Type="http://schemas.openxmlformats.org/officeDocument/2006/relationships/hyperlink" Target="https://www.youtube.com/watch?v=1RwJbhkCA58&amp;t=1171s" TargetMode="External"/><Relationship Id="rId481" Type="http://schemas.openxmlformats.org/officeDocument/2006/relationships/hyperlink" Target="https://www.youtube.com/watch?v=B1BdQcJ2ZYY" TargetMode="External"/><Relationship Id="rId50" Type="http://schemas.openxmlformats.org/officeDocument/2006/relationships/hyperlink" Target="https://www.youtube.com/watch?v=WoYkY9MkbRE" TargetMode="External"/><Relationship Id="rId145" Type="http://schemas.openxmlformats.org/officeDocument/2006/relationships/hyperlink" Target="https://www.youtube.com/watch?v=nERXS3ssntw" TargetMode="External"/><Relationship Id="rId438" Type="http://schemas.openxmlformats.org/officeDocument/2006/relationships/hyperlink" Target="https://x.com/acagamic/status/1680381737816424450" TargetMode="External"/><Relationship Id="rId55"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2026-01-12T04:54:10Z</dcterms:created>
  <dcterms:modified xsi:type="dcterms:W3CDTF">2026-01-12T04:54:10Z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