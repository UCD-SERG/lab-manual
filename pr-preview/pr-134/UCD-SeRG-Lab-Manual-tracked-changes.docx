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2026-01-17</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20"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format-specific-settings"/>
    <w:p>
      <w:pPr>
        <w:pStyle w:val="Heading3"/>
      </w:pPr>
      <w:ins w:id="805" w:author="PR Preview" w:date="2024-01-01T00:00:00Z">
        <w:r>
          <w:t xml:space="preserve">10.2.5 Format-Specific Settings</w:t>
        </w:r>
      </w:ins>
    </w:p>
    <w:p>
      <w:pPr>
        <w:pStyle w:val="FirstParagraph"/>
      </w:pPr>
      <w:ins w:id="806" w:author="PR Preview" w:date="2024-01-01T00:00:00Z">
        <w:r>
          <w:t xml:space="preserve">When rendering to multiple output formats (HTML, PDF, DOCX, EPUB),</w:t>
        </w:r>
      </w:ins>
      <w:ins w:id="806" w:author="PR Preview" w:date="2024-01-01T00:00:00Z">
        <w:r>
          <w:t xml:space="preserve"> </w:t>
        </w:r>
      </w:ins>
      <w:ins w:id="806" w:author="PR Preview" w:date="2024-01-01T00:00:00Z">
        <w:r>
          <w:t xml:space="preserve">you may want different chunk options or behavior for different formats.</w:t>
        </w:r>
      </w:ins>
      <w:ins w:id="806" w:author="PR Preview" w:date="2024-01-01T00:00:00Z">
        <w:r>
          <w:t xml:space="preserve"> </w:t>
        </w:r>
      </w:ins>
      <w:ins w:id="806" w:author="PR Preview" w:date="2024-01-01T00:00:00Z">
        <w:r>
          <w:t xml:space="preserve">Use</w:t>
        </w:r>
      </w:ins>
      <w:ins w:id="806" w:author="PR Preview" w:date="2024-01-01T00:00:00Z">
        <w:r>
          <w:t xml:space="preserve"> </w:t>
        </w:r>
      </w:ins>
      <w:ins w:id="806" w:author="PR Preview" w:date="2024-01-01T00:00:00Z">
        <w:r>
          <w:rPr>
            <w:rStyle w:val="VerbatimChar"/>
          </w:rPr>
          <w:t xml:space="preserve">knitr::pandoc_to()</w:t>
        </w:r>
      </w:ins>
      <w:ins w:id="806" w:author="PR Preview" w:date="2024-01-01T00:00:00Z">
        <w:r>
          <w:t xml:space="preserve"> </w:t>
        </w:r>
      </w:ins>
      <w:ins w:id="806" w:author="PR Preview" w:date="2024-01-01T00:00:00Z">
        <w:r>
          <w:t xml:space="preserve">with</w:t>
        </w:r>
      </w:ins>
      <w:ins w:id="806" w:author="PR Preview" w:date="2024-01-01T00:00:00Z">
        <w:r>
          <w:t xml:space="preserve"> </w:t>
        </w:r>
      </w:ins>
      <w:ins w:id="806" w:author="PR Preview" w:date="2024-01-01T00:00:00Z">
        <w:r>
          <w:rPr>
            <w:rStyle w:val="VerbatimChar"/>
          </w:rPr>
          <w:t xml:space="preserve">if ()</w:t>
        </w:r>
      </w:ins>
      <w:ins w:id="806" w:author="PR Preview" w:date="2024-01-01T00:00:00Z">
        <w:r>
          <w:t xml:space="preserve"> </w:t>
        </w:r>
      </w:ins>
      <w:ins w:id="806" w:author="PR Preview" w:date="2024-01-01T00:00:00Z">
        <w:r>
          <w:t xml:space="preserve">statements to detect the output format and set format-specific settings.</w:t>
        </w:r>
      </w:ins>
    </w:p>
    <w:p>
      <w:pPr>
        <w:pStyle w:val="BodyText"/>
      </w:pPr>
      <w:ins w:id="807" w:author="PR Preview" w:date="2024-01-01T00:00:00Z">
        <w:r>
          <w:rPr>
            <w:b/>
            <w:bCs/>
          </w:rPr>
          <w:t xml:space="preserve">Example: Different figure sizes for different formats</w:t>
        </w:r>
      </w:ins>
    </w:p>
    <w:p>
      <w:pPr>
        <w:pStyle w:val="SourceCode"/>
      </w:pPr>
      <w:ins w:id="808" w:author="PR Preview" w:date="2024-01-01T00:00:00Z">
        <w:r>
          <w:rPr>
            <w:rStyle w:val="InformationTok"/>
          </w:rPr>
          <w:t xml:space="preserve">```{r}</w:t>
        </w:r>
      </w:ins>
      <w:ins w:id="808" w:author="PR Preview" w:date="2024-01-01T00:00:00Z">
        <w:r>
          <w:br/>
        </w:r>
      </w:ins>
      <w:ins w:id="808" w:author="PR Preview" w:date="2024-01-01T00:00:00Z">
        <w:r>
          <w:rPr>
            <w:rStyle w:val="CommentTok"/>
          </w:rPr>
          <w:t xml:space="preserve">#| label: example-plot</w:t>
        </w:r>
      </w:ins>
      <w:ins w:id="808" w:author="PR Preview" w:date="2024-01-01T00:00:00Z">
        <w:r>
          <w:br/>
        </w:r>
      </w:ins>
      <w:ins w:id="808" w:author="PR Preview" w:date="2024-01-01T00:00:00Z">
        <w:r>
          <w:rPr>
            <w:rStyle w:val="CommentTok"/>
          </w:rPr>
          <w:t xml:space="preserve">#| fig-width: !expr if (knitr::pandoc_to("html")) 8 else 6</w:t>
        </w:r>
      </w:ins>
      <w:ins w:id="808" w:author="PR Preview" w:date="2024-01-01T00:00:00Z">
        <w:r>
          <w:br/>
        </w:r>
      </w:ins>
      <w:ins w:id="808" w:author="PR Preview" w:date="2024-01-01T00:00:00Z">
        <w:r>
          <w:rPr>
            <w:rStyle w:val="CommentTok"/>
          </w:rPr>
          <w:t xml:space="preserve">#| fig-height: !expr if (knitr::pandoc_to("html")) 6 else 4</w:t>
        </w:r>
      </w:ins>
      <w:ins w:id="808" w:author="PR Preview" w:date="2024-01-01T00:00:00Z">
        <w:r>
          <w:br/>
        </w:r>
      </w:ins>
      <w:ins w:id="808" w:author="PR Preview" w:date="2024-01-01T00:00:00Z">
        <w:r>
          <w:br/>
        </w:r>
      </w:ins>
      <w:ins w:id="808" w:author="PR Preview" w:date="2024-01-01T00:00:00Z">
        <w:r>
          <w:rPr>
            <w:rStyle w:val="FunctionTok"/>
          </w:rPr>
          <w:t xml:space="preserve">plot</w:t>
        </w:r>
      </w:ins>
      <w:ins w:id="808" w:author="PR Preview" w:date="2024-01-01T00:00:00Z">
        <w:r>
          <w:rPr>
            <w:rStyle w:val="NormalTok"/>
          </w:rPr>
          <w:t xml:space="preserve">(</w:t>
        </w:r>
      </w:ins>
      <w:ins w:id="808" w:author="PR Preview" w:date="2024-01-01T00:00:00Z">
        <w:r>
          <w:rPr>
            <w:rStyle w:val="DecValTok"/>
          </w:rPr>
          <w:t xml:space="preserve">1</w:t>
        </w:r>
      </w:ins>
      <w:ins w:id="808" w:author="PR Preview" w:date="2024-01-01T00:00:00Z">
        <w:r>
          <w:rPr>
            <w:rStyle w:val="SpecialCharTok"/>
          </w:rPr>
          <w:t xml:space="preserve">:</w:t>
        </w:r>
      </w:ins>
      <w:ins w:id="808" w:author="PR Preview" w:date="2024-01-01T00:00:00Z">
        <w:r>
          <w:rPr>
            <w:rStyle w:val="DecValTok"/>
          </w:rPr>
          <w:t xml:space="preserve">10</w:t>
        </w:r>
      </w:ins>
      <w:ins w:id="808" w:author="PR Preview" w:date="2024-01-01T00:00:00Z">
        <w:r>
          <w:rPr>
            <w:rStyle w:val="NormalTok"/>
          </w:rPr>
          <w:t xml:space="preserve">)</w:t>
        </w:r>
      </w:ins>
      <w:ins w:id="808" w:author="PR Preview" w:date="2024-01-01T00:00:00Z">
        <w:r>
          <w:br/>
        </w:r>
      </w:ins>
      <w:ins w:id="808" w:author="PR Preview" w:date="2024-01-01T00:00:00Z">
        <w:r>
          <w:rPr>
            <w:rStyle w:val="InformationTok"/>
          </w:rPr>
          <w:t xml:space="preserve">```</w:t>
        </w:r>
      </w:ins>
    </w:p>
    <w:p>
      <w:pPr>
        <w:pStyle w:val="FirstParagraph"/>
      </w:pPr>
      <w:ins w:id="809" w:author="PR Preview" w:date="2024-01-01T00:00:00Z">
        <w:r>
          <w:rPr>
            <w:b/>
            <w:bCs/>
          </w:rPr>
          <w:t xml:space="preserve">Example: Conditional code execution based on format</w:t>
        </w:r>
      </w:ins>
    </w:p>
    <w:p>
      <w:pPr>
        <w:pStyle w:val="SourceCode"/>
      </w:pPr>
      <w:ins w:id="810" w:author="PR Preview" w:date="2024-01-01T00:00:00Z">
        <w:r>
          <w:rPr>
            <w:rStyle w:val="InformationTok"/>
          </w:rPr>
          <w:t xml:space="preserve">```{r}</w:t>
        </w:r>
      </w:ins>
      <w:ins w:id="810" w:author="PR Preview" w:date="2024-01-01T00:00:00Z">
        <w:r>
          <w:br/>
        </w:r>
      </w:ins>
      <w:ins w:id="810" w:author="PR Preview" w:date="2024-01-01T00:00:00Z">
        <w:r>
          <w:rPr>
            <w:rStyle w:val="ControlFlowTok"/>
          </w:rPr>
          <w:t xml:space="preserve">if</w:t>
        </w:r>
      </w:ins>
      <w:ins w:id="810" w:author="PR Preview" w:date="2024-01-01T00:00:00Z">
        <w:r>
          <w:rPr>
            <w:rStyle w:val="NormalTok"/>
          </w:rPr>
          <w:t xml:space="preserve"> (knitr</w:t>
        </w:r>
      </w:ins>
      <w:ins w:id="810" w:author="PR Preview" w:date="2024-01-01T00:00:00Z">
        <w:r>
          <w:rPr>
            <w:rStyle w:val="SpecialCharTok"/>
          </w:rPr>
          <w:t xml:space="preserve">::</w:t>
        </w:r>
      </w:ins>
      <w:ins w:id="810" w:author="PR Preview" w:date="2024-01-01T00:00:00Z">
        <w:r>
          <w:rPr>
            <w:rStyle w:val="FunctionTok"/>
          </w:rPr>
          <w:t xml:space="preserve">pandoc_to</w:t>
        </w:r>
      </w:ins>
      <w:ins w:id="810" w:author="PR Preview" w:date="2024-01-01T00:00:00Z">
        <w:r>
          <w:rPr>
            <w:rStyle w:val="NormalTok"/>
          </w:rPr>
          <w:t xml:space="preserve">(</w:t>
        </w:r>
      </w:ins>
      <w:ins w:id="810" w:author="PR Preview" w:date="2024-01-01T00:00:00Z">
        <w:r>
          <w:rPr>
            <w:rStyle w:val="StringTok"/>
          </w:rPr>
          <w:t xml:space="preserve">"docx"</w:t>
        </w:r>
      </w:ins>
      <w:ins w:id="810" w:author="PR Preview" w:date="2024-01-01T00:00:00Z">
        <w:r>
          <w:rPr>
            <w:rStyle w:val="NormalTok"/>
          </w:rPr>
          <w:t xml:space="preserve">)) {</w:t>
        </w:r>
      </w:ins>
      <w:ins w:id="810" w:author="PR Preview" w:date="2024-01-01T00:00:00Z">
        <w:r>
          <w:br/>
        </w:r>
      </w:ins>
      <w:ins w:id="810" w:author="PR Preview" w:date="2024-01-01T00:00:00Z">
        <w:r>
          <w:rPr>
            <w:rStyle w:val="NormalTok"/>
          </w:rPr>
          <w:t xml:space="preserve">  </w:t>
        </w:r>
      </w:ins>
      <w:ins w:id="810" w:author="PR Preview" w:date="2024-01-01T00:00:00Z">
        <w:r>
          <w:rPr>
            <w:rStyle w:val="CommentTok"/>
          </w:rPr>
          <w:t xml:space="preserve"># DOCX-specific code</w:t>
        </w:r>
      </w:ins>
      <w:ins w:id="810" w:author="PR Preview" w:date="2024-01-01T00:00:00Z">
        <w:r>
          <w:br/>
        </w:r>
      </w:ins>
      <w:ins w:id="810" w:author="PR Preview" w:date="2024-01-01T00:00:00Z">
        <w:r>
          <w:rPr>
            <w:rStyle w:val="NormalTok"/>
          </w:rPr>
          <w:t xml:space="preserve">  knitr</w:t>
        </w:r>
      </w:ins>
      <w:ins w:id="810" w:author="PR Preview" w:date="2024-01-01T00:00:00Z">
        <w:r>
          <w:rPr>
            <w:rStyle w:val="SpecialCharTok"/>
          </w:rPr>
          <w:t xml:space="preserve">::</w:t>
        </w:r>
      </w:ins>
      <w:ins w:id="810" w:author="PR Preview" w:date="2024-01-01T00:00:00Z">
        <w:r>
          <w:rPr>
            <w:rStyle w:val="FunctionTok"/>
          </w:rPr>
          <w:t xml:space="preserve">kable</w:t>
        </w:r>
      </w:ins>
      <w:ins w:id="810" w:author="PR Preview" w:date="2024-01-01T00:00:00Z">
        <w:r>
          <w:rPr>
            <w:rStyle w:val="NormalTok"/>
          </w:rPr>
          <w:t xml:space="preserve">(data, </w:t>
        </w:r>
      </w:ins>
      <w:ins w:id="810" w:author="PR Preview" w:date="2024-01-01T00:00:00Z">
        <w:r>
          <w:rPr>
            <w:rStyle w:val="AttributeTok"/>
          </w:rPr>
          <w:t xml:space="preserve">format =</w:t>
        </w:r>
      </w:ins>
      <w:ins w:id="810" w:author="PR Preview" w:date="2024-01-01T00:00:00Z">
        <w:r>
          <w:rPr>
            <w:rStyle w:val="NormalTok"/>
          </w:rPr>
          <w:t xml:space="preserve"> </w:t>
        </w:r>
      </w:ins>
      <w:ins w:id="810" w:author="PR Preview" w:date="2024-01-01T00:00:00Z">
        <w:r>
          <w:rPr>
            <w:rStyle w:val="StringTok"/>
          </w:rPr>
          <w:t xml:space="preserve">"simple"</w:t>
        </w:r>
      </w:ins>
      <w:ins w:id="810" w:author="PR Preview" w:date="2024-01-01T00:00:00Z">
        <w:r>
          <w:rPr>
            <w:rStyle w:val="NormalTok"/>
          </w:rPr>
          <w:t xml:space="preserve">)</w:t>
        </w:r>
      </w:ins>
      <w:ins w:id="810" w:author="PR Preview" w:date="2024-01-01T00:00:00Z">
        <w:r>
          <w:br/>
        </w:r>
      </w:ins>
      <w:ins w:id="810" w:author="PR Preview" w:date="2024-01-01T00:00:00Z">
        <w:r>
          <w:rPr>
            <w:rStyle w:val="NormalTok"/>
          </w:rPr>
          <w:t xml:space="preserve">} </w:t>
        </w:r>
      </w:ins>
      <w:ins w:id="810" w:author="PR Preview" w:date="2024-01-01T00:00:00Z">
        <w:r>
          <w:rPr>
            <w:rStyle w:val="ControlFlowTok"/>
          </w:rPr>
          <w:t xml:space="preserve">else</w:t>
        </w:r>
      </w:ins>
      <w:ins w:id="810" w:author="PR Preview" w:date="2024-01-01T00:00:00Z">
        <w:r>
          <w:rPr>
            <w:rStyle w:val="NormalTok"/>
          </w:rPr>
          <w:t xml:space="preserve"> </w:t>
        </w:r>
      </w:ins>
      <w:ins w:id="810" w:author="PR Preview" w:date="2024-01-01T00:00:00Z">
        <w:r>
          <w:rPr>
            <w:rStyle w:val="ControlFlowTok"/>
          </w:rPr>
          <w:t xml:space="preserve">if</w:t>
        </w:r>
      </w:ins>
      <w:ins w:id="810" w:author="PR Preview" w:date="2024-01-01T00:00:00Z">
        <w:r>
          <w:rPr>
            <w:rStyle w:val="NormalTok"/>
          </w:rPr>
          <w:t xml:space="preserve"> (knitr</w:t>
        </w:r>
      </w:ins>
      <w:ins w:id="810" w:author="PR Preview" w:date="2024-01-01T00:00:00Z">
        <w:r>
          <w:rPr>
            <w:rStyle w:val="SpecialCharTok"/>
          </w:rPr>
          <w:t xml:space="preserve">::</w:t>
        </w:r>
      </w:ins>
      <w:ins w:id="810" w:author="PR Preview" w:date="2024-01-01T00:00:00Z">
        <w:r>
          <w:rPr>
            <w:rStyle w:val="FunctionTok"/>
          </w:rPr>
          <w:t xml:space="preserve">pandoc_to</w:t>
        </w:r>
      </w:ins>
      <w:ins w:id="810" w:author="PR Preview" w:date="2024-01-01T00:00:00Z">
        <w:r>
          <w:rPr>
            <w:rStyle w:val="NormalTok"/>
          </w:rPr>
          <w:t xml:space="preserve">(</w:t>
        </w:r>
      </w:ins>
      <w:ins w:id="810" w:author="PR Preview" w:date="2024-01-01T00:00:00Z">
        <w:r>
          <w:rPr>
            <w:rStyle w:val="StringTok"/>
          </w:rPr>
          <w:t xml:space="preserve">"html"</w:t>
        </w:r>
      </w:ins>
      <w:ins w:id="810" w:author="PR Preview" w:date="2024-01-01T00:00:00Z">
        <w:r>
          <w:rPr>
            <w:rStyle w:val="NormalTok"/>
          </w:rPr>
          <w:t xml:space="preserve">)) {</w:t>
        </w:r>
      </w:ins>
      <w:ins w:id="810" w:author="PR Preview" w:date="2024-01-01T00:00:00Z">
        <w:r>
          <w:br/>
        </w:r>
      </w:ins>
      <w:ins w:id="810" w:author="PR Preview" w:date="2024-01-01T00:00:00Z">
        <w:r>
          <w:rPr>
            <w:rStyle w:val="NormalTok"/>
          </w:rPr>
          <w:t xml:space="preserve">  </w:t>
        </w:r>
      </w:ins>
      <w:ins w:id="810" w:author="PR Preview" w:date="2024-01-01T00:00:00Z">
        <w:r>
          <w:rPr>
            <w:rStyle w:val="CommentTok"/>
          </w:rPr>
          <w:t xml:space="preserve"># HTML-specific code</w:t>
        </w:r>
      </w:ins>
      <w:ins w:id="810" w:author="PR Preview" w:date="2024-01-01T00:00:00Z">
        <w:r>
          <w:br/>
        </w:r>
      </w:ins>
      <w:ins w:id="810" w:author="PR Preview" w:date="2024-01-01T00:00:00Z">
        <w:r>
          <w:rPr>
            <w:rStyle w:val="NormalTok"/>
          </w:rPr>
          <w:t xml:space="preserve">  knitr</w:t>
        </w:r>
      </w:ins>
      <w:ins w:id="810" w:author="PR Preview" w:date="2024-01-01T00:00:00Z">
        <w:r>
          <w:rPr>
            <w:rStyle w:val="SpecialCharTok"/>
          </w:rPr>
          <w:t xml:space="preserve">::</w:t>
        </w:r>
      </w:ins>
      <w:ins w:id="810" w:author="PR Preview" w:date="2024-01-01T00:00:00Z">
        <w:r>
          <w:rPr>
            <w:rStyle w:val="FunctionTok"/>
          </w:rPr>
          <w:t xml:space="preserve">kable</w:t>
        </w:r>
      </w:ins>
      <w:ins w:id="810" w:author="PR Preview" w:date="2024-01-01T00:00:00Z">
        <w:r>
          <w:rPr>
            <w:rStyle w:val="NormalTok"/>
          </w:rPr>
          <w:t xml:space="preserve">(data, </w:t>
        </w:r>
      </w:ins>
      <w:ins w:id="810" w:author="PR Preview" w:date="2024-01-01T00:00:00Z">
        <w:r>
          <w:rPr>
            <w:rStyle w:val="AttributeTok"/>
          </w:rPr>
          <w:t xml:space="preserve">format =</w:t>
        </w:r>
      </w:ins>
      <w:ins w:id="810" w:author="PR Preview" w:date="2024-01-01T00:00:00Z">
        <w:r>
          <w:rPr>
            <w:rStyle w:val="NormalTok"/>
          </w:rPr>
          <w:t xml:space="preserve"> </w:t>
        </w:r>
      </w:ins>
      <w:ins w:id="810" w:author="PR Preview" w:date="2024-01-01T00:00:00Z">
        <w:r>
          <w:rPr>
            <w:rStyle w:val="StringTok"/>
          </w:rPr>
          <w:t xml:space="preserve">"html"</w:t>
        </w:r>
      </w:ins>
      <w:ins w:id="810" w:author="PR Preview" w:date="2024-01-01T00:00:00Z">
        <w:r>
          <w:rPr>
            <w:rStyle w:val="NormalTok"/>
          </w:rPr>
          <w:t xml:space="preserve">)</w:t>
        </w:r>
      </w:ins>
      <w:ins w:id="810" w:author="PR Preview" w:date="2024-01-01T00:00:00Z">
        <w:r>
          <w:br/>
        </w:r>
      </w:ins>
      <w:ins w:id="810" w:author="PR Preview" w:date="2024-01-01T00:00:00Z">
        <w:r>
          <w:rPr>
            <w:rStyle w:val="NormalTok"/>
          </w:rPr>
          <w:t xml:space="preserve">} </w:t>
        </w:r>
      </w:ins>
      <w:ins w:id="810" w:author="PR Preview" w:date="2024-01-01T00:00:00Z">
        <w:r>
          <w:rPr>
            <w:rStyle w:val="ControlFlowTok"/>
          </w:rPr>
          <w:t xml:space="preserve">else</w:t>
        </w:r>
      </w:ins>
      <w:ins w:id="810" w:author="PR Preview" w:date="2024-01-01T00:00:00Z">
        <w:r>
          <w:rPr>
            <w:rStyle w:val="NormalTok"/>
          </w:rPr>
          <w:t xml:space="preserve"> {</w:t>
        </w:r>
      </w:ins>
      <w:ins w:id="810" w:author="PR Preview" w:date="2024-01-01T00:00:00Z">
        <w:r>
          <w:br/>
        </w:r>
      </w:ins>
      <w:ins w:id="810" w:author="PR Preview" w:date="2024-01-01T00:00:00Z">
        <w:r>
          <w:rPr>
            <w:rStyle w:val="NormalTok"/>
          </w:rPr>
          <w:t xml:space="preserve">  </w:t>
        </w:r>
      </w:ins>
      <w:ins w:id="810" w:author="PR Preview" w:date="2024-01-01T00:00:00Z">
        <w:r>
          <w:rPr>
            <w:rStyle w:val="CommentTok"/>
          </w:rPr>
          <w:t xml:space="preserve"># PDF or other formats</w:t>
        </w:r>
      </w:ins>
      <w:ins w:id="810" w:author="PR Preview" w:date="2024-01-01T00:00:00Z">
        <w:r>
          <w:br/>
        </w:r>
      </w:ins>
      <w:ins w:id="810" w:author="PR Preview" w:date="2024-01-01T00:00:00Z">
        <w:r>
          <w:rPr>
            <w:rStyle w:val="NormalTok"/>
          </w:rPr>
          <w:t xml:space="preserve">  knitr</w:t>
        </w:r>
      </w:ins>
      <w:ins w:id="810" w:author="PR Preview" w:date="2024-01-01T00:00:00Z">
        <w:r>
          <w:rPr>
            <w:rStyle w:val="SpecialCharTok"/>
          </w:rPr>
          <w:t xml:space="preserve">::</w:t>
        </w:r>
      </w:ins>
      <w:ins w:id="810" w:author="PR Preview" w:date="2024-01-01T00:00:00Z">
        <w:r>
          <w:rPr>
            <w:rStyle w:val="FunctionTok"/>
          </w:rPr>
          <w:t xml:space="preserve">kable</w:t>
        </w:r>
      </w:ins>
      <w:ins w:id="810" w:author="PR Preview" w:date="2024-01-01T00:00:00Z">
        <w:r>
          <w:rPr>
            <w:rStyle w:val="NormalTok"/>
          </w:rPr>
          <w:t xml:space="preserve">(data, </w:t>
        </w:r>
      </w:ins>
      <w:ins w:id="810" w:author="PR Preview" w:date="2024-01-01T00:00:00Z">
        <w:r>
          <w:rPr>
            <w:rStyle w:val="AttributeTok"/>
          </w:rPr>
          <w:t xml:space="preserve">format =</w:t>
        </w:r>
      </w:ins>
      <w:ins w:id="810" w:author="PR Preview" w:date="2024-01-01T00:00:00Z">
        <w:r>
          <w:rPr>
            <w:rStyle w:val="NormalTok"/>
          </w:rPr>
          <w:t xml:space="preserve"> </w:t>
        </w:r>
      </w:ins>
      <w:ins w:id="810" w:author="PR Preview" w:date="2024-01-01T00:00:00Z">
        <w:r>
          <w:rPr>
            <w:rStyle w:val="StringTok"/>
          </w:rPr>
          <w:t xml:space="preserve">"latex"</w:t>
        </w:r>
      </w:ins>
      <w:ins w:id="810" w:author="PR Preview" w:date="2024-01-01T00:00:00Z">
        <w:r>
          <w:rPr>
            <w:rStyle w:val="NormalTok"/>
          </w:rPr>
          <w:t xml:space="preserve">)</w:t>
        </w:r>
      </w:ins>
      <w:ins w:id="810" w:author="PR Preview" w:date="2024-01-01T00:00:00Z">
        <w:r>
          <w:br/>
        </w:r>
      </w:ins>
      <w:ins w:id="810" w:author="PR Preview" w:date="2024-01-01T00:00:00Z">
        <w:r>
          <w:rPr>
            <w:rStyle w:val="NormalTok"/>
          </w:rPr>
          <w:t xml:space="preserve">}</w:t>
        </w:r>
      </w:ins>
      <w:ins w:id="810" w:author="PR Preview" w:date="2024-01-01T00:00:00Z">
        <w:r>
          <w:br/>
        </w:r>
      </w:ins>
      <w:ins w:id="810" w:author="PR Preview" w:date="2024-01-01T00:00:00Z">
        <w:r>
          <w:rPr>
            <w:rStyle w:val="InformationTok"/>
          </w:rPr>
          <w:t xml:space="preserve">```</w:t>
        </w:r>
      </w:ins>
    </w:p>
    <w:p>
      <w:pPr>
        <w:pStyle w:val="FirstParagraph"/>
      </w:pPr>
      <w:ins w:id="811" w:author="PR Preview" w:date="2024-01-01T00:00:00Z">
        <w:r>
          <w:t xml:space="preserve">Common format detection patterns:</w:t>
        </w:r>
      </w:ins>
    </w:p>
    <w:p>
      <w:pPr>
        <w:pStyle w:val="Compact"/>
        <w:numPr>
          <w:ilvl w:val="0"/>
          <w:numId w:val="1080"/>
        </w:numPr>
      </w:pPr>
      <w:ins w:id="812" w:author="PR Preview" w:date="2024-01-01T00:00:00Z">
        <w:r>
          <w:rPr>
            <w:rStyle w:val="VerbatimChar"/>
          </w:rPr>
          <w:t xml:space="preserve">knitr::pandoc_to("html")</w:t>
        </w:r>
      </w:ins>
      <w:ins w:id="812" w:author="PR Preview" w:date="2024-01-01T00:00:00Z">
        <w:r>
          <w:t xml:space="preserve"> </w:t>
        </w:r>
      </w:ins>
      <w:ins w:id="812" w:author="PR Preview" w:date="2024-01-01T00:00:00Z">
        <w:r>
          <w:t xml:space="preserve">- returns</w:t>
        </w:r>
      </w:ins>
      <w:ins w:id="812" w:author="PR Preview" w:date="2024-01-01T00:00:00Z">
        <w:r>
          <w:t xml:space="preserve"> </w:t>
        </w:r>
      </w:ins>
      <w:ins w:id="812" w:author="PR Preview" w:date="2024-01-01T00:00:00Z">
        <w:r>
          <w:rPr>
            <w:rStyle w:val="VerbatimChar"/>
          </w:rPr>
          <w:t xml:space="preserve">TRUE</w:t>
        </w:r>
      </w:ins>
      <w:ins w:id="812" w:author="PR Preview" w:date="2024-01-01T00:00:00Z">
        <w:r>
          <w:t xml:space="preserve"> </w:t>
        </w:r>
      </w:ins>
      <w:ins w:id="812" w:author="PR Preview" w:date="2024-01-01T00:00:00Z">
        <w:r>
          <w:t xml:space="preserve">for HTML output</w:t>
        </w:r>
      </w:ins>
    </w:p>
    <w:p>
      <w:pPr>
        <w:pStyle w:val="Compact"/>
        <w:numPr>
          <w:ilvl w:val="0"/>
          <w:numId w:val="1080"/>
        </w:numPr>
      </w:pPr>
      <w:ins w:id="813" w:author="PR Preview" w:date="2024-01-01T00:00:00Z">
        <w:r>
          <w:rPr>
            <w:rStyle w:val="VerbatimChar"/>
          </w:rPr>
          <w:t xml:space="preserve">knitr::pandoc_to("latex")</w:t>
        </w:r>
      </w:ins>
      <w:ins w:id="813" w:author="PR Preview" w:date="2024-01-01T00:00:00Z">
        <w:r>
          <w:t xml:space="preserve"> </w:t>
        </w:r>
      </w:ins>
      <w:ins w:id="813" w:author="PR Preview" w:date="2024-01-01T00:00:00Z">
        <w:r>
          <w:t xml:space="preserve">- returns</w:t>
        </w:r>
      </w:ins>
      <w:ins w:id="813" w:author="PR Preview" w:date="2024-01-01T00:00:00Z">
        <w:r>
          <w:t xml:space="preserve"> </w:t>
        </w:r>
      </w:ins>
      <w:ins w:id="813" w:author="PR Preview" w:date="2024-01-01T00:00:00Z">
        <w:r>
          <w:rPr>
            <w:rStyle w:val="VerbatimChar"/>
          </w:rPr>
          <w:t xml:space="preserve">TRUE</w:t>
        </w:r>
      </w:ins>
      <w:ins w:id="813" w:author="PR Preview" w:date="2024-01-01T00:00:00Z">
        <w:r>
          <w:t xml:space="preserve"> </w:t>
        </w:r>
      </w:ins>
      <w:ins w:id="813" w:author="PR Preview" w:date="2024-01-01T00:00:00Z">
        <w:r>
          <w:t xml:space="preserve">for PDF output</w:t>
        </w:r>
      </w:ins>
    </w:p>
    <w:p>
      <w:pPr>
        <w:pStyle w:val="Compact"/>
        <w:numPr>
          <w:ilvl w:val="0"/>
          <w:numId w:val="1080"/>
        </w:numPr>
      </w:pPr>
      <w:ins w:id="814" w:author="PR Preview" w:date="2024-01-01T00:00:00Z">
        <w:r>
          <w:rPr>
            <w:rStyle w:val="VerbatimChar"/>
          </w:rPr>
          <w:t xml:space="preserve">knitr::pandoc_to("docx")</w:t>
        </w:r>
      </w:ins>
      <w:ins w:id="814" w:author="PR Preview" w:date="2024-01-01T00:00:00Z">
        <w:r>
          <w:t xml:space="preserve"> </w:t>
        </w:r>
      </w:ins>
      <w:ins w:id="814" w:author="PR Preview" w:date="2024-01-01T00:00:00Z">
        <w:r>
          <w:t xml:space="preserve">- returns</w:t>
        </w:r>
      </w:ins>
      <w:ins w:id="814" w:author="PR Preview" w:date="2024-01-01T00:00:00Z">
        <w:r>
          <w:t xml:space="preserve"> </w:t>
        </w:r>
      </w:ins>
      <w:ins w:id="814" w:author="PR Preview" w:date="2024-01-01T00:00:00Z">
        <w:r>
          <w:rPr>
            <w:rStyle w:val="VerbatimChar"/>
          </w:rPr>
          <w:t xml:space="preserve">TRUE</w:t>
        </w:r>
      </w:ins>
      <w:ins w:id="814" w:author="PR Preview" w:date="2024-01-01T00:00:00Z">
        <w:r>
          <w:t xml:space="preserve"> </w:t>
        </w:r>
      </w:ins>
      <w:ins w:id="814" w:author="PR Preview" w:date="2024-01-01T00:00:00Z">
        <w:r>
          <w:t xml:space="preserve">for Word output</w:t>
        </w:r>
      </w:ins>
    </w:p>
    <w:p>
      <w:pPr>
        <w:pStyle w:val="Compact"/>
        <w:numPr>
          <w:ilvl w:val="0"/>
          <w:numId w:val="1080"/>
        </w:numPr>
      </w:pPr>
      <w:ins w:id="815" w:author="PR Preview" w:date="2024-01-01T00:00:00Z">
        <w:r>
          <w:rPr>
            <w:rStyle w:val="VerbatimChar"/>
          </w:rPr>
          <w:t xml:space="preserve">knitr::pandoc_to("epub")</w:t>
        </w:r>
      </w:ins>
      <w:ins w:id="815" w:author="PR Preview" w:date="2024-01-01T00:00:00Z">
        <w:r>
          <w:t xml:space="preserve"> </w:t>
        </w:r>
      </w:ins>
      <w:ins w:id="815" w:author="PR Preview" w:date="2024-01-01T00:00:00Z">
        <w:r>
          <w:t xml:space="preserve">- returns</w:t>
        </w:r>
      </w:ins>
      <w:ins w:id="815" w:author="PR Preview" w:date="2024-01-01T00:00:00Z">
        <w:r>
          <w:t xml:space="preserve"> </w:t>
        </w:r>
      </w:ins>
      <w:ins w:id="815" w:author="PR Preview" w:date="2024-01-01T00:00:00Z">
        <w:r>
          <w:rPr>
            <w:rStyle w:val="VerbatimChar"/>
          </w:rPr>
          <w:t xml:space="preserve">TRUE</w:t>
        </w:r>
      </w:ins>
      <w:ins w:id="815" w:author="PR Preview" w:date="2024-01-01T00:00:00Z">
        <w:r>
          <w:t xml:space="preserve"> </w:t>
        </w:r>
      </w:ins>
      <w:ins w:id="815" w:author="PR Preview" w:date="2024-01-01T00:00:00Z">
        <w:r>
          <w:t xml:space="preserve">for EPUB output</w:t>
        </w:r>
      </w:ins>
    </w:p>
    <w:p>
      <w:pPr>
        <w:pStyle w:val="FirstParagraph"/>
      </w:pPr>
      <w:ins w:id="816" w:author="PR Preview" w:date="2024-01-01T00:00:00Z">
        <w:r>
          <w:t xml:space="preserve">This technique is particularly useful when you need to:</w:t>
        </w:r>
      </w:ins>
    </w:p>
    <w:p>
      <w:pPr>
        <w:pStyle w:val="Compact"/>
        <w:numPr>
          <w:ilvl w:val="0"/>
          <w:numId w:val="1081"/>
        </w:numPr>
      </w:pPr>
      <w:ins w:id="817" w:author="PR Preview" w:date="2024-01-01T00:00:00Z">
        <w:r>
          <w:t xml:space="preserve">Adjust figure dimensions for different page sizes</w:t>
        </w:r>
      </w:ins>
    </w:p>
    <w:p>
      <w:pPr>
        <w:pStyle w:val="Compact"/>
        <w:numPr>
          <w:ilvl w:val="0"/>
          <w:numId w:val="1081"/>
        </w:numPr>
      </w:pPr>
      <w:ins w:id="818" w:author="PR Preview" w:date="2024-01-01T00:00:00Z">
        <w:r>
          <w:t xml:space="preserve">Use different table formatting for different outputs</w:t>
        </w:r>
      </w:ins>
    </w:p>
    <w:p>
      <w:pPr>
        <w:pStyle w:val="Compact"/>
        <w:numPr>
          <w:ilvl w:val="0"/>
          <w:numId w:val="1081"/>
        </w:numPr>
      </w:pPr>
      <w:ins w:id="819" w:author="PR Preview" w:date="2024-01-01T00:00:00Z">
        <w:r>
          <w:t xml:space="preserve">Include or exclude content based on output format</w:t>
        </w:r>
      </w:ins>
    </w:p>
    <w:p>
      <w:pPr>
        <w:pStyle w:val="Compact"/>
        <w:numPr>
          <w:ilvl w:val="0"/>
          <w:numId w:val="1081"/>
        </w:numPr>
      </w:pPr>
      <w:ins w:id="820" w:author="PR Preview" w:date="2024-01-01T00:00:00Z">
        <w:r>
          <w:t xml:space="preserve">Set format-specific styling or options</w:t>
        </w:r>
      </w:ins>
    </w:p>
    <w:bookmarkEnd w:id="285"/>
    <w:bookmarkStart w:id="286" w:name="text-formatting"/>
    <w:p>
      <w:pPr>
        <w:pStyle w:val="Heading3"/>
      </w:pPr>
      <w:ins w:id="821" w:author="PR Preview" w:date="2024-01-01T00:00:00Z">
        <w:r>
          <w:t xml:space="preserve">10.2.6 Text Formatting</w:t>
        </w:r>
      </w:ins>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8">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0">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9"/>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2"/>
        </w:numPr>
      </w:pPr>
      <w:hyperlink r:id="rId306">
        <w:r>
          <w:rPr>
            <w:rStyle w:val="Hyperlink"/>
          </w:rPr>
          <w:t xml:space="preserve">Quarto Profiles Documentation</w:t>
        </w:r>
      </w:hyperlink>
    </w:p>
    <w:p>
      <w:pPr>
        <w:pStyle w:val="Compact"/>
        <w:numPr>
          <w:ilvl w:val="0"/>
          <w:numId w:val="1092"/>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8"/>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5">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9"/>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101"/>
        </w:numPr>
      </w:pPr>
      <w:hyperlink r:id="rId288">
        <w:r>
          <w:rPr>
            <w:rStyle w:val="Hyperlink"/>
          </w:rPr>
          <w:t xml:space="preserve">UCD-SeRG Quarto Book Template</w:t>
        </w:r>
      </w:hyperlink>
      <w:r>
        <w:t xml:space="preserve"> </w:t>
      </w:r>
      <w:r>
        <w:t xml:space="preserve">- our recommended template</w:t>
      </w:r>
    </w:p>
    <w:p>
      <w:pPr>
        <w:pStyle w:val="Compact"/>
        <w:numPr>
          <w:ilvl w:val="0"/>
          <w:numId w:val="1101"/>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0"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3" w:name="basics"/>
    <w:p>
      <w:pPr>
        <w:pStyle w:val="Heading2"/>
      </w:pPr>
      <w:r>
        <w:t xml:space="preserve">11.1 Basics</w:t>
      </w:r>
    </w:p>
    <w:p>
      <w:pPr>
        <w:pStyle w:val="Compact"/>
        <w:numPr>
          <w:ilvl w:val="0"/>
          <w:numId w:val="1103"/>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3"/>
    <w:bookmarkStart w:id="324"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4"/>
    <w:bookmarkStart w:id="326"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5">
        <w:r>
          <w:rPr>
            <w:rStyle w:val="Hyperlink"/>
          </w:rPr>
          <w:t xml:space="preserve">here</w:t>
        </w:r>
      </w:hyperlink>
      <w:r>
        <w:t xml:space="preserve">. You can also find instructions on how to handle merge conflicts when joining branches together.</w:t>
      </w:r>
    </w:p>
    <w:bookmarkEnd w:id="326"/>
    <w:bookmarkStart w:id="329"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8"/>
          <w:p/>
        </w:tc>
      </w:tr>
    </w:tbl>
    <w:p>
      <w:pPr>
        <w:pStyle w:val="BodyText"/>
      </w:pPr>
      <w:r>
        <w:t xml:space="preserve">Other helpful commands are listed below.</w:t>
      </w:r>
    </w:p>
    <w:bookmarkEnd w:id="329"/>
    <w:bookmarkStart w:id="331"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0"/>
          <w:p/>
        </w:tc>
      </w:tr>
    </w:tbl>
    <w:bookmarkEnd w:id="331"/>
    <w:bookmarkStart w:id="332"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2"/>
    <w:bookmarkStart w:id="336"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3"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3"/>
    <w:bookmarkStart w:id="335"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4">
        <w:r>
          <w:rPr>
            <w:rStyle w:val="Hyperlink"/>
          </w:rPr>
          <w:t xml:space="preserve">Repeated Amend chapter</w:t>
        </w:r>
      </w:hyperlink>
      <w:r>
        <w:t xml:space="preserve"> </w:t>
      </w:r>
      <w:r>
        <w:t xml:space="preserve">in Happy Git with R.</w:t>
      </w:r>
    </w:p>
    <w:bookmarkEnd w:id="335"/>
    <w:bookmarkEnd w:id="336"/>
    <w:bookmarkStart w:id="339"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8">
        <w:r>
          <w:rPr>
            <w:rStyle w:val="Hyperlink"/>
          </w:rPr>
          <w:t xml:space="preserve">great discussion of project-oriented workflows</w:t>
        </w:r>
      </w:hyperlink>
      <w:r>
        <w:t xml:space="preserve">, extolling the virtues of a self-contained, portable projects, for your reference.</w:t>
      </w:r>
    </w:p>
    <w:p>
      <w:r>
        <w:br w:type="page"/>
      </w:r>
    </w:p>
    <w:bookmarkEnd w:id="339"/>
    <w:bookmarkEnd w:id="340"/>
    <w:bookmarkStart w:id="363" w:name="sec-unix"/>
    <w:p>
      <w:pPr>
        <w:pStyle w:val="Heading1"/>
      </w:pPr>
      <w:r>
        <w:t xml:space="preserve">12. Unix</w:t>
      </w:r>
    </w:p>
    <w:p>
      <w:pPr>
        <w:pStyle w:val="FirstParagraph"/>
      </w:pPr>
      <w:r>
        <w:t xml:space="preserve">Adapted by UCD-SeRG team from</w:t>
      </w:r>
      <w:r>
        <w:t xml:space="preserve"> </w:t>
      </w:r>
      <w:hyperlink r:id="rId34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5" w:name="fig-unix-desktop"/>
          <w:p>
            <w:pPr>
              <w:pStyle w:val="Compact"/>
              <w:jc w:val="center"/>
            </w:pPr>
            <w:r>
              <w:drawing>
                <wp:inline>
                  <wp:extent cx="5334000" cy="3380267"/>
                  <wp:effectExtent b="0" l="0" r="0" t="0"/>
                  <wp:docPr descr="" title="" id="343" name="Picture"/>
                  <a:graphic>
                    <a:graphicData uri="http://schemas.openxmlformats.org/drawingml/2006/picture">
                      <pic:pic>
                        <pic:nvPicPr>
                          <pic:cNvPr descr="assets/images/ex-desktop.jpg" id="344" name="Picture"/>
                          <pic:cNvPicPr>
                            <a:picLocks noChangeArrowheads="1" noChangeAspect="1"/>
                          </pic:cNvPicPr>
                        </pic:nvPicPr>
                        <pic:blipFill>
                          <a:blip r:embed="rId3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5"/>
        </w:tc>
      </w:tr>
    </w:tbl>
    <w:bookmarkEnd w:id="346"/>
    <w:bookmarkStart w:id="35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1" w:name="fig-unix-terminal"/>
          <w:p>
            <w:pPr>
              <w:pStyle w:val="Compact"/>
              <w:jc w:val="center"/>
            </w:pPr>
            <w:r>
              <w:drawing>
                <wp:inline>
                  <wp:extent cx="4488872" cy="8862646"/>
                  <wp:effectExtent b="0" l="0" r="0" t="0"/>
                  <wp:docPr descr="" title="" id="349" name="Picture"/>
                  <a:graphic>
                    <a:graphicData uri="http://schemas.openxmlformats.org/drawingml/2006/picture">
                      <pic:pic>
                        <pic:nvPicPr>
                          <pic:cNvPr descr="assets/images/ex-terminal.PNG" id="350" name="Picture"/>
                          <pic:cNvPicPr>
                            <a:picLocks noChangeArrowheads="1" noChangeAspect="1"/>
                          </pic:cNvPicPr>
                        </pic:nvPicPr>
                        <pic:blipFill>
                          <a:blip r:embed="rId3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1"/>
        </w:tc>
      </w:tr>
    </w:tbl>
    <w:bookmarkEnd w:id="352"/>
    <w:bookmarkStart w:id="35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3"/>
          <w:p/>
        </w:tc>
      </w:tr>
    </w:tbl>
    <w:bookmarkEnd w:id="354"/>
    <w:bookmarkStart w:id="35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6"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6"/>
    <w:bookmarkEnd w:id="357"/>
    <w:bookmarkStart w:id="35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8"/>
    <w:bookmarkStart w:id="36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0"/>
    <w:bookmarkStart w:id="36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1"/>
    <w:bookmarkEnd w:id="362"/>
    <w:bookmarkEnd w:id="363"/>
    <w:bookmarkStart w:id="369" w:name="reproducible-environments"/>
    <w:p>
      <w:pPr>
        <w:pStyle w:val="Heading1"/>
      </w:pPr>
      <w:r>
        <w:t xml:space="preserve">13. Reproducible Environments</w:t>
      </w:r>
    </w:p>
    <w:p>
      <w:pPr>
        <w:pStyle w:val="FirstParagraph"/>
      </w:pPr>
      <w:r>
        <w:t xml:space="preserve">Adapted by UCD-SeRG team from</w:t>
      </w:r>
      <w:r>
        <w:t xml:space="preserve"> </w:t>
      </w:r>
      <w:hyperlink r:id="rId364">
        <w:r>
          <w:rPr>
            <w:rStyle w:val="Hyperlink"/>
          </w:rPr>
          <w:t xml:space="preserve">original by Anna Nguyen</w:t>
        </w:r>
      </w:hyperlink>
    </w:p>
    <w:bookmarkStart w:id="368" w:name="package-version-control-with-renv"/>
    <w:p>
      <w:pPr>
        <w:pStyle w:val="Heading2"/>
      </w:pPr>
      <w:r>
        <w:t xml:space="preserve">13.1 Package Version Control with renv</w:t>
      </w:r>
    </w:p>
    <w:bookmarkStart w:id="36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5"/>
    <w:bookmarkStart w:id="36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6"/>
    <w:bookmarkStart w:id="36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7"/>
    <w:bookmarkEnd w:id="368"/>
    <w:bookmarkEnd w:id="369"/>
    <w:bookmarkStart w:id="384" w:name="code-publication"/>
    <w:p>
      <w:pPr>
        <w:pStyle w:val="Heading1"/>
      </w:pPr>
      <w:r>
        <w:t xml:space="preserve">14. Code Publication</w:t>
      </w:r>
    </w:p>
    <w:p>
      <w:pPr>
        <w:pStyle w:val="FirstParagraph"/>
      </w:pPr>
      <w:r>
        <w:t xml:space="preserve">Adapted by UCD-SeRG team from</w:t>
      </w:r>
      <w:r>
        <w:t xml:space="preserve"> </w:t>
      </w:r>
      <w:hyperlink r:id="rId370">
        <w:r>
          <w:rPr>
            <w:rStyle w:val="Hyperlink"/>
          </w:rPr>
          <w:t xml:space="preserve">original by Nolan Pokpongkiat</w:t>
        </w:r>
      </w:hyperlink>
    </w:p>
    <w:bookmarkStart w:id="371"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1"/>
    <w:bookmarkStart w:id="37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2">
        <w:r>
          <w:rPr>
            <w:rStyle w:val="Hyperlink"/>
          </w:rPr>
          <w:t xml:space="preserve">here.</w:t>
        </w:r>
      </w:hyperlink>
    </w:p>
    <w:bookmarkEnd w:id="373"/>
    <w:bookmarkStart w:id="37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4"/>
    <w:bookmarkStart w:id="37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5">
        <w:r>
          <w:rPr>
            <w:rStyle w:val="Hyperlink"/>
          </w:rPr>
          <w:t xml:space="preserve">here.</w:t>
        </w:r>
      </w:hyperlink>
    </w:p>
    <w:bookmarkEnd w:id="376"/>
    <w:bookmarkStart w:id="37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7"/>
    <w:bookmarkStart w:id="37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8">
        <w:r>
          <w:rPr>
            <w:rStyle w:val="Hyperlink"/>
          </w:rPr>
          <w:t xml:space="preserve">here.</w:t>
        </w:r>
      </w:hyperlink>
    </w:p>
    <w:bookmarkEnd w:id="379"/>
    <w:bookmarkStart w:id="38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0"/>
    <w:bookmarkStart w:id="38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1"/>
    <w:bookmarkStart w:id="38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2">
        <w:r>
          <w:rPr>
            <w:rStyle w:val="Hyperlink"/>
          </w:rPr>
          <w:t xml:space="preserve">here.</w:t>
        </w:r>
      </w:hyperlink>
    </w:p>
    <w:p>
      <w:r>
        <w:br w:type="page"/>
      </w:r>
    </w:p>
    <w:bookmarkEnd w:id="383"/>
    <w:bookmarkEnd w:id="384"/>
    <w:bookmarkStart w:id="402"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5">
        <w:r>
          <w:rPr>
            <w:rStyle w:val="Hyperlink"/>
          </w:rPr>
          <w:t xml:space="preserve">Proctor-UCSF Lab Manual</w:t>
        </w:r>
      </w:hyperlink>
    </w:p>
    <w:bookmarkStart w:id="38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6"/>
    <w:bookmarkStart w:id="39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7"/>
    <w:bookmarkStart w:id="38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8"/>
    <w:bookmarkStart w:id="38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9"/>
    <w:bookmarkEnd w:id="390"/>
    <w:bookmarkStart w:id="394" w:name="create-public-ids"/>
    <w:p>
      <w:pPr>
        <w:pStyle w:val="Heading2"/>
      </w:pPr>
      <w:r>
        <w:t xml:space="preserve">15.3 Create public IDs</w:t>
      </w:r>
    </w:p>
    <w:bookmarkStart w:id="39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1"/>
    <w:bookmarkStart w:id="39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2"/>
    <w:bookmarkStart w:id="39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3"/>
    <w:bookmarkEnd w:id="394"/>
    <w:bookmarkStart w:id="39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7"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6">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7"/>
    <w:bookmarkEnd w:id="398"/>
    <w:bookmarkStart w:id="39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9"/>
    <w:bookmarkStart w:id="40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0"/>
    <w:bookmarkStart w:id="40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1"/>
    <w:bookmarkEnd w:id="402"/>
    <w:bookmarkStart w:id="422" w:name="sec-slurm"/>
    <w:p>
      <w:pPr>
        <w:pStyle w:val="Heading1"/>
      </w:pPr>
      <w:r>
        <w:t xml:space="preserve">16. High-performance computing (HPC)</w:t>
      </w:r>
    </w:p>
    <w:p>
      <w:pPr>
        <w:pStyle w:val="FirstParagraph"/>
      </w:pPr>
      <w:r>
        <w:t xml:space="preserve">Adapted by UCD-SeRG team from</w:t>
      </w:r>
      <w:r>
        <w:t xml:space="preserve"> </w:t>
      </w:r>
      <w:hyperlink r:id="rId40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7" w:name="uc-davis-computing-resources"/>
    <w:p>
      <w:pPr>
        <w:pStyle w:val="Heading2"/>
      </w:pPr>
      <w:r>
        <w:t xml:space="preserve">16.1 UC Davis Computing Resources</w:t>
      </w:r>
    </w:p>
    <w:bookmarkStart w:id="40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6"/>
    <w:bookmarkEnd w:id="407"/>
    <w:bookmarkStart w:id="40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8"/>
    <w:bookmarkEnd w:id="409"/>
    <w:bookmarkStart w:id="41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0"/>
    <w:bookmarkStart w:id="41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4">
        <w:r>
          <w:rPr>
            <w:rStyle w:val="Hyperlink"/>
          </w:rPr>
          <w:t xml:space="preserve">hpc.ucdavis.edu</w:t>
        </w:r>
      </w:hyperlink>
      <w:r>
        <w:t xml:space="preserve"> </w:t>
      </w:r>
      <w:r>
        <w:t xml:space="preserve">for support information.</w:t>
      </w:r>
    </w:p>
    <w:bookmarkEnd w:id="411"/>
    <w:bookmarkStart w:id="41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2"/>
    <w:bookmarkStart w:id="41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3"/>
    <w:bookmarkStart w:id="41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4"/>
    <w:bookmarkEnd w:id="415"/>
    <w:bookmarkStart w:id="420" w:name="storage-group-storage-access"/>
    <w:p>
      <w:pPr>
        <w:pStyle w:val="Heading2"/>
      </w:pPr>
      <w:r>
        <w:t xml:space="preserve">16.6 Storage &amp; group storage access</w:t>
      </w:r>
    </w:p>
    <w:bookmarkStart w:id="41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4">
        <w:r>
          <w:rPr>
            <w:rStyle w:val="Hyperlink"/>
          </w:rPr>
          <w:t xml:space="preserve">UC Davis HPC documentation</w:t>
        </w:r>
      </w:hyperlink>
      <w:r>
        <w:t xml:space="preserve"> </w:t>
      </w:r>
      <w:r>
        <w:t xml:space="preserve">for specific storage options and quotas.</w:t>
      </w:r>
    </w:p>
    <w:bookmarkEnd w:id="416"/>
    <w:bookmarkStart w:id="41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7"/>
    <w:bookmarkStart w:id="41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9"/>
    <w:bookmarkEnd w:id="420"/>
    <w:bookmarkStart w:id="42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1"/>
    <w:bookmarkEnd w:id="422"/>
    <w:bookmarkStart w:id="490" w:name="working-with-ai"/>
    <w:p>
      <w:pPr>
        <w:pStyle w:val="Heading1"/>
      </w:pPr>
      <w:r>
        <w:t xml:space="preserve">17. Working with AI</w:t>
      </w:r>
    </w:p>
    <w:p>
      <w:pPr>
        <w:pStyle w:val="FirstParagraph"/>
      </w:pPr>
      <w:hyperlink r:id="rId42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4"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4"/>
    <w:bookmarkStart w:id="425"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5"/>
    <w:bookmarkStart w:id="426"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6"/>
    <w:bookmarkStart w:id="489" w:name="coding-agents"/>
    <w:p>
      <w:pPr>
        <w:pStyle w:val="Heading2"/>
      </w:pPr>
      <w:r>
        <w:t xml:space="preserve">17.4 Coding Agents</w:t>
      </w:r>
    </w:p>
    <w:p>
      <w:pPr>
        <w:pStyle w:val="FirstParagraph"/>
      </w:pPr>
      <w:r>
        <w:t xml:space="preserve">We recommend working with</w:t>
      </w:r>
      <w:r>
        <w:t xml:space="preserve"> </w:t>
      </w:r>
      <w:hyperlink r:id="rId427">
        <w:r>
          <w:rPr>
            <w:rStyle w:val="Hyperlink"/>
            <w:b/>
            <w:bCs/>
          </w:rPr>
          <w:t xml:space="preserve">AI coding agents</w:t>
        </w:r>
      </w:hyperlink>
      <w:r>
        <w:t xml:space="preserve"> </w:t>
      </w:r>
      <w:r>
        <w:t xml:space="preserve">to</w:t>
      </w:r>
      <w:r>
        <w:t xml:space="preserve"> </w:t>
      </w:r>
      <w:hyperlink r:id="rId423">
        <w:r>
          <w:rPr>
            <w:rStyle w:val="Hyperlink"/>
          </w:rPr>
          <w:t xml:space="preserve">help you code</w:t>
        </w:r>
      </w:hyperlink>
      <w:r>
        <w:t xml:space="preserve">.</w:t>
      </w:r>
    </w:p>
    <w:bookmarkStart w:id="429" w:name="what-are-ai-coding-agents"/>
    <w:p>
      <w:pPr>
        <w:pStyle w:val="Heading3"/>
      </w:pPr>
      <w:r>
        <w:t xml:space="preserve">17.4.1 What are AI coding agents?</w:t>
      </w:r>
    </w:p>
    <w:p>
      <w:pPr>
        <w:pStyle w:val="FirstParagraph"/>
      </w:pPr>
      <w:r>
        <w:t xml:space="preserve">AI coding agents are</w:t>
      </w:r>
      <w:r>
        <w:t xml:space="preserve"> </w:t>
      </w:r>
      <w:hyperlink r:id="rId4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29"/>
    <w:bookmarkStart w:id="442"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0"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0"/>
    <w:bookmarkStart w:id="431"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1"/>
    <w:bookmarkStart w:id="434"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4"/>
    <w:bookmarkStart w:id="435"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5"/>
    <w:bookmarkStart w:id="436"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6"/>
    <w:bookmarkStart w:id="437"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7"/>
    <w:bookmarkStart w:id="441"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3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0">
        <w:r>
          <w:rPr>
            <w:rStyle w:val="Hyperlink"/>
          </w:rPr>
          <w:t xml:space="preserve">GitHub Copilot coding agent documentation</w:t>
        </w:r>
      </w:hyperlink>
      <w:r>
        <w:t xml:space="preserve">.</w:t>
      </w:r>
    </w:p>
    <w:bookmarkEnd w:id="441"/>
    <w:bookmarkEnd w:id="442"/>
    <w:bookmarkStart w:id="445"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3"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3"/>
    <w:bookmarkStart w:id="444"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4"/>
    <w:bookmarkEnd w:id="445"/>
    <w:bookmarkStart w:id="452"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6"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6"/>
    <w:bookmarkStart w:id="44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warning.png" id="44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9"/>
    <w:bookmarkStart w:id="45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0"/>
    <w:bookmarkStart w:id="451"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1"/>
    <w:bookmarkEnd w:id="452"/>
    <w:bookmarkStart w:id="458"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7"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4" name="Picture"/>
            <a:graphic>
              <a:graphicData uri="http://schemas.openxmlformats.org/drawingml/2006/picture">
                <pic:pic>
                  <pic:nvPicPr>
                    <pic:cNvPr descr="assets/images/matrix-agents.png" id="455" name="Picture"/>
                    <pic:cNvPicPr>
                      <a:picLocks noChangeArrowheads="1" noChangeAspect="1"/>
                    </pic:cNvPicPr>
                  </pic:nvPicPr>
                  <pic:blipFill>
                    <a:blip r:embed="rId45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6">
        <w:r>
          <w:rPr>
            <w:rStyle w:val="Hyperlink"/>
          </w:rPr>
          <w:t xml:space="preserve">Agents</w:t>
        </w:r>
      </w:hyperlink>
    </w:p>
    <w:bookmarkEnd w:id="457"/>
    <w:bookmarkEnd w:id="458"/>
    <w:bookmarkStart w:id="461"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warning.png" id="46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1"/>
    <w:bookmarkStart w:id="471"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3"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2">
        <w:r>
          <w:rPr>
            <w:rStyle w:val="Hyperlink"/>
          </w:rPr>
          <w:t xml:space="preserve">Copilot allowlist reference</w:t>
        </w:r>
      </w:hyperlink>
      <w:r>
        <w:t xml:space="preserve">.</w:t>
      </w:r>
    </w:p>
    <w:bookmarkEnd w:id="463"/>
    <w:bookmarkStart w:id="465"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4">
        <w:r>
          <w:rPr>
            <w:rStyle w:val="Hyperlink"/>
          </w:rPr>
          <w:t xml:space="preserve">Customizing or disabling the firewall for GitHub Copilot coding agent</w:t>
        </w:r>
      </w:hyperlink>
      <w:r>
        <w:t xml:space="preserve">.</w:t>
      </w:r>
    </w:p>
    <w:bookmarkEnd w:id="465"/>
    <w:bookmarkStart w:id="470"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tip.png" id="46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0"/>
    <w:bookmarkEnd w:id="471"/>
    <w:bookmarkStart w:id="482"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2"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2"/>
    <w:bookmarkStart w:id="473"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3"/>
    <w:bookmarkStart w:id="474"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4"/>
    <w:bookmarkStart w:id="475"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5"/>
    <w:bookmarkStart w:id="476"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6"/>
    <w:bookmarkStart w:id="477"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7"/>
    <w:bookmarkStart w:id="478"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8"/>
    <w:bookmarkStart w:id="479"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9"/>
    <w:bookmarkStart w:id="481"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0">
        <w:r>
          <w:rPr>
            <w:rStyle w:val="Hyperlink"/>
          </w:rPr>
          <w:t xml:space="preserve">Customizing the development environment for GitHub Copilot coding agent</w:t>
        </w:r>
      </w:hyperlink>
      <w:r>
        <w:t xml:space="preserve">.</w:t>
      </w:r>
    </w:p>
    <w:bookmarkEnd w:id="481"/>
    <w:bookmarkEnd w:id="482"/>
    <w:bookmarkStart w:id="486"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6"/>
    <w:bookmarkStart w:id="487"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7"/>
    <w:bookmarkStart w:id="488"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8"/>
    <w:bookmarkEnd w:id="489"/>
    <w:bookmarkEnd w:id="490"/>
    <w:bookmarkStart w:id="500" w:name="checklists"/>
    <w:p>
      <w:pPr>
        <w:pStyle w:val="Heading1"/>
      </w:pPr>
      <w:r>
        <w:t xml:space="preserve">18. Checklists</w:t>
      </w:r>
    </w:p>
    <w:p>
      <w:pPr>
        <w:pStyle w:val="FirstParagraph"/>
      </w:pPr>
      <w:r>
        <w:t xml:space="preserve">Adapted by UCD-SeRG team from</w:t>
      </w:r>
      <w:r>
        <w:t xml:space="preserve"> </w:t>
      </w:r>
      <w:hyperlink r:id="rId491">
        <w:r>
          <w:rPr>
            <w:rStyle w:val="Hyperlink"/>
          </w:rPr>
          <w:t xml:space="preserve">original by Jade Benjamin-Chung</w:t>
        </w:r>
      </w:hyperlink>
    </w:p>
    <w:bookmarkStart w:id="492"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2"/>
    <w:bookmarkStart w:id="494"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3">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4"/>
    <w:bookmarkStart w:id="49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5">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6"/>
    <w:bookmarkStart w:id="499"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7">
        <w:r>
          <w:rPr>
            <w:rStyle w:val="Hyperlink"/>
          </w:rPr>
          <w:t xml:space="preserve">here</w:t>
        </w:r>
      </w:hyperlink>
      <w:r>
        <w:t xml:space="preserve">, a neat palette generator with colorblind options</w:t>
      </w:r>
      <w:r>
        <w:t xml:space="preserve"> </w:t>
      </w:r>
      <w:hyperlink r:id="rId49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499"/>
    <w:bookmarkEnd w:id="500"/>
    <w:bookmarkStart w:id="532" w:name="resources-2"/>
    <w:p>
      <w:pPr>
        <w:pStyle w:val="Heading1"/>
      </w:pPr>
      <w:r>
        <w:t xml:space="preserve">19. Resources</w:t>
      </w:r>
    </w:p>
    <w:p>
      <w:pPr>
        <w:pStyle w:val="FirstParagraph"/>
      </w:pPr>
      <w:r>
        <w:t xml:space="preserve">Adapted by UCD-SeRG team from</w:t>
      </w:r>
      <w:r>
        <w:t xml:space="preserve"> </w:t>
      </w:r>
      <w:hyperlink r:id="rId501">
        <w:r>
          <w:rPr>
            <w:rStyle w:val="Hyperlink"/>
          </w:rPr>
          <w:t xml:space="preserve">original by Jade Benjamin-Chung and Kunal Mishra</w:t>
        </w:r>
      </w:hyperlink>
    </w:p>
    <w:bookmarkStart w:id="512" w:name="resources-for-r"/>
    <w:p>
      <w:pPr>
        <w:pStyle w:val="Heading2"/>
      </w:pPr>
      <w:r>
        <w:t xml:space="preserve">19.1 Resources for R</w:t>
      </w:r>
    </w:p>
    <w:bookmarkStart w:id="503"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2">
        <w:r>
          <w:rPr>
            <w:rStyle w:val="Hyperlink"/>
          </w:rPr>
          <w:t xml:space="preserve">Jade’s R-for-epi course</w:t>
        </w:r>
      </w:hyperlink>
    </w:p>
    <w:bookmarkEnd w:id="503"/>
    <w:bookmarkStart w:id="508" w:name="cheat-sheets"/>
    <w:p>
      <w:pPr>
        <w:pStyle w:val="Heading3"/>
      </w:pPr>
      <w:r>
        <w:t xml:space="preserve">19.1.2 Cheat Sheets</w:t>
      </w:r>
    </w:p>
    <w:p>
      <w:pPr>
        <w:pStyle w:val="Compact"/>
        <w:numPr>
          <w:ilvl w:val="0"/>
          <w:numId w:val="1177"/>
        </w:numPr>
      </w:pPr>
      <w:hyperlink r:id="rId504">
        <w:r>
          <w:rPr>
            <w:rStyle w:val="Hyperlink"/>
          </w:rPr>
          <w:t xml:space="preserve">dplyr and tidyr cheat sheet</w:t>
        </w:r>
      </w:hyperlink>
    </w:p>
    <w:p>
      <w:pPr>
        <w:pStyle w:val="Compact"/>
        <w:numPr>
          <w:ilvl w:val="0"/>
          <w:numId w:val="1177"/>
        </w:numPr>
      </w:pPr>
      <w:hyperlink r:id="rId505">
        <w:r>
          <w:rPr>
            <w:rStyle w:val="Hyperlink"/>
          </w:rPr>
          <w:t xml:space="preserve">ggplot cheat sheet</w:t>
        </w:r>
      </w:hyperlink>
    </w:p>
    <w:p>
      <w:pPr>
        <w:pStyle w:val="Compact"/>
        <w:numPr>
          <w:ilvl w:val="0"/>
          <w:numId w:val="1177"/>
        </w:numPr>
      </w:pPr>
      <w:hyperlink r:id="rId506">
        <w:r>
          <w:rPr>
            <w:rStyle w:val="Hyperlink"/>
          </w:rPr>
          <w:t xml:space="preserve">data table cheat sheet</w:t>
        </w:r>
      </w:hyperlink>
    </w:p>
    <w:p>
      <w:pPr>
        <w:pStyle w:val="Compact"/>
        <w:numPr>
          <w:ilvl w:val="0"/>
          <w:numId w:val="1177"/>
        </w:numPr>
      </w:pPr>
      <w:hyperlink r:id="rId507">
        <w:r>
          <w:rPr>
            <w:rStyle w:val="Hyperlink"/>
          </w:rPr>
          <w:t xml:space="preserve">RMarkdown cheat sheet</w:t>
        </w:r>
      </w:hyperlink>
    </w:p>
    <w:bookmarkEnd w:id="508"/>
    <w:bookmarkStart w:id="510" w:name="style-and-best-practices"/>
    <w:p>
      <w:pPr>
        <w:pStyle w:val="Heading3"/>
      </w:pPr>
      <w:r>
        <w:t xml:space="preserve">19.1.3 Style and Best Practices</w:t>
      </w:r>
    </w:p>
    <w:p>
      <w:pPr>
        <w:pStyle w:val="Compact"/>
        <w:numPr>
          <w:ilvl w:val="0"/>
          <w:numId w:val="1178"/>
        </w:numPr>
      </w:pPr>
      <w:hyperlink r:id="rId509">
        <w:r>
          <w:rPr>
            <w:rStyle w:val="Hyperlink"/>
          </w:rPr>
          <w:t xml:space="preserve">Hadley Wickham’s R Style Guide</w:t>
        </w:r>
      </w:hyperlink>
    </w:p>
    <w:bookmarkEnd w:id="510"/>
    <w:bookmarkStart w:id="511" w:name="tidy-evaluation-resources"/>
    <w:p>
      <w:pPr>
        <w:pStyle w:val="Heading3"/>
      </w:pPr>
      <w:r>
        <w:t xml:space="preserve">19.1.4 Tidy Evaluation Resources</w:t>
      </w:r>
    </w:p>
    <w:p>
      <w:pPr>
        <w:pStyle w:val="Compact"/>
        <w:numPr>
          <w:ilvl w:val="0"/>
          <w:numId w:val="1179"/>
        </w:numPr>
      </w:pPr>
      <w:hyperlink r:id="rId168">
        <w:r>
          <w:rPr>
            <w:rStyle w:val="Hyperlink"/>
          </w:rPr>
          <w:t xml:space="preserve">Tidy Eval in 5 Minutes</w:t>
        </w:r>
      </w:hyperlink>
      <w:r>
        <w:t xml:space="preserve"> </w:t>
      </w:r>
      <w:r>
        <w:t xml:space="preserve">(video)</w:t>
      </w:r>
    </w:p>
    <w:p>
      <w:pPr>
        <w:pStyle w:val="Compact"/>
        <w:numPr>
          <w:ilvl w:val="0"/>
          <w:numId w:val="1179"/>
        </w:numPr>
      </w:pPr>
      <w:hyperlink r:id="rId169">
        <w:r>
          <w:rPr>
            <w:rStyle w:val="Hyperlink"/>
          </w:rPr>
          <w:t xml:space="preserve">Tidy Evaluation</w:t>
        </w:r>
      </w:hyperlink>
      <w:r>
        <w:t xml:space="preserve"> </w:t>
      </w:r>
      <w:r>
        <w:t xml:space="preserve">(e-book)</w:t>
      </w:r>
    </w:p>
    <w:p>
      <w:pPr>
        <w:pStyle w:val="Compact"/>
        <w:numPr>
          <w:ilvl w:val="0"/>
          <w:numId w:val="1179"/>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2">
        <w:r>
          <w:rPr>
            <w:rStyle w:val="Hyperlink"/>
          </w:rPr>
          <w:t xml:space="preserve">Standard Evaluation for *_join</w:t>
        </w:r>
      </w:hyperlink>
      <w:r>
        <w:t xml:space="preserve"> </w:t>
      </w:r>
      <w:r>
        <w:t xml:space="preserve">(stackoverflow)</w:t>
      </w:r>
    </w:p>
    <w:p>
      <w:pPr>
        <w:pStyle w:val="Compact"/>
        <w:numPr>
          <w:ilvl w:val="0"/>
          <w:numId w:val="1179"/>
        </w:numPr>
      </w:pPr>
      <w:hyperlink r:id="rId169">
        <w:r>
          <w:rPr>
            <w:rStyle w:val="Hyperlink"/>
          </w:rPr>
          <w:t xml:space="preserve">Programming with dplyr</w:t>
        </w:r>
      </w:hyperlink>
      <w:r>
        <w:t xml:space="preserve"> </w:t>
      </w:r>
      <w:r>
        <w:t xml:space="preserve">(package vignette)</w:t>
      </w:r>
    </w:p>
    <w:bookmarkEnd w:id="511"/>
    <w:bookmarkEnd w:id="512"/>
    <w:bookmarkStart w:id="514"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3">
        <w:r>
          <w:rPr>
            <w:rStyle w:val="Hyperlink"/>
          </w:rPr>
          <w:t xml:space="preserve">GitHub Skills: Introduction to GitHub</w:t>
        </w:r>
      </w:hyperlink>
    </w:p>
    <w:bookmarkEnd w:id="514"/>
    <w:bookmarkStart w:id="515"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5"/>
    <w:bookmarkStart w:id="518"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6">
        <w:r>
          <w:rPr>
            <w:rStyle w:val="Hyperlink"/>
          </w:rPr>
          <w:t xml:space="preserve">The Pathway to Publishing: A Guide to Quantitative Writing in the Health Sciences</w:t>
        </w:r>
      </w:hyperlink>
    </w:p>
    <w:p>
      <w:pPr>
        <w:pStyle w:val="Compact"/>
        <w:numPr>
          <w:ilvl w:val="0"/>
          <w:numId w:val="1182"/>
        </w:numPr>
      </w:pPr>
      <w:hyperlink r:id="rId517">
        <w:r>
          <w:rPr>
            <w:rStyle w:val="Hyperlink"/>
          </w:rPr>
          <w:t xml:space="preserve">Secret, actionable writing tips</w:t>
        </w:r>
      </w:hyperlink>
    </w:p>
    <w:bookmarkEnd w:id="518"/>
    <w:bookmarkStart w:id="522"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19">
        <w:r>
          <w:rPr>
            <w:rStyle w:val="Hyperlink"/>
          </w:rPr>
          <w:t xml:space="preserve">How to give a killer narratively-driven scientific talk</w:t>
        </w:r>
      </w:hyperlink>
    </w:p>
    <w:p>
      <w:pPr>
        <w:pStyle w:val="Compact"/>
        <w:numPr>
          <w:ilvl w:val="0"/>
          <w:numId w:val="1183"/>
        </w:numPr>
      </w:pPr>
      <w:hyperlink r:id="rId520">
        <w:r>
          <w:rPr>
            <w:rStyle w:val="Hyperlink"/>
          </w:rPr>
          <w:t xml:space="preserve">How to make a better poster</w:t>
        </w:r>
      </w:hyperlink>
    </w:p>
    <w:p>
      <w:pPr>
        <w:pStyle w:val="Compact"/>
        <w:numPr>
          <w:ilvl w:val="0"/>
          <w:numId w:val="1183"/>
        </w:numPr>
      </w:pPr>
      <w:hyperlink r:id="rId521">
        <w:r>
          <w:rPr>
            <w:rStyle w:val="Hyperlink"/>
          </w:rPr>
          <w:t xml:space="preserve">How to make an even better poster</w:t>
        </w:r>
      </w:hyperlink>
    </w:p>
    <w:bookmarkEnd w:id="522"/>
    <w:bookmarkStart w:id="525" w:name="professional-advice"/>
    <w:p>
      <w:pPr>
        <w:pStyle w:val="Heading2"/>
      </w:pPr>
      <w:r>
        <w:t xml:space="preserve">19.6 Professional advice</w:t>
      </w:r>
    </w:p>
    <w:p>
      <w:pPr>
        <w:pStyle w:val="Compact"/>
        <w:numPr>
          <w:ilvl w:val="0"/>
          <w:numId w:val="1184"/>
        </w:numPr>
      </w:pPr>
      <w:hyperlink r:id="rId523">
        <w:r>
          <w:rPr>
            <w:rStyle w:val="Hyperlink"/>
          </w:rPr>
          <w:t xml:space="preserve">Professional advice, especially for your first job</w:t>
        </w:r>
      </w:hyperlink>
    </w:p>
    <w:p>
      <w:pPr>
        <w:pStyle w:val="Compact"/>
        <w:numPr>
          <w:ilvl w:val="0"/>
          <w:numId w:val="1184"/>
        </w:numPr>
      </w:pPr>
      <w:hyperlink r:id="rId524">
        <w:r>
          <w:rPr>
            <w:rStyle w:val="Hyperlink"/>
          </w:rPr>
          <w:t xml:space="preserve">Team Public Health Substack</w:t>
        </w:r>
      </w:hyperlink>
    </w:p>
    <w:bookmarkEnd w:id="525"/>
    <w:bookmarkStart w:id="528" w:name="funding"/>
    <w:p>
      <w:pPr>
        <w:pStyle w:val="Heading2"/>
      </w:pPr>
      <w:r>
        <w:t xml:space="preserve">19.7 Funding</w:t>
      </w:r>
    </w:p>
    <w:p>
      <w:pPr>
        <w:pStyle w:val="Compact"/>
        <w:numPr>
          <w:ilvl w:val="0"/>
          <w:numId w:val="1185"/>
        </w:numPr>
      </w:pPr>
      <w:hyperlink r:id="rId526">
        <w:r>
          <w:rPr>
            <w:rStyle w:val="Hyperlink"/>
          </w:rPr>
          <w:t xml:space="preserve">Building Your Funding Train</w:t>
        </w:r>
      </w:hyperlink>
    </w:p>
    <w:p>
      <w:pPr>
        <w:pStyle w:val="Compact"/>
        <w:numPr>
          <w:ilvl w:val="0"/>
          <w:numId w:val="1185"/>
        </w:numPr>
      </w:pPr>
      <w:hyperlink r:id="rId527">
        <w:r>
          <w:rPr>
            <w:rStyle w:val="Hyperlink"/>
          </w:rPr>
          <w:t xml:space="preserve">NIH Grant Writing Resources</w:t>
        </w:r>
      </w:hyperlink>
    </w:p>
    <w:bookmarkEnd w:id="528"/>
    <w:bookmarkStart w:id="531" w:name="ethics-and-global-health-research"/>
    <w:p>
      <w:pPr>
        <w:pStyle w:val="Heading2"/>
      </w:pPr>
      <w:r>
        <w:t xml:space="preserve">19.8 Ethics and global health research</w:t>
      </w:r>
    </w:p>
    <w:p>
      <w:pPr>
        <w:pStyle w:val="Compact"/>
        <w:numPr>
          <w:ilvl w:val="0"/>
          <w:numId w:val="1186"/>
        </w:numPr>
      </w:pPr>
      <w:hyperlink r:id="rId529">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30">
        <w:r>
          <w:rPr>
            <w:rStyle w:val="Hyperlink"/>
          </w:rPr>
          <w:t xml:space="preserve">Transforming Global Health Partnerships</w:t>
        </w:r>
      </w:hyperlink>
    </w:p>
    <w:p>
      <w:r>
        <w:br w:type="page"/>
      </w:r>
    </w:p>
    <w:bookmarkEnd w:id="531"/>
    <w:bookmarkEnd w:id="532"/>
    <w:bookmarkStart w:id="550" w:name="professional-development"/>
    <w:p>
      <w:pPr>
        <w:pStyle w:val="Heading1"/>
      </w:pPr>
      <w:r>
        <w:t xml:space="preserve">20. Professional Development</w:t>
      </w:r>
    </w:p>
    <w:p>
      <w:pPr>
        <w:pStyle w:val="FirstParagraph"/>
      </w:pPr>
      <w:r>
        <w:t xml:space="preserve">Adapted by UCD-SeRG team from</w:t>
      </w:r>
      <w:r>
        <w:t xml:space="preserve"> </w:t>
      </w:r>
      <w:hyperlink r:id="rId533">
        <w:r>
          <w:rPr>
            <w:rStyle w:val="Hyperlink"/>
          </w:rPr>
          <w:t xml:space="preserve">original by Jade Benjamin-Chung</w:t>
        </w:r>
      </w:hyperlink>
    </w:p>
    <w:bookmarkStart w:id="53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4"/>
    <w:bookmarkStart w:id="53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5">
        <w:r>
          <w:rPr>
            <w:rStyle w:val="Hyperlink"/>
          </w:rPr>
          <w:t xml:space="preserve">myIDP - Individual Development Plan tool</w:t>
        </w:r>
      </w:hyperlink>
    </w:p>
    <w:p>
      <w:pPr>
        <w:pStyle w:val="Compact"/>
        <w:numPr>
          <w:ilvl w:val="0"/>
          <w:numId w:val="1189"/>
        </w:numPr>
      </w:pPr>
      <w:hyperlink r:id="rId536">
        <w:r>
          <w:rPr>
            <w:rStyle w:val="Hyperlink"/>
          </w:rPr>
          <w:t xml:space="preserve">NIH OITE Career Resources</w:t>
        </w:r>
      </w:hyperlink>
    </w:p>
    <w:bookmarkEnd w:id="537"/>
    <w:bookmarkStart w:id="54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8">
        <w:r>
          <w:rPr>
            <w:rStyle w:val="Hyperlink"/>
          </w:rPr>
          <w:t xml:space="preserve">How to tell a compelling story in scientific presentations</w:t>
        </w:r>
      </w:hyperlink>
    </w:p>
    <w:p>
      <w:pPr>
        <w:pStyle w:val="Compact"/>
        <w:numPr>
          <w:ilvl w:val="0"/>
          <w:numId w:val="1191"/>
        </w:numPr>
      </w:pPr>
      <w:hyperlink r:id="rId519">
        <w:r>
          <w:rPr>
            <w:rStyle w:val="Hyperlink"/>
          </w:rPr>
          <w:t xml:space="preserve">How to give a killer narratively-driven scientific talk</w:t>
        </w:r>
      </w:hyperlink>
    </w:p>
    <w:p>
      <w:pPr>
        <w:pStyle w:val="Compact"/>
        <w:numPr>
          <w:ilvl w:val="0"/>
          <w:numId w:val="1191"/>
        </w:numPr>
      </w:pPr>
      <w:hyperlink r:id="rId539">
        <w:r>
          <w:rPr>
            <w:rStyle w:val="Hyperlink"/>
          </w:rPr>
          <w:t xml:space="preserve">How to make a better poster</w:t>
        </w:r>
      </w:hyperlink>
    </w:p>
    <w:p>
      <w:pPr>
        <w:pStyle w:val="Compact"/>
        <w:numPr>
          <w:ilvl w:val="0"/>
          <w:numId w:val="1191"/>
        </w:numPr>
      </w:pPr>
      <w:hyperlink r:id="rId521">
        <w:r>
          <w:rPr>
            <w:rStyle w:val="Hyperlink"/>
          </w:rPr>
          <w:t xml:space="preserve">How to make an even better poster</w:t>
        </w:r>
      </w:hyperlink>
    </w:p>
    <w:bookmarkEnd w:id="540"/>
    <w:bookmarkStart w:id="54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1">
        <w:r>
          <w:rPr>
            <w:rStyle w:val="Hyperlink"/>
          </w:rPr>
          <w:t xml:space="preserve">ColorBrewer</w:t>
        </w:r>
      </w:hyperlink>
      <w:r>
        <w:t xml:space="preserve"> </w:t>
      </w:r>
      <w:r>
        <w:t xml:space="preserve">or</w:t>
      </w:r>
      <w:r>
        <w:t xml:space="preserve"> </w:t>
      </w:r>
      <w:hyperlink r:id="rId542">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3">
        <w:r>
          <w:rPr>
            <w:rStyle w:val="Hyperlink"/>
          </w:rPr>
          <w:t xml:space="preserve">Ten Simple Rules for Better Figures</w:t>
        </w:r>
      </w:hyperlink>
    </w:p>
    <w:bookmarkEnd w:id="544"/>
    <w:bookmarkStart w:id="547"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5">
        <w:r>
          <w:rPr>
            <w:rStyle w:val="Hyperlink"/>
          </w:rPr>
          <w:t xml:space="preserve">Building Your Funding Train</w:t>
        </w:r>
      </w:hyperlink>
    </w:p>
    <w:p>
      <w:pPr>
        <w:pStyle w:val="Compact"/>
        <w:numPr>
          <w:ilvl w:val="0"/>
          <w:numId w:val="1195"/>
        </w:numPr>
      </w:pPr>
      <w:hyperlink r:id="rId546">
        <w:r>
          <w:rPr>
            <w:rStyle w:val="Hyperlink"/>
          </w:rPr>
          <w:t xml:space="preserve">NIH Funding Opportunities</w:t>
        </w:r>
      </w:hyperlink>
    </w:p>
    <w:p>
      <w:pPr>
        <w:pStyle w:val="Compact"/>
        <w:numPr>
          <w:ilvl w:val="0"/>
          <w:numId w:val="1195"/>
        </w:numPr>
      </w:pPr>
      <w:hyperlink r:id="rId527">
        <w:r>
          <w:rPr>
            <w:rStyle w:val="Hyperlink"/>
          </w:rPr>
          <w:t xml:space="preserve">NIH Grant Writing Resources</w:t>
        </w:r>
      </w:hyperlink>
    </w:p>
    <w:bookmarkEnd w:id="547"/>
    <w:bookmarkStart w:id="548"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6"/>
        </w:numPr>
      </w:pPr>
      <w:r>
        <w:t xml:space="preserve">Graduate students are encouraged to gain teaching experience</w:t>
      </w:r>
    </w:p>
    <w:p>
      <w:pPr>
        <w:pStyle w:val="Compact"/>
        <w:numPr>
          <w:ilvl w:val="0"/>
          <w:numId w:val="1196"/>
        </w:numPr>
      </w:pPr>
      <w:r>
        <w:t xml:space="preserve">We support science communication and outreach activities</w:t>
      </w:r>
    </w:p>
    <w:p>
      <w:pPr>
        <w:pStyle w:val="Compact"/>
        <w:numPr>
          <w:ilvl w:val="0"/>
          <w:numId w:val="1196"/>
        </w:numPr>
      </w:pPr>
      <w:r>
        <w:t xml:space="preserve">Discuss opportunities with PIs</w:t>
      </w:r>
    </w:p>
    <w:bookmarkEnd w:id="548"/>
    <w:bookmarkStart w:id="549"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7"/>
        </w:numPr>
      </w:pPr>
      <w:r>
        <w:t xml:space="preserve">Attend seminars and departmental events</w:t>
      </w:r>
    </w:p>
    <w:p>
      <w:pPr>
        <w:pStyle w:val="Compact"/>
        <w:numPr>
          <w:ilvl w:val="0"/>
          <w:numId w:val="1197"/>
        </w:numPr>
      </w:pPr>
      <w:r>
        <w:t xml:space="preserve">Connect with researchers in your field</w:t>
      </w:r>
    </w:p>
    <w:p>
      <w:pPr>
        <w:pStyle w:val="Compact"/>
        <w:numPr>
          <w:ilvl w:val="0"/>
          <w:numId w:val="1197"/>
        </w:numPr>
      </w:pPr>
      <w:r>
        <w:t xml:space="preserve">Join professional societies</w:t>
      </w:r>
    </w:p>
    <w:p>
      <w:pPr>
        <w:pStyle w:val="Compact"/>
        <w:numPr>
          <w:ilvl w:val="0"/>
          <w:numId w:val="1197"/>
        </w:numPr>
      </w:pPr>
      <w:r>
        <w:t xml:space="preserve">Use professional social media platforms to share research and engage with the scientific community</w:t>
      </w:r>
    </w:p>
    <w:p>
      <w:r>
        <w:br w:type="page"/>
      </w:r>
    </w:p>
    <w:bookmarkEnd w:id="549"/>
    <w:bookmarkEnd w:id="550"/>
    <w:bookmarkStart w:id="55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3">
        <w:r>
          <w:rPr>
            <w:rStyle w:val="Hyperlink"/>
          </w:rPr>
          <w:t xml:space="preserve">original by Jade Benjamin-Chung</w:t>
        </w:r>
      </w:hyperlink>
    </w:p>
    <w:bookmarkStart w:id="55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8"/>
        </w:numPr>
      </w:pPr>
      <w:r>
        <w:rPr>
          <w:b/>
          <w:bCs/>
        </w:rPr>
        <w:t xml:space="preserve">Planning</w:t>
      </w:r>
      <w:r>
        <w:t xml:space="preserve">: Discuss target journals, outline, and timeline with PIs</w:t>
      </w:r>
    </w:p>
    <w:p>
      <w:pPr>
        <w:pStyle w:val="Compact"/>
        <w:numPr>
          <w:ilvl w:val="0"/>
          <w:numId w:val="1198"/>
        </w:numPr>
      </w:pPr>
      <w:r>
        <w:rPr>
          <w:b/>
          <w:bCs/>
        </w:rPr>
        <w:t xml:space="preserve">Drafting</w:t>
      </w:r>
      <w:r>
        <w:t xml:space="preserve">: Lead author prepares initial draft</w:t>
      </w:r>
    </w:p>
    <w:p>
      <w:pPr>
        <w:pStyle w:val="Compact"/>
        <w:numPr>
          <w:ilvl w:val="0"/>
          <w:numId w:val="1198"/>
        </w:numPr>
      </w:pPr>
      <w:r>
        <w:rPr>
          <w:b/>
          <w:bCs/>
        </w:rPr>
        <w:t xml:space="preserve">Internal review</w:t>
      </w:r>
      <w:r>
        <w:t xml:space="preserve">: Co-authors review and provide feedback</w:t>
      </w:r>
    </w:p>
    <w:p>
      <w:pPr>
        <w:pStyle w:val="Compact"/>
        <w:numPr>
          <w:ilvl w:val="0"/>
          <w:numId w:val="1198"/>
        </w:numPr>
      </w:pPr>
      <w:r>
        <w:rPr>
          <w:b/>
          <w:bCs/>
        </w:rPr>
        <w:t xml:space="preserve">Revision</w:t>
      </w:r>
      <w:r>
        <w:t xml:space="preserve">: Lead author incorporates feedback iteratively</w:t>
      </w:r>
    </w:p>
    <w:p>
      <w:pPr>
        <w:pStyle w:val="Compact"/>
        <w:numPr>
          <w:ilvl w:val="0"/>
          <w:numId w:val="1198"/>
        </w:numPr>
      </w:pPr>
      <w:r>
        <w:rPr>
          <w:b/>
          <w:bCs/>
        </w:rPr>
        <w:t xml:space="preserve">PI approval</w:t>
      </w:r>
      <w:r>
        <w:t xml:space="preserve">: Obtain final approval from PIs before submission</w:t>
      </w:r>
    </w:p>
    <w:p>
      <w:pPr>
        <w:pStyle w:val="Compact"/>
        <w:numPr>
          <w:ilvl w:val="0"/>
          <w:numId w:val="1198"/>
        </w:numPr>
      </w:pPr>
      <w:r>
        <w:rPr>
          <w:b/>
          <w:bCs/>
        </w:rPr>
        <w:t xml:space="preserve">Submission</w:t>
      </w:r>
      <w:r>
        <w:t xml:space="preserve">: Submit to journal</w:t>
      </w:r>
    </w:p>
    <w:p>
      <w:pPr>
        <w:pStyle w:val="Compact"/>
        <w:numPr>
          <w:ilvl w:val="0"/>
          <w:numId w:val="1198"/>
        </w:numPr>
      </w:pPr>
      <w:r>
        <w:rPr>
          <w:b/>
          <w:bCs/>
        </w:rPr>
        <w:t xml:space="preserve">Revisions</w:t>
      </w:r>
      <w:r>
        <w:t xml:space="preserve">: Lead author coordinates response to peer reviewers</w:t>
      </w:r>
    </w:p>
    <w:p>
      <w:pPr>
        <w:pStyle w:val="Compact"/>
        <w:numPr>
          <w:ilvl w:val="0"/>
          <w:numId w:val="1198"/>
        </w:numPr>
      </w:pPr>
      <w:r>
        <w:rPr>
          <w:b/>
          <w:bCs/>
        </w:rPr>
        <w:t xml:space="preserve">Publication</w:t>
      </w:r>
      <w:r>
        <w:t xml:space="preserve">: Celebrate and share!</w:t>
      </w:r>
    </w:p>
    <w:bookmarkEnd w:id="551"/>
    <w:bookmarkStart w:id="554" w:name="preprints-and-open-access"/>
    <w:p>
      <w:pPr>
        <w:pStyle w:val="Heading2"/>
      </w:pPr>
      <w:r>
        <w:t xml:space="preserve">21.2 Preprints and Open Access</w:t>
      </w:r>
    </w:p>
    <w:p>
      <w:pPr>
        <w:pStyle w:val="Compact"/>
        <w:numPr>
          <w:ilvl w:val="0"/>
          <w:numId w:val="1199"/>
        </w:numPr>
      </w:pPr>
      <w:r>
        <w:t xml:space="preserve">We encourage posting preprints prior to or during peer review on platforms like</w:t>
      </w:r>
      <w:r>
        <w:t xml:space="preserve"> </w:t>
      </w:r>
      <w:hyperlink r:id="rId552">
        <w:r>
          <w:rPr>
            <w:rStyle w:val="Hyperlink"/>
          </w:rPr>
          <w:t xml:space="preserve">medRxiv</w:t>
        </w:r>
      </w:hyperlink>
      <w:r>
        <w:t xml:space="preserve"> </w:t>
      </w:r>
      <w:r>
        <w:t xml:space="preserve">or</w:t>
      </w:r>
      <w:r>
        <w:t xml:space="preserve"> </w:t>
      </w:r>
      <w:hyperlink r:id="rId553">
        <w:r>
          <w:rPr>
            <w:rStyle w:val="Hyperlink"/>
          </w:rPr>
          <w:t xml:space="preserve">bioRxiv</w:t>
        </w:r>
      </w:hyperlink>
    </w:p>
    <w:p>
      <w:pPr>
        <w:pStyle w:val="Compact"/>
        <w:numPr>
          <w:ilvl w:val="0"/>
          <w:numId w:val="1199"/>
        </w:numPr>
      </w:pPr>
      <w:r>
        <w:t xml:space="preserve">Preprints allow rapid dissemination of findings and can be cited in grant applications</w:t>
      </w:r>
    </w:p>
    <w:p>
      <w:pPr>
        <w:pStyle w:val="Compact"/>
        <w:numPr>
          <w:ilvl w:val="0"/>
          <w:numId w:val="1199"/>
        </w:numPr>
      </w:pPr>
      <w:r>
        <w:t xml:space="preserve">We support publishing in open access journals when possible to maximize accessibility</w:t>
      </w:r>
    </w:p>
    <w:p>
      <w:pPr>
        <w:pStyle w:val="Compact"/>
        <w:numPr>
          <w:ilvl w:val="0"/>
          <w:numId w:val="11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2">
        <w:r>
          <w:rPr>
            <w:rStyle w:val="Hyperlink"/>
          </w:rPr>
          <w:t xml:space="preserve">medRxiv</w:t>
        </w:r>
      </w:hyperlink>
      <w:r>
        <w:t xml:space="preserve">.</w:t>
      </w:r>
    </w:p>
    <w:bookmarkEnd w:id="554"/>
    <w:bookmarkStart w:id="55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0"/>
        </w:numPr>
      </w:pPr>
      <w:r>
        <w:t xml:space="preserve">CONSORT for randomized trials</w:t>
      </w:r>
    </w:p>
    <w:p>
      <w:pPr>
        <w:pStyle w:val="Compact"/>
        <w:numPr>
          <w:ilvl w:val="0"/>
          <w:numId w:val="1200"/>
        </w:numPr>
      </w:pPr>
      <w:r>
        <w:t xml:space="preserve">STROBE for observational studies</w:t>
      </w:r>
    </w:p>
    <w:p>
      <w:pPr>
        <w:pStyle w:val="Compact"/>
        <w:numPr>
          <w:ilvl w:val="0"/>
          <w:numId w:val="1200"/>
        </w:numPr>
      </w:pPr>
      <w:r>
        <w:t xml:space="preserve">PRISMA for systematic reviews</w:t>
      </w:r>
    </w:p>
    <w:p>
      <w:pPr>
        <w:pStyle w:val="Compact"/>
        <w:numPr>
          <w:ilvl w:val="0"/>
          <w:numId w:val="1200"/>
        </w:numPr>
      </w:pPr>
      <w:r>
        <w:t xml:space="preserve">Others as appropriate (see</w:t>
      </w:r>
      <w:r>
        <w:t xml:space="preserve"> </w:t>
      </w:r>
      <w:hyperlink r:id="rId555">
        <w:r>
          <w:rPr>
            <w:rStyle w:val="Hyperlink"/>
          </w:rPr>
          <w:t xml:space="preserve">EQUATOR Network</w:t>
        </w:r>
      </w:hyperlink>
      <w:r>
        <w:t xml:space="preserve">)</w:t>
      </w:r>
    </w:p>
    <w:bookmarkEnd w:id="556"/>
    <w:bookmarkStart w:id="557" w:name="manuscript-checklist-1"/>
    <w:p>
      <w:pPr>
        <w:pStyle w:val="Heading2"/>
      </w:pPr>
      <w:r>
        <w:t xml:space="preserve">21.4 Manuscript Checklist</w:t>
      </w:r>
    </w:p>
    <w:p>
      <w:pPr>
        <w:pStyle w:val="FirstParagraph"/>
      </w:pPr>
      <w:r>
        <w:t xml:space="preserve">Before submitting a manuscript:</w:t>
      </w:r>
    </w:p>
    <w:p>
      <w:pPr>
        <w:pStyle w:val="Compact"/>
        <w:numPr>
          <w:ilvl w:val="0"/>
          <w:numId w:val="1201"/>
        </w:numPr>
      </w:pPr>
      <w:r>
        <w:t xml:space="preserve">Completed relevant reporting checklist</w:t>
      </w:r>
    </w:p>
    <w:p>
      <w:pPr>
        <w:pStyle w:val="Compact"/>
        <w:numPr>
          <w:ilvl w:val="0"/>
          <w:numId w:val="1202"/>
        </w:numPr>
      </w:pPr>
      <w:r>
        <w:t xml:space="preserve">Results are reproducible (rerunning code replicates tables/figures exactly)</w:t>
      </w:r>
    </w:p>
    <w:p>
      <w:pPr>
        <w:pStyle w:val="Compact"/>
        <w:numPr>
          <w:ilvl w:val="0"/>
          <w:numId w:val="1203"/>
        </w:numPr>
      </w:pPr>
      <w:r>
        <w:t xml:space="preserve">Target journal selected</w:t>
      </w:r>
    </w:p>
    <w:p>
      <w:pPr>
        <w:pStyle w:val="Compact"/>
        <w:numPr>
          <w:ilvl w:val="0"/>
          <w:numId w:val="1204"/>
        </w:numPr>
      </w:pPr>
      <w:r>
        <w:t xml:space="preserve">Title is declarative and states findings clearly</w:t>
      </w:r>
    </w:p>
    <w:p>
      <w:pPr>
        <w:pStyle w:val="Compact"/>
        <w:numPr>
          <w:ilvl w:val="0"/>
          <w:numId w:val="1205"/>
        </w:numPr>
      </w:pPr>
      <w:r>
        <w:t xml:space="preserve">Word count meets journal requirements</w:t>
      </w:r>
    </w:p>
    <w:p>
      <w:pPr>
        <w:pStyle w:val="Compact"/>
        <w:numPr>
          <w:ilvl w:val="0"/>
          <w:numId w:val="1206"/>
        </w:numPr>
      </w:pPr>
      <w:r>
        <w:t xml:space="preserve">Manuscript follows journal formatting guidelines</w:t>
      </w:r>
    </w:p>
    <w:p>
      <w:pPr>
        <w:pStyle w:val="Compact"/>
        <w:numPr>
          <w:ilvl w:val="0"/>
          <w:numId w:val="1207"/>
        </w:numPr>
      </w:pPr>
      <w:r>
        <w:t xml:space="preserve">Consistent voice throughout (typically active voice)</w:t>
      </w:r>
    </w:p>
    <w:p>
      <w:pPr>
        <w:pStyle w:val="Compact"/>
        <w:numPr>
          <w:ilvl w:val="0"/>
          <w:numId w:val="1208"/>
        </w:numPr>
      </w:pPr>
      <w:r>
        <w:t xml:space="preserve">All figures and tables referenced in main text</w:t>
      </w:r>
    </w:p>
    <w:p>
      <w:pPr>
        <w:pStyle w:val="Compact"/>
        <w:numPr>
          <w:ilvl w:val="0"/>
          <w:numId w:val="1209"/>
        </w:numPr>
      </w:pPr>
      <w:r>
        <w:t xml:space="preserve">Captions for all figures and tables</w:t>
      </w:r>
    </w:p>
    <w:p>
      <w:pPr>
        <w:pStyle w:val="Compact"/>
        <w:numPr>
          <w:ilvl w:val="0"/>
          <w:numId w:val="1210"/>
        </w:numPr>
      </w:pPr>
      <w:r>
        <w:t xml:space="preserve">Tables/figures numbered by order of appearance</w:t>
      </w:r>
    </w:p>
    <w:p>
      <w:pPr>
        <w:pStyle w:val="Compact"/>
        <w:numPr>
          <w:ilvl w:val="0"/>
          <w:numId w:val="1211"/>
        </w:numPr>
      </w:pPr>
      <w:r>
        <w:t xml:space="preserve">Abbreviations defined at first use and used sparingly</w:t>
      </w:r>
    </w:p>
    <w:p>
      <w:pPr>
        <w:pStyle w:val="Compact"/>
        <w:numPr>
          <w:ilvl w:val="0"/>
          <w:numId w:val="12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3"/>
        </w:numPr>
      </w:pPr>
      <w:r>
        <w:t xml:space="preserve">Avoid directionless statements (specify direction of associations)</w:t>
      </w:r>
    </w:p>
    <w:p>
      <w:pPr>
        <w:pStyle w:val="Compact"/>
        <w:numPr>
          <w:ilvl w:val="0"/>
          <w:numId w:val="1214"/>
        </w:numPr>
      </w:pPr>
      <w:r>
        <w:t xml:space="preserve">Causal language only when supported by study design</w:t>
      </w:r>
    </w:p>
    <w:p>
      <w:pPr>
        <w:pStyle w:val="Compact"/>
        <w:numPr>
          <w:ilvl w:val="0"/>
          <w:numId w:val="12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6"/>
        </w:numPr>
      </w:pPr>
      <w:r>
        <w:t xml:space="preserve">Author contributions drafted using CRediT Taxonomy</w:t>
      </w:r>
    </w:p>
    <w:p>
      <w:r>
        <w:br w:type="page"/>
      </w:r>
    </w:p>
    <w:bookmarkEnd w:id="557"/>
    <w:bookmarkEnd w:id="558"/>
    <w:bookmarkStart w:id="638" w:name="references"/>
    <w:p>
      <w:pPr>
        <w:pStyle w:val="Heading1"/>
      </w:pPr>
      <w:r>
        <w:t xml:space="preserve">References</w:t>
      </w:r>
    </w:p>
    <w:bookmarkStart w:id="637" w:name="refs"/>
    <w:bookmarkStart w:id="560" w:name="ref-space_odyssey"/>
    <w:p>
      <w:pPr>
        <w:pStyle w:val="Bibliography"/>
      </w:pPr>
      <w:r>
        <w:t xml:space="preserve">“2001: A Space Odyssey.”</w:t>
      </w:r>
      <w:r>
        <w:t xml:space="preserve"> </w:t>
      </w:r>
      <w:r>
        <w:t xml:space="preserve">1968. Film.</w:t>
      </w:r>
      <w:r>
        <w:t xml:space="preserve"> </w:t>
      </w:r>
      <w:hyperlink r:id="rId559">
        <w:r>
          <w:rPr>
            <w:rStyle w:val="Hyperlink"/>
          </w:rPr>
          <w:t xml:space="preserve">https://en.wikipedia.org/wiki/2001:_A_Space_Odyssey_(film)</w:t>
        </w:r>
      </w:hyperlink>
      <w:r>
        <w:t xml:space="preserve">.</w:t>
      </w:r>
    </w:p>
    <w:bookmarkEnd w:id="560"/>
    <w:bookmarkStart w:id="56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1">
        <w:r>
          <w:rPr>
            <w:rStyle w:val="Hyperlink"/>
          </w:rPr>
          <w:t xml:space="preserve">https://doi.org/10.1371/journal.pgph.0002269</w:t>
        </w:r>
      </w:hyperlink>
      <w:r>
        <w:t xml:space="preserve">.</w:t>
      </w:r>
    </w:p>
    <w:bookmarkEnd w:id="562"/>
    <w:bookmarkStart w:id="56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3">
        <w:r>
          <w:rPr>
            <w:rStyle w:val="Hyperlink"/>
          </w:rPr>
          <w:t xml:space="preserve">https://search.library.ucdavis.edu/permalink/01UCD_INST/9fle3i/alma990000226350403126</w:t>
        </w:r>
      </w:hyperlink>
      <w:r>
        <w:t xml:space="preserve">.</w:t>
      </w:r>
    </w:p>
    <w:bookmarkEnd w:id="564"/>
    <w:bookmarkStart w:id="56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5">
        <w:r>
          <w:rPr>
            <w:rStyle w:val="Hyperlink"/>
          </w:rPr>
          <w:t xml:space="preserve">https://doi.org/10.1038/d41586-019-01431-z</w:t>
        </w:r>
      </w:hyperlink>
      <w:r>
        <w:t xml:space="preserve">.</w:t>
      </w:r>
    </w:p>
    <w:bookmarkEnd w:id="566"/>
    <w:bookmarkStart w:id="568" w:name="ref-battlestar_galactica_2004"/>
    <w:p>
      <w:pPr>
        <w:pStyle w:val="Bibliography"/>
      </w:pPr>
      <w:r>
        <w:t xml:space="preserve">“Battlestar Galactica.”</w:t>
      </w:r>
      <w:r>
        <w:t xml:space="preserve"> </w:t>
      </w:r>
      <w:r>
        <w:t xml:space="preserve">2004. Television Series.</w:t>
      </w:r>
      <w:r>
        <w:t xml:space="preserve"> </w:t>
      </w:r>
      <w:hyperlink r:id="rId567">
        <w:r>
          <w:rPr>
            <w:rStyle w:val="Hyperlink"/>
          </w:rPr>
          <w:t xml:space="preserve">https://en.wikipedia.org/wiki/Battlestar_Galactica_(2004_TV_series)</w:t>
        </w:r>
      </w:hyperlink>
      <w:r>
        <w:t xml:space="preserve">.</w:t>
      </w:r>
    </w:p>
    <w:bookmarkEnd w:id="568"/>
    <w:bookmarkStart w:id="56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3">
        <w:r>
          <w:rPr>
            <w:rStyle w:val="Hyperlink"/>
          </w:rPr>
          <w:t xml:space="preserve">https://jadebc.github.io/lab-manual/</w:t>
        </w:r>
      </w:hyperlink>
      <w:r>
        <w:t xml:space="preserve">.</w:t>
      </w:r>
    </w:p>
    <w:bookmarkEnd w:id="569"/>
    <w:bookmarkStart w:id="571" w:name="ref-blade_runner"/>
    <w:p>
      <w:pPr>
        <w:pStyle w:val="Bibliography"/>
      </w:pPr>
      <w:r>
        <w:t xml:space="preserve">“Blade Runner.”</w:t>
      </w:r>
      <w:r>
        <w:t xml:space="preserve"> </w:t>
      </w:r>
      <w:r>
        <w:t xml:space="preserve">1982. Film.</w:t>
      </w:r>
      <w:r>
        <w:t xml:space="preserve"> </w:t>
      </w:r>
      <w:hyperlink r:id="rId570">
        <w:r>
          <w:rPr>
            <w:rStyle w:val="Hyperlink"/>
          </w:rPr>
          <w:t xml:space="preserve">https://en.wikipedia.org/wiki/Blade_Runner</w:t>
        </w:r>
      </w:hyperlink>
      <w:r>
        <w:t xml:space="preserve">.</w:t>
      </w:r>
    </w:p>
    <w:bookmarkEnd w:id="571"/>
    <w:bookmarkStart w:id="5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2">
        <w:r>
          <w:rPr>
            <w:rStyle w:val="Hyperlink"/>
          </w:rPr>
          <w:t xml:space="preserve">https://happygitwithr.com/</w:t>
        </w:r>
      </w:hyperlink>
      <w:r>
        <w:t xml:space="preserve">.</w:t>
      </w:r>
    </w:p>
    <w:bookmarkEnd w:id="573"/>
    <w:bookmarkStart w:id="57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4">
        <w:r>
          <w:rPr>
            <w:rStyle w:val="Hyperlink"/>
          </w:rPr>
          <w:t xml:space="preserve">https://en.wikipedia.org/wiki/Ender%27s_Game</w:t>
        </w:r>
      </w:hyperlink>
      <w:r>
        <w:t xml:space="preserve">.</w:t>
      </w:r>
    </w:p>
    <w:bookmarkEnd w:id="575"/>
    <w:bookmarkStart w:id="57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6">
        <w:r>
          <w:rPr>
            <w:rStyle w:val="Hyperlink"/>
          </w:rPr>
          <w:t xml:space="preserve">https://doi.org/10.1038/s41467-020-19160-7</w:t>
        </w:r>
      </w:hyperlink>
      <w:r>
        <w:t xml:space="preserve">.</w:t>
      </w:r>
    </w:p>
    <w:bookmarkEnd w:id="577"/>
    <w:bookmarkStart w:id="57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8">
        <w:r>
          <w:rPr>
            <w:rStyle w:val="Hyperlink"/>
          </w:rPr>
          <w:t xml:space="preserve">http://creativecommons.org/licenses/by-nc/4.0/</w:t>
        </w:r>
      </w:hyperlink>
      <w:r>
        <w:t xml:space="preserve">.</w:t>
      </w:r>
    </w:p>
    <w:bookmarkEnd w:id="579"/>
    <w:bookmarkStart w:id="581" w:name="ref-credit"/>
    <w:p>
      <w:pPr>
        <w:pStyle w:val="Bibliography"/>
      </w:pPr>
      <w:r>
        <w:t xml:space="preserve">“CRediT: Contributor Roles Taxonomy.”</w:t>
      </w:r>
      <w:r>
        <w:t xml:space="preserve"> </w:t>
      </w:r>
      <w:r>
        <w:t xml:space="preserve">n.d. PLOS ONE.</w:t>
      </w:r>
      <w:r>
        <w:t xml:space="preserve"> </w:t>
      </w:r>
      <w:hyperlink r:id="rId580">
        <w:r>
          <w:rPr>
            <w:rStyle w:val="Hyperlink"/>
          </w:rPr>
          <w:t xml:space="preserve">https://journals.plos.org/plosone/s/authorship</w:t>
        </w:r>
      </w:hyperlink>
      <w:r>
        <w:t xml:space="preserve">.</w:t>
      </w:r>
    </w:p>
    <w:bookmarkEnd w:id="581"/>
    <w:bookmarkStart w:id="583" w:name="ref-dryad"/>
    <w:p>
      <w:pPr>
        <w:pStyle w:val="Bibliography"/>
      </w:pPr>
      <w:r>
        <w:t xml:space="preserve">“Dryad Digital Repository.”</w:t>
      </w:r>
      <w:r>
        <w:t xml:space="preserve"> </w:t>
      </w:r>
      <w:r>
        <w:t xml:space="preserve">n.d. Dryad.</w:t>
      </w:r>
      <w:r>
        <w:t xml:space="preserve"> </w:t>
      </w:r>
      <w:hyperlink r:id="rId582">
        <w:r>
          <w:rPr>
            <w:rStyle w:val="Hyperlink"/>
          </w:rPr>
          <w:t xml:space="preserve">https://datadryad.org/</w:t>
        </w:r>
      </w:hyperlink>
      <w:r>
        <w:t xml:space="preserve">.</w:t>
      </w:r>
    </w:p>
    <w:bookmarkEnd w:id="583"/>
    <w:bookmarkStart w:id="58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5">
        <w:r>
          <w:rPr>
            <w:rStyle w:val="Hyperlink"/>
          </w:rPr>
          <w:t xml:space="preserve">https://www.equator-network.org/</w:t>
        </w:r>
      </w:hyperlink>
      <w:r>
        <w:t xml:space="preserve">.</w:t>
      </w:r>
    </w:p>
    <w:bookmarkEnd w:id="584"/>
    <w:bookmarkStart w:id="58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5">
        <w:r>
          <w:rPr>
            <w:rStyle w:val="Hyperlink"/>
          </w:rPr>
          <w:t xml:space="preserve">https://engineering-shiny.org/</w:t>
        </w:r>
      </w:hyperlink>
      <w:r>
        <w:t xml:space="preserve">.</w:t>
      </w:r>
    </w:p>
    <w:bookmarkEnd w:id="586"/>
    <w:bookmarkStart w:id="58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7">
        <w:r>
          <w:rPr>
            <w:rStyle w:val="Hyperlink"/>
          </w:rPr>
          <w:t xml:space="preserve">https://www.youtube.com/watch?v=B1BdQcJ2ZYY</w:t>
        </w:r>
      </w:hyperlink>
      <w:r>
        <w:t xml:space="preserve">.</w:t>
      </w:r>
    </w:p>
    <w:bookmarkEnd w:id="588"/>
    <w:bookmarkStart w:id="590" w:name="ref-githubdesktop"/>
    <w:p>
      <w:pPr>
        <w:pStyle w:val="Bibliography"/>
      </w:pPr>
      <w:r>
        <w:t xml:space="preserve">“GitHub Desktop.”</w:t>
      </w:r>
      <w:r>
        <w:t xml:space="preserve"> </w:t>
      </w:r>
      <w:r>
        <w:t xml:space="preserve">n.d. GitHub.</w:t>
      </w:r>
      <w:r>
        <w:t xml:space="preserve"> </w:t>
      </w:r>
      <w:hyperlink r:id="rId589">
        <w:r>
          <w:rPr>
            <w:rStyle w:val="Hyperlink"/>
          </w:rPr>
          <w:t xml:space="preserve">https://desktop.github.com/</w:t>
        </w:r>
      </w:hyperlink>
      <w:r>
        <w:t xml:space="preserve">.</w:t>
      </w:r>
    </w:p>
    <w:bookmarkEnd w:id="590"/>
    <w:bookmarkStart w:id="592" w:name="ref-dune"/>
    <w:p>
      <w:pPr>
        <w:pStyle w:val="Bibliography"/>
      </w:pPr>
      <w:r>
        <w:t xml:space="preserve">Herbert, Frank. 1965.</w:t>
      </w:r>
      <w:r>
        <w:t xml:space="preserve"> </w:t>
      </w:r>
      <w:r>
        <w:t xml:space="preserve">“Dune.”</w:t>
      </w:r>
      <w:r>
        <w:t xml:space="preserve"> </w:t>
      </w:r>
      <w:r>
        <w:t xml:space="preserve">Novel.</w:t>
      </w:r>
      <w:r>
        <w:t xml:space="preserve"> </w:t>
      </w:r>
      <w:hyperlink r:id="rId591">
        <w:r>
          <w:rPr>
            <w:rStyle w:val="Hyperlink"/>
          </w:rPr>
          <w:t xml:space="preserve">https://en.wikipedia.org/wiki/Organizations_of_the_Dune_universe#Thinking_machines</w:t>
        </w:r>
      </w:hyperlink>
      <w:r>
        <w:t xml:space="preserve">.</w:t>
      </w:r>
    </w:p>
    <w:bookmarkEnd w:id="592"/>
    <w:bookmarkStart w:id="594" w:name="ref-plos_data"/>
    <w:p>
      <w:pPr>
        <w:pStyle w:val="Bibliography"/>
      </w:pPr>
      <w:r>
        <w:t xml:space="preserve">“How to Store and Manage Your Data.”</w:t>
      </w:r>
      <w:r>
        <w:t xml:space="preserve"> </w:t>
      </w:r>
      <w:r>
        <w:t xml:space="preserve">n.d. PLOS.</w:t>
      </w:r>
      <w:r>
        <w:t xml:space="preserve"> </w:t>
      </w:r>
      <w:hyperlink r:id="rId593">
        <w:r>
          <w:rPr>
            <w:rStyle w:val="Hyperlink"/>
          </w:rPr>
          <w:t xml:space="preserve">https://plos.org/resource/how-to-store-and-manage-your-data/</w:t>
        </w:r>
      </w:hyperlink>
      <w:r>
        <w:t xml:space="preserve">.</w:t>
      </w:r>
    </w:p>
    <w:bookmarkEnd w:id="594"/>
    <w:bookmarkStart w:id="59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5"/>
    <w:bookmarkStart w:id="596" w:name="ref-medRxiv"/>
    <w:p>
      <w:pPr>
        <w:pStyle w:val="Bibliography"/>
      </w:pPr>
      <w:r>
        <w:t xml:space="preserve">“medRxiv: The Preprint Server for Health Sciences.”</w:t>
      </w:r>
      <w:r>
        <w:t xml:space="preserve"> </w:t>
      </w:r>
      <w:r>
        <w:t xml:space="preserve">n.d. Cold Spring Harbor Laboratory.</w:t>
      </w:r>
      <w:r>
        <w:t xml:space="preserve"> </w:t>
      </w:r>
      <w:hyperlink r:id="rId552">
        <w:r>
          <w:rPr>
            <w:rStyle w:val="Hyperlink"/>
          </w:rPr>
          <w:t xml:space="preserve">https://www.medrxiv.org/</w:t>
        </w:r>
      </w:hyperlink>
      <w:r>
        <w:t xml:space="preserve">.</w:t>
      </w:r>
    </w:p>
    <w:bookmarkEnd w:id="596"/>
    <w:bookmarkStart w:id="59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7">
        <w:r>
          <w:rPr>
            <w:rStyle w:val="Hyperlink"/>
          </w:rPr>
          <w:t xml:space="preserve">https://doi.org/10.1038/467775a</w:t>
        </w:r>
      </w:hyperlink>
      <w:r>
        <w:t xml:space="preserve">.</w:t>
      </w:r>
    </w:p>
    <w:bookmarkEnd w:id="598"/>
    <w:bookmarkStart w:id="60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9">
        <w:r>
          <w:rPr>
            <w:rStyle w:val="Hyperlink"/>
          </w:rPr>
          <w:t xml:space="preserve">https://doi.org/10.1038/s41562-016-0021</w:t>
        </w:r>
      </w:hyperlink>
      <w:r>
        <w:t xml:space="preserve">.</w:t>
      </w:r>
    </w:p>
    <w:bookmarkEnd w:id="600"/>
    <w:bookmarkStart w:id="60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1">
        <w:r>
          <w:rPr>
            <w:rStyle w:val="Hyperlink"/>
          </w:rPr>
          <w:t xml:space="preserve">https://doi.org/10.1038/526182a</w:t>
        </w:r>
      </w:hyperlink>
      <w:r>
        <w:t xml:space="preserve">.</w:t>
      </w:r>
    </w:p>
    <w:bookmarkEnd w:id="602"/>
    <w:bookmarkStart w:id="604" w:name="ref-osf"/>
    <w:p>
      <w:pPr>
        <w:pStyle w:val="Bibliography"/>
      </w:pPr>
      <w:r>
        <w:t xml:space="preserve">“Open Science Framework.”</w:t>
      </w:r>
      <w:r>
        <w:t xml:space="preserve"> </w:t>
      </w:r>
      <w:r>
        <w:t xml:space="preserve">n.d. Center for Open Science.</w:t>
      </w:r>
      <w:r>
        <w:t xml:space="preserve"> </w:t>
      </w:r>
      <w:hyperlink r:id="rId603">
        <w:r>
          <w:rPr>
            <w:rStyle w:val="Hyperlink"/>
          </w:rPr>
          <w:t xml:space="preserve">https://osf.io/</w:t>
        </w:r>
      </w:hyperlink>
      <w:r>
        <w:t xml:space="preserve">.</w:t>
      </w:r>
    </w:p>
    <w:bookmarkEnd w:id="604"/>
    <w:bookmarkStart w:id="606" w:name="ref-gitfixum"/>
    <w:p>
      <w:pPr>
        <w:pStyle w:val="Bibliography"/>
      </w:pPr>
      <w:r>
        <w:t xml:space="preserve">Robertson, Seth. n.d.</w:t>
      </w:r>
      <w:r>
        <w:t xml:space="preserve"> </w:t>
      </w:r>
      <w:r>
        <w:t xml:space="preserve">“On Undoing, Fixing, or Removing Commits in Git.”</w:t>
      </w:r>
      <w:r>
        <w:t xml:space="preserve"> </w:t>
      </w:r>
      <w:hyperlink r:id="rId605">
        <w:r>
          <w:rPr>
            <w:rStyle w:val="Hyperlink"/>
          </w:rPr>
          <w:t xml:space="preserve">https://sethrobertson.github.io/GitFixUm/fixup.html</w:t>
        </w:r>
      </w:hyperlink>
      <w:r>
        <w:t xml:space="preserve">.</w:t>
      </w:r>
    </w:p>
    <w:bookmarkEnd w:id="606"/>
    <w:bookmarkStart w:id="6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7">
        <w:r>
          <w:rPr>
            <w:rStyle w:val="Hyperlink"/>
          </w:rPr>
          <w:t xml:space="preserve">https://doi.org/10.1371/journal.pcbi.1003833</w:t>
        </w:r>
      </w:hyperlink>
      <w:r>
        <w:t xml:space="preserve">.</w:t>
      </w:r>
    </w:p>
    <w:bookmarkEnd w:id="608"/>
    <w:bookmarkStart w:id="6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9">
        <w:r>
          <w:rPr>
            <w:rStyle w:val="Hyperlink"/>
          </w:rPr>
          <w:t xml:space="preserve">https://doi.org/10.1038/d41586-019-02918-5</w:t>
        </w:r>
      </w:hyperlink>
      <w:r>
        <w:t xml:space="preserve">.</w:t>
      </w:r>
    </w:p>
    <w:bookmarkEnd w:id="610"/>
    <w:bookmarkStart w:id="612" w:name="ref-slurm"/>
    <w:p>
      <w:pPr>
        <w:pStyle w:val="Bibliography"/>
      </w:pPr>
      <w:r>
        <w:t xml:space="preserve">“Slurm Workload Manager: Sbatch Documentation.”</w:t>
      </w:r>
      <w:r>
        <w:t xml:space="preserve"> </w:t>
      </w:r>
      <w:r>
        <w:t xml:space="preserve">n.d. SchedMD.</w:t>
      </w:r>
      <w:r>
        <w:t xml:space="preserve"> </w:t>
      </w:r>
      <w:hyperlink r:id="rId611">
        <w:r>
          <w:rPr>
            <w:rStyle w:val="Hyperlink"/>
          </w:rPr>
          <w:t xml:space="preserve">https://slurm.schedmd.com/sbatch.html</w:t>
        </w:r>
      </w:hyperlink>
      <w:r>
        <w:t xml:space="preserve">.</w:t>
      </w:r>
    </w:p>
    <w:bookmarkEnd w:id="612"/>
    <w:bookmarkStart w:id="61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3">
        <w:r>
          <w:rPr>
            <w:rStyle w:val="Hyperlink"/>
          </w:rPr>
          <w:t xml:space="preserve">https://doi.org/10.1038/d41586-019-00067-3</w:t>
        </w:r>
      </w:hyperlink>
      <w:r>
        <w:t xml:space="preserve">.</w:t>
      </w:r>
    </w:p>
    <w:bookmarkEnd w:id="614"/>
    <w:bookmarkStart w:id="616" w:name="ref-terminator"/>
    <w:p>
      <w:pPr>
        <w:pStyle w:val="Bibliography"/>
      </w:pPr>
      <w:r>
        <w:t xml:space="preserve">“Terminator 3: Rise of the Machines.”</w:t>
      </w:r>
      <w:r>
        <w:t xml:space="preserve"> </w:t>
      </w:r>
      <w:r>
        <w:t xml:space="preserve">2003. Film.</w:t>
      </w:r>
      <w:r>
        <w:t xml:space="preserve"> </w:t>
      </w:r>
      <w:hyperlink r:id="rId615">
        <w:r>
          <w:rPr>
            <w:rStyle w:val="Hyperlink"/>
          </w:rPr>
          <w:t xml:space="preserve">https://en.wikipedia.org/wiki/Terminator_3:_Rise_of_the_Machines</w:t>
        </w:r>
      </w:hyperlink>
      <w:r>
        <w:t xml:space="preserve">.</w:t>
      </w:r>
    </w:p>
    <w:bookmarkEnd w:id="616"/>
    <w:bookmarkStart w:id="618" w:name="ref-matrix"/>
    <w:p>
      <w:pPr>
        <w:pStyle w:val="Bibliography"/>
      </w:pPr>
      <w:r>
        <w:t xml:space="preserve">“The Matrix.”</w:t>
      </w:r>
      <w:r>
        <w:t xml:space="preserve"> </w:t>
      </w:r>
      <w:r>
        <w:t xml:space="preserve">1999. Film.</w:t>
      </w:r>
      <w:r>
        <w:t xml:space="preserve"> </w:t>
      </w:r>
      <w:hyperlink r:id="rId617">
        <w:r>
          <w:rPr>
            <w:rStyle w:val="Hyperlink"/>
          </w:rPr>
          <w:t xml:space="preserve">https://en.wikipedia.org/wiki/The_Matrix</w:t>
        </w:r>
      </w:hyperlink>
      <w:r>
        <w:t xml:space="preserve">.</w:t>
      </w:r>
    </w:p>
    <w:bookmarkEnd w:id="618"/>
    <w:bookmarkStart w:id="62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9">
        <w:r>
          <w:rPr>
            <w:rStyle w:val="Hyperlink"/>
          </w:rPr>
          <w:t xml:space="preserve">https://code-review.tidyverse.org/</w:t>
        </w:r>
      </w:hyperlink>
      <w:r>
        <w:t xml:space="preserve">.</w:t>
      </w:r>
    </w:p>
    <w:bookmarkEnd w:id="620"/>
    <w:bookmarkStart w:id="62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1">
        <w:r>
          <w:rPr>
            <w:rStyle w:val="Hyperlink"/>
          </w:rPr>
          <w:t xml:space="preserve">https://doi.org/10.1038/d41586-021-03603-2</w:t>
        </w:r>
      </w:hyperlink>
      <w:r>
        <w:t xml:space="preserve">.</w:t>
      </w:r>
    </w:p>
    <w:bookmarkEnd w:id="622"/>
    <w:bookmarkStart w:id="624" w:name="ref-wargames"/>
    <w:p>
      <w:pPr>
        <w:pStyle w:val="Bibliography"/>
      </w:pPr>
      <w:r>
        <w:t xml:space="preserve">“WarGames.”</w:t>
      </w:r>
      <w:r>
        <w:t xml:space="preserve"> </w:t>
      </w:r>
      <w:r>
        <w:t xml:space="preserve">1983. Film.</w:t>
      </w:r>
      <w:r>
        <w:t xml:space="preserve"> </w:t>
      </w:r>
      <w:hyperlink r:id="rId623">
        <w:r>
          <w:rPr>
            <w:rStyle w:val="Hyperlink"/>
          </w:rPr>
          <w:t xml:space="preserve">https://en.wikipedia.org/wiki/WarGames</w:t>
        </w:r>
      </w:hyperlink>
      <w:r>
        <w:t xml:space="preserve">.</w:t>
      </w:r>
    </w:p>
    <w:bookmarkEnd w:id="624"/>
    <w:bookmarkStart w:id="6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5">
        <w:r>
          <w:rPr>
            <w:rStyle w:val="Hyperlink"/>
          </w:rPr>
          <w:t xml:space="preserve">https://adv-r.hadley.nz/</w:t>
        </w:r>
      </w:hyperlink>
      <w:r>
        <w:t xml:space="preserve">.</w:t>
      </w:r>
    </w:p>
    <w:bookmarkEnd w:id="626"/>
    <w:bookmarkStart w:id="628" w:name="ref-wickham2021shiny"/>
    <w:p>
      <w:pPr>
        <w:pStyle w:val="Bibliography"/>
      </w:pPr>
      <w:r>
        <w:t xml:space="preserve">———. 2021.</w:t>
      </w:r>
      <w:r>
        <w:t xml:space="preserve"> </w:t>
      </w:r>
      <w:r>
        <w:rPr>
          <w:i/>
          <w:iCs/>
        </w:rPr>
        <w:t xml:space="preserve">Mastering Shiny</w:t>
      </w:r>
      <w:r>
        <w:t xml:space="preserve">. O’Reilly Media.</w:t>
      </w:r>
      <w:r>
        <w:t xml:space="preserve"> </w:t>
      </w:r>
      <w:hyperlink r:id="rId627">
        <w:r>
          <w:rPr>
            <w:rStyle w:val="Hyperlink"/>
          </w:rPr>
          <w:t xml:space="preserve">https://mastering-shiny.org/</w:t>
        </w:r>
      </w:hyperlink>
      <w:r>
        <w:t xml:space="preserve">.</w:t>
      </w:r>
    </w:p>
    <w:bookmarkEnd w:id="628"/>
    <w:bookmarkStart w:id="629"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9"/>
    <w:bookmarkStart w:id="631" w:name="ref-wickham2023tidydesign"/>
    <w:p>
      <w:pPr>
        <w:pStyle w:val="Bibliography"/>
      </w:pPr>
      <w:r>
        <w:t xml:space="preserve">———. 2023b.</w:t>
      </w:r>
      <w:r>
        <w:t xml:space="preserve"> </w:t>
      </w:r>
      <w:r>
        <w:rPr>
          <w:i/>
          <w:iCs/>
        </w:rPr>
        <w:t xml:space="preserve">Tidyverse Design Guide</w:t>
      </w:r>
      <w:r>
        <w:t xml:space="preserve">.</w:t>
      </w:r>
      <w:r>
        <w:t xml:space="preserve"> </w:t>
      </w:r>
      <w:hyperlink r:id="rId630">
        <w:r>
          <w:rPr>
            <w:rStyle w:val="Hyperlink"/>
          </w:rPr>
          <w:t xml:space="preserve">https://design.tidyverse.org/</w:t>
        </w:r>
      </w:hyperlink>
      <w:r>
        <w:t xml:space="preserve">.</w:t>
      </w:r>
    </w:p>
    <w:bookmarkEnd w:id="631"/>
    <w:bookmarkStart w:id="6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2">
        <w:r>
          <w:rPr>
            <w:rStyle w:val="Hyperlink"/>
          </w:rPr>
          <w:t xml:space="preserve">https://r-pkgs.org/</w:t>
        </w:r>
      </w:hyperlink>
      <w:r>
        <w:t xml:space="preserve">.</w:t>
      </w:r>
    </w:p>
    <w:bookmarkEnd w:id="633"/>
    <w:bookmarkStart w:id="6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4">
        <w:r>
          <w:rPr>
            <w:rStyle w:val="Hyperlink"/>
          </w:rPr>
          <w:t xml:space="preserve">https://r4ds.hadley.nz/</w:t>
        </w:r>
      </w:hyperlink>
      <w:r>
        <w:t xml:space="preserve">.</w:t>
      </w:r>
    </w:p>
    <w:bookmarkEnd w:id="635"/>
    <w:bookmarkStart w:id="6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6"/>
    <w:bookmarkEnd w:id="637"/>
    <w:p>
      <w:r>
        <w:br w:type="page"/>
      </w:r>
    </w:p>
    <w:bookmarkEnd w:id="638"/>
    <w:bookmarkStart w:id="6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https://ucd-serg.github.io/lab-manual/appendix-copilot-instructions.html</w:t>
        </w:r>
      </w:hyperlink>
    </w:p>
    <w:p>
      <w:r>
        <w:br w:type="page"/>
      </w:r>
    </w:p>
    <w:bookmarkEnd w:id="640"/>
    <w:bookmarkStart w:id="6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1">
        <w:r>
          <w:rPr>
            <w:rStyle w:val="Hyperlink"/>
          </w:rPr>
          <w:t xml:space="preserve">https://ucd-serg.github.io/lab-manual/appendix-copilot-setup-steps.html</w:t>
        </w:r>
      </w:hyperlink>
    </w:p>
    <w:p>
      <w:r>
        <w:br w:type="page"/>
      </w:r>
    </w:p>
    <w:bookmarkEnd w:id="642"/>
    <w:bookmarkStart w:id="6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7"/>
        </w:numPr>
      </w:pPr>
      <w:ins w:id="1925" w:author="PR Preview" w:date="2024-01-01T00:00:00Z">
        <w:r>
          <w:rPr>
            <w:b/>
            <w:bCs/>
          </w:rPr>
          <w:t xml:space="preserve">Branch:</w:t>
        </w:r>
      </w:ins>
      <w:ins w:id="1925" w:author="PR Preview" w:date="2024-01-01T00:00:00Z">
        <w:r>
          <w:t xml:space="preserve"> </w:t>
        </w:r>
      </w:ins>
      <w:ins w:id="1925" w:author="PR Preview" w:date="2024-01-01T00:00:00Z">
        <w:r>
          <w:t xml:space="preserve">HEAD</w:t>
        </w:r>
      </w:ins>
    </w:p>
    <w:p>
      <w:pPr>
        <w:pStyle w:val="Compact"/>
        <w:numPr>
          <w:ilvl w:val="0"/>
          <w:numId w:val="1217"/>
        </w:numPr>
      </w:pPr>
      <w:ins w:id="1926" w:author="PR Preview" w:date="2024-01-01T00:00:00Z">
        <w:r>
          <w:rPr>
            <w:b/>
            <w:bCs/>
          </w:rPr>
          <w:t xml:space="preserve">Commit:</w:t>
        </w:r>
      </w:ins>
      <w:ins w:id="1926" w:author="PR Preview" w:date="2024-01-01T00:00:00Z">
        <w:r>
          <w:t xml:space="preserve"> </w:t>
        </w:r>
      </w:ins>
      <w:ins w:id="1926" w:author="PR Preview" w:date="2024-01-01T00:00:00Z">
        <w:r>
          <w:t xml:space="preserve">dd3d9e1</w:t>
        </w:r>
      </w:ins>
    </w:p>
    <w:p>
      <w:pPr>
        <w:pStyle w:val="Compact"/>
        <w:numPr>
          <w:ilvl w:val="0"/>
          <w:numId w:val="1217"/>
        </w:numPr>
      </w:pPr>
      <w:ins w:id="1927" w:author="PR Preview" w:date="2024-01-01T00:00:00Z">
        <w:r>
          <w:rPr>
            <w:b/>
            <w:bCs/>
          </w:rPr>
          <w:t xml:space="preserve">Full commit hash:</w:t>
        </w:r>
      </w:ins>
      <w:ins w:id="1927" w:author="PR Preview" w:date="2024-01-01T00:00:00Z">
        <w:r>
          <w:t xml:space="preserve"> </w:t>
        </w:r>
      </w:ins>
      <w:ins w:id="1927" w:author="PR Preview" w:date="2024-01-01T00:00:00Z">
        <w:r>
          <w:t xml:space="preserve">dd3d9e146ebb5fa650d02c2936b806605c0a576e</w:t>
        </w:r>
      </w:ins>
    </w:p>
    <w:p>
      <w:pPr>
        <w:pStyle w:val="Compact"/>
        <w:numPr>
          <w:ilvl w:val="0"/>
          <w:numId w:val="1217"/>
        </w:numPr>
      </w:pPr>
      <w:ins w:id="1928" w:author="PR Preview" w:date="2024-01-01T00:00:00Z">
        <w:r>
          <w:rPr>
            <w:b/>
            <w:bCs/>
          </w:rPr>
          <w:t xml:space="preserve">Commit date:</w:t>
        </w:r>
      </w:ins>
      <w:ins w:id="1928" w:author="PR Preview" w:date="2024-01-01T00:00:00Z">
        <w:r>
          <w:t xml:space="preserve"> </w:t>
        </w:r>
      </w:ins>
      <w:ins w:id="1928" w:author="PR Preview" w:date="2024-01-01T00:00:00Z">
        <w:r>
          <w:t xml:space="preserve">2026-01-16 16:00:06 -0800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2" Type="http://schemas.openxmlformats.org/officeDocument/2006/relationships/image" Target="media/rId342.jpg"/><Relationship Id="rId348" Type="http://schemas.openxmlformats.org/officeDocument/2006/relationships/image" Target="media/rId348.png"/><Relationship Id="rId453" Type="http://schemas.openxmlformats.org/officeDocument/2006/relationships/image" Target="media/rId453.png"/><Relationship Id="rId40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9" Type="http://schemas.openxmlformats.org/officeDocument/2006/relationships/hyperlink" Target="http://adv-r.had.co.nz/Style.html" TargetMode="External"/><Relationship Id="rId541" Type="http://schemas.openxmlformats.org/officeDocument/2006/relationships/hyperlink" Target="http://colorbrewer2.org/" TargetMode="External"/><Relationship Id="rId578"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5"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9"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82" Type="http://schemas.openxmlformats.org/officeDocument/2006/relationships/hyperlink" Target="https://datadryad.org/" TargetMode="External"/><Relationship Id="rId630" Type="http://schemas.openxmlformats.org/officeDocument/2006/relationships/hyperlink" Target="https://design.tidyverse.org/" TargetMode="External"/><Relationship Id="rId589"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0" Type="http://schemas.openxmlformats.org/officeDocument/2006/relationships/hyperlink" Target="https://docs.github.com/en/copilot/how-tos/use-copilot-agents/coding-agent" TargetMode="External"/><Relationship Id="rId480" Type="http://schemas.openxmlformats.org/officeDocument/2006/relationships/hyperlink" Target="https://docs.github.com/en/copilot/how-tos/use-copilot-agents/coding-agent/customize-the-agent-environment" TargetMode="External"/><Relationship Id="rId485" Type="http://schemas.openxmlformats.org/officeDocument/2006/relationships/hyperlink" Target="https://docs.github.com/en/copilot/how-tos/use-copilot-agents/coding-agent/customize-the-agent-environment#preinstalling-tools-or-dependencies-in-copilots-environment" TargetMode="External"/><Relationship Id="rId464" Type="http://schemas.openxmlformats.org/officeDocument/2006/relationships/hyperlink" Target="https://docs.github.com/en/copilot/how-tos/use-copilot-agents/coding-agent/customize-the-agent-firewall" TargetMode="External"/><Relationship Id="rId462" Type="http://schemas.openxmlformats.org/officeDocument/2006/relationships/hyperlink" Target="https://docs.github.com/en/copilot/reference/copilot-allowlist-reference" TargetMode="External"/><Relationship Id="rId382" Type="http://schemas.openxmlformats.org/officeDocument/2006/relationships/hyperlink" Target="https://docs.github.com/en/enterprise/2.13/user/articles/creating-releases" TargetMode="External"/><Relationship Id="rId523" Type="http://schemas.openxmlformats.org/officeDocument/2006/relationships/hyperlink" Target="https://docs.google.com/document/d/1ckgRCcr7FFPyymyMA6Y_-cB_vftOyrrxT28c6gRg0PI/edit" TargetMode="External"/><Relationship Id="rId597" Type="http://schemas.openxmlformats.org/officeDocument/2006/relationships/hyperlink" Target="https://doi.org/10.1038/467775a" TargetMode="External"/><Relationship Id="rId601" Type="http://schemas.openxmlformats.org/officeDocument/2006/relationships/hyperlink" Target="https://doi.org/10.1038/526182a" TargetMode="External"/><Relationship Id="rId613" Type="http://schemas.openxmlformats.org/officeDocument/2006/relationships/hyperlink" Target="https://doi.org/10.1038/d41586-019-00067-3" TargetMode="External"/><Relationship Id="rId565" Type="http://schemas.openxmlformats.org/officeDocument/2006/relationships/hyperlink" Target="https://doi.org/10.1038/d41586-019-01431-z" TargetMode="External"/><Relationship Id="rId609" Type="http://schemas.openxmlformats.org/officeDocument/2006/relationships/hyperlink" Target="https://doi.org/10.1038/d41586-019-02918-5" TargetMode="External"/><Relationship Id="rId621" Type="http://schemas.openxmlformats.org/officeDocument/2006/relationships/hyperlink" Target="https://doi.org/10.1038/d41586-021-03603-2" TargetMode="External"/><Relationship Id="rId576" Type="http://schemas.openxmlformats.org/officeDocument/2006/relationships/hyperlink" Target="https://doi.org/10.1038/s41467-020-19160-7" TargetMode="External"/><Relationship Id="rId599" Type="http://schemas.openxmlformats.org/officeDocument/2006/relationships/hyperlink" Target="https://doi.org/10.1038/s41562-016-0021" TargetMode="External"/><Relationship Id="rId607" Type="http://schemas.openxmlformats.org/officeDocument/2006/relationships/hyperlink" Target="https://doi.org/10.1371/journal.pcbi.1003833" TargetMode="External"/><Relationship Id="rId561"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9" Type="http://schemas.openxmlformats.org/officeDocument/2006/relationships/hyperlink" Target="https://en.wikipedia.org/wiki/2001:_A_Space_Odyssey_(film)" TargetMode="External"/><Relationship Id="rId423" Type="http://schemas.openxmlformats.org/officeDocument/2006/relationships/hyperlink" Target="https://en.wikipedia.org/wiki/AI-assisted_software_development" TargetMode="External"/><Relationship Id="rId428" Type="http://schemas.openxmlformats.org/officeDocument/2006/relationships/hyperlink" Target="https://en.wikipedia.org/wiki/AI_agent" TargetMode="External"/><Relationship Id="rId456" Type="http://schemas.openxmlformats.org/officeDocument/2006/relationships/hyperlink" Target="https://en.wikipedia.org/wiki/Agent_(The_Matrix)" TargetMode="External"/><Relationship Id="rId567" Type="http://schemas.openxmlformats.org/officeDocument/2006/relationships/hyperlink" Target="https://en.wikipedia.org/wiki/Battlestar_Galactica_(2004_TV_series)" TargetMode="External"/><Relationship Id="rId570" Type="http://schemas.openxmlformats.org/officeDocument/2006/relationships/hyperlink" Target="https://en.wikipedia.org/wiki/Blade_Runner" TargetMode="External"/><Relationship Id="rId574" Type="http://schemas.openxmlformats.org/officeDocument/2006/relationships/hyperlink" Target="https://en.wikipedia.org/wiki/Ender%27s_Game" TargetMode="External"/><Relationship Id="rId591" Type="http://schemas.openxmlformats.org/officeDocument/2006/relationships/hyperlink" Target="https://en.wikipedia.org/wiki/Organizations_of_the_Dune_universe#Thinking_machines" TargetMode="External"/><Relationship Id="rId615" Type="http://schemas.openxmlformats.org/officeDocument/2006/relationships/hyperlink" Target="https://en.wikipedia.org/wiki/Terminator_3:_Rise_of_the_Machines" TargetMode="External"/><Relationship Id="rId617"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3" Type="http://schemas.openxmlformats.org/officeDocument/2006/relationships/hyperlink" Target="https://en.wikipedia.org/wiki/WarGames" TargetMode="External"/><Relationship Id="rId585"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2" Type="http://schemas.openxmlformats.org/officeDocument/2006/relationships/hyperlink" Target="https://github.com/UCD-SERG/lab-manual/issues/42" TargetMode="External"/><Relationship Id="rId433"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7" Type="http://schemas.openxmlformats.org/officeDocument/2006/relationships/hyperlink" Target="https://github.com/features/copilot/agents" TargetMode="External"/><Relationship Id="rId484" Type="http://schemas.openxmlformats.org/officeDocument/2006/relationships/hyperlink" Target="https://github.com/features/copilot/plans" TargetMode="External"/><Relationship Id="rId337"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8" Type="http://schemas.openxmlformats.org/officeDocument/2006/relationships/hyperlink" Target="https://github.com/orgs/community/discussions/162826" TargetMode="External"/><Relationship Id="rId439"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3" Type="http://schemas.openxmlformats.org/officeDocument/2006/relationships/hyperlink" Target="https://github.com/skills/introduction-to-github" TargetMode="External"/><Relationship Id="rId546" Type="http://schemas.openxmlformats.org/officeDocument/2006/relationships/hyperlink" Target="https://grants.nih.gov" TargetMode="External"/><Relationship Id="rId545" Type="http://schemas.openxmlformats.org/officeDocument/2006/relationships/hyperlink" Target="https://grantwriting.stanford.edu/funding-train/" TargetMode="External"/><Relationship Id="rId526" Type="http://schemas.openxmlformats.org/officeDocument/2006/relationships/hyperlink" Target="https://grantwriting.stanford.edu/funding-train/#ep" TargetMode="External"/><Relationship Id="rId572" Type="http://schemas.openxmlformats.org/officeDocument/2006/relationships/hyperlink" Target="https://happygitwithr.com/" TargetMode="External"/><Relationship Id="rId334" Type="http://schemas.openxmlformats.org/officeDocument/2006/relationships/hyperlink" Target="https://happygitwithr.com/repeated-amend.html" TargetMode="External"/><Relationship Id="rId327" Type="http://schemas.openxmlformats.org/officeDocument/2006/relationships/hyperlink" Target="https://help.github.com/en/github/collaborating-with-issues-and-pull-requests/creating-a-pull-request#creating-the-pull-request" TargetMode="External"/><Relationship Id="rId404" Type="http://schemas.openxmlformats.org/officeDocument/2006/relationships/hyperlink" Target="https://hpc.ucdavis.edu/" TargetMode="External"/><Relationship Id="rId533" Type="http://schemas.openxmlformats.org/officeDocument/2006/relationships/hyperlink" Target="https://jadebc.github.io/lab-manual/" TargetMode="External"/><Relationship Id="rId491" Type="http://schemas.openxmlformats.org/officeDocument/2006/relationships/hyperlink" Target="https://jadebc.github.io/lab-manual/checklists.html" TargetMode="External"/><Relationship Id="rId37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4" Type="http://schemas.openxmlformats.org/officeDocument/2006/relationships/hyperlink" Target="https://jadebc.github.io/lab-manual/reproducible-environments.html" TargetMode="External"/><Relationship Id="rId501" Type="http://schemas.openxmlformats.org/officeDocument/2006/relationships/hyperlink" Target="https://jadebc.github.io/lab-manual/resources.html" TargetMode="External"/><Relationship Id="rId403" Type="http://schemas.openxmlformats.org/officeDocument/2006/relationships/hyperlink" Target="https://jadebc.github.io/lab-manual/slurm.html" TargetMode="External"/><Relationship Id="rId341"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5" Type="http://schemas.openxmlformats.org/officeDocument/2006/relationships/hyperlink" Target="https://journals.lww.com/epidem/Fulltext/2001/05000/The_Value_of_P.2.aspx" TargetMode="External"/><Relationship Id="rId543" Type="http://schemas.openxmlformats.org/officeDocument/2006/relationships/hyperlink" Target="https://journals.plos.org/ploscompbiol/article?id=10.1371/journal.pcbi.1003833" TargetMode="External"/><Relationship Id="rId580" Type="http://schemas.openxmlformats.org/officeDocument/2006/relationships/hyperlink" Target="https://journals.plos.org/plosone/s/authorship" TargetMode="External"/><Relationship Id="rId516" Type="http://schemas.openxmlformats.org/officeDocument/2006/relationships/hyperlink" Target="https://link.springer.com/book/10.1007/978-3-030-98175-4" TargetMode="External"/><Relationship Id="rId530"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7" Type="http://schemas.openxmlformats.org/officeDocument/2006/relationships/hyperlink" Target="https://mastering-shiny.org/" TargetMode="External"/><Relationship Id="rId542" Type="http://schemas.openxmlformats.org/officeDocument/2006/relationships/hyperlink" Target="https://medialab.github.io/iwanthue/" TargetMode="External"/><Relationship Id="rId498" Type="http://schemas.openxmlformats.org/officeDocument/2006/relationships/hyperlink" Target="https://medialab.github.io/iwanthue/?utm_source=Nature+Briefing&amp;utm_campaign=2c68711076-briefing-dy-20211006&amp;utm_medium=email&amp;utm_term=0_c9dfd39373-2c68711076-44335685" TargetMode="External"/><Relationship Id="rId359" Type="http://schemas.openxmlformats.org/officeDocument/2006/relationships/hyperlink" Target="https://medium.com/@jeongwhanchoi/install-tmux-on-osx-and-basics-commands-for-beginners-be22520fd95e" TargetMode="External"/><Relationship Id="rId521" Type="http://schemas.openxmlformats.org/officeDocument/2006/relationships/hyperlink" Target="https://mitcommlab.mit.edu/be/2023/09/27/toward-an-evenbetterposter-improving-the-betterposter-template/" TargetMode="External"/><Relationship Id="rId535" Type="http://schemas.openxmlformats.org/officeDocument/2006/relationships/hyperlink" Target="https://myidp.sciencecareers.org/" TargetMode="External"/><Relationship Id="rId603"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3" Type="http://schemas.openxmlformats.org/officeDocument/2006/relationships/hyperlink" Target="https://plos.org/resource/how-to-store-and-manage-your-data/" TargetMode="External"/><Relationship Id="rId395"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2"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4"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6"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6" Type="http://schemas.openxmlformats.org/officeDocument/2006/relationships/hyperlink" Target="https://s3.amazonaws.com/assets.datacamp.com/blog_assets/datatable_Cheat_Sheet_R.pdf" TargetMode="External"/><Relationship Id="rId56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5" Type="http://schemas.openxmlformats.org/officeDocument/2006/relationships/hyperlink" Target="https://sethrobertson.github.io/GitFixUm/fixup.html" TargetMode="External"/><Relationship Id="rId611"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5"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4"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8" Type="http://schemas.openxmlformats.org/officeDocument/2006/relationships/hyperlink" Target="https://tidyverse.org/blog/2017/12/workflow-vs-script/" TargetMode="External"/><Relationship Id="rId502" Type="http://schemas.openxmlformats.org/officeDocument/2006/relationships/hyperlink" Target="https://ucb-epi-r.github.io" TargetMode="External"/><Relationship Id="rId639" Type="http://schemas.openxmlformats.org/officeDocument/2006/relationships/hyperlink" Target="https://ucd-serg.github.io/lab-manual/appendix-copilot-instructions.html" TargetMode="External"/><Relationship Id="rId641" Type="http://schemas.openxmlformats.org/officeDocument/2006/relationships/hyperlink" Target="https://ucd-serg.github.io/lab-manual/appendix-copilot-setup-steps.html" TargetMode="External"/><Relationship Id="rId372" Type="http://schemas.openxmlformats.org/officeDocument/2006/relationships/hyperlink" Target="https://ucd-serg.github.io/lab-manual/coding-practices.html#file-headers" TargetMode="External"/><Relationship Id="rId375" Type="http://schemas.openxmlformats.org/officeDocument/2006/relationships/hyperlink" Target="https://ucd-serg.github.io/lab-manual/coding-practices.html#function-documentation" TargetMode="External"/><Relationship Id="rId493" Type="http://schemas.openxmlformats.org/officeDocument/2006/relationships/hyperlink" Target="https://ucd-serg.github.io/lab-manual/coding-style.html" TargetMode="External"/><Relationship Id="rId37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3"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8" Type="http://schemas.openxmlformats.org/officeDocument/2006/relationships/hyperlink" Target="https://www.chriswrites.com/how-to-change-file-permissions-using-the-terminal/" TargetMode="External"/><Relationship Id="rId555" Type="http://schemas.openxmlformats.org/officeDocument/2006/relationships/hyperlink" Target="https://www.equator-network.org/" TargetMode="External"/><Relationship Id="rId529" Type="http://schemas.openxmlformats.org/officeDocument/2006/relationships/hyperlink" Target="https://www.globalcodeofconduct.org/" TargetMode="External"/><Relationship Id="rId355" Type="http://schemas.openxmlformats.org/officeDocument/2006/relationships/hyperlink" Target="https://www.howtogeek.com/118594/how-to-edit-your-system-path-for-easy-command-line-access/" TargetMode="External"/><Relationship Id="rId552" Type="http://schemas.openxmlformats.org/officeDocument/2006/relationships/hyperlink" Target="https://www.medrxiv.org/" TargetMode="External"/><Relationship Id="rId538" Type="http://schemas.openxmlformats.org/officeDocument/2006/relationships/hyperlink" Target="https://www.nature.com/articles/d41586-021-03603-2" TargetMode="External"/><Relationship Id="rId527"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4" Type="http://schemas.openxmlformats.org/officeDocument/2006/relationships/hyperlink" Target="https://www.rstudio.com/wp-content/uploads/2015/02/data-wrangling-cheatsheet.pdf" TargetMode="External"/><Relationship Id="rId507" Type="http://schemas.openxmlformats.org/officeDocument/2006/relationships/hyperlink" Target="https://www.rstudio.com/wp-content/uploads/2015/02/rmarkdown-cheatsheet.pdf" TargetMode="External"/><Relationship Id="rId505" Type="http://schemas.openxmlformats.org/officeDocument/2006/relationships/hyperlink" Target="https://www.rstudio.com/wp-content/uploads/2015/03/ggplot2-cheatsheet.pdf" TargetMode="External"/><Relationship Id="rId519" Type="http://schemas.openxmlformats.org/officeDocument/2006/relationships/hyperlink" Target="https://www.sciencedirect.com/science/article/pii/S1471491423000928" TargetMode="External"/><Relationship Id="rId536" Type="http://schemas.openxmlformats.org/officeDocument/2006/relationships/hyperlink" Target="https://www.training.nih.gov/career-services/" TargetMode="External"/><Relationship Id="rId539" Type="http://schemas.openxmlformats.org/officeDocument/2006/relationships/hyperlink" Target="https://www.youtube.com/watch?v=1RwJbhkCA58" TargetMode="External"/><Relationship Id="rId520" Type="http://schemas.openxmlformats.org/officeDocument/2006/relationships/hyperlink" Target="https://www.youtube.com/watch?v=1RwJbhkCA58&amp;t=1171s" TargetMode="External"/><Relationship Id="rId587"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7"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9" Type="http://schemas.openxmlformats.org/officeDocument/2006/relationships/hyperlink" Target="http://adv-r.had.co.nz/Style.html" TargetMode="External"/><Relationship Id="rId541" Type="http://schemas.openxmlformats.org/officeDocument/2006/relationships/hyperlink" Target="http://colorbrewer2.org/" TargetMode="External"/><Relationship Id="rId578"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5"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9"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82" Type="http://schemas.openxmlformats.org/officeDocument/2006/relationships/hyperlink" Target="https://datadryad.org/" TargetMode="External"/><Relationship Id="rId630" Type="http://schemas.openxmlformats.org/officeDocument/2006/relationships/hyperlink" Target="https://design.tidyverse.org/" TargetMode="External"/><Relationship Id="rId589"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0" Type="http://schemas.openxmlformats.org/officeDocument/2006/relationships/hyperlink" Target="https://docs.github.com/en/copilot/how-tos/use-copilot-agents/coding-agent" TargetMode="External"/><Relationship Id="rId480" Type="http://schemas.openxmlformats.org/officeDocument/2006/relationships/hyperlink" Target="https://docs.github.com/en/copilot/how-tos/use-copilot-agents/coding-agent/customize-the-agent-environment" TargetMode="External"/><Relationship Id="rId485" Type="http://schemas.openxmlformats.org/officeDocument/2006/relationships/hyperlink" Target="https://docs.github.com/en/copilot/how-tos/use-copilot-agents/coding-agent/customize-the-agent-environment#preinstalling-tools-or-dependencies-in-copilots-environment" TargetMode="External"/><Relationship Id="rId464" Type="http://schemas.openxmlformats.org/officeDocument/2006/relationships/hyperlink" Target="https://docs.github.com/en/copilot/how-tos/use-copilot-agents/coding-agent/customize-the-agent-firewall" TargetMode="External"/><Relationship Id="rId462" Type="http://schemas.openxmlformats.org/officeDocument/2006/relationships/hyperlink" Target="https://docs.github.com/en/copilot/reference/copilot-allowlist-reference" TargetMode="External"/><Relationship Id="rId382" Type="http://schemas.openxmlformats.org/officeDocument/2006/relationships/hyperlink" Target="https://docs.github.com/en/enterprise/2.13/user/articles/creating-releases" TargetMode="External"/><Relationship Id="rId523" Type="http://schemas.openxmlformats.org/officeDocument/2006/relationships/hyperlink" Target="https://docs.google.com/document/d/1ckgRCcr7FFPyymyMA6Y_-cB_vftOyrrxT28c6gRg0PI/edit" TargetMode="External"/><Relationship Id="rId597" Type="http://schemas.openxmlformats.org/officeDocument/2006/relationships/hyperlink" Target="https://doi.org/10.1038/467775a" TargetMode="External"/><Relationship Id="rId601" Type="http://schemas.openxmlformats.org/officeDocument/2006/relationships/hyperlink" Target="https://doi.org/10.1038/526182a" TargetMode="External"/><Relationship Id="rId613" Type="http://schemas.openxmlformats.org/officeDocument/2006/relationships/hyperlink" Target="https://doi.org/10.1038/d41586-019-00067-3" TargetMode="External"/><Relationship Id="rId565" Type="http://schemas.openxmlformats.org/officeDocument/2006/relationships/hyperlink" Target="https://doi.org/10.1038/d41586-019-01431-z" TargetMode="External"/><Relationship Id="rId609" Type="http://schemas.openxmlformats.org/officeDocument/2006/relationships/hyperlink" Target="https://doi.org/10.1038/d41586-019-02918-5" TargetMode="External"/><Relationship Id="rId621" Type="http://schemas.openxmlformats.org/officeDocument/2006/relationships/hyperlink" Target="https://doi.org/10.1038/d41586-021-03603-2" TargetMode="External"/><Relationship Id="rId576" Type="http://schemas.openxmlformats.org/officeDocument/2006/relationships/hyperlink" Target="https://doi.org/10.1038/s41467-020-19160-7" TargetMode="External"/><Relationship Id="rId599" Type="http://schemas.openxmlformats.org/officeDocument/2006/relationships/hyperlink" Target="https://doi.org/10.1038/s41562-016-0021" TargetMode="External"/><Relationship Id="rId607" Type="http://schemas.openxmlformats.org/officeDocument/2006/relationships/hyperlink" Target="https://doi.org/10.1371/journal.pcbi.1003833" TargetMode="External"/><Relationship Id="rId561"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9" Type="http://schemas.openxmlformats.org/officeDocument/2006/relationships/hyperlink" Target="https://en.wikipedia.org/wiki/2001:_A_Space_Odyssey_(film)" TargetMode="External"/><Relationship Id="rId423" Type="http://schemas.openxmlformats.org/officeDocument/2006/relationships/hyperlink" Target="https://en.wikipedia.org/wiki/AI-assisted_software_development" TargetMode="External"/><Relationship Id="rId428" Type="http://schemas.openxmlformats.org/officeDocument/2006/relationships/hyperlink" Target="https://en.wikipedia.org/wiki/AI_agent" TargetMode="External"/><Relationship Id="rId456" Type="http://schemas.openxmlformats.org/officeDocument/2006/relationships/hyperlink" Target="https://en.wikipedia.org/wiki/Agent_(The_Matrix)" TargetMode="External"/><Relationship Id="rId567" Type="http://schemas.openxmlformats.org/officeDocument/2006/relationships/hyperlink" Target="https://en.wikipedia.org/wiki/Battlestar_Galactica_(2004_TV_series)" TargetMode="External"/><Relationship Id="rId570" Type="http://schemas.openxmlformats.org/officeDocument/2006/relationships/hyperlink" Target="https://en.wikipedia.org/wiki/Blade_Runner" TargetMode="External"/><Relationship Id="rId574" Type="http://schemas.openxmlformats.org/officeDocument/2006/relationships/hyperlink" Target="https://en.wikipedia.org/wiki/Ender%27s_Game" TargetMode="External"/><Relationship Id="rId591" Type="http://schemas.openxmlformats.org/officeDocument/2006/relationships/hyperlink" Target="https://en.wikipedia.org/wiki/Organizations_of_the_Dune_universe#Thinking_machines" TargetMode="External"/><Relationship Id="rId615" Type="http://schemas.openxmlformats.org/officeDocument/2006/relationships/hyperlink" Target="https://en.wikipedia.org/wiki/Terminator_3:_Rise_of_the_Machines" TargetMode="External"/><Relationship Id="rId617"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3" Type="http://schemas.openxmlformats.org/officeDocument/2006/relationships/hyperlink" Target="https://en.wikipedia.org/wiki/WarGames" TargetMode="External"/><Relationship Id="rId585"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2" Type="http://schemas.openxmlformats.org/officeDocument/2006/relationships/hyperlink" Target="https://github.com/UCD-SERG/lab-manual/issues/42" TargetMode="External"/><Relationship Id="rId433"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7" Type="http://schemas.openxmlformats.org/officeDocument/2006/relationships/hyperlink" Target="https://github.com/features/copilot/agents" TargetMode="External"/><Relationship Id="rId484" Type="http://schemas.openxmlformats.org/officeDocument/2006/relationships/hyperlink" Target="https://github.com/features/copilot/plans" TargetMode="External"/><Relationship Id="rId337"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8" Type="http://schemas.openxmlformats.org/officeDocument/2006/relationships/hyperlink" Target="https://github.com/orgs/community/discussions/162826" TargetMode="External"/><Relationship Id="rId439"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3" Type="http://schemas.openxmlformats.org/officeDocument/2006/relationships/hyperlink" Target="https://github.com/skills/introduction-to-github" TargetMode="External"/><Relationship Id="rId546" Type="http://schemas.openxmlformats.org/officeDocument/2006/relationships/hyperlink" Target="https://grants.nih.gov" TargetMode="External"/><Relationship Id="rId545" Type="http://schemas.openxmlformats.org/officeDocument/2006/relationships/hyperlink" Target="https://grantwriting.stanford.edu/funding-train/" TargetMode="External"/><Relationship Id="rId526" Type="http://schemas.openxmlformats.org/officeDocument/2006/relationships/hyperlink" Target="https://grantwriting.stanford.edu/funding-train/#ep" TargetMode="External"/><Relationship Id="rId572" Type="http://schemas.openxmlformats.org/officeDocument/2006/relationships/hyperlink" Target="https://happygitwithr.com/" TargetMode="External"/><Relationship Id="rId334" Type="http://schemas.openxmlformats.org/officeDocument/2006/relationships/hyperlink" Target="https://happygitwithr.com/repeated-amend.html" TargetMode="External"/><Relationship Id="rId327" Type="http://schemas.openxmlformats.org/officeDocument/2006/relationships/hyperlink" Target="https://help.github.com/en/github/collaborating-with-issues-and-pull-requests/creating-a-pull-request#creating-the-pull-request" TargetMode="External"/><Relationship Id="rId404" Type="http://schemas.openxmlformats.org/officeDocument/2006/relationships/hyperlink" Target="https://hpc.ucdavis.edu/" TargetMode="External"/><Relationship Id="rId533" Type="http://schemas.openxmlformats.org/officeDocument/2006/relationships/hyperlink" Target="https://jadebc.github.io/lab-manual/" TargetMode="External"/><Relationship Id="rId491" Type="http://schemas.openxmlformats.org/officeDocument/2006/relationships/hyperlink" Target="https://jadebc.github.io/lab-manual/checklists.html" TargetMode="External"/><Relationship Id="rId37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4" Type="http://schemas.openxmlformats.org/officeDocument/2006/relationships/hyperlink" Target="https://jadebc.github.io/lab-manual/reproducible-environments.html" TargetMode="External"/><Relationship Id="rId501" Type="http://schemas.openxmlformats.org/officeDocument/2006/relationships/hyperlink" Target="https://jadebc.github.io/lab-manual/resources.html" TargetMode="External"/><Relationship Id="rId403" Type="http://schemas.openxmlformats.org/officeDocument/2006/relationships/hyperlink" Target="https://jadebc.github.io/lab-manual/slurm.html" TargetMode="External"/><Relationship Id="rId341"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5" Type="http://schemas.openxmlformats.org/officeDocument/2006/relationships/hyperlink" Target="https://journals.lww.com/epidem/Fulltext/2001/05000/The_Value_of_P.2.aspx" TargetMode="External"/><Relationship Id="rId543" Type="http://schemas.openxmlformats.org/officeDocument/2006/relationships/hyperlink" Target="https://journals.plos.org/ploscompbiol/article?id=10.1371/journal.pcbi.1003833" TargetMode="External"/><Relationship Id="rId580" Type="http://schemas.openxmlformats.org/officeDocument/2006/relationships/hyperlink" Target="https://journals.plos.org/plosone/s/authorship" TargetMode="External"/><Relationship Id="rId516" Type="http://schemas.openxmlformats.org/officeDocument/2006/relationships/hyperlink" Target="https://link.springer.com/book/10.1007/978-3-030-98175-4" TargetMode="External"/><Relationship Id="rId530"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7" Type="http://schemas.openxmlformats.org/officeDocument/2006/relationships/hyperlink" Target="https://mastering-shiny.org/" TargetMode="External"/><Relationship Id="rId542" Type="http://schemas.openxmlformats.org/officeDocument/2006/relationships/hyperlink" Target="https://medialab.github.io/iwanthue/" TargetMode="External"/><Relationship Id="rId498" Type="http://schemas.openxmlformats.org/officeDocument/2006/relationships/hyperlink" Target="https://medialab.github.io/iwanthue/?utm_source=Nature+Briefing&amp;utm_campaign=2c68711076-briefing-dy-20211006&amp;utm_medium=email&amp;utm_term=0_c9dfd39373-2c68711076-44335685" TargetMode="External"/><Relationship Id="rId359" Type="http://schemas.openxmlformats.org/officeDocument/2006/relationships/hyperlink" Target="https://medium.com/@jeongwhanchoi/install-tmux-on-osx-and-basics-commands-for-beginners-be22520fd95e" TargetMode="External"/><Relationship Id="rId521" Type="http://schemas.openxmlformats.org/officeDocument/2006/relationships/hyperlink" Target="https://mitcommlab.mit.edu/be/2023/09/27/toward-an-evenbetterposter-improving-the-betterposter-template/" TargetMode="External"/><Relationship Id="rId535" Type="http://schemas.openxmlformats.org/officeDocument/2006/relationships/hyperlink" Target="https://myidp.sciencecareers.org/" TargetMode="External"/><Relationship Id="rId603"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3" Type="http://schemas.openxmlformats.org/officeDocument/2006/relationships/hyperlink" Target="https://plos.org/resource/how-to-store-and-manage-your-data/" TargetMode="External"/><Relationship Id="rId395"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2"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4"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6"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6" Type="http://schemas.openxmlformats.org/officeDocument/2006/relationships/hyperlink" Target="https://s3.amazonaws.com/assets.datacamp.com/blog_assets/datatable_Cheat_Sheet_R.pdf" TargetMode="External"/><Relationship Id="rId563"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5" Type="http://schemas.openxmlformats.org/officeDocument/2006/relationships/hyperlink" Target="https://sethrobertson.github.io/GitFixUm/fixup.html" TargetMode="External"/><Relationship Id="rId611"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5"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4"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8" Type="http://schemas.openxmlformats.org/officeDocument/2006/relationships/hyperlink" Target="https://tidyverse.org/blog/2017/12/workflow-vs-script/" TargetMode="External"/><Relationship Id="rId502" Type="http://schemas.openxmlformats.org/officeDocument/2006/relationships/hyperlink" Target="https://ucb-epi-r.github.io" TargetMode="External"/><Relationship Id="rId639" Type="http://schemas.openxmlformats.org/officeDocument/2006/relationships/hyperlink" Target="https://ucd-serg.github.io/lab-manual/appendix-copilot-instructions.html" TargetMode="External"/><Relationship Id="rId641" Type="http://schemas.openxmlformats.org/officeDocument/2006/relationships/hyperlink" Target="https://ucd-serg.github.io/lab-manual/appendix-copilot-setup-steps.html" TargetMode="External"/><Relationship Id="rId372" Type="http://schemas.openxmlformats.org/officeDocument/2006/relationships/hyperlink" Target="https://ucd-serg.github.io/lab-manual/coding-practices.html#file-headers" TargetMode="External"/><Relationship Id="rId375" Type="http://schemas.openxmlformats.org/officeDocument/2006/relationships/hyperlink" Target="https://ucd-serg.github.io/lab-manual/coding-practices.html#function-documentation" TargetMode="External"/><Relationship Id="rId493" Type="http://schemas.openxmlformats.org/officeDocument/2006/relationships/hyperlink" Target="https://ucd-serg.github.io/lab-manual/coding-style.html" TargetMode="External"/><Relationship Id="rId37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3"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8" Type="http://schemas.openxmlformats.org/officeDocument/2006/relationships/hyperlink" Target="https://www.chriswrites.com/how-to-change-file-permissions-using-the-terminal/" TargetMode="External"/><Relationship Id="rId555" Type="http://schemas.openxmlformats.org/officeDocument/2006/relationships/hyperlink" Target="https://www.equator-network.org/" TargetMode="External"/><Relationship Id="rId529" Type="http://schemas.openxmlformats.org/officeDocument/2006/relationships/hyperlink" Target="https://www.globalcodeofconduct.org/" TargetMode="External"/><Relationship Id="rId355" Type="http://schemas.openxmlformats.org/officeDocument/2006/relationships/hyperlink" Target="https://www.howtogeek.com/118594/how-to-edit-your-system-path-for-easy-command-line-access/" TargetMode="External"/><Relationship Id="rId552" Type="http://schemas.openxmlformats.org/officeDocument/2006/relationships/hyperlink" Target="https://www.medrxiv.org/" TargetMode="External"/><Relationship Id="rId538" Type="http://schemas.openxmlformats.org/officeDocument/2006/relationships/hyperlink" Target="https://www.nature.com/articles/d41586-021-03603-2" TargetMode="External"/><Relationship Id="rId527"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4" Type="http://schemas.openxmlformats.org/officeDocument/2006/relationships/hyperlink" Target="https://www.rstudio.com/wp-content/uploads/2015/02/data-wrangling-cheatsheet.pdf" TargetMode="External"/><Relationship Id="rId507" Type="http://schemas.openxmlformats.org/officeDocument/2006/relationships/hyperlink" Target="https://www.rstudio.com/wp-content/uploads/2015/02/rmarkdown-cheatsheet.pdf" TargetMode="External"/><Relationship Id="rId505" Type="http://schemas.openxmlformats.org/officeDocument/2006/relationships/hyperlink" Target="https://www.rstudio.com/wp-content/uploads/2015/03/ggplot2-cheatsheet.pdf" TargetMode="External"/><Relationship Id="rId519" Type="http://schemas.openxmlformats.org/officeDocument/2006/relationships/hyperlink" Target="https://www.sciencedirect.com/science/article/pii/S1471491423000928" TargetMode="External"/><Relationship Id="rId536" Type="http://schemas.openxmlformats.org/officeDocument/2006/relationships/hyperlink" Target="https://www.training.nih.gov/career-services/" TargetMode="External"/><Relationship Id="rId539" Type="http://schemas.openxmlformats.org/officeDocument/2006/relationships/hyperlink" Target="https://www.youtube.com/watch?v=1RwJbhkCA58" TargetMode="External"/><Relationship Id="rId520" Type="http://schemas.openxmlformats.org/officeDocument/2006/relationships/hyperlink" Target="https://www.youtube.com/watch?v=1RwJbhkCA58&amp;t=1171s" TargetMode="External"/><Relationship Id="rId587"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7"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2026-01-17T00:04:04Z</dcterms:created>
  <dcterms:modified xsi:type="dcterms:W3CDTF">2026-01-17T00:04:04Z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