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2026-01-27</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ins w:id="1101" w:author="PR Preview" w:date="2024-01-01T00:00:00Z">
        <w:r>
          <w:t xml:space="preserve">When you receive the invitation email,</w:t>
        </w:r>
      </w:ins>
      <w:ins w:id="1101" w:author="PR Preview" w:date="2024-01-01T00:00:00Z">
        <w:r>
          <w:t xml:space="preserve"> </w:t>
        </w:r>
      </w:ins>
      <w:ins w:id="1101" w:author="PR Preview" w:date="2024-01-01T00:00:00Z">
        <w:r>
          <w:t xml:space="preserve">make sure to check the</w:t>
        </w:r>
      </w:ins>
      <w:ins w:id="1101" w:author="PR Preview" w:date="2024-01-01T00:00:00Z">
        <w:r>
          <w:t xml:space="preserve"> </w:t>
        </w:r>
      </w:ins>
      <w:ins w:id="1101" w:author="PR Preview" w:date="2024-01-01T00:00:00Z">
        <w:r>
          <w:t xml:space="preserve">“Ask for a GitHub Copilot seat (optional)”</w:t>
        </w:r>
      </w:ins>
      <w:ins w:id="1101" w:author="PR Preview" w:date="2024-01-01T00:00:00Z">
        <w:r>
          <w:t xml:space="preserve"> </w:t>
        </w:r>
      </w:ins>
      <w:ins w:id="1101" w:author="PR Preview" w:date="2024-01-01T00:00:00Z">
        <w:r>
          <w:t xml:space="preserve">checkbox before joining (</w:t>
        </w:r>
      </w:ins>
      <w:hyperlink w:anchor="fig-request-copilot-seat">
        <w:r>
          <w:rPr>
            <w:rStyle w:val="Hyperlink"/>
          </w:rPr>
          <w:t xml:space="preserve">Figure 11.1</w:t>
        </w:r>
      </w:hyperlink>
      <w:ins w:id="1101" w:author="PR Preview" w:date="2024-01-01T00:00:00Z">
        <w:r>
          <w:t xml:space="preserve">)</w:t>
        </w:r>
      </w:ins>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7"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6"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5"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78"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8"/>
        </w:numPr>
      </w:pPr>
      <w:r>
        <w:rPr>
          <w:rStyle w:val="VerbatimChar"/>
        </w:rPr>
        <w:t xml:space="preserve">steps</w:t>
      </w:r>
      <w:r>
        <w:t xml:space="preserve">: Setup commands and actions to run</w:t>
      </w:r>
    </w:p>
    <w:p>
      <w:pPr>
        <w:pStyle w:val="Compact"/>
        <w:numPr>
          <w:ilvl w:val="0"/>
          <w:numId w:val="12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8"/>
        </w:numPr>
      </w:pPr>
      <w:r>
        <w:rPr>
          <w:rStyle w:val="VerbatimChar"/>
        </w:rPr>
        <w:t xml:space="preserve">runs-on</w:t>
      </w:r>
      <w:r>
        <w:t xml:space="preserve">: Runner type (Ubuntu x64 Linux only)</w:t>
      </w:r>
    </w:p>
    <w:p>
      <w:pPr>
        <w:pStyle w:val="Compact"/>
        <w:numPr>
          <w:ilvl w:val="0"/>
          <w:numId w:val="1228"/>
        </w:numPr>
      </w:pPr>
      <w:r>
        <w:rPr>
          <w:rStyle w:val="VerbatimChar"/>
        </w:rPr>
        <w:t xml:space="preserve">services</w:t>
      </w:r>
      <w:r>
        <w:t xml:space="preserve">: Database or service containers</w:t>
      </w:r>
    </w:p>
    <w:p>
      <w:pPr>
        <w:pStyle w:val="Compact"/>
        <w:numPr>
          <w:ilvl w:val="0"/>
          <w:numId w:val="1228"/>
        </w:numPr>
      </w:pPr>
      <w:r>
        <w:rPr>
          <w:rStyle w:val="VerbatimChar"/>
        </w:rPr>
        <w:t xml:space="preserve">snapshot</w:t>
      </w:r>
      <w:r>
        <w:t xml:space="preserve">: Save environment state</w:t>
      </w:r>
    </w:p>
    <w:p>
      <w:pPr>
        <w:pStyle w:val="Compact"/>
        <w:numPr>
          <w:ilvl w:val="0"/>
          <w:numId w:val="1228"/>
        </w:numPr>
      </w:pPr>
      <w:r>
        <w:rPr>
          <w:rStyle w:val="VerbatimChar"/>
        </w:rPr>
        <w:t xml:space="preserve">timeout-minutes</w:t>
      </w:r>
      <w:r>
        <w:t xml:space="preserve">: Maximum 59 minutes</w:t>
      </w:r>
    </w:p>
    <w:p>
      <w:pPr>
        <w:pStyle w:val="FirstParagraph"/>
      </w:pPr>
      <w:r>
        <w:t xml:space="preserve">All other workflow settings are ignored by Copilot.</w:t>
      </w:r>
    </w:p>
    <w:bookmarkEnd w:id="578"/>
    <w:bookmarkStart w:id="579"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79"/>
    <w:bookmarkStart w:id="580"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29"/>
        </w:numPr>
      </w:pPr>
      <w:r>
        <w:t xml:space="preserve">Navigate to your repository’s</w:t>
      </w:r>
      <w:r>
        <w:t xml:space="preserve"> </w:t>
      </w:r>
      <w:r>
        <w:rPr>
          <w:b/>
          <w:bCs/>
        </w:rPr>
        <w:t xml:space="preserve">Settings</w:t>
      </w:r>
    </w:p>
    <w:p>
      <w:pPr>
        <w:pStyle w:val="Compact"/>
        <w:numPr>
          <w:ilvl w:val="0"/>
          <w:numId w:val="1229"/>
        </w:numPr>
      </w:pPr>
      <w:r>
        <w:t xml:space="preserve">Go to</w:t>
      </w:r>
      <w:r>
        <w:t xml:space="preserve"> </w:t>
      </w:r>
      <w:r>
        <w:rPr>
          <w:b/>
          <w:bCs/>
        </w:rPr>
        <w:t xml:space="preserve">Environments</w:t>
      </w:r>
    </w:p>
    <w:p>
      <w:pPr>
        <w:pStyle w:val="Compact"/>
        <w:numPr>
          <w:ilvl w:val="0"/>
          <w:numId w:val="12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9"/>
        </w:numPr>
      </w:pPr>
      <w:r>
        <w:t xml:space="preserve">Add environment variables or secrets as needed</w:t>
      </w:r>
    </w:p>
    <w:p>
      <w:pPr>
        <w:pStyle w:val="FirstParagraph"/>
      </w:pPr>
      <w:r>
        <w:t xml:space="preserve">Use secrets for sensitive values like API keys or passwords.</w:t>
      </w:r>
    </w:p>
    <w:bookmarkEnd w:id="580"/>
    <w:bookmarkStart w:id="581"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1"/>
    <w:bookmarkStart w:id="582"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2"/>
    <w:bookmarkStart w:id="584"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83">
        <w:r>
          <w:rPr>
            <w:rStyle w:val="Hyperlink"/>
          </w:rPr>
          <w:t xml:space="preserve">Customizing the development environment for GitHub Copilot coding agent</w:t>
        </w:r>
      </w:hyperlink>
      <w:r>
        <w:t xml:space="preserve">.</w:t>
      </w:r>
    </w:p>
    <w:bookmarkEnd w:id="584"/>
    <w:bookmarkEnd w:id="585"/>
    <w:bookmarkStart w:id="589"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8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89"/>
    <w:bookmarkStart w:id="594"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0"/>
        </w:numPr>
      </w:pPr>
      <w:r>
        <w:t xml:space="preserve">Lab members can export Quarto content to Word format for review</w:t>
      </w:r>
    </w:p>
    <w:p>
      <w:pPr>
        <w:pStyle w:val="Compact"/>
        <w:numPr>
          <w:ilvl w:val="0"/>
          <w:numId w:val="1230"/>
        </w:numPr>
      </w:pPr>
      <w:r>
        <w:t xml:space="preserve">Reviewers can make edits, add tracked changes, and insert comments in Word</w:t>
      </w:r>
    </w:p>
    <w:p>
      <w:pPr>
        <w:pStyle w:val="Compact"/>
        <w:numPr>
          <w:ilvl w:val="0"/>
          <w:numId w:val="123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3"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2"/>
        </w:numPr>
      </w:pPr>
      <w:hyperlink r:id="rId590">
        <w:r>
          <w:rPr>
            <w:rStyle w:val="Hyperlink"/>
          </w:rPr>
          <w:t xml:space="preserve">Quarto CLI Issue #6357</w:t>
        </w:r>
      </w:hyperlink>
    </w:p>
    <w:p>
      <w:pPr>
        <w:pStyle w:val="Compact"/>
        <w:numPr>
          <w:ilvl w:val="0"/>
          <w:numId w:val="1232"/>
        </w:numPr>
      </w:pPr>
      <w:hyperlink r:id="rId591">
        <w:r>
          <w:rPr>
            <w:rStyle w:val="Hyperlink"/>
          </w:rPr>
          <w:t xml:space="preserve">Quarto Discussion #6544</w:t>
        </w:r>
      </w:hyperlink>
    </w:p>
    <w:p>
      <w:pPr>
        <w:pStyle w:val="Compact"/>
        <w:numPr>
          <w:ilvl w:val="0"/>
          <w:numId w:val="1232"/>
        </w:numPr>
      </w:pPr>
      <w:hyperlink r:id="rId59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3"/>
        </w:numPr>
      </w:pPr>
      <w:r>
        <w:t xml:space="preserve">Open the generated DOCX file in Microsoft Word</w:t>
      </w:r>
    </w:p>
    <w:p>
      <w:pPr>
        <w:pStyle w:val="Compact"/>
        <w:numPr>
          <w:ilvl w:val="0"/>
          <w:numId w:val="1233"/>
        </w:numPr>
      </w:pPr>
      <w:r>
        <w:t xml:space="preserve">Immediately save the file (File → Save, or Ctrl+S/Cmd+S)</w:t>
      </w:r>
    </w:p>
    <w:p>
      <w:pPr>
        <w:pStyle w:val="Compact"/>
        <w:numPr>
          <w:ilvl w:val="0"/>
          <w:numId w:val="1233"/>
        </w:numPr>
      </w:pPr>
      <w:r>
        <w:t xml:space="preserve">Close and re-open the file to verify it no longer shows</w:t>
      </w:r>
      <w:r>
        <w:t xml:space="preserve"> </w:t>
      </w:r>
      <w:r>
        <w:t xml:space="preserve">“Document 1”</w:t>
      </w:r>
    </w:p>
    <w:p>
      <w:pPr>
        <w:pStyle w:val="Compact"/>
        <w:numPr>
          <w:ilvl w:val="0"/>
          <w:numId w:val="123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3"/>
    <w:bookmarkEnd w:id="594"/>
    <w:bookmarkStart w:id="595"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4"/>
        </w:numPr>
      </w:pPr>
      <w:r>
        <w:t xml:space="preserve">Markdown and Quarto formatting rules (e.g., blank lines before lists, line breaks in prose)</w:t>
      </w:r>
    </w:p>
    <w:p>
      <w:pPr>
        <w:pStyle w:val="Compact"/>
        <w:numPr>
          <w:ilvl w:val="0"/>
          <w:numId w:val="123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4"/>
        </w:numPr>
      </w:pPr>
      <w:r>
        <w:t xml:space="preserve">File organization patterns (e.g., using Quarto includes for modular content)</w:t>
      </w:r>
    </w:p>
    <w:p>
      <w:pPr>
        <w:pStyle w:val="Compact"/>
        <w:numPr>
          <w:ilvl w:val="0"/>
          <w:numId w:val="1234"/>
        </w:numPr>
      </w:pPr>
      <w:r>
        <w:t xml:space="preserve">How to work with DOCX files for hybrid editing workflows</w:t>
      </w:r>
    </w:p>
    <w:p>
      <w:pPr>
        <w:pStyle w:val="Compact"/>
        <w:numPr>
          <w:ilvl w:val="0"/>
          <w:numId w:val="123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5"/>
    <w:bookmarkEnd w:id="596"/>
    <w:bookmarkEnd w:id="597"/>
    <w:bookmarkStart w:id="607" w:name="checklists"/>
    <w:p>
      <w:pPr>
        <w:pStyle w:val="Heading1"/>
      </w:pPr>
      <w:r>
        <w:t xml:space="preserve">18. Checklists</w:t>
      </w:r>
    </w:p>
    <w:p>
      <w:pPr>
        <w:pStyle w:val="FirstParagraph"/>
      </w:pPr>
      <w:r>
        <w:t xml:space="preserve">Adapted by UCD-SeRG team from</w:t>
      </w:r>
      <w:r>
        <w:t xml:space="preserve"> </w:t>
      </w:r>
      <w:hyperlink r:id="rId598">
        <w:r>
          <w:rPr>
            <w:rStyle w:val="Hyperlink"/>
          </w:rPr>
          <w:t xml:space="preserve">original by Jade Benjamin-Chung</w:t>
        </w:r>
      </w:hyperlink>
    </w:p>
    <w:bookmarkStart w:id="599" w:name="pre-analysis-plan-checklist"/>
    <w:p>
      <w:pPr>
        <w:pStyle w:val="Heading2"/>
      </w:pPr>
      <w:r>
        <w:t xml:space="preserve">18.1 Pre-analysis plan checklist</w:t>
      </w:r>
    </w:p>
    <w:p>
      <w:pPr>
        <w:pStyle w:val="Compact"/>
        <w:numPr>
          <w:ilvl w:val="0"/>
          <w:numId w:val="1235"/>
        </w:numPr>
      </w:pPr>
      <w:r>
        <w:t xml:space="preserve">Brief background on the study (a condensed version of the introduction section of the paper)</w:t>
      </w:r>
    </w:p>
    <w:p>
      <w:pPr>
        <w:pStyle w:val="Compact"/>
        <w:numPr>
          <w:ilvl w:val="0"/>
          <w:numId w:val="1235"/>
        </w:numPr>
      </w:pPr>
      <w:r>
        <w:t xml:space="preserve">Hypotheses / objectives</w:t>
      </w:r>
    </w:p>
    <w:p>
      <w:pPr>
        <w:pStyle w:val="Compact"/>
        <w:numPr>
          <w:ilvl w:val="0"/>
          <w:numId w:val="1235"/>
        </w:numPr>
      </w:pPr>
      <w:r>
        <w:t xml:space="preserve">Study design</w:t>
      </w:r>
    </w:p>
    <w:p>
      <w:pPr>
        <w:pStyle w:val="Compact"/>
        <w:numPr>
          <w:ilvl w:val="0"/>
          <w:numId w:val="1235"/>
        </w:numPr>
      </w:pPr>
      <w:r>
        <w:t xml:space="preserve">Description of data</w:t>
      </w:r>
    </w:p>
    <w:p>
      <w:pPr>
        <w:pStyle w:val="Compact"/>
        <w:numPr>
          <w:ilvl w:val="0"/>
          <w:numId w:val="1235"/>
        </w:numPr>
      </w:pPr>
      <w:r>
        <w:t xml:space="preserve">Definition of outcomes</w:t>
      </w:r>
    </w:p>
    <w:p>
      <w:pPr>
        <w:pStyle w:val="Compact"/>
        <w:numPr>
          <w:ilvl w:val="0"/>
          <w:numId w:val="1235"/>
        </w:numPr>
      </w:pPr>
      <w:r>
        <w:t xml:space="preserve">Definition of interventions / exposures</w:t>
      </w:r>
    </w:p>
    <w:p>
      <w:pPr>
        <w:pStyle w:val="Compact"/>
        <w:numPr>
          <w:ilvl w:val="0"/>
          <w:numId w:val="1235"/>
        </w:numPr>
      </w:pPr>
      <w:r>
        <w:t xml:space="preserve">Definition of covariates</w:t>
      </w:r>
    </w:p>
    <w:p>
      <w:pPr>
        <w:pStyle w:val="Compact"/>
        <w:numPr>
          <w:ilvl w:val="0"/>
          <w:numId w:val="1235"/>
        </w:numPr>
      </w:pPr>
      <w:r>
        <w:t xml:space="preserve">Statistical power calculation</w:t>
      </w:r>
    </w:p>
    <w:p>
      <w:pPr>
        <w:pStyle w:val="Compact"/>
        <w:numPr>
          <w:ilvl w:val="0"/>
          <w:numId w:val="1235"/>
        </w:numPr>
      </w:pPr>
      <w:r>
        <w:t xml:space="preserve">Statistical model description</w:t>
      </w:r>
    </w:p>
    <w:p>
      <w:pPr>
        <w:pStyle w:val="Compact"/>
        <w:numPr>
          <w:ilvl w:val="0"/>
          <w:numId w:val="1235"/>
        </w:numPr>
      </w:pPr>
      <w:r>
        <w:t xml:space="preserve">Covariate selection / screening</w:t>
      </w:r>
    </w:p>
    <w:p>
      <w:pPr>
        <w:pStyle w:val="Compact"/>
        <w:numPr>
          <w:ilvl w:val="0"/>
          <w:numId w:val="1235"/>
        </w:numPr>
      </w:pPr>
      <w:r>
        <w:t xml:space="preserve">Standard error estimation method</w:t>
      </w:r>
    </w:p>
    <w:p>
      <w:pPr>
        <w:pStyle w:val="Compact"/>
        <w:numPr>
          <w:ilvl w:val="0"/>
          <w:numId w:val="1235"/>
        </w:numPr>
      </w:pPr>
      <w:r>
        <w:t xml:space="preserve">Missing data analysis</w:t>
      </w:r>
    </w:p>
    <w:p>
      <w:pPr>
        <w:pStyle w:val="Compact"/>
        <w:numPr>
          <w:ilvl w:val="0"/>
          <w:numId w:val="1235"/>
        </w:numPr>
      </w:pPr>
      <w:r>
        <w:t xml:space="preserve">Assessment of effect modification / subgroup analyses</w:t>
      </w:r>
    </w:p>
    <w:p>
      <w:pPr>
        <w:pStyle w:val="Compact"/>
        <w:numPr>
          <w:ilvl w:val="0"/>
          <w:numId w:val="1235"/>
        </w:numPr>
      </w:pPr>
      <w:r>
        <w:t xml:space="preserve">Sensitivity analyses</w:t>
      </w:r>
    </w:p>
    <w:p>
      <w:pPr>
        <w:pStyle w:val="Compact"/>
        <w:numPr>
          <w:ilvl w:val="0"/>
          <w:numId w:val="1235"/>
        </w:numPr>
      </w:pPr>
      <w:r>
        <w:t xml:space="preserve">Negative control analyses</w:t>
      </w:r>
    </w:p>
    <w:bookmarkEnd w:id="599"/>
    <w:bookmarkStart w:id="601" w:name="code-checklist"/>
    <w:p>
      <w:pPr>
        <w:pStyle w:val="Heading2"/>
      </w:pPr>
      <w:r>
        <w:t xml:space="preserve">18.2 Code checklist</w:t>
      </w:r>
    </w:p>
    <w:p>
      <w:pPr>
        <w:pStyle w:val="Compact"/>
        <w:numPr>
          <w:ilvl w:val="0"/>
          <w:numId w:val="1236"/>
        </w:numPr>
      </w:pPr>
      <w:r>
        <w:t xml:space="preserve">Does the script run without errors?</w:t>
      </w:r>
    </w:p>
    <w:p>
      <w:pPr>
        <w:pStyle w:val="Compact"/>
        <w:numPr>
          <w:ilvl w:val="0"/>
          <w:numId w:val="1236"/>
        </w:numPr>
      </w:pPr>
      <w:r>
        <w:t xml:space="preserve">Is code self-contained within repo and/or associated Box folder?</w:t>
      </w:r>
    </w:p>
    <w:p>
      <w:pPr>
        <w:pStyle w:val="Compact"/>
        <w:numPr>
          <w:ilvl w:val="0"/>
          <w:numId w:val="1236"/>
        </w:numPr>
      </w:pPr>
      <w:r>
        <w:t xml:space="preserve">Is all commented out code / remarks removed?</w:t>
      </w:r>
    </w:p>
    <w:p>
      <w:pPr>
        <w:pStyle w:val="Compact"/>
        <w:numPr>
          <w:ilvl w:val="0"/>
          <w:numId w:val="1236"/>
        </w:numPr>
      </w:pPr>
      <w:r>
        <w:t xml:space="preserve">Does the header accurately describe the process completed in the script?</w:t>
      </w:r>
    </w:p>
    <w:p>
      <w:pPr>
        <w:pStyle w:val="Compact"/>
        <w:numPr>
          <w:ilvl w:val="0"/>
          <w:numId w:val="1236"/>
        </w:numPr>
      </w:pPr>
      <w:r>
        <w:t xml:space="preserve">Is the script pushed to its github repository?</w:t>
      </w:r>
    </w:p>
    <w:p>
      <w:pPr>
        <w:pStyle w:val="Compact"/>
        <w:numPr>
          <w:ilvl w:val="0"/>
          <w:numId w:val="1236"/>
        </w:numPr>
      </w:pPr>
      <w:r>
        <w:t xml:space="preserve">Does the code adhere to the</w:t>
      </w:r>
      <w:r>
        <w:t xml:space="preserve"> </w:t>
      </w:r>
      <w:hyperlink r:id="rId600">
        <w:r>
          <w:rPr>
            <w:rStyle w:val="Hyperlink"/>
          </w:rPr>
          <w:t xml:space="preserve">coding style guide</w:t>
        </w:r>
      </w:hyperlink>
      <w:r>
        <w:t xml:space="preserve">?</w:t>
      </w:r>
    </w:p>
    <w:p>
      <w:pPr>
        <w:pStyle w:val="Compact"/>
        <w:numPr>
          <w:ilvl w:val="0"/>
          <w:numId w:val="1236"/>
        </w:numPr>
      </w:pPr>
      <w:r>
        <w:t xml:space="preserve">Are all warnings ignorable? Should any warnings be intentionally suppressed or addressed?</w:t>
      </w:r>
    </w:p>
    <w:bookmarkEnd w:id="601"/>
    <w:bookmarkStart w:id="60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7"/>
        </w:numPr>
      </w:pPr>
      <w:r>
        <w:t xml:space="preserve">Are the study results within the manuscript replicable (i.e., if you rerun the code in the study’s repository, the tables and figures will be exactly replicated?)</w:t>
      </w:r>
    </w:p>
    <w:p>
      <w:pPr>
        <w:pStyle w:val="Compact"/>
        <w:numPr>
          <w:ilvl w:val="0"/>
          <w:numId w:val="1237"/>
        </w:numPr>
      </w:pPr>
      <w:r>
        <w:t xml:space="preserve">Is a target journal selected?</w:t>
      </w:r>
    </w:p>
    <w:p>
      <w:pPr>
        <w:pStyle w:val="Compact"/>
        <w:numPr>
          <w:ilvl w:val="0"/>
          <w:numId w:val="1237"/>
        </w:numPr>
      </w:pPr>
      <w:r>
        <w:t xml:space="preserve">Is the title declarative, in other words, does it state the object/findings rather than suggest them?</w:t>
      </w:r>
    </w:p>
    <w:p>
      <w:pPr>
        <w:pStyle w:val="Compact"/>
        <w:numPr>
          <w:ilvl w:val="0"/>
          <w:numId w:val="1237"/>
        </w:numPr>
      </w:pPr>
      <w:r>
        <w:t xml:space="preserve">Is the word count of the manuscript close to the target journal’s allowance?</w:t>
      </w:r>
    </w:p>
    <w:p>
      <w:pPr>
        <w:pStyle w:val="Compact"/>
        <w:numPr>
          <w:ilvl w:val="0"/>
          <w:numId w:val="1237"/>
        </w:numPr>
      </w:pPr>
      <w:r>
        <w:t xml:space="preserve">Does the manuscript adhere to the formatting guide of the target journal?</w:t>
      </w:r>
    </w:p>
    <w:p>
      <w:pPr>
        <w:pStyle w:val="Compact"/>
        <w:numPr>
          <w:ilvl w:val="0"/>
          <w:numId w:val="1237"/>
        </w:numPr>
      </w:pPr>
      <w:r>
        <w:t xml:space="preserve">Does the manuscript use a consistent voice (passive or active – usually active is preferred … pun intended)?</w:t>
      </w:r>
    </w:p>
    <w:p>
      <w:pPr>
        <w:pStyle w:val="Compact"/>
        <w:numPr>
          <w:ilvl w:val="0"/>
          <w:numId w:val="1237"/>
        </w:numPr>
      </w:pPr>
      <w:r>
        <w:t xml:space="preserve">Is each figure and table (including supplementary material) referenced in the main text?</w:t>
      </w:r>
    </w:p>
    <w:p>
      <w:pPr>
        <w:pStyle w:val="Compact"/>
        <w:numPr>
          <w:ilvl w:val="0"/>
          <w:numId w:val="1237"/>
        </w:numPr>
      </w:pPr>
      <w:r>
        <w:t xml:space="preserve">Is there a caption for each figure and table (including supplementary material)?</w:t>
      </w:r>
    </w:p>
    <w:p>
      <w:pPr>
        <w:pStyle w:val="Compact"/>
        <w:numPr>
          <w:ilvl w:val="0"/>
          <w:numId w:val="1237"/>
        </w:numPr>
      </w:pPr>
      <w:r>
        <w:t xml:space="preserve">Are tables/figures and supplementary material numbered in accordance with their appearance in the main text?</w:t>
      </w:r>
    </w:p>
    <w:p>
      <w:pPr>
        <w:pStyle w:val="Compact"/>
        <w:numPr>
          <w:ilvl w:val="0"/>
          <w:numId w:val="1237"/>
        </w:numPr>
      </w:pPr>
      <w:r>
        <w:t xml:space="preserve">Does the text use past tense if it is reporting research findings or future tense if it is a study protocol?</w:t>
      </w:r>
    </w:p>
    <w:p>
      <w:pPr>
        <w:pStyle w:val="Compact"/>
        <w:numPr>
          <w:ilvl w:val="0"/>
          <w:numId w:val="123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7"/>
        </w:numPr>
      </w:pPr>
      <w:r>
        <w:t xml:space="preserve">Does the text use minimal abbreviations, and are all abbreviations defined at first use?</w:t>
      </w:r>
    </w:p>
    <w:p>
      <w:pPr>
        <w:pStyle w:val="Compact"/>
        <w:numPr>
          <w:ilvl w:val="0"/>
          <w:numId w:val="123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2">
        <w:r>
          <w:rPr>
            <w:rStyle w:val="Hyperlink"/>
          </w:rPr>
          <w:t xml:space="preserve">here</w:t>
        </w:r>
      </w:hyperlink>
      <w:r>
        <w:t xml:space="preserve">)</w:t>
      </w:r>
    </w:p>
    <w:p>
      <w:pPr>
        <w:pStyle w:val="Compact"/>
        <w:numPr>
          <w:ilvl w:val="0"/>
          <w:numId w:val="123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3"/>
    <w:bookmarkStart w:id="606" w:name="figure-checklist"/>
    <w:p>
      <w:pPr>
        <w:pStyle w:val="Heading2"/>
      </w:pPr>
      <w:r>
        <w:t xml:space="preserve">18.4 Figure checklist</w:t>
      </w:r>
    </w:p>
    <w:p>
      <w:pPr>
        <w:pStyle w:val="Compact"/>
        <w:numPr>
          <w:ilvl w:val="0"/>
          <w:numId w:val="1238"/>
        </w:numPr>
      </w:pPr>
      <w:r>
        <w:t xml:space="preserve">Are the x-axis and y-axis labeled?</w:t>
      </w:r>
    </w:p>
    <w:p>
      <w:pPr>
        <w:pStyle w:val="Compact"/>
        <w:numPr>
          <w:ilvl w:val="0"/>
          <w:numId w:val="1238"/>
        </w:numPr>
      </w:pPr>
      <w:r>
        <w:t xml:space="preserve">If the figure includes panels, is each panel labeled?</w:t>
      </w:r>
    </w:p>
    <w:p>
      <w:pPr>
        <w:pStyle w:val="Compact"/>
        <w:numPr>
          <w:ilvl w:val="0"/>
          <w:numId w:val="1238"/>
        </w:numPr>
      </w:pPr>
      <w:r>
        <w:t xml:space="preserve">Are there sufficient numerical / text labels and breaks on the x-axis and y-axis?</w:t>
      </w:r>
    </w:p>
    <w:p>
      <w:pPr>
        <w:pStyle w:val="Compact"/>
        <w:numPr>
          <w:ilvl w:val="0"/>
          <w:numId w:val="1238"/>
        </w:numPr>
      </w:pPr>
      <w:r>
        <w:t xml:space="preserve">Is the font size appropriate (i.e., large enough to read, not so large that it distracts from the data presented in the figure?)</w:t>
      </w:r>
    </w:p>
    <w:p>
      <w:pPr>
        <w:pStyle w:val="Compact"/>
        <w:numPr>
          <w:ilvl w:val="0"/>
          <w:numId w:val="1238"/>
        </w:numPr>
      </w:pPr>
      <w:r>
        <w:t xml:space="preserve">Are the colors used colorblind friendly? See a colorblind-friendly palette</w:t>
      </w:r>
      <w:r>
        <w:t xml:space="preserve"> </w:t>
      </w:r>
      <w:hyperlink r:id="rId604">
        <w:r>
          <w:rPr>
            <w:rStyle w:val="Hyperlink"/>
          </w:rPr>
          <w:t xml:space="preserve">here</w:t>
        </w:r>
      </w:hyperlink>
      <w:r>
        <w:t xml:space="preserve">, a neat palette generator with colorblind options</w:t>
      </w:r>
      <w:r>
        <w:t xml:space="preserve"> </w:t>
      </w:r>
      <w:hyperlink r:id="rId60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8"/>
        </w:numPr>
      </w:pPr>
      <w:r>
        <w:t xml:space="preserve">Are colors/shapes/line types defined in a legend?</w:t>
      </w:r>
    </w:p>
    <w:p>
      <w:pPr>
        <w:pStyle w:val="Compact"/>
        <w:numPr>
          <w:ilvl w:val="0"/>
          <w:numId w:val="1238"/>
        </w:numPr>
      </w:pPr>
      <w:r>
        <w:t xml:space="preserve">Are the legends and other labels easy to understand with minimal abbreviations?</w:t>
      </w:r>
    </w:p>
    <w:p>
      <w:pPr>
        <w:pStyle w:val="Compact"/>
        <w:numPr>
          <w:ilvl w:val="0"/>
          <w:numId w:val="1238"/>
        </w:numPr>
      </w:pPr>
      <w:r>
        <w:t xml:space="preserve">If there is overplotting, is transparency used to show overlapping data?</w:t>
      </w:r>
    </w:p>
    <w:p>
      <w:pPr>
        <w:pStyle w:val="Compact"/>
        <w:numPr>
          <w:ilvl w:val="0"/>
          <w:numId w:val="1238"/>
        </w:numPr>
      </w:pPr>
      <w:r>
        <w:t xml:space="preserve">Are 95% confidence intervals or other measures of precision shown, if applicable?</w:t>
      </w:r>
    </w:p>
    <w:p>
      <w:r>
        <w:br w:type="page"/>
      </w:r>
    </w:p>
    <w:bookmarkEnd w:id="606"/>
    <w:bookmarkEnd w:id="607"/>
    <w:bookmarkStart w:id="650" w:name="resources-2"/>
    <w:p>
      <w:pPr>
        <w:pStyle w:val="Heading1"/>
      </w:pPr>
      <w:r>
        <w:t xml:space="preserve">19. Resources</w:t>
      </w:r>
    </w:p>
    <w:p>
      <w:pPr>
        <w:pStyle w:val="FirstParagraph"/>
      </w:pPr>
      <w:r>
        <w:t xml:space="preserve">Adapted by UCD-SeRG team from</w:t>
      </w:r>
      <w:r>
        <w:t xml:space="preserve"> </w:t>
      </w:r>
      <w:hyperlink r:id="rId608">
        <w:r>
          <w:rPr>
            <w:rStyle w:val="Hyperlink"/>
          </w:rPr>
          <w:t xml:space="preserve">original by Jade Benjamin-Chung and Kunal Mishra</w:t>
        </w:r>
      </w:hyperlink>
    </w:p>
    <w:bookmarkStart w:id="624" w:name="resources-for-r"/>
    <w:p>
      <w:pPr>
        <w:pStyle w:val="Heading2"/>
      </w:pPr>
      <w:r>
        <w:t xml:space="preserve">19.1 Resources for R</w:t>
      </w:r>
    </w:p>
    <w:bookmarkStart w:id="610" w:name="books-and-comprehensive-guides"/>
    <w:p>
      <w:pPr>
        <w:pStyle w:val="Heading3"/>
      </w:pPr>
      <w:r>
        <w:t xml:space="preserve">19.1.1 Books and Comprehensive Guides</w:t>
      </w:r>
    </w:p>
    <w:p>
      <w:pPr>
        <w:pStyle w:val="Compact"/>
        <w:numPr>
          <w:ilvl w:val="0"/>
          <w:numId w:val="123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9"/>
        </w:numPr>
      </w:pPr>
      <w:hyperlink r:id="rId609">
        <w:r>
          <w:rPr>
            <w:rStyle w:val="Hyperlink"/>
          </w:rPr>
          <w:t xml:space="preserve">Jade’s R-for-epi course</w:t>
        </w:r>
      </w:hyperlink>
    </w:p>
    <w:bookmarkEnd w:id="610"/>
    <w:bookmarkStart w:id="615"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0"/>
        </w:numPr>
      </w:pPr>
      <w:hyperlink r:id="rId611">
        <w:r>
          <w:rPr>
            <w:rStyle w:val="Hyperlink"/>
          </w:rPr>
          <w:t xml:space="preserve">Workshop Index</w:t>
        </w:r>
      </w:hyperlink>
      <w:r>
        <w:t xml:space="preserve"> </w:t>
      </w:r>
      <w:r>
        <w:t xml:space="preserve">- comprehensive catalog of all DataLab workshops</w:t>
      </w:r>
    </w:p>
    <w:p>
      <w:pPr>
        <w:pStyle w:val="Compact"/>
        <w:numPr>
          <w:ilvl w:val="0"/>
          <w:numId w:val="1240"/>
        </w:numPr>
      </w:pPr>
      <w:hyperlink r:id="rId612">
        <w:r>
          <w:rPr>
            <w:rStyle w:val="Hyperlink"/>
          </w:rPr>
          <w:t xml:space="preserve">R Basics Workshop</w:t>
        </w:r>
      </w:hyperlink>
      <w:r>
        <w:t xml:space="preserve"> </w:t>
      </w:r>
      <w:r>
        <w:t xml:space="preserve">- foundational R programming for beginners</w:t>
      </w:r>
    </w:p>
    <w:p>
      <w:pPr>
        <w:pStyle w:val="Compact"/>
        <w:numPr>
          <w:ilvl w:val="0"/>
          <w:numId w:val="1240"/>
        </w:numPr>
      </w:pPr>
      <w:hyperlink r:id="rId613">
        <w:r>
          <w:rPr>
            <w:rStyle w:val="Hyperlink"/>
          </w:rPr>
          <w:t xml:space="preserve">Research Toolkits</w:t>
        </w:r>
      </w:hyperlink>
      <w:r>
        <w:t xml:space="preserve"> </w:t>
      </w:r>
      <w:r>
        <w:t xml:space="preserve">- in-depth guides for research tools and methods</w:t>
      </w:r>
    </w:p>
    <w:p>
      <w:pPr>
        <w:pStyle w:val="Compact"/>
        <w:numPr>
          <w:ilvl w:val="0"/>
          <w:numId w:val="1240"/>
        </w:numPr>
      </w:pPr>
      <w:hyperlink r:id="rId614">
        <w:r>
          <w:rPr>
            <w:rStyle w:val="Hyperlink"/>
          </w:rPr>
          <w:t xml:space="preserve">Install Guides</w:t>
        </w:r>
      </w:hyperlink>
      <w:r>
        <w:t xml:space="preserve"> </w:t>
      </w:r>
      <w:r>
        <w:t xml:space="preserve">- setup instructions for data science software</w:t>
      </w:r>
    </w:p>
    <w:bookmarkEnd w:id="615"/>
    <w:bookmarkStart w:id="620" w:name="cheat-sheets"/>
    <w:p>
      <w:pPr>
        <w:pStyle w:val="Heading3"/>
      </w:pPr>
      <w:r>
        <w:t xml:space="preserve">19.1.3 Cheat Sheets</w:t>
      </w:r>
    </w:p>
    <w:p>
      <w:pPr>
        <w:pStyle w:val="Compact"/>
        <w:numPr>
          <w:ilvl w:val="0"/>
          <w:numId w:val="1241"/>
        </w:numPr>
      </w:pPr>
      <w:hyperlink r:id="rId616">
        <w:r>
          <w:rPr>
            <w:rStyle w:val="Hyperlink"/>
          </w:rPr>
          <w:t xml:space="preserve">dplyr and tidyr cheat sheet</w:t>
        </w:r>
      </w:hyperlink>
    </w:p>
    <w:p>
      <w:pPr>
        <w:pStyle w:val="Compact"/>
        <w:numPr>
          <w:ilvl w:val="0"/>
          <w:numId w:val="1241"/>
        </w:numPr>
      </w:pPr>
      <w:hyperlink r:id="rId617">
        <w:r>
          <w:rPr>
            <w:rStyle w:val="Hyperlink"/>
          </w:rPr>
          <w:t xml:space="preserve">ggplot cheat sheet</w:t>
        </w:r>
      </w:hyperlink>
    </w:p>
    <w:p>
      <w:pPr>
        <w:pStyle w:val="Compact"/>
        <w:numPr>
          <w:ilvl w:val="0"/>
          <w:numId w:val="1241"/>
        </w:numPr>
      </w:pPr>
      <w:hyperlink r:id="rId618">
        <w:r>
          <w:rPr>
            <w:rStyle w:val="Hyperlink"/>
          </w:rPr>
          <w:t xml:space="preserve">data table cheat sheet</w:t>
        </w:r>
      </w:hyperlink>
    </w:p>
    <w:p>
      <w:pPr>
        <w:pStyle w:val="Compact"/>
        <w:numPr>
          <w:ilvl w:val="0"/>
          <w:numId w:val="1241"/>
        </w:numPr>
      </w:pPr>
      <w:hyperlink r:id="rId619">
        <w:r>
          <w:rPr>
            <w:rStyle w:val="Hyperlink"/>
          </w:rPr>
          <w:t xml:space="preserve">RMarkdown cheat sheet</w:t>
        </w:r>
      </w:hyperlink>
    </w:p>
    <w:bookmarkEnd w:id="620"/>
    <w:bookmarkStart w:id="622" w:name="style-and-best-practices"/>
    <w:p>
      <w:pPr>
        <w:pStyle w:val="Heading3"/>
      </w:pPr>
      <w:r>
        <w:t xml:space="preserve">19.1.4 Style and Best Practices</w:t>
      </w:r>
    </w:p>
    <w:p>
      <w:pPr>
        <w:pStyle w:val="Compact"/>
        <w:numPr>
          <w:ilvl w:val="0"/>
          <w:numId w:val="1242"/>
        </w:numPr>
      </w:pPr>
      <w:hyperlink r:id="rId621">
        <w:r>
          <w:rPr>
            <w:rStyle w:val="Hyperlink"/>
          </w:rPr>
          <w:t xml:space="preserve">Hadley Wickham’s R Style Guide</w:t>
        </w:r>
      </w:hyperlink>
    </w:p>
    <w:bookmarkEnd w:id="622"/>
    <w:bookmarkStart w:id="623" w:name="tidy-evaluation-resources"/>
    <w:p>
      <w:pPr>
        <w:pStyle w:val="Heading3"/>
      </w:pPr>
      <w:r>
        <w:t xml:space="preserve">19.1.5 Tidy Evaluation Resources</w:t>
      </w:r>
    </w:p>
    <w:p>
      <w:pPr>
        <w:pStyle w:val="Compact"/>
        <w:numPr>
          <w:ilvl w:val="0"/>
          <w:numId w:val="1243"/>
        </w:numPr>
      </w:pPr>
      <w:hyperlink r:id="rId201">
        <w:r>
          <w:rPr>
            <w:rStyle w:val="Hyperlink"/>
          </w:rPr>
          <w:t xml:space="preserve">Tidy Eval in 5 Minutes</w:t>
        </w:r>
      </w:hyperlink>
      <w:r>
        <w:t xml:space="preserve"> </w:t>
      </w:r>
      <w:r>
        <w:t xml:space="preserve">(video)</w:t>
      </w:r>
    </w:p>
    <w:p>
      <w:pPr>
        <w:pStyle w:val="Compact"/>
        <w:numPr>
          <w:ilvl w:val="0"/>
          <w:numId w:val="1243"/>
        </w:numPr>
      </w:pPr>
      <w:hyperlink r:id="rId199">
        <w:r>
          <w:rPr>
            <w:rStyle w:val="Hyperlink"/>
          </w:rPr>
          <w:t xml:space="preserve">Tidy Evaluation</w:t>
        </w:r>
      </w:hyperlink>
      <w:r>
        <w:t xml:space="preserve"> </w:t>
      </w:r>
      <w:r>
        <w:t xml:space="preserve">(e-book)</w:t>
      </w:r>
    </w:p>
    <w:p>
      <w:pPr>
        <w:pStyle w:val="Compact"/>
        <w:numPr>
          <w:ilvl w:val="0"/>
          <w:numId w:val="124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3"/>
        </w:numPr>
      </w:pPr>
      <w:hyperlink r:id="rId204">
        <w:r>
          <w:rPr>
            <w:rStyle w:val="Hyperlink"/>
          </w:rPr>
          <w:t xml:space="preserve">Standard Evaluation for *_join</w:t>
        </w:r>
      </w:hyperlink>
      <w:r>
        <w:t xml:space="preserve"> </w:t>
      </w:r>
      <w:r>
        <w:t xml:space="preserve">(stackoverflow)</w:t>
      </w:r>
    </w:p>
    <w:p>
      <w:pPr>
        <w:pStyle w:val="Compact"/>
        <w:numPr>
          <w:ilvl w:val="0"/>
          <w:numId w:val="1243"/>
        </w:numPr>
      </w:pPr>
      <w:hyperlink r:id="rId199">
        <w:r>
          <w:rPr>
            <w:rStyle w:val="Hyperlink"/>
          </w:rPr>
          <w:t xml:space="preserve">Programming with dplyr</w:t>
        </w:r>
      </w:hyperlink>
      <w:r>
        <w:t xml:space="preserve"> </w:t>
      </w:r>
      <w:r>
        <w:t xml:space="preserve">(package vignette)</w:t>
      </w:r>
    </w:p>
    <w:bookmarkEnd w:id="623"/>
    <w:bookmarkEnd w:id="624"/>
    <w:bookmarkStart w:id="626" w:name="resources-for-git-github"/>
    <w:p>
      <w:pPr>
        <w:pStyle w:val="Heading2"/>
      </w:pPr>
      <w:r>
        <w:t xml:space="preserve">19.2 Resources for Git &amp; Github</w:t>
      </w:r>
    </w:p>
    <w:p>
      <w:pPr>
        <w:pStyle w:val="Compact"/>
        <w:numPr>
          <w:ilvl w:val="0"/>
          <w:numId w:val="124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4"/>
        </w:numPr>
      </w:pPr>
      <w:hyperlink r:id="rId625">
        <w:r>
          <w:rPr>
            <w:rStyle w:val="Hyperlink"/>
          </w:rPr>
          <w:t xml:space="preserve">GitHub Skills: Introduction to GitHub</w:t>
        </w:r>
      </w:hyperlink>
    </w:p>
    <w:p>
      <w:pPr>
        <w:pStyle w:val="Compact"/>
        <w:numPr>
          <w:ilvl w:val="0"/>
          <w:numId w:val="1244"/>
        </w:numPr>
      </w:pPr>
      <w:hyperlink r:id="rId364">
        <w:r>
          <w:rPr>
            <w:rStyle w:val="Hyperlink"/>
          </w:rPr>
          <w:t xml:space="preserve">UC Davis DataLab Git Sandbox</w:t>
        </w:r>
      </w:hyperlink>
      <w:r>
        <w:t xml:space="preserve"> </w:t>
      </w:r>
      <w:r>
        <w:t xml:space="preserve">- hands-on Git practice repository</w:t>
      </w:r>
    </w:p>
    <w:bookmarkEnd w:id="626"/>
    <w:bookmarkStart w:id="629" w:name="resources-for-python"/>
    <w:p>
      <w:pPr>
        <w:pStyle w:val="Heading2"/>
      </w:pPr>
      <w:r>
        <w:t xml:space="preserve">19.3 Resources for Python</w:t>
      </w:r>
    </w:p>
    <w:p>
      <w:pPr>
        <w:pStyle w:val="Compact"/>
        <w:numPr>
          <w:ilvl w:val="0"/>
          <w:numId w:val="1245"/>
        </w:numPr>
      </w:pPr>
      <w:hyperlink r:id="rId627">
        <w:r>
          <w:rPr>
            <w:rStyle w:val="Hyperlink"/>
          </w:rPr>
          <w:t xml:space="preserve">UC Davis DataLab Python Basics Workshop</w:t>
        </w:r>
      </w:hyperlink>
      <w:r>
        <w:t xml:space="preserve"> </w:t>
      </w:r>
      <w:r>
        <w:t xml:space="preserve">- foundational Python programming</w:t>
      </w:r>
    </w:p>
    <w:p>
      <w:pPr>
        <w:pStyle w:val="Compact"/>
        <w:numPr>
          <w:ilvl w:val="0"/>
          <w:numId w:val="1245"/>
        </w:numPr>
      </w:pPr>
      <w:hyperlink r:id="rId628">
        <w:r>
          <w:rPr>
            <w:rStyle w:val="Hyperlink"/>
          </w:rPr>
          <w:t xml:space="preserve">Natural Language Processing with Python</w:t>
        </w:r>
      </w:hyperlink>
      <w:r>
        <w:t xml:space="preserve"> </w:t>
      </w:r>
      <w:r>
        <w:t xml:space="preserve">- text analysis and NLP techniques</w:t>
      </w:r>
    </w:p>
    <w:bookmarkEnd w:id="629"/>
    <w:bookmarkStart w:id="631" w:name="resources-for-julia"/>
    <w:p>
      <w:pPr>
        <w:pStyle w:val="Heading2"/>
      </w:pPr>
      <w:r>
        <w:t xml:space="preserve">19.4 Resources for Julia</w:t>
      </w:r>
    </w:p>
    <w:p>
      <w:pPr>
        <w:pStyle w:val="Compact"/>
        <w:numPr>
          <w:ilvl w:val="0"/>
          <w:numId w:val="1246"/>
        </w:numPr>
      </w:pPr>
      <w:hyperlink r:id="rId630">
        <w:r>
          <w:rPr>
            <w:rStyle w:val="Hyperlink"/>
          </w:rPr>
          <w:t xml:space="preserve">UC Davis Julia Users Group Julia Basics Workshop</w:t>
        </w:r>
      </w:hyperlink>
      <w:r>
        <w:t xml:space="preserve"> </w:t>
      </w:r>
      <w:r>
        <w:t xml:space="preserve">- foundational Julia programming</w:t>
      </w:r>
    </w:p>
    <w:bookmarkEnd w:id="631"/>
    <w:bookmarkStart w:id="632" w:name="scientific-figures"/>
    <w:p>
      <w:pPr>
        <w:pStyle w:val="Heading2"/>
      </w:pPr>
      <w:r>
        <w:t xml:space="preserve">19.5 Scientific figures</w:t>
      </w:r>
    </w:p>
    <w:p>
      <w:pPr>
        <w:pStyle w:val="Compact"/>
        <w:numPr>
          <w:ilvl w:val="0"/>
          <w:numId w:val="1247"/>
        </w:numPr>
      </w:pPr>
      <w:r>
        <w:t xml:space="preserve">Ten Simple Rules for Better Figures</w:t>
      </w:r>
      <w:r>
        <w:t xml:space="preserve"> </w:t>
      </w:r>
      <w:r>
        <w:t xml:space="preserve">(Rougier, Droettboom, and Bourne 2014)</w:t>
      </w:r>
    </w:p>
    <w:bookmarkEnd w:id="632"/>
    <w:bookmarkStart w:id="636" w:name="writing"/>
    <w:p>
      <w:pPr>
        <w:pStyle w:val="Heading2"/>
      </w:pPr>
      <w:r>
        <w:t xml:space="preserve">19.6 Writing</w:t>
      </w:r>
    </w:p>
    <w:p>
      <w:pPr>
        <w:pStyle w:val="Compact"/>
        <w:numPr>
          <w:ilvl w:val="0"/>
          <w:numId w:val="1248"/>
        </w:numPr>
      </w:pPr>
      <w:r>
        <w:t xml:space="preserve">Unpacking the Scientific Toolbox</w:t>
      </w:r>
      <w:r>
        <w:t xml:space="preserve"> </w:t>
      </w:r>
      <w:r>
        <w:t xml:space="preserve">(Silbiger and Stubler 2019)</w:t>
      </w:r>
    </w:p>
    <w:p>
      <w:pPr>
        <w:pStyle w:val="Compact"/>
        <w:numPr>
          <w:ilvl w:val="0"/>
          <w:numId w:val="1248"/>
        </w:numPr>
      </w:pPr>
      <w:r>
        <w:t xml:space="preserve">ICMJE Definition of authorship</w:t>
      </w:r>
      <w:r>
        <w:t xml:space="preserve"> </w:t>
      </w:r>
      <w:r>
        <w:t xml:space="preserve">(International Committee of Medical Journal Editors, n.d.)</w:t>
      </w:r>
    </w:p>
    <w:p>
      <w:pPr>
        <w:pStyle w:val="Compact"/>
        <w:numPr>
          <w:ilvl w:val="0"/>
          <w:numId w:val="1248"/>
        </w:numPr>
      </w:pPr>
      <w:r>
        <w:t xml:space="preserve">Computational science: …why scientific programming does not compute</w:t>
      </w:r>
      <w:r>
        <w:t xml:space="preserve"> </w:t>
      </w:r>
      <w:r>
        <w:t xml:space="preserve">(Merali and Giles 2010)</w:t>
      </w:r>
    </w:p>
    <w:p>
      <w:pPr>
        <w:pStyle w:val="Compact"/>
        <w:numPr>
          <w:ilvl w:val="0"/>
          <w:numId w:val="1248"/>
        </w:numPr>
      </w:pPr>
      <w:hyperlink r:id="rId633">
        <w:r>
          <w:rPr>
            <w:rStyle w:val="Hyperlink"/>
          </w:rPr>
          <w:t xml:space="preserve">The Pathway to Publishing: A Guide to Quantitative Writing in the Health Sciences</w:t>
        </w:r>
      </w:hyperlink>
    </w:p>
    <w:p>
      <w:pPr>
        <w:pStyle w:val="Compact"/>
        <w:numPr>
          <w:ilvl w:val="0"/>
          <w:numId w:val="1248"/>
        </w:numPr>
      </w:pPr>
      <w:hyperlink r:id="rId63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8"/>
        </w:numPr>
      </w:pPr>
      <w:hyperlink r:id="rId635">
        <w:r>
          <w:rPr>
            <w:rStyle w:val="Hyperlink"/>
          </w:rPr>
          <w:t xml:space="preserve">Secret, actionable writing tips</w:t>
        </w:r>
      </w:hyperlink>
    </w:p>
    <w:bookmarkEnd w:id="636"/>
    <w:bookmarkStart w:id="640" w:name="presentations"/>
    <w:p>
      <w:pPr>
        <w:pStyle w:val="Heading2"/>
      </w:pPr>
      <w:r>
        <w:t xml:space="preserve">19.7 Presentations</w:t>
      </w:r>
    </w:p>
    <w:p>
      <w:pPr>
        <w:pStyle w:val="Compact"/>
        <w:numPr>
          <w:ilvl w:val="0"/>
          <w:numId w:val="1249"/>
        </w:numPr>
      </w:pPr>
      <w:r>
        <w:t xml:space="preserve">How to tell a compelling story in scientific presentations</w:t>
      </w:r>
      <w:r>
        <w:t xml:space="preserve"> </w:t>
      </w:r>
      <w:r>
        <w:t xml:space="preserve">(Van Noorden 2021)</w:t>
      </w:r>
    </w:p>
    <w:p>
      <w:pPr>
        <w:pStyle w:val="Compact"/>
        <w:numPr>
          <w:ilvl w:val="0"/>
          <w:numId w:val="1249"/>
        </w:numPr>
      </w:pPr>
      <w:hyperlink r:id="rId637">
        <w:r>
          <w:rPr>
            <w:rStyle w:val="Hyperlink"/>
          </w:rPr>
          <w:t xml:space="preserve">How to give a killer narratively-driven scientific talk</w:t>
        </w:r>
      </w:hyperlink>
    </w:p>
    <w:p>
      <w:pPr>
        <w:pStyle w:val="Compact"/>
        <w:numPr>
          <w:ilvl w:val="0"/>
          <w:numId w:val="1249"/>
        </w:numPr>
      </w:pPr>
      <w:hyperlink r:id="rId638">
        <w:r>
          <w:rPr>
            <w:rStyle w:val="Hyperlink"/>
          </w:rPr>
          <w:t xml:space="preserve">How to make a better poster</w:t>
        </w:r>
      </w:hyperlink>
    </w:p>
    <w:p>
      <w:pPr>
        <w:pStyle w:val="Compact"/>
        <w:numPr>
          <w:ilvl w:val="0"/>
          <w:numId w:val="1249"/>
        </w:numPr>
      </w:pPr>
      <w:hyperlink r:id="rId639">
        <w:r>
          <w:rPr>
            <w:rStyle w:val="Hyperlink"/>
          </w:rPr>
          <w:t xml:space="preserve">How to make an even better poster</w:t>
        </w:r>
      </w:hyperlink>
    </w:p>
    <w:bookmarkEnd w:id="640"/>
    <w:bookmarkStart w:id="643" w:name="professional-advice"/>
    <w:p>
      <w:pPr>
        <w:pStyle w:val="Heading2"/>
      </w:pPr>
      <w:r>
        <w:t xml:space="preserve">19.8 Professional advice</w:t>
      </w:r>
    </w:p>
    <w:p>
      <w:pPr>
        <w:pStyle w:val="Compact"/>
        <w:numPr>
          <w:ilvl w:val="0"/>
          <w:numId w:val="1250"/>
        </w:numPr>
      </w:pPr>
      <w:hyperlink r:id="rId641">
        <w:r>
          <w:rPr>
            <w:rStyle w:val="Hyperlink"/>
          </w:rPr>
          <w:t xml:space="preserve">Professional advice, especially for your first job</w:t>
        </w:r>
      </w:hyperlink>
    </w:p>
    <w:p>
      <w:pPr>
        <w:pStyle w:val="Compact"/>
        <w:numPr>
          <w:ilvl w:val="0"/>
          <w:numId w:val="1250"/>
        </w:numPr>
      </w:pPr>
      <w:hyperlink r:id="rId642">
        <w:r>
          <w:rPr>
            <w:rStyle w:val="Hyperlink"/>
          </w:rPr>
          <w:t xml:space="preserve">Team Public Health Substack</w:t>
        </w:r>
      </w:hyperlink>
    </w:p>
    <w:bookmarkEnd w:id="643"/>
    <w:bookmarkStart w:id="646" w:name="funding"/>
    <w:p>
      <w:pPr>
        <w:pStyle w:val="Heading2"/>
      </w:pPr>
      <w:r>
        <w:t xml:space="preserve">19.9 Funding</w:t>
      </w:r>
    </w:p>
    <w:p>
      <w:pPr>
        <w:pStyle w:val="Compact"/>
        <w:numPr>
          <w:ilvl w:val="0"/>
          <w:numId w:val="1251"/>
        </w:numPr>
      </w:pPr>
      <w:hyperlink r:id="rId644">
        <w:r>
          <w:rPr>
            <w:rStyle w:val="Hyperlink"/>
          </w:rPr>
          <w:t xml:space="preserve">Building Your Funding Train</w:t>
        </w:r>
      </w:hyperlink>
    </w:p>
    <w:p>
      <w:pPr>
        <w:pStyle w:val="Compact"/>
        <w:numPr>
          <w:ilvl w:val="0"/>
          <w:numId w:val="1251"/>
        </w:numPr>
      </w:pPr>
      <w:hyperlink r:id="rId645">
        <w:r>
          <w:rPr>
            <w:rStyle w:val="Hyperlink"/>
          </w:rPr>
          <w:t xml:space="preserve">NIH Grant Writing Resources</w:t>
        </w:r>
      </w:hyperlink>
    </w:p>
    <w:bookmarkEnd w:id="646"/>
    <w:bookmarkStart w:id="649" w:name="ethics-and-global-health-research"/>
    <w:p>
      <w:pPr>
        <w:pStyle w:val="Heading2"/>
      </w:pPr>
      <w:r>
        <w:t xml:space="preserve">19.10 Ethics and global health research</w:t>
      </w:r>
    </w:p>
    <w:p>
      <w:pPr>
        <w:pStyle w:val="Compact"/>
        <w:numPr>
          <w:ilvl w:val="0"/>
          <w:numId w:val="1252"/>
        </w:numPr>
      </w:pPr>
      <w:hyperlink r:id="rId647">
        <w:r>
          <w:rPr>
            <w:rStyle w:val="Hyperlink"/>
          </w:rPr>
          <w:t xml:space="preserve">Global Code of Conduct For Research in Resource-Poor Settings</w:t>
        </w:r>
      </w:hyperlink>
    </w:p>
    <w:p>
      <w:pPr>
        <w:pStyle w:val="Compact"/>
        <w:numPr>
          <w:ilvl w:val="0"/>
          <w:numId w:val="1252"/>
        </w:numPr>
      </w:pPr>
      <w:r>
        <w:t xml:space="preserve">Addressing power asymmetries in global health</w:t>
      </w:r>
      <w:r>
        <w:t xml:space="preserve"> </w:t>
      </w:r>
      <w:r>
        <w:t xml:space="preserve">(Abimbola et al. 2022)</w:t>
      </w:r>
    </w:p>
    <w:p>
      <w:pPr>
        <w:pStyle w:val="Compact"/>
        <w:numPr>
          <w:ilvl w:val="0"/>
          <w:numId w:val="1252"/>
        </w:numPr>
      </w:pPr>
      <w:hyperlink r:id="rId648">
        <w:r>
          <w:rPr>
            <w:rStyle w:val="Hyperlink"/>
          </w:rPr>
          <w:t xml:space="preserve">Transforming Global Health Partnerships</w:t>
        </w:r>
      </w:hyperlink>
    </w:p>
    <w:p>
      <w:r>
        <w:br w:type="page"/>
      </w:r>
    </w:p>
    <w:bookmarkEnd w:id="649"/>
    <w:bookmarkEnd w:id="650"/>
    <w:bookmarkStart w:id="677" w:name="professional-development"/>
    <w:p>
      <w:pPr>
        <w:pStyle w:val="Heading1"/>
      </w:pPr>
      <w:r>
        <w:t xml:space="preserve">20. Professional Development</w:t>
      </w:r>
    </w:p>
    <w:p>
      <w:pPr>
        <w:pStyle w:val="FirstParagraph"/>
      </w:pPr>
      <w:r>
        <w:t xml:space="preserve">Adapted by UCD-SeRG team from</w:t>
      </w:r>
      <w:r>
        <w:t xml:space="preserve"> </w:t>
      </w:r>
      <w:hyperlink r:id="rId651">
        <w:r>
          <w:rPr>
            <w:rStyle w:val="Hyperlink"/>
          </w:rPr>
          <w:t xml:space="preserve">original by Jade Benjamin-Chung</w:t>
        </w:r>
      </w:hyperlink>
    </w:p>
    <w:bookmarkStart w:id="65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3"/>
        </w:numPr>
      </w:pPr>
      <w:r>
        <w:t xml:space="preserve">Regular, open communication between mentees and mentors</w:t>
      </w:r>
    </w:p>
    <w:p>
      <w:pPr>
        <w:pStyle w:val="Compact"/>
        <w:numPr>
          <w:ilvl w:val="0"/>
          <w:numId w:val="1253"/>
        </w:numPr>
      </w:pPr>
      <w:r>
        <w:t xml:space="preserve">Mutual respect and trust</w:t>
      </w:r>
    </w:p>
    <w:p>
      <w:pPr>
        <w:pStyle w:val="Compact"/>
        <w:numPr>
          <w:ilvl w:val="0"/>
          <w:numId w:val="1253"/>
        </w:numPr>
      </w:pPr>
      <w:r>
        <w:t xml:space="preserve">Clear expectations and goals</w:t>
      </w:r>
    </w:p>
    <w:p>
      <w:pPr>
        <w:pStyle w:val="Compact"/>
        <w:numPr>
          <w:ilvl w:val="0"/>
          <w:numId w:val="1253"/>
        </w:numPr>
      </w:pPr>
      <w:r>
        <w:t xml:space="preserve">Constructive feedback</w:t>
      </w:r>
    </w:p>
    <w:p>
      <w:pPr>
        <w:pStyle w:val="Compact"/>
        <w:numPr>
          <w:ilvl w:val="0"/>
          <w:numId w:val="1253"/>
        </w:numPr>
      </w:pPr>
      <w:r>
        <w:t xml:space="preserve">Support for both research and career development</w:t>
      </w:r>
    </w:p>
    <w:bookmarkEnd w:id="652"/>
    <w:bookmarkStart w:id="65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4"/>
        </w:numPr>
      </w:pPr>
      <w:r>
        <w:t xml:space="preserve">Short-term and long-term career goals</w:t>
      </w:r>
    </w:p>
    <w:p>
      <w:pPr>
        <w:pStyle w:val="Compact"/>
        <w:numPr>
          <w:ilvl w:val="0"/>
          <w:numId w:val="1254"/>
        </w:numPr>
      </w:pPr>
      <w:r>
        <w:t xml:space="preserve">Skills to develop</w:t>
      </w:r>
    </w:p>
    <w:p>
      <w:pPr>
        <w:pStyle w:val="Compact"/>
        <w:numPr>
          <w:ilvl w:val="0"/>
          <w:numId w:val="1254"/>
        </w:numPr>
      </w:pPr>
      <w:r>
        <w:t xml:space="preserve">Training needs and opportunities</w:t>
      </w:r>
    </w:p>
    <w:p>
      <w:pPr>
        <w:pStyle w:val="Compact"/>
        <w:numPr>
          <w:ilvl w:val="0"/>
          <w:numId w:val="1254"/>
        </w:numPr>
      </w:pPr>
      <w:r>
        <w:t xml:space="preserve">Timeline and milestones</w:t>
      </w:r>
    </w:p>
    <w:p>
      <w:pPr>
        <w:pStyle w:val="Compact"/>
        <w:numPr>
          <w:ilvl w:val="0"/>
          <w:numId w:val="1254"/>
        </w:numPr>
      </w:pPr>
      <w:r>
        <w:t xml:space="preserve">Progress toward goals</w:t>
      </w:r>
    </w:p>
    <w:p>
      <w:pPr>
        <w:pStyle w:val="FirstParagraph"/>
      </w:pPr>
      <w:r>
        <w:t xml:space="preserve">Update your IDP at least annually and discuss it with your PI. Useful resources:</w:t>
      </w:r>
    </w:p>
    <w:p>
      <w:pPr>
        <w:pStyle w:val="Compact"/>
        <w:numPr>
          <w:ilvl w:val="0"/>
          <w:numId w:val="1255"/>
        </w:numPr>
      </w:pPr>
      <w:hyperlink r:id="rId653">
        <w:r>
          <w:rPr>
            <w:rStyle w:val="Hyperlink"/>
          </w:rPr>
          <w:t xml:space="preserve">myIDP - Individual Development Plan tool</w:t>
        </w:r>
      </w:hyperlink>
    </w:p>
    <w:p>
      <w:pPr>
        <w:pStyle w:val="Compact"/>
        <w:numPr>
          <w:ilvl w:val="0"/>
          <w:numId w:val="1255"/>
        </w:numPr>
      </w:pPr>
      <w:hyperlink r:id="rId654">
        <w:r>
          <w:rPr>
            <w:rStyle w:val="Hyperlink"/>
          </w:rPr>
          <w:t xml:space="preserve">NIH OITE Career Resources</w:t>
        </w:r>
      </w:hyperlink>
    </w:p>
    <w:bookmarkEnd w:id="655"/>
    <w:bookmarkStart w:id="65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6"/>
        </w:numPr>
      </w:pPr>
      <w:r>
        <w:t xml:space="preserve">Discuss conference opportunities with PIs early</w:t>
      </w:r>
    </w:p>
    <w:p>
      <w:pPr>
        <w:pStyle w:val="Compact"/>
        <w:numPr>
          <w:ilvl w:val="0"/>
          <w:numId w:val="1256"/>
        </w:numPr>
      </w:pPr>
      <w:r>
        <w:t xml:space="preserve">Submit abstracts with PI approval</w:t>
      </w:r>
    </w:p>
    <w:p>
      <w:pPr>
        <w:pStyle w:val="Compact"/>
        <w:numPr>
          <w:ilvl w:val="0"/>
          <w:numId w:val="1256"/>
        </w:numPr>
      </w:pPr>
      <w:r>
        <w:t xml:space="preserve">Practice presentations in lab meeting before the conference</w:t>
      </w:r>
    </w:p>
    <w:p>
      <w:pPr>
        <w:pStyle w:val="Compact"/>
        <w:numPr>
          <w:ilvl w:val="0"/>
          <w:numId w:val="125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7"/>
        </w:numPr>
      </w:pPr>
      <w:hyperlink r:id="rId656">
        <w:r>
          <w:rPr>
            <w:rStyle w:val="Hyperlink"/>
          </w:rPr>
          <w:t xml:space="preserve">How to tell a compelling story in scientific presentations</w:t>
        </w:r>
      </w:hyperlink>
    </w:p>
    <w:p>
      <w:pPr>
        <w:pStyle w:val="Compact"/>
        <w:numPr>
          <w:ilvl w:val="0"/>
          <w:numId w:val="1257"/>
        </w:numPr>
      </w:pPr>
      <w:hyperlink r:id="rId637">
        <w:r>
          <w:rPr>
            <w:rStyle w:val="Hyperlink"/>
          </w:rPr>
          <w:t xml:space="preserve">How to give a killer narratively-driven scientific talk</w:t>
        </w:r>
      </w:hyperlink>
    </w:p>
    <w:p>
      <w:pPr>
        <w:pStyle w:val="Compact"/>
        <w:numPr>
          <w:ilvl w:val="0"/>
          <w:numId w:val="1257"/>
        </w:numPr>
      </w:pPr>
      <w:hyperlink r:id="rId657">
        <w:r>
          <w:rPr>
            <w:rStyle w:val="Hyperlink"/>
          </w:rPr>
          <w:t xml:space="preserve">How to make a better poster</w:t>
        </w:r>
      </w:hyperlink>
    </w:p>
    <w:p>
      <w:pPr>
        <w:pStyle w:val="Compact"/>
        <w:numPr>
          <w:ilvl w:val="0"/>
          <w:numId w:val="1257"/>
        </w:numPr>
      </w:pPr>
      <w:hyperlink r:id="rId639">
        <w:r>
          <w:rPr>
            <w:rStyle w:val="Hyperlink"/>
          </w:rPr>
          <w:t xml:space="preserve">How to make an even better poster</w:t>
        </w:r>
      </w:hyperlink>
    </w:p>
    <w:bookmarkEnd w:id="658"/>
    <w:bookmarkStart w:id="66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8"/>
        </w:numPr>
      </w:pPr>
      <w:r>
        <w:t xml:space="preserve">Label x-axis and y-axis clearly</w:t>
      </w:r>
    </w:p>
    <w:p>
      <w:pPr>
        <w:pStyle w:val="Compact"/>
        <w:numPr>
          <w:ilvl w:val="0"/>
          <w:numId w:val="1258"/>
        </w:numPr>
      </w:pPr>
      <w:r>
        <w:t xml:space="preserve">Use panel labels when including multiple subplots</w:t>
      </w:r>
    </w:p>
    <w:p>
      <w:pPr>
        <w:pStyle w:val="Compact"/>
        <w:numPr>
          <w:ilvl w:val="0"/>
          <w:numId w:val="1258"/>
        </w:numPr>
      </w:pPr>
      <w:r>
        <w:t xml:space="preserve">Include sufficient tick marks and labels</w:t>
      </w:r>
    </w:p>
    <w:p>
      <w:pPr>
        <w:pStyle w:val="Compact"/>
        <w:numPr>
          <w:ilvl w:val="0"/>
          <w:numId w:val="1258"/>
        </w:numPr>
      </w:pPr>
      <w:r>
        <w:t xml:space="preserve">Use appropriate font sizes (readable but not distracting)</w:t>
      </w:r>
    </w:p>
    <w:p>
      <w:pPr>
        <w:pStyle w:val="Compact"/>
        <w:numPr>
          <w:ilvl w:val="0"/>
          <w:numId w:val="1258"/>
        </w:numPr>
      </w:pPr>
      <w:r>
        <w:t xml:space="preserve">Use colorblind-friendly palettes (see</w:t>
      </w:r>
      <w:r>
        <w:t xml:space="preserve"> </w:t>
      </w:r>
      <w:hyperlink r:id="rId659">
        <w:r>
          <w:rPr>
            <w:rStyle w:val="Hyperlink"/>
          </w:rPr>
          <w:t xml:space="preserve">ColorBrewer</w:t>
        </w:r>
      </w:hyperlink>
      <w:r>
        <w:t xml:space="preserve"> </w:t>
      </w:r>
      <w:r>
        <w:t xml:space="preserve">or</w:t>
      </w:r>
      <w:r>
        <w:t xml:space="preserve"> </w:t>
      </w:r>
      <w:hyperlink r:id="rId660">
        <w:r>
          <w:rPr>
            <w:rStyle w:val="Hyperlink"/>
          </w:rPr>
          <w:t xml:space="preserve">iwanthue</w:t>
        </w:r>
      </w:hyperlink>
      <w:r>
        <w:t xml:space="preserve">)</w:t>
      </w:r>
    </w:p>
    <w:p>
      <w:pPr>
        <w:pStyle w:val="Compact"/>
        <w:numPr>
          <w:ilvl w:val="0"/>
          <w:numId w:val="1258"/>
        </w:numPr>
      </w:pPr>
      <w:r>
        <w:t xml:space="preserve">Define colors, shapes, and line types in legends</w:t>
      </w:r>
    </w:p>
    <w:p>
      <w:pPr>
        <w:pStyle w:val="Compact"/>
        <w:numPr>
          <w:ilvl w:val="0"/>
          <w:numId w:val="1258"/>
        </w:numPr>
      </w:pPr>
      <w:r>
        <w:t xml:space="preserve">Minimize abbreviations in labels and legends</w:t>
      </w:r>
    </w:p>
    <w:p>
      <w:pPr>
        <w:pStyle w:val="Compact"/>
        <w:numPr>
          <w:ilvl w:val="0"/>
          <w:numId w:val="1258"/>
        </w:numPr>
      </w:pPr>
      <w:r>
        <w:t xml:space="preserve">Use transparency to show overlapping data</w:t>
      </w:r>
    </w:p>
    <w:p>
      <w:pPr>
        <w:pStyle w:val="Compact"/>
        <w:numPr>
          <w:ilvl w:val="0"/>
          <w:numId w:val="1258"/>
        </w:numPr>
      </w:pPr>
      <w:r>
        <w:t xml:space="preserve">Show measures of precision (e.g., 95% confidence intervals)</w:t>
      </w:r>
    </w:p>
    <w:p>
      <w:pPr>
        <w:pStyle w:val="FirstParagraph"/>
      </w:pPr>
      <w:r>
        <w:rPr>
          <w:b/>
          <w:bCs/>
        </w:rPr>
        <w:t xml:space="preserve">Resources:</w:t>
      </w:r>
    </w:p>
    <w:p>
      <w:pPr>
        <w:pStyle w:val="Compact"/>
        <w:numPr>
          <w:ilvl w:val="0"/>
          <w:numId w:val="1259"/>
        </w:numPr>
      </w:pPr>
      <w:hyperlink r:id="rId661">
        <w:r>
          <w:rPr>
            <w:rStyle w:val="Hyperlink"/>
          </w:rPr>
          <w:t xml:space="preserve">Ten Simple Rules for Better Figures</w:t>
        </w:r>
      </w:hyperlink>
    </w:p>
    <w:bookmarkEnd w:id="662"/>
    <w:bookmarkStart w:id="665" w:name="grant-writing"/>
    <w:p>
      <w:pPr>
        <w:pStyle w:val="Heading2"/>
      </w:pPr>
      <w:r>
        <w:t xml:space="preserve">20.5 Grant Writing</w:t>
      </w:r>
    </w:p>
    <w:p>
      <w:pPr>
        <w:pStyle w:val="Compact"/>
        <w:numPr>
          <w:ilvl w:val="0"/>
          <w:numId w:val="1260"/>
        </w:numPr>
      </w:pPr>
      <w:r>
        <w:t xml:space="preserve">Graduate students and postdocs are encouraged to apply for fellowships (e.g., NIH F31, NSF GRFP, K awards)</w:t>
      </w:r>
    </w:p>
    <w:p>
      <w:pPr>
        <w:pStyle w:val="Compact"/>
        <w:numPr>
          <w:ilvl w:val="0"/>
          <w:numId w:val="1260"/>
        </w:numPr>
      </w:pPr>
      <w:r>
        <w:t xml:space="preserve">PIs will support fellowship applications with feedback, letters of support, and mentoring</w:t>
      </w:r>
    </w:p>
    <w:p>
      <w:pPr>
        <w:pStyle w:val="Compact"/>
        <w:numPr>
          <w:ilvl w:val="0"/>
          <w:numId w:val="1260"/>
        </w:numPr>
      </w:pPr>
      <w:r>
        <w:t xml:space="preserve">Start planning fellowship applications well in advance of deadlines (typically 3-6 months)</w:t>
      </w:r>
    </w:p>
    <w:p>
      <w:pPr>
        <w:pStyle w:val="Compact"/>
        <w:numPr>
          <w:ilvl w:val="0"/>
          <w:numId w:val="1260"/>
        </w:numPr>
      </w:pPr>
      <w:r>
        <w:t xml:space="preserve">Attend grant writing workshops and seek feedback from multiple sources</w:t>
      </w:r>
    </w:p>
    <w:p>
      <w:pPr>
        <w:pStyle w:val="FirstParagraph"/>
      </w:pPr>
      <w:r>
        <w:rPr>
          <w:b/>
          <w:bCs/>
        </w:rPr>
        <w:t xml:space="preserve">Resources:</w:t>
      </w:r>
    </w:p>
    <w:p>
      <w:pPr>
        <w:pStyle w:val="Compact"/>
        <w:numPr>
          <w:ilvl w:val="0"/>
          <w:numId w:val="1261"/>
        </w:numPr>
      </w:pPr>
      <w:hyperlink r:id="rId663">
        <w:r>
          <w:rPr>
            <w:rStyle w:val="Hyperlink"/>
          </w:rPr>
          <w:t xml:space="preserve">Building Your Funding Train</w:t>
        </w:r>
      </w:hyperlink>
    </w:p>
    <w:p>
      <w:pPr>
        <w:pStyle w:val="Compact"/>
        <w:numPr>
          <w:ilvl w:val="0"/>
          <w:numId w:val="1261"/>
        </w:numPr>
      </w:pPr>
      <w:hyperlink r:id="rId664">
        <w:r>
          <w:rPr>
            <w:rStyle w:val="Hyperlink"/>
          </w:rPr>
          <w:t xml:space="preserve">NIH Funding Opportunities</w:t>
        </w:r>
      </w:hyperlink>
    </w:p>
    <w:p>
      <w:pPr>
        <w:pStyle w:val="Compact"/>
        <w:numPr>
          <w:ilvl w:val="0"/>
          <w:numId w:val="1261"/>
        </w:numPr>
      </w:pPr>
      <w:hyperlink r:id="rId645">
        <w:r>
          <w:rPr>
            <w:rStyle w:val="Hyperlink"/>
          </w:rPr>
          <w:t xml:space="preserve">NIH Grant Writing Resources</w:t>
        </w:r>
      </w:hyperlink>
    </w:p>
    <w:bookmarkEnd w:id="665"/>
    <w:bookmarkStart w:id="67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2"/>
        </w:numPr>
      </w:pPr>
      <w:r>
        <w:t xml:space="preserve">Understand the typical scope and depth expected</w:t>
      </w:r>
    </w:p>
    <w:p>
      <w:pPr>
        <w:pStyle w:val="Compact"/>
        <w:numPr>
          <w:ilvl w:val="0"/>
          <w:numId w:val="1262"/>
        </w:numPr>
      </w:pPr>
      <w:r>
        <w:t xml:space="preserve">See different approaches to structure and presentation</w:t>
      </w:r>
    </w:p>
    <w:p>
      <w:pPr>
        <w:pStyle w:val="Compact"/>
        <w:numPr>
          <w:ilvl w:val="0"/>
          <w:numId w:val="1262"/>
        </w:numPr>
      </w:pPr>
      <w:r>
        <w:t xml:space="preserve">Calibrate your expectations based on successful examples</w:t>
      </w:r>
    </w:p>
    <w:p>
      <w:pPr>
        <w:pStyle w:val="Compact"/>
        <w:numPr>
          <w:ilvl w:val="0"/>
          <w:numId w:val="126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6"/>
    <w:bookmarkStart w:id="66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3"/>
        </w:numPr>
      </w:pPr>
      <w:r>
        <w:t xml:space="preserve">Independent research capability</w:t>
      </w:r>
    </w:p>
    <w:p>
      <w:pPr>
        <w:pStyle w:val="Compact"/>
        <w:numPr>
          <w:ilvl w:val="0"/>
          <w:numId w:val="1263"/>
        </w:numPr>
      </w:pPr>
      <w:r>
        <w:t xml:space="preserve">Ability to communicate findings effectively</w:t>
      </w:r>
    </w:p>
    <w:p>
      <w:pPr>
        <w:pStyle w:val="Compact"/>
        <w:numPr>
          <w:ilvl w:val="0"/>
          <w:numId w:val="1263"/>
        </w:numPr>
      </w:pPr>
      <w:r>
        <w:t xml:space="preserve">Contribution to the scientific literature</w:t>
      </w:r>
    </w:p>
    <w:p>
      <w:pPr>
        <w:pStyle w:val="Compact"/>
        <w:numPr>
          <w:ilvl w:val="0"/>
          <w:numId w:val="1263"/>
        </w:numPr>
      </w:pPr>
      <w:r>
        <w:t xml:space="preserve">Readiness for an academic or research career</w:t>
      </w:r>
    </w:p>
    <w:bookmarkEnd w:id="667"/>
    <w:bookmarkStart w:id="66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68"/>
    <w:bookmarkStart w:id="67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6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4"/>
        </w:numPr>
      </w:pPr>
      <w:r>
        <w:t xml:space="preserve">The dissertation proves you can conduct rigorous research</w:t>
      </w:r>
    </w:p>
    <w:p>
      <w:pPr>
        <w:pStyle w:val="Compact"/>
        <w:numPr>
          <w:ilvl w:val="0"/>
          <w:numId w:val="1264"/>
        </w:numPr>
      </w:pPr>
      <w:r>
        <w:t xml:space="preserve">It doesn’t need to solve every problem in your field</w:t>
      </w:r>
    </w:p>
    <w:p>
      <w:pPr>
        <w:pStyle w:val="Compact"/>
        <w:numPr>
          <w:ilvl w:val="0"/>
          <w:numId w:val="1264"/>
        </w:numPr>
      </w:pPr>
      <w:r>
        <w:t xml:space="preserve">It doesn’t need to be flawless</w:t>
      </w:r>
    </w:p>
    <w:p>
      <w:pPr>
        <w:pStyle w:val="Compact"/>
        <w:numPr>
          <w:ilvl w:val="0"/>
          <w:numId w:val="1264"/>
        </w:numPr>
      </w:pPr>
      <w:r>
        <w:t xml:space="preserve">It doesn’t need to be all-encompassing</w:t>
      </w:r>
    </w:p>
    <w:p>
      <w:pPr>
        <w:pStyle w:val="Compact"/>
        <w:numPr>
          <w:ilvl w:val="0"/>
          <w:numId w:val="1264"/>
        </w:numPr>
      </w:pPr>
      <w:r>
        <w:t xml:space="preserve">It just needs to constitute incremental progress in your field</w:t>
      </w:r>
    </w:p>
    <w:bookmarkEnd w:id="670"/>
    <w:bookmarkStart w:id="67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5"/>
        </w:numPr>
      </w:pPr>
      <w:r>
        <w:t xml:space="preserve">Done is better than perfect when it comes to dissertations</w:t>
      </w:r>
    </w:p>
    <w:p>
      <w:pPr>
        <w:pStyle w:val="Compact"/>
        <w:numPr>
          <w:ilvl w:val="0"/>
          <w:numId w:val="1265"/>
        </w:numPr>
      </w:pPr>
      <w:r>
        <w:t xml:space="preserve">You’ll have your entire career to refine and expand on these ideas</w:t>
      </w:r>
    </w:p>
    <w:p>
      <w:pPr>
        <w:pStyle w:val="Compact"/>
        <w:numPr>
          <w:ilvl w:val="0"/>
          <w:numId w:val="1265"/>
        </w:numPr>
      </w:pPr>
      <w:r>
        <w:t xml:space="preserve">The goal is to finish and move forward,</w:t>
      </w:r>
      <w:r>
        <w:t xml:space="preserve"> </w:t>
      </w:r>
      <w:r>
        <w:t xml:space="preserve">not to write the definitive work on your topic</w:t>
      </w:r>
    </w:p>
    <w:p>
      <w:pPr>
        <w:pStyle w:val="Compact"/>
        <w:numPr>
          <w:ilvl w:val="0"/>
          <w:numId w:val="126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1"/>
    <w:bookmarkStart w:id="673" w:name="resources-3"/>
    <w:p>
      <w:pPr>
        <w:pStyle w:val="Heading3"/>
      </w:pPr>
      <w:r>
        <w:t xml:space="preserve">20.6.6 Resources</w:t>
      </w:r>
    </w:p>
    <w:p>
      <w:pPr>
        <w:pStyle w:val="FirstParagraph"/>
      </w:pPr>
      <w:r>
        <w:rPr>
          <w:b/>
          <w:bCs/>
        </w:rPr>
        <w:t xml:space="preserve">Dissertation writing tools:</w:t>
      </w:r>
    </w:p>
    <w:p>
      <w:pPr>
        <w:pStyle w:val="Compact"/>
        <w:numPr>
          <w:ilvl w:val="0"/>
          <w:numId w:val="1266"/>
        </w:numPr>
      </w:pPr>
      <w:hyperlink r:id="rId672">
        <w:r>
          <w:rPr>
            <w:rStyle w:val="Hyperlink"/>
          </w:rPr>
          <w:t xml:space="preserve">quarto-thesis</w:t>
        </w:r>
      </w:hyperlink>
      <w:r>
        <w:t xml:space="preserve"> </w:t>
      </w:r>
      <w:r>
        <w:t xml:space="preserve">- Quarto extension for creating masters or PhD theses with professional LaTeX formatting</w:t>
      </w:r>
    </w:p>
    <w:bookmarkEnd w:id="673"/>
    <w:bookmarkEnd w:id="674"/>
    <w:bookmarkStart w:id="67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7"/>
        </w:numPr>
      </w:pPr>
      <w:r>
        <w:t xml:space="preserve">Graduate students are encouraged to gain teaching experience</w:t>
      </w:r>
    </w:p>
    <w:p>
      <w:pPr>
        <w:pStyle w:val="Compact"/>
        <w:numPr>
          <w:ilvl w:val="0"/>
          <w:numId w:val="1267"/>
        </w:numPr>
      </w:pPr>
      <w:r>
        <w:t xml:space="preserve">We support science communication and outreach activities</w:t>
      </w:r>
    </w:p>
    <w:p>
      <w:pPr>
        <w:pStyle w:val="Compact"/>
        <w:numPr>
          <w:ilvl w:val="0"/>
          <w:numId w:val="1267"/>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1">
        <w:r>
          <w:rPr>
            <w:rStyle w:val="Hyperlink"/>
          </w:rPr>
          <w:t xml:space="preserve">workshop index</w:t>
        </w:r>
      </w:hyperlink>
      <w:r>
        <w:t xml:space="preserve"> </w:t>
      </w:r>
      <w:r>
        <w:t xml:space="preserve">provides a comprehensive catalog of available resources.</w:t>
      </w:r>
    </w:p>
    <w:bookmarkEnd w:id="675"/>
    <w:bookmarkStart w:id="67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8"/>
        </w:numPr>
      </w:pPr>
      <w:r>
        <w:t xml:space="preserve">Attend seminars and departmental events</w:t>
      </w:r>
    </w:p>
    <w:p>
      <w:pPr>
        <w:pStyle w:val="Compact"/>
        <w:numPr>
          <w:ilvl w:val="0"/>
          <w:numId w:val="1268"/>
        </w:numPr>
      </w:pPr>
      <w:r>
        <w:t xml:space="preserve">Connect with researchers in your field</w:t>
      </w:r>
    </w:p>
    <w:p>
      <w:pPr>
        <w:pStyle w:val="Compact"/>
        <w:numPr>
          <w:ilvl w:val="0"/>
          <w:numId w:val="1268"/>
        </w:numPr>
      </w:pPr>
      <w:r>
        <w:t xml:space="preserve">Join professional societies</w:t>
      </w:r>
    </w:p>
    <w:p>
      <w:pPr>
        <w:pStyle w:val="Compact"/>
        <w:numPr>
          <w:ilvl w:val="0"/>
          <w:numId w:val="1268"/>
        </w:numPr>
      </w:pPr>
      <w:r>
        <w:t xml:space="preserve">Use professional social media platforms to share research and engage with the scientific community</w:t>
      </w:r>
    </w:p>
    <w:p>
      <w:r>
        <w:br w:type="page"/>
      </w:r>
    </w:p>
    <w:bookmarkEnd w:id="676"/>
    <w:bookmarkEnd w:id="677"/>
    <w:bookmarkStart w:id="68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1">
        <w:r>
          <w:rPr>
            <w:rStyle w:val="Hyperlink"/>
          </w:rPr>
          <w:t xml:space="preserve">original by Jade Benjamin-Chung</w:t>
        </w:r>
      </w:hyperlink>
    </w:p>
    <w:bookmarkStart w:id="67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9"/>
        </w:numPr>
      </w:pPr>
      <w:r>
        <w:rPr>
          <w:b/>
          <w:bCs/>
        </w:rPr>
        <w:t xml:space="preserve">Planning</w:t>
      </w:r>
      <w:r>
        <w:t xml:space="preserve">: Discuss target journals, outline, and timeline with PIs</w:t>
      </w:r>
    </w:p>
    <w:p>
      <w:pPr>
        <w:pStyle w:val="Compact"/>
        <w:numPr>
          <w:ilvl w:val="0"/>
          <w:numId w:val="1269"/>
        </w:numPr>
      </w:pPr>
      <w:r>
        <w:rPr>
          <w:b/>
          <w:bCs/>
        </w:rPr>
        <w:t xml:space="preserve">Drafting</w:t>
      </w:r>
      <w:r>
        <w:t xml:space="preserve">: Lead author prepares initial draft</w:t>
      </w:r>
    </w:p>
    <w:p>
      <w:pPr>
        <w:pStyle w:val="Compact"/>
        <w:numPr>
          <w:ilvl w:val="0"/>
          <w:numId w:val="1269"/>
        </w:numPr>
      </w:pPr>
      <w:r>
        <w:rPr>
          <w:b/>
          <w:bCs/>
        </w:rPr>
        <w:t xml:space="preserve">Internal review</w:t>
      </w:r>
      <w:r>
        <w:t xml:space="preserve">: Co-authors review and provide feedback</w:t>
      </w:r>
    </w:p>
    <w:p>
      <w:pPr>
        <w:pStyle w:val="Compact"/>
        <w:numPr>
          <w:ilvl w:val="0"/>
          <w:numId w:val="1269"/>
        </w:numPr>
      </w:pPr>
      <w:r>
        <w:rPr>
          <w:b/>
          <w:bCs/>
        </w:rPr>
        <w:t xml:space="preserve">Revision</w:t>
      </w:r>
      <w:r>
        <w:t xml:space="preserve">: Lead author incorporates feedback iteratively</w:t>
      </w:r>
    </w:p>
    <w:p>
      <w:pPr>
        <w:pStyle w:val="Compact"/>
        <w:numPr>
          <w:ilvl w:val="0"/>
          <w:numId w:val="1269"/>
        </w:numPr>
      </w:pPr>
      <w:r>
        <w:rPr>
          <w:b/>
          <w:bCs/>
        </w:rPr>
        <w:t xml:space="preserve">PI approval</w:t>
      </w:r>
      <w:r>
        <w:t xml:space="preserve">: Obtain final approval from PIs before submission</w:t>
      </w:r>
    </w:p>
    <w:p>
      <w:pPr>
        <w:pStyle w:val="Compact"/>
        <w:numPr>
          <w:ilvl w:val="0"/>
          <w:numId w:val="1269"/>
        </w:numPr>
      </w:pPr>
      <w:r>
        <w:rPr>
          <w:b/>
          <w:bCs/>
        </w:rPr>
        <w:t xml:space="preserve">Submission</w:t>
      </w:r>
      <w:r>
        <w:t xml:space="preserve">: Submit to journal</w:t>
      </w:r>
    </w:p>
    <w:p>
      <w:pPr>
        <w:pStyle w:val="Compact"/>
        <w:numPr>
          <w:ilvl w:val="0"/>
          <w:numId w:val="1269"/>
        </w:numPr>
      </w:pPr>
      <w:r>
        <w:rPr>
          <w:b/>
          <w:bCs/>
        </w:rPr>
        <w:t xml:space="preserve">Revisions</w:t>
      </w:r>
      <w:r>
        <w:t xml:space="preserve">: Lead author coordinates response to peer reviewers</w:t>
      </w:r>
    </w:p>
    <w:p>
      <w:pPr>
        <w:pStyle w:val="Compact"/>
        <w:numPr>
          <w:ilvl w:val="0"/>
          <w:numId w:val="1269"/>
        </w:numPr>
      </w:pPr>
      <w:r>
        <w:rPr>
          <w:b/>
          <w:bCs/>
        </w:rPr>
        <w:t xml:space="preserve">Publication</w:t>
      </w:r>
      <w:r>
        <w:t xml:space="preserve">: Celebrate and share!</w:t>
      </w:r>
    </w:p>
    <w:bookmarkEnd w:id="678"/>
    <w:bookmarkStart w:id="681" w:name="preprints-and-open-access"/>
    <w:p>
      <w:pPr>
        <w:pStyle w:val="Heading2"/>
      </w:pPr>
      <w:r>
        <w:t xml:space="preserve">21.2 Preprints and Open Access</w:t>
      </w:r>
    </w:p>
    <w:p>
      <w:pPr>
        <w:pStyle w:val="Compact"/>
        <w:numPr>
          <w:ilvl w:val="0"/>
          <w:numId w:val="1270"/>
        </w:numPr>
      </w:pPr>
      <w:r>
        <w:t xml:space="preserve">We encourage posting preprints prior to or during peer review on platforms like</w:t>
      </w:r>
      <w:r>
        <w:t xml:space="preserve"> </w:t>
      </w:r>
      <w:hyperlink r:id="rId679">
        <w:r>
          <w:rPr>
            <w:rStyle w:val="Hyperlink"/>
          </w:rPr>
          <w:t xml:space="preserve">medRxiv</w:t>
        </w:r>
      </w:hyperlink>
      <w:r>
        <w:t xml:space="preserve"> </w:t>
      </w:r>
      <w:r>
        <w:t xml:space="preserve">or</w:t>
      </w:r>
      <w:r>
        <w:t xml:space="preserve"> </w:t>
      </w:r>
      <w:hyperlink r:id="rId680">
        <w:r>
          <w:rPr>
            <w:rStyle w:val="Hyperlink"/>
          </w:rPr>
          <w:t xml:space="preserve">bioRxiv</w:t>
        </w:r>
      </w:hyperlink>
    </w:p>
    <w:p>
      <w:pPr>
        <w:pStyle w:val="Compact"/>
        <w:numPr>
          <w:ilvl w:val="0"/>
          <w:numId w:val="1270"/>
        </w:numPr>
      </w:pPr>
      <w:r>
        <w:t xml:space="preserve">Preprints allow rapid dissemination of findings and can be cited in grant applications</w:t>
      </w:r>
    </w:p>
    <w:p>
      <w:pPr>
        <w:pStyle w:val="Compact"/>
        <w:numPr>
          <w:ilvl w:val="0"/>
          <w:numId w:val="1270"/>
        </w:numPr>
      </w:pPr>
      <w:r>
        <w:t xml:space="preserve">We support publishing in open access journals when possible to maximize accessibility</w:t>
      </w:r>
    </w:p>
    <w:p>
      <w:pPr>
        <w:pStyle w:val="Compact"/>
        <w:numPr>
          <w:ilvl w:val="0"/>
          <w:numId w:val="127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79">
        <w:r>
          <w:rPr>
            <w:rStyle w:val="Hyperlink"/>
          </w:rPr>
          <w:t xml:space="preserve">medRxiv</w:t>
        </w:r>
      </w:hyperlink>
      <w:r>
        <w:t xml:space="preserve">.</w:t>
      </w:r>
    </w:p>
    <w:bookmarkEnd w:id="681"/>
    <w:bookmarkStart w:id="68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1"/>
        </w:numPr>
      </w:pPr>
      <w:r>
        <w:t xml:space="preserve">CONSORT for randomized trials</w:t>
      </w:r>
    </w:p>
    <w:p>
      <w:pPr>
        <w:pStyle w:val="Compact"/>
        <w:numPr>
          <w:ilvl w:val="0"/>
          <w:numId w:val="1271"/>
        </w:numPr>
      </w:pPr>
      <w:r>
        <w:t xml:space="preserve">STROBE for observational studies</w:t>
      </w:r>
    </w:p>
    <w:p>
      <w:pPr>
        <w:pStyle w:val="Compact"/>
        <w:numPr>
          <w:ilvl w:val="0"/>
          <w:numId w:val="1271"/>
        </w:numPr>
      </w:pPr>
      <w:r>
        <w:t xml:space="preserve">PRISMA for systematic reviews</w:t>
      </w:r>
    </w:p>
    <w:p>
      <w:pPr>
        <w:pStyle w:val="Compact"/>
        <w:numPr>
          <w:ilvl w:val="0"/>
          <w:numId w:val="1271"/>
        </w:numPr>
      </w:pPr>
      <w:r>
        <w:t xml:space="preserve">Others as appropriate (see</w:t>
      </w:r>
      <w:r>
        <w:t xml:space="preserve"> </w:t>
      </w:r>
      <w:hyperlink r:id="rId682">
        <w:r>
          <w:rPr>
            <w:rStyle w:val="Hyperlink"/>
          </w:rPr>
          <w:t xml:space="preserve">EQUATOR Network</w:t>
        </w:r>
      </w:hyperlink>
      <w:r>
        <w:t xml:space="preserve">)</w:t>
      </w:r>
    </w:p>
    <w:bookmarkEnd w:id="683"/>
    <w:bookmarkStart w:id="684" w:name="manuscript-checklist-1"/>
    <w:p>
      <w:pPr>
        <w:pStyle w:val="Heading2"/>
      </w:pPr>
      <w:r>
        <w:t xml:space="preserve">21.4 Manuscript Checklist</w:t>
      </w:r>
    </w:p>
    <w:p>
      <w:pPr>
        <w:pStyle w:val="FirstParagraph"/>
      </w:pPr>
      <w:r>
        <w:t xml:space="preserve">Before submitting a manuscript:</w:t>
      </w:r>
    </w:p>
    <w:p>
      <w:pPr>
        <w:pStyle w:val="Compact"/>
        <w:numPr>
          <w:ilvl w:val="0"/>
          <w:numId w:val="1272"/>
        </w:numPr>
      </w:pPr>
      <w:r>
        <w:t xml:space="preserve">Completed relevant reporting checklist</w:t>
      </w:r>
    </w:p>
    <w:p>
      <w:pPr>
        <w:pStyle w:val="Compact"/>
        <w:numPr>
          <w:ilvl w:val="0"/>
          <w:numId w:val="1273"/>
        </w:numPr>
      </w:pPr>
      <w:r>
        <w:t xml:space="preserve">Results are reproducible (rerunning code replicates tables/figures exactly)</w:t>
      </w:r>
    </w:p>
    <w:p>
      <w:pPr>
        <w:pStyle w:val="Compact"/>
        <w:numPr>
          <w:ilvl w:val="0"/>
          <w:numId w:val="1274"/>
        </w:numPr>
      </w:pPr>
      <w:r>
        <w:t xml:space="preserve">Target journal selected</w:t>
      </w:r>
    </w:p>
    <w:p>
      <w:pPr>
        <w:pStyle w:val="Compact"/>
        <w:numPr>
          <w:ilvl w:val="0"/>
          <w:numId w:val="1275"/>
        </w:numPr>
      </w:pPr>
      <w:r>
        <w:t xml:space="preserve">Title is declarative and states findings clearly</w:t>
      </w:r>
    </w:p>
    <w:p>
      <w:pPr>
        <w:pStyle w:val="Compact"/>
        <w:numPr>
          <w:ilvl w:val="0"/>
          <w:numId w:val="1276"/>
        </w:numPr>
      </w:pPr>
      <w:r>
        <w:t xml:space="preserve">Word count meets journal requirements</w:t>
      </w:r>
    </w:p>
    <w:p>
      <w:pPr>
        <w:pStyle w:val="Compact"/>
        <w:numPr>
          <w:ilvl w:val="0"/>
          <w:numId w:val="1277"/>
        </w:numPr>
      </w:pPr>
      <w:r>
        <w:t xml:space="preserve">Manuscript follows journal formatting guidelines</w:t>
      </w:r>
    </w:p>
    <w:p>
      <w:pPr>
        <w:pStyle w:val="Compact"/>
        <w:numPr>
          <w:ilvl w:val="0"/>
          <w:numId w:val="1278"/>
        </w:numPr>
      </w:pPr>
      <w:r>
        <w:t xml:space="preserve">Consistent voice throughout (typically active voice)</w:t>
      </w:r>
    </w:p>
    <w:p>
      <w:pPr>
        <w:pStyle w:val="Compact"/>
        <w:numPr>
          <w:ilvl w:val="0"/>
          <w:numId w:val="1279"/>
        </w:numPr>
      </w:pPr>
      <w:r>
        <w:t xml:space="preserve">All figures and tables referenced in main text</w:t>
      </w:r>
    </w:p>
    <w:p>
      <w:pPr>
        <w:pStyle w:val="Compact"/>
        <w:numPr>
          <w:ilvl w:val="0"/>
          <w:numId w:val="1280"/>
        </w:numPr>
      </w:pPr>
      <w:r>
        <w:t xml:space="preserve">Captions for all figures and tables</w:t>
      </w:r>
    </w:p>
    <w:p>
      <w:pPr>
        <w:pStyle w:val="Compact"/>
        <w:numPr>
          <w:ilvl w:val="0"/>
          <w:numId w:val="1281"/>
        </w:numPr>
      </w:pPr>
      <w:r>
        <w:t xml:space="preserve">Tables/figures numbered by order of appearance</w:t>
      </w:r>
    </w:p>
    <w:p>
      <w:pPr>
        <w:pStyle w:val="Compact"/>
        <w:numPr>
          <w:ilvl w:val="0"/>
          <w:numId w:val="1282"/>
        </w:numPr>
      </w:pPr>
      <w:r>
        <w:t xml:space="preserve">Abbreviations defined at first use and used sparingly</w:t>
      </w:r>
    </w:p>
    <w:p>
      <w:pPr>
        <w:pStyle w:val="Compact"/>
        <w:numPr>
          <w:ilvl w:val="0"/>
          <w:numId w:val="128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4"/>
        </w:numPr>
      </w:pPr>
      <w:r>
        <w:t xml:space="preserve">Avoid directionless statements (specify direction of associations)</w:t>
      </w:r>
    </w:p>
    <w:p>
      <w:pPr>
        <w:pStyle w:val="Compact"/>
        <w:numPr>
          <w:ilvl w:val="0"/>
          <w:numId w:val="1285"/>
        </w:numPr>
      </w:pPr>
      <w:r>
        <w:t xml:space="preserve">Causal language only when supported by study design</w:t>
      </w:r>
    </w:p>
    <w:p>
      <w:pPr>
        <w:pStyle w:val="Compact"/>
        <w:numPr>
          <w:ilvl w:val="0"/>
          <w:numId w:val="128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7"/>
        </w:numPr>
      </w:pPr>
      <w:r>
        <w:t xml:space="preserve">Author contributions drafted using CRediT Taxonomy</w:t>
      </w:r>
    </w:p>
    <w:bookmarkEnd w:id="684"/>
    <w:bookmarkStart w:id="68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8"/>
        </w:numPr>
      </w:pPr>
      <w:r>
        <w:rPr>
          <w:b/>
          <w:bCs/>
        </w:rPr>
        <w:t xml:space="preserve">Cite primary sources</w:t>
      </w:r>
      <w:r>
        <w:t xml:space="preserve"> </w:t>
      </w:r>
      <w:r>
        <w:t xml:space="preserve">for factual statements about established knowledge, methods, or findings</w:t>
      </w:r>
    </w:p>
    <w:p>
      <w:pPr>
        <w:pStyle w:val="Compact"/>
        <w:numPr>
          <w:ilvl w:val="0"/>
          <w:numId w:val="1288"/>
        </w:numPr>
      </w:pPr>
      <w:r>
        <w:rPr>
          <w:b/>
          <w:bCs/>
        </w:rPr>
        <w:t xml:space="preserve">Cite official documentation</w:t>
      </w:r>
      <w:r>
        <w:t xml:space="preserve"> </w:t>
      </w:r>
      <w:r>
        <w:t xml:space="preserve">when describing how software, tools, or systems work</w:t>
      </w:r>
    </w:p>
    <w:p>
      <w:pPr>
        <w:pStyle w:val="Compact"/>
        <w:numPr>
          <w:ilvl w:val="0"/>
          <w:numId w:val="128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9"/>
        </w:numPr>
      </w:pPr>
      <w:r>
        <w:rPr>
          <w:b/>
          <w:bCs/>
        </w:rPr>
        <w:t xml:space="preserve">Demonstrate directly</w:t>
      </w:r>
      <w:r>
        <w:t xml:space="preserve">: Show the behavior through experiments, data, or explicit examples</w:t>
      </w:r>
    </w:p>
    <w:p>
      <w:pPr>
        <w:pStyle w:val="Compact"/>
        <w:numPr>
          <w:ilvl w:val="0"/>
          <w:numId w:val="128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0"/>
        </w:numPr>
      </w:pPr>
      <w:r>
        <w:t xml:space="preserve">Builds reader trust and credibility</w:t>
      </w:r>
    </w:p>
    <w:p>
      <w:pPr>
        <w:pStyle w:val="Compact"/>
        <w:numPr>
          <w:ilvl w:val="0"/>
          <w:numId w:val="1290"/>
        </w:numPr>
      </w:pPr>
      <w:r>
        <w:t xml:space="preserve">Enables readers to verify information independently</w:t>
      </w:r>
    </w:p>
    <w:p>
      <w:pPr>
        <w:pStyle w:val="Compact"/>
        <w:numPr>
          <w:ilvl w:val="0"/>
          <w:numId w:val="1290"/>
        </w:numPr>
      </w:pPr>
      <w:r>
        <w:t xml:space="preserve">Maintains scientific rigor in all communications</w:t>
      </w:r>
    </w:p>
    <w:p>
      <w:pPr>
        <w:pStyle w:val="Compact"/>
        <w:numPr>
          <w:ilvl w:val="0"/>
          <w:numId w:val="129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5"/>
    <w:bookmarkEnd w:id="686"/>
    <w:bookmarkStart w:id="767" w:name="references"/>
    <w:p>
      <w:pPr>
        <w:pStyle w:val="Heading1"/>
      </w:pPr>
      <w:r>
        <w:t xml:space="preserve">References</w:t>
      </w:r>
    </w:p>
    <w:bookmarkStart w:id="766" w:name="refs"/>
    <w:bookmarkStart w:id="688" w:name="ref-space_odyssey"/>
    <w:p>
      <w:pPr>
        <w:pStyle w:val="Bibliography"/>
      </w:pPr>
      <w:r>
        <w:t xml:space="preserve">“2001: A Space Odyssey.”</w:t>
      </w:r>
      <w:r>
        <w:t xml:space="preserve"> </w:t>
      </w:r>
      <w:r>
        <w:t xml:space="preserve">1968. Film.</w:t>
      </w:r>
      <w:r>
        <w:t xml:space="preserve"> </w:t>
      </w:r>
      <w:hyperlink r:id="rId687">
        <w:r>
          <w:rPr>
            <w:rStyle w:val="Hyperlink"/>
          </w:rPr>
          <w:t xml:space="preserve">https://en.wikipedia.org/wiki/2001:_A_Space_Odyssey_(film)</w:t>
        </w:r>
      </w:hyperlink>
      <w:r>
        <w:t xml:space="preserve">.</w:t>
      </w:r>
    </w:p>
    <w:bookmarkEnd w:id="688"/>
    <w:bookmarkStart w:id="69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89">
        <w:r>
          <w:rPr>
            <w:rStyle w:val="Hyperlink"/>
          </w:rPr>
          <w:t xml:space="preserve">https://doi.org/10.1371/journal.pgph.0002269</w:t>
        </w:r>
      </w:hyperlink>
      <w:r>
        <w:t xml:space="preserve">.</w:t>
      </w:r>
    </w:p>
    <w:bookmarkEnd w:id="690"/>
    <w:bookmarkStart w:id="69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1">
        <w:r>
          <w:rPr>
            <w:rStyle w:val="Hyperlink"/>
          </w:rPr>
          <w:t xml:space="preserve">https://search.library.ucdavis.edu/permalink/01UCD_INST/9fle3i/alma990000226350403126</w:t>
        </w:r>
      </w:hyperlink>
      <w:r>
        <w:t xml:space="preserve">.</w:t>
      </w:r>
    </w:p>
    <w:bookmarkEnd w:id="692"/>
    <w:bookmarkStart w:id="69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3">
        <w:r>
          <w:rPr>
            <w:rStyle w:val="Hyperlink"/>
          </w:rPr>
          <w:t xml:space="preserve">https://doi.org/10.1038/d41586-019-01431-z</w:t>
        </w:r>
      </w:hyperlink>
      <w:r>
        <w:t xml:space="preserve">.</w:t>
      </w:r>
    </w:p>
    <w:bookmarkEnd w:id="694"/>
    <w:bookmarkStart w:id="696" w:name="ref-battlestar_galactica_2004"/>
    <w:p>
      <w:pPr>
        <w:pStyle w:val="Bibliography"/>
      </w:pPr>
      <w:r>
        <w:t xml:space="preserve">“Battlestar Galactica.”</w:t>
      </w:r>
      <w:r>
        <w:t xml:space="preserve"> </w:t>
      </w:r>
      <w:r>
        <w:t xml:space="preserve">2004. Television Series.</w:t>
      </w:r>
      <w:r>
        <w:t xml:space="preserve"> </w:t>
      </w:r>
      <w:hyperlink r:id="rId695">
        <w:r>
          <w:rPr>
            <w:rStyle w:val="Hyperlink"/>
          </w:rPr>
          <w:t xml:space="preserve">https://en.wikipedia.org/wiki/Battlestar_Galactica_(2004_TV_series)</w:t>
        </w:r>
      </w:hyperlink>
      <w:r>
        <w:t xml:space="preserve">.</w:t>
      </w:r>
    </w:p>
    <w:bookmarkEnd w:id="696"/>
    <w:bookmarkStart w:id="69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1">
        <w:r>
          <w:rPr>
            <w:rStyle w:val="Hyperlink"/>
          </w:rPr>
          <w:t xml:space="preserve">https://jadebc.github.io/lab-manual/</w:t>
        </w:r>
      </w:hyperlink>
      <w:r>
        <w:t xml:space="preserve">.</w:t>
      </w:r>
    </w:p>
    <w:bookmarkEnd w:id="697"/>
    <w:bookmarkStart w:id="699" w:name="ref-blade_runner"/>
    <w:p>
      <w:pPr>
        <w:pStyle w:val="Bibliography"/>
      </w:pPr>
      <w:r>
        <w:t xml:space="preserve">“Blade Runner.”</w:t>
      </w:r>
      <w:r>
        <w:t xml:space="preserve"> </w:t>
      </w:r>
      <w:r>
        <w:t xml:space="preserve">1982. Film.</w:t>
      </w:r>
      <w:r>
        <w:t xml:space="preserve"> </w:t>
      </w:r>
      <w:hyperlink r:id="rId698">
        <w:r>
          <w:rPr>
            <w:rStyle w:val="Hyperlink"/>
          </w:rPr>
          <w:t xml:space="preserve">https://en.wikipedia.org/wiki/Blade_Runner</w:t>
        </w:r>
      </w:hyperlink>
      <w:r>
        <w:t xml:space="preserve">.</w:t>
      </w:r>
    </w:p>
    <w:bookmarkEnd w:id="699"/>
    <w:bookmarkStart w:id="70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0">
        <w:r>
          <w:rPr>
            <w:rStyle w:val="Hyperlink"/>
          </w:rPr>
          <w:t xml:space="preserve">https://happygitwithr.com/</w:t>
        </w:r>
      </w:hyperlink>
      <w:r>
        <w:t xml:space="preserve">.</w:t>
      </w:r>
    </w:p>
    <w:bookmarkEnd w:id="701"/>
    <w:bookmarkStart w:id="70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2">
        <w:r>
          <w:rPr>
            <w:rStyle w:val="Hyperlink"/>
          </w:rPr>
          <w:t xml:space="preserve">https://en.wikipedia.org/wiki/Ender%27s_Game</w:t>
        </w:r>
      </w:hyperlink>
      <w:r>
        <w:t xml:space="preserve">.</w:t>
      </w:r>
    </w:p>
    <w:bookmarkEnd w:id="703"/>
    <w:bookmarkStart w:id="70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4">
        <w:r>
          <w:rPr>
            <w:rStyle w:val="Hyperlink"/>
          </w:rPr>
          <w:t xml:space="preserve">https://doi.org/10.1038/s41467-020-19160-7</w:t>
        </w:r>
      </w:hyperlink>
      <w:r>
        <w:t xml:space="preserve">.</w:t>
      </w:r>
    </w:p>
    <w:bookmarkEnd w:id="705"/>
    <w:bookmarkStart w:id="70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6">
        <w:r>
          <w:rPr>
            <w:rStyle w:val="Hyperlink"/>
          </w:rPr>
          <w:t xml:space="preserve">http://creativecommons.org/licenses/by-nc/4.0/</w:t>
        </w:r>
      </w:hyperlink>
      <w:r>
        <w:t xml:space="preserve">.</w:t>
      </w:r>
    </w:p>
    <w:bookmarkEnd w:id="707"/>
    <w:bookmarkStart w:id="709" w:name="ref-credit"/>
    <w:p>
      <w:pPr>
        <w:pStyle w:val="Bibliography"/>
      </w:pPr>
      <w:r>
        <w:t xml:space="preserve">“CRediT: Contributor Roles Taxonomy.”</w:t>
      </w:r>
      <w:r>
        <w:t xml:space="preserve"> </w:t>
      </w:r>
      <w:r>
        <w:t xml:space="preserve">n.d. PLOS ONE.</w:t>
      </w:r>
      <w:r>
        <w:t xml:space="preserve"> </w:t>
      </w:r>
      <w:hyperlink r:id="rId708">
        <w:r>
          <w:rPr>
            <w:rStyle w:val="Hyperlink"/>
          </w:rPr>
          <w:t xml:space="preserve">https://journals.plos.org/plosone/s/authorship</w:t>
        </w:r>
      </w:hyperlink>
      <w:r>
        <w:t xml:space="preserve">.</w:t>
      </w:r>
    </w:p>
    <w:bookmarkEnd w:id="709"/>
    <w:bookmarkStart w:id="711" w:name="ref-dryad"/>
    <w:p>
      <w:pPr>
        <w:pStyle w:val="Bibliography"/>
      </w:pPr>
      <w:r>
        <w:t xml:space="preserve">“Dryad Digital Repository.”</w:t>
      </w:r>
      <w:r>
        <w:t xml:space="preserve"> </w:t>
      </w:r>
      <w:r>
        <w:t xml:space="preserve">n.d. Dryad.</w:t>
      </w:r>
      <w:r>
        <w:t xml:space="preserve"> </w:t>
      </w:r>
      <w:hyperlink r:id="rId710">
        <w:r>
          <w:rPr>
            <w:rStyle w:val="Hyperlink"/>
          </w:rPr>
          <w:t xml:space="preserve">https://datadryad.org/</w:t>
        </w:r>
      </w:hyperlink>
      <w:r>
        <w:t xml:space="preserve">.</w:t>
      </w:r>
    </w:p>
    <w:bookmarkEnd w:id="711"/>
    <w:bookmarkStart w:id="71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2">
        <w:r>
          <w:rPr>
            <w:rStyle w:val="Hyperlink"/>
          </w:rPr>
          <w:t xml:space="preserve">https://www.equator-network.org/</w:t>
        </w:r>
      </w:hyperlink>
      <w:r>
        <w:t xml:space="preserve">.</w:t>
      </w:r>
    </w:p>
    <w:bookmarkEnd w:id="712"/>
    <w:bookmarkStart w:id="71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3">
        <w:r>
          <w:rPr>
            <w:rStyle w:val="Hyperlink"/>
          </w:rPr>
          <w:t xml:space="preserve">https://engineering-shiny.org/</w:t>
        </w:r>
      </w:hyperlink>
      <w:r>
        <w:t xml:space="preserve">.</w:t>
      </w:r>
    </w:p>
    <w:bookmarkEnd w:id="714"/>
    <w:bookmarkStart w:id="71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5">
        <w:r>
          <w:rPr>
            <w:rStyle w:val="Hyperlink"/>
          </w:rPr>
          <w:t xml:space="preserve">https://www.youtube.com/watch?v=B1BdQcJ2ZYY</w:t>
        </w:r>
      </w:hyperlink>
      <w:r>
        <w:t xml:space="preserve">.</w:t>
      </w:r>
    </w:p>
    <w:bookmarkEnd w:id="716"/>
    <w:bookmarkStart w:id="718" w:name="ref-githubdesktop"/>
    <w:p>
      <w:pPr>
        <w:pStyle w:val="Bibliography"/>
      </w:pPr>
      <w:r>
        <w:t xml:space="preserve">“GitHub Desktop.”</w:t>
      </w:r>
      <w:r>
        <w:t xml:space="preserve"> </w:t>
      </w:r>
      <w:r>
        <w:t xml:space="preserve">n.d. GitHub.</w:t>
      </w:r>
      <w:r>
        <w:t xml:space="preserve"> </w:t>
      </w:r>
      <w:hyperlink r:id="rId717">
        <w:r>
          <w:rPr>
            <w:rStyle w:val="Hyperlink"/>
          </w:rPr>
          <w:t xml:space="preserve">https://desktop.github.com/</w:t>
        </w:r>
      </w:hyperlink>
      <w:r>
        <w:t xml:space="preserve">.</w:t>
      </w:r>
    </w:p>
    <w:bookmarkEnd w:id="718"/>
    <w:bookmarkStart w:id="720" w:name="ref-dune"/>
    <w:p>
      <w:pPr>
        <w:pStyle w:val="Bibliography"/>
      </w:pPr>
      <w:r>
        <w:t xml:space="preserve">Herbert, Frank. 1965.</w:t>
      </w:r>
      <w:r>
        <w:t xml:space="preserve"> </w:t>
      </w:r>
      <w:r>
        <w:t xml:space="preserve">“Dune.”</w:t>
      </w:r>
      <w:r>
        <w:t xml:space="preserve"> </w:t>
      </w:r>
      <w:r>
        <w:t xml:space="preserve">Novel.</w:t>
      </w:r>
      <w:r>
        <w:t xml:space="preserve"> </w:t>
      </w:r>
      <w:hyperlink r:id="rId719">
        <w:r>
          <w:rPr>
            <w:rStyle w:val="Hyperlink"/>
          </w:rPr>
          <w:t xml:space="preserve">https://en.wikipedia.org/wiki/Organizations_of_the_Dune_universe#Thinking_machines</w:t>
        </w:r>
      </w:hyperlink>
      <w:r>
        <w:t xml:space="preserve">.</w:t>
      </w:r>
    </w:p>
    <w:bookmarkEnd w:id="720"/>
    <w:bookmarkStart w:id="722" w:name="ref-plos_data"/>
    <w:p>
      <w:pPr>
        <w:pStyle w:val="Bibliography"/>
      </w:pPr>
      <w:r>
        <w:t xml:space="preserve">“How to Store and Manage Your Data.”</w:t>
      </w:r>
      <w:r>
        <w:t xml:space="preserve"> </w:t>
      </w:r>
      <w:r>
        <w:t xml:space="preserve">n.d. PLOS.</w:t>
      </w:r>
      <w:r>
        <w:t xml:space="preserve"> </w:t>
      </w:r>
      <w:hyperlink r:id="rId721">
        <w:r>
          <w:rPr>
            <w:rStyle w:val="Hyperlink"/>
          </w:rPr>
          <w:t xml:space="preserve">https://plos.org/resource/how-to-store-and-manage-your-data/</w:t>
        </w:r>
      </w:hyperlink>
      <w:r>
        <w:t xml:space="preserve">.</w:t>
      </w:r>
    </w:p>
    <w:bookmarkEnd w:id="722"/>
    <w:bookmarkStart w:id="72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3"/>
    <w:bookmarkStart w:id="72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4">
        <w:r>
          <w:rPr>
            <w:rStyle w:val="Hyperlink"/>
          </w:rPr>
          <w:t xml:space="preserve">https://openreview.net/forum?id=BZ5a1r-kVsf</w:t>
        </w:r>
      </w:hyperlink>
      <w:r>
        <w:t xml:space="preserve">.</w:t>
      </w:r>
    </w:p>
    <w:bookmarkEnd w:id="725"/>
    <w:bookmarkStart w:id="726" w:name="ref-medRxiv"/>
    <w:p>
      <w:pPr>
        <w:pStyle w:val="Bibliography"/>
      </w:pPr>
      <w:r>
        <w:t xml:space="preserve">“medRxiv: The Preprint Server for Health Sciences.”</w:t>
      </w:r>
      <w:r>
        <w:t xml:space="preserve"> </w:t>
      </w:r>
      <w:r>
        <w:t xml:space="preserve">n.d. Cold Spring Harbor Laboratory.</w:t>
      </w:r>
      <w:r>
        <w:t xml:space="preserve"> </w:t>
      </w:r>
      <w:hyperlink r:id="rId679">
        <w:r>
          <w:rPr>
            <w:rStyle w:val="Hyperlink"/>
          </w:rPr>
          <w:t xml:space="preserve">https://www.medrxiv.org/</w:t>
        </w:r>
      </w:hyperlink>
      <w:r>
        <w:t xml:space="preserve">.</w:t>
      </w:r>
    </w:p>
    <w:bookmarkEnd w:id="726"/>
    <w:bookmarkStart w:id="72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7">
        <w:r>
          <w:rPr>
            <w:rStyle w:val="Hyperlink"/>
          </w:rPr>
          <w:t xml:space="preserve">https://doi.org/10.1038/467775a</w:t>
        </w:r>
      </w:hyperlink>
      <w:r>
        <w:t xml:space="preserve">.</w:t>
      </w:r>
    </w:p>
    <w:bookmarkEnd w:id="728"/>
    <w:bookmarkStart w:id="73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29">
        <w:r>
          <w:rPr>
            <w:rStyle w:val="Hyperlink"/>
          </w:rPr>
          <w:t xml:space="preserve">https://doi.org/10.1038/s41562-016-0021</w:t>
        </w:r>
      </w:hyperlink>
      <w:r>
        <w:t xml:space="preserve">.</w:t>
      </w:r>
    </w:p>
    <w:bookmarkEnd w:id="730"/>
    <w:bookmarkStart w:id="73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1">
        <w:r>
          <w:rPr>
            <w:rStyle w:val="Hyperlink"/>
          </w:rPr>
          <w:t xml:space="preserve">https://doi.org/10.1038/526182a</w:t>
        </w:r>
      </w:hyperlink>
      <w:r>
        <w:t xml:space="preserve">.</w:t>
      </w:r>
    </w:p>
    <w:bookmarkEnd w:id="732"/>
    <w:bookmarkStart w:id="734" w:name="ref-osf"/>
    <w:p>
      <w:pPr>
        <w:pStyle w:val="Bibliography"/>
      </w:pPr>
      <w:r>
        <w:t xml:space="preserve">“Open Science Framework.”</w:t>
      </w:r>
      <w:r>
        <w:t xml:space="preserve"> </w:t>
      </w:r>
      <w:r>
        <w:t xml:space="preserve">n.d. Center for Open Science.</w:t>
      </w:r>
      <w:r>
        <w:t xml:space="preserve"> </w:t>
      </w:r>
      <w:hyperlink r:id="rId733">
        <w:r>
          <w:rPr>
            <w:rStyle w:val="Hyperlink"/>
          </w:rPr>
          <w:t xml:space="preserve">https://osf.io/</w:t>
        </w:r>
      </w:hyperlink>
      <w:r>
        <w:t xml:space="preserve">.</w:t>
      </w:r>
    </w:p>
    <w:bookmarkEnd w:id="734"/>
    <w:bookmarkStart w:id="736" w:name="ref-gitfixum"/>
    <w:p>
      <w:pPr>
        <w:pStyle w:val="Bibliography"/>
      </w:pPr>
      <w:r>
        <w:t xml:space="preserve">Robertson, Seth. n.d.</w:t>
      </w:r>
      <w:r>
        <w:t xml:space="preserve"> </w:t>
      </w:r>
      <w:r>
        <w:t xml:space="preserve">“On Undoing, Fixing, or Removing Commits in Git.”</w:t>
      </w:r>
      <w:r>
        <w:t xml:space="preserve"> </w:t>
      </w:r>
      <w:hyperlink r:id="rId735">
        <w:r>
          <w:rPr>
            <w:rStyle w:val="Hyperlink"/>
          </w:rPr>
          <w:t xml:space="preserve">https://sethrobertson.github.io/GitFixUm/fixup.html</w:t>
        </w:r>
      </w:hyperlink>
      <w:r>
        <w:t xml:space="preserve">.</w:t>
      </w:r>
    </w:p>
    <w:bookmarkEnd w:id="736"/>
    <w:bookmarkStart w:id="73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7">
        <w:r>
          <w:rPr>
            <w:rStyle w:val="Hyperlink"/>
          </w:rPr>
          <w:t xml:space="preserve">https://doi.org/10.1371/journal.pcbi.1003833</w:t>
        </w:r>
      </w:hyperlink>
      <w:r>
        <w:t xml:space="preserve">.</w:t>
      </w:r>
    </w:p>
    <w:bookmarkEnd w:id="738"/>
    <w:bookmarkStart w:id="74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39">
        <w:r>
          <w:rPr>
            <w:rStyle w:val="Hyperlink"/>
          </w:rPr>
          <w:t xml:space="preserve">https://doi.org/10.1038/d41586-019-02918-5</w:t>
        </w:r>
      </w:hyperlink>
      <w:r>
        <w:t xml:space="preserve">.</w:t>
      </w:r>
    </w:p>
    <w:bookmarkEnd w:id="740"/>
    <w:bookmarkStart w:id="742" w:name="ref-slurm"/>
    <w:p>
      <w:pPr>
        <w:pStyle w:val="Bibliography"/>
      </w:pPr>
      <w:r>
        <w:t xml:space="preserve">“Slurm Workload Manager: Sbatch Documentation.”</w:t>
      </w:r>
      <w:r>
        <w:t xml:space="preserve"> </w:t>
      </w:r>
      <w:r>
        <w:t xml:space="preserve">n.d. SchedMD.</w:t>
      </w:r>
      <w:r>
        <w:t xml:space="preserve"> </w:t>
      </w:r>
      <w:hyperlink r:id="rId741">
        <w:r>
          <w:rPr>
            <w:rStyle w:val="Hyperlink"/>
          </w:rPr>
          <w:t xml:space="preserve">https://slurm.schedmd.com/sbatch.html</w:t>
        </w:r>
      </w:hyperlink>
      <w:r>
        <w:t xml:space="preserve">.</w:t>
      </w:r>
    </w:p>
    <w:bookmarkEnd w:id="742"/>
    <w:bookmarkStart w:id="74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3">
        <w:r>
          <w:rPr>
            <w:rStyle w:val="Hyperlink"/>
          </w:rPr>
          <w:t xml:space="preserve">https://doi.org/10.1038/d41586-019-00067-3</w:t>
        </w:r>
      </w:hyperlink>
      <w:r>
        <w:t xml:space="preserve">.</w:t>
      </w:r>
    </w:p>
    <w:bookmarkEnd w:id="744"/>
    <w:bookmarkStart w:id="746" w:name="ref-terminator"/>
    <w:p>
      <w:pPr>
        <w:pStyle w:val="Bibliography"/>
      </w:pPr>
      <w:r>
        <w:t xml:space="preserve">“Terminator 3: Rise of the Machines.”</w:t>
      </w:r>
      <w:r>
        <w:t xml:space="preserve"> </w:t>
      </w:r>
      <w:r>
        <w:t xml:space="preserve">2003. Film.</w:t>
      </w:r>
      <w:r>
        <w:t xml:space="preserve"> </w:t>
      </w:r>
      <w:hyperlink r:id="rId745">
        <w:r>
          <w:rPr>
            <w:rStyle w:val="Hyperlink"/>
          </w:rPr>
          <w:t xml:space="preserve">https://en.wikipedia.org/wiki/Terminator_3:_Rise_of_the_Machines</w:t>
        </w:r>
      </w:hyperlink>
      <w:r>
        <w:t xml:space="preserve">.</w:t>
      </w:r>
    </w:p>
    <w:bookmarkEnd w:id="746"/>
    <w:bookmarkStart w:id="748" w:name="ref-matrix"/>
    <w:p>
      <w:pPr>
        <w:pStyle w:val="Bibliography"/>
      </w:pPr>
      <w:r>
        <w:t xml:space="preserve">“The Matrix.”</w:t>
      </w:r>
      <w:r>
        <w:t xml:space="preserve"> </w:t>
      </w:r>
      <w:r>
        <w:t xml:space="preserve">1999. Film.</w:t>
      </w:r>
      <w:r>
        <w:t xml:space="preserve"> </w:t>
      </w:r>
      <w:hyperlink r:id="rId747">
        <w:r>
          <w:rPr>
            <w:rStyle w:val="Hyperlink"/>
          </w:rPr>
          <w:t xml:space="preserve">https://en.wikipedia.org/wiki/The_Matrix</w:t>
        </w:r>
      </w:hyperlink>
      <w:r>
        <w:t xml:space="preserve">.</w:t>
      </w:r>
    </w:p>
    <w:bookmarkEnd w:id="748"/>
    <w:bookmarkStart w:id="74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49"/>
    <w:bookmarkStart w:id="75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0">
        <w:r>
          <w:rPr>
            <w:rStyle w:val="Hyperlink"/>
          </w:rPr>
          <w:t xml:space="preserve">https://doi.org/10.1038/d41586-021-03603-2</w:t>
        </w:r>
      </w:hyperlink>
      <w:r>
        <w:t xml:space="preserve">.</w:t>
      </w:r>
    </w:p>
    <w:bookmarkEnd w:id="751"/>
    <w:bookmarkStart w:id="753" w:name="ref-wargames"/>
    <w:p>
      <w:pPr>
        <w:pStyle w:val="Bibliography"/>
      </w:pPr>
      <w:r>
        <w:t xml:space="preserve">“WarGames.”</w:t>
      </w:r>
      <w:r>
        <w:t xml:space="preserve"> </w:t>
      </w:r>
      <w:r>
        <w:t xml:space="preserve">1983. Film.</w:t>
      </w:r>
      <w:r>
        <w:t xml:space="preserve"> </w:t>
      </w:r>
      <w:hyperlink r:id="rId752">
        <w:r>
          <w:rPr>
            <w:rStyle w:val="Hyperlink"/>
          </w:rPr>
          <w:t xml:space="preserve">https://en.wikipedia.org/wiki/WarGames</w:t>
        </w:r>
      </w:hyperlink>
      <w:r>
        <w:t xml:space="preserve">.</w:t>
      </w:r>
    </w:p>
    <w:bookmarkEnd w:id="753"/>
    <w:bookmarkStart w:id="75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4">
        <w:r>
          <w:rPr>
            <w:rStyle w:val="Hyperlink"/>
          </w:rPr>
          <w:t xml:space="preserve">https://adv-r.hadley.nz/</w:t>
        </w:r>
      </w:hyperlink>
      <w:r>
        <w:t xml:space="preserve">.</w:t>
      </w:r>
    </w:p>
    <w:bookmarkEnd w:id="755"/>
    <w:bookmarkStart w:id="757" w:name="ref-wickham2021shiny"/>
    <w:p>
      <w:pPr>
        <w:pStyle w:val="Bibliography"/>
      </w:pPr>
      <w:r>
        <w:t xml:space="preserve">———. 2021.</w:t>
      </w:r>
      <w:r>
        <w:t xml:space="preserve"> </w:t>
      </w:r>
      <w:r>
        <w:rPr>
          <w:i/>
          <w:iCs/>
        </w:rPr>
        <w:t xml:space="preserve">Mastering Shiny</w:t>
      </w:r>
      <w:r>
        <w:t xml:space="preserve">. O’Reilly Media.</w:t>
      </w:r>
      <w:r>
        <w:t xml:space="preserve"> </w:t>
      </w:r>
      <w:hyperlink r:id="rId756">
        <w:r>
          <w:rPr>
            <w:rStyle w:val="Hyperlink"/>
          </w:rPr>
          <w:t xml:space="preserve">https://mastering-shiny.org/</w:t>
        </w:r>
      </w:hyperlink>
      <w:r>
        <w:t xml:space="preserve">.</w:t>
      </w:r>
    </w:p>
    <w:bookmarkEnd w:id="757"/>
    <w:bookmarkStart w:id="758"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58"/>
    <w:bookmarkStart w:id="760" w:name="ref-wickham2023tidydesign"/>
    <w:p>
      <w:pPr>
        <w:pStyle w:val="Bibliography"/>
      </w:pPr>
      <w:r>
        <w:t xml:space="preserve">———. 2023b.</w:t>
      </w:r>
      <w:r>
        <w:t xml:space="preserve"> </w:t>
      </w:r>
      <w:r>
        <w:rPr>
          <w:i/>
          <w:iCs/>
        </w:rPr>
        <w:t xml:space="preserve">Tidyverse Design Guide</w:t>
      </w:r>
      <w:r>
        <w:t xml:space="preserve">.</w:t>
      </w:r>
      <w:r>
        <w:t xml:space="preserve"> </w:t>
      </w:r>
      <w:hyperlink r:id="rId759">
        <w:r>
          <w:rPr>
            <w:rStyle w:val="Hyperlink"/>
          </w:rPr>
          <w:t xml:space="preserve">https://design.tidyverse.org/</w:t>
        </w:r>
      </w:hyperlink>
      <w:r>
        <w:t xml:space="preserve">.</w:t>
      </w:r>
    </w:p>
    <w:bookmarkEnd w:id="760"/>
    <w:bookmarkStart w:id="76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1">
        <w:r>
          <w:rPr>
            <w:rStyle w:val="Hyperlink"/>
          </w:rPr>
          <w:t xml:space="preserve">https://r-pkgs.org/</w:t>
        </w:r>
      </w:hyperlink>
      <w:r>
        <w:t xml:space="preserve">.</w:t>
      </w:r>
    </w:p>
    <w:bookmarkEnd w:id="762"/>
    <w:bookmarkStart w:id="76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3">
        <w:r>
          <w:rPr>
            <w:rStyle w:val="Hyperlink"/>
          </w:rPr>
          <w:t xml:space="preserve">https://r4ds.hadley.nz/</w:t>
        </w:r>
      </w:hyperlink>
      <w:r>
        <w:t xml:space="preserve">.</w:t>
      </w:r>
    </w:p>
    <w:bookmarkEnd w:id="764"/>
    <w:bookmarkStart w:id="76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5"/>
    <w:bookmarkEnd w:id="766"/>
    <w:p>
      <w:r>
        <w:br w:type="page"/>
      </w:r>
    </w:p>
    <w:bookmarkEnd w:id="767"/>
    <w:bookmarkStart w:id="76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68">
        <w:r>
          <w:rPr>
            <w:rStyle w:val="Hyperlink"/>
          </w:rPr>
          <w:t xml:space="preserve">https://ucd-serg.github.io/lab-manual/appendix-copilot-instructions.html</w:t>
        </w:r>
      </w:hyperlink>
    </w:p>
    <w:p>
      <w:r>
        <w:br w:type="page"/>
      </w:r>
    </w:p>
    <w:bookmarkEnd w:id="769"/>
    <w:bookmarkStart w:id="77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https://ucd-serg.github.io/lab-manual/appendix-copilot-setup-steps.html</w:t>
        </w:r>
      </w:hyperlink>
    </w:p>
    <w:p>
      <w:r>
        <w:br w:type="page"/>
      </w:r>
    </w:p>
    <w:bookmarkEnd w:id="771"/>
    <w:bookmarkStart w:id="77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1"/>
        </w:numPr>
      </w:pPr>
      <w:ins w:id="2378" w:author="PR Preview" w:date="2024-01-01T00:00:00Z">
        <w:r>
          <w:rPr>
            <w:b/>
            <w:bCs/>
          </w:rPr>
          <w:t xml:space="preserve">Branch:</w:t>
        </w:r>
      </w:ins>
      <w:ins w:id="2378" w:author="PR Preview" w:date="2024-01-01T00:00:00Z">
        <w:r>
          <w:t xml:space="preserve"> </w:t>
        </w:r>
      </w:ins>
      <w:ins w:id="2378" w:author="PR Preview" w:date="2024-01-01T00:00:00Z">
        <w:r>
          <w:t xml:space="preserve">HEAD</w:t>
        </w:r>
      </w:ins>
    </w:p>
    <w:p>
      <w:pPr>
        <w:pStyle w:val="Compact"/>
        <w:numPr>
          <w:ilvl w:val="0"/>
          <w:numId w:val="1291"/>
        </w:numPr>
      </w:pPr>
      <w:ins w:id="2379" w:author="PR Preview" w:date="2024-01-01T00:00:00Z">
        <w:r>
          <w:rPr>
            <w:b/>
            <w:bCs/>
          </w:rPr>
          <w:t xml:space="preserve">Commit:</w:t>
        </w:r>
      </w:ins>
      <w:ins w:id="2379" w:author="PR Preview" w:date="2024-01-01T00:00:00Z">
        <w:r>
          <w:t xml:space="preserve"> </w:t>
        </w:r>
      </w:ins>
      <w:ins w:id="2379" w:author="PR Preview" w:date="2024-01-01T00:00:00Z">
        <w:r>
          <w:t xml:space="preserve">3065206</w:t>
        </w:r>
      </w:ins>
    </w:p>
    <w:p>
      <w:pPr>
        <w:pStyle w:val="Compact"/>
        <w:numPr>
          <w:ilvl w:val="0"/>
          <w:numId w:val="1291"/>
        </w:numPr>
      </w:pPr>
      <w:ins w:id="2380" w:author="PR Preview" w:date="2024-01-01T00:00:00Z">
        <w:r>
          <w:rPr>
            <w:b/>
            <w:bCs/>
          </w:rPr>
          <w:t xml:space="preserve">Full commit hash:</w:t>
        </w:r>
      </w:ins>
      <w:ins w:id="2380" w:author="PR Preview" w:date="2024-01-01T00:00:00Z">
        <w:r>
          <w:t xml:space="preserve"> </w:t>
        </w:r>
      </w:ins>
      <w:ins w:id="2380" w:author="PR Preview" w:date="2024-01-01T00:00:00Z">
        <w:r>
          <w:t xml:space="preserve">30652063ae07026e90790777bc2a2bad57632d07</w:t>
        </w:r>
      </w:ins>
    </w:p>
    <w:p>
      <w:pPr>
        <w:pStyle w:val="Compact"/>
        <w:numPr>
          <w:ilvl w:val="0"/>
          <w:numId w:val="1291"/>
        </w:numPr>
      </w:pPr>
      <w:ins w:id="2381" w:author="PR Preview" w:date="2024-01-01T00:00:00Z">
        <w:r>
          <w:rPr>
            <w:b/>
            <w:bCs/>
          </w:rPr>
          <w:t xml:space="preserve">Commit date:</w:t>
        </w:r>
      </w:ins>
      <w:ins w:id="2381" w:author="PR Preview" w:date="2024-01-01T00:00:00Z">
        <w:r>
          <w:t xml:space="preserve"> </w:t>
        </w:r>
      </w:ins>
      <w:ins w:id="2381" w:author="PR Preview" w:date="2024-01-01T00:00:00Z">
        <w:r>
          <w:t xml:space="preserve">2026-01-26 16:39:49 -0800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1"/>
  </w:num>
  <w:num w:numId="1289">
    <w:abstractNumId w:val="991"/>
  </w:num>
  <w:num w:numId="1290">
    <w:abstractNumId w:val="991"/>
  </w:num>
  <w:num w:numId="12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12" Type="http://schemas.openxmlformats.org/officeDocument/2006/relationships/image" Target="media/rId512.png"/><Relationship Id="rId515" Type="http://schemas.openxmlformats.org/officeDocument/2006/relationships/image" Target="media/rId515.jpg"/><Relationship Id="rId303" Type="http://schemas.openxmlformats.org/officeDocument/2006/relationships/image" Target="media/rId303.png"/><Relationship Id="rId400" Type="http://schemas.openxmlformats.org/officeDocument/2006/relationships/image" Target="media/rId400.jpg"/><Relationship Id="rId406" Type="http://schemas.openxmlformats.org/officeDocument/2006/relationships/image" Target="media/rId406.png"/><Relationship Id="rId371" Type="http://schemas.openxmlformats.org/officeDocument/2006/relationships/image" Target="media/rId371.png"/><Relationship Id="rId376" Type="http://schemas.openxmlformats.org/officeDocument/2006/relationships/image" Target="media/rId376.png"/><Relationship Id="rId227" Type="http://schemas.openxmlformats.org/officeDocument/2006/relationships/image" Target="media/rId227.png"/><Relationship Id="rId521" Type="http://schemas.openxmlformats.org/officeDocument/2006/relationships/image" Target="media/rId521.png"/><Relationship Id="rId551" Type="http://schemas.openxmlformats.org/officeDocument/2006/relationships/image" Target="media/rId551.png"/><Relationship Id="rId232" Type="http://schemas.openxmlformats.org/officeDocument/2006/relationships/image" Target="media/rId232.png"/><Relationship Id="rId518" Type="http://schemas.openxmlformats.org/officeDocument/2006/relationships/image" Target="media/rId518.png"/><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1" Type="http://schemas.openxmlformats.org/officeDocument/2006/relationships/hyperlink" Target="http://adv-r.had.co.nz/Style.html" TargetMode="External"/><Relationship Id="rId659" Type="http://schemas.openxmlformats.org/officeDocument/2006/relationships/hyperlink" Target="http://colorbrewer2.org/" TargetMode="External"/><Relationship Id="rId706"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4"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0" Type="http://schemas.openxmlformats.org/officeDocument/2006/relationships/hyperlink" Target="https://datadryad.org/" TargetMode="External"/><Relationship Id="rId759" Type="http://schemas.openxmlformats.org/officeDocument/2006/relationships/hyperlink" Target="https://design.tidyverse.org/" TargetMode="External"/><Relationship Id="rId717"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83" Type="http://schemas.openxmlformats.org/officeDocument/2006/relationships/hyperlink" Target="https://docs.github.com/en/copilot/how-tos/use-copilot-agents/coding-agent/customize-the-agent-environment" TargetMode="External"/><Relationship Id="rId588"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1" Type="http://schemas.openxmlformats.org/officeDocument/2006/relationships/hyperlink" Target="https://docs.google.com/document/d/1ckgRCcr7FFPyymyMA6Y_-cB_vftOyrrxT28c6gRg0PI/edit" TargetMode="External"/><Relationship Id="rId727" Type="http://schemas.openxmlformats.org/officeDocument/2006/relationships/hyperlink" Target="https://doi.org/10.1038/467775a" TargetMode="External"/><Relationship Id="rId731" Type="http://schemas.openxmlformats.org/officeDocument/2006/relationships/hyperlink" Target="https://doi.org/10.1038/526182a" TargetMode="External"/><Relationship Id="rId743" Type="http://schemas.openxmlformats.org/officeDocument/2006/relationships/hyperlink" Target="https://doi.org/10.1038/d41586-019-00067-3" TargetMode="External"/><Relationship Id="rId693" Type="http://schemas.openxmlformats.org/officeDocument/2006/relationships/hyperlink" Target="https://doi.org/10.1038/d41586-019-01431-z" TargetMode="External"/><Relationship Id="rId739" Type="http://schemas.openxmlformats.org/officeDocument/2006/relationships/hyperlink" Target="https://doi.org/10.1038/d41586-019-02918-5" TargetMode="External"/><Relationship Id="rId750" Type="http://schemas.openxmlformats.org/officeDocument/2006/relationships/hyperlink" Target="https://doi.org/10.1038/d41586-021-03603-2" TargetMode="External"/><Relationship Id="rId704" Type="http://schemas.openxmlformats.org/officeDocument/2006/relationships/hyperlink" Target="https://doi.org/10.1038/s41467-020-19160-7" TargetMode="External"/><Relationship Id="rId729" Type="http://schemas.openxmlformats.org/officeDocument/2006/relationships/hyperlink" Target="https://doi.org/10.1038/s41562-016-0021" TargetMode="External"/><Relationship Id="rId737" Type="http://schemas.openxmlformats.org/officeDocument/2006/relationships/hyperlink" Target="https://doi.org/10.1371/journal.pcbi.1003833" TargetMode="External"/><Relationship Id="rId689"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7"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5" Type="http://schemas.openxmlformats.org/officeDocument/2006/relationships/hyperlink" Target="https://en.wikipedia.org/wiki/Battlestar_Galactica_(2004_TV_series)" TargetMode="External"/><Relationship Id="rId698" Type="http://schemas.openxmlformats.org/officeDocument/2006/relationships/hyperlink" Target="https://en.wikipedia.org/wiki/Blade_Runner" TargetMode="External"/><Relationship Id="rId702"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69" Type="http://schemas.openxmlformats.org/officeDocument/2006/relationships/hyperlink" Target="https://en.wikipedia.org/wiki/Masterpiece#History" TargetMode="External"/><Relationship Id="rId719"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5" Type="http://schemas.openxmlformats.org/officeDocument/2006/relationships/hyperlink" Target="https://en.wikipedia.org/wiki/Terminator_3:_Rise_of_the_Machines" TargetMode="External"/><Relationship Id="rId747"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2" Type="http://schemas.openxmlformats.org/officeDocument/2006/relationships/hyperlink" Target="https://en.wikipedia.org/wiki/WarGames" TargetMode="External"/><Relationship Id="rId713"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34"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7"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2"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2" Type="http://schemas.openxmlformats.org/officeDocument/2006/relationships/hyperlink" Target="https://github.com/quarto-dev/quarto-cli/issues/10587" TargetMode="External"/><Relationship Id="rId59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5"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28" Type="http://schemas.openxmlformats.org/officeDocument/2006/relationships/hyperlink" Target="https://github.com/ucdavisdatalab/workshop_nlp_with_python" TargetMode="External"/><Relationship Id="rId627" Type="http://schemas.openxmlformats.org/officeDocument/2006/relationships/hyperlink" Target="https://github.com/ucdavisdatalab/workshop_python_basics" TargetMode="External"/><Relationship Id="rId61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4" Type="http://schemas.openxmlformats.org/officeDocument/2006/relationships/hyperlink" Target="https://grants.nih.gov" TargetMode="External"/><Relationship Id="rId663" Type="http://schemas.openxmlformats.org/officeDocument/2006/relationships/hyperlink" Target="https://grantwriting.stanford.edu/funding-train/" TargetMode="External"/><Relationship Id="rId644" Type="http://schemas.openxmlformats.org/officeDocument/2006/relationships/hyperlink" Target="https://grantwriting.stanford.edu/funding-train/#ep" TargetMode="External"/><Relationship Id="rId700"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1" Type="http://schemas.openxmlformats.org/officeDocument/2006/relationships/hyperlink" Target="https://jadebc.github.io/lab-manual/" TargetMode="External"/><Relationship Id="rId598"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08"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2" Type="http://schemas.openxmlformats.org/officeDocument/2006/relationships/hyperlink" Target="https://journals.lww.com/epidem/Fulltext/2001/05000/The_Value_of_P.2.aspx" TargetMode="External"/><Relationship Id="rId661" Type="http://schemas.openxmlformats.org/officeDocument/2006/relationships/hyperlink" Target="https://journals.plos.org/ploscompbiol/article?id=10.1371/journal.pcbi.1003833" TargetMode="External"/><Relationship Id="rId708" Type="http://schemas.openxmlformats.org/officeDocument/2006/relationships/hyperlink" Target="https://journals.plos.org/plosone/s/authorship" TargetMode="External"/><Relationship Id="rId633" Type="http://schemas.openxmlformats.org/officeDocument/2006/relationships/hyperlink" Target="https://link.springer.com/book/10.1007/978-3-030-98175-4" TargetMode="External"/><Relationship Id="rId648"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6" Type="http://schemas.openxmlformats.org/officeDocument/2006/relationships/hyperlink" Target="https://mastering-shiny.org/" TargetMode="External"/><Relationship Id="rId660" Type="http://schemas.openxmlformats.org/officeDocument/2006/relationships/hyperlink" Target="https://medialab.github.io/iwanthue/" TargetMode="External"/><Relationship Id="rId605"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39" Type="http://schemas.openxmlformats.org/officeDocument/2006/relationships/hyperlink" Target="https://mitcommlab.mit.edu/be/2023/09/27/toward-an-evenbetterposter-improving-the-betterposter-template/" TargetMode="External"/><Relationship Id="rId653" Type="http://schemas.openxmlformats.org/officeDocument/2006/relationships/hyperlink" Target="https://myidp.sciencecareers.org/" TargetMode="External"/><Relationship Id="rId724" Type="http://schemas.openxmlformats.org/officeDocument/2006/relationships/hyperlink" Target="https://openreview.net/forum?id=BZ5a1r-kVsf" TargetMode="External"/><Relationship Id="rId733"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1"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3"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18" Type="http://schemas.openxmlformats.org/officeDocument/2006/relationships/hyperlink" Target="https://s3.amazonaws.com/assets.datacamp.com/blog_assets/datatable_Cheat_Sheet_R.pdf" TargetMode="External"/><Relationship Id="rId691"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5" Type="http://schemas.openxmlformats.org/officeDocument/2006/relationships/hyperlink" Target="https://sethrobertson.github.io/GitFixUm/fixup.html" TargetMode="External"/><Relationship Id="rId741"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09" Type="http://schemas.openxmlformats.org/officeDocument/2006/relationships/hyperlink" Target="https://ucb-epi-r.github.io" TargetMode="External"/><Relationship Id="rId768" Type="http://schemas.openxmlformats.org/officeDocument/2006/relationships/hyperlink" Target="https://ucd-serg.github.io/lab-manual/appendix-copilot-instructions.html" TargetMode="External"/><Relationship Id="rId770"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0"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4" Type="http://schemas.openxmlformats.org/officeDocument/2006/relationships/hyperlink" Target="https://ucdavisdatalab.github.io/install_guides/" TargetMode="External"/><Relationship Id="rId61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0"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0"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2" Type="http://schemas.openxmlformats.org/officeDocument/2006/relationships/hyperlink" Target="https://www.equator-network.org/" TargetMode="External"/><Relationship Id="rId647"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79" Type="http://schemas.openxmlformats.org/officeDocument/2006/relationships/hyperlink" Target="https://www.medrxiv.org/" TargetMode="External"/><Relationship Id="rId656" Type="http://schemas.openxmlformats.org/officeDocument/2006/relationships/hyperlink" Target="https://www.nature.com/articles/d41586-021-03603-2" TargetMode="External"/><Relationship Id="rId645"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6" Type="http://schemas.openxmlformats.org/officeDocument/2006/relationships/hyperlink" Target="https://www.rstudio.com/wp-content/uploads/2015/02/data-wrangling-cheatsheet.pdf" TargetMode="External"/><Relationship Id="rId619" Type="http://schemas.openxmlformats.org/officeDocument/2006/relationships/hyperlink" Target="https://www.rstudio.com/wp-content/uploads/2015/02/rmarkdown-cheatsheet.pdf" TargetMode="External"/><Relationship Id="rId617" Type="http://schemas.openxmlformats.org/officeDocument/2006/relationships/hyperlink" Target="https://www.rstudio.com/wp-content/uploads/2015/03/ggplot2-cheatsheet.pdf" TargetMode="External"/><Relationship Id="rId637"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4" Type="http://schemas.openxmlformats.org/officeDocument/2006/relationships/hyperlink" Target="https://www.training.nih.gov/career-services/" TargetMode="External"/><Relationship Id="rId657" Type="http://schemas.openxmlformats.org/officeDocument/2006/relationships/hyperlink" Target="https://www.youtube.com/watch?v=1RwJbhkCA58" TargetMode="External"/><Relationship Id="rId638" Type="http://schemas.openxmlformats.org/officeDocument/2006/relationships/hyperlink" Target="https://www.youtube.com/watch?v=1RwJbhkCA58&amp;t=1171s" TargetMode="External"/><Relationship Id="rId71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1" Type="http://schemas.openxmlformats.org/officeDocument/2006/relationships/hyperlink" Target="http://adv-r.had.co.nz/Style.html" TargetMode="External"/><Relationship Id="rId659" Type="http://schemas.openxmlformats.org/officeDocument/2006/relationships/hyperlink" Target="http://colorbrewer2.org/" TargetMode="External"/><Relationship Id="rId706"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4"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0" Type="http://schemas.openxmlformats.org/officeDocument/2006/relationships/hyperlink" Target="https://datadryad.org/" TargetMode="External"/><Relationship Id="rId759" Type="http://schemas.openxmlformats.org/officeDocument/2006/relationships/hyperlink" Target="https://design.tidyverse.org/" TargetMode="External"/><Relationship Id="rId717"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83" Type="http://schemas.openxmlformats.org/officeDocument/2006/relationships/hyperlink" Target="https://docs.github.com/en/copilot/how-tos/use-copilot-agents/coding-agent/customize-the-agent-environment" TargetMode="External"/><Relationship Id="rId588"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1" Type="http://schemas.openxmlformats.org/officeDocument/2006/relationships/hyperlink" Target="https://docs.google.com/document/d/1ckgRCcr7FFPyymyMA6Y_-cB_vftOyrrxT28c6gRg0PI/edit" TargetMode="External"/><Relationship Id="rId727" Type="http://schemas.openxmlformats.org/officeDocument/2006/relationships/hyperlink" Target="https://doi.org/10.1038/467775a" TargetMode="External"/><Relationship Id="rId731" Type="http://schemas.openxmlformats.org/officeDocument/2006/relationships/hyperlink" Target="https://doi.org/10.1038/526182a" TargetMode="External"/><Relationship Id="rId743" Type="http://schemas.openxmlformats.org/officeDocument/2006/relationships/hyperlink" Target="https://doi.org/10.1038/d41586-019-00067-3" TargetMode="External"/><Relationship Id="rId693" Type="http://schemas.openxmlformats.org/officeDocument/2006/relationships/hyperlink" Target="https://doi.org/10.1038/d41586-019-01431-z" TargetMode="External"/><Relationship Id="rId739" Type="http://schemas.openxmlformats.org/officeDocument/2006/relationships/hyperlink" Target="https://doi.org/10.1038/d41586-019-02918-5" TargetMode="External"/><Relationship Id="rId750" Type="http://schemas.openxmlformats.org/officeDocument/2006/relationships/hyperlink" Target="https://doi.org/10.1038/d41586-021-03603-2" TargetMode="External"/><Relationship Id="rId704" Type="http://schemas.openxmlformats.org/officeDocument/2006/relationships/hyperlink" Target="https://doi.org/10.1038/s41467-020-19160-7" TargetMode="External"/><Relationship Id="rId729" Type="http://schemas.openxmlformats.org/officeDocument/2006/relationships/hyperlink" Target="https://doi.org/10.1038/s41562-016-0021" TargetMode="External"/><Relationship Id="rId737" Type="http://schemas.openxmlformats.org/officeDocument/2006/relationships/hyperlink" Target="https://doi.org/10.1371/journal.pcbi.1003833" TargetMode="External"/><Relationship Id="rId689"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7"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5" Type="http://schemas.openxmlformats.org/officeDocument/2006/relationships/hyperlink" Target="https://en.wikipedia.org/wiki/Battlestar_Galactica_(2004_TV_series)" TargetMode="External"/><Relationship Id="rId698" Type="http://schemas.openxmlformats.org/officeDocument/2006/relationships/hyperlink" Target="https://en.wikipedia.org/wiki/Blade_Runner" TargetMode="External"/><Relationship Id="rId702"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69" Type="http://schemas.openxmlformats.org/officeDocument/2006/relationships/hyperlink" Target="https://en.wikipedia.org/wiki/Masterpiece#History" TargetMode="External"/><Relationship Id="rId719"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5" Type="http://schemas.openxmlformats.org/officeDocument/2006/relationships/hyperlink" Target="https://en.wikipedia.org/wiki/Terminator_3:_Rise_of_the_Machines" TargetMode="External"/><Relationship Id="rId747"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2" Type="http://schemas.openxmlformats.org/officeDocument/2006/relationships/hyperlink" Target="https://en.wikipedia.org/wiki/WarGames" TargetMode="External"/><Relationship Id="rId713"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34"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7"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2"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2" Type="http://schemas.openxmlformats.org/officeDocument/2006/relationships/hyperlink" Target="https://github.com/quarto-dev/quarto-cli/issues/10587" TargetMode="External"/><Relationship Id="rId59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5"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28" Type="http://schemas.openxmlformats.org/officeDocument/2006/relationships/hyperlink" Target="https://github.com/ucdavisdatalab/workshop_nlp_with_python" TargetMode="External"/><Relationship Id="rId627" Type="http://schemas.openxmlformats.org/officeDocument/2006/relationships/hyperlink" Target="https://github.com/ucdavisdatalab/workshop_python_basics" TargetMode="External"/><Relationship Id="rId61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4" Type="http://schemas.openxmlformats.org/officeDocument/2006/relationships/hyperlink" Target="https://grants.nih.gov" TargetMode="External"/><Relationship Id="rId663" Type="http://schemas.openxmlformats.org/officeDocument/2006/relationships/hyperlink" Target="https://grantwriting.stanford.edu/funding-train/" TargetMode="External"/><Relationship Id="rId644" Type="http://schemas.openxmlformats.org/officeDocument/2006/relationships/hyperlink" Target="https://grantwriting.stanford.edu/funding-train/#ep" TargetMode="External"/><Relationship Id="rId700"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1" Type="http://schemas.openxmlformats.org/officeDocument/2006/relationships/hyperlink" Target="https://jadebc.github.io/lab-manual/" TargetMode="External"/><Relationship Id="rId598"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08"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2" Type="http://schemas.openxmlformats.org/officeDocument/2006/relationships/hyperlink" Target="https://journals.lww.com/epidem/Fulltext/2001/05000/The_Value_of_P.2.aspx" TargetMode="External"/><Relationship Id="rId661" Type="http://schemas.openxmlformats.org/officeDocument/2006/relationships/hyperlink" Target="https://journals.plos.org/ploscompbiol/article?id=10.1371/journal.pcbi.1003833" TargetMode="External"/><Relationship Id="rId708" Type="http://schemas.openxmlformats.org/officeDocument/2006/relationships/hyperlink" Target="https://journals.plos.org/plosone/s/authorship" TargetMode="External"/><Relationship Id="rId633" Type="http://schemas.openxmlformats.org/officeDocument/2006/relationships/hyperlink" Target="https://link.springer.com/book/10.1007/978-3-030-98175-4" TargetMode="External"/><Relationship Id="rId648"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6" Type="http://schemas.openxmlformats.org/officeDocument/2006/relationships/hyperlink" Target="https://mastering-shiny.org/" TargetMode="External"/><Relationship Id="rId660" Type="http://schemas.openxmlformats.org/officeDocument/2006/relationships/hyperlink" Target="https://medialab.github.io/iwanthue/" TargetMode="External"/><Relationship Id="rId605"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39" Type="http://schemas.openxmlformats.org/officeDocument/2006/relationships/hyperlink" Target="https://mitcommlab.mit.edu/be/2023/09/27/toward-an-evenbetterposter-improving-the-betterposter-template/" TargetMode="External"/><Relationship Id="rId653" Type="http://schemas.openxmlformats.org/officeDocument/2006/relationships/hyperlink" Target="https://myidp.sciencecareers.org/" TargetMode="External"/><Relationship Id="rId724" Type="http://schemas.openxmlformats.org/officeDocument/2006/relationships/hyperlink" Target="https://openreview.net/forum?id=BZ5a1r-kVsf" TargetMode="External"/><Relationship Id="rId733"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1"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3"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18" Type="http://schemas.openxmlformats.org/officeDocument/2006/relationships/hyperlink" Target="https://s3.amazonaws.com/assets.datacamp.com/blog_assets/datatable_Cheat_Sheet_R.pdf" TargetMode="External"/><Relationship Id="rId691"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5" Type="http://schemas.openxmlformats.org/officeDocument/2006/relationships/hyperlink" Target="https://sethrobertson.github.io/GitFixUm/fixup.html" TargetMode="External"/><Relationship Id="rId741"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09" Type="http://schemas.openxmlformats.org/officeDocument/2006/relationships/hyperlink" Target="https://ucb-epi-r.github.io" TargetMode="External"/><Relationship Id="rId768" Type="http://schemas.openxmlformats.org/officeDocument/2006/relationships/hyperlink" Target="https://ucd-serg.github.io/lab-manual/appendix-copilot-instructions.html" TargetMode="External"/><Relationship Id="rId770"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0"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4" Type="http://schemas.openxmlformats.org/officeDocument/2006/relationships/hyperlink" Target="https://ucdavisdatalab.github.io/install_guides/" TargetMode="External"/><Relationship Id="rId61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0"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0"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2" Type="http://schemas.openxmlformats.org/officeDocument/2006/relationships/hyperlink" Target="https://www.equator-network.org/" TargetMode="External"/><Relationship Id="rId647"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79" Type="http://schemas.openxmlformats.org/officeDocument/2006/relationships/hyperlink" Target="https://www.medrxiv.org/" TargetMode="External"/><Relationship Id="rId656" Type="http://schemas.openxmlformats.org/officeDocument/2006/relationships/hyperlink" Target="https://www.nature.com/articles/d41586-021-03603-2" TargetMode="External"/><Relationship Id="rId645"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6" Type="http://schemas.openxmlformats.org/officeDocument/2006/relationships/hyperlink" Target="https://www.rstudio.com/wp-content/uploads/2015/02/data-wrangling-cheatsheet.pdf" TargetMode="External"/><Relationship Id="rId619" Type="http://schemas.openxmlformats.org/officeDocument/2006/relationships/hyperlink" Target="https://www.rstudio.com/wp-content/uploads/2015/02/rmarkdown-cheatsheet.pdf" TargetMode="External"/><Relationship Id="rId617" Type="http://schemas.openxmlformats.org/officeDocument/2006/relationships/hyperlink" Target="https://www.rstudio.com/wp-content/uploads/2015/03/ggplot2-cheatsheet.pdf" TargetMode="External"/><Relationship Id="rId637"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4" Type="http://schemas.openxmlformats.org/officeDocument/2006/relationships/hyperlink" Target="https://www.training.nih.gov/career-services/" TargetMode="External"/><Relationship Id="rId657" Type="http://schemas.openxmlformats.org/officeDocument/2006/relationships/hyperlink" Target="https://www.youtube.com/watch?v=1RwJbhkCA58" TargetMode="External"/><Relationship Id="rId638" Type="http://schemas.openxmlformats.org/officeDocument/2006/relationships/hyperlink" Target="https://www.youtube.com/watch?v=1RwJbhkCA58&amp;t=1171s" TargetMode="External"/><Relationship Id="rId71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2026-01-27T00:44:00Z</dcterms:created>
  <dcterms:modified xsi:type="dcterms:W3CDTF">2026-01-27T00:44:00Z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