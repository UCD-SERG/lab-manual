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2026-08-26</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70"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2"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1">
        <w:r>
          <w:rPr>
            <w:rStyle w:val="Hyperlink"/>
          </w:rPr>
          <w:t xml:space="preserve">Tufte CSS</w:t>
        </w:r>
      </w:hyperlink>
      <w:ins w:id="3791" w:author="PR Preview" w:date="2024-01-01T00:00:00Z">
        <w:r>
          <w:t xml:space="preserve"> </w:t>
        </w:r>
      </w:ins>
      <w:ins w:id="3791" w:author="PR Preview" w:date="2024-01-01T00:00:00Z">
        <w:r>
          <w:t xml:space="preserve">- style HTML articles like Edward Tufte’s books and handouts,</w:t>
        </w:r>
      </w:ins>
      <w:ins w:id="3791" w:author="PR Preview" w:date="2024-01-01T00:00:00Z">
        <w:r>
          <w:t xml:space="preserve"> </w:t>
        </w:r>
      </w:ins>
      <w:ins w:id="3791" w:author="PR Preview" w:date="2024-01-01T00:00:00Z">
        <w:r>
          <w:t xml:space="preserve">with sidenotes, typography, and tight integration of graphics with text</w:t>
        </w:r>
      </w:ins>
    </w:p>
    <w:bookmarkEnd w:id="952"/>
    <w:bookmarkStart w:id="956"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3">
        <w:r>
          <w:rPr>
            <w:rStyle w:val="Hyperlink"/>
          </w:rPr>
          <w:t xml:space="preserve">The Pathway to Publishing: A Guide to Quantitative Writing in the Health Sciences</w:t>
        </w:r>
      </w:hyperlink>
    </w:p>
    <w:p>
      <w:pPr>
        <w:pStyle w:val="Compact"/>
        <w:numPr>
          <w:ilvl w:val="0"/>
          <w:numId w:val="1269"/>
        </w:numPr>
      </w:pPr>
      <w:hyperlink r:id="rId9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5">
        <w:r>
          <w:rPr>
            <w:rStyle w:val="Hyperlink"/>
          </w:rPr>
          <w:t xml:space="preserve">Secret, actionable writing tips</w:t>
        </w:r>
      </w:hyperlink>
    </w:p>
    <w:bookmarkEnd w:id="956"/>
    <w:bookmarkStart w:id="960"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7">
        <w:r>
          <w:rPr>
            <w:rStyle w:val="Hyperlink"/>
          </w:rPr>
          <w:t xml:space="preserve">How to give a killer narratively-driven scientific talk</w:t>
        </w:r>
      </w:hyperlink>
    </w:p>
    <w:p>
      <w:pPr>
        <w:pStyle w:val="Compact"/>
        <w:numPr>
          <w:ilvl w:val="0"/>
          <w:numId w:val="1270"/>
        </w:numPr>
      </w:pPr>
      <w:hyperlink r:id="rId958">
        <w:r>
          <w:rPr>
            <w:rStyle w:val="Hyperlink"/>
          </w:rPr>
          <w:t xml:space="preserve">How to make a better poster</w:t>
        </w:r>
      </w:hyperlink>
    </w:p>
    <w:p>
      <w:pPr>
        <w:pStyle w:val="Compact"/>
        <w:numPr>
          <w:ilvl w:val="0"/>
          <w:numId w:val="1270"/>
        </w:numPr>
      </w:pPr>
      <w:hyperlink r:id="rId959">
        <w:r>
          <w:rPr>
            <w:rStyle w:val="Hyperlink"/>
          </w:rPr>
          <w:t xml:space="preserve">How to make an even better poster</w:t>
        </w:r>
      </w:hyperlink>
    </w:p>
    <w:bookmarkEnd w:id="960"/>
    <w:bookmarkStart w:id="963" w:name="professional-advice"/>
    <w:p>
      <w:pPr>
        <w:pStyle w:val="Heading2"/>
      </w:pPr>
      <w:r>
        <w:t xml:space="preserve">21.8 Professional advice</w:t>
      </w:r>
    </w:p>
    <w:p>
      <w:pPr>
        <w:pStyle w:val="Compact"/>
        <w:numPr>
          <w:ilvl w:val="0"/>
          <w:numId w:val="1271"/>
        </w:numPr>
      </w:pPr>
      <w:hyperlink r:id="rId961">
        <w:r>
          <w:rPr>
            <w:rStyle w:val="Hyperlink"/>
          </w:rPr>
          <w:t xml:space="preserve">Professional advice, especially for your first job</w:t>
        </w:r>
      </w:hyperlink>
    </w:p>
    <w:p>
      <w:pPr>
        <w:pStyle w:val="Compact"/>
        <w:numPr>
          <w:ilvl w:val="0"/>
          <w:numId w:val="1271"/>
        </w:numPr>
      </w:pPr>
      <w:hyperlink r:id="rId962">
        <w:r>
          <w:rPr>
            <w:rStyle w:val="Hyperlink"/>
          </w:rPr>
          <w:t xml:space="preserve">Team Public Health Substack</w:t>
        </w:r>
      </w:hyperlink>
    </w:p>
    <w:bookmarkEnd w:id="963"/>
    <w:bookmarkStart w:id="966" w:name="funding"/>
    <w:p>
      <w:pPr>
        <w:pStyle w:val="Heading2"/>
      </w:pPr>
      <w:r>
        <w:t xml:space="preserve">21.9 Funding</w:t>
      </w:r>
    </w:p>
    <w:p>
      <w:pPr>
        <w:pStyle w:val="Compact"/>
        <w:numPr>
          <w:ilvl w:val="0"/>
          <w:numId w:val="1272"/>
        </w:numPr>
      </w:pPr>
      <w:hyperlink r:id="rId964">
        <w:r>
          <w:rPr>
            <w:rStyle w:val="Hyperlink"/>
          </w:rPr>
          <w:t xml:space="preserve">Building Your Funding Train</w:t>
        </w:r>
      </w:hyperlink>
    </w:p>
    <w:p>
      <w:pPr>
        <w:pStyle w:val="Compact"/>
        <w:numPr>
          <w:ilvl w:val="0"/>
          <w:numId w:val="1272"/>
        </w:numPr>
      </w:pPr>
      <w:hyperlink r:id="rId965">
        <w:r>
          <w:rPr>
            <w:rStyle w:val="Hyperlink"/>
          </w:rPr>
          <w:t xml:space="preserve">NIH Grant Writing Resources</w:t>
        </w:r>
      </w:hyperlink>
    </w:p>
    <w:bookmarkEnd w:id="966"/>
    <w:bookmarkStart w:id="969" w:name="ethics-and-global-health-research"/>
    <w:p>
      <w:pPr>
        <w:pStyle w:val="Heading2"/>
      </w:pPr>
      <w:r>
        <w:t xml:space="preserve">21.10 Ethics and global health research</w:t>
      </w:r>
    </w:p>
    <w:p>
      <w:pPr>
        <w:pStyle w:val="Compact"/>
        <w:numPr>
          <w:ilvl w:val="0"/>
          <w:numId w:val="1273"/>
        </w:numPr>
      </w:pPr>
      <w:hyperlink r:id="rId967">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8">
        <w:r>
          <w:rPr>
            <w:rStyle w:val="Hyperlink"/>
          </w:rPr>
          <w:t xml:space="preserve">Transforming Global Health Partnerships</w:t>
        </w:r>
      </w:hyperlink>
    </w:p>
    <w:p>
      <w:r>
        <w:br w:type="page"/>
      </w:r>
    </w:p>
    <w:bookmarkEnd w:id="969"/>
    <w:bookmarkEnd w:id="970"/>
    <w:bookmarkStart w:id="997" w:name="professional-development"/>
    <w:p>
      <w:pPr>
        <w:pStyle w:val="Heading1"/>
      </w:pPr>
      <w:r>
        <w:t xml:space="preserve">22. Professional Development</w:t>
      </w:r>
    </w:p>
    <w:bookmarkStart w:id="97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1"/>
    <w:bookmarkStart w:id="97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2">
        <w:r>
          <w:rPr>
            <w:rStyle w:val="Hyperlink"/>
          </w:rPr>
          <w:t xml:space="preserve">myIDP - Individual Development Plan tool</w:t>
        </w:r>
      </w:hyperlink>
    </w:p>
    <w:p>
      <w:pPr>
        <w:pStyle w:val="Compact"/>
        <w:numPr>
          <w:ilvl w:val="0"/>
          <w:numId w:val="1276"/>
        </w:numPr>
      </w:pPr>
      <w:hyperlink r:id="rId973">
        <w:r>
          <w:rPr>
            <w:rStyle w:val="Hyperlink"/>
          </w:rPr>
          <w:t xml:space="preserve">NIH OITE Career Resources</w:t>
        </w:r>
      </w:hyperlink>
    </w:p>
    <w:bookmarkEnd w:id="974"/>
    <w:bookmarkStart w:id="97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5">
        <w:r>
          <w:rPr>
            <w:rStyle w:val="Hyperlink"/>
          </w:rPr>
          <w:t xml:space="preserve">How to tell a compelling story in scientific presentations</w:t>
        </w:r>
      </w:hyperlink>
    </w:p>
    <w:p>
      <w:pPr>
        <w:pStyle w:val="Compact"/>
        <w:numPr>
          <w:ilvl w:val="0"/>
          <w:numId w:val="1278"/>
        </w:numPr>
      </w:pPr>
      <w:hyperlink r:id="rId957">
        <w:r>
          <w:rPr>
            <w:rStyle w:val="Hyperlink"/>
          </w:rPr>
          <w:t xml:space="preserve">How to give a killer narratively-driven scientific talk</w:t>
        </w:r>
      </w:hyperlink>
    </w:p>
    <w:p>
      <w:pPr>
        <w:pStyle w:val="Compact"/>
        <w:numPr>
          <w:ilvl w:val="0"/>
          <w:numId w:val="1278"/>
        </w:numPr>
      </w:pPr>
      <w:hyperlink r:id="rId976">
        <w:r>
          <w:rPr>
            <w:rStyle w:val="Hyperlink"/>
          </w:rPr>
          <w:t xml:space="preserve">How to make a better poster</w:t>
        </w:r>
      </w:hyperlink>
    </w:p>
    <w:p>
      <w:pPr>
        <w:pStyle w:val="Compact"/>
        <w:numPr>
          <w:ilvl w:val="0"/>
          <w:numId w:val="1278"/>
        </w:numPr>
      </w:pPr>
      <w:hyperlink r:id="rId959">
        <w:r>
          <w:rPr>
            <w:rStyle w:val="Hyperlink"/>
          </w:rPr>
          <w:t xml:space="preserve">How to make an even better poster</w:t>
        </w:r>
      </w:hyperlink>
    </w:p>
    <w:bookmarkEnd w:id="977"/>
    <w:bookmarkStart w:id="98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8">
        <w:r>
          <w:rPr>
            <w:rStyle w:val="Hyperlink"/>
          </w:rPr>
          <w:t xml:space="preserve">ColorBrewer</w:t>
        </w:r>
      </w:hyperlink>
      <w:r>
        <w:t xml:space="preserve"> </w:t>
      </w:r>
      <w:r>
        <w:t xml:space="preserve">or</w:t>
      </w:r>
      <w:r>
        <w:t xml:space="preserve"> </w:t>
      </w:r>
      <w:hyperlink r:id="rId979">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0">
        <w:r>
          <w:rPr>
            <w:rStyle w:val="Hyperlink"/>
          </w:rPr>
          <w:t xml:space="preserve">Ten Simple Rules for Better Figures</w:t>
        </w:r>
      </w:hyperlink>
    </w:p>
    <w:bookmarkEnd w:id="981"/>
    <w:bookmarkStart w:id="983"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4">
        <w:r>
          <w:rPr>
            <w:rStyle w:val="Hyperlink"/>
          </w:rPr>
          <w:t xml:space="preserve">Building Your Funding Train</w:t>
        </w:r>
      </w:hyperlink>
    </w:p>
    <w:p>
      <w:pPr>
        <w:pStyle w:val="Compact"/>
        <w:numPr>
          <w:ilvl w:val="0"/>
          <w:numId w:val="1282"/>
        </w:numPr>
      </w:pPr>
      <w:hyperlink r:id="rId982">
        <w:r>
          <w:rPr>
            <w:rStyle w:val="Hyperlink"/>
          </w:rPr>
          <w:t xml:space="preserve">NIH Funding Opportunities</w:t>
        </w:r>
      </w:hyperlink>
    </w:p>
    <w:p>
      <w:pPr>
        <w:pStyle w:val="Compact"/>
        <w:numPr>
          <w:ilvl w:val="0"/>
          <w:numId w:val="1282"/>
        </w:numPr>
      </w:pPr>
      <w:hyperlink r:id="rId965">
        <w:r>
          <w:rPr>
            <w:rStyle w:val="Hyperlink"/>
          </w:rPr>
          <w:t xml:space="preserve">NIH Grant Writing Resources</w:t>
        </w:r>
      </w:hyperlink>
    </w:p>
    <w:bookmarkEnd w:id="983"/>
    <w:bookmarkStart w:id="99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4"/>
    <w:bookmarkStart w:id="98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5"/>
    <w:bookmarkStart w:id="98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6"/>
    <w:bookmarkStart w:id="99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8">
        <w:r>
          <w:rPr>
            <w:rStyle w:val="Hyperlink"/>
          </w:rPr>
          <w:t xml:space="preserve">PhD</w:t>
        </w:r>
      </w:hyperlink>
      <w:r>
        <w:t xml:space="preserve">,</w:t>
      </w:r>
      <w:r>
        <w:t xml:space="preserve"> </w:t>
      </w:r>
      <w:r>
        <w:t xml:space="preserve">is a spiritual successor to an apprentice’s</w:t>
      </w:r>
      <w:r>
        <w:t xml:space="preserve"> </w:t>
      </w:r>
      <w:hyperlink r:id="rId98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0"/>
    <w:bookmarkStart w:id="99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1"/>
    <w:bookmarkStart w:id="993"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2">
        <w:r>
          <w:rPr>
            <w:rStyle w:val="Hyperlink"/>
          </w:rPr>
          <w:t xml:space="preserve">quarto-thesis</w:t>
        </w:r>
      </w:hyperlink>
      <w:r>
        <w:t xml:space="preserve"> </w:t>
      </w:r>
      <w:r>
        <w:t xml:space="preserve">- Quarto extension for creating masters or PhD theses with professional LaTeX formatting</w:t>
      </w:r>
    </w:p>
    <w:bookmarkEnd w:id="993"/>
    <w:bookmarkEnd w:id="994"/>
    <w:bookmarkStart w:id="99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5"/>
    <w:bookmarkStart w:id="99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6"/>
    <w:bookmarkEnd w:id="997"/>
    <w:bookmarkStart w:id="1002" w:name="sec-writing"/>
    <w:p>
      <w:pPr>
        <w:pStyle w:val="Heading1"/>
      </w:pPr>
      <w:r>
        <w:t xml:space="preserve">23. Writing</w:t>
      </w:r>
    </w:p>
    <w:bookmarkStart w:id="99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8"/>
    <w:bookmarkStart w:id="100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0"/>
    <w:bookmarkStart w:id="100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1"/>
    <w:bookmarkEnd w:id="1002"/>
    <w:bookmarkStart w:id="1018" w:name="manuscript-preparation-and-publication"/>
    <w:p>
      <w:pPr>
        <w:pStyle w:val="Heading1"/>
      </w:pPr>
      <w:r>
        <w:t xml:space="preserve">24. Manuscript Preparation and Publication</w:t>
      </w:r>
    </w:p>
    <w:bookmarkStart w:id="100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3"/>
    <w:bookmarkStart w:id="100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5">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6"/>
    <w:bookmarkStart w:id="1009"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7">
        <w:r>
          <w:rPr>
            <w:rStyle w:val="Hyperlink"/>
          </w:rPr>
          <w:t xml:space="preserve">medRxiv</w:t>
        </w:r>
      </w:hyperlink>
      <w:r>
        <w:t xml:space="preserve"> </w:t>
      </w:r>
      <w:r>
        <w:t xml:space="preserve">or</w:t>
      </w:r>
      <w:r>
        <w:t xml:space="preserve"> </w:t>
      </w:r>
      <w:hyperlink r:id="rId1008">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7">
        <w:r>
          <w:rPr>
            <w:rStyle w:val="Hyperlink"/>
          </w:rPr>
          <w:t xml:space="preserve">medRxiv</w:t>
        </w:r>
      </w:hyperlink>
      <w:r>
        <w:t xml:space="preserve">.</w:t>
      </w:r>
    </w:p>
    <w:bookmarkEnd w:id="1009"/>
    <w:bookmarkStart w:id="101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0"/>
    <w:bookmarkStart w:id="1011"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1"/>
    <w:bookmarkStart w:id="101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5"/>
    <w:bookmarkStart w:id="101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7"/>
    <w:bookmarkEnd w:id="1018"/>
    <w:bookmarkStart w:id="1101" w:name="references"/>
    <w:p>
      <w:pPr>
        <w:pStyle w:val="Heading1"/>
      </w:pPr>
      <w:r>
        <w:t xml:space="preserve">References</w:t>
      </w:r>
    </w:p>
    <w:bookmarkStart w:id="1100" w:name="refs"/>
    <w:bookmarkStart w:id="10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9">
        <w:r>
          <w:rPr>
            <w:rStyle w:val="Hyperlink"/>
          </w:rPr>
          <w:t xml:space="preserve">https://doi.org/10.1371/journal.pgph.0002269</w:t>
        </w:r>
      </w:hyperlink>
      <w:r>
        <w:t xml:space="preserve">.</w:t>
      </w:r>
    </w:p>
    <w:bookmarkEnd w:id="1020"/>
    <w:bookmarkStart w:id="102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1">
        <w:r>
          <w:rPr>
            <w:rStyle w:val="Hyperlink"/>
          </w:rPr>
          <w:t xml:space="preserve">https://doi.org/10.1038/d41586-019-01431-z</w:t>
        </w:r>
      </w:hyperlink>
      <w:r>
        <w:t xml:space="preserve">.</w:t>
      </w:r>
    </w:p>
    <w:bookmarkEnd w:id="1022"/>
    <w:bookmarkStart w:id="102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3">
        <w:r>
          <w:rPr>
            <w:rStyle w:val="Hyperlink"/>
          </w:rPr>
          <w:t xml:space="preserve">https://jadebc.github.io/lab-manual/</w:t>
        </w:r>
      </w:hyperlink>
      <w:r>
        <w:t xml:space="preserve">.</w:t>
      </w:r>
    </w:p>
    <w:bookmarkEnd w:id="1024"/>
    <w:bookmarkStart w:id="102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5">
        <w:r>
          <w:rPr>
            <w:rStyle w:val="Hyperlink"/>
          </w:rPr>
          <w:t xml:space="preserve">https://happygitwithr.com/</w:t>
        </w:r>
      </w:hyperlink>
      <w:r>
        <w:t xml:space="preserve">.</w:t>
      </w:r>
    </w:p>
    <w:bookmarkEnd w:id="1026"/>
    <w:bookmarkStart w:id="102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7"/>
    <w:bookmarkStart w:id="102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8">
        <w:r>
          <w:rPr>
            <w:rStyle w:val="Hyperlink"/>
          </w:rPr>
          <w:t xml:space="preserve">https://doi.org/10.1038/s41467-020-19160-7</w:t>
        </w:r>
      </w:hyperlink>
      <w:r>
        <w:t xml:space="preserve">.</w:t>
      </w:r>
    </w:p>
    <w:bookmarkEnd w:id="1029"/>
    <w:bookmarkStart w:id="103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0">
        <w:r>
          <w:rPr>
            <w:rStyle w:val="Hyperlink"/>
          </w:rPr>
          <w:t xml:space="preserve">http://creativecommons.org/licenses/by-nc/4.0/</w:t>
        </w:r>
      </w:hyperlink>
      <w:r>
        <w:t xml:space="preserve">.</w:t>
      </w:r>
    </w:p>
    <w:bookmarkEnd w:id="1031"/>
    <w:bookmarkStart w:id="1033" w:name="ref-credit"/>
    <w:p>
      <w:pPr>
        <w:pStyle w:val="Bibliography"/>
      </w:pPr>
      <w:r>
        <w:t xml:space="preserve">“CRediT: Contributor Roles Taxonomy.”</w:t>
      </w:r>
      <w:r>
        <w:t xml:space="preserve"> </w:t>
      </w:r>
      <w:r>
        <w:t xml:space="preserve">n.d. PLOS ONE.</w:t>
      </w:r>
      <w:r>
        <w:t xml:space="preserve"> </w:t>
      </w:r>
      <w:hyperlink r:id="rId1032">
        <w:r>
          <w:rPr>
            <w:rStyle w:val="Hyperlink"/>
          </w:rPr>
          <w:t xml:space="preserve">https://journals.plos.org/plosone/s/authorship</w:t>
        </w:r>
      </w:hyperlink>
      <w:r>
        <w:t xml:space="preserve">.</w:t>
      </w:r>
    </w:p>
    <w:bookmarkEnd w:id="1033"/>
    <w:bookmarkStart w:id="1035" w:name="ref-dryad"/>
    <w:p>
      <w:pPr>
        <w:pStyle w:val="Bibliography"/>
      </w:pPr>
      <w:r>
        <w:t xml:space="preserve">“Dryad Digital Repository.”</w:t>
      </w:r>
      <w:r>
        <w:t xml:space="preserve"> </w:t>
      </w:r>
      <w:r>
        <w:t xml:space="preserve">n.d. Dryad.</w:t>
      </w:r>
      <w:r>
        <w:t xml:space="preserve"> </w:t>
      </w:r>
      <w:hyperlink r:id="rId1034">
        <w:r>
          <w:rPr>
            <w:rStyle w:val="Hyperlink"/>
          </w:rPr>
          <w:t xml:space="preserve">https://datadryad.org/</w:t>
        </w:r>
      </w:hyperlink>
      <w:r>
        <w:t xml:space="preserve">.</w:t>
      </w:r>
    </w:p>
    <w:bookmarkEnd w:id="1035"/>
    <w:bookmarkStart w:id="103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6"/>
    <w:bookmarkStart w:id="103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7">
        <w:r>
          <w:rPr>
            <w:rStyle w:val="Hyperlink"/>
          </w:rPr>
          <w:t xml:space="preserve">https://doi.org/10.1201/9781003029878</w:t>
        </w:r>
      </w:hyperlink>
      <w:r>
        <w:t xml:space="preserve">.</w:t>
      </w:r>
    </w:p>
    <w:bookmarkEnd w:id="1038"/>
    <w:bookmarkStart w:id="103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9"/>
    <w:bookmarkStart w:id="1041" w:name="ref-githubdesktop"/>
    <w:p>
      <w:pPr>
        <w:pStyle w:val="Bibliography"/>
      </w:pPr>
      <w:r>
        <w:t xml:space="preserve">“GitHub Desktop.”</w:t>
      </w:r>
      <w:r>
        <w:t xml:space="preserve"> </w:t>
      </w:r>
      <w:r>
        <w:t xml:space="preserve">n.d. GitHub.</w:t>
      </w:r>
      <w:r>
        <w:t xml:space="preserve"> </w:t>
      </w:r>
      <w:hyperlink r:id="rId1040">
        <w:r>
          <w:rPr>
            <w:rStyle w:val="Hyperlink"/>
          </w:rPr>
          <w:t xml:space="preserve">https://desktop.github.com/</w:t>
        </w:r>
      </w:hyperlink>
      <w:r>
        <w:t xml:space="preserve">.</w:t>
      </w:r>
    </w:p>
    <w:bookmarkEnd w:id="1041"/>
    <w:bookmarkStart w:id="1043" w:name="ref-plos_data"/>
    <w:p>
      <w:pPr>
        <w:pStyle w:val="Bibliography"/>
      </w:pPr>
      <w:r>
        <w:t xml:space="preserve">“How to Store and Manage Your Data.”</w:t>
      </w:r>
      <w:r>
        <w:t xml:space="preserve"> </w:t>
      </w:r>
      <w:r>
        <w:t xml:space="preserve">n.d. PLOS.</w:t>
      </w:r>
      <w:r>
        <w:t xml:space="preserve"> </w:t>
      </w:r>
      <w:hyperlink r:id="rId1042">
        <w:r>
          <w:rPr>
            <w:rStyle w:val="Hyperlink"/>
          </w:rPr>
          <w:t xml:space="preserve">https://plos.org/resource/how-to-store-and-manage-your-data/</w:t>
        </w:r>
      </w:hyperlink>
      <w:r>
        <w:t xml:space="preserve">.</w:t>
      </w:r>
    </w:p>
    <w:bookmarkEnd w:id="1043"/>
    <w:bookmarkStart w:id="104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4"/>
    <w:bookmarkStart w:id="104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5">
        <w:r>
          <w:rPr>
            <w:rStyle w:val="Hyperlink"/>
          </w:rPr>
          <w:t xml:space="preserve">https://mentors.fm/2019/08/13/think-and-write-with-leslie-lamport/</w:t>
        </w:r>
      </w:hyperlink>
      <w:r>
        <w:t xml:space="preserve">.</w:t>
      </w:r>
    </w:p>
    <w:bookmarkEnd w:id="1046"/>
    <w:bookmarkStart w:id="1047" w:name="ref-medRxiv"/>
    <w:p>
      <w:pPr>
        <w:pStyle w:val="Bibliography"/>
      </w:pPr>
      <w:r>
        <w:t xml:space="preserve">“medRxiv: The Preprint Server for Health Sciences.”</w:t>
      </w:r>
      <w:r>
        <w:t xml:space="preserve"> </w:t>
      </w:r>
      <w:r>
        <w:t xml:space="preserve">n.d. Cold Spring Harbor Laboratory.</w:t>
      </w:r>
      <w:r>
        <w:t xml:space="preserve"> </w:t>
      </w:r>
      <w:hyperlink r:id="rId1007">
        <w:r>
          <w:rPr>
            <w:rStyle w:val="Hyperlink"/>
          </w:rPr>
          <w:t xml:space="preserve">https://www.medrxiv.org/</w:t>
        </w:r>
      </w:hyperlink>
      <w:r>
        <w:t xml:space="preserve">.</w:t>
      </w:r>
    </w:p>
    <w:bookmarkEnd w:id="1047"/>
    <w:bookmarkStart w:id="104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8">
        <w:r>
          <w:rPr>
            <w:rStyle w:val="Hyperlink"/>
          </w:rPr>
          <w:t xml:space="preserve">https://doi.org/10.1038/467775a</w:t>
        </w:r>
      </w:hyperlink>
      <w:r>
        <w:t xml:space="preserve">.</w:t>
      </w:r>
    </w:p>
    <w:bookmarkEnd w:id="1049"/>
    <w:bookmarkStart w:id="105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0">
        <w:r>
          <w:rPr>
            <w:rStyle w:val="Hyperlink"/>
          </w:rPr>
          <w:t xml:space="preserve">https://doi.org/10.1038/s41562-016-0021</w:t>
        </w:r>
      </w:hyperlink>
      <w:r>
        <w:t xml:space="preserve">.</w:t>
      </w:r>
    </w:p>
    <w:bookmarkEnd w:id="1051"/>
    <w:bookmarkStart w:id="105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2">
        <w:r>
          <w:rPr>
            <w:rStyle w:val="Hyperlink"/>
          </w:rPr>
          <w:t xml:space="preserve">https://doi.org/10.1038/526182a</w:t>
        </w:r>
      </w:hyperlink>
      <w:r>
        <w:t xml:space="preserve">.</w:t>
      </w:r>
    </w:p>
    <w:bookmarkEnd w:id="1053"/>
    <w:bookmarkStart w:id="1055" w:name="ref-osf"/>
    <w:p>
      <w:pPr>
        <w:pStyle w:val="Bibliography"/>
      </w:pPr>
      <w:r>
        <w:t xml:space="preserve">“Open Science Framework.”</w:t>
      </w:r>
      <w:r>
        <w:t xml:space="preserve"> </w:t>
      </w:r>
      <w:r>
        <w:t xml:space="preserve">n.d. Center for Open Science.</w:t>
      </w:r>
      <w:r>
        <w:t xml:space="preserve"> </w:t>
      </w:r>
      <w:hyperlink r:id="rId1054">
        <w:r>
          <w:rPr>
            <w:rStyle w:val="Hyperlink"/>
          </w:rPr>
          <w:t xml:space="preserve">https://osf.io/</w:t>
        </w:r>
      </w:hyperlink>
      <w:r>
        <w:t xml:space="preserve">.</w:t>
      </w:r>
    </w:p>
    <w:bookmarkEnd w:id="1055"/>
    <w:bookmarkStart w:id="105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6"/>
    <w:bookmarkStart w:id="1058" w:name="ref-githubaccountarchive"/>
    <w:p>
      <w:pPr>
        <w:pStyle w:val="Bibliography"/>
      </w:pPr>
      <w:r>
        <w:t xml:space="preserve">“Requesting an Archive of Your Personal Account’s Data.”</w:t>
      </w:r>
      <w:r>
        <w:t xml:space="preserve"> </w:t>
      </w:r>
      <w:r>
        <w:t xml:space="preserve">n.d. GitHub.</w:t>
      </w:r>
      <w:r>
        <w:t xml:space="preserve"> </w:t>
      </w:r>
      <w:hyperlink r:id="rId1057">
        <w:r>
          <w:rPr>
            <w:rStyle w:val="Hyperlink"/>
          </w:rPr>
          <w:t xml:space="preserve">https://docs.github.com/en/get-started/archiving-your-github-personal-account-and-public-repositories/requesting-an-archive-of-your-personal-accounts-data</w:t>
        </w:r>
      </w:hyperlink>
      <w:r>
        <w:t xml:space="preserve">.</w:t>
      </w:r>
    </w:p>
    <w:bookmarkEnd w:id="1058"/>
    <w:bookmarkStart w:id="1060" w:name="ref-githuborgmigrations"/>
    <w:p>
      <w:pPr>
        <w:pStyle w:val="Bibliography"/>
      </w:pPr>
      <w:r>
        <w:t xml:space="preserve">“REST API Endpoints for Organization Migrations.”</w:t>
      </w:r>
      <w:r>
        <w:t xml:space="preserve"> </w:t>
      </w:r>
      <w:r>
        <w:t xml:space="preserve">n.d. GitHub.</w:t>
      </w:r>
      <w:r>
        <w:t xml:space="preserve"> </w:t>
      </w:r>
      <w:hyperlink r:id="rId1059">
        <w:r>
          <w:rPr>
            <w:rStyle w:val="Hyperlink"/>
          </w:rPr>
          <w:t xml:space="preserve">https://docs.github.com/en/rest/migrations/orgs</w:t>
        </w:r>
      </w:hyperlink>
      <w:r>
        <w:t xml:space="preserve">.</w:t>
      </w:r>
    </w:p>
    <w:bookmarkEnd w:id="1060"/>
    <w:bookmarkStart w:id="1062" w:name="ref-githubusermigrations"/>
    <w:p>
      <w:pPr>
        <w:pStyle w:val="Bibliography"/>
      </w:pPr>
      <w:r>
        <w:t xml:space="preserve">“REST API Endpoints for User Migrations.”</w:t>
      </w:r>
      <w:r>
        <w:t xml:space="preserve"> </w:t>
      </w:r>
      <w:r>
        <w:t xml:space="preserve">n.d. GitHub.</w:t>
      </w:r>
      <w:r>
        <w:t xml:space="preserve"> </w:t>
      </w:r>
      <w:hyperlink r:id="rId1061">
        <w:r>
          <w:rPr>
            <w:rStyle w:val="Hyperlink"/>
          </w:rPr>
          <w:t xml:space="preserve">https://docs.github.com/en/rest/migrations/users</w:t>
        </w:r>
      </w:hyperlink>
      <w:r>
        <w:t xml:space="preserve">.</w:t>
      </w:r>
    </w:p>
    <w:bookmarkEnd w:id="1062"/>
    <w:bookmarkStart w:id="1064" w:name="ref-gitfixum"/>
    <w:p>
      <w:pPr>
        <w:pStyle w:val="Bibliography"/>
      </w:pPr>
      <w:r>
        <w:t xml:space="preserve">Robertson, Seth. n.d.</w:t>
      </w:r>
      <w:r>
        <w:t xml:space="preserve"> </w:t>
      </w:r>
      <w:r>
        <w:t xml:space="preserve">“On Undoing, Fixing, or Removing Commits in Git.”</w:t>
      </w:r>
      <w:r>
        <w:t xml:space="preserve"> </w:t>
      </w:r>
      <w:hyperlink r:id="rId1063">
        <w:r>
          <w:rPr>
            <w:rStyle w:val="Hyperlink"/>
          </w:rPr>
          <w:t xml:space="preserve">https://sethrobertson.github.io/GitFixUm/fixup.html</w:t>
        </w:r>
      </w:hyperlink>
      <w:r>
        <w:t xml:space="preserve">.</w:t>
      </w:r>
    </w:p>
    <w:bookmarkEnd w:id="1064"/>
    <w:bookmarkStart w:id="106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5">
        <w:r>
          <w:rPr>
            <w:rStyle w:val="Hyperlink"/>
          </w:rPr>
          <w:t xml:space="preserve">https://doi.org/10.1371/journal.pcbi.1003833</w:t>
        </w:r>
      </w:hyperlink>
      <w:r>
        <w:t xml:space="preserve">.</w:t>
      </w:r>
    </w:p>
    <w:bookmarkEnd w:id="1066"/>
    <w:bookmarkStart w:id="106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7">
        <w:r>
          <w:rPr>
            <w:rStyle w:val="Hyperlink"/>
          </w:rPr>
          <w:t xml:space="preserve">https://doi.org/10.1038/d41586-019-02918-5</w:t>
        </w:r>
      </w:hyperlink>
      <w:r>
        <w:t xml:space="preserve">.</w:t>
      </w:r>
    </w:p>
    <w:bookmarkEnd w:id="1068"/>
    <w:bookmarkStart w:id="1070" w:name="ref-slurm-salloc"/>
    <w:p>
      <w:pPr>
        <w:pStyle w:val="Bibliography"/>
      </w:pPr>
      <w:r>
        <w:t xml:space="preserve">“Slurm Workload Manager: Salloc Documentation.”</w:t>
      </w:r>
      <w:r>
        <w:t xml:space="preserve"> </w:t>
      </w:r>
      <w:r>
        <w:t xml:space="preserve">n.d.-a. SchedMD.</w:t>
      </w:r>
      <w:r>
        <w:t xml:space="preserve"> </w:t>
      </w:r>
      <w:hyperlink r:id="rId1069">
        <w:r>
          <w:rPr>
            <w:rStyle w:val="Hyperlink"/>
          </w:rPr>
          <w:t xml:space="preserve">https://slurm.schedmd.com/salloc.html</w:t>
        </w:r>
      </w:hyperlink>
      <w:r>
        <w:t xml:space="preserve">.</w:t>
      </w:r>
    </w:p>
    <w:bookmarkEnd w:id="1070"/>
    <w:bookmarkStart w:id="1072" w:name="ref-slurm-sattach"/>
    <w:p>
      <w:pPr>
        <w:pStyle w:val="Bibliography"/>
      </w:pPr>
      <w:r>
        <w:t xml:space="preserve">“Slurm Workload Manager: Sattach Documentation.”</w:t>
      </w:r>
      <w:r>
        <w:t xml:space="preserve"> </w:t>
      </w:r>
      <w:r>
        <w:t xml:space="preserve">n.d.-b. SchedMD.</w:t>
      </w:r>
      <w:r>
        <w:t xml:space="preserve"> </w:t>
      </w:r>
      <w:hyperlink r:id="rId1071">
        <w:r>
          <w:rPr>
            <w:rStyle w:val="Hyperlink"/>
          </w:rPr>
          <w:t xml:space="preserve">https://slurm.schedmd.com/sattach.html</w:t>
        </w:r>
      </w:hyperlink>
      <w:r>
        <w:t xml:space="preserve">.</w:t>
      </w:r>
    </w:p>
    <w:bookmarkEnd w:id="1072"/>
    <w:bookmarkStart w:id="1074" w:name="ref-slurm"/>
    <w:p>
      <w:pPr>
        <w:pStyle w:val="Bibliography"/>
      </w:pPr>
      <w:r>
        <w:t xml:space="preserve">“Slurm Workload Manager: Sbatch Documentation.”</w:t>
      </w:r>
      <w:r>
        <w:t xml:space="preserve"> </w:t>
      </w:r>
      <w:r>
        <w:t xml:space="preserve">n.d.-c. SchedMD.</w:t>
      </w:r>
      <w:r>
        <w:t xml:space="preserve"> </w:t>
      </w:r>
      <w:hyperlink r:id="rId1073">
        <w:r>
          <w:rPr>
            <w:rStyle w:val="Hyperlink"/>
          </w:rPr>
          <w:t xml:space="preserve">https://slurm.schedmd.com/sbatch.html</w:t>
        </w:r>
      </w:hyperlink>
      <w:r>
        <w:t xml:space="preserve">.</w:t>
      </w:r>
    </w:p>
    <w:bookmarkEnd w:id="1074"/>
    <w:bookmarkStart w:id="1076" w:name="ref-slurm-squeue"/>
    <w:p>
      <w:pPr>
        <w:pStyle w:val="Bibliography"/>
      </w:pPr>
      <w:r>
        <w:t xml:space="preserve">“Slurm Workload Manager: Squeue Documentation.”</w:t>
      </w:r>
      <w:r>
        <w:t xml:space="preserve"> </w:t>
      </w:r>
      <w:r>
        <w:t xml:space="preserve">n.d.-d. SchedMD.</w:t>
      </w:r>
      <w:r>
        <w:t xml:space="preserve"> </w:t>
      </w:r>
      <w:hyperlink r:id="rId1075">
        <w:r>
          <w:rPr>
            <w:rStyle w:val="Hyperlink"/>
          </w:rPr>
          <w:t xml:space="preserve">https://slurm.schedmd.com/squeue.html</w:t>
        </w:r>
      </w:hyperlink>
      <w:r>
        <w:t xml:space="preserve">.</w:t>
      </w:r>
    </w:p>
    <w:bookmarkEnd w:id="1076"/>
    <w:bookmarkStart w:id="1078" w:name="ref-slurm-srun"/>
    <w:p>
      <w:pPr>
        <w:pStyle w:val="Bibliography"/>
      </w:pPr>
      <w:r>
        <w:t xml:space="preserve">“Slurm Workload Manager: Srun Documentation.”</w:t>
      </w:r>
      <w:r>
        <w:t xml:space="preserve"> </w:t>
      </w:r>
      <w:r>
        <w:t xml:space="preserve">n.d.-e. SchedMD.</w:t>
      </w:r>
      <w:r>
        <w:t xml:space="preserve"> </w:t>
      </w:r>
      <w:hyperlink r:id="rId1077">
        <w:r>
          <w:rPr>
            <w:rStyle w:val="Hyperlink"/>
          </w:rPr>
          <w:t xml:space="preserve">https://slurm.schedmd.com/srun.html</w:t>
        </w:r>
      </w:hyperlink>
      <w:r>
        <w:t xml:space="preserve">.</w:t>
      </w:r>
    </w:p>
    <w:bookmarkEnd w:id="1078"/>
    <w:bookmarkStart w:id="1080" w:name="ref-openssh-ssh-config"/>
    <w:p>
      <w:pPr>
        <w:pStyle w:val="Bibliography"/>
      </w:pPr>
      <w:r>
        <w:t xml:space="preserve">“Ssh_config(5) Manual Page.”</w:t>
      </w:r>
      <w:r>
        <w:t xml:space="preserve"> </w:t>
      </w:r>
      <w:r>
        <w:t xml:space="preserve">n.d. OpenBSD.</w:t>
      </w:r>
      <w:r>
        <w:t xml:space="preserve"> </w:t>
      </w:r>
      <w:hyperlink r:id="rId1079">
        <w:r>
          <w:rPr>
            <w:rStyle w:val="Hyperlink"/>
          </w:rPr>
          <w:t xml:space="preserve">https://man.openbsd.org/ssh_config</w:t>
        </w:r>
      </w:hyperlink>
      <w:r>
        <w:t xml:space="preserve">.</w:t>
      </w:r>
    </w:p>
    <w:bookmarkEnd w:id="1080"/>
    <w:bookmarkStart w:id="1082" w:name="ref-openssh-ssh-config-debian"/>
    <w:p>
      <w:pPr>
        <w:pStyle w:val="Bibliography"/>
      </w:pPr>
      <w:r>
        <w:t xml:space="preserve">“Ssh_config(5) Manual Page, Debian Edition.”</w:t>
      </w:r>
      <w:r>
        <w:t xml:space="preserve"> </w:t>
      </w:r>
      <w:r>
        <w:t xml:space="preserve">n.d. Debian Project.</w:t>
      </w:r>
      <w:r>
        <w:t xml:space="preserve"> </w:t>
      </w:r>
      <w:hyperlink r:id="rId1081">
        <w:r>
          <w:rPr>
            <w:rStyle w:val="Hyperlink"/>
          </w:rPr>
          <w:t xml:space="preserve">https://manpages.debian.org/stable/openssh-client/ssh_config.5.en.html</w:t>
        </w:r>
      </w:hyperlink>
      <w:r>
        <w:t xml:space="preserve">.</w:t>
      </w:r>
    </w:p>
    <w:bookmarkEnd w:id="1082"/>
    <w:bookmarkStart w:id="108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3">
        <w:r>
          <w:rPr>
            <w:rStyle w:val="Hyperlink"/>
          </w:rPr>
          <w:t xml:space="preserve">https://doi.org/10.1038/d41586-019-00067-3</w:t>
        </w:r>
      </w:hyperlink>
      <w:r>
        <w:t xml:space="preserve">.</w:t>
      </w:r>
    </w:p>
    <w:bookmarkEnd w:id="1084"/>
    <w:bookmarkStart w:id="108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5"/>
    <w:bookmarkStart w:id="108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6">
        <w:r>
          <w:rPr>
            <w:rStyle w:val="Hyperlink"/>
          </w:rPr>
          <w:t xml:space="preserve">https://doi.org/10.1038/d41586-021-03603-2</w:t>
        </w:r>
      </w:hyperlink>
      <w:r>
        <w:t xml:space="preserve">.</w:t>
      </w:r>
    </w:p>
    <w:bookmarkEnd w:id="1087"/>
    <w:bookmarkStart w:id="10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8">
        <w:r>
          <w:rPr>
            <w:rStyle w:val="Hyperlink"/>
          </w:rPr>
          <w:t xml:space="preserve">https://doi.org/10.1201/9781351201315</w:t>
        </w:r>
      </w:hyperlink>
      <w:r>
        <w:t xml:space="preserve">.</w:t>
      </w:r>
    </w:p>
    <w:bookmarkEnd w:id="1089"/>
    <w:bookmarkStart w:id="109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0">
        <w:r>
          <w:rPr>
            <w:rStyle w:val="Hyperlink"/>
          </w:rPr>
          <w:t xml:space="preserve">https://mastering-shiny.org/</w:t>
        </w:r>
      </w:hyperlink>
      <w:r>
        <w:t xml:space="preserve">.</w:t>
      </w:r>
    </w:p>
    <w:bookmarkEnd w:id="1091"/>
    <w:bookmarkStart w:id="109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2"/>
    <w:bookmarkStart w:id="109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3">
        <w:r>
          <w:rPr>
            <w:rStyle w:val="Hyperlink"/>
          </w:rPr>
          <w:t xml:space="preserve">https://design.tidyverse.org/</w:t>
        </w:r>
      </w:hyperlink>
      <w:r>
        <w:t xml:space="preserve">.</w:t>
      </w:r>
    </w:p>
    <w:bookmarkEnd w:id="1094"/>
    <w:bookmarkStart w:id="10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5">
        <w:r>
          <w:rPr>
            <w:rStyle w:val="Hyperlink"/>
          </w:rPr>
          <w:t xml:space="preserve">https://r-pkgs.org/</w:t>
        </w:r>
      </w:hyperlink>
      <w:r>
        <w:t xml:space="preserve">.</w:t>
      </w:r>
    </w:p>
    <w:bookmarkEnd w:id="1096"/>
    <w:bookmarkStart w:id="10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7">
        <w:r>
          <w:rPr>
            <w:rStyle w:val="Hyperlink"/>
          </w:rPr>
          <w:t xml:space="preserve">https://r4ds.hadley.nz/</w:t>
        </w:r>
      </w:hyperlink>
      <w:r>
        <w:t xml:space="preserve">.</w:t>
      </w:r>
    </w:p>
    <w:bookmarkEnd w:id="1098"/>
    <w:bookmarkStart w:id="10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9"/>
    <w:bookmarkEnd w:id="1100"/>
    <w:p>
      <w:r>
        <w:br w:type="page"/>
      </w:r>
    </w:p>
    <w:bookmarkEnd w:id="1101"/>
    <w:bookmarkStart w:id="11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2">
        <w:r>
          <w:rPr>
            <w:rStyle w:val="Hyperlink"/>
          </w:rPr>
          <w:t xml:space="preserve">https://ucd-serg.github.io/lab-manual/appendix-copilot-instructions.html</w:t>
        </w:r>
      </w:hyperlink>
    </w:p>
    <w:p>
      <w:r>
        <w:br w:type="page"/>
      </w:r>
    </w:p>
    <w:bookmarkEnd w:id="1103"/>
    <w:bookmarkStart w:id="11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https://ucd-serg.github.io/lab-manual/appendix-copilot-setup-steps.html</w:t>
        </w:r>
      </w:hyperlink>
    </w:p>
    <w:p>
      <w:r>
        <w:br w:type="page"/>
      </w:r>
    </w:p>
    <w:bookmarkEnd w:id="1105"/>
    <w:bookmarkStart w:id="11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3" w:author="PR Preview" w:date="2024-01-01T00:00:00Z">
        <w:r>
          <w:rPr>
            <w:b/>
            <w:bCs/>
          </w:rPr>
          <w:t xml:space="preserve">Branch:</w:t>
        </w:r>
      </w:ins>
      <w:ins w:id="3083" w:author="PR Preview" w:date="2024-01-01T00:00:00Z">
        <w:r>
          <w:t xml:space="preserve"> </w:t>
        </w:r>
      </w:ins>
      <w:ins w:id="3083" w:author="PR Preview" w:date="2024-01-01T00:00:00Z">
        <w:r>
          <w:t xml:space="preserve">HEAD</w:t>
        </w:r>
      </w:ins>
    </w:p>
    <w:p>
      <w:pPr>
        <w:pStyle w:val="Compact"/>
        <w:numPr>
          <w:ilvl w:val="0"/>
          <w:numId w:val="1317"/>
        </w:numPr>
      </w:pPr>
      <w:ins w:id="3084" w:author="PR Preview" w:date="2024-01-01T00:00:00Z">
        <w:r>
          <w:rPr>
            <w:b/>
            <w:bCs/>
          </w:rPr>
          <w:t xml:space="preserve">Commit:</w:t>
        </w:r>
      </w:ins>
      <w:ins w:id="3084" w:author="PR Preview" w:date="2024-01-01T00:00:00Z">
        <w:r>
          <w:t xml:space="preserve"> </w:t>
        </w:r>
      </w:ins>
      <w:ins w:id="3084" w:author="PR Preview" w:date="2024-01-01T00:00:00Z">
        <w:r>
          <w:t xml:space="preserve">cbeaf6c</w:t>
        </w:r>
      </w:ins>
    </w:p>
    <w:p>
      <w:pPr>
        <w:pStyle w:val="Compact"/>
        <w:numPr>
          <w:ilvl w:val="0"/>
          <w:numId w:val="1317"/>
        </w:numPr>
      </w:pPr>
      <w:ins w:id="3085" w:author="PR Preview" w:date="2024-01-01T00:00:00Z">
        <w:r>
          <w:rPr>
            <w:b/>
            <w:bCs/>
          </w:rPr>
          <w:t xml:space="preserve">Full commit hash:</w:t>
        </w:r>
      </w:ins>
      <w:ins w:id="3085" w:author="PR Preview" w:date="2024-01-01T00:00:00Z">
        <w:r>
          <w:t xml:space="preserve"> </w:t>
        </w:r>
      </w:ins>
      <w:ins w:id="3085" w:author="PR Preview" w:date="2024-01-01T00:00:00Z">
        <w:r>
          <w:t xml:space="preserve">cbeaf6c63a770746f44e66a6e7c96d6048cffaec</w:t>
        </w:r>
      </w:ins>
    </w:p>
    <w:p>
      <w:pPr>
        <w:pStyle w:val="Compact"/>
        <w:numPr>
          <w:ilvl w:val="0"/>
          <w:numId w:val="1317"/>
        </w:numPr>
      </w:pPr>
      <w:ins w:id="3086" w:author="PR Preview" w:date="2024-01-01T00:00:00Z">
        <w:r>
          <w:rPr>
            <w:b/>
            <w:bCs/>
          </w:rPr>
          <w:t xml:space="preserve">Commit date:</w:t>
        </w:r>
      </w:ins>
      <w:ins w:id="3086" w:author="PR Preview" w:date="2024-01-01T00:00:00Z">
        <w:r>
          <w:t xml:space="preserve"> </w:t>
        </w:r>
      </w:ins>
      <w:ins w:id="3086" w:author="PR Preview" w:date="2024-01-01T00:00:00Z">
        <w:r>
          <w:t xml:space="preserve">2026-08-26 16:59:18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0" Type="http://schemas.openxmlformats.org/officeDocument/2006/relationships/image" Target="media/rId690.png"/><Relationship Id="rId454" Type="http://schemas.openxmlformats.org/officeDocument/2006/relationships/image" Target="media/rId454.png"/><Relationship Id="rId729" Type="http://schemas.openxmlformats.org/officeDocument/2006/relationships/image" Target="media/rId729.jpg"/><Relationship Id="rId735" Type="http://schemas.openxmlformats.org/officeDocument/2006/relationships/image" Target="media/rId735.png"/><Relationship Id="rId563" Type="http://schemas.openxmlformats.org/officeDocument/2006/relationships/image" Target="media/rId563.png"/><Relationship Id="rId568" Type="http://schemas.openxmlformats.org/officeDocument/2006/relationships/image" Target="media/rId568.png"/><Relationship Id="rId652" Type="http://schemas.openxmlformats.org/officeDocument/2006/relationships/image" Target="media/rId652.png"/><Relationship Id="rId657" Type="http://schemas.openxmlformats.org/officeDocument/2006/relationships/image" Target="media/rId657.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8" Type="http://schemas.openxmlformats.org/officeDocument/2006/relationships/hyperlink" Target="http://colorbrewer2.org/" TargetMode="External"/><Relationship Id="rId103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4"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4" Type="http://schemas.openxmlformats.org/officeDocument/2006/relationships/hyperlink" Target="https://datadryad.org/" TargetMode="External"/><Relationship Id="rId101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7"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9" Type="http://schemas.openxmlformats.org/officeDocument/2006/relationships/hyperlink" Target="https://docs.github.com/en/rest/migrations/orgs" TargetMode="External"/><Relationship Id="rId1061"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1" Type="http://schemas.openxmlformats.org/officeDocument/2006/relationships/hyperlink" Target="https://docs.google.com/document/d/1ckgRCcr7FFPyymyMA6Y_-cB_vftOyrrxT28c6gRg0PI/edit" TargetMode="External"/><Relationship Id="rId1048" Type="http://schemas.openxmlformats.org/officeDocument/2006/relationships/hyperlink" Target="https://doi.org/10.1038/467775a" TargetMode="External"/><Relationship Id="rId1052" Type="http://schemas.openxmlformats.org/officeDocument/2006/relationships/hyperlink" Target="https://doi.org/10.1038/526182a" TargetMode="External"/><Relationship Id="rId1083" Type="http://schemas.openxmlformats.org/officeDocument/2006/relationships/hyperlink" Target="https://doi.org/10.1038/d41586-019-00067-3" TargetMode="External"/><Relationship Id="rId1021" Type="http://schemas.openxmlformats.org/officeDocument/2006/relationships/hyperlink" Target="https://doi.org/10.1038/d41586-019-01431-z" TargetMode="External"/><Relationship Id="rId1067" Type="http://schemas.openxmlformats.org/officeDocument/2006/relationships/hyperlink" Target="https://doi.org/10.1038/d41586-019-02918-5" TargetMode="External"/><Relationship Id="rId1086" Type="http://schemas.openxmlformats.org/officeDocument/2006/relationships/hyperlink" Target="https://doi.org/10.1038/d41586-021-03603-2" TargetMode="External"/><Relationship Id="rId1028" Type="http://schemas.openxmlformats.org/officeDocument/2006/relationships/hyperlink" Target="https://doi.org/10.1038/s41467-020-19160-7" TargetMode="External"/><Relationship Id="rId1050" Type="http://schemas.openxmlformats.org/officeDocument/2006/relationships/hyperlink" Target="https://doi.org/10.1038/s41562-016-0021" TargetMode="External"/><Relationship Id="rId1037" Type="http://schemas.openxmlformats.org/officeDocument/2006/relationships/hyperlink" Target="https://doi.org/10.1201/9781003029878" TargetMode="External"/><Relationship Id="rId1088" Type="http://schemas.openxmlformats.org/officeDocument/2006/relationships/hyperlink" Target="https://doi.org/10.1201/9781351201315" TargetMode="External"/><Relationship Id="rId1065" Type="http://schemas.openxmlformats.org/officeDocument/2006/relationships/hyperlink" Target="https://doi.org/10.1371/journal.pcbi.1003833" TargetMode="External"/><Relationship Id="rId101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95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4"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2" Type="http://schemas.openxmlformats.org/officeDocument/2006/relationships/hyperlink" Target="https://grants.nih.gov" TargetMode="External"/><Relationship Id="rId964" Type="http://schemas.openxmlformats.org/officeDocument/2006/relationships/hyperlink" Target="https://grantwriting.stanford.edu/resources/funding-train/" TargetMode="External"/><Relationship Id="rId1025"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80" Type="http://schemas.openxmlformats.org/officeDocument/2006/relationships/hyperlink" Target="https://journals.plos.org/ploscompbiol/article?id=10.1371/journal.pcbi.1003833" TargetMode="External"/><Relationship Id="rId1032"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3" Type="http://schemas.openxmlformats.org/officeDocument/2006/relationships/hyperlink" Target="https://link.springer.com/book/10.1007/978-3-030-98175-4" TargetMode="External"/><Relationship Id="rId96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9" Type="http://schemas.openxmlformats.org/officeDocument/2006/relationships/hyperlink" Target="https://man.openbsd.org/ssh_config" TargetMode="External"/><Relationship Id="rId1081" Type="http://schemas.openxmlformats.org/officeDocument/2006/relationships/hyperlink" Target="https://manpages.debian.org/stable/openssh-client/ssh_config.5.en.html" TargetMode="External"/><Relationship Id="rId1090" Type="http://schemas.openxmlformats.org/officeDocument/2006/relationships/hyperlink" Target="https://mastering-shiny.org/" TargetMode="External"/><Relationship Id="rId979"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9"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9"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6"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2" Type="http://schemas.openxmlformats.org/officeDocument/2006/relationships/hyperlink" Target="https://myidp.sciencecareers.org/" TargetMode="External"/><Relationship Id="rId740" Type="http://schemas.openxmlformats.org/officeDocument/2006/relationships/hyperlink" Target="https://ohmyz.sh/" TargetMode="External"/><Relationship Id="rId1054"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9" Type="http://schemas.openxmlformats.org/officeDocument/2006/relationships/hyperlink" Target="https://slurm.schedmd.com/salloc.html" TargetMode="External"/><Relationship Id="rId1071" Type="http://schemas.openxmlformats.org/officeDocument/2006/relationships/hyperlink" Target="https://slurm.schedmd.com/sattach.html" TargetMode="External"/><Relationship Id="rId1073" Type="http://schemas.openxmlformats.org/officeDocument/2006/relationships/hyperlink" Target="https://slurm.schedmd.com/sbatch.html" TargetMode="External"/><Relationship Id="rId1075" Type="http://schemas.openxmlformats.org/officeDocument/2006/relationships/hyperlink" Target="https://slurm.schedmd.com/squeue.html" TargetMode="External"/><Relationship Id="rId107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2" Type="http://schemas.openxmlformats.org/officeDocument/2006/relationships/hyperlink" Target="https://ucd-serg.github.io/lab-manual/appendix-copilot-instructions.html" TargetMode="External"/><Relationship Id="rId1104"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2"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7"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7" Type="http://schemas.openxmlformats.org/officeDocument/2006/relationships/hyperlink" Target="https://www.medrxiv.org/" TargetMode="External"/><Relationship Id="rId975" Type="http://schemas.openxmlformats.org/officeDocument/2006/relationships/hyperlink" Target="https://www.nature.com/articles/d41586-021-03603-2" TargetMode="External"/><Relationship Id="rId965"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7"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3"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6" Type="http://schemas.openxmlformats.org/officeDocument/2006/relationships/hyperlink" Target="https://www.youtube.com/watch?v=1RwJbhkCA58" TargetMode="External"/><Relationship Id="rId95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5"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8" Type="http://schemas.openxmlformats.org/officeDocument/2006/relationships/hyperlink" Target="http://colorbrewer2.org/" TargetMode="External"/><Relationship Id="rId1030"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4"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4" Type="http://schemas.openxmlformats.org/officeDocument/2006/relationships/hyperlink" Target="https://datadryad.org/" TargetMode="External"/><Relationship Id="rId101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7"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9" Type="http://schemas.openxmlformats.org/officeDocument/2006/relationships/hyperlink" Target="https://docs.github.com/en/rest/migrations/orgs" TargetMode="External"/><Relationship Id="rId1061"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1" Type="http://schemas.openxmlformats.org/officeDocument/2006/relationships/hyperlink" Target="https://docs.google.com/document/d/1ckgRCcr7FFPyymyMA6Y_-cB_vftOyrrxT28c6gRg0PI/edit" TargetMode="External"/><Relationship Id="rId1048" Type="http://schemas.openxmlformats.org/officeDocument/2006/relationships/hyperlink" Target="https://doi.org/10.1038/467775a" TargetMode="External"/><Relationship Id="rId1052" Type="http://schemas.openxmlformats.org/officeDocument/2006/relationships/hyperlink" Target="https://doi.org/10.1038/526182a" TargetMode="External"/><Relationship Id="rId1083" Type="http://schemas.openxmlformats.org/officeDocument/2006/relationships/hyperlink" Target="https://doi.org/10.1038/d41586-019-00067-3" TargetMode="External"/><Relationship Id="rId1021" Type="http://schemas.openxmlformats.org/officeDocument/2006/relationships/hyperlink" Target="https://doi.org/10.1038/d41586-019-01431-z" TargetMode="External"/><Relationship Id="rId1067" Type="http://schemas.openxmlformats.org/officeDocument/2006/relationships/hyperlink" Target="https://doi.org/10.1038/d41586-019-02918-5" TargetMode="External"/><Relationship Id="rId1086" Type="http://schemas.openxmlformats.org/officeDocument/2006/relationships/hyperlink" Target="https://doi.org/10.1038/d41586-021-03603-2" TargetMode="External"/><Relationship Id="rId1028" Type="http://schemas.openxmlformats.org/officeDocument/2006/relationships/hyperlink" Target="https://doi.org/10.1038/s41467-020-19160-7" TargetMode="External"/><Relationship Id="rId1050" Type="http://schemas.openxmlformats.org/officeDocument/2006/relationships/hyperlink" Target="https://doi.org/10.1038/s41562-016-0021" TargetMode="External"/><Relationship Id="rId1037" Type="http://schemas.openxmlformats.org/officeDocument/2006/relationships/hyperlink" Target="https://doi.org/10.1201/9781003029878" TargetMode="External"/><Relationship Id="rId1088" Type="http://schemas.openxmlformats.org/officeDocument/2006/relationships/hyperlink" Target="https://doi.org/10.1201/9781351201315" TargetMode="External"/><Relationship Id="rId1065" Type="http://schemas.openxmlformats.org/officeDocument/2006/relationships/hyperlink" Target="https://doi.org/10.1371/journal.pcbi.1003833" TargetMode="External"/><Relationship Id="rId101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95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7"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4"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2" Type="http://schemas.openxmlformats.org/officeDocument/2006/relationships/hyperlink" Target="https://grants.nih.gov" TargetMode="External"/><Relationship Id="rId964" Type="http://schemas.openxmlformats.org/officeDocument/2006/relationships/hyperlink" Target="https://grantwriting.stanford.edu/resources/funding-train/" TargetMode="External"/><Relationship Id="rId1025"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80" Type="http://schemas.openxmlformats.org/officeDocument/2006/relationships/hyperlink" Target="https://journals.plos.org/ploscompbiol/article?id=10.1371/journal.pcbi.1003833" TargetMode="External"/><Relationship Id="rId1032"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3" Type="http://schemas.openxmlformats.org/officeDocument/2006/relationships/hyperlink" Target="https://link.springer.com/book/10.1007/978-3-030-98175-4" TargetMode="External"/><Relationship Id="rId96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9" Type="http://schemas.openxmlformats.org/officeDocument/2006/relationships/hyperlink" Target="https://man.openbsd.org/ssh_config" TargetMode="External"/><Relationship Id="rId1081" Type="http://schemas.openxmlformats.org/officeDocument/2006/relationships/hyperlink" Target="https://manpages.debian.org/stable/openssh-client/ssh_config.5.en.html" TargetMode="External"/><Relationship Id="rId1090" Type="http://schemas.openxmlformats.org/officeDocument/2006/relationships/hyperlink" Target="https://mastering-shiny.org/" TargetMode="External"/><Relationship Id="rId979"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5"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9"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9"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6"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2" Type="http://schemas.openxmlformats.org/officeDocument/2006/relationships/hyperlink" Target="https://myidp.sciencecareers.org/" TargetMode="External"/><Relationship Id="rId740" Type="http://schemas.openxmlformats.org/officeDocument/2006/relationships/hyperlink" Target="https://ohmyz.sh/" TargetMode="External"/><Relationship Id="rId1054"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2"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5"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7"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3"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9" Type="http://schemas.openxmlformats.org/officeDocument/2006/relationships/hyperlink" Target="https://slurm.schedmd.com/salloc.html" TargetMode="External"/><Relationship Id="rId1071" Type="http://schemas.openxmlformats.org/officeDocument/2006/relationships/hyperlink" Target="https://slurm.schedmd.com/sattach.html" TargetMode="External"/><Relationship Id="rId1073" Type="http://schemas.openxmlformats.org/officeDocument/2006/relationships/hyperlink" Target="https://slurm.schedmd.com/sbatch.html" TargetMode="External"/><Relationship Id="rId1075" Type="http://schemas.openxmlformats.org/officeDocument/2006/relationships/hyperlink" Target="https://slurm.schedmd.com/squeue.html" TargetMode="External"/><Relationship Id="rId107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2" Type="http://schemas.openxmlformats.org/officeDocument/2006/relationships/hyperlink" Target="https://ucd-serg.github.io/lab-manual/appendix-copilot-instructions.html" TargetMode="External"/><Relationship Id="rId1104"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2"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7"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7" Type="http://schemas.openxmlformats.org/officeDocument/2006/relationships/hyperlink" Target="https://www.medrxiv.org/" TargetMode="External"/><Relationship Id="rId975" Type="http://schemas.openxmlformats.org/officeDocument/2006/relationships/hyperlink" Target="https://www.nature.com/articles/d41586-021-03603-2" TargetMode="External"/><Relationship Id="rId965"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7"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3"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6" Type="http://schemas.openxmlformats.org/officeDocument/2006/relationships/hyperlink" Target="https://www.youtube.com/watch?v=1RwJbhkCA58" TargetMode="External"/><Relationship Id="rId95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5"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2026-08-26T17:06:13Z</dcterms:created>
  <dcterms:modified xsi:type="dcterms:W3CDTF">2026-08-26T17:06:13Z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2026-08-26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