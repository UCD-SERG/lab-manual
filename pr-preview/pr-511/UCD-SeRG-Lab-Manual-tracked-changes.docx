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7"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7" w:name="sec-reviewing-code"/>
    <w:p>
      <w:pPr>
        <w:pStyle w:val="Heading2"/>
      </w:pPr>
      <w:r>
        <w:t xml:space="preserve">6.43 Reviewing Code</w:t>
      </w:r>
    </w:p>
    <w:p>
      <w:pPr>
        <w:pStyle w:val="FirstParagraph"/>
      </w:pPr>
      <w:ins w:id="939" w:author="PR Preview" w:date="2024-01-01T00:00:00Z">
        <w:r>
          <w:t xml:space="preserve">Peer code review is a collaborative practice that improves scientific rigor,</w:t>
        </w:r>
      </w:ins>
      <w:ins w:id="939" w:author="PR Preview" w:date="2024-01-01T00:00:00Z">
        <w:r>
          <w:t xml:space="preserve"> </w:t>
        </w:r>
      </w:ins>
      <w:ins w:id="939" w:author="PR Preview" w:date="2024-01-01T00:00:00Z">
        <w:r>
          <w:t xml:space="preserve">fosters shared understanding,</w:t>
        </w:r>
      </w:ins>
      <w:ins w:id="939" w:author="PR Preview" w:date="2024-01-01T00:00:00Z">
        <w:r>
          <w:t xml:space="preserve"> </w:t>
        </w:r>
      </w:ins>
      <w:ins w:id="939" w:author="PR Preview" w:date="2024-01-01T00:00:00Z">
        <w:r>
          <w:t xml:space="preserve">and catches bugs before analysis results are shared or published.</w:t>
        </w:r>
      </w:ins>
      <w:ins w:id="939" w:author="PR Preview" w:date="2024-01-01T00:00:00Z">
        <w:r>
          <w:t xml:space="preserve"> </w:t>
        </w:r>
      </w:ins>
      <w:ins w:id="939" w:author="PR Preview" w:date="2024-01-01T00:00:00Z">
        <w:r>
          <w:t xml:space="preserve">The lab’s pull request workflow, author and reviewer expectations, and response protocol</w:t>
        </w:r>
      </w:ins>
      <w:ins w:id="939" w:author="PR Preview" w:date="2024-01-01T00:00:00Z">
        <w:r>
          <w:t xml:space="preserve"> </w:t>
        </w:r>
      </w:ins>
      <w:ins w:id="939" w:author="PR Preview" w:date="2024-01-01T00:00:00Z">
        <w:r>
          <w:t xml:space="preserve">are consolidated in</w:t>
        </w:r>
      </w:ins>
      <w:ins w:id="939" w:author="PR Preview" w:date="2024-01-01T00:00:00Z">
        <w:r>
          <w:t xml:space="preserve"> </w:t>
        </w:r>
      </w:ins>
      <w:hyperlink w:anchor="sec-collab-dev">
        <w:r>
          <w:rPr>
            <w:rStyle w:val="Hyperlink"/>
          </w:rPr>
          <w:t xml:space="preserve">Chapter 12</w:t>
        </w:r>
      </w:hyperlink>
      <w:ins w:id="939" w:author="PR Preview" w:date="2024-01-01T00:00:00Z">
        <w:r>
          <w:t xml:space="preserve">.</w:t>
        </w:r>
      </w:ins>
    </w:p>
    <w:bookmarkStart w:id="362" w:name="sec-why-review-code"/>
    <w:p>
      <w:pPr>
        <w:pStyle w:val="Heading3"/>
      </w:pPr>
      <w:ins w:id="940" w:author="PR Preview" w:date="2024-01-01T00:00:00Z">
        <w:r>
          <w:t xml:space="preserve">6.43.1 Why We Review Code</w:t>
        </w:r>
      </w:ins>
    </w:p>
    <w:p>
      <w:pPr>
        <w:pStyle w:val="FirstParagraph"/>
      </w:pPr>
      <w:ins w:id="941" w:author="PR Preview" w:date="2024-01-01T00:00:00Z">
        <w:r>
          <w:t xml:space="preserve">Code review serves several vital purposes:</w:t>
        </w:r>
      </w:ins>
    </w:p>
    <w:p>
      <w:pPr>
        <w:pStyle w:val="Compact"/>
        <w:numPr>
          <w:ilvl w:val="0"/>
          <w:numId w:val="1093"/>
        </w:numPr>
      </w:pPr>
      <w:ins w:id="942" w:author="PR Preview" w:date="2024-01-01T00:00:00Z">
        <w:r>
          <w:rPr>
            <w:b/>
            <w:bCs/>
          </w:rPr>
          <w:t xml:space="preserve">Error prevention</w:t>
        </w:r>
      </w:ins>
      <w:ins w:id="942" w:author="PR Preview" w:date="2024-01-01T00:00:00Z">
        <w:r>
          <w:t xml:space="preserve">: Catching data processing and analytical bugs early,</w:t>
        </w:r>
      </w:ins>
      <w:ins w:id="942" w:author="PR Preview" w:date="2024-01-01T00:00:00Z">
        <w:r>
          <w:t xml:space="preserve"> </w:t>
        </w:r>
      </w:ins>
      <w:ins w:id="942" w:author="PR Preview" w:date="2024-01-01T00:00:00Z">
        <w:r>
          <w:t xml:space="preserve">before findings enter manuscripts or reports.</w:t>
        </w:r>
      </w:ins>
    </w:p>
    <w:p>
      <w:pPr>
        <w:pStyle w:val="Compact"/>
        <w:numPr>
          <w:ilvl w:val="0"/>
          <w:numId w:val="1093"/>
        </w:numPr>
      </w:pPr>
      <w:ins w:id="943" w:author="PR Preview" w:date="2024-01-01T00:00:00Z">
        <w:r>
          <w:rPr>
            <w:b/>
            <w:bCs/>
          </w:rPr>
          <w:t xml:space="preserve">Reproducibility</w:t>
        </w:r>
      </w:ins>
      <w:ins w:id="943" w:author="PR Preview" w:date="2024-01-01T00:00:00Z">
        <w:r>
          <w:t xml:space="preserve">: Verifying that scripts execute cleanly from scratch</w:t>
        </w:r>
      </w:ins>
      <w:ins w:id="943" w:author="PR Preview" w:date="2024-01-01T00:00:00Z">
        <w:r>
          <w:t xml:space="preserve"> </w:t>
        </w:r>
      </w:ins>
      <w:ins w:id="943" w:author="PR Preview" w:date="2024-01-01T00:00:00Z">
        <w:r>
          <w:t xml:space="preserve">without undocumented manual interventions or environment-specific dependencies.</w:t>
        </w:r>
      </w:ins>
    </w:p>
    <w:p>
      <w:pPr>
        <w:pStyle w:val="Compact"/>
        <w:numPr>
          <w:ilvl w:val="0"/>
          <w:numId w:val="1093"/>
        </w:numPr>
      </w:pPr>
      <w:ins w:id="944" w:author="PR Preview" w:date="2024-01-01T00:00:00Z">
        <w:r>
          <w:rPr>
            <w:b/>
            <w:bCs/>
          </w:rPr>
          <w:t xml:space="preserve">Knowledge transfer</w:t>
        </w:r>
      </w:ins>
      <w:ins w:id="944" w:author="PR Preview" w:date="2024-01-01T00:00:00Z">
        <w:r>
          <w:t xml:space="preserve">: Sharing analytical methods, R idioms,</w:t>
        </w:r>
      </w:ins>
      <w:ins w:id="944" w:author="PR Preview" w:date="2024-01-01T00:00:00Z">
        <w:r>
          <w:t xml:space="preserve"> </w:t>
        </w:r>
      </w:ins>
      <w:ins w:id="944" w:author="PR Preview" w:date="2024-01-01T00:00:00Z">
        <w:r>
          <w:t xml:space="preserve">and package features across the lab team.</w:t>
        </w:r>
      </w:ins>
    </w:p>
    <w:p>
      <w:pPr>
        <w:pStyle w:val="Compact"/>
        <w:numPr>
          <w:ilvl w:val="0"/>
          <w:numId w:val="1093"/>
        </w:numPr>
      </w:pPr>
      <w:ins w:id="945" w:author="PR Preview" w:date="2024-01-01T00:00:00Z">
        <w:r>
          <w:rPr>
            <w:b/>
            <w:bCs/>
          </w:rPr>
          <w:t xml:space="preserve">Maintainability</w:t>
        </w:r>
      </w:ins>
      <w:ins w:id="945" w:author="PR Preview" w:date="2024-01-01T00:00:00Z">
        <w:r>
          <w:t xml:space="preserve">: Ensuring that analysis pipelines can be understood,</w:t>
        </w:r>
      </w:ins>
      <w:ins w:id="945" w:author="PR Preview" w:date="2024-01-01T00:00:00Z">
        <w:r>
          <w:t xml:space="preserve"> </w:t>
        </w:r>
      </w:ins>
      <w:ins w:id="945" w:author="PR Preview" w:date="2024-01-01T00:00:00Z">
        <w:r>
          <w:t xml:space="preserve">modified, and extended by other lab members in the future.</w:t>
        </w:r>
      </w:ins>
    </w:p>
    <w:bookmarkEnd w:id="362"/>
    <w:bookmarkStart w:id="364" w:name="sec-what-to-look-for"/>
    <w:p>
      <w:pPr>
        <w:pStyle w:val="Heading3"/>
      </w:pPr>
      <w:ins w:id="946" w:author="PR Preview" w:date="2024-01-01T00:00:00Z">
        <w:r>
          <w:t xml:space="preserve">6.43.2 What Reviewers Look For</w:t>
        </w:r>
      </w:ins>
    </w:p>
    <w:p>
      <w:pPr>
        <w:pStyle w:val="FirstParagraph"/>
      </w:pPr>
      <w:ins w:id="947" w:author="PR Preview" w:date="2024-01-01T00:00:00Z">
        <w:r>
          <w:t xml:space="preserve">When reviewing a colleague’s code, evaluate these key dimensions:</w:t>
        </w:r>
      </w:ins>
    </w:p>
    <w:p>
      <w:pPr>
        <w:pStyle w:val="Compact"/>
        <w:numPr>
          <w:ilvl w:val="0"/>
          <w:numId w:val="1094"/>
        </w:numPr>
      </w:pPr>
      <w:ins w:id="948" w:author="PR Preview" w:date="2024-01-01T00:00:00Z">
        <w:r>
          <w:rPr>
            <w:b/>
            <w:bCs/>
          </w:rPr>
          <w:t xml:space="preserve">Reproducibility</w:t>
        </w:r>
      </w:ins>
      <w:ins w:id="948" w:author="PR Preview" w:date="2024-01-01T00:00:00Z">
        <w:r>
          <w:t xml:space="preserve">:</w:t>
        </w:r>
      </w:ins>
    </w:p>
    <w:p>
      <w:pPr>
        <w:pStyle w:val="Compact"/>
        <w:numPr>
          <w:ilvl w:val="1"/>
          <w:numId w:val="1095"/>
        </w:numPr>
      </w:pPr>
      <w:ins w:id="949" w:author="PR Preview" w:date="2024-01-01T00:00:00Z">
        <w:r>
          <w:t xml:space="preserve">Does the script run cleanly from start to finish in a fresh R session?</w:t>
        </w:r>
      </w:ins>
    </w:p>
    <w:p>
      <w:pPr>
        <w:pStyle w:val="Compact"/>
        <w:numPr>
          <w:ilvl w:val="1"/>
          <w:numId w:val="1095"/>
        </w:numPr>
      </w:pPr>
      <w:ins w:id="950" w:author="PR Preview" w:date="2024-01-01T00:00:00Z">
        <w:r>
          <w:t xml:space="preserve">Are package dependencies managed reproducibly via</w:t>
        </w:r>
      </w:ins>
      <w:ins w:id="950" w:author="PR Preview" w:date="2024-01-01T00:00:00Z">
        <w:r>
          <w:t xml:space="preserve"> </w:t>
        </w:r>
      </w:ins>
      <w:hyperlink r:id="rId363">
        <w:r>
          <w:rPr>
            <w:rStyle w:val="VerbatimChar"/>
          </w:rPr>
          <w:t xml:space="preserve">{renv}</w:t>
        </w:r>
      </w:hyperlink>
      <w:ins w:id="950" w:author="PR Preview" w:date="2024-01-01T00:00:00Z">
        <w:r>
          <w:t xml:space="preserve"> </w:t>
        </w:r>
      </w:ins>
      <w:ins w:id="950" w:author="PR Preview" w:date="2024-01-01T00:00:00Z">
        <w:r>
          <w:t xml:space="preserve">(see</w:t>
        </w:r>
      </w:ins>
      <w:ins w:id="950" w:author="PR Preview" w:date="2024-01-01T00:00:00Z">
        <w:r>
          <w:t xml:space="preserve"> </w:t>
        </w:r>
      </w:ins>
      <w:hyperlink w:anchor="sec-reproducible-environments">
        <w:r>
          <w:rPr>
            <w:rStyle w:val="Hyperlink"/>
          </w:rPr>
          <w:t xml:space="preserve">Chapter 15</w:t>
        </w:r>
      </w:hyperlink>
      <w:ins w:id="950" w:author="PR Preview" w:date="2024-01-01T00:00:00Z">
        <w:r>
          <w:t xml:space="preserve">)?</w:t>
        </w:r>
      </w:ins>
    </w:p>
    <w:p>
      <w:pPr>
        <w:pStyle w:val="Compact"/>
        <w:numPr>
          <w:ilvl w:val="1"/>
          <w:numId w:val="1095"/>
        </w:numPr>
      </w:pPr>
      <w:ins w:id="951" w:author="PR Preview" w:date="2024-01-01T00:00:00Z">
        <w:r>
          <w:t xml:space="preserve">Are file paths relative and constructed with</w:t>
        </w:r>
      </w:ins>
      <w:ins w:id="951" w:author="PR Preview" w:date="2024-01-01T00:00:00Z">
        <w:r>
          <w:t xml:space="preserve"> </w:t>
        </w:r>
      </w:ins>
      <w:hyperlink r:id="rId298">
        <w:r>
          <w:rPr>
            <w:rStyle w:val="VerbatimChar"/>
          </w:rPr>
          <w:t xml:space="preserve">{here}</w:t>
        </w:r>
      </w:hyperlink>
      <w:ins w:id="951" w:author="PR Preview" w:date="2024-01-01T00:00:00Z">
        <w:r>
          <w:t xml:space="preserve"> </w:t>
        </w:r>
      </w:ins>
      <w:ins w:id="951" w:author="PR Preview" w:date="2024-01-01T00:00:00Z">
        <w:r>
          <w:t xml:space="preserve">(see</w:t>
        </w:r>
      </w:ins>
      <w:ins w:id="951" w:author="PR Preview" w:date="2024-01-01T00:00:00Z">
        <w:r>
          <w:t xml:space="preserve"> </w:t>
        </w:r>
      </w:ins>
      <w:hyperlink w:anchor="sec-here-package-practices">
        <w:r>
          <w:rPr>
            <w:rStyle w:val="Hyperlink"/>
          </w:rPr>
          <w:t xml:space="preserve">Section 6.26</w:t>
        </w:r>
      </w:hyperlink>
      <w:ins w:id="951" w:author="PR Preview" w:date="2024-01-01T00:00:00Z">
        <w:r>
          <w:t xml:space="preserve">),</w:t>
        </w:r>
      </w:ins>
      <w:ins w:id="951" w:author="PR Preview" w:date="2024-01-01T00:00:00Z">
        <w:r>
          <w:t xml:space="preserve"> </w:t>
        </w:r>
      </w:ins>
      <w:ins w:id="951" w:author="PR Preview" w:date="2024-01-01T00:00:00Z">
        <w:r>
          <w:t xml:space="preserve">avoiding machine-specific absolute paths?</w:t>
        </w:r>
      </w:ins>
    </w:p>
    <w:p>
      <w:pPr>
        <w:pStyle w:val="Compact"/>
        <w:numPr>
          <w:ilvl w:val="0"/>
          <w:numId w:val="1094"/>
        </w:numPr>
      </w:pPr>
      <w:ins w:id="952" w:author="PR Preview" w:date="2024-01-01T00:00:00Z">
        <w:r>
          <w:rPr>
            <w:b/>
            <w:bCs/>
          </w:rPr>
          <w:t xml:space="preserve">Code correctness and data integrity</w:t>
        </w:r>
      </w:ins>
      <w:ins w:id="952" w:author="PR Preview" w:date="2024-01-01T00:00:00Z">
        <w:r>
          <w:t xml:space="preserve">:</w:t>
        </w:r>
      </w:ins>
    </w:p>
    <w:p>
      <w:pPr>
        <w:pStyle w:val="Compact"/>
        <w:numPr>
          <w:ilvl w:val="1"/>
          <w:numId w:val="1096"/>
        </w:numPr>
      </w:pPr>
      <w:ins w:id="953" w:author="PR Preview" w:date="2024-01-01T00:00:00Z">
        <w:r>
          <w:t xml:space="preserve">Are data transformations and filtering steps logical and documented?</w:t>
        </w:r>
      </w:ins>
    </w:p>
    <w:p>
      <w:pPr>
        <w:pStyle w:val="Compact"/>
        <w:numPr>
          <w:ilvl w:val="1"/>
          <w:numId w:val="1096"/>
        </w:numPr>
      </w:pPr>
      <w:ins w:id="954" w:author="PR Preview" w:date="2024-01-01T00:00:00Z">
        <w:r>
          <w:t xml:space="preserve">Are missing values (</w:t>
        </w:r>
      </w:ins>
      <w:ins w:id="954" w:author="PR Preview" w:date="2024-01-01T00:00:00Z">
        <w:r>
          <w:rPr>
            <w:rStyle w:val="VerbatimChar"/>
          </w:rPr>
          <w:t xml:space="preserve">NA</w:t>
        </w:r>
      </w:ins>
      <w:ins w:id="954" w:author="PR Preview" w:date="2024-01-01T00:00:00Z">
        <w:r>
          <w:t xml:space="preserve">), edge cases, and empty groupings handled appropriately?</w:t>
        </w:r>
      </w:ins>
    </w:p>
    <w:p>
      <w:pPr>
        <w:pStyle w:val="Compact"/>
        <w:numPr>
          <w:ilvl w:val="1"/>
          <w:numId w:val="1096"/>
        </w:numPr>
      </w:pPr>
      <w:ins w:id="955" w:author="PR Preview" w:date="2024-01-01T00:00:00Z">
        <w:r>
          <w:t xml:space="preserve">Are key variables assigned descriptive labels and measurement units where applicable (see</w:t>
        </w:r>
      </w:ins>
      <w:ins w:id="955" w:author="PR Preview" w:date="2024-01-01T00:00:00Z">
        <w:r>
          <w:t xml:space="preserve"> </w:t>
        </w:r>
      </w:ins>
      <w:ins w:id="955" w:author="PR Preview" w:date="2024-01-01T00:00:00Z">
        <w:r>
          <w:rPr>
            <w:b/>
            <w:bCs/>
          </w:rPr>
          <w:t xml:space="preserve">?@sec-variable-labels</w:t>
        </w:r>
      </w:ins>
      <w:ins w:id="955" w:author="PR Preview" w:date="2024-01-01T00:00:00Z">
        <w:r>
          <w:t xml:space="preserve">)?</w:t>
        </w:r>
      </w:ins>
    </w:p>
    <w:p>
      <w:pPr>
        <w:pStyle w:val="Compact"/>
        <w:numPr>
          <w:ilvl w:val="0"/>
          <w:numId w:val="1094"/>
        </w:numPr>
      </w:pPr>
      <w:ins w:id="956" w:author="PR Preview" w:date="2024-01-01T00:00:00Z">
        <w:r>
          <w:rPr>
            <w:b/>
            <w:bCs/>
          </w:rPr>
          <w:t xml:space="preserve">Style and structure</w:t>
        </w:r>
      </w:ins>
      <w:ins w:id="956" w:author="PR Preview" w:date="2024-01-01T00:00:00Z">
        <w:r>
          <w:t xml:space="preserve">:</w:t>
        </w:r>
      </w:ins>
    </w:p>
    <w:p>
      <w:pPr>
        <w:pStyle w:val="Compact"/>
        <w:numPr>
          <w:ilvl w:val="1"/>
          <w:numId w:val="1097"/>
        </w:numPr>
      </w:pPr>
      <w:ins w:id="957" w:author="PR Preview" w:date="2024-01-01T00:00:00Z">
        <w:r>
          <w:t xml:space="preserve">Does the code follow the lab’s R code style (see</w:t>
        </w:r>
      </w:ins>
      <w:ins w:id="957" w:author="PR Preview" w:date="2024-01-01T00:00:00Z">
        <w:r>
          <w:t xml:space="preserve"> </w:t>
        </w:r>
      </w:ins>
      <w:hyperlink w:anchor="sec-r-code-style">
        <w:r>
          <w:rPr>
            <w:rStyle w:val="Hyperlink"/>
          </w:rPr>
          <w:t xml:space="preserve">Chapter 7</w:t>
        </w:r>
      </w:hyperlink>
      <w:ins w:id="957" w:author="PR Preview" w:date="2024-01-01T00:00:00Z">
        <w:r>
          <w:t xml:space="preserve">)?</w:t>
        </w:r>
      </w:ins>
    </w:p>
    <w:p>
      <w:pPr>
        <w:pStyle w:val="Compact"/>
        <w:numPr>
          <w:ilvl w:val="1"/>
          <w:numId w:val="1097"/>
        </w:numPr>
      </w:pPr>
      <w:ins w:id="958" w:author="PR Preview" w:date="2024-01-01T00:00:00Z">
        <w:r>
          <w:t xml:space="preserve">Are long chunks broken into focused functions (see 1)?</w:t>
        </w:r>
      </w:ins>
    </w:p>
    <w:p>
      <w:pPr>
        <w:pStyle w:val="Compact"/>
        <w:numPr>
          <w:ilvl w:val="1"/>
          <w:numId w:val="1097"/>
        </w:numPr>
      </w:pPr>
      <w:ins w:id="959" w:author="PR Preview" w:date="2024-01-01T00:00:00Z">
        <w:r>
          <w:t xml:space="preserve">Are variable and function names self-describing (see</w:t>
        </w:r>
      </w:ins>
      <w:ins w:id="959" w:author="PR Preview" w:date="2024-01-01T00:00:00Z">
        <w:r>
          <w:t xml:space="preserve"> </w:t>
        </w:r>
      </w:ins>
      <w:hyperlink w:anchor="sec-object-naming">
        <w:r>
          <w:rPr>
            <w:rStyle w:val="Hyperlink"/>
          </w:rPr>
          <w:t xml:space="preserve">Section 7.19</w:t>
        </w:r>
      </w:hyperlink>
      <w:ins w:id="959" w:author="PR Preview" w:date="2024-01-01T00:00:00Z">
        <w:r>
          <w:t xml:space="preserve">)?</w:t>
        </w:r>
      </w:ins>
    </w:p>
    <w:p>
      <w:pPr>
        <w:pStyle w:val="Compact"/>
        <w:numPr>
          <w:ilvl w:val="0"/>
          <w:numId w:val="1094"/>
        </w:numPr>
      </w:pPr>
      <w:ins w:id="960" w:author="PR Preview" w:date="2024-01-01T00:00:00Z">
        <w:r>
          <w:rPr>
            <w:b/>
            <w:bCs/>
          </w:rPr>
          <w:t xml:space="preserve">Documentation</w:t>
        </w:r>
      </w:ins>
      <w:ins w:id="960" w:author="PR Preview" w:date="2024-01-01T00:00:00Z">
        <w:r>
          <w:t xml:space="preserve">:</w:t>
        </w:r>
      </w:ins>
    </w:p>
    <w:p>
      <w:pPr>
        <w:pStyle w:val="Compact"/>
        <w:numPr>
          <w:ilvl w:val="1"/>
          <w:numId w:val="1098"/>
        </w:numPr>
      </w:pPr>
      <w:ins w:id="961" w:author="PR Preview" w:date="2024-01-01T00:00:00Z">
        <w:r>
          <w:t xml:space="preserve">Do comments explain non-obvious design choices or statistical assumptions (see</w:t>
        </w:r>
      </w:ins>
      <w:ins w:id="961" w:author="PR Preview" w:date="2024-01-01T00:00:00Z">
        <w:r>
          <w:t xml:space="preserve"> </w:t>
        </w:r>
      </w:ins>
      <w:hyperlink w:anchor="sec-documenting-code">
        <w:r>
          <w:rPr>
            <w:rStyle w:val="Hyperlink"/>
          </w:rPr>
          <w:t xml:space="preserve">Section 6.14</w:t>
        </w:r>
      </w:hyperlink>
      <w:ins w:id="961" w:author="PR Preview" w:date="2024-01-01T00:00:00Z">
        <w:r>
          <w:t xml:space="preserve">)?</w:t>
        </w:r>
      </w:ins>
    </w:p>
    <w:p>
      <w:pPr>
        <w:pStyle w:val="Compact"/>
        <w:numPr>
          <w:ilvl w:val="1"/>
          <w:numId w:val="1098"/>
        </w:numPr>
      </w:pPr>
      <w:ins w:id="962" w:author="PR Preview" w:date="2024-01-01T00:00:00Z">
        <w:r>
          <w:t xml:space="preserve">Are architectural or analytical decisions documented with an ADR where appropriate (see</w:t>
        </w:r>
      </w:ins>
      <w:ins w:id="962" w:author="PR Preview" w:date="2024-01-01T00:00:00Z">
        <w:r>
          <w:t xml:space="preserve"> </w:t>
        </w:r>
      </w:ins>
      <w:hyperlink w:anchor="sec-adrs">
        <w:r>
          <w:rPr>
            <w:rStyle w:val="Hyperlink"/>
          </w:rPr>
          <w:t xml:space="preserve">Section 6.15</w:t>
        </w:r>
      </w:hyperlink>
      <w:ins w:id="962" w:author="PR Preview" w:date="2024-01-01T00:00:00Z">
        <w:r>
          <w:t xml:space="preserve">)?</w:t>
        </w:r>
      </w:ins>
    </w:p>
    <w:bookmarkEnd w:id="364"/>
    <w:bookmarkStart w:id="365" w:name="sec-constructive-feedback"/>
    <w:p>
      <w:pPr>
        <w:pStyle w:val="Heading3"/>
      </w:pPr>
      <w:ins w:id="963" w:author="PR Preview" w:date="2024-01-01T00:00:00Z">
        <w:r>
          <w:t xml:space="preserve">6.43.3 How to Give Constructive Feedback</w:t>
        </w:r>
      </w:ins>
    </w:p>
    <w:p>
      <w:pPr>
        <w:pStyle w:val="FirstParagraph"/>
      </w:pPr>
      <w:ins w:id="964" w:author="PR Preview" w:date="2024-01-01T00:00:00Z">
        <w:r>
          <w:t xml:space="preserve">Effective code review builds a supportive, high-trust research culture:</w:t>
        </w:r>
      </w:ins>
    </w:p>
    <w:p>
      <w:pPr>
        <w:pStyle w:val="Compact"/>
        <w:numPr>
          <w:ilvl w:val="0"/>
          <w:numId w:val="1099"/>
        </w:numPr>
      </w:pPr>
      <w:ins w:id="965" w:author="PR Preview" w:date="2024-01-01T00:00:00Z">
        <w:r>
          <w:rPr>
            <w:b/>
            <w:bCs/>
          </w:rPr>
          <w:t xml:space="preserve">Be kind and respectful</w:t>
        </w:r>
      </w:ins>
      <w:ins w:id="965" w:author="PR Preview" w:date="2024-01-01T00:00:00Z">
        <w:r>
          <w:t xml:space="preserve">: Critique the code, not the author.</w:t>
        </w:r>
      </w:ins>
      <w:ins w:id="965" w:author="PR Preview" w:date="2024-01-01T00:00:00Z">
        <w:r>
          <w:t xml:space="preserve"> </w:t>
        </w:r>
      </w:ins>
      <w:ins w:id="965" w:author="PR Preview" w:date="2024-01-01T00:00:00Z">
        <w:r>
          <w:t xml:space="preserve">Assume positive intent and acknowledge elegant solutions or clear documentation.</w:t>
        </w:r>
      </w:ins>
    </w:p>
    <w:p>
      <w:pPr>
        <w:pStyle w:val="Compact"/>
        <w:numPr>
          <w:ilvl w:val="0"/>
          <w:numId w:val="1099"/>
        </w:numPr>
      </w:pPr>
      <w:ins w:id="966" w:author="PR Preview" w:date="2024-01-01T00:00:00Z">
        <w:r>
          <w:rPr>
            <w:b/>
            <w:bCs/>
          </w:rPr>
          <w:t xml:space="preserve">Be specific and actionable</w:t>
        </w:r>
      </w:ins>
      <w:ins w:id="966" w:author="PR Preview" w:date="2024-01-01T00:00:00Z">
        <w:r>
          <w:t xml:space="preserve">: Explain why a change is recommended</w:t>
        </w:r>
      </w:ins>
      <w:ins w:id="966" w:author="PR Preview" w:date="2024-01-01T00:00:00Z">
        <w:r>
          <w:t xml:space="preserve"> </w:t>
        </w:r>
      </w:ins>
      <w:ins w:id="966" w:author="PR Preview" w:date="2024-01-01T00:00:00Z">
        <w:r>
          <w:t xml:space="preserve">and provide concrete code suggestions or examples where possible.</w:t>
        </w:r>
      </w:ins>
    </w:p>
    <w:p>
      <w:pPr>
        <w:pStyle w:val="Compact"/>
        <w:numPr>
          <w:ilvl w:val="0"/>
          <w:numId w:val="1099"/>
        </w:numPr>
      </w:pPr>
      <w:ins w:id="967" w:author="PR Preview" w:date="2024-01-01T00:00:00Z">
        <w:r>
          <w:rPr>
            <w:b/>
            <w:bCs/>
          </w:rPr>
          <w:t xml:space="preserve">Distinguish blocking vs. non-blocking comments</w:t>
        </w:r>
      </w:ins>
      <w:ins w:id="967" w:author="PR Preview" w:date="2024-01-01T00:00:00Z">
        <w:r>
          <w:t xml:space="preserve">:</w:t>
        </w:r>
      </w:ins>
      <w:ins w:id="967" w:author="PR Preview" w:date="2024-01-01T00:00:00Z">
        <w:r>
          <w:t xml:space="preserve"> </w:t>
        </w:r>
      </w:ins>
      <w:ins w:id="967" w:author="PR Preview" w:date="2024-01-01T00:00:00Z">
        <w:r>
          <w:t xml:space="preserve">Clearly separate essential correctness or reproducibility issues (blocking)</w:t>
        </w:r>
      </w:ins>
      <w:ins w:id="967" w:author="PR Preview" w:date="2024-01-01T00:00:00Z">
        <w:r>
          <w:t xml:space="preserve"> </w:t>
        </w:r>
      </w:ins>
      <w:ins w:id="967" w:author="PR Preview" w:date="2024-01-01T00:00:00Z">
        <w:r>
          <w:t xml:space="preserve">from optional stylistic preferences or ideas for future exploration (non-blocking nits).</w:t>
        </w:r>
      </w:ins>
    </w:p>
    <w:p>
      <w:pPr>
        <w:pStyle w:val="Compact"/>
        <w:numPr>
          <w:ilvl w:val="0"/>
          <w:numId w:val="1099"/>
        </w:numPr>
      </w:pPr>
      <w:ins w:id="968" w:author="PR Preview" w:date="2024-01-01T00:00:00Z">
        <w:r>
          <w:rPr>
            <w:b/>
            <w:bCs/>
          </w:rPr>
          <w:t xml:space="preserve">Ask clarifying questions</w:t>
        </w:r>
      </w:ins>
      <w:ins w:id="968" w:author="PR Preview" w:date="2024-01-01T00:00:00Z">
        <w:r>
          <w:t xml:space="preserve">: When logic is unclear,</w:t>
        </w:r>
      </w:ins>
      <w:ins w:id="968" w:author="PR Preview" w:date="2024-01-01T00:00:00Z">
        <w:r>
          <w:t xml:space="preserve"> </w:t>
        </w:r>
      </w:ins>
      <w:ins w:id="968" w:author="PR Preview" w:date="2024-01-01T00:00:00Z">
        <w:r>
          <w:t xml:space="preserve">ask the author to explain their intent before proposing a rewrite.</w:t>
        </w:r>
      </w:ins>
    </w:p>
    <w:bookmarkEnd w:id="365"/>
    <w:bookmarkStart w:id="366" w:name="sec-when-to-approve"/>
    <w:p>
      <w:pPr>
        <w:pStyle w:val="Heading3"/>
      </w:pPr>
      <w:ins w:id="969" w:author="PR Preview" w:date="2024-01-01T00:00:00Z">
        <w:r>
          <w:t xml:space="preserve">6.43.4 When to Approve</w:t>
        </w:r>
      </w:ins>
    </w:p>
    <w:p>
      <w:pPr>
        <w:pStyle w:val="FirstParagraph"/>
      </w:pPr>
      <w:ins w:id="970" w:author="PR Preview" w:date="2024-01-01T00:00:00Z">
        <w:r>
          <w:t xml:space="preserve">Approve a pull request when:</w:t>
        </w:r>
      </w:ins>
    </w:p>
    <w:p>
      <w:pPr>
        <w:pStyle w:val="Compact"/>
        <w:numPr>
          <w:ilvl w:val="0"/>
          <w:numId w:val="1100"/>
        </w:numPr>
      </w:pPr>
      <w:ins w:id="971" w:author="PR Preview" w:date="2024-01-01T00:00:00Z">
        <w:r>
          <w:t xml:space="preserve">All automated CI checks and workflows pass cleanly.</w:t>
        </w:r>
      </w:ins>
    </w:p>
    <w:p>
      <w:pPr>
        <w:pStyle w:val="Compact"/>
        <w:numPr>
          <w:ilvl w:val="0"/>
          <w:numId w:val="1100"/>
        </w:numPr>
      </w:pPr>
      <w:ins w:id="972" w:author="PR Preview" w:date="2024-01-01T00:00:00Z">
        <w:r>
          <w:t xml:space="preserve">The code runs end-to-end and produces expected outputs.</w:t>
        </w:r>
      </w:ins>
    </w:p>
    <w:p>
      <w:pPr>
        <w:pStyle w:val="Compact"/>
        <w:numPr>
          <w:ilvl w:val="0"/>
          <w:numId w:val="1100"/>
        </w:numPr>
      </w:pPr>
      <w:ins w:id="973" w:author="PR Preview" w:date="2024-01-01T00:00:00Z">
        <w:r>
          <w:t xml:space="preserve">All blocking review findings have been resolved or explicitly deferred to a tracked follow-up issue.</w:t>
        </w:r>
      </w:ins>
    </w:p>
    <w:p>
      <w:pPr>
        <w:pStyle w:val="Compact"/>
        <w:numPr>
          <w:ilvl w:val="0"/>
          <w:numId w:val="1100"/>
        </w:numPr>
      </w:pPr>
      <w:ins w:id="974" w:author="PR Preview" w:date="2024-01-01T00:00:00Z">
        <w:r>
          <w:t xml:space="preserve">The author has completed the pre-review quality checks in</w:t>
        </w:r>
      </w:ins>
      <w:ins w:id="974" w:author="PR Preview" w:date="2024-01-01T00:00:00Z">
        <w:r>
          <w:t xml:space="preserve"> </w:t>
        </w:r>
      </w:ins>
      <w:hyperlink w:anchor="sec-r-qa-checklist">
        <w:r>
          <w:rPr>
            <w:rStyle w:val="Hyperlink"/>
          </w:rPr>
          <w:t xml:space="preserve">Section 6.12</w:t>
        </w:r>
      </w:hyperlink>
      <w:ins w:id="974" w:author="PR Preview" w:date="2024-01-01T00:00:00Z">
        <w:r>
          <w:t xml:space="preserve">.</w:t>
        </w:r>
      </w:ins>
    </w:p>
    <w:bookmarkEnd w:id="366"/>
    <w:bookmarkEnd w:id="367"/>
    <w:bookmarkStart w:id="370"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1"/>
        </w:numPr>
      </w:pPr>
      <w:r>
        <w:t xml:space="preserve">Is</w:t>
      </w:r>
      <w:r>
        <w:t xml:space="preserve"> </w:t>
      </w:r>
      <w:r>
        <w:rPr>
          <w:b/>
          <w:bCs/>
        </w:rPr>
        <w:t xml:space="preserve">minimal</w:t>
      </w:r>
      <w:r>
        <w:t xml:space="preserve">: Strips away everything not directly related to your problem</w:t>
      </w:r>
    </w:p>
    <w:p>
      <w:pPr>
        <w:pStyle w:val="Compact"/>
        <w:numPr>
          <w:ilvl w:val="0"/>
          <w:numId w:val="1101"/>
        </w:numPr>
      </w:pPr>
      <w:r>
        <w:t xml:space="preserve">Uses small, simple example data (often built-in datasets)</w:t>
      </w:r>
    </w:p>
    <w:p>
      <w:pPr>
        <w:pStyle w:val="FirstParagraph"/>
      </w:pPr>
      <w:r>
        <w:rPr>
          <w:b/>
          <w:bCs/>
        </w:rPr>
        <w:t xml:space="preserve">Why create a reprex:</w:t>
      </w:r>
    </w:p>
    <w:p>
      <w:pPr>
        <w:pStyle w:val="Compact"/>
        <w:numPr>
          <w:ilvl w:val="0"/>
          <w:numId w:val="1102"/>
        </w:numPr>
      </w:pPr>
      <w:r>
        <w:t xml:space="preserve">80% of the time, creating a reprex helps you discover the solution yourself</w:t>
      </w:r>
    </w:p>
    <w:p>
      <w:pPr>
        <w:pStyle w:val="Compact"/>
        <w:numPr>
          <w:ilvl w:val="0"/>
          <w:numId w:val="1102"/>
        </w:numPr>
      </w:pPr>
      <w:r>
        <w:t xml:space="preserve">20% of the time, you’ll have a clear example that makes it easy for others to help you</w:t>
      </w:r>
    </w:p>
    <w:p>
      <w:pPr>
        <w:pStyle w:val="Compact"/>
        <w:numPr>
          <w:ilvl w:val="0"/>
          <w:numId w:val="110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3"/>
        </w:numPr>
      </w:pPr>
      <w:hyperlink r:id="rId368">
        <w:r>
          <w:rPr>
            <w:rStyle w:val="VerbatimChar"/>
          </w:rPr>
          <w:t xml:space="preserve">{reprex}</w:t>
        </w:r>
      </w:hyperlink>
      <w:r>
        <w:t xml:space="preserve"> </w:t>
      </w:r>
      <w:r>
        <w:t xml:space="preserve">package: Automates creation of reproducible examples</w:t>
      </w:r>
    </w:p>
    <w:p>
      <w:pPr>
        <w:pStyle w:val="Compact"/>
        <w:numPr>
          <w:ilvl w:val="0"/>
          <w:numId w:val="1103"/>
        </w:numPr>
      </w:pPr>
      <w:hyperlink r:id="rId36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0"/>
    <w:bookmarkStart w:id="376" w:name="sec-r-resources"/>
    <w:p>
      <w:pPr>
        <w:pStyle w:val="Heading2"/>
      </w:pPr>
      <w:r>
        <w:t xml:space="preserve">6.45 Additional Resources</w:t>
      </w:r>
    </w:p>
    <w:bookmarkStart w:id="371" w:name="r-package-development"/>
    <w:p>
      <w:pPr>
        <w:pStyle w:val="Heading3"/>
      </w:pPr>
      <w:r>
        <w:t xml:space="preserve">6.45.1 R Package Development</w:t>
      </w:r>
    </w:p>
    <w:p>
      <w:pPr>
        <w:pStyle w:val="Compact"/>
        <w:numPr>
          <w:ilvl w:val="0"/>
          <w:numId w:val="110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4"/>
        </w:numPr>
      </w:pPr>
      <w:hyperlink r:id="rId94">
        <w:r>
          <w:rPr>
            <w:rStyle w:val="Hyperlink"/>
          </w:rPr>
          <w:t xml:space="preserve">usethis documentation</w:t>
        </w:r>
      </w:hyperlink>
      <w:r>
        <w:t xml:space="preserve"> </w:t>
      </w:r>
      <w:r>
        <w:t xml:space="preserve">- workflow automation for R projects</w:t>
      </w:r>
    </w:p>
    <w:p>
      <w:pPr>
        <w:pStyle w:val="Compact"/>
        <w:numPr>
          <w:ilvl w:val="0"/>
          <w:numId w:val="1104"/>
        </w:numPr>
      </w:pPr>
      <w:hyperlink r:id="rId95">
        <w:r>
          <w:rPr>
            <w:rStyle w:val="Hyperlink"/>
          </w:rPr>
          <w:t xml:space="preserve">devtools documentation</w:t>
        </w:r>
      </w:hyperlink>
      <w:r>
        <w:t xml:space="preserve"> </w:t>
      </w:r>
      <w:r>
        <w:t xml:space="preserve">- essential development tools</w:t>
      </w:r>
    </w:p>
    <w:p>
      <w:pPr>
        <w:pStyle w:val="Compact"/>
        <w:numPr>
          <w:ilvl w:val="0"/>
          <w:numId w:val="1104"/>
        </w:numPr>
      </w:pPr>
      <w:hyperlink r:id="rId82">
        <w:r>
          <w:rPr>
            <w:rStyle w:val="Hyperlink"/>
          </w:rPr>
          <w:t xml:space="preserve">pkgdown documentation</w:t>
        </w:r>
      </w:hyperlink>
      <w:r>
        <w:t xml:space="preserve"> </w:t>
      </w:r>
      <w:r>
        <w:t xml:space="preserve">- create package websites</w:t>
      </w:r>
    </w:p>
    <w:p>
      <w:pPr>
        <w:pStyle w:val="Compact"/>
        <w:numPr>
          <w:ilvl w:val="0"/>
          <w:numId w:val="1104"/>
        </w:numPr>
      </w:pPr>
      <w:hyperlink r:id="rId97">
        <w:r>
          <w:rPr>
            <w:rStyle w:val="Hyperlink"/>
          </w:rPr>
          <w:t xml:space="preserve">testthat documentation</w:t>
        </w:r>
      </w:hyperlink>
      <w:r>
        <w:t xml:space="preserve"> </w:t>
      </w:r>
      <w:r>
        <w:t xml:space="preserve">- unit testing framework</w:t>
      </w:r>
    </w:p>
    <w:bookmarkEnd w:id="371"/>
    <w:bookmarkStart w:id="372" w:name="general-r-programming"/>
    <w:p>
      <w:pPr>
        <w:pStyle w:val="Heading3"/>
      </w:pPr>
      <w:r>
        <w:t xml:space="preserve">6.45.2 General R Programming</w:t>
      </w:r>
    </w:p>
    <w:p>
      <w:pPr>
        <w:pStyle w:val="Compact"/>
        <w:numPr>
          <w:ilvl w:val="0"/>
          <w:numId w:val="110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5"/>
        </w:numPr>
      </w:pPr>
      <w:r>
        <w:t xml:space="preserve">Advanced R</w:t>
      </w:r>
      <w:r>
        <w:t xml:space="preserve"> </w:t>
      </w:r>
      <w:r>
        <w:t xml:space="preserve">(Wickham 2019)</w:t>
      </w:r>
      <w:r>
        <w:t xml:space="preserve"> </w:t>
      </w:r>
      <w:r>
        <w:t xml:space="preserve">- deep dive into R programming and internals</w:t>
      </w:r>
    </w:p>
    <w:bookmarkEnd w:id="372"/>
    <w:bookmarkStart w:id="373" w:name="shiny-development"/>
    <w:p>
      <w:pPr>
        <w:pStyle w:val="Heading3"/>
      </w:pPr>
      <w:r>
        <w:t xml:space="preserve">6.45.3 Shiny Development</w:t>
      </w:r>
    </w:p>
    <w:p>
      <w:pPr>
        <w:pStyle w:val="Compact"/>
        <w:numPr>
          <w:ilvl w:val="0"/>
          <w:numId w:val="110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6"/>
        </w:numPr>
      </w:pPr>
      <w:r>
        <w:t xml:space="preserve">Engineering Production-Grade Shiny Apps</w:t>
      </w:r>
      <w:r>
        <w:t xml:space="preserve"> </w:t>
      </w:r>
      <w:r>
        <w:t xml:space="preserve">(Fay et al. 2021)</w:t>
      </w:r>
      <w:r>
        <w:t xml:space="preserve"> </w:t>
      </w:r>
      <w:r>
        <w:t xml:space="preserve">- best practices for production Shiny applications</w:t>
      </w:r>
    </w:p>
    <w:bookmarkEnd w:id="373"/>
    <w:bookmarkStart w:id="375" w:name="git-and-version-control"/>
    <w:p>
      <w:pPr>
        <w:pStyle w:val="Heading3"/>
      </w:pPr>
      <w:r>
        <w:t xml:space="preserve">6.45.4 Git and Version Control</w:t>
      </w:r>
    </w:p>
    <w:p>
      <w:pPr>
        <w:pStyle w:val="Compact"/>
        <w:numPr>
          <w:ilvl w:val="0"/>
          <w:numId w:val="110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7"/>
        </w:numPr>
      </w:pPr>
      <w:hyperlink r:id="rId374">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5"/>
    <w:bookmarkEnd w:id="376"/>
    <w:bookmarkEnd w:id="377"/>
    <w:bookmarkStart w:id="453" w:name="sec-r-code-style"/>
    <w:p>
      <w:pPr>
        <w:pStyle w:val="Heading1"/>
      </w:pPr>
      <w:r>
        <w:t xml:space="preserve">7. R Code Style</w:t>
      </w:r>
    </w:p>
    <w:p>
      <w:pPr>
        <w:pStyle w:val="FirstParagraph"/>
      </w:pPr>
      <w:r>
        <w:t xml:space="preserve">Follow these code style guidelines for all R code:</w:t>
      </w:r>
    </w:p>
    <w:bookmarkStart w:id="382" w:name="general-principles"/>
    <w:p>
      <w:pPr>
        <w:pStyle w:val="Heading2"/>
      </w:pPr>
      <w:r>
        <w:t xml:space="preserve">7.1 General Principles</w:t>
      </w:r>
    </w:p>
    <w:p>
      <w:pPr>
        <w:pStyle w:val="FirstParagraph"/>
      </w:pPr>
      <w:r>
        <w:t xml:space="preserve">Our lab follows the</w:t>
      </w:r>
      <w:r>
        <w:t xml:space="preserve"> </w:t>
      </w:r>
      <w:hyperlink r:id="rId378">
        <w:r>
          <w:rPr>
            <w:rStyle w:val="Hyperlink"/>
          </w:rPr>
          <w:t xml:space="preserve">Google R Style Guide</w:t>
        </w:r>
      </w:hyperlink>
      <w:r>
        <w:t xml:space="preserve">,</w:t>
      </w:r>
      <w:r>
        <w:t xml:space="preserve"> </w:t>
      </w:r>
      <w:r>
        <w:t xml:space="preserve">which in turn mostly follows the</w:t>
      </w:r>
      <w:r>
        <w:t xml:space="preserve"> </w:t>
      </w:r>
      <w:hyperlink r:id="rId379">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8"/>
        </w:numPr>
      </w:pPr>
      <w:r>
        <w:rPr>
          <w:b/>
          <w:bCs/>
        </w:rPr>
        <w:t xml:space="preserve">Write tidy code</w:t>
      </w:r>
      <w:r>
        <w:t xml:space="preserve">: Keep code clean, readable, and well-organized</w:t>
      </w:r>
    </w:p>
    <w:p>
      <w:pPr>
        <w:numPr>
          <w:ilvl w:val="0"/>
          <w:numId w:val="110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0">
        <w:r>
          <w:rPr>
            <w:rStyle w:val="Hyperlink"/>
          </w:rPr>
          <w:t xml:space="preserve">tidyverse design principles</w:t>
        </w:r>
      </w:hyperlink>
      <w:r>
        <w:t xml:space="preserve"> </w:t>
      </w:r>
      <w:r>
        <w:t xml:space="preserve">for more details.</w:t>
      </w:r>
    </w:p>
    <w:p>
      <w:pPr>
        <w:numPr>
          <w:ilvl w:val="0"/>
          <w:numId w:val="110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1">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82"/>
    <w:bookmarkStart w:id="385"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4" w:name="explicit-return-statements"/>
    <w:p>
      <w:pPr>
        <w:pStyle w:val="Heading3"/>
      </w:pPr>
      <w:r>
        <w:t xml:space="preserve">7.2.1 Explicit Return Statements</w:t>
      </w:r>
    </w:p>
    <w:p>
      <w:pPr>
        <w:pStyle w:val="FirstParagraph"/>
      </w:pPr>
      <w:r>
        <w:t xml:space="preserve">Following the</w:t>
      </w:r>
      <w:r>
        <w:t xml:space="preserve"> </w:t>
      </w:r>
      <w:hyperlink r:id="rId383">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4"/>
    <w:bookmarkEnd w:id="385"/>
    <w:bookmarkStart w:id="386"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9"/>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9"/>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6"/>
    <w:bookmarkStart w:id="389"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8">
        <w:r>
          <w:rPr>
            <w:rStyle w:val="VerbatimChar"/>
          </w:rPr>
          <w:t xml:space="preserve">measure-performance</w:t>
        </w:r>
      </w:hyperlink>
      <w:r>
        <w:t xml:space="preserve">, not by</w:t>
      </w:r>
      <w:r>
        <w:t xml:space="preserve"> </w:t>
      </w:r>
      <w:r>
        <w:t xml:space="preserve">assumption.</w:t>
      </w:r>
    </w:p>
    <w:bookmarkEnd w:id="389"/>
    <w:bookmarkStart w:id="392"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0">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91">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2"/>
    <w:bookmarkStart w:id="394"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0"/>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0"/>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3">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4"/>
    <w:bookmarkStart w:id="396"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6"/>
    <w:bookmarkStart w:id="397"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11"/>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11"/>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11"/>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7"/>
    <w:bookmarkStart w:id="400"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9"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2"/>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8">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3"/>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3"/>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3"/>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3"/>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9"/>
    <w:bookmarkEnd w:id="400"/>
    <w:bookmarkStart w:id="402"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4"/>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4"/>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4"/>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01">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5"/>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5"/>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5"/>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5"/>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2"/>
    <w:bookmarkStart w:id="403"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3"/>
    <w:bookmarkStart w:id="406"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6"/>
        </w:numPr>
      </w:pPr>
      <w:r>
        <w:t xml:space="preserve">source your config =&gt;</w:t>
      </w:r>
    </w:p>
    <w:p>
      <w:pPr>
        <w:pStyle w:val="Compact"/>
        <w:numPr>
          <w:ilvl w:val="0"/>
          <w:numId w:val="1116"/>
        </w:numPr>
      </w:pPr>
      <w:r>
        <w:t xml:space="preserve">load all your data =&gt;</w:t>
      </w:r>
    </w:p>
    <w:p>
      <w:pPr>
        <w:pStyle w:val="Compact"/>
        <w:numPr>
          <w:ilvl w:val="0"/>
          <w:numId w:val="111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4" name="Picture"/>
                  <a:graphic>
                    <a:graphicData uri="http://schemas.openxmlformats.org/drawingml/2006/picture">
                      <pic:pic>
                        <pic:nvPicPr>
                          <pic:cNvPr descr="/opt/quarto/share/formats/docx/note.png" id="40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6"/>
    <w:bookmarkStart w:id="411" w:name="line-breaks-and-formatting"/>
    <w:p>
      <w:pPr>
        <w:pStyle w:val="Heading2"/>
      </w:pPr>
      <w:r>
        <w:t xml:space="preserve">7.13 Line Breaks and Formatting</w:t>
      </w:r>
    </w:p>
    <w:bookmarkStart w:id="407"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7"/>
    <w:bookmarkStart w:id="409"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7"/>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7"/>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8">
        <w:r>
          <w:rPr>
            <w:rStyle w:val="Hyperlink"/>
          </w:rPr>
          <w:t xml:space="preserve">semantic line breaks</w:t>
        </w:r>
      </w:hyperlink>
      <w:r>
        <w:t xml:space="preserve">.</w:t>
      </w:r>
    </w:p>
    <w:p>
      <w:pPr>
        <w:pStyle w:val="BodyText"/>
      </w:pPr>
      <w:r>
        <w:rPr>
          <w:b/>
          <w:bCs/>
        </w:rPr>
        <w:t xml:space="preserve">Guidelines:</w:t>
      </w:r>
    </w:p>
    <w:p>
      <w:pPr>
        <w:pStyle w:val="Compact"/>
        <w:numPr>
          <w:ilvl w:val="0"/>
          <w:numId w:val="1118"/>
        </w:numPr>
      </w:pPr>
      <w:r>
        <w:t xml:space="preserve">Break after complete sentences (at periods)</w:t>
      </w:r>
    </w:p>
    <w:p>
      <w:pPr>
        <w:pStyle w:val="Compact"/>
        <w:numPr>
          <w:ilvl w:val="0"/>
          <w:numId w:val="1118"/>
        </w:numPr>
      </w:pPr>
      <w:r>
        <w:t xml:space="preserve">Break after long phrases or clauses (at commas or conjunctions)</w:t>
      </w:r>
    </w:p>
    <w:p>
      <w:pPr>
        <w:pStyle w:val="Compact"/>
        <w:numPr>
          <w:ilvl w:val="0"/>
          <w:numId w:val="1118"/>
        </w:numPr>
      </w:pPr>
      <w:r>
        <w:t xml:space="preserve">Aim for lines under 80 characters</w:t>
      </w:r>
    </w:p>
    <w:p>
      <w:pPr>
        <w:pStyle w:val="Compact"/>
        <w:numPr>
          <w:ilvl w:val="0"/>
          <w:numId w:val="1118"/>
        </w:numPr>
      </w:pPr>
      <w:r>
        <w:t xml:space="preserve">Keep related short phrases together on one line</w:t>
      </w:r>
    </w:p>
    <w:p>
      <w:pPr>
        <w:pStyle w:val="Compact"/>
        <w:numPr>
          <w:ilvl w:val="0"/>
          <w:numId w:val="1118"/>
        </w:numPr>
      </w:pPr>
      <w:r>
        <w:t xml:space="preserve">Do not break in the middle of inline code, links, or formatting</w:t>
      </w:r>
    </w:p>
    <w:bookmarkEnd w:id="409"/>
    <w:bookmarkStart w:id="410" w:name="line-breaks-in-code"/>
    <w:p>
      <w:pPr>
        <w:pStyle w:val="Heading3"/>
      </w:pPr>
      <w:r>
        <w:t xml:space="preserve">7.13.3 Line Breaks in Code</w:t>
      </w:r>
    </w:p>
    <w:p>
      <w:pPr>
        <w:pStyle w:val="Compact"/>
        <w:numPr>
          <w:ilvl w:val="0"/>
          <w:numId w:val="1119"/>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0"/>
    <w:bookmarkEnd w:id="411"/>
    <w:bookmarkStart w:id="413" w:name="markdown-and-quarto-formatting"/>
    <w:p>
      <w:pPr>
        <w:pStyle w:val="Heading2"/>
      </w:pPr>
      <w:r>
        <w:t xml:space="preserve">7.14 Markdown and Quarto Formatting</w:t>
      </w:r>
    </w:p>
    <w:bookmarkStart w:id="412"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2"/>
    <w:bookmarkEnd w:id="413"/>
    <w:bookmarkStart w:id="414"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0"/>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0"/>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0"/>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4"/>
    <w:bookmarkStart w:id="416" w:name="package-code-practices"/>
    <w:p>
      <w:pPr>
        <w:pStyle w:val="Heading2"/>
      </w:pPr>
      <w:r>
        <w:t xml:space="preserve">7.16 Package Code Practices</w:t>
      </w:r>
    </w:p>
    <w:p>
      <w:pPr>
        <w:pStyle w:val="Compact"/>
        <w:numPr>
          <w:ilvl w:val="0"/>
          <w:numId w:val="112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2"/>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2"/>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2"/>
        </w:numPr>
      </w:pPr>
      <w:r>
        <w:rPr>
          <w:rStyle w:val="VerbatimChar"/>
        </w:rPr>
        <w:t xml:space="preserve">withr::local_package()</w:t>
      </w:r>
      <w:r>
        <w:t xml:space="preserve"> </w:t>
      </w:r>
      <w:r>
        <w:t xml:space="preserve">for temporary package loading in tests</w:t>
      </w:r>
    </w:p>
    <w:p>
      <w:pPr>
        <w:pStyle w:val="Compact"/>
        <w:numPr>
          <w:ilvl w:val="0"/>
          <w:numId w:val="1121"/>
        </w:numPr>
      </w:pPr>
      <w:r>
        <w:t xml:space="preserve">This keeps the global search path clean and makes dependencies explicit.</w:t>
      </w:r>
      <w:r>
        <w:t xml:space="preserve"> </w:t>
      </w:r>
      <w:r>
        <w:t xml:space="preserve">See</w:t>
      </w:r>
      <w:r>
        <w:t xml:space="preserve"> </w:t>
      </w:r>
      <w:hyperlink r:id="rId415">
        <w:r>
          <w:rPr>
            <w:rStyle w:val="Hyperlink"/>
          </w:rPr>
          <w:t xml:space="preserve">R Packages - The R landscape</w:t>
        </w:r>
      </w:hyperlink>
      <w:r>
        <w:t xml:space="preserve"> </w:t>
      </w:r>
      <w:r>
        <w:t xml:space="preserve">for more details.</w:t>
      </w:r>
    </w:p>
    <w:p>
      <w:pPr>
        <w:pStyle w:val="Compact"/>
        <w:numPr>
          <w:ilvl w:val="0"/>
          <w:numId w:val="112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1"/>
        </w:numPr>
      </w:pPr>
      <w:r>
        <w:rPr>
          <w:b/>
          <w:bCs/>
        </w:rPr>
        <w:t xml:space="preserve">Avoid code duplication</w:t>
      </w:r>
      <w:r>
        <w:t xml:space="preserve">: Extract repeated logic into helper functions</w:t>
      </w:r>
    </w:p>
    <w:bookmarkEnd w:id="416"/>
    <w:bookmarkStart w:id="417"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7"/>
    <w:bookmarkStart w:id="418"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8"/>
    <w:bookmarkStart w:id="423"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3"/>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3"/>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9" name="Picture"/>
                  <a:graphic>
                    <a:graphicData uri="http://schemas.openxmlformats.org/drawingml/2006/picture">
                      <pic:pic>
                        <pic:nvPicPr>
                          <pic:cNvPr descr="/opt/quarto/share/formats/docx/note.png" id="4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opt/quarto/share/formats/docx/note.png" id="4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23"/>
    <w:bookmarkStart w:id="451" w:name="sec-style-auto-style"/>
    <w:p>
      <w:pPr>
        <w:pStyle w:val="Heading2"/>
      </w:pPr>
      <w:r>
        <w:t xml:space="preserve">7.20 Automated Tools for Style and Project Workflow</w:t>
      </w:r>
    </w:p>
    <w:bookmarkStart w:id="444" w:name="styling"/>
    <w:p>
      <w:pPr>
        <w:pStyle w:val="Heading3"/>
      </w:pPr>
      <w:r>
        <w:t xml:space="preserve">7.20.1 Styling</w:t>
      </w:r>
    </w:p>
    <w:bookmarkStart w:id="425" w:name="rstudio-shortcuts"/>
    <w:p>
      <w:pPr>
        <w:pStyle w:val="Heading4"/>
      </w:pPr>
      <w:r>
        <w:t xml:space="preserve">7.20.1.1 RStudio shortcuts</w:t>
      </w:r>
    </w:p>
    <w:p>
      <w:pPr>
        <w:numPr>
          <w:ilvl w:val="0"/>
          <w:numId w:val="1124"/>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4"/>
        </w:numPr>
      </w:pPr>
      <w:r>
        <w:rPr>
          <w:b/>
          <w:bCs/>
        </w:rPr>
        <w:t xml:space="preserve">Assignment Aligner</w:t>
      </w:r>
      <w:r>
        <w:t xml:space="preserve"> </w:t>
      </w:r>
      <w:r>
        <w:t xml:space="preserve">- A</w:t>
      </w:r>
      <w:r>
        <w:t xml:space="preserve"> </w:t>
      </w:r>
      <w:hyperlink r:id="rId42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5"/>
    <w:bookmarkStart w:id="436"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3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note.png" id="43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tip.png" id="435" name="Picture"/>
                          <pic:cNvPicPr>
                            <a:picLocks noChangeArrowheads="1" noChangeAspect="1"/>
                          </pic:cNvPicPr>
                        </pic:nvPicPr>
                        <pic:blipFill>
                          <a:blip r:embed="rId4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6"/>
    <w:bookmarkStart w:id="443"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7">
        <w:r>
          <w:rPr>
            <w:rStyle w:val="Hyperlink"/>
          </w:rPr>
          <w:t xml:space="preserve">in this link</w:t>
        </w:r>
      </w:hyperlink>
      <w:r>
        <w:t xml:space="preserve">,</w:t>
      </w:r>
      <w:r>
        <w:t xml:space="preserve"> </w:t>
      </w:r>
      <w:r>
        <w:t xml:space="preserve">and most guidelines are based on the</w:t>
      </w:r>
      <w:r>
        <w:t xml:space="preserve"> </w:t>
      </w:r>
      <w:hyperlink r:id="rId37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opt/quarto/share/formats/docx/note.png" id="44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3"/>
    <w:bookmarkEnd w:id="444"/>
    <w:bookmarkStart w:id="447"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tip.png" id="446" name="Picture"/>
                          <pic:cNvPicPr>
                            <a:picLocks noChangeArrowheads="1" noChangeAspect="1"/>
                          </pic:cNvPicPr>
                        </pic:nvPicPr>
                        <pic:blipFill>
                          <a:blip r:embed="rId4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5"/>
              </w:numPr>
            </w:pPr>
            <w:r>
              <w:t xml:space="preserve">Unused variables</w:t>
            </w:r>
          </w:p>
          <w:p>
            <w:pPr>
              <w:pStyle w:val="Compact"/>
              <w:numPr>
                <w:ilvl w:val="0"/>
                <w:numId w:val="1125"/>
              </w:numPr>
            </w:pPr>
            <w:r>
              <w:t xml:space="preserve">Improper whitespace</w:t>
            </w:r>
          </w:p>
          <w:p>
            <w:pPr>
              <w:pStyle w:val="Compact"/>
              <w:numPr>
                <w:ilvl w:val="0"/>
                <w:numId w:val="1125"/>
              </w:numPr>
            </w:pPr>
            <w:r>
              <w:t xml:space="preserve">Line length issues</w:t>
            </w:r>
          </w:p>
          <w:p>
            <w:pPr>
              <w:pStyle w:val="Compact"/>
              <w:numPr>
                <w:ilvl w:val="0"/>
                <w:numId w:val="1125"/>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7"/>
    <w:bookmarkStart w:id="448"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1">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6"/>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6"/>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6"/>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6"/>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7"/>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3">
        <w:r>
          <w:rPr>
            <w:rStyle w:val="Hyperlink"/>
          </w:rPr>
          <w:t xml:space="preserve">Google R Style Guide</w:t>
        </w:r>
      </w:hyperlink>
      <w:r>
        <w:t xml:space="preserve">.</w:t>
      </w:r>
    </w:p>
    <w:p>
      <w:pPr>
        <w:pStyle w:val="Compact"/>
        <w:numPr>
          <w:ilvl w:val="0"/>
          <w:numId w:val="1127"/>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8"/>
        </w:numPr>
      </w:pPr>
      <w:r>
        <w:rPr>
          <w:rStyle w:val="VerbatimChar"/>
        </w:rPr>
        <w:t xml:space="preserve">data-raw/</w:t>
      </w:r>
      <w:r>
        <w:t xml:space="preserve">: Pipe consistency and undesirable function rules relaxed (exploratory scripts)</w:t>
      </w:r>
    </w:p>
    <w:p>
      <w:pPr>
        <w:pStyle w:val="Compact"/>
        <w:numPr>
          <w:ilvl w:val="0"/>
          <w:numId w:val="1128"/>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8"/>
        </w:numPr>
      </w:pPr>
      <w:r>
        <w:rPr>
          <w:rStyle w:val="VerbatimChar"/>
        </w:rPr>
        <w:t xml:space="preserve">inst/examples/</w:t>
      </w:r>
      <w:r>
        <w:t xml:space="preserve">: Undesirable function rules relaxed</w:t>
      </w:r>
    </w:p>
    <w:p>
      <w:pPr>
        <w:pStyle w:val="Compact"/>
        <w:numPr>
          <w:ilvl w:val="0"/>
          <w:numId w:val="1128"/>
        </w:numPr>
      </w:pPr>
      <w:r>
        <w:rPr>
          <w:rStyle w:val="VerbatimChar"/>
        </w:rPr>
        <w:t xml:space="preserve">tests/testthat.R</w:t>
      </w:r>
      <w:r>
        <w:t xml:space="preserve">: Undesirable function rules relaxed</w:t>
      </w:r>
    </w:p>
    <w:bookmarkEnd w:id="448"/>
    <w:bookmarkStart w:id="450"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9">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50"/>
    <w:bookmarkEnd w:id="451"/>
    <w:bookmarkStart w:id="452" w:name="sec-r-resources-style"/>
    <w:p>
      <w:pPr>
        <w:pStyle w:val="Heading2"/>
      </w:pPr>
      <w:r>
        <w:t xml:space="preserve">7.21 Additional Resources</w:t>
      </w:r>
    </w:p>
    <w:p>
      <w:pPr>
        <w:pStyle w:val="Compact"/>
        <w:numPr>
          <w:ilvl w:val="0"/>
          <w:numId w:val="1129"/>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2"/>
    <w:bookmarkEnd w:id="453"/>
    <w:bookmarkStart w:id="458" w:name="big-data"/>
    <w:p>
      <w:pPr>
        <w:pStyle w:val="Heading1"/>
      </w:pPr>
      <w:r>
        <w:t xml:space="preserve">8. Big data</w:t>
      </w:r>
    </w:p>
    <w:bookmarkStart w:id="4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5"/>
    <w:bookmarkStart w:id="4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6"/>
    <w:bookmarkStart w:id="4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0"/>
        </w:numPr>
      </w:pPr>
      <w:r>
        <w:rPr>
          <w:b/>
          <w:bCs/>
        </w:rPr>
        <w:t xml:space="preserve">Uncheck</w:t>
      </w:r>
      <w:r>
        <w:t xml:space="preserve"> </w:t>
      </w:r>
      <w:r>
        <w:t xml:space="preserve">Restore RData into workspace at startup</w:t>
      </w:r>
    </w:p>
    <w:p>
      <w:pPr>
        <w:pStyle w:val="Compact"/>
        <w:numPr>
          <w:ilvl w:val="0"/>
          <w:numId w:val="1130"/>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1"/>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7"/>
    <w:bookmarkEnd w:id="458"/>
    <w:bookmarkStart w:id="475"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2" w:name="fig-data-masking"/>
          <w:p>
            <w:pPr>
              <w:pStyle w:val="Compact"/>
              <w:jc w:val="center"/>
            </w:pPr>
            <w:r>
              <w:drawing>
                <wp:inline>
                  <wp:extent cx="2667000" cy="1103368"/>
                  <wp:effectExtent b="0" l="0" r="0" t="0"/>
                  <wp:docPr descr="" title="" id="460" name="Picture"/>
                  <a:graphic>
                    <a:graphicData uri="http://schemas.openxmlformats.org/drawingml/2006/picture">
                      <pic:pic>
                        <pic:nvPicPr>
                          <pic:cNvPr descr="assets/images/data-masking.PNG" id="461" name="Picture"/>
                          <pic:cNvPicPr>
                            <a:picLocks noChangeArrowheads="1" noChangeAspect="1"/>
                          </pic:cNvPicPr>
                        </pic:nvPicPr>
                        <pic:blipFill>
                          <a:blip r:embed="rId45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3"/>
    <w:bookmarkStart w:id="46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4"/>
    <w:bookmarkEnd w:id="465"/>
    <w:bookmarkStart w:id="472"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2"/>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32"/>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6"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6"/>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71"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7">
        <w:r>
          <w:rPr>
            <w:rStyle w:val="VerbatimChar"/>
          </w:rPr>
          <w:t xml:space="preserve">{tidyselect}</w:t>
        </w:r>
      </w:hyperlink>
      <w:r>
        <w:t xml:space="preserve"> </w:t>
      </w:r>
      <w:r>
        <w:t xml:space="preserve">1.2.0</w:t>
      </w:r>
      <w:r>
        <w:t xml:space="preserve"> </w:t>
      </w:r>
      <w:r>
        <w:t xml:space="preserve">(</w:t>
      </w:r>
      <w:hyperlink r:id="rId468">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9">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70">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71"/>
    <w:bookmarkEnd w:id="472"/>
    <w:bookmarkStart w:id="474"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3"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3"/>
    <w:bookmarkEnd w:id="474"/>
    <w:bookmarkEnd w:id="475"/>
    <w:bookmarkStart w:id="561" w:name="sec-quarto"/>
    <w:p>
      <w:pPr>
        <w:pStyle w:val="Heading1"/>
      </w:pPr>
      <w:r>
        <w:t xml:space="preserve">10. Quarto</w:t>
      </w:r>
    </w:p>
    <w:bookmarkStart w:id="483" w:name="introduction"/>
    <w:p>
      <w:pPr>
        <w:pStyle w:val="Heading2"/>
      </w:pPr>
      <w:r>
        <w:t xml:space="preserve">10.1 Introduction</w:t>
      </w:r>
    </w:p>
    <w:p>
      <w:pPr>
        <w:pStyle w:val="FirstParagraph"/>
      </w:pPr>
      <w:hyperlink r:id="rId47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7"/>
    <w:bookmarkStart w:id="47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8"/>
    <w:bookmarkStart w:id="482" w:name="getting-started"/>
    <w:p>
      <w:pPr>
        <w:pStyle w:val="Heading3"/>
      </w:pPr>
      <w:r>
        <w:t xml:space="preserve">10.1.3 Getting Started</w:t>
      </w:r>
    </w:p>
    <w:p>
      <w:pPr>
        <w:pStyle w:val="FirstParagraph"/>
      </w:pPr>
      <w:r>
        <w:t xml:space="preserve">To get started with Quarto:</w:t>
      </w:r>
    </w:p>
    <w:p>
      <w:pPr>
        <w:numPr>
          <w:ilvl w:val="0"/>
          <w:numId w:val="113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9">
        <w:r>
          <w:rPr>
            <w:rStyle w:val="Hyperlink"/>
          </w:rPr>
          <w:t xml:space="preserve">https://quarto.org/docs/get-started/</w:t>
        </w:r>
      </w:hyperlink>
    </w:p>
    <w:p>
      <w:pPr>
        <w:numPr>
          <w:ilvl w:val="0"/>
          <w:numId w:val="1134"/>
        </w:numPr>
      </w:pPr>
      <w:r>
        <w:rPr>
          <w:b/>
          <w:bCs/>
        </w:rPr>
        <w:t xml:space="preserve">Documentation:</w:t>
      </w:r>
      <w:r>
        <w:t xml:space="preserve"> </w:t>
      </w:r>
      <w:r>
        <w:t xml:space="preserve">The official Quarto documentation is available at</w:t>
      </w:r>
      <w:r>
        <w:t xml:space="preserve"> </w:t>
      </w:r>
      <w:hyperlink r:id="rId480">
        <w:r>
          <w:rPr>
            <w:rStyle w:val="Hyperlink"/>
          </w:rPr>
          <w:t xml:space="preserve">https://quarto.org/docs/guide/</w:t>
        </w:r>
      </w:hyperlink>
    </w:p>
    <w:p>
      <w:pPr>
        <w:numPr>
          <w:ilvl w:val="0"/>
          <w:numId w:val="113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81">
        <w:r>
          <w:rPr>
            <w:rStyle w:val="Hyperlink"/>
          </w:rPr>
          <w:t xml:space="preserve">Quarto chapter in R for Data Science</w:t>
        </w:r>
      </w:hyperlink>
      <w:r>
        <w:t xml:space="preserve"> </w:t>
      </w:r>
      <w:r>
        <w:t xml:space="preserve">(Wickham et al. 2023)</w:t>
      </w:r>
    </w:p>
    <w:bookmarkEnd w:id="482"/>
    <w:bookmarkEnd w:id="483"/>
    <w:bookmarkStart w:id="49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4"/>
    <w:bookmarkStart w:id="48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6"/>
    <w:bookmarkStart w:id="48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6"/>
        </w:numPr>
      </w:pPr>
      <w:r>
        <w:t xml:space="preserve">Click</w:t>
      </w:r>
      <w:r>
        <w:t xml:space="preserve"> </w:t>
      </w:r>
      <w:r>
        <w:rPr>
          <w:b/>
          <w:bCs/>
        </w:rPr>
        <w:t xml:space="preserve">“Render”</w:t>
      </w:r>
      <w:r>
        <w:t xml:space="preserve"> </w:t>
      </w:r>
      <w:r>
        <w:t xml:space="preserve">in RStudio, or</w:t>
      </w:r>
    </w:p>
    <w:p>
      <w:pPr>
        <w:pStyle w:val="Compact"/>
        <w:numPr>
          <w:ilvl w:val="0"/>
          <w:numId w:val="1136"/>
        </w:numPr>
      </w:pPr>
      <w:r>
        <w:t xml:space="preserve">Press</w:t>
      </w:r>
      <w:r>
        <w:t xml:space="preserve"> </w:t>
      </w:r>
      <w:r>
        <w:rPr>
          <w:b/>
          <w:bCs/>
        </w:rPr>
        <w:t xml:space="preserve">Cmd/Ctrl + Shift + K</w:t>
      </w:r>
      <w:r>
        <w:t xml:space="preserve">, or</w:t>
      </w:r>
    </w:p>
    <w:p>
      <w:pPr>
        <w:pStyle w:val="Compact"/>
        <w:numPr>
          <w:ilvl w:val="0"/>
          <w:numId w:val="113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7"/>
    <w:bookmarkStart w:id="48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7"/>
        </w:numPr>
      </w:pPr>
      <w:r>
        <w:t xml:space="preserve">The</w:t>
      </w:r>
      <w:r>
        <w:t xml:space="preserve"> </w:t>
      </w:r>
      <w:r>
        <w:rPr>
          <w:b/>
          <w:bCs/>
        </w:rPr>
        <w:t xml:space="preserve">“Insert”</w:t>
      </w:r>
      <w:r>
        <w:t xml:space="preserve"> </w:t>
      </w:r>
      <w:r>
        <w:t xml:space="preserve">button icon in the editor toolbar</w:t>
      </w:r>
    </w:p>
    <w:p>
      <w:pPr>
        <w:pStyle w:val="Compact"/>
        <w:numPr>
          <w:ilvl w:val="0"/>
          <w:numId w:val="113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8"/>
        </w:numPr>
      </w:pPr>
      <w:r>
        <w:rPr>
          <w:rStyle w:val="VerbatimChar"/>
        </w:rPr>
        <w:t xml:space="preserve">#| label:</w:t>
      </w:r>
      <w:r>
        <w:t xml:space="preserve"> </w:t>
      </w:r>
      <w:r>
        <w:t xml:space="preserve">- give the chunk a name</w:t>
      </w:r>
    </w:p>
    <w:p>
      <w:pPr>
        <w:pStyle w:val="Compact"/>
        <w:numPr>
          <w:ilvl w:val="0"/>
          <w:numId w:val="1138"/>
        </w:numPr>
      </w:pPr>
      <w:r>
        <w:rPr>
          <w:rStyle w:val="VerbatimChar"/>
        </w:rPr>
        <w:t xml:space="preserve">#| echo: false</w:t>
      </w:r>
      <w:r>
        <w:t xml:space="preserve"> </w:t>
      </w:r>
      <w:r>
        <w:t xml:space="preserve">- hide the code but show the output</w:t>
      </w:r>
    </w:p>
    <w:p>
      <w:pPr>
        <w:pStyle w:val="Compact"/>
        <w:numPr>
          <w:ilvl w:val="0"/>
          <w:numId w:val="113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8"/>
        </w:numPr>
      </w:pPr>
      <w:r>
        <w:rPr>
          <w:rStyle w:val="VerbatimChar"/>
        </w:rPr>
        <w:t xml:space="preserve">#| eval: false</w:t>
      </w:r>
      <w:r>
        <w:t xml:space="preserve"> </w:t>
      </w:r>
      <w:r>
        <w:t xml:space="preserve">- show the code but don’t run it</w:t>
      </w:r>
    </w:p>
    <w:p>
      <w:pPr>
        <w:pStyle w:val="Compact"/>
        <w:numPr>
          <w:ilvl w:val="0"/>
          <w:numId w:val="1138"/>
        </w:numPr>
      </w:pPr>
      <w:r>
        <w:rPr>
          <w:rStyle w:val="VerbatimChar"/>
        </w:rPr>
        <w:t xml:space="preserve">#| include: false</w:t>
      </w:r>
      <w:r>
        <w:t xml:space="preserve"> </w:t>
      </w:r>
      <w:r>
        <w:t xml:space="preserve">- run the code but hide both code and output</w:t>
      </w:r>
    </w:p>
    <w:p>
      <w:pPr>
        <w:pStyle w:val="Compact"/>
        <w:numPr>
          <w:ilvl w:val="0"/>
          <w:numId w:val="1138"/>
        </w:numPr>
      </w:pPr>
      <w:r>
        <w:rPr>
          <w:rStyle w:val="VerbatimChar"/>
        </w:rPr>
        <w:t xml:space="preserve">#| warning: false</w:t>
      </w:r>
      <w:r>
        <w:t xml:space="preserve"> </w:t>
      </w:r>
      <w:r>
        <w:t xml:space="preserve">- hide warnings</w:t>
      </w:r>
    </w:p>
    <w:p>
      <w:pPr>
        <w:pStyle w:val="Compact"/>
        <w:numPr>
          <w:ilvl w:val="0"/>
          <w:numId w:val="113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8"/>
    <w:bookmarkStart w:id="48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0"/>
        </w:numPr>
      </w:pPr>
      <w:r>
        <w:t xml:space="preserve">Adjust figure dimensions for different page sizes</w:t>
      </w:r>
    </w:p>
    <w:p>
      <w:pPr>
        <w:pStyle w:val="Compact"/>
        <w:numPr>
          <w:ilvl w:val="0"/>
          <w:numId w:val="1140"/>
        </w:numPr>
      </w:pPr>
      <w:r>
        <w:t xml:space="preserve">Use different table formatting for different outputs</w:t>
      </w:r>
    </w:p>
    <w:p>
      <w:pPr>
        <w:pStyle w:val="Compact"/>
        <w:numPr>
          <w:ilvl w:val="0"/>
          <w:numId w:val="1140"/>
        </w:numPr>
      </w:pPr>
      <w:r>
        <w:t xml:space="preserve">Include or exclude content based on output format</w:t>
      </w:r>
    </w:p>
    <w:p>
      <w:pPr>
        <w:pStyle w:val="Compact"/>
        <w:numPr>
          <w:ilvl w:val="0"/>
          <w:numId w:val="1140"/>
        </w:numPr>
      </w:pPr>
      <w:r>
        <w:t xml:space="preserve">Set format-specific styling or options</w:t>
      </w:r>
    </w:p>
    <w:bookmarkEnd w:id="489"/>
    <w:bookmarkStart w:id="49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1"/>
        </w:numPr>
      </w:pPr>
      <w:r>
        <w:rPr>
          <w:rStyle w:val="VerbatimChar"/>
        </w:rPr>
        <w:t xml:space="preserve">[link text](url)</w:t>
      </w:r>
      <w:r>
        <w:t xml:space="preserve"> </w:t>
      </w:r>
      <w:r>
        <w:t xml:space="preserve">creates hyperlinks</w:t>
      </w:r>
    </w:p>
    <w:p>
      <w:pPr>
        <w:pStyle w:val="Compact"/>
        <w:numPr>
          <w:ilvl w:val="0"/>
          <w:numId w:val="114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81">
        <w:r>
          <w:rPr>
            <w:rStyle w:val="Hyperlink"/>
          </w:rPr>
          <w:t xml:space="preserve">Quarto chapter in R for Data Science</w:t>
        </w:r>
      </w:hyperlink>
      <w:r>
        <w:t xml:space="preserve"> </w:t>
      </w:r>
      <w:r>
        <w:t xml:space="preserve">(Wickham et al. 2023)</w:t>
      </w:r>
      <w:r>
        <w:t xml:space="preserve">.</w:t>
      </w:r>
    </w:p>
    <w:bookmarkEnd w:id="490"/>
    <w:bookmarkEnd w:id="491"/>
    <w:bookmarkStart w:id="50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3"/>
        </w:numPr>
      </w:pPr>
      <w:r>
        <w:t xml:space="preserve">Repository:</w:t>
      </w:r>
      <w:r>
        <w:t xml:space="preserve"> </w:t>
      </w:r>
      <w:hyperlink r:id="rId492">
        <w:r>
          <w:rPr>
            <w:rStyle w:val="Hyperlink"/>
          </w:rPr>
          <w:t xml:space="preserve">https://github.com/UCD-SERG/qbt</w:t>
        </w:r>
      </w:hyperlink>
    </w:p>
    <w:p>
      <w:pPr>
        <w:pStyle w:val="Compact"/>
        <w:numPr>
          <w:ilvl w:val="1"/>
          <w:numId w:val="114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3"/>
        </w:numPr>
      </w:pPr>
      <w:r>
        <w:t xml:space="preserve">Clone your new repository and start editing</w:t>
      </w:r>
    </w:p>
    <w:p>
      <w:pPr>
        <w:pStyle w:val="Compact"/>
        <w:numPr>
          <w:ilvl w:val="1"/>
          <w:numId w:val="1143"/>
        </w:numPr>
      </w:pPr>
      <w:r>
        <w:t xml:space="preserve">Includes GitHub Actions for automatic deployment to GitHub Pages</w:t>
      </w:r>
    </w:p>
    <w:p>
      <w:pPr>
        <w:pStyle w:val="Compact"/>
        <w:numPr>
          <w:ilvl w:val="0"/>
          <w:numId w:val="1142"/>
        </w:numPr>
      </w:pPr>
      <w:r>
        <w:rPr>
          <w:b/>
          <w:bCs/>
        </w:rPr>
        <w:t xml:space="preserve">Coatless Tutorials Quarto Book Template</w:t>
      </w:r>
      <w:r>
        <w:t xml:space="preserve"> </w:t>
      </w:r>
      <w:r>
        <w:t xml:space="preserve">- Another template with helpful examples:</w:t>
      </w:r>
    </w:p>
    <w:p>
      <w:pPr>
        <w:pStyle w:val="Compact"/>
        <w:numPr>
          <w:ilvl w:val="1"/>
          <w:numId w:val="1144"/>
        </w:numPr>
      </w:pPr>
      <w:r>
        <w:t xml:space="preserve">Repository:</w:t>
      </w:r>
      <w:r>
        <w:t xml:space="preserve"> </w:t>
      </w:r>
      <w:hyperlink r:id="rId493">
        <w:r>
          <w:rPr>
            <w:rStyle w:val="Hyperlink"/>
          </w:rPr>
          <w:t xml:space="preserve">https://github.com/coatless-tutorials/quarto-book-template</w:t>
        </w:r>
      </w:hyperlink>
    </w:p>
    <w:p>
      <w:pPr>
        <w:pStyle w:val="Compact"/>
        <w:numPr>
          <w:ilvl w:val="1"/>
          <w:numId w:val="1144"/>
        </w:numPr>
      </w:pPr>
      <w:r>
        <w:t xml:space="preserve">Includes examples of common Quarto book features</w:t>
      </w:r>
    </w:p>
    <w:p>
      <w:pPr>
        <w:pStyle w:val="Compact"/>
        <w:numPr>
          <w:ilvl w:val="0"/>
          <w:numId w:val="1142"/>
        </w:numPr>
      </w:pPr>
      <w:r>
        <w:rPr>
          <w:b/>
          <w:bCs/>
        </w:rPr>
        <w:t xml:space="preserve">DataLab Quarto Template</w:t>
      </w:r>
      <w:r>
        <w:t xml:space="preserve"> </w:t>
      </w:r>
      <w:r>
        <w:t xml:space="preserve">- Template from the UC Davis DataLab and Davis R Users Group:</w:t>
      </w:r>
    </w:p>
    <w:p>
      <w:pPr>
        <w:pStyle w:val="Compact"/>
        <w:numPr>
          <w:ilvl w:val="1"/>
          <w:numId w:val="1145"/>
        </w:numPr>
      </w:pPr>
      <w:r>
        <w:t xml:space="preserve">Repository:</w:t>
      </w:r>
      <w:r>
        <w:t xml:space="preserve"> </w:t>
      </w:r>
      <w:hyperlink r:id="rId494">
        <w:r>
          <w:rPr>
            <w:rStyle w:val="Hyperlink"/>
          </w:rPr>
          <w:t xml:space="preserve">https://github.com/d-rug/datalab_template_quarto</w:t>
        </w:r>
      </w:hyperlink>
    </w:p>
    <w:p>
      <w:pPr>
        <w:pStyle w:val="Compact"/>
        <w:numPr>
          <w:ilvl w:val="1"/>
          <w:numId w:val="114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6"/>
        </w:numPr>
      </w:pPr>
      <w:r>
        <w:rPr>
          <w:rStyle w:val="VerbatimChar"/>
        </w:rPr>
        <w:t xml:space="preserve">_quarto.yml</w:t>
      </w:r>
      <w:r>
        <w:t xml:space="preserve"> </w:t>
      </w:r>
      <w:r>
        <w:t xml:space="preserve">- configuration file for your book</w:t>
      </w:r>
    </w:p>
    <w:p>
      <w:pPr>
        <w:pStyle w:val="Compact"/>
        <w:numPr>
          <w:ilvl w:val="0"/>
          <w:numId w:val="1146"/>
        </w:numPr>
      </w:pPr>
      <w:r>
        <w:rPr>
          <w:rStyle w:val="VerbatimChar"/>
        </w:rPr>
        <w:t xml:space="preserve">index.qmd</w:t>
      </w:r>
      <w:r>
        <w:t xml:space="preserve"> </w:t>
      </w:r>
      <w:r>
        <w:t xml:space="preserve">- the home page / preface</w:t>
      </w:r>
    </w:p>
    <w:p>
      <w:pPr>
        <w:pStyle w:val="Compact"/>
        <w:numPr>
          <w:ilvl w:val="0"/>
          <w:numId w:val="1146"/>
        </w:numPr>
      </w:pPr>
      <w:r>
        <w:t xml:space="preserve">Sample chapter files</w:t>
      </w:r>
    </w:p>
    <w:p>
      <w:pPr>
        <w:pStyle w:val="Compact"/>
        <w:numPr>
          <w:ilvl w:val="0"/>
          <w:numId w:val="1146"/>
        </w:numPr>
      </w:pPr>
      <w:r>
        <w:rPr>
          <w:rStyle w:val="VerbatimChar"/>
        </w:rPr>
        <w:t xml:space="preserve">references.qmd</w:t>
      </w:r>
      <w:r>
        <w:t xml:space="preserve"> </w:t>
      </w:r>
      <w:r>
        <w:t xml:space="preserve">- bibliography/references page</w:t>
      </w:r>
    </w:p>
    <w:bookmarkEnd w:id="495"/>
    <w:bookmarkStart w:id="49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6"/>
    <w:bookmarkStart w:id="49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7"/>
        </w:numPr>
      </w:pPr>
      <w:r>
        <w:t xml:space="preserve">Book metadata (title, author, date)</w:t>
      </w:r>
    </w:p>
    <w:p>
      <w:pPr>
        <w:pStyle w:val="Compact"/>
        <w:numPr>
          <w:ilvl w:val="0"/>
          <w:numId w:val="1147"/>
        </w:numPr>
      </w:pPr>
      <w:r>
        <w:t xml:space="preserve">Chapter order</w:t>
      </w:r>
    </w:p>
    <w:p>
      <w:pPr>
        <w:pStyle w:val="Compact"/>
        <w:numPr>
          <w:ilvl w:val="0"/>
          <w:numId w:val="1147"/>
        </w:numPr>
      </w:pPr>
      <w:r>
        <w:t xml:space="preserve">Output formats (HTML, PDF, ePub, etc.)</w:t>
      </w:r>
    </w:p>
    <w:p>
      <w:pPr>
        <w:pStyle w:val="Compact"/>
        <w:numPr>
          <w:ilvl w:val="0"/>
          <w:numId w:val="1147"/>
        </w:numPr>
      </w:pPr>
      <w:r>
        <w:t xml:space="preserve">Styling and theme</w:t>
      </w:r>
    </w:p>
    <w:p>
      <w:pPr>
        <w:pStyle w:val="Compact"/>
        <w:numPr>
          <w:ilvl w:val="0"/>
          <w:numId w:val="114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7"/>
    <w:bookmarkStart w:id="49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8"/>
    <w:bookmarkStart w:id="50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00"/>
    <w:bookmarkStart w:id="503" w:name="resources"/>
    <w:p>
      <w:pPr>
        <w:pStyle w:val="Heading3"/>
      </w:pPr>
      <w:r>
        <w:t xml:space="preserve">10.3.6 Resources</w:t>
      </w:r>
    </w:p>
    <w:p>
      <w:pPr>
        <w:pStyle w:val="Compact"/>
        <w:numPr>
          <w:ilvl w:val="0"/>
          <w:numId w:val="1148"/>
        </w:numPr>
      </w:pPr>
      <w:hyperlink r:id="rId501">
        <w:r>
          <w:rPr>
            <w:rStyle w:val="Hyperlink"/>
          </w:rPr>
          <w:t xml:space="preserve">Quarto Books Guide</w:t>
        </w:r>
      </w:hyperlink>
      <w:r>
        <w:t xml:space="preserve"> </w:t>
      </w:r>
      <w:r>
        <w:t xml:space="preserve">- comprehensive documentation for Quarto books</w:t>
      </w:r>
    </w:p>
    <w:p>
      <w:pPr>
        <w:pStyle w:val="Compact"/>
        <w:numPr>
          <w:ilvl w:val="0"/>
          <w:numId w:val="1148"/>
        </w:numPr>
      </w:pPr>
      <w:hyperlink r:id="rId502">
        <w:r>
          <w:rPr>
            <w:rStyle w:val="Hyperlink"/>
          </w:rPr>
          <w:t xml:space="preserve">Quarto Publishing Guide</w:t>
        </w:r>
      </w:hyperlink>
      <w:r>
        <w:t xml:space="preserve"> </w:t>
      </w:r>
      <w:r>
        <w:t xml:space="preserve">- how to publish your book online</w:t>
      </w:r>
    </w:p>
    <w:p>
      <w:pPr>
        <w:pStyle w:val="Compact"/>
        <w:numPr>
          <w:ilvl w:val="0"/>
          <w:numId w:val="1148"/>
        </w:numPr>
      </w:pPr>
      <w:hyperlink r:id="rId481">
        <w:r>
          <w:rPr>
            <w:rStyle w:val="Hyperlink"/>
          </w:rPr>
          <w:t xml:space="preserve">R4DS Quarto chapter</w:t>
        </w:r>
      </w:hyperlink>
      <w:r>
        <w:t xml:space="preserve"> </w:t>
      </w:r>
      <w:r>
        <w:t xml:space="preserve">(Wickham et al. 2023)</w:t>
      </w:r>
      <w:r>
        <w:t xml:space="preserve"> </w:t>
      </w:r>
      <w:r>
        <w:t xml:space="preserve">- excellent introduction to Quarto</w:t>
      </w:r>
    </w:p>
    <w:bookmarkEnd w:id="503"/>
    <w:bookmarkEnd w:id="504"/>
    <w:bookmarkStart w:id="511" w:name="sec-quarto-dashboards"/>
    <w:p>
      <w:pPr>
        <w:pStyle w:val="Heading2"/>
      </w:pPr>
      <w:r>
        <w:t xml:space="preserve">10.4 Dashboards</w:t>
      </w:r>
    </w:p>
    <w:p>
      <w:pPr>
        <w:pStyle w:val="FirstParagraph"/>
      </w:pPr>
      <w:hyperlink r:id="rId505">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6">
        <w:r>
          <w:rPr>
            <w:rStyle w:val="VerbatimChar"/>
          </w:rPr>
          <w:t xml:space="preserve">{plotly}</w:t>
        </w:r>
      </w:hyperlink>
      <w:r>
        <w:t xml:space="preserve">,</w:t>
      </w:r>
      <w:r>
        <w:t xml:space="preserve"> </w:t>
      </w:r>
      <w:hyperlink r:id="rId507">
        <w:r>
          <w:rPr>
            <w:rStyle w:val="VerbatimChar"/>
          </w:rPr>
          <w:t xml:space="preserve">{leaflet}</w:t>
        </w:r>
      </w:hyperlink>
      <w:r>
        <w:t xml:space="preserve">,</w:t>
      </w:r>
      <w:r>
        <w:t xml:space="preserve"> </w:t>
      </w:r>
      <w:hyperlink r:id="rId508">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9">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10">
        <w:r>
          <w:rPr>
            <w:rStyle w:val="Hyperlink"/>
          </w:rPr>
          <w:t xml:space="preserve">dashboard examples gallery</w:t>
        </w:r>
      </w:hyperlink>
      <w:r>
        <w:t xml:space="preserve"> </w:t>
      </w:r>
      <w:r>
        <w:t xml:space="preserve">for layouts to copy from.</w:t>
      </w:r>
    </w:p>
    <w:bookmarkEnd w:id="511"/>
    <w:bookmarkStart w:id="520"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2"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9"/>
        </w:numPr>
      </w:pPr>
      <w:r>
        <w:rPr>
          <w:rStyle w:val="VerbatimChar"/>
        </w:rPr>
        <w:t xml:space="preserve">_quarto.yml</w:t>
      </w:r>
      <w:r>
        <w:t xml:space="preserve"> </w:t>
      </w:r>
      <w:r>
        <w:t xml:space="preserve">- default book configuration</w:t>
      </w:r>
    </w:p>
    <w:p>
      <w:pPr>
        <w:pStyle w:val="Compact"/>
        <w:numPr>
          <w:ilvl w:val="0"/>
          <w:numId w:val="1149"/>
        </w:numPr>
      </w:pPr>
      <w:r>
        <w:rPr>
          <w:rStyle w:val="VerbatimChar"/>
        </w:rPr>
        <w:t xml:space="preserve">_quarto-revealjs.yml</w:t>
      </w:r>
      <w:r>
        <w:t xml:space="preserve"> </w:t>
      </w:r>
      <w:r>
        <w:t xml:space="preserve">- configuration for rendering chapters as slide decks</w:t>
      </w:r>
    </w:p>
    <w:p>
      <w:pPr>
        <w:pStyle w:val="Compact"/>
        <w:numPr>
          <w:ilvl w:val="0"/>
          <w:numId w:val="1149"/>
        </w:numPr>
      </w:pPr>
      <w:r>
        <w:rPr>
          <w:rStyle w:val="VerbatimChar"/>
        </w:rPr>
        <w:t xml:space="preserve">_quarto-print.yml</w:t>
      </w:r>
      <w:r>
        <w:t xml:space="preserve"> </w:t>
      </w:r>
      <w:r>
        <w:t xml:space="preserve">- configuration optimized for PDF printing</w:t>
      </w:r>
    </w:p>
    <w:bookmarkEnd w:id="512"/>
    <w:bookmarkStart w:id="514"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4"/>
    <w:bookmarkStart w:id="515" w:name="creating-a-profile"/>
    <w:p>
      <w:pPr>
        <w:pStyle w:val="Heading3"/>
      </w:pPr>
      <w:r>
        <w:t xml:space="preserve">10.5.3 Creating a Profile</w:t>
      </w:r>
    </w:p>
    <w:p>
      <w:pPr>
        <w:pStyle w:val="FirstParagraph"/>
      </w:pPr>
      <w:r>
        <w:t xml:space="preserve">To create a profile:</w:t>
      </w:r>
    </w:p>
    <w:p>
      <w:pPr>
        <w:pStyle w:val="Compact"/>
        <w:numPr>
          <w:ilvl w:val="0"/>
          <w:numId w:val="1150"/>
        </w:numPr>
      </w:pPr>
      <w:r>
        <w:t xml:space="preserve">Create a new YAML file named</w:t>
      </w:r>
      <w:r>
        <w:t xml:space="preserve"> </w:t>
      </w:r>
      <w:r>
        <w:rPr>
          <w:rStyle w:val="VerbatimChar"/>
        </w:rPr>
        <w:t xml:space="preserve">_quarto-{profile-name}.yml</w:t>
      </w:r>
    </w:p>
    <w:p>
      <w:pPr>
        <w:pStyle w:val="Compact"/>
        <w:numPr>
          <w:ilvl w:val="0"/>
          <w:numId w:val="1150"/>
        </w:numPr>
      </w:pPr>
      <w:r>
        <w:t xml:space="preserve">Include only the configuration options that differ from your default</w:t>
      </w:r>
      <w:r>
        <w:t xml:space="preserve"> </w:t>
      </w:r>
      <w:r>
        <w:rPr>
          <w:rStyle w:val="VerbatimChar"/>
        </w:rPr>
        <w:t xml:space="preserve">_quarto.yml</w:t>
      </w:r>
    </w:p>
    <w:p>
      <w:pPr>
        <w:pStyle w:val="Compact"/>
        <w:numPr>
          <w:ilvl w:val="0"/>
          <w:numId w:val="115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5"/>
    <w:bookmarkStart w:id="516"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3">
        <w:r>
          <w:rPr>
            <w:rStyle w:val="Hyperlink"/>
          </w:rPr>
          <w:t xml:space="preserve">RME course</w:t>
        </w:r>
      </w:hyperlink>
      <w:r>
        <w:t xml:space="preserve">.</w:t>
      </w:r>
    </w:p>
    <w:bookmarkEnd w:id="516"/>
    <w:bookmarkStart w:id="519" w:name="resources-1"/>
    <w:p>
      <w:pPr>
        <w:pStyle w:val="Heading3"/>
      </w:pPr>
      <w:r>
        <w:t xml:space="preserve">10.5.5 Resources</w:t>
      </w:r>
    </w:p>
    <w:p>
      <w:pPr>
        <w:pStyle w:val="Compact"/>
        <w:numPr>
          <w:ilvl w:val="0"/>
          <w:numId w:val="1151"/>
        </w:numPr>
      </w:pPr>
      <w:hyperlink r:id="rId517">
        <w:r>
          <w:rPr>
            <w:rStyle w:val="Hyperlink"/>
          </w:rPr>
          <w:t xml:space="preserve">Quarto Profiles Documentation</w:t>
        </w:r>
      </w:hyperlink>
    </w:p>
    <w:p>
      <w:pPr>
        <w:pStyle w:val="Compact"/>
        <w:numPr>
          <w:ilvl w:val="0"/>
          <w:numId w:val="1151"/>
        </w:numPr>
      </w:pPr>
      <w:hyperlink r:id="rId513">
        <w:r>
          <w:rPr>
            <w:rStyle w:val="Hyperlink"/>
          </w:rPr>
          <w:t xml:space="preserve">RME Example</w:t>
        </w:r>
      </w:hyperlink>
      <w:r>
        <w:t xml:space="preserve"> </w:t>
      </w:r>
      <w:r>
        <w:t xml:space="preserve">- see the source at</w:t>
      </w:r>
      <w:r>
        <w:t xml:space="preserve"> </w:t>
      </w:r>
      <w:hyperlink r:id="rId518">
        <w:r>
          <w:rPr>
            <w:rStyle w:val="Hyperlink"/>
          </w:rPr>
          <w:t xml:space="preserve">https://github.com/d-morrison/rme</w:t>
        </w:r>
      </w:hyperlink>
      <w:r>
        <w:t xml:space="preserve"> </w:t>
      </w:r>
      <w:r>
        <w:t xml:space="preserve">for a working example</w:t>
      </w:r>
    </w:p>
    <w:bookmarkEnd w:id="519"/>
    <w:bookmarkEnd w:id="520"/>
    <w:bookmarkStart w:id="525" w:name="advanced-features"/>
    <w:p>
      <w:pPr>
        <w:pStyle w:val="Heading2"/>
      </w:pPr>
      <w:r>
        <w:t xml:space="preserve">10.6 Advanced Features</w:t>
      </w:r>
    </w:p>
    <w:bookmarkStart w:id="522"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21">
        <w:r>
          <w:rPr>
            <w:rStyle w:val="Hyperlink"/>
          </w:rPr>
          <w:t xml:space="preserve">Quarto Cross-References documentation</w:t>
        </w:r>
      </w:hyperlink>
      <w:r>
        <w:t xml:space="preserve">.</w:t>
      </w:r>
    </w:p>
    <w:bookmarkEnd w:id="522"/>
    <w:bookmarkStart w:id="524"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5"/>
        </w:numPr>
      </w:pPr>
      <w:r>
        <w:rPr>
          <w:b/>
          <w:bCs/>
        </w:rPr>
        <w:t xml:space="preserve">Easier Code Review:</w:t>
      </w:r>
      <w:r>
        <w:t xml:space="preserve"> </w:t>
      </w:r>
      <w:r>
        <w:t xml:space="preserve">Reviewers can see exactly what changed—either the organization (main file) or the content (include file).</w:t>
      </w:r>
    </w:p>
    <w:p>
      <w:pPr>
        <w:numPr>
          <w:ilvl w:val="0"/>
          <w:numId w:val="115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6"/>
        </w:numPr>
      </w:pPr>
      <w:r>
        <w:t xml:space="preserve">Stored in a subdirectory matching the chapter name</w:t>
      </w:r>
    </w:p>
    <w:p>
      <w:pPr>
        <w:pStyle w:val="Compact"/>
        <w:numPr>
          <w:ilvl w:val="0"/>
          <w:numId w:val="1156"/>
        </w:numPr>
      </w:pPr>
      <w:r>
        <w:t xml:space="preserve">Contains only the content for that section (no heading)</w:t>
      </w:r>
    </w:p>
    <w:p>
      <w:pPr>
        <w:pStyle w:val="Compact"/>
        <w:numPr>
          <w:ilvl w:val="0"/>
          <w:numId w:val="1156"/>
        </w:numPr>
      </w:pPr>
      <w:r>
        <w:t xml:space="preserve">The heading stays in the main chapter file</w:t>
      </w:r>
    </w:p>
    <w:p>
      <w:pPr>
        <w:pStyle w:val="Compact"/>
        <w:numPr>
          <w:ilvl w:val="0"/>
          <w:numId w:val="115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3">
        <w:r>
          <w:rPr>
            <w:rStyle w:val="Hyperlink"/>
          </w:rPr>
          <w:t xml:space="preserve">Quarto Includes documentation</w:t>
        </w:r>
      </w:hyperlink>
      <w:r>
        <w:t xml:space="preserve">.</w:t>
      </w:r>
    </w:p>
    <w:bookmarkEnd w:id="524"/>
    <w:bookmarkEnd w:id="525"/>
    <w:bookmarkStart w:id="54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6"/>
    <w:bookmarkStart w:id="52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7"/>
    <w:bookmarkStart w:id="52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28"/>
    <w:bookmarkEnd w:id="529"/>
    <w:bookmarkStart w:id="53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3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3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31"/>
    <w:bookmarkStart w:id="53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32"/>
    <w:bookmarkStart w:id="53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3"/>
    <w:bookmarkStart w:id="53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4"/>
    <w:bookmarkEnd w:id="535"/>
    <w:bookmarkStart w:id="537" w:name="real-world-example"/>
    <w:p>
      <w:pPr>
        <w:pStyle w:val="Heading3"/>
      </w:pPr>
      <w:r>
        <w:t xml:space="preserve">10.7.4 Real-World Example</w:t>
      </w:r>
    </w:p>
    <w:p>
      <w:pPr>
        <w:pStyle w:val="FirstParagraph"/>
      </w:pPr>
      <w:r>
        <w:t xml:space="preserve">In</w:t>
      </w:r>
      <w:r>
        <w:t xml:space="preserve"> </w:t>
      </w:r>
      <w:hyperlink r:id="rId53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7"/>
    <w:bookmarkStart w:id="54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3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3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4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41"/>
    <w:bookmarkStart w:id="54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42"/>
    <w:bookmarkEnd w:id="543"/>
    <w:bookmarkStart w:id="55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4">
        <w:r>
          <w:rPr>
            <w:rStyle w:val="Hyperlink"/>
          </w:rPr>
          <w:t xml:space="preserve">official guide</w:t>
        </w:r>
      </w:hyperlink>
      <w:r>
        <w:t xml:space="preserve"> </w:t>
      </w:r>
      <w:r>
        <w:t xml:space="preserve">for the complete, authoritative list of checks.</w:t>
      </w:r>
    </w:p>
    <w:bookmarkEnd w:id="545"/>
    <w:bookmarkStart w:id="54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6"/>
    <w:bookmarkStart w:id="54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7"/>
    <w:bookmarkStart w:id="54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4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9"/>
    <w:bookmarkEnd w:id="550"/>
    <w:bookmarkStart w:id="560" w:name="additional-resources-1"/>
    <w:p>
      <w:pPr>
        <w:pStyle w:val="Heading2"/>
      </w:pPr>
      <w:r>
        <w:t xml:space="preserve">10.9 Additional Resources</w:t>
      </w:r>
    </w:p>
    <w:bookmarkStart w:id="551" w:name="official-documentation"/>
    <w:p>
      <w:pPr>
        <w:pStyle w:val="Heading3"/>
      </w:pPr>
      <w:r>
        <w:t xml:space="preserve">10.9.1 Official Documentation</w:t>
      </w:r>
    </w:p>
    <w:p>
      <w:pPr>
        <w:pStyle w:val="Compact"/>
        <w:numPr>
          <w:ilvl w:val="0"/>
          <w:numId w:val="1166"/>
        </w:numPr>
      </w:pPr>
      <w:hyperlink r:id="rId480">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01">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02">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79">
        <w:r>
          <w:rPr>
            <w:rStyle w:val="Hyperlink"/>
          </w:rPr>
          <w:t xml:space="preserve">Quarto Getting Started</w:t>
        </w:r>
      </w:hyperlink>
      <w:r>
        <w:t xml:space="preserve"> </w:t>
      </w:r>
      <w:r>
        <w:t xml:space="preserve">- installation and basic usage</w:t>
      </w:r>
    </w:p>
    <w:bookmarkEnd w:id="551"/>
    <w:bookmarkStart w:id="554" w:name="learning-resources"/>
    <w:p>
      <w:pPr>
        <w:pStyle w:val="Heading3"/>
      </w:pPr>
      <w:r>
        <w:t xml:space="preserve">10.9.2 Learning Resources</w:t>
      </w:r>
    </w:p>
    <w:p>
      <w:pPr>
        <w:pStyle w:val="Compact"/>
        <w:numPr>
          <w:ilvl w:val="0"/>
          <w:numId w:val="1167"/>
        </w:numPr>
      </w:pPr>
      <w:hyperlink r:id="rId48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52">
        <w:r>
          <w:rPr>
            <w:rStyle w:val="Hyperlink"/>
          </w:rPr>
          <w:t xml:space="preserve">litedown: R Markdown Reimagined</w:t>
        </w:r>
      </w:hyperlink>
      <w:r>
        <w:t xml:space="preserve"> </w:t>
      </w:r>
      <w:r>
        <w:t xml:space="preserve">- a book by Yihui Xie on</w:t>
      </w:r>
      <w:r>
        <w:t xml:space="preserve"> </w:t>
      </w:r>
      <w:hyperlink r:id="rId553">
        <w:r>
          <w:rPr>
            <w:rStyle w:val="VerbatimChar"/>
          </w:rPr>
          <w:t xml:space="preserve">{litedown}</w:t>
        </w:r>
      </w:hyperlink>
      <w:r>
        <w:t xml:space="preserve">, a lightweight R Markdown implementation aimed at simplicity and speed</w:t>
      </w:r>
    </w:p>
    <w:p>
      <w:pPr>
        <w:pStyle w:val="Compact"/>
        <w:numPr>
          <w:ilvl w:val="0"/>
          <w:numId w:val="1167"/>
        </w:numPr>
      </w:pPr>
      <w:hyperlink r:id="rId51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499">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54"/>
    <w:bookmarkStart w:id="555" w:name="templates"/>
    <w:p>
      <w:pPr>
        <w:pStyle w:val="Heading3"/>
      </w:pPr>
      <w:r>
        <w:t xml:space="preserve">10.9.3 Templates</w:t>
      </w:r>
    </w:p>
    <w:p>
      <w:pPr>
        <w:pStyle w:val="Compact"/>
        <w:numPr>
          <w:ilvl w:val="0"/>
          <w:numId w:val="1169"/>
        </w:numPr>
      </w:pPr>
      <w:hyperlink r:id="rId492">
        <w:r>
          <w:rPr>
            <w:rStyle w:val="Hyperlink"/>
          </w:rPr>
          <w:t xml:space="preserve">UCD-SeRG Quarto Book Template</w:t>
        </w:r>
      </w:hyperlink>
      <w:r>
        <w:t xml:space="preserve"> </w:t>
      </w:r>
      <w:r>
        <w:t xml:space="preserve">- our recommended template</w:t>
      </w:r>
    </w:p>
    <w:p>
      <w:pPr>
        <w:pStyle w:val="Compact"/>
        <w:numPr>
          <w:ilvl w:val="0"/>
          <w:numId w:val="1169"/>
        </w:numPr>
      </w:pPr>
      <w:hyperlink r:id="rId49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494">
        <w:r>
          <w:rPr>
            <w:rStyle w:val="Hyperlink"/>
          </w:rPr>
          <w:t xml:space="preserve">DataLab Quarto Template</w:t>
        </w:r>
      </w:hyperlink>
      <w:r>
        <w:t xml:space="preserve"> </w:t>
      </w:r>
      <w:r>
        <w:t xml:space="preserve">- template from the UC Davis DataLab and Davis R Users Group</w:t>
      </w:r>
    </w:p>
    <w:bookmarkEnd w:id="555"/>
    <w:bookmarkStart w:id="558"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0"/>
        </w:numPr>
      </w:pPr>
      <w:hyperlink r:id="rId55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0"/>
        </w:numPr>
      </w:pPr>
      <w:hyperlink r:id="rId55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8"/>
    <w:bookmarkStart w:id="559"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7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1"/>
        </w:numPr>
      </w:pPr>
      <w:hyperlink w:anchor="sec-github">
        <w:r>
          <w:rPr>
            <w:rStyle w:val="Hyperlink"/>
          </w:rPr>
          <w:t xml:space="preserve">Chapter 11</w:t>
        </w:r>
      </w:hyperlink>
      <w:r>
        <w:t xml:space="preserve"> </w:t>
      </w:r>
      <w:r>
        <w:t xml:space="preserve">- Version control for Quarto projects</w:t>
      </w:r>
    </w:p>
    <w:p>
      <w:r>
        <w:br w:type="page"/>
      </w:r>
    </w:p>
    <w:bookmarkEnd w:id="559"/>
    <w:bookmarkEnd w:id="560"/>
    <w:bookmarkEnd w:id="561"/>
    <w:bookmarkStart w:id="634" w:name="sec-github"/>
    <w:p>
      <w:pPr>
        <w:pStyle w:val="Heading1"/>
      </w:pPr>
      <w:r>
        <w:t xml:space="preserve">11. Github</w:t>
      </w:r>
    </w:p>
    <w:bookmarkStart w:id="565" w:name="basics"/>
    <w:p>
      <w:pPr>
        <w:pStyle w:val="Heading2"/>
      </w:pPr>
      <w:r>
        <w:t xml:space="preserve">11.1 Basics</w:t>
      </w:r>
    </w:p>
    <w:p>
      <w:pPr>
        <w:pStyle w:val="Compact"/>
        <w:numPr>
          <w:ilvl w:val="0"/>
          <w:numId w:val="1172"/>
        </w:numPr>
      </w:pPr>
      <w:hyperlink r:id="rId56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2"/>
        </w:numPr>
      </w:pPr>
      <w:r>
        <w:t xml:space="preserve">A detailed tutorial of Git can be found</w:t>
      </w:r>
      <w:r>
        <w:t xml:space="preserve"> </w:t>
      </w:r>
      <w:hyperlink r:id="rId563">
        <w:r>
          <w:rPr>
            <w:rStyle w:val="Hyperlink"/>
          </w:rPr>
          <w:t xml:space="preserve">here on the CS61B website</w:t>
        </w:r>
      </w:hyperlink>
      <w:r>
        <w:t xml:space="preserve">.</w:t>
      </w:r>
    </w:p>
    <w:p>
      <w:pPr>
        <w:pStyle w:val="Compact"/>
        <w:numPr>
          <w:ilvl w:val="0"/>
          <w:numId w:val="1172"/>
        </w:numPr>
      </w:pPr>
      <w:r>
        <w:t xml:space="preserve">If you are already familiar with Git, you can reference the summary at the end of</w:t>
      </w:r>
      <w:r>
        <w:t xml:space="preserve"> </w:t>
      </w:r>
      <w:hyperlink r:id="rId563">
        <w:r>
          <w:rPr>
            <w:rStyle w:val="Hyperlink"/>
          </w:rPr>
          <w:t xml:space="preserve">Section B</w:t>
        </w:r>
      </w:hyperlink>
      <w:r>
        <w:t xml:space="preserve">.</w:t>
      </w:r>
    </w:p>
    <w:p>
      <w:pPr>
        <w:pStyle w:val="Compact"/>
        <w:numPr>
          <w:ilvl w:val="0"/>
          <w:numId w:val="117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2"/>
        </w:numPr>
      </w:pPr>
      <w:r>
        <w:t xml:space="preserve">For hands-on Git practice, see the</w:t>
      </w:r>
      <w:r>
        <w:t xml:space="preserve"> </w:t>
      </w:r>
      <w:hyperlink r:id="rId564">
        <w:r>
          <w:rPr>
            <w:rStyle w:val="Hyperlink"/>
          </w:rPr>
          <w:t xml:space="preserve">UC Davis DataLab Git Sandbox</w:t>
        </w:r>
      </w:hyperlink>
      <w:r>
        <w:t xml:space="preserve"> </w:t>
      </w:r>
      <w:r>
        <w:t xml:space="preserve">- a collaborative repository for learning Git workflows.</w:t>
      </w:r>
    </w:p>
    <w:bookmarkEnd w:id="565"/>
    <w:bookmarkStart w:id="581" w:name="sec-github-education"/>
    <w:p>
      <w:pPr>
        <w:pStyle w:val="Heading2"/>
      </w:pPr>
      <w:r>
        <w:t xml:space="preserve">11.2 GitHub Education and Copilot Access</w:t>
      </w:r>
    </w:p>
    <w:bookmarkStart w:id="5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3"/>
        </w:numPr>
      </w:pPr>
      <w:r>
        <w:t xml:space="preserve">Visit the</w:t>
      </w:r>
      <w:r>
        <w:t xml:space="preserve"> </w:t>
      </w:r>
      <w:hyperlink r:id="rId566">
        <w:r>
          <w:rPr>
            <w:rStyle w:val="Hyperlink"/>
          </w:rPr>
          <w:t xml:space="preserve">GitHub Education website</w:t>
        </w:r>
      </w:hyperlink>
    </w:p>
    <w:p>
      <w:pPr>
        <w:pStyle w:val="Compact"/>
        <w:numPr>
          <w:ilvl w:val="0"/>
          <w:numId w:val="117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3"/>
        </w:numPr>
      </w:pPr>
      <w:r>
        <w:t xml:space="preserve">Sign in with your GitHub account (or create one if you don’t have one)</w:t>
      </w:r>
    </w:p>
    <w:p>
      <w:pPr>
        <w:pStyle w:val="Compact"/>
        <w:numPr>
          <w:ilvl w:val="0"/>
          <w:numId w:val="117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3"/>
        </w:numPr>
      </w:pPr>
      <w:r>
        <w:t xml:space="preserve">Provide proof of your academic affiliation (e.g., upload a photo of your student ID or university letter)</w:t>
      </w:r>
    </w:p>
    <w:p>
      <w:pPr>
        <w:pStyle w:val="Compact"/>
        <w:numPr>
          <w:ilvl w:val="0"/>
          <w:numId w:val="117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7">
        <w:r>
          <w:rPr>
            <w:rStyle w:val="Hyperlink"/>
          </w:rPr>
          <w:t xml:space="preserve">GitHub Student Developer Pack</w:t>
        </w:r>
      </w:hyperlink>
      <w:r>
        <w:t xml:space="preserve"> </w:t>
      </w:r>
      <w:r>
        <w:t xml:space="preserve">(for students)</w:t>
      </w:r>
      <w:r>
        <w:t xml:space="preserve"> </w:t>
      </w:r>
      <w:r>
        <w:t xml:space="preserve">or</w:t>
      </w:r>
      <w:r>
        <w:t xml:space="preserve"> </w:t>
      </w:r>
      <w:hyperlink r:id="rId5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9"/>
    <w:bookmarkStart w:id="5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4"/>
        </w:numPr>
      </w:pPr>
      <w:r>
        <w:t xml:space="preserve">Ensure you have a GitHub account and have signed up for GitHub Education (see above)</w:t>
      </w:r>
    </w:p>
    <w:p>
      <w:pPr>
        <w:pStyle w:val="Compact"/>
        <w:numPr>
          <w:ilvl w:val="0"/>
          <w:numId w:val="1174"/>
        </w:numPr>
      </w:pPr>
      <w:r>
        <w:t xml:space="preserve">Go to the</w:t>
      </w:r>
      <w:r>
        <w:t xml:space="preserve"> </w:t>
      </w:r>
      <w:hyperlink r:id="rId570">
        <w:r>
          <w:rPr>
            <w:rStyle w:val="Hyperlink"/>
          </w:rPr>
          <w:t xml:space="preserve">UC Davis IT ServiceHub GitHub page</w:t>
        </w:r>
      </w:hyperlink>
    </w:p>
    <w:p>
      <w:pPr>
        <w:pStyle w:val="Compact"/>
        <w:numPr>
          <w:ilvl w:val="0"/>
          <w:numId w:val="1174"/>
        </w:numPr>
      </w:pPr>
      <w:r>
        <w:t xml:space="preserve">Click the blue</w:t>
      </w:r>
      <w:r>
        <w:t xml:space="preserve"> </w:t>
      </w:r>
      <w:r>
        <w:t xml:space="preserve">“Get GitHub!”</w:t>
      </w:r>
      <w:r>
        <w:t xml:space="preserve"> </w:t>
      </w:r>
      <w:r>
        <w:t xml:space="preserve">button near the top right</w:t>
      </w:r>
    </w:p>
    <w:p>
      <w:pPr>
        <w:pStyle w:val="Compact"/>
        <w:numPr>
          <w:ilvl w:val="0"/>
          <w:numId w:val="117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4" w:name="fig-request-copilot-seat"/>
          <w:p>
            <w:pPr>
              <w:pStyle w:val="Compact"/>
              <w:jc w:val="center"/>
            </w:pPr>
            <w:r>
              <w:drawing>
                <wp:inline>
                  <wp:extent cx="5334000" cy="3052792"/>
                  <wp:effectExtent b="0" l="0" r="0" t="0"/>
                  <wp:docPr descr="" title="" id="572" name="Picture"/>
                  <a:graphic>
                    <a:graphicData uri="http://schemas.openxmlformats.org/drawingml/2006/picture">
                      <pic:pic>
                        <pic:nvPicPr>
                          <pic:cNvPr descr="assets/images/github-copilot-invitation-email.png" id="573" name="Picture"/>
                          <pic:cNvPicPr>
                            <a:picLocks noChangeArrowheads="1" noChangeAspect="1"/>
                          </pic:cNvPicPr>
                        </pic:nvPicPr>
                        <pic:blipFill>
                          <a:blip r:embed="rId5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4"/>
        </w:tc>
      </w:tr>
    </w:tbl>
    <w:p>
      <w:pPr>
        <w:pStyle w:val="Compact"/>
        <w:numPr>
          <w:ilvl w:val="0"/>
          <w:numId w:val="1175"/>
        </w:numPr>
      </w:pPr>
      <w:r>
        <w:t xml:space="preserve">Click</w:t>
      </w:r>
      <w:r>
        <w:t xml:space="preserve"> </w:t>
      </w:r>
      <w:r>
        <w:t xml:space="preserve">“Join UC Davis”</w:t>
      </w:r>
      <w:r>
        <w:t xml:space="preserve"> </w:t>
      </w:r>
      <w:r>
        <w:t xml:space="preserve">to accept the invitation</w:t>
      </w:r>
    </w:p>
    <w:p>
      <w:pPr>
        <w:pStyle w:val="Compact"/>
        <w:numPr>
          <w:ilvl w:val="0"/>
          <w:numId w:val="117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6"/>
        </w:numPr>
      </w:pPr>
      <w:r>
        <w:t xml:space="preserve">Go to your</w:t>
      </w:r>
      <w:r>
        <w:t xml:space="preserve"> </w:t>
      </w:r>
      <w:hyperlink r:id="rId575">
        <w:r>
          <w:rPr>
            <w:rStyle w:val="Hyperlink"/>
          </w:rPr>
          <w:t xml:space="preserve">GitHub Copilot settings</w:t>
        </w:r>
      </w:hyperlink>
    </w:p>
    <w:p>
      <w:pPr>
        <w:pStyle w:val="Compact"/>
        <w:numPr>
          <w:ilvl w:val="0"/>
          <w:numId w:val="117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9" w:name="fig-copilot-settings-org-options"/>
          <w:p>
            <w:pPr>
              <w:pStyle w:val="Compact"/>
              <w:jc w:val="center"/>
            </w:pPr>
            <w:r>
              <w:drawing>
                <wp:inline>
                  <wp:extent cx="5334000" cy="531962"/>
                  <wp:effectExtent b="0" l="0" r="0" t="0"/>
                  <wp:docPr descr="" title="" id="577" name="Picture"/>
                  <a:graphic>
                    <a:graphicData uri="http://schemas.openxmlformats.org/drawingml/2006/picture">
                      <pic:pic>
                        <pic:nvPicPr>
                          <pic:cNvPr descr="assets/images/github-copilot-settings-page.png" id="578" name="Picture"/>
                          <pic:cNvPicPr>
                            <a:picLocks noChangeArrowheads="1" noChangeAspect="1"/>
                          </pic:cNvPicPr>
                        </pic:nvPicPr>
                        <pic:blipFill>
                          <a:blip r:embed="rId5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9"/>
        </w:tc>
      </w:tr>
    </w:tbl>
    <w:p>
      <w:pPr>
        <w:pStyle w:val="Compact"/>
        <w:numPr>
          <w:ilvl w:val="0"/>
          <w:numId w:val="1177"/>
        </w:numPr>
      </w:pPr>
      <w:r>
        <w:t xml:space="preserve">Wait for approval from the UC Davis GitHub organization administrators</w:t>
      </w:r>
    </w:p>
    <w:p>
      <w:pPr>
        <w:pStyle w:val="Compact"/>
        <w:numPr>
          <w:ilvl w:val="0"/>
          <w:numId w:val="117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0"/>
    <w:bookmarkEnd w:id="581"/>
    <w:bookmarkStart w:id="582"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2"/>
    <w:bookmarkStart w:id="592" w:name="sec-cli-tools"/>
    <w:p>
      <w:pPr>
        <w:pStyle w:val="Heading2"/>
      </w:pPr>
      <w:r>
        <w:t xml:space="preserve">11.4 GitHub CLI and GitLab CLI</w:t>
      </w:r>
    </w:p>
    <w:p>
      <w:pPr>
        <w:pStyle w:val="FirstParagraph"/>
      </w:pPr>
      <w:hyperlink r:id="rId583">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4">
        <w:r>
          <w:rPr>
            <w:rStyle w:val="VerbatimChar"/>
          </w:rPr>
          <w:t xml:space="preserve">glab</w:t>
        </w:r>
      </w:hyperlink>
      <w:r>
        <w:t xml:space="preserve"> </w:t>
      </w:r>
      <w:r>
        <w:t xml:space="preserve">is the GitLab equivalent.</w:t>
      </w:r>
    </w:p>
    <w:bookmarkStart w:id="588"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8"/>
        </w:numPr>
      </w:pPr>
      <w:r>
        <w:rPr>
          <w:b/>
          <w:bCs/>
        </w:rPr>
        <w:t xml:space="preserve">macOS:</w:t>
      </w:r>
      <w:r>
        <w:t xml:space="preserve"> </w:t>
      </w:r>
      <w:r>
        <w:rPr>
          <w:rStyle w:val="VerbatimChar"/>
        </w:rPr>
        <w:t xml:space="preserve">brew install gh</w:t>
      </w:r>
    </w:p>
    <w:p>
      <w:pPr>
        <w:pStyle w:val="Compact"/>
        <w:numPr>
          <w:ilvl w:val="0"/>
          <w:numId w:val="117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6">
        <w:r>
          <w:rPr>
            <w:rStyle w:val="Hyperlink"/>
          </w:rPr>
          <w:t xml:space="preserve">GitHub CLI apt repository</w:t>
        </w:r>
      </w:hyperlink>
    </w:p>
    <w:p>
      <w:pPr>
        <w:pStyle w:val="Compact"/>
        <w:numPr>
          <w:ilvl w:val="0"/>
          <w:numId w:val="1178"/>
        </w:numPr>
      </w:pPr>
      <w:r>
        <w:rPr>
          <w:b/>
          <w:bCs/>
        </w:rPr>
        <w:t xml:space="preserve">Linux (Fedora/RHEL):</w:t>
      </w:r>
      <w:r>
        <w:t xml:space="preserve"> </w:t>
      </w:r>
      <w:r>
        <w:rPr>
          <w:rStyle w:val="VerbatimChar"/>
        </w:rPr>
        <w:t xml:space="preserve">sudo dnf install gh</w:t>
      </w:r>
    </w:p>
    <w:p>
      <w:pPr>
        <w:pStyle w:val="Compact"/>
        <w:numPr>
          <w:ilvl w:val="0"/>
          <w:numId w:val="117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7">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8"/>
    <w:bookmarkStart w:id="591"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glab</w:t>
      </w:r>
    </w:p>
    <w:p>
      <w:pPr>
        <w:pStyle w:val="Compact"/>
        <w:numPr>
          <w:ilvl w:val="0"/>
          <w:numId w:val="1179"/>
        </w:numPr>
      </w:pPr>
      <w:r>
        <w:rPr>
          <w:b/>
          <w:bCs/>
        </w:rPr>
        <w:t xml:space="preserve">Linux:</w:t>
      </w:r>
      <w:r>
        <w:t xml:space="preserve"> </w:t>
      </w:r>
      <w:r>
        <w:t xml:space="preserve">download the latest package from the</w:t>
      </w:r>
      <w:r>
        <w:t xml:space="preserve"> </w:t>
      </w:r>
      <w:hyperlink r:id="rId590">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0">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7">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1"/>
    <w:bookmarkEnd w:id="592"/>
    <w:bookmarkStart w:id="594"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0"/>
        </w:numPr>
      </w:pPr>
      <w:r>
        <w:t xml:space="preserve">You want to start working on a new part of the project, but you aren’t sure yet if your changes will work and make it to the final product.</w:t>
      </w:r>
    </w:p>
    <w:p>
      <w:pPr>
        <w:pStyle w:val="Compact"/>
        <w:numPr>
          <w:ilvl w:val="0"/>
          <w:numId w:val="118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3">
        <w:r>
          <w:rPr>
            <w:rStyle w:val="Hyperlink"/>
          </w:rPr>
          <w:t xml:space="preserve">here</w:t>
        </w:r>
      </w:hyperlink>
      <w:r>
        <w:t xml:space="preserve">. You can also find instructions on how to handle merge conflicts when joining branches together.</w:t>
      </w:r>
    </w:p>
    <w:bookmarkEnd w:id="594"/>
    <w:bookmarkStart w:id="595"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1"/>
        </w:numPr>
      </w:pPr>
      <w:r>
        <w:t xml:space="preserve">Cherry-pick the commits you want to contribute</w:t>
      </w:r>
      <w:r>
        <w:t xml:space="preserve"> </w:t>
      </w:r>
      <w:r>
        <w:t xml:space="preserve">from the dev branch onto the feature branch.</w:t>
      </w:r>
    </w:p>
    <w:p>
      <w:pPr>
        <w:pStyle w:val="Compact"/>
        <w:numPr>
          <w:ilvl w:val="0"/>
          <w:numId w:val="118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5"/>
    <w:bookmarkStart w:id="598"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7"/>
          <w:p/>
        </w:tc>
      </w:tr>
    </w:tbl>
    <w:bookmarkEnd w:id="598"/>
    <w:bookmarkStart w:id="599"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9"/>
    <w:bookmarkStart w:id="601"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0"/>
          <w:p/>
        </w:tc>
      </w:tr>
    </w:tbl>
    <w:bookmarkEnd w:id="601"/>
    <w:bookmarkStart w:id="602"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2"/>
    <w:bookmarkStart w:id="606"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3"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3"/>
        </w:numPr>
      </w:pPr>
      <w:r>
        <w:t xml:space="preserve">Make a small change and verify your project still works</w:t>
      </w:r>
    </w:p>
    <w:p>
      <w:pPr>
        <w:pStyle w:val="Compact"/>
        <w:numPr>
          <w:ilvl w:val="0"/>
          <w:numId w:val="118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3"/>
        </w:numPr>
      </w:pPr>
      <w:r>
        <w:rPr>
          <w:b/>
          <w:bCs/>
        </w:rPr>
        <w:t xml:space="preserve">Do not push yet</w:t>
      </w:r>
    </w:p>
    <w:p>
      <w:pPr>
        <w:pStyle w:val="Compact"/>
        <w:numPr>
          <w:ilvl w:val="0"/>
          <w:numId w:val="1183"/>
        </w:numPr>
      </w:pPr>
      <w:r>
        <w:t xml:space="preserve">Make another small change and verify it works</w:t>
      </w:r>
    </w:p>
    <w:p>
      <w:pPr>
        <w:pStyle w:val="Compact"/>
        <w:numPr>
          <w:ilvl w:val="0"/>
          <w:numId w:val="1183"/>
        </w:numPr>
      </w:pPr>
      <w:r>
        <w:t xml:space="preserve">Stage and amend the previous commit:</w:t>
      </w:r>
      <w:r>
        <w:t xml:space="preserve"> </w:t>
      </w:r>
      <w:r>
        <w:rPr>
          <w:rStyle w:val="VerbatimChar"/>
        </w:rPr>
        <w:t xml:space="preserve">git commit --amend --no-edit</w:t>
      </w:r>
    </w:p>
    <w:p>
      <w:pPr>
        <w:pStyle w:val="Compact"/>
        <w:numPr>
          <w:ilvl w:val="0"/>
          <w:numId w:val="1183"/>
        </w:numPr>
      </w:pPr>
      <w:r>
        <w:t xml:space="preserve">Repeat steps 4-5 as needed</w:t>
      </w:r>
    </w:p>
    <w:p>
      <w:pPr>
        <w:pStyle w:val="Compact"/>
        <w:numPr>
          <w:ilvl w:val="0"/>
          <w:numId w:val="1183"/>
        </w:numPr>
      </w:pPr>
      <w:r>
        <w:t xml:space="preserve">When finished, amend one final time with a proper commit message</w:t>
      </w:r>
    </w:p>
    <w:p>
      <w:pPr>
        <w:pStyle w:val="Compact"/>
        <w:numPr>
          <w:ilvl w:val="0"/>
          <w:numId w:val="118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3"/>
    <w:bookmarkStart w:id="605" w:name="key-points"/>
    <w:p>
      <w:pPr>
        <w:pStyle w:val="Heading3"/>
      </w:pPr>
      <w:r>
        <w:t xml:space="preserve">11.11.2 Key Points</w:t>
      </w:r>
    </w:p>
    <w:p>
      <w:pPr>
        <w:pStyle w:val="Compact"/>
        <w:numPr>
          <w:ilvl w:val="0"/>
          <w:numId w:val="1184"/>
        </w:numPr>
      </w:pPr>
      <w:r>
        <w:t xml:space="preserve">Each amend replaces the previous commit rather than creating a new one</w:t>
      </w:r>
    </w:p>
    <w:p>
      <w:pPr>
        <w:pStyle w:val="Compact"/>
        <w:numPr>
          <w:ilvl w:val="0"/>
          <w:numId w:val="1184"/>
        </w:numPr>
      </w:pPr>
      <w:r>
        <w:t xml:space="preserve">This keeps your history clean while letting you work incrementally</w:t>
      </w:r>
    </w:p>
    <w:p>
      <w:pPr>
        <w:pStyle w:val="Compact"/>
        <w:numPr>
          <w:ilvl w:val="0"/>
          <w:numId w:val="1184"/>
        </w:numPr>
      </w:pPr>
      <w:r>
        <w:t xml:space="preserve">Only use this pattern before pushing - never amend commits that others may have pulled</w:t>
      </w:r>
    </w:p>
    <w:p>
      <w:pPr>
        <w:pStyle w:val="Compact"/>
        <w:numPr>
          <w:ilvl w:val="0"/>
          <w:numId w:val="118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4">
        <w:r>
          <w:rPr>
            <w:rStyle w:val="Hyperlink"/>
          </w:rPr>
          <w:t xml:space="preserve">Repeated Amend chapter</w:t>
        </w:r>
      </w:hyperlink>
      <w:r>
        <w:t xml:space="preserve"> </w:t>
      </w:r>
      <w:r>
        <w:t xml:space="preserve">in Happy Git with R.</w:t>
      </w:r>
    </w:p>
    <w:bookmarkEnd w:id="605"/>
    <w:bookmarkEnd w:id="606"/>
    <w:bookmarkStart w:id="609"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8">
        <w:r>
          <w:rPr>
            <w:rStyle w:val="Hyperlink"/>
          </w:rPr>
          <w:t xml:space="preserve">great discussion of project-oriented workflows</w:t>
        </w:r>
      </w:hyperlink>
      <w:r>
        <w:t xml:space="preserve">, extolling the virtues of a self-contained, portable projects, for your reference.</w:t>
      </w:r>
    </w:p>
    <w:bookmarkEnd w:id="609"/>
    <w:bookmarkStart w:id="613"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0">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6"/>
        </w:numPr>
      </w:pPr>
      <w:hyperlink r:id="rId611">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6"/>
        </w:numPr>
      </w:pPr>
      <w:hyperlink r:id="rId612">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3"/>
    <w:bookmarkStart w:id="626" w:name="sec-gitattributes"/>
    <w:p>
      <w:pPr>
        <w:pStyle w:val="Heading2"/>
      </w:pPr>
      <w:r>
        <w:t xml:space="preserve">11.14 Customizing How Files Appear on GitHub</w:t>
      </w:r>
    </w:p>
    <w:p>
      <w:pPr>
        <w:pStyle w:val="FirstParagraph"/>
      </w:pPr>
      <w:r>
        <w:t xml:space="preserve">GitHub uses a tool called</w:t>
      </w:r>
      <w:r>
        <w:t xml:space="preserve"> </w:t>
      </w:r>
      <w:hyperlink r:id="rId61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6"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7"/>
        </w:numPr>
      </w:pPr>
      <w:r>
        <w:rPr>
          <w:b/>
          <w:bCs/>
        </w:rPr>
        <w:t xml:space="preserve">Excluded from language statistics</w:t>
      </w:r>
      <w:r>
        <w:t xml:space="preserve"> </w:t>
      </w:r>
      <w:r>
        <w:t xml:space="preserve">- they won’t affect your repository’s language breakdown</w:t>
      </w:r>
    </w:p>
    <w:p>
      <w:pPr>
        <w:pStyle w:val="Compact"/>
        <w:numPr>
          <w:ilvl w:val="0"/>
          <w:numId w:val="118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8"/>
        </w:numPr>
      </w:pPr>
      <w:r>
        <w:t xml:space="preserve">Auto-generated documentation files</w:t>
      </w:r>
    </w:p>
    <w:p>
      <w:pPr>
        <w:pStyle w:val="Compact"/>
        <w:numPr>
          <w:ilvl w:val="0"/>
          <w:numId w:val="1188"/>
        </w:numPr>
      </w:pPr>
      <w:r>
        <w:t xml:space="preserve">Files generated by build tools or code generators</w:t>
      </w:r>
    </w:p>
    <w:p>
      <w:pPr>
        <w:pStyle w:val="Compact"/>
        <w:numPr>
          <w:ilvl w:val="0"/>
          <w:numId w:val="118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5">
        <w:r>
          <w:rPr>
            <w:rStyle w:val="Hyperlink"/>
          </w:rPr>
          <w:t xml:space="preserve">Generated code documentation</w:t>
        </w:r>
      </w:hyperlink>
      <w:r>
        <w:t xml:space="preserve">.</w:t>
      </w:r>
    </w:p>
    <w:bookmarkEnd w:id="616"/>
    <w:bookmarkStart w:id="619"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7">
        <w:r>
          <w:rPr>
            <w:rStyle w:val="Hyperlink"/>
          </w:rPr>
          <w:t xml:space="preserve">pattern format documentation</w:t>
        </w:r>
      </w:hyperlink>
      <w:r>
        <w:t xml:space="preserve"> </w:t>
      </w:r>
      <w:r>
        <w:t xml:space="preserve">and the</w:t>
      </w:r>
      <w:r>
        <w:t xml:space="preserve"> </w:t>
      </w:r>
      <w:hyperlink r:id="rId618">
        <w:r>
          <w:rPr>
            <w:rStyle w:val="Hyperlink"/>
          </w:rPr>
          <w:t xml:space="preserve">Using gitattributes guide</w:t>
        </w:r>
      </w:hyperlink>
      <w:r>
        <w:t xml:space="preserve">.</w:t>
      </w:r>
    </w:p>
    <w:bookmarkEnd w:id="619"/>
    <w:bookmarkStart w:id="625"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9"/>
        </w:numPr>
      </w:pPr>
      <w:r>
        <w:rPr>
          <w:rStyle w:val="VerbatimChar"/>
        </w:rPr>
        <w:t xml:space="preserve">linguist-vendored</w:t>
      </w:r>
      <w:r>
        <w:t xml:space="preserve"> </w:t>
      </w:r>
      <w:r>
        <w:t xml:space="preserve">- Marks vendored code (libraries you didn’t write) to exclude from stats (</w:t>
      </w:r>
      <w:hyperlink r:id="rId620">
        <w:r>
          <w:rPr>
            <w:rStyle w:val="Hyperlink"/>
          </w:rPr>
          <w:t xml:space="preserve">documentation</w:t>
        </w:r>
      </w:hyperlink>
      <w:r>
        <w:t xml:space="preserve">)</w:t>
      </w:r>
    </w:p>
    <w:p>
      <w:pPr>
        <w:pStyle w:val="Compact"/>
        <w:numPr>
          <w:ilvl w:val="0"/>
          <w:numId w:val="1189"/>
        </w:numPr>
      </w:pPr>
      <w:r>
        <w:rPr>
          <w:rStyle w:val="VerbatimChar"/>
        </w:rPr>
        <w:t xml:space="preserve">linguist-documentation</w:t>
      </w:r>
      <w:r>
        <w:t xml:space="preserve"> </w:t>
      </w:r>
      <w:r>
        <w:t xml:space="preserve">- Marks documentation files to exclude from stats (</w:t>
      </w:r>
      <w:hyperlink r:id="rId621">
        <w:r>
          <w:rPr>
            <w:rStyle w:val="Hyperlink"/>
          </w:rPr>
          <w:t xml:space="preserve">documentation</w:t>
        </w:r>
      </w:hyperlink>
      <w:r>
        <w:t xml:space="preserve">)</w:t>
      </w:r>
    </w:p>
    <w:p>
      <w:pPr>
        <w:pStyle w:val="Compact"/>
        <w:numPr>
          <w:ilvl w:val="0"/>
          <w:numId w:val="1189"/>
        </w:numPr>
      </w:pPr>
      <w:r>
        <w:rPr>
          <w:rStyle w:val="VerbatimChar"/>
        </w:rPr>
        <w:t xml:space="preserve">linguist-detectable</w:t>
      </w:r>
      <w:r>
        <w:t xml:space="preserve"> </w:t>
      </w:r>
      <w:r>
        <w:t xml:space="preserve">- Forces a file type to be included in language stats (useful for data or prose files) (</w:t>
      </w:r>
      <w:hyperlink r:id="rId622">
        <w:r>
          <w:rPr>
            <w:rStyle w:val="Hyperlink"/>
          </w:rPr>
          <w:t xml:space="preserve">documentation</w:t>
        </w:r>
      </w:hyperlink>
      <w:r>
        <w:t xml:space="preserve">)</w:t>
      </w:r>
    </w:p>
    <w:p>
      <w:pPr>
        <w:pStyle w:val="Compact"/>
        <w:numPr>
          <w:ilvl w:val="0"/>
          <w:numId w:val="1189"/>
        </w:numPr>
      </w:pPr>
      <w:r>
        <w:rPr>
          <w:rStyle w:val="VerbatimChar"/>
        </w:rPr>
        <w:t xml:space="preserve">linguist-language=&lt;name&gt;</w:t>
      </w:r>
      <w:r>
        <w:t xml:space="preserve"> </w:t>
      </w:r>
      <w:r>
        <w:t xml:space="preserve">- Overrides the detected language for syntax highlighting (</w:t>
      </w:r>
      <w:hyperlink r:id="rId61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3">
        <w:r>
          <w:rPr>
            <w:rStyle w:val="Hyperlink"/>
          </w:rPr>
          <w:t xml:space="preserve">Customizing how changed files appear on GitHub</w:t>
        </w:r>
      </w:hyperlink>
      <w:r>
        <w:t xml:space="preserve"> </w:t>
      </w:r>
      <w:r>
        <w:t xml:space="preserve">and the</w:t>
      </w:r>
      <w:r>
        <w:t xml:space="preserve"> </w:t>
      </w:r>
      <w:hyperlink r:id="rId624">
        <w:r>
          <w:rPr>
            <w:rStyle w:val="Hyperlink"/>
          </w:rPr>
          <w:t xml:space="preserve">Linguist overrides documentation</w:t>
        </w:r>
      </w:hyperlink>
      <w:r>
        <w:t xml:space="preserve">.</w:t>
      </w:r>
    </w:p>
    <w:bookmarkEnd w:id="625"/>
    <w:bookmarkEnd w:id="626"/>
    <w:bookmarkStart w:id="633"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0"/>
        </w:numPr>
      </w:pPr>
      <w:r>
        <w:rPr>
          <w:b/>
          <w:bCs/>
        </w:rPr>
        <w:t xml:space="preserve">Archiving</w:t>
      </w:r>
      <w:r>
        <w:t xml:space="preserve"> </w:t>
      </w:r>
      <w:r>
        <w:t xml:space="preserve">a project before a repository is transferred, made private, or deleted.</w:t>
      </w:r>
    </w:p>
    <w:p>
      <w:pPr>
        <w:pStyle w:val="Compact"/>
        <w:numPr>
          <w:ilvl w:val="0"/>
          <w:numId w:val="119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7"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7"/>
    <w:bookmarkStart w:id="628"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8"/>
    <w:bookmarkStart w:id="629"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9"/>
    <w:bookmarkStart w:id="630"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0"/>
    <w:bookmarkStart w:id="631"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31"/>
    <w:bookmarkStart w:id="632" w:name="sec-export-cautions"/>
    <w:p>
      <w:pPr>
        <w:pStyle w:val="Heading3"/>
      </w:pPr>
      <w:r>
        <w:t xml:space="preserve">11.15.6 Practical cautions</w:t>
      </w:r>
    </w:p>
    <w:p>
      <w:pPr>
        <w:pStyle w:val="Compact"/>
        <w:numPr>
          <w:ilvl w:val="0"/>
          <w:numId w:val="119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2"/>
    <w:bookmarkEnd w:id="633"/>
    <w:bookmarkEnd w:id="634"/>
    <w:bookmarkStart w:id="675"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2" w:name="sec-pull-requests"/>
    <w:p>
      <w:pPr>
        <w:pStyle w:val="Heading2"/>
      </w:pPr>
      <w:r>
        <w:t xml:space="preserve">12.1 Pull Requests</w:t>
      </w:r>
    </w:p>
    <w:bookmarkStart w:id="642"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5"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5"/>
    <w:bookmarkStart w:id="636"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6"/>
    <w:bookmarkStart w:id="637"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7"/>
    <w:bookmarkStart w:id="638"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8"/>
    <w:bookmarkStart w:id="639"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9"/>
    <w:bookmarkStart w:id="641"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0">
        <w:r>
          <w:rPr>
            <w:rStyle w:val="Hyperlink"/>
          </w:rPr>
          <w:t xml:space="preserve">steward guidelines</w:t>
        </w:r>
      </w:hyperlink>
      <w:r>
        <w:t xml:space="preserve">.</w:t>
      </w:r>
    </w:p>
    <w:bookmarkEnd w:id="641"/>
    <w:bookmarkEnd w:id="642"/>
    <w:bookmarkStart w:id="651" w:name="sec-opening-pull-requests"/>
    <w:p>
      <w:pPr>
        <w:pStyle w:val="Heading3"/>
      </w:pPr>
      <w:r>
        <w:t xml:space="preserve">12.1.2 Opening pull requests</w:t>
      </w:r>
    </w:p>
    <w:bookmarkStart w:id="643"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2"/>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2"/>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2"/>
        </w:numPr>
      </w:pPr>
      <w:r>
        <w:rPr>
          <w:b/>
          <w:bCs/>
        </w:rPr>
        <w:t xml:space="preserve">Fewer bugs</w:t>
      </w:r>
      <w:r>
        <w:t xml:space="preserve">:</w:t>
      </w:r>
      <w:r>
        <w:t xml:space="preserve"> </w:t>
      </w:r>
      <w:r>
        <w:t xml:space="preserve">Smaller changes are easier to reason about.</w:t>
      </w:r>
    </w:p>
    <w:p>
      <w:pPr>
        <w:pStyle w:val="Compact"/>
        <w:numPr>
          <w:ilvl w:val="0"/>
          <w:numId w:val="1192"/>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2"/>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3"/>
    <w:bookmarkStart w:id="644"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3"/>
        </w:numPr>
      </w:pPr>
      <w:r>
        <w:t xml:space="preserve">“Fix bug”</w:t>
      </w:r>
    </w:p>
    <w:p>
      <w:pPr>
        <w:pStyle w:val="Compact"/>
        <w:numPr>
          <w:ilvl w:val="0"/>
          <w:numId w:val="1193"/>
        </w:numPr>
      </w:pPr>
      <w:r>
        <w:t xml:space="preserve">“Add patch”</w:t>
      </w:r>
    </w:p>
    <w:p>
      <w:pPr>
        <w:pStyle w:val="Compact"/>
        <w:numPr>
          <w:ilvl w:val="0"/>
          <w:numId w:val="1193"/>
        </w:numPr>
      </w:pPr>
      <w:r>
        <w:t xml:space="preserve">“Moving code from A to B”</w:t>
      </w:r>
    </w:p>
    <w:p>
      <w:pPr>
        <w:pStyle w:val="FirstParagraph"/>
      </w:pPr>
      <w:r>
        <w:t xml:space="preserve">Better titles that summarize the actual change:</w:t>
      </w:r>
    </w:p>
    <w:p>
      <w:pPr>
        <w:pStyle w:val="Compact"/>
        <w:numPr>
          <w:ilvl w:val="0"/>
          <w:numId w:val="1194"/>
        </w:numPr>
      </w:pPr>
      <w:r>
        <w:t xml:space="preserve">“Fix missing value handling in data processing function”</w:t>
      </w:r>
    </w:p>
    <w:p>
      <w:pPr>
        <w:pStyle w:val="Compact"/>
        <w:numPr>
          <w:ilvl w:val="0"/>
          <w:numId w:val="1194"/>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5"/>
        </w:numPr>
      </w:pPr>
      <w:r>
        <w:t xml:space="preserve">A brief description of the problem being solved</w:t>
      </w:r>
    </w:p>
    <w:p>
      <w:pPr>
        <w:pStyle w:val="Compact"/>
        <w:numPr>
          <w:ilvl w:val="0"/>
          <w:numId w:val="1195"/>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5"/>
        </w:numPr>
      </w:pPr>
      <w:r>
        <w:t xml:space="preserve">A before-and-after example that shows the changed behavior</w:t>
      </w:r>
    </w:p>
    <w:p>
      <w:pPr>
        <w:pStyle w:val="Compact"/>
        <w:numPr>
          <w:ilvl w:val="0"/>
          <w:numId w:val="1195"/>
        </w:numPr>
      </w:pPr>
      <w:r>
        <w:t xml:space="preserve">Possible shortcomings or trade-offs in the current approach</w:t>
      </w:r>
    </w:p>
    <w:p>
      <w:pPr>
        <w:pStyle w:val="Compact"/>
        <w:numPr>
          <w:ilvl w:val="0"/>
          <w:numId w:val="1195"/>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4"/>
    <w:bookmarkStart w:id="645"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6"/>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6"/>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6"/>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6"/>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5"/>
    <w:bookmarkStart w:id="646"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7"/>
        </w:numPr>
      </w:pPr>
      <w:r>
        <w:t xml:space="preserve">at least one other student</w:t>
      </w:r>
    </w:p>
    <w:p>
      <w:pPr>
        <w:pStyle w:val="Compact"/>
        <w:numPr>
          <w:ilvl w:val="0"/>
          <w:numId w:val="1197"/>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6"/>
    <w:bookmarkStart w:id="647"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7"/>
    <w:bookmarkStart w:id="648"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8"/>
    <w:bookmarkStart w:id="650"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8"/>
        </w:numPr>
      </w:pPr>
      <w:r>
        <w:t xml:space="preserve">On GitHub,</w:t>
      </w:r>
      <w:r>
        <w:t xml:space="preserve"> </w:t>
      </w:r>
      <w:r>
        <w:t xml:space="preserve">navigate to the main page of the repository.</w:t>
      </w:r>
    </w:p>
    <w:p>
      <w:pPr>
        <w:pStyle w:val="Compact"/>
        <w:numPr>
          <w:ilvl w:val="0"/>
          <w:numId w:val="1198"/>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8"/>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9">
        <w:r>
          <w:rPr>
            <w:rStyle w:val="Hyperlink"/>
          </w:rPr>
          <w:t xml:space="preserve">GitHub’s pull request template documentation</w:t>
        </w:r>
      </w:hyperlink>
      <w:r>
        <w:t xml:space="preserve">.</w:t>
      </w:r>
    </w:p>
    <w:p>
      <w:pPr>
        <w:pStyle w:val="Compact"/>
        <w:numPr>
          <w:ilvl w:val="0"/>
          <w:numId w:val="1198"/>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0"/>
    <w:bookmarkEnd w:id="651"/>
    <w:bookmarkEnd w:id="652"/>
    <w:bookmarkStart w:id="674" w:name="sec-code-review"/>
    <w:p>
      <w:pPr>
        <w:pStyle w:val="Heading2"/>
      </w:pPr>
      <w:r>
        <w:t xml:space="preserve">12.2 Code Review</w:t>
      </w:r>
    </w:p>
    <w:bookmarkStart w:id="671"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3">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4"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4"/>
    <w:bookmarkStart w:id="657"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9"/>
        </w:numPr>
      </w:pPr>
      <w:r>
        <w:rPr>
          <w:b/>
          <w:bCs/>
        </w:rPr>
        <w:t xml:space="preserve">General bookmark</w:t>
      </w:r>
      <w:r>
        <w:t xml:space="preserve">:</w:t>
      </w:r>
      <w:r>
        <w:t xml:space="preserve"> </w:t>
      </w:r>
      <w:hyperlink r:id="rId655">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9"/>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6">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7"/>
    <w:bookmarkStart w:id="658"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0"/>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0"/>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0"/>
        </w:numPr>
      </w:pPr>
      <w:r>
        <w:t xml:space="preserve">Balance problem finding with guidance,</w:t>
      </w:r>
      <w:r>
        <w:t xml:space="preserve"> </w:t>
      </w:r>
      <w:r>
        <w:t xml:space="preserve">so the author can learn from the review.</w:t>
      </w:r>
    </w:p>
    <w:p>
      <w:pPr>
        <w:pStyle w:val="Compact"/>
        <w:numPr>
          <w:ilvl w:val="0"/>
          <w:numId w:val="1200"/>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8"/>
    <w:bookmarkStart w:id="659"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1"/>
        </w:numPr>
      </w:pPr>
      <w:r>
        <w:t xml:space="preserve">Leave comments that help authors learn something new.</w:t>
      </w:r>
    </w:p>
    <w:p>
      <w:pPr>
        <w:pStyle w:val="Compact"/>
        <w:numPr>
          <w:ilvl w:val="0"/>
          <w:numId w:val="1201"/>
        </w:numPr>
      </w:pPr>
      <w:r>
        <w:t xml:space="preserve">Link to relevant style guides</w:t>
      </w:r>
      <w:r>
        <w:t xml:space="preserve"> </w:t>
      </w:r>
      <w:r>
        <w:t xml:space="preserve">or best-practice documentation.</w:t>
      </w:r>
    </w:p>
    <w:p>
      <w:pPr>
        <w:pStyle w:val="Compact"/>
        <w:numPr>
          <w:ilvl w:val="0"/>
          <w:numId w:val="1201"/>
        </w:numPr>
      </w:pPr>
      <w:r>
        <w:t xml:space="preserve">For complex reviews,</w:t>
      </w:r>
      <w:r>
        <w:t xml:space="preserve"> </w:t>
      </w:r>
      <w:r>
        <w:t xml:space="preserve">consider a live review or pair-programming session.</w:t>
      </w:r>
    </w:p>
    <w:bookmarkEnd w:id="659"/>
    <w:bookmarkStart w:id="664"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3" w:name="fig-github-suggestion-feature"/>
          <w:p>
            <w:pPr>
              <w:pStyle w:val="Compact"/>
              <w:jc w:val="center"/>
            </w:pPr>
            <w:r>
              <w:drawing>
                <wp:inline>
                  <wp:extent cx="5334000" cy="1989605"/>
                  <wp:effectExtent b="0" l="0" r="0" t="0"/>
                  <wp:docPr descr="" title="" id="661" name="Picture"/>
                  <a:graphic>
                    <a:graphicData uri="http://schemas.openxmlformats.org/drawingml/2006/picture">
                      <pic:pic>
                        <pic:nvPicPr>
                          <pic:cNvPr descr="assets/images/github-suggestion-feature.png" id="662" name="Picture"/>
                          <pic:cNvPicPr>
                            <a:picLocks noChangeArrowheads="1" noChangeAspect="1"/>
                          </pic:cNvPicPr>
                        </pic:nvPicPr>
                        <pic:blipFill>
                          <a:blip r:embed="rId66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3"/>
        </w:tc>
      </w:tr>
    </w:tbl>
    <w:bookmarkEnd w:id="664"/>
    <w:bookmarkStart w:id="669"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2"/>
        </w:numPr>
      </w:pPr>
      <w:r>
        <w:t xml:space="preserve">They are generated files</w:t>
      </w:r>
      <w:r>
        <w:t xml:space="preserve"> </w:t>
      </w:r>
      <w:r>
        <w:t xml:space="preserve">and should never be edited by hand.</w:t>
      </w:r>
    </w:p>
    <w:p>
      <w:pPr>
        <w:pStyle w:val="Compact"/>
        <w:numPr>
          <w:ilvl w:val="0"/>
          <w:numId w:val="1202"/>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2"/>
        </w:numPr>
      </w:pPr>
      <w:r>
        <w:t xml:space="preserve">Reviewing the source comments is more informative</w:t>
      </w:r>
      <w:r>
        <w:t xml:space="preserve"> </w:t>
      </w:r>
      <w:r>
        <w:t xml:space="preserve">than reviewing the generated output.</w:t>
      </w:r>
    </w:p>
    <w:p>
      <w:pPr>
        <w:pStyle w:val="Compact"/>
        <w:numPr>
          <w:ilvl w:val="0"/>
          <w:numId w:val="1202"/>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8" w:name="fig-preview-comment"/>
          <w:p>
            <w:pPr>
              <w:pStyle w:val="Compact"/>
              <w:jc w:val="center"/>
            </w:pPr>
            <w:r>
              <w:drawing>
                <wp:inline>
                  <wp:extent cx="5334000" cy="1333500"/>
                  <wp:effectExtent b="0" l="0" r="0" t="0"/>
                  <wp:docPr descr="" title="" id="666" name="Picture"/>
                  <a:graphic>
                    <a:graphicData uri="http://schemas.openxmlformats.org/drawingml/2006/picture">
                      <pic:pic>
                        <pic:nvPicPr>
                          <pic:cNvPr descr="assets/images/quarto-preview-comment.png" id="667" name="Picture"/>
                          <pic:cNvPicPr>
                            <a:picLocks noChangeArrowheads="1" noChangeAspect="1"/>
                          </pic:cNvPicPr>
                        </pic:nvPicPr>
                        <pic:blipFill>
                          <a:blip r:embed="rId66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8"/>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9"/>
    <w:bookmarkStart w:id="670"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3"/>
        </w:numPr>
      </w:pPr>
      <w:r>
        <w:t xml:space="preserve">You must manually approve GitHub Actions workflows for Copilot PRs.</w:t>
      </w:r>
    </w:p>
    <w:p>
      <w:pPr>
        <w:pStyle w:val="Compact"/>
        <w:numPr>
          <w:ilvl w:val="0"/>
          <w:numId w:val="1203"/>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3"/>
        </w:numPr>
      </w:pPr>
      <w:r>
        <w:t xml:space="preserve">Approve the workflow from the Actions tab</w:t>
      </w:r>
      <w:r>
        <w:t xml:space="preserve"> </w:t>
      </w:r>
      <w:r>
        <w:t xml:space="preserve">or from the PR interface to start the checks.</w:t>
      </w:r>
    </w:p>
    <w:p>
      <w:pPr>
        <w:pStyle w:val="Compact"/>
        <w:numPr>
          <w:ilvl w:val="0"/>
          <w:numId w:val="1203"/>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4"/>
        </w:numPr>
      </w:pPr>
      <w:r>
        <w:t xml:space="preserve">Verify that the solution actually addresses the issue.</w:t>
      </w:r>
    </w:p>
    <w:p>
      <w:pPr>
        <w:pStyle w:val="Compact"/>
        <w:numPr>
          <w:ilvl w:val="0"/>
          <w:numId w:val="1204"/>
        </w:numPr>
      </w:pPr>
      <w:r>
        <w:t xml:space="preserve">Check for over-engineering</w:t>
      </w:r>
      <w:r>
        <w:t xml:space="preserve"> </w:t>
      </w:r>
      <w:r>
        <w:t xml:space="preserve">or extra features that were not requested.</w:t>
      </w:r>
    </w:p>
    <w:p>
      <w:pPr>
        <w:pStyle w:val="Compact"/>
        <w:numPr>
          <w:ilvl w:val="0"/>
          <w:numId w:val="1204"/>
        </w:numPr>
      </w:pPr>
      <w:r>
        <w:t xml:space="preserve">Review the test coverage for relevance and completeness.</w:t>
      </w:r>
    </w:p>
    <w:p>
      <w:pPr>
        <w:pStyle w:val="Compact"/>
        <w:numPr>
          <w:ilvl w:val="0"/>
          <w:numId w:val="1204"/>
        </w:numPr>
      </w:pPr>
      <w:r>
        <w:t xml:space="preserve">Check whether documentation is clear</w:t>
      </w:r>
      <w:r>
        <w:t xml:space="preserve"> </w:t>
      </w:r>
      <w:r>
        <w:t xml:space="preserve">and follows repository conventions.</w:t>
      </w:r>
    </w:p>
    <w:p>
      <w:pPr>
        <w:pStyle w:val="Compact"/>
        <w:numPr>
          <w:ilvl w:val="0"/>
          <w:numId w:val="1204"/>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5"/>
        </w:numPr>
      </w:pPr>
      <w:r>
        <w:t xml:space="preserve">Leave review comments</w:t>
      </w:r>
      <w:r>
        <w:t xml:space="preserve"> </w:t>
      </w:r>
      <w:r>
        <w:t xml:space="preserve">and ask Copilot to address them.</w:t>
      </w:r>
    </w:p>
    <w:p>
      <w:pPr>
        <w:pStyle w:val="Compact"/>
        <w:numPr>
          <w:ilvl w:val="0"/>
          <w:numId w:val="1205"/>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6"/>
        </w:numPr>
      </w:pPr>
      <w:r>
        <w:t xml:space="preserve">Do not push while Copilot is actively working on the branch.</w:t>
      </w:r>
    </w:p>
    <w:p>
      <w:pPr>
        <w:pStyle w:val="Compact"/>
        <w:numPr>
          <w:ilvl w:val="0"/>
          <w:numId w:val="1206"/>
        </w:numPr>
      </w:pPr>
      <w:r>
        <w:t xml:space="preserve">Review incrementally</w:t>
      </w:r>
      <w:r>
        <w:t xml:space="preserve"> </w:t>
      </w:r>
      <w:r>
        <w:t xml:space="preserve">if the PR is large and the agent is updating it in stages.</w:t>
      </w:r>
    </w:p>
    <w:p>
      <w:pPr>
        <w:pStyle w:val="Compact"/>
        <w:numPr>
          <w:ilvl w:val="0"/>
          <w:numId w:val="1206"/>
        </w:numPr>
      </w:pPr>
      <w:r>
        <w:t xml:space="preserve">Trust the tool,</w:t>
      </w:r>
      <w:r>
        <w:t xml:space="preserve"> </w:t>
      </w:r>
      <w:r>
        <w:t xml:space="preserve">but always verify the result with human review.</w:t>
      </w:r>
    </w:p>
    <w:bookmarkEnd w:id="670"/>
    <w:bookmarkEnd w:id="671"/>
    <w:bookmarkStart w:id="672"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7"/>
        </w:numPr>
      </w:pPr>
      <w:r>
        <w:rPr>
          <w:b/>
          <w:bCs/>
        </w:rPr>
        <w:t xml:space="preserve">Address it.</w:t>
      </w:r>
      <w:r>
        <w:t xml:space="preserve"> </w:t>
      </w:r>
      <w:r>
        <w:t xml:space="preserve">Make the change the reviewer asked for.</w:t>
      </w:r>
    </w:p>
    <w:p>
      <w:pPr>
        <w:pStyle w:val="Compact"/>
        <w:numPr>
          <w:ilvl w:val="0"/>
          <w:numId w:val="120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7"/>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2"/>
    <w:bookmarkStart w:id="673"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3"/>
    <w:bookmarkEnd w:id="674"/>
    <w:bookmarkEnd w:id="675"/>
    <w:bookmarkStart w:id="736" w:name="sec-r-ci"/>
    <w:p>
      <w:pPr>
        <w:pStyle w:val="Heading1"/>
      </w:pPr>
      <w:r>
        <w:t xml:space="preserve">13. Continuous Integration</w:t>
      </w:r>
    </w:p>
    <w:bookmarkStart w:id="687" w:name="understanding-github-actions"/>
    <w:p>
      <w:pPr>
        <w:pStyle w:val="Heading2"/>
      </w:pPr>
      <w:r>
        <w:t xml:space="preserve">13.1 Understanding GitHub Actions</w:t>
      </w:r>
    </w:p>
    <w:p>
      <w:pPr>
        <w:pStyle w:val="FirstParagraph"/>
      </w:pPr>
      <w:hyperlink r:id="rId6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8"/>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8"/>
        </w:numPr>
      </w:pPr>
      <w:r>
        <w:rPr>
          <w:b/>
          <w:bCs/>
        </w:rPr>
        <w:t xml:space="preserve">Immediate feedback</w:t>
      </w:r>
      <w:r>
        <w:t xml:space="preserve">: Get notified of problems quickly, when they’re easier to fix</w:t>
      </w:r>
    </w:p>
    <w:p>
      <w:pPr>
        <w:pStyle w:val="Compact"/>
        <w:numPr>
          <w:ilvl w:val="0"/>
          <w:numId w:val="1208"/>
        </w:numPr>
      </w:pPr>
      <w:r>
        <w:rPr>
          <w:b/>
          <w:bCs/>
        </w:rPr>
        <w:t xml:space="preserve">Better collaboration</w:t>
      </w:r>
      <w:r>
        <w:t xml:space="preserve">: External contributors can see if their changes pass all checks before you review</w:t>
      </w:r>
    </w:p>
    <w:p>
      <w:pPr>
        <w:pStyle w:val="Compact"/>
        <w:numPr>
          <w:ilvl w:val="0"/>
          <w:numId w:val="1208"/>
        </w:numPr>
      </w:pPr>
      <w:r>
        <w:rPr>
          <w:b/>
          <w:bCs/>
        </w:rPr>
        <w:t xml:space="preserve">Quality assurance</w:t>
      </w:r>
      <w:r>
        <w:t xml:space="preserve">: Catch platform-specific issues before they reach users</w:t>
      </w:r>
    </w:p>
    <w:p>
      <w:pPr>
        <w:pStyle w:val="Compact"/>
        <w:numPr>
          <w:ilvl w:val="0"/>
          <w:numId w:val="1208"/>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6"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0"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7">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0"/>
    <w:bookmarkStart w:id="684"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9"/>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9"/>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9"/>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3">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7">
              <w:r>
                <w:rPr>
                  <w:rStyle w:val="Hyperlink"/>
                </w:rPr>
                <w:t xml:space="preserve">Actions versioning guide</w:t>
              </w:r>
            </w:hyperlink>
            <w:r>
              <w:t xml:space="preserve">.</w:t>
            </w:r>
          </w:p>
          <w:p/>
        </w:tc>
      </w:tr>
    </w:tbl>
    <w:bookmarkEnd w:id="684"/>
    <w:bookmarkStart w:id="685"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5"/>
    <w:bookmarkEnd w:id="686"/>
    <w:bookmarkEnd w:id="687"/>
    <w:bookmarkStart w:id="692"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9"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9"/>
    <w:bookmarkStart w:id="690"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0"/>
    <w:bookmarkStart w:id="691"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0"/>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0"/>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0"/>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91"/>
    <w:bookmarkEnd w:id="692"/>
    <w:bookmarkStart w:id="696"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1"/>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1"/>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1"/>
        </w:numPr>
      </w:pPr>
      <w:hyperlink r:id="rId693">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1"/>
        </w:numPr>
      </w:pPr>
      <w:hyperlink r:id="rId694">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1"/>
        </w:numPr>
      </w:pPr>
      <w:hyperlink r:id="rId695">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6"/>
    <w:bookmarkStart w:id="697"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7"/>
    <w:bookmarkStart w:id="701"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warning.png" id="700"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3"/>
        </w:numPr>
      </w:pPr>
      <w:r>
        <w:t xml:space="preserve">When to run (on push, pull request, schedule, etc.)</w:t>
      </w:r>
    </w:p>
    <w:p>
      <w:pPr>
        <w:pStyle w:val="Compact"/>
        <w:numPr>
          <w:ilvl w:val="0"/>
          <w:numId w:val="1213"/>
        </w:numPr>
      </w:pPr>
      <w:r>
        <w:t xml:space="preserve">What operating systems and R versions to use</w:t>
      </w:r>
    </w:p>
    <w:p>
      <w:pPr>
        <w:pStyle w:val="Compact"/>
        <w:numPr>
          <w:ilvl w:val="0"/>
          <w:numId w:val="1213"/>
        </w:numPr>
      </w:pPr>
      <w:r>
        <w:t xml:space="preserve">What steps to execute (install dependencies, run checks, etc.)</w:t>
      </w:r>
    </w:p>
    <w:bookmarkEnd w:id="701"/>
    <w:bookmarkStart w:id="712"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4"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4"/>
        </w:numPr>
      </w:pPr>
      <w:r>
        <w:t xml:space="preserve">GitHub Actions:</w:t>
      </w:r>
      <w:r>
        <w:t xml:space="preserve"> </w:t>
      </w:r>
      <w:r>
        <w:t xml:space="preserve">a</w:t>
      </w:r>
      <w:r>
        <w:t xml:space="preserve"> </w:t>
      </w:r>
      <w:hyperlink r:id="rId702">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4"/>
        </w:numPr>
      </w:pPr>
      <w:r>
        <w:t xml:space="preserve">GitLab CI: a</w:t>
      </w:r>
      <w:r>
        <w:t xml:space="preserve"> </w:t>
      </w:r>
      <w:hyperlink r:id="rId703">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4"/>
    <w:bookmarkStart w:id="705"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5"/>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5"/>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5"/>
    <w:bookmarkStart w:id="706"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6"/>
    <w:bookmarkStart w:id="707"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6"/>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6"/>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6"/>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7"/>
    <w:bookmarkStart w:id="708"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8"/>
    <w:bookmarkStart w:id="709"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9"/>
    <w:bookmarkStart w:id="710" w:name="sec-ci-secrets"/>
    <w:p>
      <w:pPr>
        <w:pStyle w:val="Heading3"/>
      </w:pPr>
      <w:r>
        <w:t xml:space="preserve">13.6.7 Secret Management</w:t>
      </w:r>
    </w:p>
    <w:p>
      <w:pPr>
        <w:pStyle w:val="Compact"/>
        <w:numPr>
          <w:ilvl w:val="0"/>
          <w:numId w:val="1217"/>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7"/>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7"/>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7"/>
        </w:numPr>
      </w:pPr>
      <w:r>
        <w:t xml:space="preserve">Rotate long-lived tokens on a schedule,</w:t>
      </w:r>
      <w:r>
        <w:t xml:space="preserve"> </w:t>
      </w:r>
      <w:r>
        <w:t xml:space="preserve">and immediately when a person with access leaves the project.</w:t>
      </w:r>
    </w:p>
    <w:bookmarkEnd w:id="710"/>
    <w:bookmarkStart w:id="711"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8"/>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8"/>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8"/>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8"/>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11"/>
    <w:bookmarkEnd w:id="712"/>
    <w:bookmarkStart w:id="715"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3">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9"/>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9"/>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9"/>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3">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0"/>
        </w:numPr>
      </w:pPr>
      <w:r>
        <w:rPr>
          <w:b/>
          <w:bCs/>
        </w:rPr>
        <w:t xml:space="preserve">Test failures</w:t>
      </w:r>
      <w:r>
        <w:t xml:space="preserve">: Your tests found a bug (this is good! fix the bug)</w:t>
      </w:r>
    </w:p>
    <w:p>
      <w:pPr>
        <w:pStyle w:val="Compact"/>
        <w:numPr>
          <w:ilvl w:val="0"/>
          <w:numId w:val="1220"/>
        </w:numPr>
      </w:pPr>
      <w:r>
        <w:rPr>
          <w:b/>
          <w:bCs/>
        </w:rPr>
        <w:t xml:space="preserve">Platform-specific issues</w:t>
      </w:r>
      <w:r>
        <w:t xml:space="preserve">: Code works on your machine but not on other platforms</w:t>
      </w:r>
    </w:p>
    <w:p>
      <w:pPr>
        <w:pStyle w:val="Compact"/>
        <w:numPr>
          <w:ilvl w:val="0"/>
          <w:numId w:val="1220"/>
        </w:numPr>
      </w:pPr>
      <w:r>
        <w:rPr>
          <w:b/>
          <w:bCs/>
        </w:rPr>
        <w:t xml:space="preserve">Missing dependencies</w:t>
      </w:r>
      <w:r>
        <w:t xml:space="preserve">: System libraries needed for packages aren’t installed</w:t>
      </w:r>
    </w:p>
    <w:p>
      <w:pPr>
        <w:pStyle w:val="Compact"/>
        <w:numPr>
          <w:ilvl w:val="0"/>
          <w:numId w:val="1220"/>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4">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5"/>
    <w:bookmarkStart w:id="728"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6"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1"/>
        </w:numPr>
      </w:pPr>
      <w:r>
        <w:rPr>
          <w:b/>
          <w:bCs/>
        </w:rPr>
        <w:t xml:space="preserve">CI/CD status updates</w:t>
      </w:r>
      <w:r>
        <w:t xml:space="preserve">: Report test results, build status, or deployment progress</w:t>
      </w:r>
    </w:p>
    <w:p>
      <w:pPr>
        <w:pStyle w:val="Compact"/>
        <w:numPr>
          <w:ilvl w:val="0"/>
          <w:numId w:val="1221"/>
        </w:numPr>
      </w:pPr>
      <w:r>
        <w:rPr>
          <w:b/>
          <w:bCs/>
        </w:rPr>
        <w:t xml:space="preserve">Code quality reports</w:t>
      </w:r>
      <w:r>
        <w:t xml:space="preserve">: Post coverage reports, linting results, or security scan findings</w:t>
      </w:r>
      <w:r>
        <w:br/>
      </w:r>
    </w:p>
    <w:p>
      <w:pPr>
        <w:pStyle w:val="Compact"/>
        <w:numPr>
          <w:ilvl w:val="0"/>
          <w:numId w:val="1221"/>
        </w:numPr>
      </w:pPr>
      <w:r>
        <w:rPr>
          <w:b/>
          <w:bCs/>
        </w:rPr>
        <w:t xml:space="preserve">Deployment previews</w:t>
      </w:r>
      <w:r>
        <w:t xml:space="preserve">: Share links to preview deployments (e.g., documentation sites, app previews)</w:t>
      </w:r>
    </w:p>
    <w:p>
      <w:pPr>
        <w:pStyle w:val="Compact"/>
        <w:numPr>
          <w:ilvl w:val="0"/>
          <w:numId w:val="1221"/>
        </w:numPr>
      </w:pPr>
      <w:r>
        <w:rPr>
          <w:b/>
          <w:bCs/>
        </w:rPr>
        <w:t xml:space="preserve">Bot feedback</w:t>
      </w:r>
      <w:r>
        <w:t xml:space="preserve">: Provide automated feedback without cluttering the PR conversation</w:t>
      </w:r>
    </w:p>
    <w:bookmarkEnd w:id="716"/>
    <w:bookmarkStart w:id="722" w:name="comparison-of-popular-actions"/>
    <w:p>
      <w:pPr>
        <w:pStyle w:val="Heading4"/>
      </w:pPr>
      <w:r>
        <w:t xml:space="preserve">13.8.0.2 Comparison of Popular Actions</w:t>
      </w:r>
    </w:p>
    <w:p>
      <w:pPr>
        <w:pStyle w:val="FirstParagraph"/>
      </w:pPr>
      <w:hyperlink r:id="rId71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2"/>
        </w:numPr>
      </w:pPr>
      <w:r>
        <w:rPr>
          <w:b/>
          <w:bCs/>
        </w:rPr>
        <w:t xml:space="preserve">Sticky comments</w:t>
      </w:r>
      <w:r>
        <w:t xml:space="preserve">: Creates or updates a comment identified by a unique header</w:t>
      </w:r>
    </w:p>
    <w:p>
      <w:pPr>
        <w:pStyle w:val="Compact"/>
        <w:numPr>
          <w:ilvl w:val="0"/>
          <w:numId w:val="1222"/>
        </w:numPr>
      </w:pPr>
      <w:r>
        <w:rPr>
          <w:b/>
          <w:bCs/>
        </w:rPr>
        <w:t xml:space="preserve">Multiple independent comments</w:t>
      </w:r>
      <w:r>
        <w:t xml:space="preserve">: Different workflows can maintain separate sticky comments using different headers</w:t>
      </w:r>
    </w:p>
    <w:p>
      <w:pPr>
        <w:pStyle w:val="Compact"/>
        <w:numPr>
          <w:ilvl w:val="0"/>
          <w:numId w:val="1222"/>
        </w:numPr>
      </w:pPr>
      <w:r>
        <w:rPr>
          <w:b/>
          <w:bCs/>
        </w:rPr>
        <w:t xml:space="preserve">Flexible update modes</w:t>
      </w:r>
      <w:r>
        <w:t xml:space="preserve">: Replace, append, recreate, delete, or hide comments</w:t>
      </w:r>
    </w:p>
    <w:p>
      <w:pPr>
        <w:pStyle w:val="Compact"/>
        <w:numPr>
          <w:ilvl w:val="0"/>
          <w:numId w:val="1222"/>
        </w:numPr>
      </w:pPr>
      <w:r>
        <w:rPr>
          <w:b/>
          <w:bCs/>
        </w:rPr>
        <w:t xml:space="preserve">File-based messages</w:t>
      </w:r>
      <w:r>
        <w:t xml:space="preserve">: Load comment content from files for complex templates</w:t>
      </w:r>
    </w:p>
    <w:p>
      <w:pPr>
        <w:pStyle w:val="Compact"/>
        <w:numPr>
          <w:ilvl w:val="0"/>
          <w:numId w:val="1222"/>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3"/>
        </w:numPr>
      </w:pPr>
      <w:r>
        <w:rPr>
          <w:b/>
          <w:bCs/>
        </w:rPr>
        <w:t xml:space="preserve">Progress tracking</w:t>
      </w:r>
      <w:r>
        <w:t xml:space="preserve">: Update comments as workflow steps complete or fail</w:t>
      </w:r>
    </w:p>
    <w:p>
      <w:pPr>
        <w:pStyle w:val="Compact"/>
        <w:numPr>
          <w:ilvl w:val="0"/>
          <w:numId w:val="1223"/>
        </w:numPr>
      </w:pPr>
      <w:r>
        <w:rPr>
          <w:b/>
          <w:bCs/>
        </w:rPr>
        <w:t xml:space="preserve">Identifier-based updates</w:t>
      </w:r>
      <w:r>
        <w:t xml:space="preserve">: Uses a hidden identifier to find and update the correct comment</w:t>
      </w:r>
    </w:p>
    <w:p>
      <w:pPr>
        <w:pStyle w:val="Compact"/>
        <w:numPr>
          <w:ilvl w:val="0"/>
          <w:numId w:val="1223"/>
        </w:numPr>
      </w:pPr>
      <w:r>
        <w:rPr>
          <w:b/>
          <w:bCs/>
        </w:rPr>
        <w:t xml:space="preserve">Multiple update modes</w:t>
      </w:r>
      <w:r>
        <w:t xml:space="preserve">: Append to existing comments, recreate, or delete</w:t>
      </w:r>
    </w:p>
    <w:p>
      <w:pPr>
        <w:pStyle w:val="Compact"/>
        <w:numPr>
          <w:ilvl w:val="0"/>
          <w:numId w:val="1223"/>
        </w:numPr>
      </w:pPr>
      <w:r>
        <w:rPr>
          <w:b/>
          <w:bCs/>
        </w:rPr>
        <w:t xml:space="preserve">Flexible targets</w:t>
      </w:r>
      <w:r>
        <w:t xml:space="preserve">: Comment on PRs, issues, or specific commits</w:t>
      </w:r>
    </w:p>
    <w:p>
      <w:pPr>
        <w:pStyle w:val="Compact"/>
        <w:numPr>
          <w:ilvl w:val="0"/>
          <w:numId w:val="1223"/>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4"/>
        </w:numPr>
      </w:pPr>
      <w:r>
        <w:rPr>
          <w:b/>
          <w:bCs/>
        </w:rPr>
        <w:t xml:space="preserve">Simple comment creation</w:t>
      </w:r>
      <w:r>
        <w:t xml:space="preserve">: Easy to post one-time or updated comments</w:t>
      </w:r>
    </w:p>
    <w:p>
      <w:pPr>
        <w:pStyle w:val="Compact"/>
        <w:numPr>
          <w:ilvl w:val="0"/>
          <w:numId w:val="1224"/>
        </w:numPr>
      </w:pPr>
      <w:r>
        <w:rPr>
          <w:b/>
          <w:bCs/>
        </w:rPr>
        <w:t xml:space="preserve">Comment updates</w:t>
      </w:r>
      <w:r>
        <w:t xml:space="preserve">: Find and update existing comments by ID or content</w:t>
      </w:r>
    </w:p>
    <w:p>
      <w:pPr>
        <w:pStyle w:val="Compact"/>
        <w:numPr>
          <w:ilvl w:val="0"/>
          <w:numId w:val="1224"/>
        </w:numPr>
      </w:pPr>
      <w:r>
        <w:rPr>
          <w:b/>
          <w:bCs/>
        </w:rPr>
        <w:t xml:space="preserve">Reactions</w:t>
      </w:r>
      <w:r>
        <w:t xml:space="preserve">: Add emoji reactions to comments</w:t>
      </w:r>
    </w:p>
    <w:p>
      <w:pPr>
        <w:pStyle w:val="Compact"/>
        <w:numPr>
          <w:ilvl w:val="0"/>
          <w:numId w:val="1224"/>
        </w:numPr>
      </w:pPr>
      <w:r>
        <w:rPr>
          <w:b/>
          <w:bCs/>
        </w:rPr>
        <w:t xml:space="preserve">Comment deletion</w:t>
      </w:r>
      <w:r>
        <w:t xml:space="preserve">: Remove comments when no longer needed</w:t>
      </w:r>
    </w:p>
    <w:p>
      <w:pPr>
        <w:pStyle w:val="Compact"/>
        <w:numPr>
          <w:ilvl w:val="0"/>
          <w:numId w:val="1224"/>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5"/>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5"/>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5"/>
        </w:numPr>
      </w:pPr>
      <w:r>
        <w:rPr>
          <w:b/>
          <w:bCs/>
        </w:rPr>
        <w:t xml:space="preserve">Sticky comments with links</w:t>
      </w:r>
      <w:r>
        <w:t xml:space="preserve">: Posts and updates a comment with the preview URL and optional QR code for mobile access</w:t>
      </w:r>
    </w:p>
    <w:p>
      <w:pPr>
        <w:pStyle w:val="Compact"/>
        <w:numPr>
          <w:ilvl w:val="0"/>
          <w:numId w:val="1225"/>
        </w:numPr>
      </w:pPr>
      <w:r>
        <w:rPr>
          <w:b/>
          <w:bCs/>
        </w:rPr>
        <w:t xml:space="preserve">Automatic cleanup</w:t>
      </w:r>
      <w:r>
        <w:t xml:space="preserve">: Removes preview deployments when PRs are closed</w:t>
      </w:r>
    </w:p>
    <w:p>
      <w:pPr>
        <w:pStyle w:val="Compact"/>
        <w:numPr>
          <w:ilvl w:val="0"/>
          <w:numId w:val="1225"/>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5"/>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2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6"/>
        </w:numPr>
      </w:pPr>
      <w:r>
        <w:t xml:space="preserve">Keep a historical record of what each merged PR changed</w:t>
      </w:r>
    </w:p>
    <w:p>
      <w:pPr>
        <w:pStyle w:val="Compact"/>
        <w:numPr>
          <w:ilvl w:val="0"/>
          <w:numId w:val="1226"/>
        </w:numPr>
      </w:pPr>
      <w:r>
        <w:t xml:space="preserve">Allow stakeholders to review merged changes after the fact</w:t>
      </w:r>
    </w:p>
    <w:p>
      <w:pPr>
        <w:pStyle w:val="Compact"/>
        <w:numPr>
          <w:ilvl w:val="0"/>
          <w:numId w:val="1226"/>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2"/>
    <w:bookmarkStart w:id="723"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3"/>
    <w:bookmarkStart w:id="724"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7"/>
        </w:numPr>
      </w:pPr>
      <w:r>
        <w:t xml:space="preserve">You need to maintain multiple independent status comments (test results, coverage, deployment, etc.)</w:t>
      </w:r>
    </w:p>
    <w:p>
      <w:pPr>
        <w:pStyle w:val="Compact"/>
        <w:numPr>
          <w:ilvl w:val="0"/>
          <w:numId w:val="1227"/>
        </w:numPr>
      </w:pPr>
      <w:r>
        <w:t xml:space="preserve">You want to prevent comment spam by updating the same comment</w:t>
      </w:r>
    </w:p>
    <w:p>
      <w:pPr>
        <w:pStyle w:val="Compact"/>
        <w:numPr>
          <w:ilvl w:val="0"/>
          <w:numId w:val="1227"/>
        </w:numPr>
      </w:pPr>
      <w:r>
        <w:t xml:space="preserve">You need advanced features like hiding outdated comments or file-based templates</w:t>
      </w:r>
    </w:p>
    <w:p>
      <w:pPr>
        <w:pStyle w:val="Compact"/>
        <w:numPr>
          <w:ilvl w:val="0"/>
          <w:numId w:val="1227"/>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8"/>
        </w:numPr>
      </w:pPr>
      <w:r>
        <w:t xml:space="preserve">You have long-running workflows with multiple stages</w:t>
      </w:r>
    </w:p>
    <w:p>
      <w:pPr>
        <w:pStyle w:val="Compact"/>
        <w:numPr>
          <w:ilvl w:val="0"/>
          <w:numId w:val="1228"/>
        </w:numPr>
      </w:pPr>
      <w:r>
        <w:t xml:space="preserve">You want to provide progressive feedback as each stage completes</w:t>
      </w:r>
    </w:p>
    <w:p>
      <w:pPr>
        <w:pStyle w:val="Compact"/>
        <w:numPr>
          <w:ilvl w:val="0"/>
          <w:numId w:val="1228"/>
        </w:numPr>
      </w:pPr>
      <w:r>
        <w:t xml:space="preserve">You need the workflow to fail and report the failure in the comment</w:t>
      </w:r>
    </w:p>
    <w:p>
      <w:pPr>
        <w:pStyle w:val="Compact"/>
        <w:numPr>
          <w:ilvl w:val="0"/>
          <w:numId w:val="1228"/>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9"/>
        </w:numPr>
      </w:pPr>
      <w:r>
        <w:t xml:space="preserve">You need simple comment posting without complex update logic</w:t>
      </w:r>
    </w:p>
    <w:p>
      <w:pPr>
        <w:pStyle w:val="Compact"/>
        <w:numPr>
          <w:ilvl w:val="0"/>
          <w:numId w:val="1229"/>
        </w:numPr>
      </w:pPr>
      <w:r>
        <w:t xml:space="preserve">You want to add emoji reactions to comments</w:t>
      </w:r>
    </w:p>
    <w:p>
      <w:pPr>
        <w:pStyle w:val="Compact"/>
        <w:numPr>
          <w:ilvl w:val="0"/>
          <w:numId w:val="1229"/>
        </w:numPr>
      </w:pPr>
      <w:r>
        <w:t xml:space="preserve">You’re comfortable with the action’s simpler update mechanism</w:t>
      </w:r>
    </w:p>
    <w:p>
      <w:pPr>
        <w:pStyle w:val="Compact"/>
        <w:numPr>
          <w:ilvl w:val="0"/>
          <w:numId w:val="1229"/>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0"/>
        </w:numPr>
      </w:pPr>
      <w:r>
        <w:t xml:space="preserve">You need to deploy preview versions of your site/app to GitHub Pages for each PR</w:t>
      </w:r>
    </w:p>
    <w:p>
      <w:pPr>
        <w:pStyle w:val="Compact"/>
        <w:numPr>
          <w:ilvl w:val="0"/>
          <w:numId w:val="1230"/>
        </w:numPr>
      </w:pPr>
      <w:r>
        <w:t xml:space="preserve">You want stakeholders to review rendered output (documentation, UI) rather than just code</w:t>
      </w:r>
    </w:p>
    <w:p>
      <w:pPr>
        <w:pStyle w:val="Compact"/>
        <w:numPr>
          <w:ilvl w:val="0"/>
          <w:numId w:val="1230"/>
        </w:numPr>
      </w:pPr>
      <w:r>
        <w:t xml:space="preserve">You need automatic cleanup of preview deployments when PRs close</w:t>
      </w:r>
    </w:p>
    <w:p>
      <w:pPr>
        <w:pStyle w:val="Compact"/>
        <w:numPr>
          <w:ilvl w:val="0"/>
          <w:numId w:val="1230"/>
        </w:numPr>
      </w:pPr>
      <w:r>
        <w:t xml:space="preserve">You want to preserve previews of merged PRs for historical reference</w:t>
      </w:r>
    </w:p>
    <w:p>
      <w:pPr>
        <w:pStyle w:val="Compact"/>
        <w:numPr>
          <w:ilvl w:val="0"/>
          <w:numId w:val="1230"/>
        </w:numPr>
      </w:pPr>
      <w:r>
        <w:t xml:space="preserve">Your project uses GitHub Pages and benefits from preview environments</w:t>
      </w:r>
    </w:p>
    <w:bookmarkEnd w:id="724"/>
    <w:bookmarkStart w:id="727"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warning.png" id="726"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7"/>
    <w:bookmarkEnd w:id="728"/>
    <w:bookmarkStart w:id="731"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1"/>
        </w:numPr>
      </w:pPr>
      <w:r>
        <w:rPr>
          <w:b/>
          <w:bCs/>
        </w:rPr>
        <w:t xml:space="preserve">Faster installation</w:t>
      </w:r>
      <w:r>
        <w:t xml:space="preserve">: Binary packages install in seconds rather than minutes</w:t>
      </w:r>
    </w:p>
    <w:p>
      <w:pPr>
        <w:pStyle w:val="Compact"/>
        <w:numPr>
          <w:ilvl w:val="0"/>
          <w:numId w:val="1231"/>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1"/>
        </w:numPr>
      </w:pPr>
      <w:r>
        <w:rPr>
          <w:b/>
          <w:bCs/>
        </w:rPr>
        <w:t xml:space="preserve">Complete CRAN coverage</w:t>
      </w:r>
      <w:r>
        <w:t xml:space="preserve">: Over 30,000 CRAN packages available as binaries (as of early 2025)</w:t>
      </w:r>
    </w:p>
    <w:p>
      <w:pPr>
        <w:pStyle w:val="Compact"/>
        <w:numPr>
          <w:ilvl w:val="0"/>
          <w:numId w:val="1231"/>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2"/>
        </w:numPr>
      </w:pPr>
      <w:r>
        <w:t xml:space="preserve">Your workflow installs many R packages</w:t>
      </w:r>
    </w:p>
    <w:p>
      <w:pPr>
        <w:pStyle w:val="Compact"/>
        <w:numPr>
          <w:ilvl w:val="0"/>
          <w:numId w:val="1232"/>
        </w:numPr>
      </w:pPr>
      <w:r>
        <w:t xml:space="preserve">Build times are a bottleneck in your CI pipeline</w:t>
      </w:r>
    </w:p>
    <w:p>
      <w:pPr>
        <w:pStyle w:val="Compact"/>
        <w:numPr>
          <w:ilvl w:val="0"/>
          <w:numId w:val="1232"/>
        </w:numPr>
      </w:pPr>
      <w:r>
        <w:t xml:space="preserve">You’re running on Ubuntu (focal, jammy, or noble)</w:t>
      </w:r>
    </w:p>
    <w:p>
      <w:pPr>
        <w:pStyle w:val="Compact"/>
        <w:numPr>
          <w:ilvl w:val="0"/>
          <w:numId w:val="1232"/>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9">
        <w:r>
          <w:rPr>
            <w:rStyle w:val="Hyperlink"/>
          </w:rPr>
          <w:t xml:space="preserve">r2u website</w:t>
        </w:r>
      </w:hyperlink>
      <w:r>
        <w:t xml:space="preserve">.</w:t>
      </w:r>
    </w:p>
    <w:bookmarkEnd w:id="731"/>
    <w:bookmarkStart w:id="735" w:name="additional-resources-2"/>
    <w:p>
      <w:pPr>
        <w:pStyle w:val="Heading2"/>
      </w:pPr>
      <w:r>
        <w:t xml:space="preserve">13.10 Additional Resources</w:t>
      </w:r>
    </w:p>
    <w:p>
      <w:pPr>
        <w:pStyle w:val="Compact"/>
        <w:numPr>
          <w:ilvl w:val="0"/>
          <w:numId w:val="1233"/>
        </w:numPr>
      </w:pPr>
      <w:hyperlink r:id="rId676">
        <w:r>
          <w:rPr>
            <w:rStyle w:val="Hyperlink"/>
          </w:rPr>
          <w:t xml:space="preserve">GitHub Actions features overview</w:t>
        </w:r>
      </w:hyperlink>
    </w:p>
    <w:p>
      <w:pPr>
        <w:pStyle w:val="Compact"/>
        <w:numPr>
          <w:ilvl w:val="0"/>
          <w:numId w:val="1233"/>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33"/>
        </w:numPr>
      </w:pPr>
      <w:hyperlink r:id="rId732">
        <w:r>
          <w:rPr>
            <w:rStyle w:val="Hyperlink"/>
          </w:rPr>
          <w:t xml:space="preserve">R Packages book: Continuous Integration</w:t>
        </w:r>
      </w:hyperlink>
    </w:p>
    <w:p>
      <w:pPr>
        <w:pStyle w:val="Compact"/>
        <w:numPr>
          <w:ilvl w:val="0"/>
          <w:numId w:val="1233"/>
        </w:numPr>
      </w:pPr>
      <w:hyperlink r:id="rId733">
        <w:r>
          <w:rPr>
            <w:rStyle w:val="Hyperlink"/>
          </w:rPr>
          <w:t xml:space="preserve">GitHub Actions documentation</w:t>
        </w:r>
      </w:hyperlink>
    </w:p>
    <w:p>
      <w:pPr>
        <w:pStyle w:val="Compact"/>
        <w:numPr>
          <w:ilvl w:val="0"/>
          <w:numId w:val="1233"/>
        </w:numPr>
      </w:pPr>
      <w:hyperlink r:id="rId734">
        <w:r>
          <w:rPr>
            <w:rStyle w:val="Hyperlink"/>
          </w:rPr>
          <w:t xml:space="preserve">Where to find help with r-lib/actions</w:t>
        </w:r>
      </w:hyperlink>
    </w:p>
    <w:p>
      <w:pPr>
        <w:pStyle w:val="Compact"/>
        <w:numPr>
          <w:ilvl w:val="0"/>
          <w:numId w:val="1233"/>
        </w:numPr>
      </w:pPr>
      <w:hyperlink r:id="rId713">
        <w:r>
          <w:rPr>
            <w:rStyle w:val="Hyperlink"/>
          </w:rPr>
          <w:t xml:space="preserve">GitHub Status</w:t>
        </w:r>
      </w:hyperlink>
      <w:r>
        <w:t xml:space="preserve"> </w:t>
      </w:r>
      <w:r>
        <w:t xml:space="preserve">- real-time status of GitHub services</w:t>
      </w:r>
    </w:p>
    <w:p>
      <w:r>
        <w:br w:type="page"/>
      </w:r>
    </w:p>
    <w:bookmarkEnd w:id="735"/>
    <w:bookmarkEnd w:id="736"/>
    <w:bookmarkStart w:id="79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4"/>
        </w:numPr>
      </w:pPr>
      <w:r>
        <w:t xml:space="preserve">Run a series of scripts in parallel or in a specific order to reproduce our work</w:t>
      </w:r>
    </w:p>
    <w:p>
      <w:pPr>
        <w:pStyle w:val="Compact"/>
        <w:numPr>
          <w:ilvl w:val="0"/>
          <w:numId w:val="1234"/>
        </w:numPr>
      </w:pPr>
      <w:r>
        <w:t xml:space="preserve">To check on the progress of a batch of jobs</w:t>
      </w:r>
    </w:p>
    <w:p>
      <w:pPr>
        <w:pStyle w:val="Compact"/>
        <w:numPr>
          <w:ilvl w:val="0"/>
          <w:numId w:val="1234"/>
        </w:numPr>
      </w:pPr>
      <w:r>
        <w:t xml:space="preserve">To use git and push to github</w:t>
      </w:r>
    </w:p>
    <w:bookmarkStart w:id="741"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0" w:name="fig-unix-desktop"/>
          <w:p>
            <w:pPr>
              <w:pStyle w:val="Compact"/>
              <w:jc w:val="center"/>
            </w:pPr>
            <w:r>
              <w:drawing>
                <wp:inline>
                  <wp:extent cx="5334000" cy="3380267"/>
                  <wp:effectExtent b="0" l="0" r="0" t="0"/>
                  <wp:docPr descr="" title="" id="738" name="Picture"/>
                  <a:graphic>
                    <a:graphicData uri="http://schemas.openxmlformats.org/drawingml/2006/picture">
                      <pic:pic>
                        <pic:nvPicPr>
                          <pic:cNvPr descr="assets/images/ex-desktop.jpg" id="739" name="Picture"/>
                          <pic:cNvPicPr>
                            <a:picLocks noChangeArrowheads="1" noChangeAspect="1"/>
                          </pic:cNvPicPr>
                        </pic:nvPicPr>
                        <pic:blipFill>
                          <a:blip r:embed="rId73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0"/>
        </w:tc>
      </w:tr>
    </w:tbl>
    <w:bookmarkEnd w:id="741"/>
    <w:bookmarkStart w:id="747"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2"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6" w:name="fig-unix-terminal"/>
          <w:p>
            <w:pPr>
              <w:pStyle w:val="Compact"/>
              <w:jc w:val="center"/>
            </w:pPr>
            <w:r>
              <w:drawing>
                <wp:inline>
                  <wp:extent cx="4488872" cy="8862646"/>
                  <wp:effectExtent b="0" l="0" r="0" t="0"/>
                  <wp:docPr descr="" title="" id="744" name="Picture"/>
                  <a:graphic>
                    <a:graphicData uri="http://schemas.openxmlformats.org/drawingml/2006/picture">
                      <pic:pic>
                        <pic:nvPicPr>
                          <pic:cNvPr descr="assets/images/ex-terminal.PNG" id="745" name="Picture"/>
                          <pic:cNvPicPr>
                            <a:picLocks noChangeArrowheads="1" noChangeAspect="1"/>
                          </pic:cNvPicPr>
                        </pic:nvPicPr>
                        <pic:blipFill>
                          <a:blip r:embed="rId74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6"/>
        </w:tc>
      </w:tr>
    </w:tbl>
    <w:bookmarkEnd w:id="747"/>
    <w:bookmarkStart w:id="769"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35"/>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35"/>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9"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9"/>
    <w:bookmarkStart w:id="750"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0"/>
    <w:bookmarkStart w:id="753" w:name="the-two-plugins-we-use"/>
    <w:p>
      <w:pPr>
        <w:pStyle w:val="Heading3"/>
      </w:pPr>
      <w:r>
        <w:t xml:space="preserve">14.3.3 The two plugins we use</w:t>
      </w:r>
    </w:p>
    <w:p>
      <w:pPr>
        <w:pStyle w:val="FirstParagraph"/>
      </w:pPr>
      <w:hyperlink r:id="rId75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3"/>
    <w:bookmarkStart w:id="755"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4"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5"/>
    <w:bookmarkStart w:id="758"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8"/>
    <w:bookmarkStart w:id="767"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6"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6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7"/>
    <w:bookmarkStart w:id="768"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8"/>
    <w:bookmarkEnd w:id="769"/>
    <w:bookmarkStart w:id="771"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70"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0"/>
          <w:p/>
        </w:tc>
      </w:tr>
    </w:tbl>
    <w:bookmarkEnd w:id="771"/>
    <w:bookmarkStart w:id="782" w:name="sec-shell-style"/>
    <w:p>
      <w:pPr>
        <w:pStyle w:val="Heading2"/>
      </w:pPr>
      <w:r>
        <w:t xml:space="preserve">14.5 Shell Scripting Style</w:t>
      </w:r>
    </w:p>
    <w:p>
      <w:pPr>
        <w:pStyle w:val="FirstParagraph"/>
      </w:pPr>
      <w:r>
        <w:t xml:space="preserve">For shell scripts, we follow the</w:t>
      </w:r>
      <w:r>
        <w:t xml:space="preserve"> </w:t>
      </w:r>
      <w:hyperlink r:id="rId77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9">
        <w:r>
          <w:rPr>
            <w:rStyle w:val="Hyperlink"/>
          </w:rPr>
          <w:t xml:space="preserve">tidyverse style guide</w:t>
        </w:r>
      </w:hyperlink>
      <w:r>
        <w:t xml:space="preserve">.</w:t>
      </w:r>
      <w:r>
        <w:t xml:space="preserve"> </w:t>
      </w:r>
      <w:r>
        <w:t xml:space="preserve">The points below are the lab’s priorities and additions.</w:t>
      </w:r>
    </w:p>
    <w:bookmarkStart w:id="773"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6"/>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6"/>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6"/>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3"/>
    <w:bookmarkStart w:id="774"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4"/>
    <w:bookmarkStart w:id="775"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5"/>
    <w:bookmarkStart w:id="776"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6"/>
    <w:bookmarkStart w:id="777" w:name="security"/>
    <w:p>
      <w:pPr>
        <w:pStyle w:val="Heading3"/>
      </w:pPr>
      <w:r>
        <w:t xml:space="preserve">14.5.5 Security</w:t>
      </w:r>
    </w:p>
    <w:p>
      <w:pPr>
        <w:pStyle w:val="Compact"/>
        <w:numPr>
          <w:ilvl w:val="0"/>
          <w:numId w:val="1237"/>
        </w:numPr>
      </w:pPr>
      <w:r>
        <w:t xml:space="preserve">Never echo secrets;</w:t>
      </w:r>
      <w:r>
        <w:t xml:space="preserve"> </w:t>
      </w:r>
      <w:r>
        <w:t xml:space="preserve">redact tokens before logging command lines that carry them.</w:t>
      </w:r>
    </w:p>
    <w:p>
      <w:pPr>
        <w:pStyle w:val="Compact"/>
        <w:numPr>
          <w:ilvl w:val="0"/>
          <w:numId w:val="1237"/>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7"/>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7"/>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7"/>
    <w:bookmarkStart w:id="779" w:name="linting"/>
    <w:p>
      <w:pPr>
        <w:pStyle w:val="Heading3"/>
      </w:pPr>
      <w:r>
        <w:t xml:space="preserve">14.5.6 Linting</w:t>
      </w:r>
    </w:p>
    <w:p>
      <w:pPr>
        <w:pStyle w:val="FirstParagraph"/>
      </w:pPr>
      <w:hyperlink r:id="rId778">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9"/>
    <w:bookmarkStart w:id="780"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0"/>
    <w:bookmarkStart w:id="781"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81"/>
    <w:bookmarkEnd w:id="782"/>
    <w:bookmarkStart w:id="785"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4" w:name="common-mistakes"/>
    <w:p>
      <w:pPr>
        <w:pStyle w:val="Heading3"/>
      </w:pPr>
      <w:r>
        <w:t xml:space="preserve">14.6.1 Common Mistakes</w:t>
      </w:r>
    </w:p>
    <w:p>
      <w:pPr>
        <w:pStyle w:val="Compact"/>
        <w:numPr>
          <w:ilvl w:val="0"/>
          <w:numId w:val="1238"/>
        </w:numPr>
      </w:pPr>
      <w:r>
        <w:t xml:space="preserve">Remember to include all of the quotation marks around file paths that have a spaces.</w:t>
      </w:r>
    </w:p>
    <w:p>
      <w:pPr>
        <w:pStyle w:val="Compact"/>
        <w:numPr>
          <w:ilvl w:val="0"/>
          <w:numId w:val="123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4"/>
    <w:bookmarkEnd w:id="785"/>
    <w:bookmarkStart w:id="786"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6"/>
    <w:bookmarkStart w:id="790"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8"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8"/>
    <w:bookmarkStart w:id="789"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9"/>
    <w:bookmarkEnd w:id="790"/>
    <w:bookmarkEnd w:id="791"/>
    <w:bookmarkStart w:id="804" w:name="sec-reproducible-environments"/>
    <w:p>
      <w:pPr>
        <w:pStyle w:val="Heading1"/>
      </w:pPr>
      <w:r>
        <w:t xml:space="preserve">15. Reproducible Environments</w:t>
      </w:r>
    </w:p>
    <w:bookmarkStart w:id="797" w:name="package-version-control-with-renv"/>
    <w:p>
      <w:pPr>
        <w:pStyle w:val="Heading2"/>
      </w:pPr>
      <w:r>
        <w:t xml:space="preserve">15.1 Package Version Control with renv</w:t>
      </w:r>
    </w:p>
    <w:bookmarkStart w:id="79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2"/>
    <w:bookmarkStart w:id="79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1"/>
        </w:numPr>
      </w:pPr>
      <w:r>
        <w:t xml:space="preserve">Create an RProject file and ensure that your working directory is set to the correct folder</w:t>
      </w:r>
    </w:p>
    <w:p>
      <w:pPr>
        <w:pStyle w:val="Compact"/>
        <w:numPr>
          <w:ilvl w:val="0"/>
          <w:numId w:val="124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3"/>
    <w:bookmarkStart w:id="795"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4"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63">
        <w:r>
          <w:rPr>
            <w:rStyle w:val="Hyperlink"/>
          </w:rPr>
          <w:t xml:space="preserve">official renv documentation</w:t>
        </w:r>
      </w:hyperlink>
      <w:r>
        <w:t xml:space="preserve">.</w:t>
      </w:r>
    </w:p>
    <w:bookmarkEnd w:id="794"/>
    <w:bookmarkEnd w:id="795"/>
    <w:bookmarkStart w:id="796"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4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2"/>
        </w:numPr>
      </w:pPr>
      <w:r>
        <w:t xml:space="preserve">Pull the most updated version of the project from GitHub</w:t>
      </w:r>
    </w:p>
    <w:p>
      <w:pPr>
        <w:pStyle w:val="Compact"/>
        <w:numPr>
          <w:ilvl w:val="0"/>
          <w:numId w:val="1242"/>
        </w:numPr>
      </w:pPr>
      <w:r>
        <w:t xml:space="preserve">Open the project’s RProject file</w:t>
      </w:r>
    </w:p>
    <w:p>
      <w:pPr>
        <w:pStyle w:val="Compact"/>
        <w:numPr>
          <w:ilvl w:val="0"/>
          <w:numId w:val="124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4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42"/>
        </w:numPr>
      </w:pPr>
      <w:r>
        <w:t xml:space="preserve">Wait for the correct versions of each package to install/update. This may take some time, depending on how many packages the project uses.</w:t>
      </w:r>
    </w:p>
    <w:p>
      <w:pPr>
        <w:pStyle w:val="Compact"/>
        <w:numPr>
          <w:ilvl w:val="0"/>
          <w:numId w:val="124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42"/>
        </w:numPr>
      </w:pPr>
      <w:r>
        <w:t xml:space="preserve">If you make edits to the code and introduce new/updated packages, see the section above for instructions on how to make updates.</w:t>
      </w:r>
    </w:p>
    <w:bookmarkEnd w:id="796"/>
    <w:bookmarkEnd w:id="797"/>
    <w:bookmarkStart w:id="798"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43"/>
        </w:numPr>
      </w:pPr>
      <w:r>
        <w:rPr>
          <w:b/>
          <w:bCs/>
        </w:rPr>
        <w:t xml:space="preserve">Fast installation</w:t>
      </w:r>
      <w:r>
        <w:t xml:space="preserve">: Binary packages install in seconds, not minutes</w:t>
      </w:r>
    </w:p>
    <w:p>
      <w:pPr>
        <w:pStyle w:val="Compact"/>
        <w:numPr>
          <w:ilvl w:val="0"/>
          <w:numId w:val="1243"/>
        </w:numPr>
      </w:pPr>
      <w:r>
        <w:rPr>
          <w:b/>
          <w:bCs/>
        </w:rPr>
        <w:t xml:space="preserve">Automatic dependency resolution</w:t>
      </w:r>
      <w:r>
        <w:t xml:space="preserve">: System dependencies are handled automatically</w:t>
      </w:r>
    </w:p>
    <w:p>
      <w:pPr>
        <w:pStyle w:val="Compact"/>
        <w:numPr>
          <w:ilvl w:val="0"/>
          <w:numId w:val="1243"/>
        </w:numPr>
      </w:pPr>
      <w:r>
        <w:rPr>
          <w:b/>
          <w:bCs/>
        </w:rPr>
        <w:t xml:space="preserve">System-level integration</w:t>
      </w:r>
      <w:r>
        <w:t xml:space="preserve">: Packages integrate with Ubuntu’s package management</w:t>
      </w:r>
    </w:p>
    <w:p>
      <w:pPr>
        <w:pStyle w:val="Compact"/>
        <w:numPr>
          <w:ilvl w:val="0"/>
          <w:numId w:val="124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44"/>
        </w:numPr>
      </w:pPr>
      <w:r>
        <w:t xml:space="preserve">Ubuntu 24.04</w:t>
      </w:r>
      <w:r>
        <w:t xml:space="preserve"> </w:t>
      </w:r>
      <w:r>
        <w:t xml:space="preserve">“noble”</w:t>
      </w:r>
      <w:r>
        <w:t xml:space="preserve"> </w:t>
      </w:r>
      <w:r>
        <w:t xml:space="preserve">(amd64 and arm64)</w:t>
      </w:r>
    </w:p>
    <w:p>
      <w:pPr>
        <w:pStyle w:val="Compact"/>
        <w:numPr>
          <w:ilvl w:val="0"/>
          <w:numId w:val="1244"/>
        </w:numPr>
      </w:pPr>
      <w:r>
        <w:t xml:space="preserve">Ubuntu 22.04</w:t>
      </w:r>
      <w:r>
        <w:t xml:space="preserve"> </w:t>
      </w:r>
      <w:r>
        <w:t xml:space="preserve">“jammy”</w:t>
      </w:r>
      <w:r>
        <w:t xml:space="preserve"> </w:t>
      </w:r>
      <w:r>
        <w:t xml:space="preserve">(amd64)</w:t>
      </w:r>
    </w:p>
    <w:p>
      <w:pPr>
        <w:pStyle w:val="Compact"/>
        <w:numPr>
          <w:ilvl w:val="0"/>
          <w:numId w:val="124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45"/>
        </w:numPr>
      </w:pPr>
      <w:r>
        <w:rPr>
          <w:b/>
          <w:bCs/>
        </w:rPr>
        <w:t xml:space="preserve">Use r2u when</w:t>
      </w:r>
      <w:r>
        <w:t xml:space="preserve">: You work primarily on Ubuntu systems, want fast package installation, or need system-level package management</w:t>
      </w:r>
    </w:p>
    <w:p>
      <w:pPr>
        <w:pStyle w:val="Compact"/>
        <w:numPr>
          <w:ilvl w:val="0"/>
          <w:numId w:val="1245"/>
        </w:numPr>
      </w:pPr>
      <w:r>
        <w:rPr>
          <w:b/>
          <w:bCs/>
        </w:rPr>
        <w:t xml:space="preserve">Use renv when</w:t>
      </w:r>
      <w:r>
        <w:t xml:space="preserve">: You need cross-platform reproducibility, work on macOS/Windows, or require project-specific package libraries</w:t>
      </w:r>
    </w:p>
    <w:p>
      <w:pPr>
        <w:pStyle w:val="Compact"/>
        <w:numPr>
          <w:ilvl w:val="0"/>
          <w:numId w:val="124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9">
        <w:r>
          <w:rPr>
            <w:rStyle w:val="Hyperlink"/>
          </w:rPr>
          <w:t xml:space="preserve">r2u website</w:t>
        </w:r>
      </w:hyperlink>
      <w:r>
        <w:t xml:space="preserve">.</w:t>
      </w:r>
    </w:p>
    <w:bookmarkEnd w:id="798"/>
    <w:bookmarkStart w:id="800" w:name="managing-r-versions-with-rig"/>
    <w:p>
      <w:pPr>
        <w:pStyle w:val="Heading2"/>
      </w:pPr>
      <w:r>
        <w:t xml:space="preserve">15.3 Managing R Versions with rig</w:t>
      </w:r>
    </w:p>
    <w:p>
      <w:pPr>
        <w:pStyle w:val="FirstParagraph"/>
      </w:pPr>
      <w:hyperlink r:id="rId79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6"/>
        </w:numPr>
      </w:pPr>
      <w:r>
        <w:rPr>
          <w:b/>
          <w:bCs/>
        </w:rPr>
        <w:t xml:space="preserve">Multi-version support</w:t>
      </w:r>
      <w:r>
        <w:t xml:space="preserve">: Install and switch between multiple R versions</w:t>
      </w:r>
    </w:p>
    <w:p>
      <w:pPr>
        <w:pStyle w:val="Compact"/>
        <w:numPr>
          <w:ilvl w:val="0"/>
          <w:numId w:val="1246"/>
        </w:numPr>
      </w:pPr>
      <w:r>
        <w:rPr>
          <w:b/>
          <w:bCs/>
        </w:rPr>
        <w:t xml:space="preserve">Cross-platform</w:t>
      </w:r>
      <w:r>
        <w:t xml:space="preserve">: Works on macOS, Windows, and Linux</w:t>
      </w:r>
    </w:p>
    <w:p>
      <w:pPr>
        <w:pStyle w:val="Compact"/>
        <w:numPr>
          <w:ilvl w:val="0"/>
          <w:numId w:val="124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6"/>
        </w:numPr>
      </w:pPr>
      <w:r>
        <w:rPr>
          <w:b/>
          <w:bCs/>
        </w:rPr>
        <w:t xml:space="preserve">RStudio / Positron integration</w:t>
      </w:r>
      <w:r>
        <w:t xml:space="preserve">: Registered R versions are automatically available in RStudio and Positron</w:t>
      </w:r>
    </w:p>
    <w:p>
      <w:pPr>
        <w:pStyle w:val="Compact"/>
        <w:numPr>
          <w:ilvl w:val="0"/>
          <w:numId w:val="124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7"/>
        </w:numPr>
      </w:pPr>
      <w:r>
        <w:t xml:space="preserve">You need a specific older R version to reproduce results from a published analysis</w:t>
      </w:r>
    </w:p>
    <w:p>
      <w:pPr>
        <w:pStyle w:val="Compact"/>
        <w:numPr>
          <w:ilvl w:val="0"/>
          <w:numId w:val="1247"/>
        </w:numPr>
      </w:pPr>
      <w:r>
        <w:t xml:space="preserve">You want to test code against multiple R versions</w:t>
      </w:r>
    </w:p>
    <w:p>
      <w:pPr>
        <w:pStyle w:val="Compact"/>
        <w:numPr>
          <w:ilvl w:val="0"/>
          <w:numId w:val="124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9">
        <w:r>
          <w:rPr>
            <w:rStyle w:val="Hyperlink"/>
          </w:rPr>
          <w:t xml:space="preserve">rig GitHub repository</w:t>
        </w:r>
      </w:hyperlink>
      <w:r>
        <w:t xml:space="preserve">.</w:t>
      </w:r>
    </w:p>
    <w:bookmarkEnd w:id="800"/>
    <w:bookmarkStart w:id="803"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8"/>
        </w:numPr>
      </w:pPr>
      <w:r>
        <w:t xml:space="preserve">SSH into the Docker server.</w:t>
      </w:r>
    </w:p>
    <w:p>
      <w:pPr>
        <w:pStyle w:val="Compact"/>
        <w:numPr>
          <w:ilvl w:val="0"/>
          <w:numId w:val="124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1" name="Picture"/>
                  <a:graphic>
                    <a:graphicData uri="http://schemas.openxmlformats.org/drawingml/2006/picture">
                      <pic:pic>
                        <pic:nvPicPr>
                          <pic:cNvPr descr="/opt/quarto/share/formats/docx/warning.png" id="802" name="Picture"/>
                          <pic:cNvPicPr>
                            <a:picLocks noChangeArrowheads="1" noChangeAspect="1"/>
                          </pic:cNvPicPr>
                        </pic:nvPicPr>
                        <pic:blipFill>
                          <a:blip r:embed="rId6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3"/>
    <w:bookmarkEnd w:id="804"/>
    <w:bookmarkStart w:id="832" w:name="code-publication"/>
    <w:p>
      <w:pPr>
        <w:pStyle w:val="Heading1"/>
      </w:pPr>
      <w:r>
        <w:t xml:space="preserve">16. Code Publication</w:t>
      </w:r>
    </w:p>
    <w:bookmarkStart w:id="805" w:name="checklist-overview"/>
    <w:p>
      <w:pPr>
        <w:pStyle w:val="Heading2"/>
      </w:pPr>
      <w:r>
        <w:t xml:space="preserve">16.1 Checklist overview</w:t>
      </w:r>
    </w:p>
    <w:p>
      <w:pPr>
        <w:pStyle w:val="Compact"/>
        <w:numPr>
          <w:ilvl w:val="0"/>
          <w:numId w:val="1249"/>
        </w:numPr>
      </w:pPr>
      <w:hyperlink w:anchor="fill-out-file-headers">
        <w:r>
          <w:rPr>
            <w:rStyle w:val="Hyperlink"/>
          </w:rPr>
          <w:t xml:space="preserve">Fill out file headers</w:t>
        </w:r>
      </w:hyperlink>
    </w:p>
    <w:p>
      <w:pPr>
        <w:pStyle w:val="Compact"/>
        <w:numPr>
          <w:ilvl w:val="0"/>
          <w:numId w:val="1249"/>
        </w:numPr>
      </w:pPr>
      <w:hyperlink w:anchor="clean-up-comments">
        <w:r>
          <w:rPr>
            <w:rStyle w:val="Hyperlink"/>
          </w:rPr>
          <w:t xml:space="preserve">Clean up comments</w:t>
        </w:r>
      </w:hyperlink>
    </w:p>
    <w:p>
      <w:pPr>
        <w:pStyle w:val="Compact"/>
        <w:numPr>
          <w:ilvl w:val="0"/>
          <w:numId w:val="1249"/>
        </w:numPr>
      </w:pPr>
      <w:hyperlink w:anchor="document-functions">
        <w:r>
          <w:rPr>
            <w:rStyle w:val="Hyperlink"/>
          </w:rPr>
          <w:t xml:space="preserve">Document functions</w:t>
        </w:r>
      </w:hyperlink>
    </w:p>
    <w:p>
      <w:pPr>
        <w:pStyle w:val="Compact"/>
        <w:numPr>
          <w:ilvl w:val="0"/>
          <w:numId w:val="1249"/>
        </w:numPr>
      </w:pPr>
      <w:hyperlink w:anchor="remove-deprecated-filepaths">
        <w:r>
          <w:rPr>
            <w:rStyle w:val="Hyperlink"/>
          </w:rPr>
          <w:t xml:space="preserve">Remove deprecated filepaths</w:t>
        </w:r>
      </w:hyperlink>
    </w:p>
    <w:p>
      <w:pPr>
        <w:pStyle w:val="Compact"/>
        <w:numPr>
          <w:ilvl w:val="0"/>
          <w:numId w:val="1249"/>
        </w:numPr>
      </w:pPr>
      <w:hyperlink w:anchor="ensure-project-runs-via-bash">
        <w:r>
          <w:rPr>
            <w:rStyle w:val="Hyperlink"/>
          </w:rPr>
          <w:t xml:space="preserve">Ensure project runs via bash</w:t>
        </w:r>
      </w:hyperlink>
    </w:p>
    <w:p>
      <w:pPr>
        <w:pStyle w:val="Compact"/>
        <w:numPr>
          <w:ilvl w:val="0"/>
          <w:numId w:val="1249"/>
        </w:numPr>
      </w:pPr>
      <w:hyperlink w:anchor="complete-the-readme">
        <w:r>
          <w:rPr>
            <w:rStyle w:val="Hyperlink"/>
          </w:rPr>
          <w:t xml:space="preserve">Complete the README</w:t>
        </w:r>
      </w:hyperlink>
    </w:p>
    <w:p>
      <w:pPr>
        <w:pStyle w:val="Compact"/>
        <w:numPr>
          <w:ilvl w:val="0"/>
          <w:numId w:val="1249"/>
        </w:numPr>
      </w:pPr>
      <w:hyperlink w:anchor="clean-up-feature-branches">
        <w:r>
          <w:rPr>
            <w:rStyle w:val="Hyperlink"/>
          </w:rPr>
          <w:t xml:space="preserve">Clean up feature branches</w:t>
        </w:r>
      </w:hyperlink>
    </w:p>
    <w:p>
      <w:pPr>
        <w:pStyle w:val="Compact"/>
        <w:numPr>
          <w:ilvl w:val="0"/>
          <w:numId w:val="1249"/>
        </w:numPr>
      </w:pPr>
      <w:hyperlink w:anchor="sec-create-github-release">
        <w:r>
          <w:rPr>
            <w:rStyle w:val="Hyperlink"/>
          </w:rPr>
          <w:t xml:space="preserve">Create GitHub release</w:t>
        </w:r>
      </w:hyperlink>
    </w:p>
    <w:bookmarkEnd w:id="805"/>
    <w:bookmarkStart w:id="807"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6">
        <w:r>
          <w:rPr>
            <w:rStyle w:val="Hyperlink"/>
          </w:rPr>
          <w:t xml:space="preserve">here.</w:t>
        </w:r>
      </w:hyperlink>
    </w:p>
    <w:bookmarkEnd w:id="807"/>
    <w:bookmarkStart w:id="808"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8"/>
    <w:bookmarkStart w:id="810"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9">
        <w:r>
          <w:rPr>
            <w:rStyle w:val="Hyperlink"/>
          </w:rPr>
          <w:t xml:space="preserve">here.</w:t>
        </w:r>
      </w:hyperlink>
    </w:p>
    <w:bookmarkEnd w:id="810"/>
    <w:bookmarkStart w:id="811"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1"/>
    <w:bookmarkStart w:id="813"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2">
        <w:r>
          <w:rPr>
            <w:rStyle w:val="Hyperlink"/>
          </w:rPr>
          <w:t xml:space="preserve">here.</w:t>
        </w:r>
      </w:hyperlink>
    </w:p>
    <w:bookmarkEnd w:id="813"/>
    <w:bookmarkStart w:id="814"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0"/>
        </w:numPr>
      </w:pPr>
      <w:r>
        <w:t xml:space="preserve">0-config.R: configuration file that sets data directories, sources base functions, and loads required libraries</w:t>
      </w:r>
    </w:p>
    <w:p>
      <w:pPr>
        <w:pStyle w:val="BlockText"/>
        <w:numPr>
          <w:ilvl w:val="0"/>
          <w:numId w:val="1250"/>
        </w:numPr>
      </w:pPr>
      <w:r>
        <w:t xml:space="preserve">0-base-functions: folder containing scripts with functions used in the analysis</w:t>
      </w:r>
    </w:p>
    <w:p>
      <w:pPr>
        <w:pStyle w:val="BlockText"/>
        <w:numPr>
          <w:ilvl w:val="1"/>
          <w:numId w:val="1251"/>
        </w:numPr>
      </w:pPr>
      <w:r>
        <w:t xml:space="preserve">0-base-functions.R: R script containing general functions used across the analysis</w:t>
      </w:r>
    </w:p>
    <w:p>
      <w:pPr>
        <w:pStyle w:val="BlockText"/>
        <w:numPr>
          <w:ilvl w:val="1"/>
          <w:numId w:val="1251"/>
        </w:numPr>
      </w:pPr>
      <w:r>
        <w:t xml:space="preserve">0-bias-corr-functions.R: R script containing functions used in bias correction</w:t>
      </w:r>
    </w:p>
    <w:p>
      <w:pPr>
        <w:pStyle w:val="BlockText"/>
        <w:numPr>
          <w:ilvl w:val="1"/>
          <w:numId w:val="125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1"/>
        </w:numPr>
      </w:pPr>
      <w:r>
        <w:t xml:space="preserve">0-prior-functions.R: R script containing functions to generate priors</w:t>
      </w:r>
    </w:p>
    <w:p>
      <w:pPr>
        <w:pStyle w:val="BlockText"/>
        <w:numPr>
          <w:ilvl w:val="0"/>
          <w:numId w:val="1250"/>
        </w:numPr>
      </w:pPr>
      <w:r>
        <w:t xml:space="preserve">1-data: folder containing data processing scripts NOTE: some scripts are deprecated</w:t>
      </w:r>
    </w:p>
    <w:p>
      <w:pPr>
        <w:pStyle w:val="BlockText"/>
        <w:numPr>
          <w:ilvl w:val="0"/>
          <w:numId w:val="1250"/>
        </w:numPr>
      </w:pPr>
      <w:r>
        <w:t xml:space="preserve">2-analysis: folder containing analysis scripts. To rerun all scripts in this subdirectory, run the bash script 0-run-analysis.sh.</w:t>
      </w:r>
    </w:p>
    <w:p>
      <w:pPr>
        <w:pStyle w:val="BlockText"/>
        <w:numPr>
          <w:ilvl w:val="1"/>
          <w:numId w:val="1252"/>
        </w:numPr>
      </w:pPr>
      <w:r>
        <w:t xml:space="preserve">1-obtain-priors-state.R: obtain priors for each state</w:t>
      </w:r>
    </w:p>
    <w:p>
      <w:pPr>
        <w:pStyle w:val="BlockText"/>
        <w:numPr>
          <w:ilvl w:val="1"/>
          <w:numId w:val="1252"/>
        </w:numPr>
      </w:pPr>
      <w:r>
        <w:t xml:space="preserve">2-est-expected-cases-state.R: estimate expected cases in each state</w:t>
      </w:r>
    </w:p>
    <w:p>
      <w:pPr>
        <w:pStyle w:val="BlockText"/>
        <w:numPr>
          <w:ilvl w:val="1"/>
          <w:numId w:val="1252"/>
        </w:numPr>
      </w:pPr>
      <w:r>
        <w:t xml:space="preserve">3-est-expected-cases-state-perf-testing.R: estimate expected cases in each state, estimate the percentage of underestimation due to incomplete testing vs. imperfect test accuracy</w:t>
      </w:r>
    </w:p>
    <w:p>
      <w:pPr>
        <w:pStyle w:val="BlockText"/>
        <w:numPr>
          <w:ilvl w:val="1"/>
          <w:numId w:val="1252"/>
        </w:numPr>
      </w:pPr>
      <w:r>
        <w:t xml:space="preserve">4-obtain-testing-protocols.R: find testing protocols for each state.</w:t>
      </w:r>
    </w:p>
    <w:p>
      <w:pPr>
        <w:pStyle w:val="BlockText"/>
        <w:numPr>
          <w:ilvl w:val="1"/>
          <w:numId w:val="1252"/>
        </w:numPr>
      </w:pPr>
      <w:r>
        <w:t xml:space="preserve">5-summarize-results.R: summarize results; obtain results for in text numerical results.</w:t>
      </w:r>
    </w:p>
    <w:p>
      <w:pPr>
        <w:pStyle w:val="BlockText"/>
        <w:numPr>
          <w:ilvl w:val="0"/>
          <w:numId w:val="1250"/>
        </w:numPr>
      </w:pPr>
      <w:r>
        <w:t xml:space="preserve">3-figure-table-scripts: folder containing figure scripts. To rerun all scripts in this subdirectory, run the bash script 0-run-figs.sh.</w:t>
      </w:r>
    </w:p>
    <w:p>
      <w:pPr>
        <w:pStyle w:val="BlockText"/>
        <w:numPr>
          <w:ilvl w:val="1"/>
          <w:numId w:val="1253"/>
        </w:numPr>
      </w:pPr>
      <w:r>
        <w:t xml:space="preserve">1-fig-testing.R: creates plot of testing patterns by state over time</w:t>
      </w:r>
    </w:p>
    <w:p>
      <w:pPr>
        <w:pStyle w:val="BlockText"/>
        <w:numPr>
          <w:ilvl w:val="1"/>
          <w:numId w:val="1253"/>
        </w:numPr>
      </w:pPr>
      <w:r>
        <w:t xml:space="preserve">2-fig-cases-usa-state-bar.R: creates bar plot of confirmed vs. estimated infections by state</w:t>
      </w:r>
    </w:p>
    <w:p>
      <w:pPr>
        <w:pStyle w:val="BlockText"/>
        <w:numPr>
          <w:ilvl w:val="1"/>
          <w:numId w:val="1253"/>
        </w:numPr>
      </w:pPr>
      <w:r>
        <w:t xml:space="preserve">3a-fig-map-usa-state.R: creates map of confirmed vs. estimated infections by state</w:t>
      </w:r>
    </w:p>
    <w:p>
      <w:pPr>
        <w:pStyle w:val="BlockText"/>
        <w:numPr>
          <w:ilvl w:val="1"/>
          <w:numId w:val="1253"/>
        </w:numPr>
      </w:pPr>
      <w:r>
        <w:t xml:space="preserve">3b-fig-map-usa-state-shiny.R: creates map of confirmed vs. estimated infections by state with search functionality by state</w:t>
      </w:r>
    </w:p>
    <w:p>
      <w:pPr>
        <w:pStyle w:val="BlockText"/>
        <w:numPr>
          <w:ilvl w:val="1"/>
          <w:numId w:val="1253"/>
        </w:numPr>
      </w:pPr>
      <w:r>
        <w:t xml:space="preserve">4-fig-priors.R: creates figure with priors for US as a whole</w:t>
      </w:r>
    </w:p>
    <w:p>
      <w:pPr>
        <w:pStyle w:val="BlockText"/>
        <w:numPr>
          <w:ilvl w:val="1"/>
          <w:numId w:val="1253"/>
        </w:numPr>
      </w:pPr>
      <w:r>
        <w:t xml:space="preserve">5-fig-density-usa.R: creates figure of distribution of estimated cases in the US</w:t>
      </w:r>
    </w:p>
    <w:p>
      <w:pPr>
        <w:pStyle w:val="BlockText"/>
        <w:numPr>
          <w:ilvl w:val="1"/>
          <w:numId w:val="1253"/>
        </w:numPr>
      </w:pPr>
      <w:r>
        <w:t xml:space="preserve">6-table-data-quality.R: creates table of data quality grading from COVID Tracking Project</w:t>
      </w:r>
    </w:p>
    <w:p>
      <w:pPr>
        <w:pStyle w:val="BlockText"/>
        <w:numPr>
          <w:ilvl w:val="1"/>
          <w:numId w:val="1253"/>
        </w:numPr>
      </w:pPr>
      <w:r>
        <w:t xml:space="preserve">7-fig-testpos.R: creates figure of the probability of testing positive among those tested by state</w:t>
      </w:r>
    </w:p>
    <w:p>
      <w:pPr>
        <w:pStyle w:val="BlockText"/>
        <w:numPr>
          <w:ilvl w:val="1"/>
          <w:numId w:val="1253"/>
        </w:numPr>
      </w:pPr>
      <w:r>
        <w:t xml:space="preserve">8-fig-percent-undertesting-state.R: creates figure of the percentage of under estimation due to incomplete testing</w:t>
      </w:r>
    </w:p>
    <w:p>
      <w:pPr>
        <w:pStyle w:val="BlockText"/>
        <w:numPr>
          <w:ilvl w:val="0"/>
          <w:numId w:val="1250"/>
        </w:numPr>
      </w:pPr>
      <w:r>
        <w:t xml:space="preserve">4-figures: folder containing figure files.</w:t>
      </w:r>
    </w:p>
    <w:p>
      <w:pPr>
        <w:pStyle w:val="BlockText"/>
        <w:numPr>
          <w:ilvl w:val="0"/>
          <w:numId w:val="1250"/>
        </w:numPr>
      </w:pPr>
      <w:r>
        <w:t xml:space="preserve">5-results: folder containing analysis results objects.</w:t>
      </w:r>
    </w:p>
    <w:p>
      <w:pPr>
        <w:pStyle w:val="BlockText"/>
        <w:numPr>
          <w:ilvl w:val="0"/>
          <w:numId w:val="125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4"/>
    <w:bookmarkStart w:id="815"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5"/>
    <w:bookmarkStart w:id="817"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6">
        <w:r>
          <w:rPr>
            <w:rStyle w:val="Hyperlink"/>
          </w:rPr>
          <w:t xml:space="preserve">Managing releases in a repository</w:t>
        </w:r>
      </w:hyperlink>
      <w:r>
        <w:t xml:space="preserve">.</w:t>
      </w:r>
    </w:p>
    <w:bookmarkEnd w:id="817"/>
    <w:bookmarkStart w:id="831"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20">
        <w:r>
          <w:rPr>
            <w:rStyle w:val="Hyperlink"/>
          </w:rPr>
          <w:t xml:space="preserve">CRAN stages diagram</w:t>
        </w:r>
      </w:hyperlink>
      <w:r>
        <w:t xml:space="preserve"> </w:t>
      </w:r>
      <w:r>
        <w:t xml:space="preserve">by Edgar Ruiz.</w:t>
      </w:r>
    </w:p>
    <w:bookmarkStart w:id="821"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54"/>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54"/>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54"/>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1"/>
    <w:bookmarkStart w:id="825"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55"/>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55"/>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55"/>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55"/>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55"/>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6"/>
        </w:numPr>
      </w:pPr>
      <w:r>
        <w:rPr>
          <w:rStyle w:val="VerbatimChar"/>
        </w:rPr>
        <w:t xml:space="preserve">devtools::check_win_devel()</w:t>
      </w:r>
      <w:r>
        <w:t xml:space="preserve"> </w:t>
      </w:r>
      <w:r>
        <w:t xml:space="preserve">- tests on Windows with the development version of R</w:t>
      </w:r>
    </w:p>
    <w:p>
      <w:pPr>
        <w:pStyle w:val="Compact"/>
        <w:numPr>
          <w:ilvl w:val="1"/>
          <w:numId w:val="1256"/>
        </w:numPr>
      </w:pPr>
      <w:hyperlink r:id="rId822">
        <w:r>
          <w:rPr>
            <w:rStyle w:val="Hyperlink"/>
          </w:rPr>
          <w:t xml:space="preserve">R-hub</w:t>
        </w:r>
      </w:hyperlink>
      <w:r>
        <w:t xml:space="preserve"> </w:t>
      </w:r>
      <w:r>
        <w:t xml:space="preserve">- tests on a wide range of platforms.</w:t>
      </w:r>
      <w:r>
        <w:t xml:space="preserve"> </w:t>
      </w:r>
      <w:r>
        <w:t xml:space="preserve">In</w:t>
      </w:r>
      <w:r>
        <w:t xml:space="preserve"> </w:t>
      </w:r>
      <w:hyperlink r:id="rId82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55"/>
        </w:numPr>
      </w:pPr>
      <w:r>
        <w:rPr>
          <w:b/>
          <w:bCs/>
        </w:rPr>
        <w:t xml:space="preserve">Review CRAN policies</w:t>
      </w:r>
      <w:r>
        <w:t xml:space="preserve">: Ensure your package complies with the</w:t>
      </w:r>
      <w:r>
        <w:t xml:space="preserve"> </w:t>
      </w:r>
      <w:hyperlink r:id="rId824">
        <w:r>
          <w:rPr>
            <w:rStyle w:val="Hyperlink"/>
          </w:rPr>
          <w:t xml:space="preserve">CRAN Repository Policy</w:t>
        </w:r>
      </w:hyperlink>
      <w:r>
        <w:t xml:space="preserve">.</w:t>
      </w:r>
    </w:p>
    <w:bookmarkEnd w:id="825"/>
    <w:bookmarkStart w:id="827"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6">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7"/>
    <w:bookmarkStart w:id="830" w:name="after-cran-acceptance"/>
    <w:p>
      <w:pPr>
        <w:pStyle w:val="Heading3"/>
      </w:pPr>
      <w:r>
        <w:t xml:space="preserve">16.10.4 After CRAN Acceptance</w:t>
      </w:r>
    </w:p>
    <w:p>
      <w:pPr>
        <w:pStyle w:val="FirstParagraph"/>
      </w:pPr>
      <w:r>
        <w:t xml:space="preserve">Once CRAN accepts your package:</w:t>
      </w:r>
    </w:p>
    <w:p>
      <w:pPr>
        <w:numPr>
          <w:ilvl w:val="0"/>
          <w:numId w:val="1257"/>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7"/>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7"/>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7"/>
        </w:numPr>
      </w:pPr>
      <w:r>
        <w:rPr>
          <w:b/>
          <w:bCs/>
        </w:rPr>
        <w:t xml:space="preserve">Track adoption over time</w:t>
      </w:r>
      <w:r>
        <w:t xml:space="preserve">: the</w:t>
      </w:r>
      <w:r>
        <w:t xml:space="preserve"> </w:t>
      </w:r>
      <w:hyperlink r:id="rId828">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9">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30"/>
    <w:bookmarkEnd w:id="831"/>
    <w:bookmarkEnd w:id="832"/>
    <w:bookmarkStart w:id="852" w:name="data-publication"/>
    <w:p>
      <w:pPr>
        <w:pStyle w:val="Heading1"/>
      </w:pPr>
      <w:r>
        <w:t xml:space="preserve">17. Data Publication</w:t>
      </w:r>
    </w:p>
    <w:bookmarkStart w:id="833"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3"/>
    <w:bookmarkStart w:id="838"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4"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4"/>
    <w:bookmarkStart w:id="835"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5"/>
    <w:bookmarkStart w:id="837"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6">
        <w:r>
          <w:rPr>
            <w:rStyle w:val="Hyperlink"/>
          </w:rPr>
          <w:t xml:space="preserve">UC Davis DataLab GIS workshops</w:t>
        </w:r>
      </w:hyperlink>
      <w:r>
        <w:t xml:space="preserve">, including resources on QGIS and spatial SQL.</w:t>
      </w:r>
    </w:p>
    <w:bookmarkEnd w:id="837"/>
    <w:bookmarkEnd w:id="838"/>
    <w:bookmarkStart w:id="842" w:name="create-public-ids"/>
    <w:p>
      <w:pPr>
        <w:pStyle w:val="Heading2"/>
      </w:pPr>
      <w:r>
        <w:t xml:space="preserve">17.3 Create public IDs</w:t>
      </w:r>
    </w:p>
    <w:bookmarkStart w:id="839"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9"/>
    <w:bookmarkStart w:id="840"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40"/>
    <w:bookmarkStart w:id="841"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8"/>
        </w:numPr>
      </w:pPr>
      <w:r>
        <w:rPr>
          <w:rStyle w:val="VerbatimChar"/>
        </w:rPr>
        <w:t xml:space="preserve">data/final/</w:t>
      </w:r>
      <w:r>
        <w:t xml:space="preserve">- folder containing the projects final data in both csv and rds formats</w:t>
      </w:r>
      <w:r>
        <w:br/>
      </w:r>
    </w:p>
    <w:p>
      <w:pPr>
        <w:pStyle w:val="Compact"/>
        <w:numPr>
          <w:ilvl w:val="0"/>
          <w:numId w:val="125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1"/>
    <w:bookmarkEnd w:id="842"/>
    <w:bookmarkStart w:id="84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3">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4">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5">
        <w:r>
          <w:rPr>
            <w:rStyle w:val="Hyperlink"/>
          </w:rPr>
          <w:t xml:space="preserve">UC Davis DataLab workshop on data documentation</w:t>
        </w:r>
      </w:hyperlink>
      <w:r>
        <w:t xml:space="preserve">.</w:t>
      </w:r>
    </w:p>
    <w:bookmarkStart w:id="847" w:name="X659912a983e12070198566d6758f84b7c139c71"/>
    <w:p>
      <w:pPr>
        <w:pStyle w:val="Heading3"/>
      </w:pPr>
      <w:r>
        <w:t xml:space="preserve">17.4.1 Steps for creating an Open Science Framework (OSF) repository:</w:t>
      </w:r>
    </w:p>
    <w:p>
      <w:pPr>
        <w:pStyle w:val="Compact"/>
        <w:numPr>
          <w:ilvl w:val="0"/>
          <w:numId w:val="1259"/>
        </w:numPr>
      </w:pPr>
      <w:r>
        <w:t xml:space="preserve">Create a new OSF project per these instructions: https://help.osf.io/article/252-create-a-project</w:t>
      </w:r>
    </w:p>
    <w:p>
      <w:pPr>
        <w:pStyle w:val="Compact"/>
        <w:numPr>
          <w:ilvl w:val="0"/>
          <w:numId w:val="125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9"/>
        </w:numPr>
      </w:pPr>
      <w:r>
        <w:t xml:space="preserve">Create a notebook component and upload the final .html files (which will not be on github… but see optional item below)</w:t>
      </w:r>
    </w:p>
    <w:p>
      <w:pPr>
        <w:pStyle w:val="Compact"/>
        <w:numPr>
          <w:ilvl w:val="0"/>
          <w:numId w:val="1259"/>
        </w:numPr>
      </w:pPr>
      <w:r>
        <w:t xml:space="preserve">On the OSF landing Wiki, provide some context. Here is a recent example: https://osf.io/954bt/</w:t>
      </w:r>
    </w:p>
    <w:p>
      <w:pPr>
        <w:pStyle w:val="Compact"/>
        <w:numPr>
          <w:ilvl w:val="0"/>
          <w:numId w:val="1259"/>
        </w:numPr>
      </w:pPr>
      <w:r>
        <w:t xml:space="preserve">Create a Digital Object Identifier (DOI) for the repository. A DOI is a unique identifier that provides a persistent link to content, such as a dataset in this case.</w:t>
      </w:r>
      <w:r>
        <w:t xml:space="preserve"> </w:t>
      </w:r>
      <w:hyperlink r:id="rId846">
        <w:r>
          <w:rPr>
            <w:rStyle w:val="Hyperlink"/>
          </w:rPr>
          <w:t xml:space="preserve">Learn more about DOIs</w:t>
        </w:r>
      </w:hyperlink>
    </w:p>
    <w:p>
      <w:pPr>
        <w:pStyle w:val="Compact"/>
        <w:numPr>
          <w:ilvl w:val="0"/>
          <w:numId w:val="1259"/>
        </w:numPr>
      </w:pPr>
      <w:r>
        <w:t xml:space="preserve">Optional: Complete the software checklist and system requirement guide for the analysis to guide others. Include it on the GitHub README for the project: https://github.com/proctor-ucsf/mordor-antibody</w:t>
      </w:r>
    </w:p>
    <w:bookmarkEnd w:id="847"/>
    <w:bookmarkEnd w:id="848"/>
    <w:bookmarkStart w:id="84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9"/>
    <w:bookmarkStart w:id="85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50"/>
    <w:bookmarkStart w:id="85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0"/>
        </w:numPr>
      </w:pPr>
      <w:r>
        <w:t xml:space="preserve">ACTION - https://osf.io/ca3pe/</w:t>
      </w:r>
      <w:r>
        <w:br/>
      </w:r>
    </w:p>
    <w:p>
      <w:pPr>
        <w:pStyle w:val="Compact"/>
        <w:numPr>
          <w:ilvl w:val="0"/>
          <w:numId w:val="1260"/>
        </w:numPr>
      </w:pPr>
      <w:r>
        <w:t xml:space="preserve">NAITRE - https://osf.io/ujeyb/</w:t>
      </w:r>
      <w:r>
        <w:br/>
      </w:r>
    </w:p>
    <w:p>
      <w:pPr>
        <w:pStyle w:val="Compact"/>
        <w:numPr>
          <w:ilvl w:val="0"/>
          <w:numId w:val="1260"/>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1"/>
    <w:bookmarkEnd w:id="852"/>
    <w:bookmarkStart w:id="89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6" w:name="uc-davis-computing-resources"/>
    <w:p>
      <w:pPr>
        <w:pStyle w:val="Heading2"/>
      </w:pPr>
      <w:r>
        <w:t xml:space="preserve">18.1 UC Davis Computing Resources</w:t>
      </w:r>
    </w:p>
    <w:bookmarkStart w:id="85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1"/>
        </w:numPr>
      </w:pPr>
      <w:r>
        <w:rPr>
          <w:b/>
          <w:bCs/>
        </w:rPr>
        <w:t xml:space="preserve">Shiva</w:t>
      </w:r>
      <w:r>
        <w:t xml:space="preserve"> </w:t>
      </w:r>
      <w:r>
        <w:t xml:space="preserve">(shiva.ucdavis.edu): SLURM-based cluster for computational work</w:t>
      </w:r>
    </w:p>
    <w:p>
      <w:pPr>
        <w:pStyle w:val="Compact"/>
        <w:numPr>
          <w:ilvl w:val="0"/>
          <w:numId w:val="126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5"/>
    <w:bookmarkEnd w:id="856"/>
    <w:bookmarkStart w:id="85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7"/>
    <w:bookmarkEnd w:id="858"/>
    <w:bookmarkStart w:id="85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9"/>
    <w:bookmarkStart w:id="86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3">
        <w:r>
          <w:rPr>
            <w:rStyle w:val="Hyperlink"/>
          </w:rPr>
          <w:t xml:space="preserve">hpc.ucdavis.edu</w:t>
        </w:r>
      </w:hyperlink>
      <w:r>
        <w:t xml:space="preserve"> </w:t>
      </w:r>
      <w:r>
        <w:t xml:space="preserve">for support information.</w:t>
      </w:r>
    </w:p>
    <w:bookmarkEnd w:id="860"/>
    <w:bookmarkStart w:id="86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1"/>
    <w:bookmarkStart w:id="86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2"/>
    <w:bookmarkStart w:id="86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3"/>
    <w:bookmarkEnd w:id="864"/>
    <w:bookmarkStart w:id="88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7">
                    <w:r>
                      <w:rPr>
                        <w:rStyle w:val="Hyperlink"/>
                      </w:rPr>
                      <w:t xml:space="preserve">VcXsrv</w:t>
                    </w:r>
                  </w:hyperlink>
                  <w:r>
                    <w:t xml:space="preserve">, or</w:t>
                  </w:r>
                  <w:r>
                    <w:t xml:space="preserve"> </w:t>
                  </w:r>
                  <w:hyperlink r:id="rId86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7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1"/>
          <w:p/>
        </w:tc>
      </w:tr>
    </w:tbl>
    <w:bookmarkEnd w:id="872"/>
    <w:bookmarkStart w:id="87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3"/>
    <w:bookmarkStart w:id="87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4"/>
    <w:bookmarkStart w:id="87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7"/>
    <w:bookmarkStart w:id="88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80">
        <w:r>
          <w:rPr>
            <w:rStyle w:val="Hyperlink"/>
          </w:rPr>
          <w:t xml:space="preserve">Xpra</w:t>
        </w:r>
      </w:hyperlink>
      <w:r>
        <w:t xml:space="preserve">, VNC, and</w:t>
      </w:r>
      <w:r>
        <w:t xml:space="preserve"> </w:t>
      </w:r>
      <w:hyperlink r:id="rId88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2"/>
    <w:bookmarkEnd w:id="883"/>
    <w:bookmarkStart w:id="89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4">
        <w:r>
          <w:rPr>
            <w:rStyle w:val="VerbatimChar"/>
          </w:rPr>
          <w:t xml:space="preserve">tmux</w:t>
        </w:r>
      </w:hyperlink>
      <w:r>
        <w:t xml:space="preserve"> </w:t>
      </w:r>
      <w:r>
        <w:t xml:space="preserve">or</w:t>
      </w:r>
      <w:r>
        <w:t xml:space="preserve"> </w:t>
      </w:r>
      <w:hyperlink r:id="rId88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6"/>
    <w:bookmarkStart w:id="89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important.png" id="888"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9" name="Picture"/>
                  <a:graphic>
                    <a:graphicData uri="http://schemas.openxmlformats.org/drawingml/2006/picture">
                      <pic:pic>
                        <pic:nvPicPr>
                          <pic:cNvPr descr="/opt/quarto/share/formats/docx/note.png" id="89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3">
              <w:r>
                <w:rPr>
                  <w:rStyle w:val="Hyperlink"/>
                </w:rPr>
                <w:t xml:space="preserve">UC Davis HPC documentation</w:t>
              </w:r>
            </w:hyperlink>
            <w:r>
              <w:t xml:space="preserve"> </w:t>
            </w:r>
            <w:r>
              <w:t xml:space="preserve">or contact HPC support.</w:t>
            </w:r>
          </w:p>
          <w:p/>
        </w:tc>
      </w:tr>
    </w:tbl>
    <w:bookmarkEnd w:id="891"/>
    <w:bookmarkEnd w:id="892"/>
    <w:bookmarkStart w:id="897" w:name="storage-group-storage-access"/>
    <w:p>
      <w:pPr>
        <w:pStyle w:val="Heading2"/>
      </w:pPr>
      <w:r>
        <w:t xml:space="preserve">18.8 Storage &amp; group storage access</w:t>
      </w:r>
    </w:p>
    <w:bookmarkStart w:id="89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3">
        <w:r>
          <w:rPr>
            <w:rStyle w:val="Hyperlink"/>
          </w:rPr>
          <w:t xml:space="preserve">UC Davis HPC documentation</w:t>
        </w:r>
      </w:hyperlink>
      <w:r>
        <w:t xml:space="preserve"> </w:t>
      </w:r>
      <w:r>
        <w:t xml:space="preserve">for specific storage options and quotas.</w:t>
      </w:r>
    </w:p>
    <w:bookmarkEnd w:id="893"/>
    <w:bookmarkStart w:id="89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4"/>
    <w:bookmarkStart w:id="89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5">
        <w:r>
          <w:rPr>
            <w:rStyle w:val="Hyperlink"/>
          </w:rPr>
          <w:t xml:space="preserve">this guide</w:t>
        </w:r>
      </w:hyperlink>
      <w:r>
        <w:t xml:space="preserve">.</w:t>
      </w:r>
    </w:p>
    <w:bookmarkEnd w:id="896"/>
    <w:bookmarkEnd w:id="897"/>
    <w:bookmarkStart w:id="89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62"/>
        </w:numPr>
      </w:pPr>
      <w:r>
        <w:rPr>
          <w:rStyle w:val="VerbatimChar"/>
        </w:rPr>
        <w:t xml:space="preserve">job-name=run_inc</w:t>
      </w:r>
      <w:r>
        <w:t xml:space="preserve">: Job name that will show up in the SLURM system</w:t>
      </w:r>
    </w:p>
    <w:p>
      <w:pPr>
        <w:pStyle w:val="Compact"/>
        <w:numPr>
          <w:ilvl w:val="0"/>
          <w:numId w:val="1262"/>
        </w:numPr>
      </w:pPr>
      <w:r>
        <w:rPr>
          <w:rStyle w:val="VerbatimChar"/>
        </w:rPr>
        <w:t xml:space="preserve">begin=now</w:t>
      </w:r>
      <w:r>
        <w:t xml:space="preserve">: Requests to start the job as soon as the requested resources are available</w:t>
      </w:r>
    </w:p>
    <w:p>
      <w:pPr>
        <w:pStyle w:val="Compact"/>
        <w:numPr>
          <w:ilvl w:val="0"/>
          <w:numId w:val="1262"/>
        </w:numPr>
      </w:pPr>
      <w:r>
        <w:rPr>
          <w:rStyle w:val="VerbatimChar"/>
        </w:rPr>
        <w:t xml:space="preserve">dependency=singleton</w:t>
      </w:r>
      <w:r>
        <w:t xml:space="preserve">: Jobs can begin after all previously launched jobs with the same name and user have ended.</w:t>
      </w:r>
    </w:p>
    <w:p>
      <w:pPr>
        <w:pStyle w:val="Compact"/>
        <w:numPr>
          <w:ilvl w:val="0"/>
          <w:numId w:val="1262"/>
        </w:numPr>
      </w:pPr>
      <w:r>
        <w:rPr>
          <w:rStyle w:val="VerbatimChar"/>
        </w:rPr>
        <w:t xml:space="preserve">mail-type=ALL</w:t>
      </w:r>
      <w:r>
        <w:t xml:space="preserve">: Receive all types of email notification (e.g., when job starts, fails, ends)</w:t>
      </w:r>
    </w:p>
    <w:p>
      <w:pPr>
        <w:pStyle w:val="Compact"/>
        <w:numPr>
          <w:ilvl w:val="0"/>
          <w:numId w:val="1262"/>
        </w:numPr>
      </w:pPr>
      <w:r>
        <w:rPr>
          <w:rStyle w:val="VerbatimChar"/>
        </w:rPr>
        <w:t xml:space="preserve">cpus-per-task=16</w:t>
      </w:r>
      <w:r>
        <w:t xml:space="preserve">: Request 16 processors per task. The default is one processor per task.</w:t>
      </w:r>
    </w:p>
    <w:p>
      <w:pPr>
        <w:pStyle w:val="Compact"/>
        <w:numPr>
          <w:ilvl w:val="0"/>
          <w:numId w:val="1262"/>
        </w:numPr>
      </w:pPr>
      <w:r>
        <w:rPr>
          <w:rStyle w:val="VerbatimChar"/>
        </w:rPr>
        <w:t xml:space="preserve">mem=64G</w:t>
      </w:r>
      <w:r>
        <w:t xml:space="preserve">: Request 64 GB memory per node.</w:t>
      </w:r>
    </w:p>
    <w:p>
      <w:pPr>
        <w:pStyle w:val="Compact"/>
        <w:numPr>
          <w:ilvl w:val="0"/>
          <w:numId w:val="126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6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8"/>
    <w:bookmarkEnd w:id="899"/>
    <w:bookmarkStart w:id="925"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00">
        <w:r>
          <w:rPr>
            <w:rStyle w:val="Hyperlink"/>
            <w:b/>
            <w:bCs/>
          </w:rPr>
          <w:t xml:space="preserve">Working with AI</w:t>
        </w:r>
      </w:hyperlink>
      <w:r>
        <w:t xml:space="preserve"> </w:t>
      </w:r>
      <w:r>
        <w:t xml:space="preserve">(source:</w:t>
      </w:r>
      <w:r>
        <w:t xml:space="preserve"> </w:t>
      </w:r>
      <w:hyperlink r:id="rId901">
        <w:r>
          <w:rPr>
            <w:rStyle w:val="Hyperlink"/>
          </w:rPr>
          <w:t xml:space="preserve">https://github.com/d-morrison/wai</w:t>
        </w:r>
      </w:hyperlink>
      <w:r>
        <w:t xml:space="preserve">).</w:t>
      </w:r>
    </w:p>
    <w:p>
      <w:pPr>
        <w:pStyle w:val="BodyText"/>
      </w:pPr>
      <w:r>
        <w:t xml:space="preserve">That site covers:</w:t>
      </w:r>
      <w:r>
        <w:t xml:space="preserve"> </w:t>
      </w:r>
      <w:bookmarkStart w:id="902" w:name="sec-ai-disclosure"/>
      <w:bookmarkEnd w:id="902"/>
      <w:bookmarkStart w:id="903" w:name="sec-ai-journal-articles"/>
      <w:bookmarkEnd w:id="903"/>
      <w:r>
        <w:t xml:space="preserve"> </w:t>
      </w:r>
      <w:bookmarkStart w:id="904" w:name="sec-ai-language-model"/>
      <w:bookmarkEnd w:id="904"/>
      <w:bookmarkStart w:id="905" w:name="sec-ai-harnesses"/>
      <w:bookmarkEnd w:id="905"/>
      <w:bookmarkStart w:id="906" w:name="sec-ai-agent-implementation"/>
      <w:bookmarkEnd w:id="906"/>
      <w:r>
        <w:t xml:space="preserve"> </w:t>
      </w:r>
      <w:bookmarkStart w:id="907" w:name="sec-ai-harness-construction"/>
      <w:bookmarkEnd w:id="907"/>
      <w:bookmarkStart w:id="908" w:name="sec-ai-agent-program-kind"/>
      <w:bookmarkEnd w:id="908"/>
      <w:r>
        <w:t xml:space="preserve"> </w:t>
      </w:r>
      <w:bookmarkStart w:id="909" w:name="sec-ai-harness-agent-relationship"/>
      <w:bookmarkEnd w:id="909"/>
      <w:bookmarkStart w:id="910" w:name="sec-ai-addressing-failing-workflows"/>
      <w:bookmarkEnd w:id="910"/>
      <w:r>
        <w:t xml:space="preserve"> </w:t>
      </w:r>
      <w:bookmarkStart w:id="911" w:name="sec-ai-benefits-hazards"/>
      <w:bookmarkEnd w:id="911"/>
      <w:bookmarkStart w:id="912" w:name="sec-ai-best-practices"/>
      <w:bookmarkEnd w:id="912"/>
      <w:bookmarkStart w:id="913" w:name="sec-ai-offline"/>
      <w:bookmarkEnd w:id="913"/>
      <w:r>
        <w:t xml:space="preserve"> </w:t>
      </w:r>
      <w:bookmarkStart w:id="914" w:name="sec-ai-copilot-settings"/>
      <w:bookmarkEnd w:id="914"/>
      <w:bookmarkStart w:id="915" w:name="sec-ai-agent-skills"/>
      <w:bookmarkEnd w:id="915"/>
      <w:bookmarkStart w:id="916" w:name="sec-ai-claude-cloud-env"/>
      <w:bookmarkEnd w:id="916"/>
      <w:r>
        <w:t xml:space="preserve"> </w:t>
      </w:r>
      <w:bookmarkStart w:id="917" w:name="sec-ai-when-to-use"/>
      <w:bookmarkEnd w:id="917"/>
      <w:bookmarkStart w:id="918" w:name="sec-ai-claude-code-windows"/>
      <w:bookmarkEnd w:id="918"/>
      <w:bookmarkStart w:id="919" w:name="sec-fully-clean"/>
      <w:bookmarkEnd w:id="919"/>
    </w:p>
    <w:p>
      <w:pPr>
        <w:numPr>
          <w:ilvl w:val="0"/>
          <w:numId w:val="1263"/>
        </w:numPr>
      </w:pPr>
      <w:hyperlink r:id="rId92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63"/>
        </w:numPr>
      </w:pPr>
      <w:hyperlink r:id="rId92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63"/>
        </w:numPr>
      </w:pPr>
      <w:hyperlink r:id="rId92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3" name="Picture"/>
                  <a:graphic>
                    <a:graphicData uri="http://schemas.openxmlformats.org/drawingml/2006/picture">
                      <pic:pic>
                        <pic:nvPicPr>
                          <pic:cNvPr descr="/opt/quarto/share/formats/docx/note.png" id="9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5"/>
    <w:bookmarkStart w:id="934" w:name="checklists"/>
    <w:p>
      <w:pPr>
        <w:pStyle w:val="Heading1"/>
      </w:pPr>
      <w:r>
        <w:t xml:space="preserve">20. Checklists</w:t>
      </w:r>
    </w:p>
    <w:bookmarkStart w:id="926" w:name="pre-analysis-plan-checklist"/>
    <w:p>
      <w:pPr>
        <w:pStyle w:val="Heading2"/>
      </w:pPr>
      <w:r>
        <w:t xml:space="preserve">20.1 Pre-analysis plan checklist</w:t>
      </w:r>
    </w:p>
    <w:p>
      <w:pPr>
        <w:pStyle w:val="Compact"/>
        <w:numPr>
          <w:ilvl w:val="0"/>
          <w:numId w:val="1264"/>
        </w:numPr>
      </w:pPr>
      <w:r>
        <w:t xml:space="preserve">Brief background on the study (a condensed version of the introduction section of the paper)</w:t>
      </w:r>
    </w:p>
    <w:p>
      <w:pPr>
        <w:pStyle w:val="Compact"/>
        <w:numPr>
          <w:ilvl w:val="0"/>
          <w:numId w:val="1264"/>
        </w:numPr>
      </w:pPr>
      <w:r>
        <w:t xml:space="preserve">Hypotheses / objectives</w:t>
      </w:r>
    </w:p>
    <w:p>
      <w:pPr>
        <w:pStyle w:val="Compact"/>
        <w:numPr>
          <w:ilvl w:val="0"/>
          <w:numId w:val="1264"/>
        </w:numPr>
      </w:pPr>
      <w:r>
        <w:t xml:space="preserve">Study design</w:t>
      </w:r>
    </w:p>
    <w:p>
      <w:pPr>
        <w:pStyle w:val="Compact"/>
        <w:numPr>
          <w:ilvl w:val="0"/>
          <w:numId w:val="1264"/>
        </w:numPr>
      </w:pPr>
      <w:r>
        <w:t xml:space="preserve">Description of data</w:t>
      </w:r>
    </w:p>
    <w:p>
      <w:pPr>
        <w:pStyle w:val="Compact"/>
        <w:numPr>
          <w:ilvl w:val="0"/>
          <w:numId w:val="1264"/>
        </w:numPr>
      </w:pPr>
      <w:r>
        <w:t xml:space="preserve">Definition of outcomes</w:t>
      </w:r>
    </w:p>
    <w:p>
      <w:pPr>
        <w:pStyle w:val="Compact"/>
        <w:numPr>
          <w:ilvl w:val="0"/>
          <w:numId w:val="1264"/>
        </w:numPr>
      </w:pPr>
      <w:r>
        <w:t xml:space="preserve">Definition of interventions / exposures</w:t>
      </w:r>
    </w:p>
    <w:p>
      <w:pPr>
        <w:pStyle w:val="Compact"/>
        <w:numPr>
          <w:ilvl w:val="0"/>
          <w:numId w:val="1264"/>
        </w:numPr>
      </w:pPr>
      <w:r>
        <w:t xml:space="preserve">Definition of covariates</w:t>
      </w:r>
    </w:p>
    <w:p>
      <w:pPr>
        <w:pStyle w:val="Compact"/>
        <w:numPr>
          <w:ilvl w:val="0"/>
          <w:numId w:val="1264"/>
        </w:numPr>
      </w:pPr>
      <w:r>
        <w:t xml:space="preserve">Statistical power calculation</w:t>
      </w:r>
    </w:p>
    <w:p>
      <w:pPr>
        <w:pStyle w:val="Compact"/>
        <w:numPr>
          <w:ilvl w:val="0"/>
          <w:numId w:val="1264"/>
        </w:numPr>
      </w:pPr>
      <w:r>
        <w:t xml:space="preserve">Statistical model description</w:t>
      </w:r>
    </w:p>
    <w:p>
      <w:pPr>
        <w:pStyle w:val="Compact"/>
        <w:numPr>
          <w:ilvl w:val="0"/>
          <w:numId w:val="1264"/>
        </w:numPr>
      </w:pPr>
      <w:r>
        <w:t xml:space="preserve">Covariate selection / screening</w:t>
      </w:r>
    </w:p>
    <w:p>
      <w:pPr>
        <w:pStyle w:val="Compact"/>
        <w:numPr>
          <w:ilvl w:val="0"/>
          <w:numId w:val="1264"/>
        </w:numPr>
      </w:pPr>
      <w:r>
        <w:t xml:space="preserve">Standard error estimation method</w:t>
      </w:r>
    </w:p>
    <w:p>
      <w:pPr>
        <w:pStyle w:val="Compact"/>
        <w:numPr>
          <w:ilvl w:val="0"/>
          <w:numId w:val="1264"/>
        </w:numPr>
      </w:pPr>
      <w:r>
        <w:t xml:space="preserve">Missing data analysis</w:t>
      </w:r>
    </w:p>
    <w:p>
      <w:pPr>
        <w:pStyle w:val="Compact"/>
        <w:numPr>
          <w:ilvl w:val="0"/>
          <w:numId w:val="1264"/>
        </w:numPr>
      </w:pPr>
      <w:r>
        <w:t xml:space="preserve">Assessment of effect modification / subgroup analyses</w:t>
      </w:r>
    </w:p>
    <w:p>
      <w:pPr>
        <w:pStyle w:val="Compact"/>
        <w:numPr>
          <w:ilvl w:val="0"/>
          <w:numId w:val="1264"/>
        </w:numPr>
      </w:pPr>
      <w:r>
        <w:t xml:space="preserve">Sensitivity analyses</w:t>
      </w:r>
    </w:p>
    <w:p>
      <w:pPr>
        <w:pStyle w:val="Compact"/>
        <w:numPr>
          <w:ilvl w:val="0"/>
          <w:numId w:val="1264"/>
        </w:numPr>
      </w:pPr>
      <w:r>
        <w:t xml:space="preserve">Negative control analyses</w:t>
      </w:r>
    </w:p>
    <w:bookmarkEnd w:id="926"/>
    <w:bookmarkStart w:id="928" w:name="code-checklist"/>
    <w:p>
      <w:pPr>
        <w:pStyle w:val="Heading2"/>
      </w:pPr>
      <w:r>
        <w:t xml:space="preserve">20.2 Code checklist</w:t>
      </w:r>
    </w:p>
    <w:p>
      <w:pPr>
        <w:pStyle w:val="Compact"/>
        <w:numPr>
          <w:ilvl w:val="0"/>
          <w:numId w:val="1265"/>
        </w:numPr>
      </w:pPr>
      <w:r>
        <w:t xml:space="preserve">Does the script run without errors?</w:t>
      </w:r>
    </w:p>
    <w:p>
      <w:pPr>
        <w:pStyle w:val="Compact"/>
        <w:numPr>
          <w:ilvl w:val="0"/>
          <w:numId w:val="1265"/>
        </w:numPr>
      </w:pPr>
      <w:r>
        <w:t xml:space="preserve">Is code self-contained within repo and/or associated Box folder?</w:t>
      </w:r>
    </w:p>
    <w:p>
      <w:pPr>
        <w:pStyle w:val="Compact"/>
        <w:numPr>
          <w:ilvl w:val="0"/>
          <w:numId w:val="1265"/>
        </w:numPr>
      </w:pPr>
      <w:r>
        <w:t xml:space="preserve">Is all commented out code / remarks removed?</w:t>
      </w:r>
    </w:p>
    <w:p>
      <w:pPr>
        <w:pStyle w:val="Compact"/>
        <w:numPr>
          <w:ilvl w:val="0"/>
          <w:numId w:val="1265"/>
        </w:numPr>
      </w:pPr>
      <w:r>
        <w:t xml:space="preserve">Does the header accurately describe the process completed in the script?</w:t>
      </w:r>
    </w:p>
    <w:p>
      <w:pPr>
        <w:pStyle w:val="Compact"/>
        <w:numPr>
          <w:ilvl w:val="0"/>
          <w:numId w:val="1265"/>
        </w:numPr>
      </w:pPr>
      <w:r>
        <w:t xml:space="preserve">Is the script pushed to its github repository?</w:t>
      </w:r>
    </w:p>
    <w:p>
      <w:pPr>
        <w:pStyle w:val="Compact"/>
        <w:numPr>
          <w:ilvl w:val="0"/>
          <w:numId w:val="1265"/>
        </w:numPr>
      </w:pPr>
      <w:r>
        <w:t xml:space="preserve">Does the code adhere to the</w:t>
      </w:r>
      <w:r>
        <w:t xml:space="preserve"> </w:t>
      </w:r>
      <w:hyperlink r:id="rId927">
        <w:r>
          <w:rPr>
            <w:rStyle w:val="Hyperlink"/>
          </w:rPr>
          <w:t xml:space="preserve">coding style guide</w:t>
        </w:r>
      </w:hyperlink>
      <w:r>
        <w:t xml:space="preserve">?</w:t>
      </w:r>
    </w:p>
    <w:p>
      <w:pPr>
        <w:pStyle w:val="Compact"/>
        <w:numPr>
          <w:ilvl w:val="0"/>
          <w:numId w:val="1265"/>
        </w:numPr>
      </w:pPr>
      <w:r>
        <w:t xml:space="preserve">Are all warnings ignorable? Should any warnings be intentionally suppressed or addressed?</w:t>
      </w:r>
    </w:p>
    <w:bookmarkEnd w:id="928"/>
    <w:bookmarkStart w:id="930"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6"/>
        </w:numPr>
      </w:pPr>
      <w:r>
        <w:t xml:space="preserve">Are the study results within the manuscript replicable (i.e., if you rerun the code in the study’s repository, the tables and figures will be exactly replicated?)</w:t>
      </w:r>
    </w:p>
    <w:p>
      <w:pPr>
        <w:pStyle w:val="Compact"/>
        <w:numPr>
          <w:ilvl w:val="0"/>
          <w:numId w:val="1266"/>
        </w:numPr>
      </w:pPr>
      <w:r>
        <w:t xml:space="preserve">Is a target journal selected?</w:t>
      </w:r>
    </w:p>
    <w:p>
      <w:pPr>
        <w:pStyle w:val="Compact"/>
        <w:numPr>
          <w:ilvl w:val="0"/>
          <w:numId w:val="1266"/>
        </w:numPr>
      </w:pPr>
      <w:r>
        <w:t xml:space="preserve">Is the title declarative, in other words, does it state the object/findings rather than suggest them?</w:t>
      </w:r>
    </w:p>
    <w:p>
      <w:pPr>
        <w:pStyle w:val="Compact"/>
        <w:numPr>
          <w:ilvl w:val="0"/>
          <w:numId w:val="1266"/>
        </w:numPr>
      </w:pPr>
      <w:r>
        <w:t xml:space="preserve">Is the word count of the manuscript close to the target journal’s allowance?</w:t>
      </w:r>
    </w:p>
    <w:p>
      <w:pPr>
        <w:pStyle w:val="Compact"/>
        <w:numPr>
          <w:ilvl w:val="0"/>
          <w:numId w:val="1266"/>
        </w:numPr>
      </w:pPr>
      <w:r>
        <w:t xml:space="preserve">Does the manuscript adhere to the formatting guide of the target journal?</w:t>
      </w:r>
    </w:p>
    <w:p>
      <w:pPr>
        <w:pStyle w:val="Compact"/>
        <w:numPr>
          <w:ilvl w:val="0"/>
          <w:numId w:val="1266"/>
        </w:numPr>
      </w:pPr>
      <w:r>
        <w:t xml:space="preserve">Does the manuscript use a consistent voice (passive or active – usually active is preferred … pun intended)?</w:t>
      </w:r>
    </w:p>
    <w:p>
      <w:pPr>
        <w:pStyle w:val="Compact"/>
        <w:numPr>
          <w:ilvl w:val="0"/>
          <w:numId w:val="1266"/>
        </w:numPr>
      </w:pPr>
      <w:r>
        <w:t xml:space="preserve">Is each figure and table (including supplementary material) referenced in the main text?</w:t>
      </w:r>
    </w:p>
    <w:p>
      <w:pPr>
        <w:pStyle w:val="Compact"/>
        <w:numPr>
          <w:ilvl w:val="0"/>
          <w:numId w:val="1266"/>
        </w:numPr>
      </w:pPr>
      <w:r>
        <w:t xml:space="preserve">Is there a caption for each figure and table (including supplementary material)?</w:t>
      </w:r>
    </w:p>
    <w:p>
      <w:pPr>
        <w:pStyle w:val="Compact"/>
        <w:numPr>
          <w:ilvl w:val="0"/>
          <w:numId w:val="1266"/>
        </w:numPr>
      </w:pPr>
      <w:r>
        <w:t xml:space="preserve">Are tables/figures and supplementary material numbered in accordance with their appearance in the main text?</w:t>
      </w:r>
    </w:p>
    <w:p>
      <w:pPr>
        <w:pStyle w:val="Compact"/>
        <w:numPr>
          <w:ilvl w:val="0"/>
          <w:numId w:val="1266"/>
        </w:numPr>
      </w:pPr>
      <w:r>
        <w:t xml:space="preserve">Does the text use past tense if it is reporting research findings or future tense if it is a study protocol?</w:t>
      </w:r>
    </w:p>
    <w:p>
      <w:pPr>
        <w:pStyle w:val="Compact"/>
        <w:numPr>
          <w:ilvl w:val="0"/>
          <w:numId w:val="126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6"/>
        </w:numPr>
      </w:pPr>
      <w:r>
        <w:t xml:space="preserve">Does the text use minimal abbreviations, and are all abbreviations defined at first use?</w:t>
      </w:r>
    </w:p>
    <w:p>
      <w:pPr>
        <w:pStyle w:val="Compact"/>
        <w:numPr>
          <w:ilvl w:val="0"/>
          <w:numId w:val="126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9">
        <w:r>
          <w:rPr>
            <w:rStyle w:val="Hyperlink"/>
          </w:rPr>
          <w:t xml:space="preserve">here</w:t>
        </w:r>
      </w:hyperlink>
      <w:r>
        <w:t xml:space="preserve">)</w:t>
      </w:r>
    </w:p>
    <w:p>
      <w:pPr>
        <w:pStyle w:val="Compact"/>
        <w:numPr>
          <w:ilvl w:val="0"/>
          <w:numId w:val="126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0"/>
    <w:bookmarkStart w:id="933" w:name="figure-checklist"/>
    <w:p>
      <w:pPr>
        <w:pStyle w:val="Heading2"/>
      </w:pPr>
      <w:r>
        <w:t xml:space="preserve">20.4 Figure checklist</w:t>
      </w:r>
    </w:p>
    <w:p>
      <w:pPr>
        <w:pStyle w:val="Compact"/>
        <w:numPr>
          <w:ilvl w:val="0"/>
          <w:numId w:val="1267"/>
        </w:numPr>
      </w:pPr>
      <w:r>
        <w:t xml:space="preserve">Are the x-axis and y-axis labeled?</w:t>
      </w:r>
    </w:p>
    <w:p>
      <w:pPr>
        <w:pStyle w:val="Compact"/>
        <w:numPr>
          <w:ilvl w:val="0"/>
          <w:numId w:val="1267"/>
        </w:numPr>
      </w:pPr>
      <w:r>
        <w:t xml:space="preserve">If the figure includes panels, is each panel labeled?</w:t>
      </w:r>
    </w:p>
    <w:p>
      <w:pPr>
        <w:pStyle w:val="Compact"/>
        <w:numPr>
          <w:ilvl w:val="0"/>
          <w:numId w:val="1267"/>
        </w:numPr>
      </w:pPr>
      <w:r>
        <w:t xml:space="preserve">Are there sufficient numerical / text labels and breaks on the x-axis and y-axis?</w:t>
      </w:r>
    </w:p>
    <w:p>
      <w:pPr>
        <w:pStyle w:val="Compact"/>
        <w:numPr>
          <w:ilvl w:val="0"/>
          <w:numId w:val="1267"/>
        </w:numPr>
      </w:pPr>
      <w:r>
        <w:t xml:space="preserve">Is the font size appropriate (i.e., large enough to read, not so large that it distracts from the data presented in the figure?)</w:t>
      </w:r>
    </w:p>
    <w:p>
      <w:pPr>
        <w:pStyle w:val="Compact"/>
        <w:numPr>
          <w:ilvl w:val="0"/>
          <w:numId w:val="1267"/>
        </w:numPr>
      </w:pPr>
      <w:r>
        <w:t xml:space="preserve">Are the colors used colorblind friendly? See a colorblind-friendly palette</w:t>
      </w:r>
      <w:r>
        <w:t xml:space="preserve"> </w:t>
      </w:r>
      <w:hyperlink r:id="rId931">
        <w:r>
          <w:rPr>
            <w:rStyle w:val="Hyperlink"/>
          </w:rPr>
          <w:t xml:space="preserve">here</w:t>
        </w:r>
      </w:hyperlink>
      <w:r>
        <w:t xml:space="preserve">, a neat palette generator with colorblind options</w:t>
      </w:r>
      <w:r>
        <w:t xml:space="preserve"> </w:t>
      </w:r>
      <w:hyperlink r:id="rId93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7"/>
        </w:numPr>
      </w:pPr>
      <w:r>
        <w:t xml:space="preserve">Are colors/shapes/line types defined in a legend?</w:t>
      </w:r>
    </w:p>
    <w:p>
      <w:pPr>
        <w:pStyle w:val="Compact"/>
        <w:numPr>
          <w:ilvl w:val="0"/>
          <w:numId w:val="1267"/>
        </w:numPr>
      </w:pPr>
      <w:r>
        <w:t xml:space="preserve">Are the legends and other labels easy to understand with minimal abbreviations?</w:t>
      </w:r>
    </w:p>
    <w:p>
      <w:pPr>
        <w:pStyle w:val="Compact"/>
        <w:numPr>
          <w:ilvl w:val="0"/>
          <w:numId w:val="1267"/>
        </w:numPr>
      </w:pPr>
      <w:r>
        <w:t xml:space="preserve">If there is overplotting, is transparency used to show overlapping data?</w:t>
      </w:r>
    </w:p>
    <w:p>
      <w:pPr>
        <w:pStyle w:val="Compact"/>
        <w:numPr>
          <w:ilvl w:val="0"/>
          <w:numId w:val="1267"/>
        </w:numPr>
      </w:pPr>
      <w:r>
        <w:t xml:space="preserve">Are 95% confidence intervals or other measures of precision shown, if applicable?</w:t>
      </w:r>
    </w:p>
    <w:p>
      <w:r>
        <w:br w:type="page"/>
      </w:r>
    </w:p>
    <w:bookmarkEnd w:id="933"/>
    <w:bookmarkEnd w:id="934"/>
    <w:bookmarkStart w:id="980" w:name="resources-2"/>
    <w:p>
      <w:pPr>
        <w:pStyle w:val="Heading1"/>
      </w:pPr>
      <w:r>
        <w:t xml:space="preserve">21. Resources</w:t>
      </w:r>
    </w:p>
    <w:bookmarkStart w:id="953" w:name="resources-for-r"/>
    <w:p>
      <w:pPr>
        <w:pStyle w:val="Heading2"/>
      </w:pPr>
      <w:r>
        <w:t xml:space="preserve">21.1 Resources for R</w:t>
      </w:r>
    </w:p>
    <w:bookmarkStart w:id="937" w:name="books-and-comprehensive-guides"/>
    <w:p>
      <w:pPr>
        <w:pStyle w:val="Heading3"/>
      </w:pPr>
      <w:r>
        <w:t xml:space="preserve">21.1.1 Books and Comprehensive Guides</w:t>
      </w:r>
    </w:p>
    <w:p>
      <w:pPr>
        <w:pStyle w:val="Compact"/>
        <w:numPr>
          <w:ilvl w:val="0"/>
          <w:numId w:val="126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8"/>
        </w:numPr>
      </w:pPr>
      <w:hyperlink r:id="rId935">
        <w:r>
          <w:rPr>
            <w:rStyle w:val="Hyperlink"/>
          </w:rPr>
          <w:t xml:space="preserve">Awesome R Package Development Tools</w:t>
        </w:r>
      </w:hyperlink>
      <w:r>
        <w:t xml:space="preserve"> </w:t>
      </w:r>
      <w:r>
        <w:t xml:space="preserve">- curated list of tools for R package development</w:t>
      </w:r>
    </w:p>
    <w:p>
      <w:pPr>
        <w:pStyle w:val="Compact"/>
        <w:numPr>
          <w:ilvl w:val="0"/>
          <w:numId w:val="126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8"/>
        </w:numPr>
      </w:pPr>
      <w:hyperlink r:id="rId552">
        <w:r>
          <w:rPr>
            <w:rStyle w:val="Hyperlink"/>
          </w:rPr>
          <w:t xml:space="preserve">litedown: R Markdown Reimagined</w:t>
        </w:r>
      </w:hyperlink>
      <w:r>
        <w:t xml:space="preserve"> </w:t>
      </w:r>
      <w:r>
        <w:t xml:space="preserve">- a book by Yihui Xie on</w:t>
      </w:r>
      <w:r>
        <w:t xml:space="preserve"> </w:t>
      </w:r>
      <w:hyperlink r:id="rId553">
        <w:r>
          <w:rPr>
            <w:rStyle w:val="VerbatimChar"/>
          </w:rPr>
          <w:t xml:space="preserve">{litedown}</w:t>
        </w:r>
      </w:hyperlink>
      <w:r>
        <w:t xml:space="preserve">, a lightweight R Markdown implementation aimed at simplicity and speed</w:t>
      </w:r>
    </w:p>
    <w:p>
      <w:pPr>
        <w:pStyle w:val="Compact"/>
        <w:numPr>
          <w:ilvl w:val="0"/>
          <w:numId w:val="1268"/>
        </w:numPr>
      </w:pPr>
      <w:hyperlink r:id="rId936">
        <w:r>
          <w:rPr>
            <w:rStyle w:val="Hyperlink"/>
          </w:rPr>
          <w:t xml:space="preserve">DataCamp</w:t>
        </w:r>
      </w:hyperlink>
      <w:r>
        <w:t xml:space="preserve"> </w:t>
      </w:r>
      <w:r>
        <w:t xml:space="preserve">- email Kristen for access</w:t>
      </w:r>
    </w:p>
    <w:bookmarkEnd w:id="937"/>
    <w:bookmarkStart w:id="942" w:name="uc-davis-datalab-workshops-and-tutorials"/>
    <w:p>
      <w:pPr>
        <w:pStyle w:val="Heading3"/>
      </w:pPr>
      <w:r>
        <w:t xml:space="preserve">21.1.2 UC Davis DataLab Workshops and Tutorials</w:t>
      </w:r>
    </w:p>
    <w:p>
      <w:pPr>
        <w:pStyle w:val="FirstParagraph"/>
      </w:pPr>
      <w:r>
        <w:t xml:space="preserve">The</w:t>
      </w:r>
      <w:r>
        <w:t xml:space="preserve"> </w:t>
      </w:r>
      <w:hyperlink r:id="rId836">
        <w:r>
          <w:rPr>
            <w:rStyle w:val="Hyperlink"/>
          </w:rPr>
          <w:t xml:space="preserve">UC Davis DataLab</w:t>
        </w:r>
      </w:hyperlink>
      <w:r>
        <w:t xml:space="preserve"> </w:t>
      </w:r>
      <w:r>
        <w:t xml:space="preserve">provides extensive workshops and learning materials for data science:</w:t>
      </w:r>
    </w:p>
    <w:p>
      <w:pPr>
        <w:pStyle w:val="Compact"/>
        <w:numPr>
          <w:ilvl w:val="0"/>
          <w:numId w:val="1269"/>
        </w:numPr>
      </w:pPr>
      <w:hyperlink r:id="rId938">
        <w:r>
          <w:rPr>
            <w:rStyle w:val="Hyperlink"/>
          </w:rPr>
          <w:t xml:space="preserve">Workshop Index</w:t>
        </w:r>
      </w:hyperlink>
      <w:r>
        <w:t xml:space="preserve"> </w:t>
      </w:r>
      <w:r>
        <w:t xml:space="preserve">- comprehensive catalog of all DataLab workshops</w:t>
      </w:r>
    </w:p>
    <w:p>
      <w:pPr>
        <w:pStyle w:val="Compact"/>
        <w:numPr>
          <w:ilvl w:val="0"/>
          <w:numId w:val="1269"/>
        </w:numPr>
      </w:pPr>
      <w:hyperlink r:id="rId939">
        <w:r>
          <w:rPr>
            <w:rStyle w:val="Hyperlink"/>
          </w:rPr>
          <w:t xml:space="preserve">R Basics Workshop</w:t>
        </w:r>
      </w:hyperlink>
      <w:r>
        <w:t xml:space="preserve"> </w:t>
      </w:r>
      <w:r>
        <w:t xml:space="preserve">- foundational R programming for beginners</w:t>
      </w:r>
    </w:p>
    <w:p>
      <w:pPr>
        <w:pStyle w:val="Compact"/>
        <w:numPr>
          <w:ilvl w:val="0"/>
          <w:numId w:val="1269"/>
        </w:numPr>
      </w:pPr>
      <w:hyperlink r:id="rId940">
        <w:r>
          <w:rPr>
            <w:rStyle w:val="Hyperlink"/>
          </w:rPr>
          <w:t xml:space="preserve">Research Toolkits</w:t>
        </w:r>
      </w:hyperlink>
      <w:r>
        <w:t xml:space="preserve"> </w:t>
      </w:r>
      <w:r>
        <w:t xml:space="preserve">- in-depth guides for research tools and methods</w:t>
      </w:r>
    </w:p>
    <w:p>
      <w:pPr>
        <w:pStyle w:val="Compact"/>
        <w:numPr>
          <w:ilvl w:val="0"/>
          <w:numId w:val="1269"/>
        </w:numPr>
      </w:pPr>
      <w:hyperlink r:id="rId941">
        <w:r>
          <w:rPr>
            <w:rStyle w:val="Hyperlink"/>
          </w:rPr>
          <w:t xml:space="preserve">Install Guides</w:t>
        </w:r>
      </w:hyperlink>
      <w:r>
        <w:t xml:space="preserve"> </w:t>
      </w:r>
      <w:r>
        <w:t xml:space="preserve">- setup instructions for data science software</w:t>
      </w:r>
    </w:p>
    <w:bookmarkEnd w:id="942"/>
    <w:bookmarkStart w:id="948" w:name="cheat-sheets"/>
    <w:p>
      <w:pPr>
        <w:pStyle w:val="Heading3"/>
      </w:pPr>
      <w:r>
        <w:t xml:space="preserve">21.1.3 Cheat Sheets</w:t>
      </w:r>
    </w:p>
    <w:p>
      <w:pPr>
        <w:pStyle w:val="Compact"/>
        <w:numPr>
          <w:ilvl w:val="0"/>
          <w:numId w:val="1270"/>
        </w:numPr>
      </w:pPr>
      <w:hyperlink r:id="rId943">
        <w:r>
          <w:rPr>
            <w:rStyle w:val="Hyperlink"/>
          </w:rPr>
          <w:t xml:space="preserve">dplyr cheat sheet</w:t>
        </w:r>
      </w:hyperlink>
    </w:p>
    <w:p>
      <w:pPr>
        <w:pStyle w:val="Compact"/>
        <w:numPr>
          <w:ilvl w:val="0"/>
          <w:numId w:val="1270"/>
        </w:numPr>
      </w:pPr>
      <w:hyperlink r:id="rId944">
        <w:r>
          <w:rPr>
            <w:rStyle w:val="Hyperlink"/>
          </w:rPr>
          <w:t xml:space="preserve">tidyr cheat sheet</w:t>
        </w:r>
      </w:hyperlink>
    </w:p>
    <w:p>
      <w:pPr>
        <w:pStyle w:val="Compact"/>
        <w:numPr>
          <w:ilvl w:val="0"/>
          <w:numId w:val="1270"/>
        </w:numPr>
      </w:pPr>
      <w:hyperlink r:id="rId945">
        <w:r>
          <w:rPr>
            <w:rStyle w:val="Hyperlink"/>
          </w:rPr>
          <w:t xml:space="preserve">ggplot2 cheat sheet</w:t>
        </w:r>
      </w:hyperlink>
    </w:p>
    <w:p>
      <w:pPr>
        <w:pStyle w:val="Compact"/>
        <w:numPr>
          <w:ilvl w:val="0"/>
          <w:numId w:val="1270"/>
        </w:numPr>
      </w:pPr>
      <w:hyperlink r:id="rId946">
        <w:r>
          <w:rPr>
            <w:rStyle w:val="Hyperlink"/>
          </w:rPr>
          <w:t xml:space="preserve">data.table cheat sheet</w:t>
        </w:r>
      </w:hyperlink>
    </w:p>
    <w:p>
      <w:pPr>
        <w:pStyle w:val="Compact"/>
        <w:numPr>
          <w:ilvl w:val="0"/>
          <w:numId w:val="1270"/>
        </w:numPr>
      </w:pPr>
      <w:hyperlink r:id="rId947">
        <w:r>
          <w:rPr>
            <w:rStyle w:val="Hyperlink"/>
          </w:rPr>
          <w:t xml:space="preserve">R Markdown cheat sheet</w:t>
        </w:r>
      </w:hyperlink>
    </w:p>
    <w:bookmarkEnd w:id="948"/>
    <w:bookmarkStart w:id="950" w:name="style-and-best-practices"/>
    <w:p>
      <w:pPr>
        <w:pStyle w:val="Heading3"/>
      </w:pPr>
      <w:r>
        <w:t xml:space="preserve">21.1.4 Style and Best Practices</w:t>
      </w:r>
    </w:p>
    <w:p>
      <w:pPr>
        <w:pStyle w:val="Compact"/>
        <w:numPr>
          <w:ilvl w:val="0"/>
          <w:numId w:val="1271"/>
        </w:numPr>
      </w:pPr>
      <w:hyperlink r:id="rId949">
        <w:r>
          <w:rPr>
            <w:rStyle w:val="Hyperlink"/>
          </w:rPr>
          <w:t xml:space="preserve">Hadley Wickham’s R Style Guide</w:t>
        </w:r>
      </w:hyperlink>
    </w:p>
    <w:bookmarkEnd w:id="950"/>
    <w:bookmarkStart w:id="951" w:name="data-documentation-and-dictionaries"/>
    <w:p>
      <w:pPr>
        <w:pStyle w:val="Heading3"/>
      </w:pPr>
      <w:r>
        <w:t xml:space="preserve">21.1.5 Data Documentation and Dictionaries</w:t>
      </w:r>
    </w:p>
    <w:p>
      <w:pPr>
        <w:pStyle w:val="Compact"/>
        <w:numPr>
          <w:ilvl w:val="0"/>
          <w:numId w:val="1272"/>
        </w:numPr>
      </w:pPr>
      <w:hyperlink r:id="rId844">
        <w:r>
          <w:rPr>
            <w:rStyle w:val="Hyperlink"/>
          </w:rPr>
          <w:t xml:space="preserve">Tidyverse data-dict</w:t>
        </w:r>
      </w:hyperlink>
      <w:r>
        <w:t xml:space="preserve"> </w:t>
      </w:r>
      <w:r>
        <w:t xml:space="preserve">- open specification and CLI tool for creating, validating, and documenting data dictionaries in YAML format</w:t>
      </w:r>
    </w:p>
    <w:bookmarkEnd w:id="951"/>
    <w:bookmarkStart w:id="952" w:name="tidy-evaluation-resources"/>
    <w:p>
      <w:pPr>
        <w:pStyle w:val="Heading3"/>
      </w:pPr>
      <w:r>
        <w:t xml:space="preserve">21.1.6 Tidy Evaluation Resources</w:t>
      </w:r>
    </w:p>
    <w:p>
      <w:pPr>
        <w:pStyle w:val="Compact"/>
        <w:numPr>
          <w:ilvl w:val="0"/>
          <w:numId w:val="1273"/>
        </w:numPr>
      </w:pPr>
      <w:hyperlink r:id="rId348">
        <w:r>
          <w:rPr>
            <w:rStyle w:val="Hyperlink"/>
          </w:rPr>
          <w:t xml:space="preserve">Tidy Eval in 5 Minutes</w:t>
        </w:r>
      </w:hyperlink>
      <w:r>
        <w:t xml:space="preserve"> </w:t>
      </w:r>
      <w:r>
        <w:t xml:space="preserve">(video)</w:t>
      </w:r>
    </w:p>
    <w:p>
      <w:pPr>
        <w:pStyle w:val="Compact"/>
        <w:numPr>
          <w:ilvl w:val="0"/>
          <w:numId w:val="1273"/>
        </w:numPr>
      </w:pPr>
      <w:hyperlink r:id="rId346">
        <w:r>
          <w:rPr>
            <w:rStyle w:val="Hyperlink"/>
          </w:rPr>
          <w:t xml:space="preserve">Tidy Evaluation</w:t>
        </w:r>
      </w:hyperlink>
      <w:r>
        <w:t xml:space="preserve"> </w:t>
      </w:r>
      <w:r>
        <w:t xml:space="preserve">(e-book)</w:t>
      </w:r>
    </w:p>
    <w:p>
      <w:pPr>
        <w:pStyle w:val="Compact"/>
        <w:numPr>
          <w:ilvl w:val="0"/>
          <w:numId w:val="1273"/>
        </w:numPr>
      </w:pPr>
      <w:hyperlink r:id="rId350">
        <w:r>
          <w:rPr>
            <w:rStyle w:val="Hyperlink"/>
          </w:rPr>
          <w:t xml:space="preserve">Data Frame Columns as Arguments to Dplyr Functions</w:t>
        </w:r>
      </w:hyperlink>
      <w:r>
        <w:t xml:space="preserve"> </w:t>
      </w:r>
      <w:r>
        <w:t xml:space="preserve">(blog)</w:t>
      </w:r>
    </w:p>
    <w:p>
      <w:pPr>
        <w:pStyle w:val="Compact"/>
        <w:numPr>
          <w:ilvl w:val="0"/>
          <w:numId w:val="1273"/>
        </w:numPr>
      </w:pPr>
      <w:hyperlink r:id="rId351">
        <w:r>
          <w:rPr>
            <w:rStyle w:val="Hyperlink"/>
          </w:rPr>
          <w:t xml:space="preserve">Standard Evaluation for *_join</w:t>
        </w:r>
      </w:hyperlink>
      <w:r>
        <w:t xml:space="preserve"> </w:t>
      </w:r>
      <w:r>
        <w:t xml:space="preserve">(stackoverflow)</w:t>
      </w:r>
    </w:p>
    <w:p>
      <w:pPr>
        <w:pStyle w:val="Compact"/>
        <w:numPr>
          <w:ilvl w:val="0"/>
          <w:numId w:val="1273"/>
        </w:numPr>
      </w:pPr>
      <w:hyperlink r:id="rId346">
        <w:r>
          <w:rPr>
            <w:rStyle w:val="Hyperlink"/>
          </w:rPr>
          <w:t xml:space="preserve">Programming with dplyr</w:t>
        </w:r>
      </w:hyperlink>
      <w:r>
        <w:t xml:space="preserve"> </w:t>
      </w:r>
      <w:r>
        <w:t xml:space="preserve">(package vignette)</w:t>
      </w:r>
    </w:p>
    <w:bookmarkEnd w:id="952"/>
    <w:bookmarkEnd w:id="953"/>
    <w:bookmarkStart w:id="955" w:name="resources-for-git-github"/>
    <w:p>
      <w:pPr>
        <w:pStyle w:val="Heading2"/>
      </w:pPr>
      <w:r>
        <w:t xml:space="preserve">21.2 Resources for Git &amp; Github</w:t>
      </w:r>
    </w:p>
    <w:p>
      <w:pPr>
        <w:pStyle w:val="Compact"/>
        <w:numPr>
          <w:ilvl w:val="0"/>
          <w:numId w:val="127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4"/>
        </w:numPr>
      </w:pPr>
      <w:hyperlink r:id="rId56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74"/>
        </w:numPr>
      </w:pPr>
      <w:hyperlink r:id="rId954">
        <w:r>
          <w:rPr>
            <w:rStyle w:val="Hyperlink"/>
          </w:rPr>
          <w:t xml:space="preserve">GitHub Skills: Introduction to GitHub</w:t>
        </w:r>
      </w:hyperlink>
    </w:p>
    <w:p>
      <w:pPr>
        <w:pStyle w:val="Compact"/>
        <w:numPr>
          <w:ilvl w:val="0"/>
          <w:numId w:val="1274"/>
        </w:numPr>
      </w:pPr>
      <w:hyperlink r:id="rId564">
        <w:r>
          <w:rPr>
            <w:rStyle w:val="Hyperlink"/>
          </w:rPr>
          <w:t xml:space="preserve">UC Davis DataLab Git Sandbox</w:t>
        </w:r>
      </w:hyperlink>
      <w:r>
        <w:t xml:space="preserve"> </w:t>
      </w:r>
      <w:r>
        <w:t xml:space="preserve">- hands-on Git practice repository</w:t>
      </w:r>
    </w:p>
    <w:bookmarkEnd w:id="955"/>
    <w:bookmarkStart w:id="958" w:name="resources-for-python"/>
    <w:p>
      <w:pPr>
        <w:pStyle w:val="Heading2"/>
      </w:pPr>
      <w:r>
        <w:t xml:space="preserve">21.3 Resources for Python</w:t>
      </w:r>
    </w:p>
    <w:p>
      <w:pPr>
        <w:pStyle w:val="Compact"/>
        <w:numPr>
          <w:ilvl w:val="0"/>
          <w:numId w:val="1275"/>
        </w:numPr>
      </w:pPr>
      <w:hyperlink r:id="rId956">
        <w:r>
          <w:rPr>
            <w:rStyle w:val="Hyperlink"/>
          </w:rPr>
          <w:t xml:space="preserve">UC Davis DataLab Python Basics Workshop</w:t>
        </w:r>
      </w:hyperlink>
      <w:r>
        <w:t xml:space="preserve"> </w:t>
      </w:r>
      <w:r>
        <w:t xml:space="preserve">- foundational Python programming</w:t>
      </w:r>
    </w:p>
    <w:p>
      <w:pPr>
        <w:pStyle w:val="Compact"/>
        <w:numPr>
          <w:ilvl w:val="0"/>
          <w:numId w:val="1275"/>
        </w:numPr>
      </w:pPr>
      <w:hyperlink r:id="rId957">
        <w:r>
          <w:rPr>
            <w:rStyle w:val="Hyperlink"/>
          </w:rPr>
          <w:t xml:space="preserve">Natural Language Processing with Python</w:t>
        </w:r>
      </w:hyperlink>
      <w:r>
        <w:t xml:space="preserve"> </w:t>
      </w:r>
      <w:r>
        <w:t xml:space="preserve">- text analysis and NLP techniques</w:t>
      </w:r>
    </w:p>
    <w:bookmarkEnd w:id="958"/>
    <w:bookmarkStart w:id="960" w:name="resources-for-julia"/>
    <w:p>
      <w:pPr>
        <w:pStyle w:val="Heading2"/>
      </w:pPr>
      <w:r>
        <w:t xml:space="preserve">21.4 Resources for Julia</w:t>
      </w:r>
    </w:p>
    <w:p>
      <w:pPr>
        <w:pStyle w:val="Compact"/>
        <w:numPr>
          <w:ilvl w:val="0"/>
          <w:numId w:val="1276"/>
        </w:numPr>
      </w:pPr>
      <w:hyperlink r:id="rId959">
        <w:r>
          <w:rPr>
            <w:rStyle w:val="Hyperlink"/>
          </w:rPr>
          <w:t xml:space="preserve">UC Davis Julia Users Group Julia Basics Workshop</w:t>
        </w:r>
      </w:hyperlink>
      <w:r>
        <w:t xml:space="preserve"> </w:t>
      </w:r>
      <w:r>
        <w:t xml:space="preserve">- foundational Julia programming</w:t>
      </w:r>
    </w:p>
    <w:bookmarkEnd w:id="960"/>
    <w:bookmarkStart w:id="962" w:name="scientific-figures"/>
    <w:p>
      <w:pPr>
        <w:pStyle w:val="Heading2"/>
      </w:pPr>
      <w:r>
        <w:t xml:space="preserve">21.5 Scientific figures</w:t>
      </w:r>
    </w:p>
    <w:p>
      <w:pPr>
        <w:pStyle w:val="Compact"/>
        <w:numPr>
          <w:ilvl w:val="0"/>
          <w:numId w:val="1277"/>
        </w:numPr>
      </w:pPr>
      <w:r>
        <w:t xml:space="preserve">Ten Simple Rules for Better Figures</w:t>
      </w:r>
      <w:r>
        <w:t xml:space="preserve"> </w:t>
      </w:r>
      <w:r>
        <w:t xml:space="preserve">(Rougier et al. 2014)</w:t>
      </w:r>
    </w:p>
    <w:p>
      <w:pPr>
        <w:pStyle w:val="Compact"/>
        <w:numPr>
          <w:ilvl w:val="0"/>
          <w:numId w:val="1277"/>
        </w:numPr>
      </w:pPr>
      <w:hyperlink r:id="rId96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2"/>
    <w:bookmarkStart w:id="966" w:name="writing"/>
    <w:p>
      <w:pPr>
        <w:pStyle w:val="Heading2"/>
      </w:pPr>
      <w:r>
        <w:t xml:space="preserve">21.6 Writing</w:t>
      </w:r>
    </w:p>
    <w:p>
      <w:pPr>
        <w:pStyle w:val="Compact"/>
        <w:numPr>
          <w:ilvl w:val="0"/>
          <w:numId w:val="1278"/>
        </w:numPr>
      </w:pPr>
      <w:r>
        <w:t xml:space="preserve">Unpacking the Scientific Toolbox</w:t>
      </w:r>
      <w:r>
        <w:t xml:space="preserve"> </w:t>
      </w:r>
      <w:r>
        <w:t xml:space="preserve">(Silbiger and Stubler 2019)</w:t>
      </w:r>
    </w:p>
    <w:p>
      <w:pPr>
        <w:pStyle w:val="Compact"/>
        <w:numPr>
          <w:ilvl w:val="0"/>
          <w:numId w:val="1278"/>
        </w:numPr>
      </w:pPr>
      <w:r>
        <w:t xml:space="preserve">ICMJE Definition of authorship</w:t>
      </w:r>
      <w:r>
        <w:t xml:space="preserve"> </w:t>
      </w:r>
      <w:r>
        <w:t xml:space="preserve">(International Committee of Medical Journal Editors, n.d.)</w:t>
      </w:r>
    </w:p>
    <w:p>
      <w:pPr>
        <w:pStyle w:val="Compact"/>
        <w:numPr>
          <w:ilvl w:val="0"/>
          <w:numId w:val="1278"/>
        </w:numPr>
      </w:pPr>
      <w:r>
        <w:t xml:space="preserve">Computational science: …why scientific programming does not compute</w:t>
      </w:r>
      <w:r>
        <w:t xml:space="preserve"> </w:t>
      </w:r>
      <w:r>
        <w:t xml:space="preserve">(Merali and Giles 2010)</w:t>
      </w:r>
    </w:p>
    <w:p>
      <w:pPr>
        <w:pStyle w:val="Compact"/>
        <w:numPr>
          <w:ilvl w:val="0"/>
          <w:numId w:val="1278"/>
        </w:numPr>
      </w:pPr>
      <w:hyperlink r:id="rId963">
        <w:r>
          <w:rPr>
            <w:rStyle w:val="Hyperlink"/>
          </w:rPr>
          <w:t xml:space="preserve">The Pathway to Publishing: A Guide to Quantitative Writing in the Health Sciences</w:t>
        </w:r>
      </w:hyperlink>
    </w:p>
    <w:p>
      <w:pPr>
        <w:pStyle w:val="Compact"/>
        <w:numPr>
          <w:ilvl w:val="0"/>
          <w:numId w:val="1278"/>
        </w:numPr>
      </w:pPr>
      <w:hyperlink r:id="rId96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8"/>
        </w:numPr>
      </w:pPr>
      <w:hyperlink r:id="rId965">
        <w:r>
          <w:rPr>
            <w:rStyle w:val="Hyperlink"/>
          </w:rPr>
          <w:t xml:space="preserve">Secret, actionable writing tips</w:t>
        </w:r>
      </w:hyperlink>
    </w:p>
    <w:bookmarkEnd w:id="966"/>
    <w:bookmarkStart w:id="970" w:name="presentations"/>
    <w:p>
      <w:pPr>
        <w:pStyle w:val="Heading2"/>
      </w:pPr>
      <w:r>
        <w:t xml:space="preserve">21.7 Presentations</w:t>
      </w:r>
    </w:p>
    <w:p>
      <w:pPr>
        <w:pStyle w:val="Compact"/>
        <w:numPr>
          <w:ilvl w:val="0"/>
          <w:numId w:val="1279"/>
        </w:numPr>
      </w:pPr>
      <w:r>
        <w:t xml:space="preserve">How to tell a compelling story in scientific presentations</w:t>
      </w:r>
      <w:r>
        <w:t xml:space="preserve"> </w:t>
      </w:r>
      <w:r>
        <w:t xml:space="preserve">(Van Noorden 2021)</w:t>
      </w:r>
    </w:p>
    <w:p>
      <w:pPr>
        <w:pStyle w:val="Compact"/>
        <w:numPr>
          <w:ilvl w:val="0"/>
          <w:numId w:val="1279"/>
        </w:numPr>
      </w:pPr>
      <w:hyperlink r:id="rId967">
        <w:r>
          <w:rPr>
            <w:rStyle w:val="Hyperlink"/>
          </w:rPr>
          <w:t xml:space="preserve">How to give a killer narratively-driven scientific talk</w:t>
        </w:r>
      </w:hyperlink>
    </w:p>
    <w:p>
      <w:pPr>
        <w:pStyle w:val="Compact"/>
        <w:numPr>
          <w:ilvl w:val="0"/>
          <w:numId w:val="1279"/>
        </w:numPr>
      </w:pPr>
      <w:hyperlink r:id="rId968">
        <w:r>
          <w:rPr>
            <w:rStyle w:val="Hyperlink"/>
          </w:rPr>
          <w:t xml:space="preserve">How to make a better poster</w:t>
        </w:r>
      </w:hyperlink>
    </w:p>
    <w:p>
      <w:pPr>
        <w:pStyle w:val="Compact"/>
        <w:numPr>
          <w:ilvl w:val="0"/>
          <w:numId w:val="1279"/>
        </w:numPr>
      </w:pPr>
      <w:hyperlink r:id="rId969">
        <w:r>
          <w:rPr>
            <w:rStyle w:val="Hyperlink"/>
          </w:rPr>
          <w:t xml:space="preserve">How to make an even better poster</w:t>
        </w:r>
      </w:hyperlink>
    </w:p>
    <w:bookmarkEnd w:id="970"/>
    <w:bookmarkStart w:id="973" w:name="professional-advice"/>
    <w:p>
      <w:pPr>
        <w:pStyle w:val="Heading2"/>
      </w:pPr>
      <w:r>
        <w:t xml:space="preserve">21.8 Professional advice</w:t>
      </w:r>
    </w:p>
    <w:p>
      <w:pPr>
        <w:pStyle w:val="Compact"/>
        <w:numPr>
          <w:ilvl w:val="0"/>
          <w:numId w:val="1280"/>
        </w:numPr>
      </w:pPr>
      <w:hyperlink r:id="rId971">
        <w:r>
          <w:rPr>
            <w:rStyle w:val="Hyperlink"/>
          </w:rPr>
          <w:t xml:space="preserve">Professional advice, especially for your first job</w:t>
        </w:r>
      </w:hyperlink>
    </w:p>
    <w:p>
      <w:pPr>
        <w:pStyle w:val="Compact"/>
        <w:numPr>
          <w:ilvl w:val="0"/>
          <w:numId w:val="1280"/>
        </w:numPr>
      </w:pPr>
      <w:hyperlink r:id="rId972">
        <w:r>
          <w:rPr>
            <w:rStyle w:val="Hyperlink"/>
          </w:rPr>
          <w:t xml:space="preserve">Team Public Health Substack</w:t>
        </w:r>
      </w:hyperlink>
    </w:p>
    <w:bookmarkEnd w:id="973"/>
    <w:bookmarkStart w:id="976" w:name="funding"/>
    <w:p>
      <w:pPr>
        <w:pStyle w:val="Heading2"/>
      </w:pPr>
      <w:r>
        <w:t xml:space="preserve">21.9 Funding</w:t>
      </w:r>
    </w:p>
    <w:p>
      <w:pPr>
        <w:pStyle w:val="Compact"/>
        <w:numPr>
          <w:ilvl w:val="0"/>
          <w:numId w:val="1281"/>
        </w:numPr>
      </w:pPr>
      <w:hyperlink r:id="rId974">
        <w:r>
          <w:rPr>
            <w:rStyle w:val="Hyperlink"/>
          </w:rPr>
          <w:t xml:space="preserve">Building Your Funding Train</w:t>
        </w:r>
      </w:hyperlink>
    </w:p>
    <w:p>
      <w:pPr>
        <w:pStyle w:val="Compact"/>
        <w:numPr>
          <w:ilvl w:val="0"/>
          <w:numId w:val="1281"/>
        </w:numPr>
      </w:pPr>
      <w:hyperlink r:id="rId975">
        <w:r>
          <w:rPr>
            <w:rStyle w:val="Hyperlink"/>
          </w:rPr>
          <w:t xml:space="preserve">NIH Grant Writing Resources</w:t>
        </w:r>
      </w:hyperlink>
    </w:p>
    <w:bookmarkEnd w:id="976"/>
    <w:bookmarkStart w:id="979" w:name="ethics-and-global-health-research"/>
    <w:p>
      <w:pPr>
        <w:pStyle w:val="Heading2"/>
      </w:pPr>
      <w:r>
        <w:t xml:space="preserve">21.10 Ethics and global health research</w:t>
      </w:r>
    </w:p>
    <w:p>
      <w:pPr>
        <w:pStyle w:val="Compact"/>
        <w:numPr>
          <w:ilvl w:val="0"/>
          <w:numId w:val="1282"/>
        </w:numPr>
      </w:pPr>
      <w:hyperlink r:id="rId977">
        <w:r>
          <w:rPr>
            <w:rStyle w:val="Hyperlink"/>
          </w:rPr>
          <w:t xml:space="preserve">Global Code of Conduct For Research in Resource-Poor Settings</w:t>
        </w:r>
      </w:hyperlink>
    </w:p>
    <w:p>
      <w:pPr>
        <w:pStyle w:val="Compact"/>
        <w:numPr>
          <w:ilvl w:val="0"/>
          <w:numId w:val="128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82"/>
        </w:numPr>
      </w:pPr>
      <w:hyperlink r:id="rId978">
        <w:r>
          <w:rPr>
            <w:rStyle w:val="Hyperlink"/>
          </w:rPr>
          <w:t xml:space="preserve">Transforming Global Health Partnerships</w:t>
        </w:r>
      </w:hyperlink>
    </w:p>
    <w:p>
      <w:r>
        <w:br w:type="page"/>
      </w:r>
    </w:p>
    <w:bookmarkEnd w:id="979"/>
    <w:bookmarkEnd w:id="980"/>
    <w:bookmarkStart w:id="1007" w:name="professional-development"/>
    <w:p>
      <w:pPr>
        <w:pStyle w:val="Heading1"/>
      </w:pPr>
      <w:r>
        <w:t xml:space="preserve">22. Professional Development</w:t>
      </w:r>
    </w:p>
    <w:bookmarkStart w:id="98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83"/>
        </w:numPr>
      </w:pPr>
      <w:r>
        <w:t xml:space="preserve">Regular, open communication between mentees and mentors</w:t>
      </w:r>
    </w:p>
    <w:p>
      <w:pPr>
        <w:pStyle w:val="Compact"/>
        <w:numPr>
          <w:ilvl w:val="0"/>
          <w:numId w:val="1283"/>
        </w:numPr>
      </w:pPr>
      <w:r>
        <w:t xml:space="preserve">Mutual respect and trust</w:t>
      </w:r>
    </w:p>
    <w:p>
      <w:pPr>
        <w:pStyle w:val="Compact"/>
        <w:numPr>
          <w:ilvl w:val="0"/>
          <w:numId w:val="1283"/>
        </w:numPr>
      </w:pPr>
      <w:r>
        <w:t xml:space="preserve">Clear expectations and goals</w:t>
      </w:r>
    </w:p>
    <w:p>
      <w:pPr>
        <w:pStyle w:val="Compact"/>
        <w:numPr>
          <w:ilvl w:val="0"/>
          <w:numId w:val="1283"/>
        </w:numPr>
      </w:pPr>
      <w:r>
        <w:t xml:space="preserve">Constructive feedback</w:t>
      </w:r>
    </w:p>
    <w:p>
      <w:pPr>
        <w:pStyle w:val="Compact"/>
        <w:numPr>
          <w:ilvl w:val="0"/>
          <w:numId w:val="1283"/>
        </w:numPr>
      </w:pPr>
      <w:r>
        <w:t xml:space="preserve">Support for both research and career development</w:t>
      </w:r>
    </w:p>
    <w:bookmarkEnd w:id="981"/>
    <w:bookmarkStart w:id="98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84"/>
        </w:numPr>
      </w:pPr>
      <w:r>
        <w:t xml:space="preserve">Short-term and long-term career goals</w:t>
      </w:r>
    </w:p>
    <w:p>
      <w:pPr>
        <w:pStyle w:val="Compact"/>
        <w:numPr>
          <w:ilvl w:val="0"/>
          <w:numId w:val="1284"/>
        </w:numPr>
      </w:pPr>
      <w:r>
        <w:t xml:space="preserve">Skills to develop</w:t>
      </w:r>
    </w:p>
    <w:p>
      <w:pPr>
        <w:pStyle w:val="Compact"/>
        <w:numPr>
          <w:ilvl w:val="0"/>
          <w:numId w:val="1284"/>
        </w:numPr>
      </w:pPr>
      <w:r>
        <w:t xml:space="preserve">Training needs and opportunities</w:t>
      </w:r>
    </w:p>
    <w:p>
      <w:pPr>
        <w:pStyle w:val="Compact"/>
        <w:numPr>
          <w:ilvl w:val="0"/>
          <w:numId w:val="1284"/>
        </w:numPr>
      </w:pPr>
      <w:r>
        <w:t xml:space="preserve">Timeline and milestones</w:t>
      </w:r>
    </w:p>
    <w:p>
      <w:pPr>
        <w:pStyle w:val="Compact"/>
        <w:numPr>
          <w:ilvl w:val="0"/>
          <w:numId w:val="1284"/>
        </w:numPr>
      </w:pPr>
      <w:r>
        <w:t xml:space="preserve">Progress toward goals</w:t>
      </w:r>
    </w:p>
    <w:p>
      <w:pPr>
        <w:pStyle w:val="FirstParagraph"/>
      </w:pPr>
      <w:r>
        <w:t xml:space="preserve">Update your IDP at least annually and discuss it with your PI. Useful resources:</w:t>
      </w:r>
    </w:p>
    <w:p>
      <w:pPr>
        <w:pStyle w:val="Compact"/>
        <w:numPr>
          <w:ilvl w:val="0"/>
          <w:numId w:val="1285"/>
        </w:numPr>
      </w:pPr>
      <w:hyperlink r:id="rId982">
        <w:r>
          <w:rPr>
            <w:rStyle w:val="Hyperlink"/>
          </w:rPr>
          <w:t xml:space="preserve">myIDP - Individual Development Plan tool</w:t>
        </w:r>
      </w:hyperlink>
    </w:p>
    <w:p>
      <w:pPr>
        <w:pStyle w:val="Compact"/>
        <w:numPr>
          <w:ilvl w:val="0"/>
          <w:numId w:val="1285"/>
        </w:numPr>
      </w:pPr>
      <w:hyperlink r:id="rId983">
        <w:r>
          <w:rPr>
            <w:rStyle w:val="Hyperlink"/>
          </w:rPr>
          <w:t xml:space="preserve">NIH OITE Career Resources</w:t>
        </w:r>
      </w:hyperlink>
    </w:p>
    <w:bookmarkEnd w:id="984"/>
    <w:bookmarkStart w:id="98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6"/>
        </w:numPr>
      </w:pPr>
      <w:r>
        <w:t xml:space="preserve">Discuss conference opportunities with PIs early</w:t>
      </w:r>
    </w:p>
    <w:p>
      <w:pPr>
        <w:pStyle w:val="Compact"/>
        <w:numPr>
          <w:ilvl w:val="0"/>
          <w:numId w:val="1286"/>
        </w:numPr>
      </w:pPr>
      <w:r>
        <w:t xml:space="preserve">Submit abstracts with PI approval</w:t>
      </w:r>
    </w:p>
    <w:p>
      <w:pPr>
        <w:pStyle w:val="Compact"/>
        <w:numPr>
          <w:ilvl w:val="0"/>
          <w:numId w:val="1286"/>
        </w:numPr>
      </w:pPr>
      <w:r>
        <w:t xml:space="preserve">Practice presentations in lab meeting before the conference</w:t>
      </w:r>
    </w:p>
    <w:p>
      <w:pPr>
        <w:pStyle w:val="Compact"/>
        <w:numPr>
          <w:ilvl w:val="0"/>
          <w:numId w:val="12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7"/>
        </w:numPr>
      </w:pPr>
      <w:hyperlink r:id="rId985">
        <w:r>
          <w:rPr>
            <w:rStyle w:val="Hyperlink"/>
          </w:rPr>
          <w:t xml:space="preserve">How to tell a compelling story in scientific presentations</w:t>
        </w:r>
      </w:hyperlink>
    </w:p>
    <w:p>
      <w:pPr>
        <w:pStyle w:val="Compact"/>
        <w:numPr>
          <w:ilvl w:val="0"/>
          <w:numId w:val="1287"/>
        </w:numPr>
      </w:pPr>
      <w:hyperlink r:id="rId967">
        <w:r>
          <w:rPr>
            <w:rStyle w:val="Hyperlink"/>
          </w:rPr>
          <w:t xml:space="preserve">How to give a killer narratively-driven scientific talk</w:t>
        </w:r>
      </w:hyperlink>
    </w:p>
    <w:p>
      <w:pPr>
        <w:pStyle w:val="Compact"/>
        <w:numPr>
          <w:ilvl w:val="0"/>
          <w:numId w:val="1287"/>
        </w:numPr>
      </w:pPr>
      <w:hyperlink r:id="rId986">
        <w:r>
          <w:rPr>
            <w:rStyle w:val="Hyperlink"/>
          </w:rPr>
          <w:t xml:space="preserve">How to make a better poster</w:t>
        </w:r>
      </w:hyperlink>
    </w:p>
    <w:p>
      <w:pPr>
        <w:pStyle w:val="Compact"/>
        <w:numPr>
          <w:ilvl w:val="0"/>
          <w:numId w:val="1287"/>
        </w:numPr>
      </w:pPr>
      <w:hyperlink r:id="rId969">
        <w:r>
          <w:rPr>
            <w:rStyle w:val="Hyperlink"/>
          </w:rPr>
          <w:t xml:space="preserve">How to make an even better poster</w:t>
        </w:r>
      </w:hyperlink>
    </w:p>
    <w:bookmarkEnd w:id="987"/>
    <w:bookmarkStart w:id="99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8"/>
        </w:numPr>
      </w:pPr>
      <w:r>
        <w:t xml:space="preserve">Label x-axis and y-axis clearly</w:t>
      </w:r>
    </w:p>
    <w:p>
      <w:pPr>
        <w:pStyle w:val="Compact"/>
        <w:numPr>
          <w:ilvl w:val="0"/>
          <w:numId w:val="1288"/>
        </w:numPr>
      </w:pPr>
      <w:r>
        <w:t xml:space="preserve">Use panel labels when including multiple subplots</w:t>
      </w:r>
    </w:p>
    <w:p>
      <w:pPr>
        <w:pStyle w:val="Compact"/>
        <w:numPr>
          <w:ilvl w:val="0"/>
          <w:numId w:val="1288"/>
        </w:numPr>
      </w:pPr>
      <w:r>
        <w:t xml:space="preserve">Include sufficient tick marks and labels</w:t>
      </w:r>
    </w:p>
    <w:p>
      <w:pPr>
        <w:pStyle w:val="Compact"/>
        <w:numPr>
          <w:ilvl w:val="0"/>
          <w:numId w:val="1288"/>
        </w:numPr>
      </w:pPr>
      <w:r>
        <w:t xml:space="preserve">Use appropriate font sizes (readable but not distracting)</w:t>
      </w:r>
    </w:p>
    <w:p>
      <w:pPr>
        <w:pStyle w:val="Compact"/>
        <w:numPr>
          <w:ilvl w:val="0"/>
          <w:numId w:val="1288"/>
        </w:numPr>
      </w:pPr>
      <w:r>
        <w:t xml:space="preserve">Use colorblind-friendly palettes (see</w:t>
      </w:r>
      <w:r>
        <w:t xml:space="preserve"> </w:t>
      </w:r>
      <w:hyperlink r:id="rId988">
        <w:r>
          <w:rPr>
            <w:rStyle w:val="Hyperlink"/>
          </w:rPr>
          <w:t xml:space="preserve">ColorBrewer</w:t>
        </w:r>
      </w:hyperlink>
      <w:r>
        <w:t xml:space="preserve"> </w:t>
      </w:r>
      <w:r>
        <w:t xml:space="preserve">or</w:t>
      </w:r>
      <w:r>
        <w:t xml:space="preserve"> </w:t>
      </w:r>
      <w:hyperlink r:id="rId989">
        <w:r>
          <w:rPr>
            <w:rStyle w:val="Hyperlink"/>
          </w:rPr>
          <w:t xml:space="preserve">iwanthue</w:t>
        </w:r>
      </w:hyperlink>
      <w:r>
        <w:t xml:space="preserve">)</w:t>
      </w:r>
    </w:p>
    <w:p>
      <w:pPr>
        <w:pStyle w:val="Compact"/>
        <w:numPr>
          <w:ilvl w:val="0"/>
          <w:numId w:val="1288"/>
        </w:numPr>
      </w:pPr>
      <w:r>
        <w:t xml:space="preserve">Define colors, shapes, and line types in legends</w:t>
      </w:r>
    </w:p>
    <w:p>
      <w:pPr>
        <w:pStyle w:val="Compact"/>
        <w:numPr>
          <w:ilvl w:val="0"/>
          <w:numId w:val="1288"/>
        </w:numPr>
      </w:pPr>
      <w:r>
        <w:t xml:space="preserve">Minimize abbreviations in labels and legends</w:t>
      </w:r>
    </w:p>
    <w:p>
      <w:pPr>
        <w:pStyle w:val="Compact"/>
        <w:numPr>
          <w:ilvl w:val="0"/>
          <w:numId w:val="1288"/>
        </w:numPr>
      </w:pPr>
      <w:r>
        <w:t xml:space="preserve">Use transparency to show overlapping data</w:t>
      </w:r>
    </w:p>
    <w:p>
      <w:pPr>
        <w:pStyle w:val="Compact"/>
        <w:numPr>
          <w:ilvl w:val="0"/>
          <w:numId w:val="1288"/>
        </w:numPr>
      </w:pPr>
      <w:r>
        <w:t xml:space="preserve">Show measures of precision (e.g., 95% confidence intervals)</w:t>
      </w:r>
    </w:p>
    <w:p>
      <w:pPr>
        <w:pStyle w:val="FirstParagraph"/>
      </w:pPr>
      <w:r>
        <w:rPr>
          <w:b/>
          <w:bCs/>
        </w:rPr>
        <w:t xml:space="preserve">Resources:</w:t>
      </w:r>
    </w:p>
    <w:p>
      <w:pPr>
        <w:pStyle w:val="Compact"/>
        <w:numPr>
          <w:ilvl w:val="0"/>
          <w:numId w:val="1289"/>
        </w:numPr>
      </w:pPr>
      <w:hyperlink r:id="rId990">
        <w:r>
          <w:rPr>
            <w:rStyle w:val="Hyperlink"/>
          </w:rPr>
          <w:t xml:space="preserve">Ten Simple Rules for Better Figures</w:t>
        </w:r>
      </w:hyperlink>
    </w:p>
    <w:bookmarkEnd w:id="991"/>
    <w:bookmarkStart w:id="993" w:name="grant-writing"/>
    <w:p>
      <w:pPr>
        <w:pStyle w:val="Heading2"/>
      </w:pPr>
      <w:r>
        <w:t xml:space="preserve">22.5 Grant Writing</w:t>
      </w:r>
    </w:p>
    <w:p>
      <w:pPr>
        <w:pStyle w:val="Compact"/>
        <w:numPr>
          <w:ilvl w:val="0"/>
          <w:numId w:val="1290"/>
        </w:numPr>
      </w:pPr>
      <w:r>
        <w:t xml:space="preserve">Graduate students and postdocs are encouraged to apply for fellowships (e.g., NIH F31, NSF GRFP, K awards)</w:t>
      </w:r>
    </w:p>
    <w:p>
      <w:pPr>
        <w:pStyle w:val="Compact"/>
        <w:numPr>
          <w:ilvl w:val="0"/>
          <w:numId w:val="1290"/>
        </w:numPr>
      </w:pPr>
      <w:r>
        <w:t xml:space="preserve">PIs will support fellowship applications with feedback, letters of support, and mentoring</w:t>
      </w:r>
    </w:p>
    <w:p>
      <w:pPr>
        <w:pStyle w:val="Compact"/>
        <w:numPr>
          <w:ilvl w:val="0"/>
          <w:numId w:val="1290"/>
        </w:numPr>
      </w:pPr>
      <w:r>
        <w:t xml:space="preserve">Start planning fellowship applications well in advance of deadlines (typically 3-6 months)</w:t>
      </w:r>
    </w:p>
    <w:p>
      <w:pPr>
        <w:pStyle w:val="Compact"/>
        <w:numPr>
          <w:ilvl w:val="0"/>
          <w:numId w:val="1290"/>
        </w:numPr>
      </w:pPr>
      <w:r>
        <w:t xml:space="preserve">Attend grant writing workshops and seek feedback from multiple sources</w:t>
      </w:r>
    </w:p>
    <w:p>
      <w:pPr>
        <w:pStyle w:val="FirstParagraph"/>
      </w:pPr>
      <w:r>
        <w:rPr>
          <w:b/>
          <w:bCs/>
        </w:rPr>
        <w:t xml:space="preserve">Resources:</w:t>
      </w:r>
    </w:p>
    <w:p>
      <w:pPr>
        <w:pStyle w:val="Compact"/>
        <w:numPr>
          <w:ilvl w:val="0"/>
          <w:numId w:val="1291"/>
        </w:numPr>
      </w:pPr>
      <w:hyperlink r:id="rId974">
        <w:r>
          <w:rPr>
            <w:rStyle w:val="Hyperlink"/>
          </w:rPr>
          <w:t xml:space="preserve">Building Your Funding Train</w:t>
        </w:r>
      </w:hyperlink>
    </w:p>
    <w:p>
      <w:pPr>
        <w:pStyle w:val="Compact"/>
        <w:numPr>
          <w:ilvl w:val="0"/>
          <w:numId w:val="1291"/>
        </w:numPr>
      </w:pPr>
      <w:hyperlink r:id="rId992">
        <w:r>
          <w:rPr>
            <w:rStyle w:val="Hyperlink"/>
          </w:rPr>
          <w:t xml:space="preserve">NIH Funding Opportunities</w:t>
        </w:r>
      </w:hyperlink>
    </w:p>
    <w:p>
      <w:pPr>
        <w:pStyle w:val="Compact"/>
        <w:numPr>
          <w:ilvl w:val="0"/>
          <w:numId w:val="1291"/>
        </w:numPr>
      </w:pPr>
      <w:hyperlink r:id="rId975">
        <w:r>
          <w:rPr>
            <w:rStyle w:val="Hyperlink"/>
          </w:rPr>
          <w:t xml:space="preserve">NIH Grant Writing Resources</w:t>
        </w:r>
      </w:hyperlink>
    </w:p>
    <w:bookmarkEnd w:id="993"/>
    <w:bookmarkStart w:id="100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92"/>
        </w:numPr>
      </w:pPr>
      <w:r>
        <w:t xml:space="preserve">Understand the typical scope and depth expected</w:t>
      </w:r>
    </w:p>
    <w:p>
      <w:pPr>
        <w:pStyle w:val="Compact"/>
        <w:numPr>
          <w:ilvl w:val="0"/>
          <w:numId w:val="1292"/>
        </w:numPr>
      </w:pPr>
      <w:r>
        <w:t xml:space="preserve">See different approaches to structure and presentation</w:t>
      </w:r>
    </w:p>
    <w:p>
      <w:pPr>
        <w:pStyle w:val="Compact"/>
        <w:numPr>
          <w:ilvl w:val="0"/>
          <w:numId w:val="1292"/>
        </w:numPr>
      </w:pPr>
      <w:r>
        <w:t xml:space="preserve">Calibrate your expectations based on successful examples</w:t>
      </w:r>
    </w:p>
    <w:p>
      <w:pPr>
        <w:pStyle w:val="Compact"/>
        <w:numPr>
          <w:ilvl w:val="0"/>
          <w:numId w:val="129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4"/>
    <w:bookmarkStart w:id="99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93"/>
        </w:numPr>
      </w:pPr>
      <w:r>
        <w:t xml:space="preserve">Independent research capability</w:t>
      </w:r>
    </w:p>
    <w:p>
      <w:pPr>
        <w:pStyle w:val="Compact"/>
        <w:numPr>
          <w:ilvl w:val="0"/>
          <w:numId w:val="1293"/>
        </w:numPr>
      </w:pPr>
      <w:r>
        <w:t xml:space="preserve">Ability to communicate findings effectively</w:t>
      </w:r>
    </w:p>
    <w:p>
      <w:pPr>
        <w:pStyle w:val="Compact"/>
        <w:numPr>
          <w:ilvl w:val="0"/>
          <w:numId w:val="1293"/>
        </w:numPr>
      </w:pPr>
      <w:r>
        <w:t xml:space="preserve">Contribution to the scientific literature</w:t>
      </w:r>
    </w:p>
    <w:p>
      <w:pPr>
        <w:pStyle w:val="Compact"/>
        <w:numPr>
          <w:ilvl w:val="0"/>
          <w:numId w:val="1293"/>
        </w:numPr>
      </w:pPr>
      <w:r>
        <w:t xml:space="preserve">Readiness for an academic or research career</w:t>
      </w:r>
    </w:p>
    <w:bookmarkEnd w:id="995"/>
    <w:bookmarkStart w:id="99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6"/>
    <w:bookmarkStart w:id="1000"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8">
        <w:r>
          <w:rPr>
            <w:rStyle w:val="Hyperlink"/>
          </w:rPr>
          <w:t xml:space="preserve">PhD</w:t>
        </w:r>
      </w:hyperlink>
      <w:r>
        <w:t xml:space="preserve">,</w:t>
      </w:r>
      <w:r>
        <w:t xml:space="preserve"> </w:t>
      </w:r>
      <w:r>
        <w:t xml:space="preserve">is a spiritual successor to an apprentice’s</w:t>
      </w:r>
      <w:r>
        <w:t xml:space="preserve"> </w:t>
      </w:r>
      <w:hyperlink r:id="rId9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4"/>
        </w:numPr>
      </w:pPr>
      <w:r>
        <w:t xml:space="preserve">The dissertation proves you can conduct rigorous research</w:t>
      </w:r>
    </w:p>
    <w:p>
      <w:pPr>
        <w:pStyle w:val="Compact"/>
        <w:numPr>
          <w:ilvl w:val="0"/>
          <w:numId w:val="1294"/>
        </w:numPr>
      </w:pPr>
      <w:r>
        <w:t xml:space="preserve">It doesn’t need to solve every problem in your field</w:t>
      </w:r>
    </w:p>
    <w:p>
      <w:pPr>
        <w:pStyle w:val="Compact"/>
        <w:numPr>
          <w:ilvl w:val="0"/>
          <w:numId w:val="1294"/>
        </w:numPr>
      </w:pPr>
      <w:r>
        <w:t xml:space="preserve">It doesn’t need to be flawless</w:t>
      </w:r>
    </w:p>
    <w:p>
      <w:pPr>
        <w:pStyle w:val="Compact"/>
        <w:numPr>
          <w:ilvl w:val="0"/>
          <w:numId w:val="1294"/>
        </w:numPr>
      </w:pPr>
      <w:r>
        <w:t xml:space="preserve">It doesn’t need to be all-encompassing</w:t>
      </w:r>
    </w:p>
    <w:p>
      <w:pPr>
        <w:pStyle w:val="Compact"/>
        <w:numPr>
          <w:ilvl w:val="0"/>
          <w:numId w:val="1294"/>
        </w:numPr>
      </w:pPr>
      <w:r>
        <w:t xml:space="preserve">It just needs to constitute incremental progress in your field</w:t>
      </w:r>
    </w:p>
    <w:bookmarkEnd w:id="1000"/>
    <w:bookmarkStart w:id="100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5"/>
        </w:numPr>
      </w:pPr>
      <w:r>
        <w:t xml:space="preserve">Done is better than perfect when it comes to dissertations</w:t>
      </w:r>
    </w:p>
    <w:p>
      <w:pPr>
        <w:pStyle w:val="Compact"/>
        <w:numPr>
          <w:ilvl w:val="0"/>
          <w:numId w:val="1295"/>
        </w:numPr>
      </w:pPr>
      <w:r>
        <w:t xml:space="preserve">You’ll have your entire career to refine and expand on these ideas</w:t>
      </w:r>
    </w:p>
    <w:p>
      <w:pPr>
        <w:pStyle w:val="Compact"/>
        <w:numPr>
          <w:ilvl w:val="0"/>
          <w:numId w:val="1295"/>
        </w:numPr>
      </w:pPr>
      <w:r>
        <w:t xml:space="preserve">The goal is to finish and move forward,</w:t>
      </w:r>
      <w:r>
        <w:t xml:space="preserve"> </w:t>
      </w:r>
      <w:r>
        <w:t xml:space="preserve">not to write the definitive work on your topic</w:t>
      </w:r>
    </w:p>
    <w:p>
      <w:pPr>
        <w:pStyle w:val="Compact"/>
        <w:numPr>
          <w:ilvl w:val="0"/>
          <w:numId w:val="129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1"/>
    <w:bookmarkStart w:id="1003" w:name="resources-3"/>
    <w:p>
      <w:pPr>
        <w:pStyle w:val="Heading3"/>
      </w:pPr>
      <w:r>
        <w:t xml:space="preserve">22.6.6 Resources</w:t>
      </w:r>
    </w:p>
    <w:p>
      <w:pPr>
        <w:pStyle w:val="FirstParagraph"/>
      </w:pPr>
      <w:r>
        <w:rPr>
          <w:b/>
          <w:bCs/>
        </w:rPr>
        <w:t xml:space="preserve">Dissertation writing tools:</w:t>
      </w:r>
    </w:p>
    <w:p>
      <w:pPr>
        <w:pStyle w:val="Compact"/>
        <w:numPr>
          <w:ilvl w:val="0"/>
          <w:numId w:val="1296"/>
        </w:numPr>
      </w:pPr>
      <w:hyperlink r:id="rId1002">
        <w:r>
          <w:rPr>
            <w:rStyle w:val="Hyperlink"/>
          </w:rPr>
          <w:t xml:space="preserve">quarto-thesis</w:t>
        </w:r>
      </w:hyperlink>
      <w:r>
        <w:t xml:space="preserve"> </w:t>
      </w:r>
      <w:r>
        <w:t xml:space="preserve">- Quarto extension for creating masters or PhD theses with professional LaTeX formatting</w:t>
      </w:r>
    </w:p>
    <w:bookmarkEnd w:id="1003"/>
    <w:bookmarkEnd w:id="1004"/>
    <w:bookmarkStart w:id="100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7"/>
        </w:numPr>
      </w:pPr>
      <w:r>
        <w:t xml:space="preserve">Graduate students are encouraged to gain teaching experience</w:t>
      </w:r>
    </w:p>
    <w:p>
      <w:pPr>
        <w:pStyle w:val="Compact"/>
        <w:numPr>
          <w:ilvl w:val="0"/>
          <w:numId w:val="1297"/>
        </w:numPr>
      </w:pPr>
      <w:r>
        <w:t xml:space="preserve">We support science communication and outreach activities</w:t>
      </w:r>
    </w:p>
    <w:p>
      <w:pPr>
        <w:pStyle w:val="Compact"/>
        <w:numPr>
          <w:ilvl w:val="0"/>
          <w:numId w:val="1297"/>
        </w:numPr>
      </w:pPr>
      <w:r>
        <w:t xml:space="preserve">Discuss opportunities with PIs</w:t>
      </w:r>
    </w:p>
    <w:p>
      <w:pPr>
        <w:pStyle w:val="FirstParagraph"/>
      </w:pPr>
      <w:r>
        <w:t xml:space="preserve">The</w:t>
      </w:r>
      <w:r>
        <w:t xml:space="preserve"> </w:t>
      </w:r>
      <w:hyperlink r:id="rId83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8">
        <w:r>
          <w:rPr>
            <w:rStyle w:val="Hyperlink"/>
          </w:rPr>
          <w:t xml:space="preserve">workshop index</w:t>
        </w:r>
      </w:hyperlink>
      <w:r>
        <w:t xml:space="preserve"> </w:t>
      </w:r>
      <w:r>
        <w:t xml:space="preserve">provides a comprehensive catalog of available resources.</w:t>
      </w:r>
    </w:p>
    <w:bookmarkEnd w:id="1005"/>
    <w:bookmarkStart w:id="100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8"/>
        </w:numPr>
      </w:pPr>
      <w:r>
        <w:t xml:space="preserve">Attend seminars and departmental events</w:t>
      </w:r>
    </w:p>
    <w:p>
      <w:pPr>
        <w:pStyle w:val="Compact"/>
        <w:numPr>
          <w:ilvl w:val="0"/>
          <w:numId w:val="1298"/>
        </w:numPr>
      </w:pPr>
      <w:r>
        <w:t xml:space="preserve">Connect with researchers in your field</w:t>
      </w:r>
    </w:p>
    <w:p>
      <w:pPr>
        <w:pStyle w:val="Compact"/>
        <w:numPr>
          <w:ilvl w:val="0"/>
          <w:numId w:val="1298"/>
        </w:numPr>
      </w:pPr>
      <w:r>
        <w:t xml:space="preserve">Join professional societies</w:t>
      </w:r>
    </w:p>
    <w:p>
      <w:pPr>
        <w:pStyle w:val="Compact"/>
        <w:numPr>
          <w:ilvl w:val="0"/>
          <w:numId w:val="1298"/>
        </w:numPr>
      </w:pPr>
      <w:r>
        <w:t xml:space="preserve">Use professional social media platforms to share research and engage with the scientific community</w:t>
      </w:r>
    </w:p>
    <w:p>
      <w:r>
        <w:br w:type="page"/>
      </w:r>
    </w:p>
    <w:bookmarkEnd w:id="1006"/>
    <w:bookmarkEnd w:id="1007"/>
    <w:bookmarkStart w:id="1012" w:name="sec-writing"/>
    <w:p>
      <w:pPr>
        <w:pStyle w:val="Heading1"/>
      </w:pPr>
      <w:r>
        <w:t xml:space="preserve">23. Writing</w:t>
      </w:r>
    </w:p>
    <w:bookmarkStart w:id="100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9"/>
        </w:numPr>
      </w:pPr>
      <w:r>
        <w:t xml:space="preserve">Organize your thoughts and identify what you actually need to know</w:t>
      </w:r>
    </w:p>
    <w:p>
      <w:pPr>
        <w:pStyle w:val="Compact"/>
        <w:numPr>
          <w:ilvl w:val="0"/>
          <w:numId w:val="1299"/>
        </w:numPr>
      </w:pPr>
      <w:r>
        <w:t xml:space="preserve">Articulate the problem more precisely</w:t>
      </w:r>
    </w:p>
    <w:p>
      <w:pPr>
        <w:pStyle w:val="Compact"/>
        <w:numPr>
          <w:ilvl w:val="0"/>
          <w:numId w:val="129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8"/>
    <w:bookmarkStart w:id="101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00"/>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00"/>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0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00"/>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00"/>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0"/>
    <w:bookmarkStart w:id="101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01"/>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0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01"/>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01"/>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1"/>
    <w:bookmarkEnd w:id="1012"/>
    <w:bookmarkStart w:id="1028" w:name="manuscript-preparation-and-publication"/>
    <w:p>
      <w:pPr>
        <w:pStyle w:val="Heading1"/>
      </w:pPr>
      <w:r>
        <w:t xml:space="preserve">24. Manuscript Preparation and Publication</w:t>
      </w:r>
    </w:p>
    <w:bookmarkStart w:id="1013"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02"/>
        </w:numPr>
      </w:pPr>
      <w:r>
        <w:rPr>
          <w:b/>
          <w:bCs/>
        </w:rPr>
        <w:t xml:space="preserve">Planning</w:t>
      </w:r>
      <w:r>
        <w:t xml:space="preserve">: Discuss target journals, outline, and timeline with PIs</w:t>
      </w:r>
    </w:p>
    <w:p>
      <w:pPr>
        <w:pStyle w:val="Compact"/>
        <w:numPr>
          <w:ilvl w:val="0"/>
          <w:numId w:val="1302"/>
        </w:numPr>
      </w:pPr>
      <w:r>
        <w:rPr>
          <w:b/>
          <w:bCs/>
        </w:rPr>
        <w:t xml:space="preserve">Drafting</w:t>
      </w:r>
      <w:r>
        <w:t xml:space="preserve">: Lead author prepares initial draft</w:t>
      </w:r>
    </w:p>
    <w:p>
      <w:pPr>
        <w:pStyle w:val="Compact"/>
        <w:numPr>
          <w:ilvl w:val="0"/>
          <w:numId w:val="1302"/>
        </w:numPr>
      </w:pPr>
      <w:r>
        <w:rPr>
          <w:b/>
          <w:bCs/>
        </w:rPr>
        <w:t xml:space="preserve">Internal review</w:t>
      </w:r>
      <w:r>
        <w:t xml:space="preserve">: Co-authors review and provide feedback</w:t>
      </w:r>
    </w:p>
    <w:p>
      <w:pPr>
        <w:pStyle w:val="Compact"/>
        <w:numPr>
          <w:ilvl w:val="0"/>
          <w:numId w:val="1302"/>
        </w:numPr>
      </w:pPr>
      <w:r>
        <w:rPr>
          <w:b/>
          <w:bCs/>
        </w:rPr>
        <w:t xml:space="preserve">Revision</w:t>
      </w:r>
      <w:r>
        <w:t xml:space="preserve">: Lead author incorporates feedback iteratively</w:t>
      </w:r>
    </w:p>
    <w:p>
      <w:pPr>
        <w:pStyle w:val="Compact"/>
        <w:numPr>
          <w:ilvl w:val="0"/>
          <w:numId w:val="1302"/>
        </w:numPr>
      </w:pPr>
      <w:r>
        <w:rPr>
          <w:b/>
          <w:bCs/>
        </w:rPr>
        <w:t xml:space="preserve">PI approval</w:t>
      </w:r>
      <w:r>
        <w:t xml:space="preserve">: Obtain final approval from PIs before submission</w:t>
      </w:r>
    </w:p>
    <w:p>
      <w:pPr>
        <w:pStyle w:val="Compact"/>
        <w:numPr>
          <w:ilvl w:val="0"/>
          <w:numId w:val="1302"/>
        </w:numPr>
      </w:pPr>
      <w:r>
        <w:rPr>
          <w:b/>
          <w:bCs/>
        </w:rPr>
        <w:t xml:space="preserve">Submission</w:t>
      </w:r>
      <w:r>
        <w:t xml:space="preserve">: Submit to journal</w:t>
      </w:r>
    </w:p>
    <w:p>
      <w:pPr>
        <w:pStyle w:val="Compact"/>
        <w:numPr>
          <w:ilvl w:val="0"/>
          <w:numId w:val="1302"/>
        </w:numPr>
      </w:pPr>
      <w:r>
        <w:rPr>
          <w:b/>
          <w:bCs/>
        </w:rPr>
        <w:t xml:space="preserve">Revisions</w:t>
      </w:r>
      <w:r>
        <w:t xml:space="preserve">: Lead author coordinates response to peer reviewers</w:t>
      </w:r>
    </w:p>
    <w:p>
      <w:pPr>
        <w:pStyle w:val="Compact"/>
        <w:numPr>
          <w:ilvl w:val="0"/>
          <w:numId w:val="1302"/>
        </w:numPr>
      </w:pPr>
      <w:r>
        <w:rPr>
          <w:b/>
          <w:bCs/>
        </w:rPr>
        <w:t xml:space="preserve">Publication</w:t>
      </w:r>
      <w:r>
        <w:t xml:space="preserve">: Celebrate and share!</w:t>
      </w:r>
    </w:p>
    <w:bookmarkEnd w:id="1013"/>
    <w:bookmarkStart w:id="1016"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5">
        <w:r>
          <w:rPr>
            <w:rStyle w:val="Hyperlink"/>
          </w:rPr>
          <w:t xml:space="preserve">implicature</w:t>
        </w:r>
      </w:hyperlink>
      <w:r>
        <w:t xml:space="preserve">.</w:t>
      </w:r>
    </w:p>
    <w:p>
      <w:pPr>
        <w:pStyle w:val="BodyText"/>
      </w:pPr>
      <w:r>
        <w:rPr>
          <w:b/>
          <w:bCs/>
        </w:rPr>
        <w:t xml:space="preserve">Additional tips:</w:t>
      </w:r>
    </w:p>
    <w:p>
      <w:pPr>
        <w:pStyle w:val="Compact"/>
        <w:numPr>
          <w:ilvl w:val="0"/>
          <w:numId w:val="1303"/>
        </w:numPr>
      </w:pPr>
      <w:r>
        <w:t xml:space="preserve">Always thank reviewers for their time and feedback</w:t>
      </w:r>
    </w:p>
    <w:p>
      <w:pPr>
        <w:pStyle w:val="Compact"/>
        <w:numPr>
          <w:ilvl w:val="0"/>
          <w:numId w:val="1303"/>
        </w:numPr>
      </w:pPr>
      <w:r>
        <w:t xml:space="preserve">Quote page numbers from the revised manuscript</w:t>
      </w:r>
    </w:p>
    <w:p>
      <w:pPr>
        <w:pStyle w:val="Compact"/>
        <w:numPr>
          <w:ilvl w:val="0"/>
          <w:numId w:val="1303"/>
        </w:numPr>
      </w:pPr>
      <w:r>
        <w:t xml:space="preserve">Use direct quotes from your revised text when possible</w:t>
      </w:r>
    </w:p>
    <w:p>
      <w:pPr>
        <w:pStyle w:val="Compact"/>
        <w:numPr>
          <w:ilvl w:val="0"/>
          <w:numId w:val="1303"/>
        </w:numPr>
      </w:pPr>
      <w:r>
        <w:t xml:space="preserve">Maintain a respectful and collaborative tone throughout</w:t>
      </w:r>
    </w:p>
    <w:p>
      <w:pPr>
        <w:pStyle w:val="Compact"/>
        <w:numPr>
          <w:ilvl w:val="0"/>
          <w:numId w:val="1303"/>
        </w:numPr>
      </w:pPr>
      <w:r>
        <w:t xml:space="preserve">If you make changes beyond what the reviewer requested, mention them briefly</w:t>
      </w:r>
    </w:p>
    <w:bookmarkEnd w:id="1016"/>
    <w:bookmarkStart w:id="1019" w:name="preprints-and-open-access"/>
    <w:p>
      <w:pPr>
        <w:pStyle w:val="Heading2"/>
      </w:pPr>
      <w:r>
        <w:t xml:space="preserve">24.3 Preprints and Open Access</w:t>
      </w:r>
    </w:p>
    <w:p>
      <w:pPr>
        <w:pStyle w:val="Compact"/>
        <w:numPr>
          <w:ilvl w:val="0"/>
          <w:numId w:val="1304"/>
        </w:numPr>
      </w:pPr>
      <w:r>
        <w:t xml:space="preserve">We encourage posting preprints prior to or during peer review on platforms like</w:t>
      </w:r>
      <w:r>
        <w:t xml:space="preserve"> </w:t>
      </w:r>
      <w:hyperlink r:id="rId1017">
        <w:r>
          <w:rPr>
            <w:rStyle w:val="Hyperlink"/>
          </w:rPr>
          <w:t xml:space="preserve">medRxiv</w:t>
        </w:r>
      </w:hyperlink>
      <w:r>
        <w:t xml:space="preserve"> </w:t>
      </w:r>
      <w:r>
        <w:t xml:space="preserve">or</w:t>
      </w:r>
      <w:r>
        <w:t xml:space="preserve"> </w:t>
      </w:r>
      <w:hyperlink r:id="rId1018">
        <w:r>
          <w:rPr>
            <w:rStyle w:val="Hyperlink"/>
          </w:rPr>
          <w:t xml:space="preserve">bioRxiv</w:t>
        </w:r>
      </w:hyperlink>
    </w:p>
    <w:p>
      <w:pPr>
        <w:pStyle w:val="Compact"/>
        <w:numPr>
          <w:ilvl w:val="0"/>
          <w:numId w:val="1304"/>
        </w:numPr>
      </w:pPr>
      <w:r>
        <w:t xml:space="preserve">Preprints allow rapid dissemination of findings and can be cited in grant applications</w:t>
      </w:r>
    </w:p>
    <w:p>
      <w:pPr>
        <w:pStyle w:val="Compact"/>
        <w:numPr>
          <w:ilvl w:val="0"/>
          <w:numId w:val="1304"/>
        </w:numPr>
      </w:pPr>
      <w:r>
        <w:t xml:space="preserve">We support publishing in open access journals when possible to maximize accessibility</w:t>
      </w:r>
    </w:p>
    <w:p>
      <w:pPr>
        <w:pStyle w:val="Compact"/>
        <w:numPr>
          <w:ilvl w:val="0"/>
          <w:numId w:val="130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7">
        <w:r>
          <w:rPr>
            <w:rStyle w:val="Hyperlink"/>
          </w:rPr>
          <w:t xml:space="preserve">medRxiv</w:t>
        </w:r>
      </w:hyperlink>
      <w:r>
        <w:t xml:space="preserve">.</w:t>
      </w:r>
    </w:p>
    <w:bookmarkEnd w:id="1019"/>
    <w:bookmarkStart w:id="1020"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5"/>
        </w:numPr>
      </w:pPr>
      <w:r>
        <w:t xml:space="preserve">CONSORT for randomized trials</w:t>
      </w:r>
    </w:p>
    <w:p>
      <w:pPr>
        <w:pStyle w:val="Compact"/>
        <w:numPr>
          <w:ilvl w:val="0"/>
          <w:numId w:val="1305"/>
        </w:numPr>
      </w:pPr>
      <w:r>
        <w:t xml:space="preserve">STROBE for observational studies</w:t>
      </w:r>
    </w:p>
    <w:p>
      <w:pPr>
        <w:pStyle w:val="Compact"/>
        <w:numPr>
          <w:ilvl w:val="0"/>
          <w:numId w:val="1305"/>
        </w:numPr>
      </w:pPr>
      <w:r>
        <w:t xml:space="preserve">PRISMA for systematic reviews</w:t>
      </w:r>
    </w:p>
    <w:p>
      <w:pPr>
        <w:pStyle w:val="Compact"/>
        <w:numPr>
          <w:ilvl w:val="0"/>
          <w:numId w:val="1305"/>
        </w:numPr>
      </w:pPr>
      <w:r>
        <w:t xml:space="preserve">Others as appropriate (see</w:t>
      </w:r>
      <w:r>
        <w:t xml:space="preserve"> </w:t>
      </w:r>
      <w:hyperlink r:id="rId46">
        <w:r>
          <w:rPr>
            <w:rStyle w:val="Hyperlink"/>
          </w:rPr>
          <w:t xml:space="preserve">EQUATOR Network</w:t>
        </w:r>
      </w:hyperlink>
      <w:r>
        <w:t xml:space="preserve">)</w:t>
      </w:r>
    </w:p>
    <w:bookmarkEnd w:id="1020"/>
    <w:bookmarkStart w:id="1021" w:name="manuscript-checklist-1"/>
    <w:p>
      <w:pPr>
        <w:pStyle w:val="Heading2"/>
      </w:pPr>
      <w:r>
        <w:t xml:space="preserve">24.5 Manuscript Checklist</w:t>
      </w:r>
    </w:p>
    <w:p>
      <w:pPr>
        <w:pStyle w:val="FirstParagraph"/>
      </w:pPr>
      <w:r>
        <w:t xml:space="preserve">Before submitting a manuscript:</w:t>
      </w:r>
    </w:p>
    <w:p>
      <w:pPr>
        <w:pStyle w:val="Compact"/>
        <w:numPr>
          <w:ilvl w:val="0"/>
          <w:numId w:val="1306"/>
        </w:numPr>
      </w:pPr>
      <w:r>
        <w:t xml:space="preserve">Completed relevant reporting checklist</w:t>
      </w:r>
    </w:p>
    <w:p>
      <w:pPr>
        <w:pStyle w:val="Compact"/>
        <w:numPr>
          <w:ilvl w:val="0"/>
          <w:numId w:val="1307"/>
        </w:numPr>
      </w:pPr>
      <w:r>
        <w:t xml:space="preserve">Results are reproducible (rerunning code replicates tables/figures exactly)</w:t>
      </w:r>
    </w:p>
    <w:p>
      <w:pPr>
        <w:pStyle w:val="Compact"/>
        <w:numPr>
          <w:ilvl w:val="0"/>
          <w:numId w:val="1308"/>
        </w:numPr>
      </w:pPr>
      <w:r>
        <w:t xml:space="preserve">Target journal selected</w:t>
      </w:r>
    </w:p>
    <w:p>
      <w:pPr>
        <w:pStyle w:val="Compact"/>
        <w:numPr>
          <w:ilvl w:val="0"/>
          <w:numId w:val="1309"/>
        </w:numPr>
      </w:pPr>
      <w:r>
        <w:t xml:space="preserve">Title is declarative and states findings clearly</w:t>
      </w:r>
    </w:p>
    <w:p>
      <w:pPr>
        <w:pStyle w:val="Compact"/>
        <w:numPr>
          <w:ilvl w:val="0"/>
          <w:numId w:val="1310"/>
        </w:numPr>
      </w:pPr>
      <w:r>
        <w:t xml:space="preserve">Word count meets journal requirements</w:t>
      </w:r>
    </w:p>
    <w:p>
      <w:pPr>
        <w:pStyle w:val="Compact"/>
        <w:numPr>
          <w:ilvl w:val="0"/>
          <w:numId w:val="1311"/>
        </w:numPr>
      </w:pPr>
      <w:r>
        <w:t xml:space="preserve">Manuscript follows journal formatting guidelines</w:t>
      </w:r>
    </w:p>
    <w:p>
      <w:pPr>
        <w:pStyle w:val="Compact"/>
        <w:numPr>
          <w:ilvl w:val="0"/>
          <w:numId w:val="1312"/>
        </w:numPr>
      </w:pPr>
      <w:r>
        <w:t xml:space="preserve">Consistent voice throughout (typically active voice)</w:t>
      </w:r>
    </w:p>
    <w:p>
      <w:pPr>
        <w:pStyle w:val="Compact"/>
        <w:numPr>
          <w:ilvl w:val="0"/>
          <w:numId w:val="1313"/>
        </w:numPr>
      </w:pPr>
      <w:r>
        <w:t xml:space="preserve">All figures and tables referenced in main text</w:t>
      </w:r>
    </w:p>
    <w:p>
      <w:pPr>
        <w:pStyle w:val="Compact"/>
        <w:numPr>
          <w:ilvl w:val="0"/>
          <w:numId w:val="1314"/>
        </w:numPr>
      </w:pPr>
      <w:r>
        <w:t xml:space="preserve">Captions for all figures and tables</w:t>
      </w:r>
    </w:p>
    <w:p>
      <w:pPr>
        <w:pStyle w:val="Compact"/>
        <w:numPr>
          <w:ilvl w:val="0"/>
          <w:numId w:val="1315"/>
        </w:numPr>
      </w:pPr>
      <w:r>
        <w:t xml:space="preserve">Tables/figures numbered by order of appearance</w:t>
      </w:r>
    </w:p>
    <w:p>
      <w:pPr>
        <w:pStyle w:val="Compact"/>
        <w:numPr>
          <w:ilvl w:val="0"/>
          <w:numId w:val="1316"/>
        </w:numPr>
      </w:pPr>
      <w:r>
        <w:t xml:space="preserve">Abbreviations defined at first use and used sparingly</w:t>
      </w:r>
    </w:p>
    <w:p>
      <w:pPr>
        <w:pStyle w:val="Compact"/>
        <w:numPr>
          <w:ilvl w:val="0"/>
          <w:numId w:val="131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8"/>
        </w:numPr>
      </w:pPr>
      <w:r>
        <w:t xml:space="preserve">Avoid directionless statements (specify direction of associations)</w:t>
      </w:r>
    </w:p>
    <w:p>
      <w:pPr>
        <w:pStyle w:val="Compact"/>
        <w:numPr>
          <w:ilvl w:val="0"/>
          <w:numId w:val="1319"/>
        </w:numPr>
      </w:pPr>
      <w:r>
        <w:t xml:space="preserve">Causal language only when supported by study design</w:t>
      </w:r>
    </w:p>
    <w:p>
      <w:pPr>
        <w:pStyle w:val="Compact"/>
        <w:numPr>
          <w:ilvl w:val="0"/>
          <w:numId w:val="132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21"/>
        </w:numPr>
      </w:pPr>
      <w:r>
        <w:t xml:space="preserve">Author contributions drafted using CRediT Taxonomy</w:t>
      </w:r>
    </w:p>
    <w:bookmarkEnd w:id="1021"/>
    <w:bookmarkStart w:id="102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2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2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2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5"/>
    <w:bookmarkStart w:id="102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23"/>
        </w:numPr>
      </w:pPr>
      <w:r>
        <w:rPr>
          <w:b/>
          <w:bCs/>
        </w:rPr>
        <w:t xml:space="preserve">Cite primary sources</w:t>
      </w:r>
      <w:r>
        <w:t xml:space="preserve"> </w:t>
      </w:r>
      <w:r>
        <w:t xml:space="preserve">for factual statements about established knowledge, methods, or findings</w:t>
      </w:r>
    </w:p>
    <w:p>
      <w:pPr>
        <w:pStyle w:val="Compact"/>
        <w:numPr>
          <w:ilvl w:val="0"/>
          <w:numId w:val="1323"/>
        </w:numPr>
      </w:pPr>
      <w:r>
        <w:rPr>
          <w:b/>
          <w:bCs/>
        </w:rPr>
        <w:t xml:space="preserve">Cite official documentation</w:t>
      </w:r>
      <w:r>
        <w:t xml:space="preserve"> </w:t>
      </w:r>
      <w:r>
        <w:t xml:space="preserve">when describing how software, tools, or systems work</w:t>
      </w:r>
    </w:p>
    <w:p>
      <w:pPr>
        <w:pStyle w:val="Compact"/>
        <w:numPr>
          <w:ilvl w:val="0"/>
          <w:numId w:val="132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2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4"/>
        </w:numPr>
      </w:pPr>
      <w:r>
        <w:rPr>
          <w:b/>
          <w:bCs/>
        </w:rPr>
        <w:t xml:space="preserve">Demonstrate directly</w:t>
      </w:r>
      <w:r>
        <w:t xml:space="preserve">: Show the behavior through experiments, data, or explicit examples</w:t>
      </w:r>
    </w:p>
    <w:p>
      <w:pPr>
        <w:pStyle w:val="Compact"/>
        <w:numPr>
          <w:ilvl w:val="0"/>
          <w:numId w:val="132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5"/>
        </w:numPr>
      </w:pPr>
      <w:r>
        <w:t xml:space="preserve">Builds reader trust and credibility</w:t>
      </w:r>
    </w:p>
    <w:p>
      <w:pPr>
        <w:pStyle w:val="Compact"/>
        <w:numPr>
          <w:ilvl w:val="0"/>
          <w:numId w:val="1325"/>
        </w:numPr>
      </w:pPr>
      <w:r>
        <w:t xml:space="preserve">Enables readers to verify information independently</w:t>
      </w:r>
    </w:p>
    <w:p>
      <w:pPr>
        <w:pStyle w:val="Compact"/>
        <w:numPr>
          <w:ilvl w:val="0"/>
          <w:numId w:val="1325"/>
        </w:numPr>
      </w:pPr>
      <w:r>
        <w:t xml:space="preserve">Maintains scientific rigor in all communications</w:t>
      </w:r>
    </w:p>
    <w:p>
      <w:pPr>
        <w:pStyle w:val="Compact"/>
        <w:numPr>
          <w:ilvl w:val="0"/>
          <w:numId w:val="132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7"/>
    <w:bookmarkEnd w:id="1028"/>
    <w:bookmarkStart w:id="1111" w:name="references"/>
    <w:p>
      <w:pPr>
        <w:pStyle w:val="Heading1"/>
      </w:pPr>
      <w:r>
        <w:t xml:space="preserve">References</w:t>
      </w:r>
    </w:p>
    <w:bookmarkStart w:id="1110" w:name="refs"/>
    <w:bookmarkStart w:id="103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9">
        <w:r>
          <w:rPr>
            <w:rStyle w:val="Hyperlink"/>
          </w:rPr>
          <w:t xml:space="preserve">https://doi.org/10.1371/journal.pgph.0002269</w:t>
        </w:r>
      </w:hyperlink>
      <w:r>
        <w:t xml:space="preserve">.</w:t>
      </w:r>
    </w:p>
    <w:bookmarkEnd w:id="1030"/>
    <w:bookmarkStart w:id="10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1">
        <w:r>
          <w:rPr>
            <w:rStyle w:val="Hyperlink"/>
          </w:rPr>
          <w:t xml:space="preserve">https://doi.org/10.1038/d41586-019-01431-z</w:t>
        </w:r>
      </w:hyperlink>
      <w:r>
        <w:t xml:space="preserve">.</w:t>
      </w:r>
    </w:p>
    <w:bookmarkEnd w:id="1032"/>
    <w:bookmarkStart w:id="103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3">
        <w:r>
          <w:rPr>
            <w:rStyle w:val="Hyperlink"/>
          </w:rPr>
          <w:t xml:space="preserve">https://jadebc.github.io/lab-manual/</w:t>
        </w:r>
      </w:hyperlink>
      <w:r>
        <w:t xml:space="preserve">.</w:t>
      </w:r>
    </w:p>
    <w:bookmarkEnd w:id="1034"/>
    <w:bookmarkStart w:id="10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5">
        <w:r>
          <w:rPr>
            <w:rStyle w:val="Hyperlink"/>
          </w:rPr>
          <w:t xml:space="preserve">https://happygitwithr.com/</w:t>
        </w:r>
      </w:hyperlink>
      <w:r>
        <w:t xml:space="preserve">.</w:t>
      </w:r>
    </w:p>
    <w:bookmarkEnd w:id="1036"/>
    <w:bookmarkStart w:id="103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8">
        <w:r>
          <w:rPr>
            <w:rStyle w:val="Hyperlink"/>
          </w:rPr>
          <w:t xml:space="preserve">https://reprex.tidyverse.org/</w:t>
        </w:r>
      </w:hyperlink>
      <w:r>
        <w:t xml:space="preserve">.</w:t>
      </w:r>
    </w:p>
    <w:bookmarkEnd w:id="1037"/>
    <w:bookmarkStart w:id="10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8">
        <w:r>
          <w:rPr>
            <w:rStyle w:val="Hyperlink"/>
          </w:rPr>
          <w:t xml:space="preserve">https://doi.org/10.1038/s41467-020-19160-7</w:t>
        </w:r>
      </w:hyperlink>
      <w:r>
        <w:t xml:space="preserve">.</w:t>
      </w:r>
    </w:p>
    <w:bookmarkEnd w:id="1039"/>
    <w:bookmarkStart w:id="10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0">
        <w:r>
          <w:rPr>
            <w:rStyle w:val="Hyperlink"/>
          </w:rPr>
          <w:t xml:space="preserve">http://creativecommons.org/licenses/by-nc/4.0/</w:t>
        </w:r>
      </w:hyperlink>
      <w:r>
        <w:t xml:space="preserve">.</w:t>
      </w:r>
    </w:p>
    <w:bookmarkEnd w:id="1041"/>
    <w:bookmarkStart w:id="1043" w:name="ref-credit"/>
    <w:p>
      <w:pPr>
        <w:pStyle w:val="Bibliography"/>
      </w:pPr>
      <w:r>
        <w:t xml:space="preserve">“CRediT: Contributor Roles Taxonomy.”</w:t>
      </w:r>
      <w:r>
        <w:t xml:space="preserve"> </w:t>
      </w:r>
      <w:r>
        <w:t xml:space="preserve">n.d. PLOS ONE.</w:t>
      </w:r>
      <w:r>
        <w:t xml:space="preserve"> </w:t>
      </w:r>
      <w:hyperlink r:id="rId1042">
        <w:r>
          <w:rPr>
            <w:rStyle w:val="Hyperlink"/>
          </w:rPr>
          <w:t xml:space="preserve">https://journals.plos.org/plosone/s/authorship</w:t>
        </w:r>
      </w:hyperlink>
      <w:r>
        <w:t xml:space="preserve">.</w:t>
      </w:r>
    </w:p>
    <w:bookmarkEnd w:id="1043"/>
    <w:bookmarkStart w:id="1045" w:name="ref-dryad"/>
    <w:p>
      <w:pPr>
        <w:pStyle w:val="Bibliography"/>
      </w:pPr>
      <w:r>
        <w:t xml:space="preserve">“Dryad Digital Repository.”</w:t>
      </w:r>
      <w:r>
        <w:t xml:space="preserve"> </w:t>
      </w:r>
      <w:r>
        <w:t xml:space="preserve">n.d. Dryad.</w:t>
      </w:r>
      <w:r>
        <w:t xml:space="preserve"> </w:t>
      </w:r>
      <w:hyperlink r:id="rId1044">
        <w:r>
          <w:rPr>
            <w:rStyle w:val="Hyperlink"/>
          </w:rPr>
          <w:t xml:space="preserve">https://datadryad.org/</w:t>
        </w:r>
      </w:hyperlink>
      <w:r>
        <w:t xml:space="preserve">.</w:t>
      </w:r>
    </w:p>
    <w:bookmarkEnd w:id="1045"/>
    <w:bookmarkStart w:id="10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6"/>
    <w:bookmarkStart w:id="10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7">
        <w:r>
          <w:rPr>
            <w:rStyle w:val="Hyperlink"/>
          </w:rPr>
          <w:t xml:space="preserve">https://doi.org/10.1201/9781003029878</w:t>
        </w:r>
      </w:hyperlink>
      <w:r>
        <w:t xml:space="preserve">.</w:t>
      </w:r>
    </w:p>
    <w:bookmarkEnd w:id="1048"/>
    <w:bookmarkStart w:id="104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9">
        <w:r>
          <w:rPr>
            <w:rStyle w:val="Hyperlink"/>
          </w:rPr>
          <w:t xml:space="preserve">https://github.com/orgs/quarto-dev/discussions/6085</w:t>
        </w:r>
      </w:hyperlink>
      <w:r>
        <w:t xml:space="preserve">.</w:t>
      </w:r>
    </w:p>
    <w:bookmarkEnd w:id="1049"/>
    <w:bookmarkStart w:id="1051" w:name="ref-githubdesktop"/>
    <w:p>
      <w:pPr>
        <w:pStyle w:val="Bibliography"/>
      </w:pPr>
      <w:r>
        <w:t xml:space="preserve">“GitHub Desktop.”</w:t>
      </w:r>
      <w:r>
        <w:t xml:space="preserve"> </w:t>
      </w:r>
      <w:r>
        <w:t xml:space="preserve">n.d. GitHub.</w:t>
      </w:r>
      <w:r>
        <w:t xml:space="preserve"> </w:t>
      </w:r>
      <w:hyperlink r:id="rId1050">
        <w:r>
          <w:rPr>
            <w:rStyle w:val="Hyperlink"/>
          </w:rPr>
          <w:t xml:space="preserve">https://desktop.github.com/</w:t>
        </w:r>
      </w:hyperlink>
      <w:r>
        <w:t xml:space="preserve">.</w:t>
      </w:r>
    </w:p>
    <w:bookmarkEnd w:id="1051"/>
    <w:bookmarkStart w:id="1053" w:name="ref-plos_data"/>
    <w:p>
      <w:pPr>
        <w:pStyle w:val="Bibliography"/>
      </w:pPr>
      <w:r>
        <w:t xml:space="preserve">“How to Store and Manage Your Data.”</w:t>
      </w:r>
      <w:r>
        <w:t xml:space="preserve"> </w:t>
      </w:r>
      <w:r>
        <w:t xml:space="preserve">n.d. PLOS.</w:t>
      </w:r>
      <w:r>
        <w:t xml:space="preserve"> </w:t>
      </w:r>
      <w:hyperlink r:id="rId1052">
        <w:r>
          <w:rPr>
            <w:rStyle w:val="Hyperlink"/>
          </w:rPr>
          <w:t xml:space="preserve">https://plos.org/resource/how-to-store-and-manage-your-data/</w:t>
        </w:r>
      </w:hyperlink>
      <w:r>
        <w:t xml:space="preserve">.</w:t>
      </w:r>
    </w:p>
    <w:bookmarkEnd w:id="1053"/>
    <w:bookmarkStart w:id="105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4"/>
    <w:bookmarkStart w:id="105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5">
        <w:r>
          <w:rPr>
            <w:rStyle w:val="Hyperlink"/>
          </w:rPr>
          <w:t xml:space="preserve">https://mentors.fm/2019/08/13/think-and-write-with-leslie-lamport/</w:t>
        </w:r>
      </w:hyperlink>
      <w:r>
        <w:t xml:space="preserve">.</w:t>
      </w:r>
    </w:p>
    <w:bookmarkEnd w:id="1056"/>
    <w:bookmarkStart w:id="1057" w:name="ref-medRxiv"/>
    <w:p>
      <w:pPr>
        <w:pStyle w:val="Bibliography"/>
      </w:pPr>
      <w:r>
        <w:t xml:space="preserve">“medRxiv: The Preprint Server for Health Sciences.”</w:t>
      </w:r>
      <w:r>
        <w:t xml:space="preserve"> </w:t>
      </w:r>
      <w:r>
        <w:t xml:space="preserve">n.d. Cold Spring Harbor Laboratory.</w:t>
      </w:r>
      <w:r>
        <w:t xml:space="preserve"> </w:t>
      </w:r>
      <w:hyperlink r:id="rId1017">
        <w:r>
          <w:rPr>
            <w:rStyle w:val="Hyperlink"/>
          </w:rPr>
          <w:t xml:space="preserve">https://www.medrxiv.org/</w:t>
        </w:r>
      </w:hyperlink>
      <w:r>
        <w:t xml:space="preserve">.</w:t>
      </w:r>
    </w:p>
    <w:bookmarkEnd w:id="1057"/>
    <w:bookmarkStart w:id="105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8">
        <w:r>
          <w:rPr>
            <w:rStyle w:val="Hyperlink"/>
          </w:rPr>
          <w:t xml:space="preserve">https://doi.org/10.1038/467775a</w:t>
        </w:r>
      </w:hyperlink>
      <w:r>
        <w:t xml:space="preserve">.</w:t>
      </w:r>
    </w:p>
    <w:bookmarkEnd w:id="1059"/>
    <w:bookmarkStart w:id="106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0">
        <w:r>
          <w:rPr>
            <w:rStyle w:val="Hyperlink"/>
          </w:rPr>
          <w:t xml:space="preserve">https://doi.org/10.1038/s41562-016-0021</w:t>
        </w:r>
      </w:hyperlink>
      <w:r>
        <w:t xml:space="preserve">.</w:t>
      </w:r>
    </w:p>
    <w:bookmarkEnd w:id="1061"/>
    <w:bookmarkStart w:id="106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2">
        <w:r>
          <w:rPr>
            <w:rStyle w:val="Hyperlink"/>
          </w:rPr>
          <w:t xml:space="preserve">https://doi.org/10.1038/526182a</w:t>
        </w:r>
      </w:hyperlink>
      <w:r>
        <w:t xml:space="preserve">.</w:t>
      </w:r>
    </w:p>
    <w:bookmarkEnd w:id="1063"/>
    <w:bookmarkStart w:id="1065" w:name="ref-osf"/>
    <w:p>
      <w:pPr>
        <w:pStyle w:val="Bibliography"/>
      </w:pPr>
      <w:r>
        <w:t xml:space="preserve">“Open Science Framework.”</w:t>
      </w:r>
      <w:r>
        <w:t xml:space="preserve"> </w:t>
      </w:r>
      <w:r>
        <w:t xml:space="preserve">n.d. Center for Open Science.</w:t>
      </w:r>
      <w:r>
        <w:t xml:space="preserve"> </w:t>
      </w:r>
      <w:hyperlink r:id="rId1064">
        <w:r>
          <w:rPr>
            <w:rStyle w:val="Hyperlink"/>
          </w:rPr>
          <w:t xml:space="preserve">https://osf.io/</w:t>
        </w:r>
      </w:hyperlink>
      <w:r>
        <w:t xml:space="preserve">.</w:t>
      </w:r>
    </w:p>
    <w:bookmarkEnd w:id="1065"/>
    <w:bookmarkStart w:id="106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8">
        <w:r>
          <w:rPr>
            <w:rStyle w:val="Hyperlink"/>
          </w:rPr>
          <w:t xml:space="preserve">https://github.com/quarto-dev/quarto-cli/issues/3809</w:t>
        </w:r>
      </w:hyperlink>
      <w:r>
        <w:t xml:space="preserve">.</w:t>
      </w:r>
    </w:p>
    <w:bookmarkEnd w:id="1066"/>
    <w:bookmarkStart w:id="1068" w:name="ref-githubaccountarchive"/>
    <w:p>
      <w:pPr>
        <w:pStyle w:val="Bibliography"/>
      </w:pPr>
      <w:r>
        <w:t xml:space="preserve">“Requesting an Archive of Your Personal Account’s Data.”</w:t>
      </w:r>
      <w:r>
        <w:t xml:space="preserve"> </w:t>
      </w:r>
      <w:r>
        <w:t xml:space="preserve">n.d. GitHub.</w:t>
      </w:r>
      <w:r>
        <w:t xml:space="preserve"> </w:t>
      </w:r>
      <w:hyperlink r:id="rId1067">
        <w:r>
          <w:rPr>
            <w:rStyle w:val="Hyperlink"/>
          </w:rPr>
          <w:t xml:space="preserve">https://docs.github.com/en/get-started/archiving-your-github-personal-account-and-public-repositories/requesting-an-archive-of-your-personal-accounts-data</w:t>
        </w:r>
      </w:hyperlink>
      <w:r>
        <w:t xml:space="preserve">.</w:t>
      </w:r>
    </w:p>
    <w:bookmarkEnd w:id="1068"/>
    <w:bookmarkStart w:id="1070" w:name="ref-githuborgmigrations"/>
    <w:p>
      <w:pPr>
        <w:pStyle w:val="Bibliography"/>
      </w:pPr>
      <w:r>
        <w:t xml:space="preserve">“REST API Endpoints for Organization Migrations.”</w:t>
      </w:r>
      <w:r>
        <w:t xml:space="preserve"> </w:t>
      </w:r>
      <w:r>
        <w:t xml:space="preserve">n.d. GitHub.</w:t>
      </w:r>
      <w:r>
        <w:t xml:space="preserve"> </w:t>
      </w:r>
      <w:hyperlink r:id="rId1069">
        <w:r>
          <w:rPr>
            <w:rStyle w:val="Hyperlink"/>
          </w:rPr>
          <w:t xml:space="preserve">https://docs.github.com/en/rest/migrations/orgs</w:t>
        </w:r>
      </w:hyperlink>
      <w:r>
        <w:t xml:space="preserve">.</w:t>
      </w:r>
    </w:p>
    <w:bookmarkEnd w:id="1070"/>
    <w:bookmarkStart w:id="1072" w:name="ref-githubusermigrations"/>
    <w:p>
      <w:pPr>
        <w:pStyle w:val="Bibliography"/>
      </w:pPr>
      <w:r>
        <w:t xml:space="preserve">“REST API Endpoints for User Migrations.”</w:t>
      </w:r>
      <w:r>
        <w:t xml:space="preserve"> </w:t>
      </w:r>
      <w:r>
        <w:t xml:space="preserve">n.d. GitHub.</w:t>
      </w:r>
      <w:r>
        <w:t xml:space="preserve"> </w:t>
      </w:r>
      <w:hyperlink r:id="rId1071">
        <w:r>
          <w:rPr>
            <w:rStyle w:val="Hyperlink"/>
          </w:rPr>
          <w:t xml:space="preserve">https://docs.github.com/en/rest/migrations/users</w:t>
        </w:r>
      </w:hyperlink>
      <w:r>
        <w:t xml:space="preserve">.</w:t>
      </w:r>
    </w:p>
    <w:bookmarkEnd w:id="1072"/>
    <w:bookmarkStart w:id="1074" w:name="ref-gitfixum"/>
    <w:p>
      <w:pPr>
        <w:pStyle w:val="Bibliography"/>
      </w:pPr>
      <w:r>
        <w:t xml:space="preserve">Robertson, Seth. n.d.</w:t>
      </w:r>
      <w:r>
        <w:t xml:space="preserve"> </w:t>
      </w:r>
      <w:r>
        <w:t xml:space="preserve">“On Undoing, Fixing, or Removing Commits in Git.”</w:t>
      </w:r>
      <w:r>
        <w:t xml:space="preserve"> </w:t>
      </w:r>
      <w:hyperlink r:id="rId1073">
        <w:r>
          <w:rPr>
            <w:rStyle w:val="Hyperlink"/>
          </w:rPr>
          <w:t xml:space="preserve">https://sethrobertson.github.io/GitFixUm/fixup.html</w:t>
        </w:r>
      </w:hyperlink>
      <w:r>
        <w:t xml:space="preserve">.</w:t>
      </w:r>
    </w:p>
    <w:bookmarkEnd w:id="1074"/>
    <w:bookmarkStart w:id="10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5">
        <w:r>
          <w:rPr>
            <w:rStyle w:val="Hyperlink"/>
          </w:rPr>
          <w:t xml:space="preserve">https://doi.org/10.1371/journal.pcbi.1003833</w:t>
        </w:r>
      </w:hyperlink>
      <w:r>
        <w:t xml:space="preserve">.</w:t>
      </w:r>
    </w:p>
    <w:bookmarkEnd w:id="1076"/>
    <w:bookmarkStart w:id="10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7">
        <w:r>
          <w:rPr>
            <w:rStyle w:val="Hyperlink"/>
          </w:rPr>
          <w:t xml:space="preserve">https://doi.org/10.1038/d41586-019-02918-5</w:t>
        </w:r>
      </w:hyperlink>
      <w:r>
        <w:t xml:space="preserve">.</w:t>
      </w:r>
    </w:p>
    <w:bookmarkEnd w:id="1078"/>
    <w:bookmarkStart w:id="1080" w:name="ref-slurm-salloc"/>
    <w:p>
      <w:pPr>
        <w:pStyle w:val="Bibliography"/>
      </w:pPr>
      <w:r>
        <w:t xml:space="preserve">“Slurm Workload Manager: Salloc Documentation.”</w:t>
      </w:r>
      <w:r>
        <w:t xml:space="preserve"> </w:t>
      </w:r>
      <w:r>
        <w:t xml:space="preserve">n.d.-a. SchedMD.</w:t>
      </w:r>
      <w:r>
        <w:t xml:space="preserve"> </w:t>
      </w:r>
      <w:hyperlink r:id="rId1079">
        <w:r>
          <w:rPr>
            <w:rStyle w:val="Hyperlink"/>
          </w:rPr>
          <w:t xml:space="preserve">https://slurm.schedmd.com/salloc.html</w:t>
        </w:r>
      </w:hyperlink>
      <w:r>
        <w:t xml:space="preserve">.</w:t>
      </w:r>
    </w:p>
    <w:bookmarkEnd w:id="1080"/>
    <w:bookmarkStart w:id="1082" w:name="ref-slurm-sattach"/>
    <w:p>
      <w:pPr>
        <w:pStyle w:val="Bibliography"/>
      </w:pPr>
      <w:r>
        <w:t xml:space="preserve">“Slurm Workload Manager: Sattach Documentation.”</w:t>
      </w:r>
      <w:r>
        <w:t xml:space="preserve"> </w:t>
      </w:r>
      <w:r>
        <w:t xml:space="preserve">n.d.-b. SchedMD.</w:t>
      </w:r>
      <w:r>
        <w:t xml:space="preserve"> </w:t>
      </w:r>
      <w:hyperlink r:id="rId1081">
        <w:r>
          <w:rPr>
            <w:rStyle w:val="Hyperlink"/>
          </w:rPr>
          <w:t xml:space="preserve">https://slurm.schedmd.com/sattach.html</w:t>
        </w:r>
      </w:hyperlink>
      <w:r>
        <w:t xml:space="preserve">.</w:t>
      </w:r>
    </w:p>
    <w:bookmarkEnd w:id="1082"/>
    <w:bookmarkStart w:id="1084" w:name="ref-slurm"/>
    <w:p>
      <w:pPr>
        <w:pStyle w:val="Bibliography"/>
      </w:pPr>
      <w:r>
        <w:t xml:space="preserve">“Slurm Workload Manager: Sbatch Documentation.”</w:t>
      </w:r>
      <w:r>
        <w:t xml:space="preserve"> </w:t>
      </w:r>
      <w:r>
        <w:t xml:space="preserve">n.d.-c. SchedMD.</w:t>
      </w:r>
      <w:r>
        <w:t xml:space="preserve"> </w:t>
      </w:r>
      <w:hyperlink r:id="rId1083">
        <w:r>
          <w:rPr>
            <w:rStyle w:val="Hyperlink"/>
          </w:rPr>
          <w:t xml:space="preserve">https://slurm.schedmd.com/sbatch.html</w:t>
        </w:r>
      </w:hyperlink>
      <w:r>
        <w:t xml:space="preserve">.</w:t>
      </w:r>
    </w:p>
    <w:bookmarkEnd w:id="1084"/>
    <w:bookmarkStart w:id="1086" w:name="ref-slurm-squeue"/>
    <w:p>
      <w:pPr>
        <w:pStyle w:val="Bibliography"/>
      </w:pPr>
      <w:r>
        <w:t xml:space="preserve">“Slurm Workload Manager: Squeue Documentation.”</w:t>
      </w:r>
      <w:r>
        <w:t xml:space="preserve"> </w:t>
      </w:r>
      <w:r>
        <w:t xml:space="preserve">n.d.-d. SchedMD.</w:t>
      </w:r>
      <w:r>
        <w:t xml:space="preserve"> </w:t>
      </w:r>
      <w:hyperlink r:id="rId1085">
        <w:r>
          <w:rPr>
            <w:rStyle w:val="Hyperlink"/>
          </w:rPr>
          <w:t xml:space="preserve">https://slurm.schedmd.com/squeue.html</w:t>
        </w:r>
      </w:hyperlink>
      <w:r>
        <w:t xml:space="preserve">.</w:t>
      </w:r>
    </w:p>
    <w:bookmarkEnd w:id="1086"/>
    <w:bookmarkStart w:id="1088" w:name="ref-slurm-srun"/>
    <w:p>
      <w:pPr>
        <w:pStyle w:val="Bibliography"/>
      </w:pPr>
      <w:r>
        <w:t xml:space="preserve">“Slurm Workload Manager: Srun Documentation.”</w:t>
      </w:r>
      <w:r>
        <w:t xml:space="preserve"> </w:t>
      </w:r>
      <w:r>
        <w:t xml:space="preserve">n.d.-e. SchedMD.</w:t>
      </w:r>
      <w:r>
        <w:t xml:space="preserve"> </w:t>
      </w:r>
      <w:hyperlink r:id="rId1087">
        <w:r>
          <w:rPr>
            <w:rStyle w:val="Hyperlink"/>
          </w:rPr>
          <w:t xml:space="preserve">https://slurm.schedmd.com/srun.html</w:t>
        </w:r>
      </w:hyperlink>
      <w:r>
        <w:t xml:space="preserve">.</w:t>
      </w:r>
    </w:p>
    <w:bookmarkEnd w:id="1088"/>
    <w:bookmarkStart w:id="1090" w:name="ref-openssh-ssh-config"/>
    <w:p>
      <w:pPr>
        <w:pStyle w:val="Bibliography"/>
      </w:pPr>
      <w:r>
        <w:t xml:space="preserve">“Ssh_config(5) Manual Page.”</w:t>
      </w:r>
      <w:r>
        <w:t xml:space="preserve"> </w:t>
      </w:r>
      <w:r>
        <w:t xml:space="preserve">n.d. OpenBSD.</w:t>
      </w:r>
      <w:r>
        <w:t xml:space="preserve"> </w:t>
      </w:r>
      <w:hyperlink r:id="rId1089">
        <w:r>
          <w:rPr>
            <w:rStyle w:val="Hyperlink"/>
          </w:rPr>
          <w:t xml:space="preserve">https://man.openbsd.org/ssh_config</w:t>
        </w:r>
      </w:hyperlink>
      <w:r>
        <w:t xml:space="preserve">.</w:t>
      </w:r>
    </w:p>
    <w:bookmarkEnd w:id="1090"/>
    <w:bookmarkStart w:id="1092" w:name="ref-openssh-ssh-config-debian"/>
    <w:p>
      <w:pPr>
        <w:pStyle w:val="Bibliography"/>
      </w:pPr>
      <w:r>
        <w:t xml:space="preserve">“Ssh_config(5) Manual Page, Debian Edition.”</w:t>
      </w:r>
      <w:r>
        <w:t xml:space="preserve"> </w:t>
      </w:r>
      <w:r>
        <w:t xml:space="preserve">n.d. Debian Project.</w:t>
      </w:r>
      <w:r>
        <w:t xml:space="preserve"> </w:t>
      </w:r>
      <w:hyperlink r:id="rId1091">
        <w:r>
          <w:rPr>
            <w:rStyle w:val="Hyperlink"/>
          </w:rPr>
          <w:t xml:space="preserve">https://manpages.debian.org/stable/openssh-client/ssh_config.5.en.html</w:t>
        </w:r>
      </w:hyperlink>
      <w:r>
        <w:t xml:space="preserve">.</w:t>
      </w:r>
    </w:p>
    <w:bookmarkEnd w:id="1092"/>
    <w:bookmarkStart w:id="109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3">
        <w:r>
          <w:rPr>
            <w:rStyle w:val="Hyperlink"/>
          </w:rPr>
          <w:t xml:space="preserve">https://doi.org/10.1038/d41586-019-00067-3</w:t>
        </w:r>
      </w:hyperlink>
      <w:r>
        <w:t xml:space="preserve">.</w:t>
      </w:r>
    </w:p>
    <w:bookmarkEnd w:id="1094"/>
    <w:bookmarkStart w:id="10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3">
        <w:r>
          <w:rPr>
            <w:rStyle w:val="Hyperlink"/>
          </w:rPr>
          <w:t xml:space="preserve">https://code-review.tidyverse.org/</w:t>
        </w:r>
      </w:hyperlink>
      <w:r>
        <w:t xml:space="preserve">.</w:t>
      </w:r>
    </w:p>
    <w:bookmarkEnd w:id="1095"/>
    <w:bookmarkStart w:id="10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6">
        <w:r>
          <w:rPr>
            <w:rStyle w:val="Hyperlink"/>
          </w:rPr>
          <w:t xml:space="preserve">https://doi.org/10.1038/d41586-021-03603-2</w:t>
        </w:r>
      </w:hyperlink>
      <w:r>
        <w:t xml:space="preserve">.</w:t>
      </w:r>
    </w:p>
    <w:bookmarkEnd w:id="1097"/>
    <w:bookmarkStart w:id="109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8">
        <w:r>
          <w:rPr>
            <w:rStyle w:val="Hyperlink"/>
          </w:rPr>
          <w:t xml:space="preserve">https://doi.org/10.1201/9781351201315</w:t>
        </w:r>
      </w:hyperlink>
      <w:r>
        <w:t xml:space="preserve">.</w:t>
      </w:r>
    </w:p>
    <w:bookmarkEnd w:id="1099"/>
    <w:bookmarkStart w:id="1101"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0">
        <w:r>
          <w:rPr>
            <w:rStyle w:val="Hyperlink"/>
          </w:rPr>
          <w:t xml:space="preserve">https://mastering-shiny.org/</w:t>
        </w:r>
      </w:hyperlink>
      <w:r>
        <w:t xml:space="preserve">.</w:t>
      </w:r>
    </w:p>
    <w:bookmarkEnd w:id="1101"/>
    <w:bookmarkStart w:id="1102"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9">
        <w:r>
          <w:rPr>
            <w:rStyle w:val="Hyperlink"/>
          </w:rPr>
          <w:t xml:space="preserve">https://style.tidyverse.org/</w:t>
        </w:r>
      </w:hyperlink>
      <w:r>
        <w:t xml:space="preserve">.</w:t>
      </w:r>
    </w:p>
    <w:bookmarkEnd w:id="1102"/>
    <w:bookmarkStart w:id="1104"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3">
        <w:r>
          <w:rPr>
            <w:rStyle w:val="Hyperlink"/>
          </w:rPr>
          <w:t xml:space="preserve">https://design.tidyverse.org/</w:t>
        </w:r>
      </w:hyperlink>
      <w:r>
        <w:t xml:space="preserve">.</w:t>
      </w:r>
    </w:p>
    <w:bookmarkEnd w:id="1104"/>
    <w:bookmarkStart w:id="110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5">
        <w:r>
          <w:rPr>
            <w:rStyle w:val="Hyperlink"/>
          </w:rPr>
          <w:t xml:space="preserve">https://r-pkgs.org/</w:t>
        </w:r>
      </w:hyperlink>
      <w:r>
        <w:t xml:space="preserve">.</w:t>
      </w:r>
    </w:p>
    <w:bookmarkEnd w:id="1106"/>
    <w:bookmarkStart w:id="110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7">
        <w:r>
          <w:rPr>
            <w:rStyle w:val="Hyperlink"/>
          </w:rPr>
          <w:t xml:space="preserve">https://r4ds.hadley.nz/</w:t>
        </w:r>
      </w:hyperlink>
      <w:r>
        <w:t xml:space="preserve">.</w:t>
      </w:r>
    </w:p>
    <w:bookmarkEnd w:id="1108"/>
    <w:bookmarkStart w:id="110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9"/>
    <w:bookmarkEnd w:id="1110"/>
    <w:p>
      <w:r>
        <w:br w:type="page"/>
      </w:r>
    </w:p>
    <w:bookmarkEnd w:id="1111"/>
    <w:bookmarkStart w:id="111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2">
        <w:r>
          <w:rPr>
            <w:rStyle w:val="Hyperlink"/>
          </w:rPr>
          <w:t xml:space="preserve">https://ucd-serg.github.io/lab-manual/appendix-copilot-instructions.html</w:t>
        </w:r>
      </w:hyperlink>
    </w:p>
    <w:p>
      <w:r>
        <w:br w:type="page"/>
      </w:r>
    </w:p>
    <w:bookmarkEnd w:id="1113"/>
    <w:bookmarkStart w:id="111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https://ucd-serg.github.io/lab-manual/appendix-copilot-setup-steps.html</w:t>
        </w:r>
      </w:hyperlink>
    </w:p>
    <w:p>
      <w:r>
        <w:br w:type="page"/>
      </w:r>
    </w:p>
    <w:bookmarkEnd w:id="1115"/>
    <w:bookmarkStart w:id="111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6"/>
        </w:numPr>
      </w:pPr>
      <w:ins w:id="3125" w:author="PR Preview" w:date="2024-01-01T00:00:00Z">
        <w:r>
          <w:rPr>
            <w:b/>
            <w:bCs/>
          </w:rPr>
          <w:t xml:space="preserve">Branch:</w:t>
        </w:r>
      </w:ins>
      <w:ins w:id="3125" w:author="PR Preview" w:date="2024-01-01T00:00:00Z">
        <w:r>
          <w:t xml:space="preserve"> </w:t>
        </w:r>
      </w:ins>
      <w:ins w:id="3125" w:author="PR Preview" w:date="2024-01-01T00:00:00Z">
        <w:r>
          <w:t xml:space="preserve">HEAD</w:t>
        </w:r>
      </w:ins>
    </w:p>
    <w:p>
      <w:pPr>
        <w:pStyle w:val="Compact"/>
        <w:numPr>
          <w:ilvl w:val="0"/>
          <w:numId w:val="1326"/>
        </w:numPr>
      </w:pPr>
      <w:ins w:id="3126" w:author="PR Preview" w:date="2024-01-01T00:00:00Z">
        <w:r>
          <w:rPr>
            <w:b/>
            <w:bCs/>
          </w:rPr>
          <w:t xml:space="preserve">Commit:</w:t>
        </w:r>
      </w:ins>
      <w:ins w:id="3126" w:author="PR Preview" w:date="2024-01-01T00:00:00Z">
        <w:r>
          <w:t xml:space="preserve"> </w:t>
        </w:r>
      </w:ins>
      <w:ins w:id="3126" w:author="PR Preview" w:date="2024-01-01T00:00:00Z">
        <w:r>
          <w:t xml:space="preserve">7613115</w:t>
        </w:r>
      </w:ins>
    </w:p>
    <w:p>
      <w:pPr>
        <w:pStyle w:val="Compact"/>
        <w:numPr>
          <w:ilvl w:val="0"/>
          <w:numId w:val="1326"/>
        </w:numPr>
      </w:pPr>
      <w:ins w:id="3127" w:author="PR Preview" w:date="2024-01-01T00:00:00Z">
        <w:r>
          <w:rPr>
            <w:b/>
            <w:bCs/>
          </w:rPr>
          <w:t xml:space="preserve">Full commit hash:</w:t>
        </w:r>
      </w:ins>
      <w:ins w:id="3127" w:author="PR Preview" w:date="2024-01-01T00:00:00Z">
        <w:r>
          <w:t xml:space="preserve"> </w:t>
        </w:r>
      </w:ins>
      <w:ins w:id="3127" w:author="PR Preview" w:date="2024-01-01T00:00:00Z">
        <w:r>
          <w:t xml:space="preserve">761311570d3a867a99ecf586ede646942589b883</w:t>
        </w:r>
      </w:ins>
    </w:p>
    <w:p>
      <w:pPr>
        <w:pStyle w:val="Compact"/>
        <w:numPr>
          <w:ilvl w:val="0"/>
          <w:numId w:val="1326"/>
        </w:numPr>
      </w:pPr>
      <w:ins w:id="3128" w:author="PR Preview" w:date="2024-01-01T00:00:00Z">
        <w:r>
          <w:rPr>
            <w:b/>
            <w:bCs/>
          </w:rPr>
          <w:t xml:space="preserve">Commit date:</w:t>
        </w:r>
      </w:ins>
      <w:ins w:id="3128" w:author="PR Preview" w:date="2024-01-01T00:00:00Z">
        <w:r>
          <w:t xml:space="preserve"> </w:t>
        </w:r>
      </w:ins>
      <w:ins w:id="3128" w:author="PR Preview" w:date="2024-01-01T00:00:00Z">
        <w:r>
          <w:t xml:space="preserve">2026-09-01 18:04:34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1"/>
  </w:num>
  <w:num w:numId="1323">
    <w:abstractNumId w:val="991"/>
  </w:num>
  <w:num w:numId="1324">
    <w:abstractNumId w:val="991"/>
  </w:num>
  <w:num w:numId="1325">
    <w:abstractNumId w:val="991"/>
  </w:num>
  <w:num w:numId="13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33" Type="http://schemas.openxmlformats.org/officeDocument/2006/relationships/image" Target="media/rId433.png"/><Relationship Id="rId698" Type="http://schemas.openxmlformats.org/officeDocument/2006/relationships/image" Target="media/rId698.png"/><Relationship Id="rId459" Type="http://schemas.openxmlformats.org/officeDocument/2006/relationships/image" Target="media/rId459.png"/><Relationship Id="rId737" Type="http://schemas.openxmlformats.org/officeDocument/2006/relationships/image" Target="media/rId737.jpg"/><Relationship Id="rId743" Type="http://schemas.openxmlformats.org/officeDocument/2006/relationships/image" Target="media/rId743.png"/><Relationship Id="rId571" Type="http://schemas.openxmlformats.org/officeDocument/2006/relationships/image" Target="media/rId571.png"/><Relationship Id="rId576" Type="http://schemas.openxmlformats.org/officeDocument/2006/relationships/image" Target="media/rId576.png"/><Relationship Id="rId660" Type="http://schemas.openxmlformats.org/officeDocument/2006/relationships/image" Target="media/rId660.png"/><Relationship Id="rId665" Type="http://schemas.openxmlformats.org/officeDocument/2006/relationships/image" Target="media/rId665.png"/><Relationship Id="rId388" Type="http://schemas.openxmlformats.org/officeDocument/2006/relationships/hyperlink" Target="../../skills/measure-performance/SKILL.md" TargetMode="External"/><Relationship Id="rId393" Type="http://schemas.openxmlformats.org/officeDocument/2006/relationships/hyperlink" Target="../principles/dont-reinvent-wheel.md" TargetMode="External"/><Relationship Id="rId398"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401" Type="http://schemas.openxmlformats.org/officeDocument/2006/relationships/hyperlink" Target="ascii-punctuation-in-source.md" TargetMode="External"/><Relationship Id="rId854"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8" Type="http://schemas.openxmlformats.org/officeDocument/2006/relationships/hyperlink" Target="http://colorbrewer2.org/" TargetMode="External"/><Relationship Id="rId1040" Type="http://schemas.openxmlformats.org/officeDocument/2006/relationships/hyperlink" Target="http://creativecommons.org/licenses/by-nc/4.0/" TargetMode="External"/><Relationship Id="rId430" Type="http://schemas.openxmlformats.org/officeDocument/2006/relationships/hyperlink" Target="http://styler.r-lib.org/articles/customizing_styler.html" TargetMode="External"/><Relationship Id="rId9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8" Type="http://schemas.openxmlformats.org/officeDocument/2006/relationships/hyperlink" Target="https://about.codecov.io" TargetMode="External"/><Relationship Id="rId610"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7"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3" Type="http://schemas.openxmlformats.org/officeDocument/2006/relationships/hyperlink" Target="https://cli.github.com/" TargetMode="External"/><Relationship Id="rId273" Type="http://schemas.openxmlformats.org/officeDocument/2006/relationships/hyperlink" Target="https://cli.r-lib.org/" TargetMode="External"/><Relationship Id="rId653"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5"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8" Type="http://schemas.openxmlformats.org/officeDocument/2006/relationships/hyperlink" Target="https://cran.r-project.org/" TargetMode="External"/><Relationship Id="rId1024" Type="http://schemas.openxmlformats.org/officeDocument/2006/relationships/hyperlink" Target="https://cran.r-project.org/package=flexlsx" TargetMode="External"/><Relationship Id="rId879"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7" Type="http://schemas.openxmlformats.org/officeDocument/2006/relationships/hyperlink" Target="https://cran.r-project.org/web/packages/lintr/readme/README.html#available-linters" TargetMode="External"/><Relationship Id="rId440" Type="http://schemas.openxmlformats.org/officeDocument/2006/relationships/hyperlink" Target="https://cran.r-project.org/web/packages/lintr/readme/README.html#project-configuration" TargetMode="External"/><Relationship Id="rId82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4" Type="http://schemas.openxmlformats.org/officeDocument/2006/relationships/hyperlink" Target="https://data-dict.tidyverse.org/" TargetMode="External"/><Relationship Id="rId1044" Type="http://schemas.openxmlformats.org/officeDocument/2006/relationships/hyperlink" Target="https://datadryad.org/" TargetMode="External"/><Relationship Id="rId102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80" Type="http://schemas.openxmlformats.org/officeDocument/2006/relationships/hyperlink" Target="https://design.tidyverse.org/important-args-first.html" TargetMode="External"/><Relationship Id="rId1050" Type="http://schemas.openxmlformats.org/officeDocument/2006/relationships/hyperlink" Target="https://desktop.github.com/" TargetMode="External"/><Relationship Id="rId95" Type="http://schemas.openxmlformats.org/officeDocument/2006/relationships/hyperlink" Target="https://devtools.r-lib.org/" TargetMode="External"/><Relationship Id="rId764" Type="http://schemas.openxmlformats.org/officeDocument/2006/relationships/hyperlink" Target="https://direnv.net/" TargetMode="External"/><Relationship Id="rId733" Type="http://schemas.openxmlformats.org/officeDocument/2006/relationships/hyperlink" Target="https://docs.github.com/en/actions" TargetMode="External"/><Relationship Id="rId702" Type="http://schemas.openxmlformats.org/officeDocument/2006/relationships/hyperlink" Target="https://docs.github.com/en/actions/using-jobs/using-concurrency" TargetMode="External"/><Relationship Id="rId649"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6" Type="http://schemas.openxmlformats.org/officeDocument/2006/relationships/hyperlink" Target="https://docs.github.com/en/repositories/releasing-projects-on-github/managing-releases-in-a-repository" TargetMode="External"/><Relationship Id="rId623"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70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1"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1"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8"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7"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5"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9" Type="http://schemas.openxmlformats.org/officeDocument/2006/relationships/hyperlink" Target="https://eddelbuettel.github.io/r2u/" TargetMode="External"/><Relationship Id="rId566" Type="http://schemas.openxmlformats.org/officeDocument/2006/relationships/hyperlink" Target="https://education.github.com/" TargetMode="External"/><Relationship Id="rId567" Type="http://schemas.openxmlformats.org/officeDocument/2006/relationships/hyperlink" Target="https://education.github.com/pack" TargetMode="External"/><Relationship Id="rId568" Type="http://schemas.openxmlformats.org/officeDocument/2006/relationships/hyperlink" Target="https://education.github.com/teachers" TargetMode="External"/><Relationship Id="rId96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7" Type="http://schemas.openxmlformats.org/officeDocument/2006/relationships/hyperlink" Target="https://en.wikipedia.org/wiki/Thesis" TargetMode="External"/><Relationship Id="rId485" Type="http://schemas.openxmlformats.org/officeDocument/2006/relationships/hyperlink" Target="https://en.wikipedia.org/wiki/WYSIWYM" TargetMode="External"/><Relationship Id="rId101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0" Type="http://schemas.openxmlformats.org/officeDocument/2006/relationships/hyperlink" Target="https://github.com/BurntSushi/ripgrep" TargetMode="External"/><Relationship Id="rId935" Type="http://schemas.openxmlformats.org/officeDocument/2006/relationships/hyperlink" Target="https://github.com/IndrajeetPatil/awesome-r-pkgtools" TargetMode="External"/><Relationship Id="rId695" Type="http://schemas.openxmlformats.org/officeDocument/2006/relationships/hyperlink" Target="https://github.com/RMI-PACTA/actions" TargetMode="External"/><Relationship Id="rId499" Type="http://schemas.openxmlformats.org/officeDocument/2006/relationships/hyperlink" Target="https://github.com/UCD-SERG/lab-manual" TargetMode="External"/><Relationship Id="rId381" Type="http://schemas.openxmlformats.org/officeDocument/2006/relationships/hyperlink" Target="https://github.com/UCD-SERG/lab-manual/blob/main/.lintr.R" TargetMode="External"/><Relationship Id="rId65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6"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0" Type="http://schemas.openxmlformats.org/officeDocument/2006/relationships/hyperlink" Target="https://github.com/Xpra-org/xpra" TargetMode="External"/><Relationship Id="rId677" Type="http://schemas.openxmlformats.org/officeDocument/2006/relationships/hyperlink" Target="https://github.com/actions/toolkit/blob/main/docs/action-versioning.md" TargetMode="External"/><Relationship Id="rId683" Type="http://schemas.openxmlformats.org/officeDocument/2006/relationships/hyperlink" Target="https://github.com/actions/toolkit/issues/214" TargetMode="External"/><Relationship Id="rId765" Type="http://schemas.openxmlformats.org/officeDocument/2006/relationships/hyperlink" Target="https://github.com/ajeetdsouza/zoxide" TargetMode="External"/><Relationship Id="rId585" Type="http://schemas.openxmlformats.org/officeDocument/2006/relationships/hyperlink" Target="https://github.com/cli/cli#installation" TargetMode="External"/><Relationship Id="rId586" Type="http://schemas.openxmlformats.org/officeDocument/2006/relationships/hyperlink" Target="https://github.com/cli/cli/blob/trunk/docs/install_linux.md" TargetMode="External"/><Relationship Id="rId493" Type="http://schemas.openxmlformats.org/officeDocument/2006/relationships/hyperlink" Target="https://github.com/coatless-tutorials/quarto-book-template" TargetMode="External"/><Relationship Id="rId876"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2" Type="http://schemas.openxmlformats.org/officeDocument/2006/relationships/hyperlink" Target="https://github.com/d-morrison/pr.helpers" TargetMode="External"/><Relationship Id="rId964" Type="http://schemas.openxmlformats.org/officeDocument/2006/relationships/hyperlink" Target="https://github.com/d-morrison/psw" TargetMode="External"/><Relationship Id="rId518" Type="http://schemas.openxmlformats.org/officeDocument/2006/relationships/hyperlink" Target="https://github.com/d-morrison/rme" TargetMode="External"/><Relationship Id="rId901" Type="http://schemas.openxmlformats.org/officeDocument/2006/relationships/hyperlink" Target="https://github.com/d-morrison/wai" TargetMode="External"/><Relationship Id="rId494" Type="http://schemas.openxmlformats.org/officeDocument/2006/relationships/hyperlink" Target="https://github.com/d-rug/datalab_template_quarto" TargetMode="External"/><Relationship Id="rId763" Type="http://schemas.openxmlformats.org/officeDocument/2006/relationships/hyperlink" Target="https://github.com/dandavison/delta" TargetMode="External"/><Relationship Id="rId694" Type="http://schemas.openxmlformats.org/officeDocument/2006/relationships/hyperlink" Target="https://github.com/easystats/workflows" TargetMode="External"/><Relationship Id="rId730" Type="http://schemas.openxmlformats.org/officeDocument/2006/relationships/hyperlink" Target="https://github.com/eddelbuettel/github-actions/tree/master/r2u-setup" TargetMode="External"/><Relationship Id="rId693" Type="http://schemas.openxmlformats.org/officeDocument/2006/relationships/hyperlink" Target="https://github.com/eddelbuettel/r-ci" TargetMode="External"/><Relationship Id="rId820"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6" Type="http://schemas.openxmlformats.org/officeDocument/2006/relationships/hyperlink" Target="https://github.com/features/actions" TargetMode="External"/><Relationship Id="rId614" Type="http://schemas.openxmlformats.org/officeDocument/2006/relationships/hyperlink" Target="https://github.com/github-linguist/linguist/" TargetMode="External"/><Relationship Id="rId624" Type="http://schemas.openxmlformats.org/officeDocument/2006/relationships/hyperlink" Target="https://github.com/github-linguist/linguist/blob/main/docs/overrides.md" TargetMode="External"/><Relationship Id="rId622" Type="http://schemas.openxmlformats.org/officeDocument/2006/relationships/hyperlink" Target="https://github.com/github-linguist/linguist/blob/main/docs/overrides.md#detectable" TargetMode="External"/><Relationship Id="rId621" Type="http://schemas.openxmlformats.org/officeDocument/2006/relationships/hyperlink" Target="https://github.com/github-linguist/linguist/blob/main/docs/overrides.md#documentation" TargetMode="External"/><Relationship Id="rId615" Type="http://schemas.openxmlformats.org/officeDocument/2006/relationships/hyperlink" Target="https://github.com/github-linguist/linguist/blob/main/docs/overrides.md#generated-code" TargetMode="External"/><Relationship Id="rId618" Type="http://schemas.openxmlformats.org/officeDocument/2006/relationships/hyperlink" Target="https://github.com/github-linguist/linguist/blob/main/docs/overrides.md#using-gitattributes" TargetMode="External"/><Relationship Id="rId620" Type="http://schemas.openxmlformats.org/officeDocument/2006/relationships/hyperlink" Target="https://github.com/github-linguist/linguist/blob/main/docs/overrides.md#vendored-code" TargetMode="External"/><Relationship Id="rId607" Type="http://schemas.openxmlformats.org/officeDocument/2006/relationships/hyperlink" Target="https://github.com/github/gitignore/blob/master/R.gitignore" TargetMode="External"/><Relationship Id="rId718"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9"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7" Type="http://schemas.openxmlformats.org/officeDocument/2006/relationships/hyperlink" Target="https://github.com/marocchino/sticky-pull-request-comment" TargetMode="External"/><Relationship Id="rId828" Type="http://schemas.openxmlformats.org/officeDocument/2006/relationships/hyperlink" Target="https://github.com/mponce0/Visualize.CRAN.Downloads" TargetMode="External"/><Relationship Id="rId100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5" Type="http://schemas.openxmlformats.org/officeDocument/2006/relationships/hyperlink" Target="https://github.com/pulls/review-requested" TargetMode="External"/><Relationship Id="rId548" Type="http://schemas.openxmlformats.org/officeDocument/2006/relationships/hyperlink" Target="https://github.com/quarto-dev/quarto-cli/issues" TargetMode="External"/><Relationship Id="rId538" Type="http://schemas.openxmlformats.org/officeDocument/2006/relationships/hyperlink" Target="https://github.com/quarto-dev/quarto-cli/issues/3809" TargetMode="External"/><Relationship Id="rId557" Type="http://schemas.openxmlformats.org/officeDocument/2006/relationships/hyperlink" Target="https://github.com/quarto-dev/quarto-cli/issues/4894" TargetMode="External"/><Relationship Id="rId556"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2"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4" Type="http://schemas.openxmlformats.org/officeDocument/2006/relationships/hyperlink" Target="https://github.com/r-lib/actions#where-to-find-help" TargetMode="External"/><Relationship Id="rId449" Type="http://schemas.openxmlformats.org/officeDocument/2006/relationships/hyperlink" Target="https://github.com/r-lib/actions/blob/v2-branch/examples/lint-changed-files.yaml" TargetMode="External"/><Relationship Id="rId799" Type="http://schemas.openxmlformats.org/officeDocument/2006/relationships/hyperlink" Target="https://github.com/r-lib/rig" TargetMode="External"/><Relationship Id="rId756" Type="http://schemas.openxmlformats.org/officeDocument/2006/relationships/hyperlink" Target="https://github.com/romkatv/powerlevel10k" TargetMode="External"/><Relationship Id="rId720" Type="http://schemas.openxmlformats.org/officeDocument/2006/relationships/hyperlink" Target="https://github.com/rossjrw/pr-preview-action" TargetMode="External"/><Relationship Id="rId721" Type="http://schemas.openxmlformats.org/officeDocument/2006/relationships/hyperlink" Target="https://github.com/rossjrw/pr-preview-action?tab=readme-ov-file#only-remove-previews-for-unmerged-prs" TargetMode="External"/><Relationship Id="rId575" Type="http://schemas.openxmlformats.org/officeDocument/2006/relationships/hyperlink" Target="https://github.com/settings/copilot/features" TargetMode="External"/><Relationship Id="rId762" Type="http://schemas.openxmlformats.org/officeDocument/2006/relationships/hyperlink" Target="https://github.com/sharkdp/bat" TargetMode="External"/><Relationship Id="rId761" Type="http://schemas.openxmlformats.org/officeDocument/2006/relationships/hyperlink" Target="https://github.com/sharkdp/fd" TargetMode="External"/><Relationship Id="rId954" Type="http://schemas.openxmlformats.org/officeDocument/2006/relationships/hyperlink" Target="https://github.com/skills/introduction-to-github" TargetMode="External"/><Relationship Id="rId719" Type="http://schemas.openxmlformats.org/officeDocument/2006/relationships/hyperlink" Target="https://github.com/thollander/actions-comment-pull-request" TargetMode="External"/><Relationship Id="rId884" Type="http://schemas.openxmlformats.org/officeDocument/2006/relationships/hyperlink" Target="https://github.com/tmux/tmux/wiki" TargetMode="External"/><Relationship Id="rId836" Type="http://schemas.openxmlformats.org/officeDocument/2006/relationships/hyperlink" Target="https://github.com/ucdavisdatalab" TargetMode="External"/><Relationship Id="rId940" Type="http://schemas.openxmlformats.org/officeDocument/2006/relationships/hyperlink" Target="https://github.com/ucdavisdatalab/research-toolkits" TargetMode="External"/><Relationship Id="rId564" Type="http://schemas.openxmlformats.org/officeDocument/2006/relationships/hyperlink" Target="https://github.com/ucdavisdatalab/sandbox_git" TargetMode="External"/><Relationship Id="rId845" Type="http://schemas.openxmlformats.org/officeDocument/2006/relationships/hyperlink" Target="https://github.com/ucdavisdatalab/workshop_how-to-data-documentation" TargetMode="External"/><Relationship Id="rId957" Type="http://schemas.openxmlformats.org/officeDocument/2006/relationships/hyperlink" Target="https://github.com/ucdavisdatalab/workshop_nlp_with_python" TargetMode="External"/><Relationship Id="rId956" Type="http://schemas.openxmlformats.org/officeDocument/2006/relationships/hyperlink" Target="https://github.com/ucdavisdatalab/workshop_python_basics" TargetMode="External"/><Relationship Id="rId939"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1" Type="http://schemas.openxmlformats.org/officeDocument/2006/relationships/hyperlink" Target="https://github.com/zsh-users/zsh-autosuggestions" TargetMode="External"/><Relationship Id="rId752" Type="http://schemas.openxmlformats.org/officeDocument/2006/relationships/hyperlink" Target="https://github.com/zsh-users/zsh-syntax-highlighting" TargetMode="External"/><Relationship Id="rId584" Type="http://schemas.openxmlformats.org/officeDocument/2006/relationships/hyperlink" Target="https://gitlab.com/gitlab-org/cli" TargetMode="External"/><Relationship Id="rId589" Type="http://schemas.openxmlformats.org/officeDocument/2006/relationships/hyperlink" Target="https://gitlab.com/gitlab-org/cli#installation" TargetMode="External"/><Relationship Id="rId590" Type="http://schemas.openxmlformats.org/officeDocument/2006/relationships/hyperlink" Target="https://gitlab.com/gitlab-org/cli/-/releases" TargetMode="External"/><Relationship Id="rId378" Type="http://schemas.openxmlformats.org/officeDocument/2006/relationships/hyperlink" Target="https://google.github.io/styleguide/Rguide.html" TargetMode="External"/><Relationship Id="rId383" Type="http://schemas.openxmlformats.org/officeDocument/2006/relationships/hyperlink" Target="https://google.github.io/styleguide/Rguide.html#use-explicit-returns" TargetMode="External"/><Relationship Id="rId772" Type="http://schemas.openxmlformats.org/officeDocument/2006/relationships/hyperlink" Target="https://google.github.io/styleguide/shellguide.html" TargetMode="External"/><Relationship Id="rId992" Type="http://schemas.openxmlformats.org/officeDocument/2006/relationships/hyperlink" Target="https://grants.nih.gov" TargetMode="External"/><Relationship Id="rId974" Type="http://schemas.openxmlformats.org/officeDocument/2006/relationships/hyperlink" Target="https://grantwriting.stanford.edu/resources/funding-train/" TargetMode="External"/><Relationship Id="rId1035" Type="http://schemas.openxmlformats.org/officeDocument/2006/relationships/hyperlink" Target="https://happygitwithr.com/" TargetMode="External"/><Relationship Id="rId604" Type="http://schemas.openxmlformats.org/officeDocument/2006/relationships/hyperlink" Target="https://happygitwithr.com/repeated-amend.html" TargetMode="External"/><Relationship Id="rId596"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3"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9" Type="http://schemas.openxmlformats.org/officeDocument/2006/relationships/hyperlink" Target="https://journals.lww.com/epidem/Fulltext/2001/05000/The_Value_of_P.2.aspx" TargetMode="External"/><Relationship Id="rId990" Type="http://schemas.openxmlformats.org/officeDocument/2006/relationships/hyperlink" Target="https://journals.plos.org/ploscompbiol/article?id=10.1371/journal.pcbi.1003833" TargetMode="External"/><Relationship Id="rId1042" Type="http://schemas.openxmlformats.org/officeDocument/2006/relationships/hyperlink" Target="https://journals.plos.org/plosone/s/authorship" TargetMode="External"/><Relationship Id="rId562" Type="http://schemas.openxmlformats.org/officeDocument/2006/relationships/hyperlink" Target="https://learn.github.com/" TargetMode="External"/><Relationship Id="rId869"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9" Type="http://schemas.openxmlformats.org/officeDocument/2006/relationships/hyperlink" Target="https://lifecycle.r-lib.org/articles/communicate.html" TargetMode="External"/><Relationship Id="rId470" Type="http://schemas.openxmlformats.org/officeDocument/2006/relationships/hyperlink" Target="https://lifecycle.r-lib.org/reference/deprecate_soft.html" TargetMode="External"/><Relationship Id="rId963" Type="http://schemas.openxmlformats.org/officeDocument/2006/relationships/hyperlink" Target="https://link.springer.com/book/10.1007/978-3-030-98175-4" TargetMode="External"/><Relationship Id="rId97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9" Type="http://schemas.openxmlformats.org/officeDocument/2006/relationships/hyperlink" Target="https://medialab.github.io/iwanthue/" TargetMode="External"/><Relationship Id="rId932" Type="http://schemas.openxmlformats.org/officeDocument/2006/relationships/hyperlink" Target="https://medialab.github.io/iwanthue/?utm_source=Nature+Briefing&amp;utm_campaign=2c68711076-briefing-dy-20211006&amp;utm_medium=email&amp;utm_term=0_c9dfd39373-2c68711076-44335685" TargetMode="External"/><Relationship Id="rId787"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30" Type="http://schemas.openxmlformats.org/officeDocument/2006/relationships/hyperlink" Target="https://mermaid.live/" TargetMode="External"/><Relationship Id="rId969" Type="http://schemas.openxmlformats.org/officeDocument/2006/relationships/hyperlink" Target="https://mitcommlab.mit.edu/be/2023/09/27/toward-an-evenbetterposter-improving-the-betterposter-template/" TargetMode="External"/><Relationship Id="rId868" Type="http://schemas.openxmlformats.org/officeDocument/2006/relationships/hyperlink" Target="https://mobaxterm.mobatek.net/" TargetMode="External"/><Relationship Id="rId1009" Type="http://schemas.openxmlformats.org/officeDocument/2006/relationships/hyperlink" Target="https://morrison-lab.github.io/psw/" TargetMode="External"/><Relationship Id="rId900" Type="http://schemas.openxmlformats.org/officeDocument/2006/relationships/hyperlink" Target="https://morrison-lab.github.io/wai/" TargetMode="External"/><Relationship Id="rId920" Type="http://schemas.openxmlformats.org/officeDocument/2006/relationships/hyperlink" Target="https://morrison-lab.github.io/wai/chapters/ai-use-policies.html" TargetMode="External"/><Relationship Id="rId1026" Type="http://schemas.openxmlformats.org/officeDocument/2006/relationships/hyperlink" Target="https://morrison-lab.github.io/wai/chapters/ai-use-policies.html#sec-ai-journal-articles" TargetMode="External"/><Relationship Id="rId921" Type="http://schemas.openxmlformats.org/officeDocument/2006/relationships/hyperlink" Target="https://morrison-lab.github.io/wai/chapters/coding-agents.html" TargetMode="External"/><Relationship Id="rId714"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7" Type="http://schemas.openxmlformats.org/officeDocument/2006/relationships/hyperlink" Target="https://morrison-lab.github.io/wai/chapters/coding-agents.html#sec-ai-claude-code-windows" TargetMode="External"/><Relationship Id="rId922" Type="http://schemas.openxmlformats.org/officeDocument/2006/relationships/hyperlink" Target="https://morrison-lab.github.io/wai/chapters/pr-workflow-with-agents.html" TargetMode="External"/><Relationship Id="rId982" Type="http://schemas.openxmlformats.org/officeDocument/2006/relationships/hyperlink" Target="https://myidp.sciencecareers.org/" TargetMode="External"/><Relationship Id="rId748"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40"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3" Type="http://schemas.openxmlformats.org/officeDocument/2006/relationships/hyperlink" Target="https://pkg.yihui.org/litedown/" TargetMode="External"/><Relationship Id="rId552"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6" Type="http://schemas.openxmlformats.org/officeDocument/2006/relationships/hyperlink" Target="https://plotly.com/r/" TargetMode="External"/><Relationship Id="rId865"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3"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90" Type="http://schemas.openxmlformats.org/officeDocument/2006/relationships/hyperlink" Target="https://purrr.tidyverse.org/reference/map.html" TargetMode="External"/><Relationship Id="rId476" Type="http://schemas.openxmlformats.org/officeDocument/2006/relationships/hyperlink" Target="https://quarto.org/" TargetMode="External"/><Relationship Id="rId521" Type="http://schemas.openxmlformats.org/officeDocument/2006/relationships/hyperlink" Target="https://quarto.org/docs/authoring/cross-references.html" TargetMode="External"/><Relationship Id="rId540" Type="http://schemas.openxmlformats.org/officeDocument/2006/relationships/hyperlink" Target="https://quarto.org/docs/authoring/diagrams.html" TargetMode="External"/><Relationship Id="rId523" Type="http://schemas.openxmlformats.org/officeDocument/2006/relationships/hyperlink" Target="https://quarto.org/docs/authoring/includes.html" TargetMode="External"/><Relationship Id="rId501" Type="http://schemas.openxmlformats.org/officeDocument/2006/relationships/hyperlink" Target="https://quarto.org/docs/books/" TargetMode="External"/><Relationship Id="rId505" Type="http://schemas.openxmlformats.org/officeDocument/2006/relationships/hyperlink" Target="https://quarto.org/docs/dashboards/" TargetMode="External"/><Relationship Id="rId510" Type="http://schemas.openxmlformats.org/officeDocument/2006/relationships/hyperlink" Target="https://quarto.org/docs/gallery/#dashboards" TargetMode="External"/><Relationship Id="rId479" Type="http://schemas.openxmlformats.org/officeDocument/2006/relationships/hyperlink" Target="https://quarto.org/docs/get-started/" TargetMode="External"/><Relationship Id="rId480"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7" Type="http://schemas.openxmlformats.org/officeDocument/2006/relationships/hyperlink" Target="https://quarto.org/docs/projects/profiles.html" TargetMode="External"/><Relationship Id="rId502" Type="http://schemas.openxmlformats.org/officeDocument/2006/relationships/hyperlink" Target="https://quarto.org/docs/publishing/" TargetMode="External"/><Relationship Id="rId544"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9" Type="http://schemas.openxmlformats.org/officeDocument/2006/relationships/hyperlink" Target="https://r-hub.github.io/cranlogs/" TargetMode="External"/><Relationship Id="rId823"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5"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9" Type="http://schemas.openxmlformats.org/officeDocument/2006/relationships/hyperlink" Target="https://r-pkgs.org/release.html" TargetMode="External"/><Relationship Id="rId826" Type="http://schemas.openxmlformats.org/officeDocument/2006/relationships/hyperlink" Target="https://r-pkgs.org/release.html#sec-release-initial" TargetMode="External"/><Relationship Id="rId732"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81" Type="http://schemas.openxmlformats.org/officeDocument/2006/relationships/hyperlink" Target="https://r4ds.hadley.nz/quarto.html" TargetMode="External"/><Relationship Id="rId369"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8"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8"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6"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943" Type="http://schemas.openxmlformats.org/officeDocument/2006/relationships/hyperlink" Target="https://rstudio.github.io/cheatsheets/html/data-transformation.html" TargetMode="External"/><Relationship Id="rId945" Type="http://schemas.openxmlformats.org/officeDocument/2006/relationships/hyperlink" Target="https://rstudio.github.io/cheatsheets/html/data-visualization.html" TargetMode="External"/><Relationship Id="rId947" Type="http://schemas.openxmlformats.org/officeDocument/2006/relationships/hyperlink" Target="https://rstudio.github.io/cheatsheets/html/rmarkdown.html" TargetMode="External"/><Relationship Id="rId944" Type="http://schemas.openxmlformats.org/officeDocument/2006/relationships/hyperlink" Target="https://rstudio.github.io/cheatsheets/html/tidyr.html" TargetMode="External"/><Relationship Id="rId507" Type="http://schemas.openxmlformats.org/officeDocument/2006/relationships/hyperlink" Target="https://rstudio.github.io/leaflet/" TargetMode="External"/><Relationship Id="rId363"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8" Type="http://schemas.openxmlformats.org/officeDocument/2006/relationships/hyperlink" Target="https://sembr.org/" TargetMode="External"/><Relationship Id="rId570"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9"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7" Type="http://schemas.openxmlformats.org/officeDocument/2006/relationships/hyperlink" Target="https://sourceforge.net/projects/vcxsrv/" TargetMode="External"/><Relationship Id="rId563" Type="http://schemas.openxmlformats.org/officeDocument/2006/relationships/hyperlink" Target="https://sp19.datastructur.es/materials/guides/using-git#b-local-repositories-narrative-introduction" TargetMode="External"/><Relationship Id="rId593"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4"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7" Type="http://schemas.openxmlformats.org/officeDocument/2006/relationships/hyperlink" Target="https://starship.rs/" TargetMode="External"/><Relationship Id="rId337" Type="http://schemas.openxmlformats.org/officeDocument/2006/relationships/hyperlink" Target="https://stringr.tidyverse.org/" TargetMode="External"/><Relationship Id="rId379"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4" Type="http://schemas.openxmlformats.org/officeDocument/2006/relationships/hyperlink" Target="https://thinkr-open.github.io/gitdown/" TargetMode="External"/><Relationship Id="rId611"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7" Type="http://schemas.openxmlformats.org/officeDocument/2006/relationships/hyperlink" Target="https://tidyselect.r-lib.org/" TargetMode="External"/><Relationship Id="rId426" Type="http://schemas.openxmlformats.org/officeDocument/2006/relationships/hyperlink" Target="https://tidyverse.org/blog/2017/12/styler-1.0.0/" TargetMode="External"/><Relationship Id="rId608"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6" Type="http://schemas.openxmlformats.org/officeDocument/2006/relationships/hyperlink" Target="https://ucd-serg.github.io/lab-manual/coding-practices.html#file-headers" TargetMode="External"/><Relationship Id="rId809" Type="http://schemas.openxmlformats.org/officeDocument/2006/relationships/hyperlink" Target="https://ucd-serg.github.io/lab-manual/coding-practices.html#function-documentation" TargetMode="External"/><Relationship Id="rId927" Type="http://schemas.openxmlformats.org/officeDocument/2006/relationships/hyperlink" Target="https://ucd-serg.github.io/lab-manual/coding-style.html" TargetMode="External"/><Relationship Id="rId812" Type="http://schemas.openxmlformats.org/officeDocument/2006/relationships/hyperlink" Target="https://ucd-serg.github.io/lab-manual/unix.html#example-code-for-runfilesavelogs" TargetMode="External"/><Relationship Id="rId941" Type="http://schemas.openxmlformats.org/officeDocument/2006/relationships/hyperlink" Target="https://ucdavisdatalab.github.io/install_guides/" TargetMode="External"/><Relationship Id="rId93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0" Type="http://schemas.openxmlformats.org/officeDocument/2006/relationships/hyperlink" Target="https://wiki.archlinux.org/title/Wayland" TargetMode="External"/><Relationship Id="rId881" Type="http://schemas.openxmlformats.org/officeDocument/2006/relationships/hyperlink" Target="https://wiki.x2go.org/" TargetMode="External"/><Relationship Id="rId271" Type="http://schemas.openxmlformats.org/officeDocument/2006/relationships/hyperlink" Target="https://withr.r-lib.org/" TargetMode="External"/><Relationship Id="rId101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5" Type="http://schemas.openxmlformats.org/officeDocument/2006/relationships/hyperlink" Target="https://www.chriswrites.com/how-to-change-file-permissions-using-the-terminal/" TargetMode="External"/><Relationship Id="rId1022" Type="http://schemas.openxmlformats.org/officeDocument/2006/relationships/hyperlink" Target="https://www.danieldsjoberg.com/gtsummary/" TargetMode="External"/><Relationship Id="rId936"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7" Type="http://schemas.openxmlformats.org/officeDocument/2006/relationships/hyperlink" Target="https://www.git-scm.com/docs/gitignore#_pattern_format" TargetMode="External"/><Relationship Id="rId713" Type="http://schemas.openxmlformats.org/officeDocument/2006/relationships/hyperlink" Target="https://www.githubstatus.com/" TargetMode="External"/><Relationship Id="rId977" Type="http://schemas.openxmlformats.org/officeDocument/2006/relationships/hyperlink" Target="https://www.globalcodeofconduct.org/" TargetMode="External"/><Relationship Id="rId885" Type="http://schemas.openxmlformats.org/officeDocument/2006/relationships/hyperlink" Target="https://www.gnu.org/software/screen/" TargetMode="External"/><Relationship Id="rId783" Type="http://schemas.openxmlformats.org/officeDocument/2006/relationships/hyperlink" Target="https://www.howtogeek.com/118594/how-to-edit-your-system-path-for-easy-command-line-access/" TargetMode="External"/><Relationship Id="rId508" Type="http://schemas.openxmlformats.org/officeDocument/2006/relationships/hyperlink" Target="https://www.htmlwidgets.org/" TargetMode="External"/><Relationship Id="rId1017" Type="http://schemas.openxmlformats.org/officeDocument/2006/relationships/hyperlink" Target="https://www.medrxiv.org/" TargetMode="External"/><Relationship Id="rId985" Type="http://schemas.openxmlformats.org/officeDocument/2006/relationships/hyperlink" Target="https://www.nature.com/articles/d41586-021-03603-2" TargetMode="External"/><Relationship Id="rId975" Type="http://schemas.openxmlformats.org/officeDocument/2006/relationships/hyperlink" Target="https://www.niaid.nih.gov/grants-contracts/write-grant-application" TargetMode="External"/><Relationship Id="rId424"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7"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67" Type="http://schemas.openxmlformats.org/officeDocument/2006/relationships/hyperlink" Target="https://www.sciencedirect.com/science/article/pii/S1471491423000928" TargetMode="External"/><Relationship Id="rId778"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8" Type="http://schemas.openxmlformats.org/officeDocument/2006/relationships/hyperlink" Target="https://www.tidyverse.org/blog/2022/10/tidyselect-1-2-0/" TargetMode="External"/><Relationship Id="rId983" Type="http://schemas.openxmlformats.org/officeDocument/2006/relationships/hyperlink" Target="https://www.training.nih.gov/career-services/" TargetMode="External"/><Relationship Id="rId866" Type="http://schemas.openxmlformats.org/officeDocument/2006/relationships/hyperlink" Target="https://www.xquartz.org/" TargetMode="External"/><Relationship Id="rId986" Type="http://schemas.openxmlformats.org/officeDocument/2006/relationships/hyperlink" Target="https://www.youtube.com/watch?v=1RwJbhkCA58" TargetMode="External"/><Relationship Id="rId96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5" Type="http://schemas.openxmlformats.org/officeDocument/2006/relationships/hyperlink" Target="https://x.com/acagamic/status/1680381737816424450" TargetMode="External"/><Relationship Id="rId391"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8" Type="http://schemas.openxmlformats.org/officeDocument/2006/relationships/hyperlink" Target="../../skills/measure-performance/SKILL.md" TargetMode="External"/><Relationship Id="rId393" Type="http://schemas.openxmlformats.org/officeDocument/2006/relationships/hyperlink" Target="../principles/dont-reinvent-wheel.md" TargetMode="External"/><Relationship Id="rId398"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401" Type="http://schemas.openxmlformats.org/officeDocument/2006/relationships/hyperlink" Target="ascii-punctuation-in-source.md" TargetMode="External"/><Relationship Id="rId854"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8" Type="http://schemas.openxmlformats.org/officeDocument/2006/relationships/hyperlink" Target="http://colorbrewer2.org/" TargetMode="External"/><Relationship Id="rId1040" Type="http://schemas.openxmlformats.org/officeDocument/2006/relationships/hyperlink" Target="http://creativecommons.org/licenses/by-nc/4.0/" TargetMode="External"/><Relationship Id="rId430" Type="http://schemas.openxmlformats.org/officeDocument/2006/relationships/hyperlink" Target="http://styler.r-lib.org/articles/customizing_styler.html" TargetMode="External"/><Relationship Id="rId93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8" Type="http://schemas.openxmlformats.org/officeDocument/2006/relationships/hyperlink" Target="https://about.codecov.io" TargetMode="External"/><Relationship Id="rId610"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7"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83" Type="http://schemas.openxmlformats.org/officeDocument/2006/relationships/hyperlink" Target="https://cli.github.com/" TargetMode="External"/><Relationship Id="rId273" Type="http://schemas.openxmlformats.org/officeDocument/2006/relationships/hyperlink" Target="https://cli.r-lib.org/" TargetMode="External"/><Relationship Id="rId653"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5"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8" Type="http://schemas.openxmlformats.org/officeDocument/2006/relationships/hyperlink" Target="https://cran.r-project.org/" TargetMode="External"/><Relationship Id="rId1024" Type="http://schemas.openxmlformats.org/officeDocument/2006/relationships/hyperlink" Target="https://cran.r-project.org/package=flexlsx" TargetMode="External"/><Relationship Id="rId879"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7" Type="http://schemas.openxmlformats.org/officeDocument/2006/relationships/hyperlink" Target="https://cran.r-project.org/web/packages/lintr/readme/README.html#available-linters" TargetMode="External"/><Relationship Id="rId440" Type="http://schemas.openxmlformats.org/officeDocument/2006/relationships/hyperlink" Target="https://cran.r-project.org/web/packages/lintr/readme/README.html#project-configuration" TargetMode="External"/><Relationship Id="rId82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4" Type="http://schemas.openxmlformats.org/officeDocument/2006/relationships/hyperlink" Target="https://data-dict.tidyverse.org/" TargetMode="External"/><Relationship Id="rId1044" Type="http://schemas.openxmlformats.org/officeDocument/2006/relationships/hyperlink" Target="https://datadryad.org/" TargetMode="External"/><Relationship Id="rId1023"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3" Type="http://schemas.openxmlformats.org/officeDocument/2006/relationships/hyperlink" Target="https://design.tidyverse.org/" TargetMode="External"/><Relationship Id="rId380" Type="http://schemas.openxmlformats.org/officeDocument/2006/relationships/hyperlink" Target="https://design.tidyverse.org/important-args-first.html" TargetMode="External"/><Relationship Id="rId1050" Type="http://schemas.openxmlformats.org/officeDocument/2006/relationships/hyperlink" Target="https://desktop.github.com/" TargetMode="External"/><Relationship Id="rId95" Type="http://schemas.openxmlformats.org/officeDocument/2006/relationships/hyperlink" Target="https://devtools.r-lib.org/" TargetMode="External"/><Relationship Id="rId764" Type="http://schemas.openxmlformats.org/officeDocument/2006/relationships/hyperlink" Target="https://direnv.net/" TargetMode="External"/><Relationship Id="rId733" Type="http://schemas.openxmlformats.org/officeDocument/2006/relationships/hyperlink" Target="https://docs.github.com/en/actions" TargetMode="External"/><Relationship Id="rId702" Type="http://schemas.openxmlformats.org/officeDocument/2006/relationships/hyperlink" Target="https://docs.github.com/en/actions/using-jobs/using-concurrency" TargetMode="External"/><Relationship Id="rId649" Type="http://schemas.openxmlformats.org/officeDocument/2006/relationships/hyperlink" Target="https://docs.github.com/en/communities/using-templates-to-encourage-useful-issues-and-pull-requests/creating-a-pull-request-template-for-your-repository" TargetMode="External"/><Relationship Id="rId1067" Type="http://schemas.openxmlformats.org/officeDocument/2006/relationships/hyperlink" Target="https://docs.github.com/en/get-started/archiving-your-github-personal-account-and-public-repositories/requesting-an-archive-of-your-personal-accounts-data" TargetMode="External"/><Relationship Id="rId816" Type="http://schemas.openxmlformats.org/officeDocument/2006/relationships/hyperlink" Target="https://docs.github.com/en/repositories/releasing-projects-on-github/managing-releases-in-a-repository" TargetMode="External"/><Relationship Id="rId623" Type="http://schemas.openxmlformats.org/officeDocument/2006/relationships/hyperlink" Target="https://docs.github.com/en/repositories/working-with-files/managing-files/customizing-how-changed-files-appear-on-github" TargetMode="External"/><Relationship Id="rId1069" Type="http://schemas.openxmlformats.org/officeDocument/2006/relationships/hyperlink" Target="https://docs.github.com/en/rest/migrations/orgs" TargetMode="External"/><Relationship Id="rId1071" Type="http://schemas.openxmlformats.org/officeDocument/2006/relationships/hyperlink" Target="https://docs.github.com/en/rest/migrations/users" TargetMode="External"/><Relationship Id="rId703"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1" Type="http://schemas.openxmlformats.org/officeDocument/2006/relationships/hyperlink" Target="https://docs.google.com/document/d/1ckgRCcr7FFPyymyMA6Y_-cB_vftOyrrxT28c6gRg0PI/edit" TargetMode="External"/><Relationship Id="rId1058" Type="http://schemas.openxmlformats.org/officeDocument/2006/relationships/hyperlink" Target="https://doi.org/10.1038/467775a" TargetMode="External"/><Relationship Id="rId1062" Type="http://schemas.openxmlformats.org/officeDocument/2006/relationships/hyperlink" Target="https://doi.org/10.1038/526182a" TargetMode="External"/><Relationship Id="rId1093" Type="http://schemas.openxmlformats.org/officeDocument/2006/relationships/hyperlink" Target="https://doi.org/10.1038/d41586-019-00067-3" TargetMode="External"/><Relationship Id="rId1031" Type="http://schemas.openxmlformats.org/officeDocument/2006/relationships/hyperlink" Target="https://doi.org/10.1038/d41586-019-01431-z" TargetMode="External"/><Relationship Id="rId1077" Type="http://schemas.openxmlformats.org/officeDocument/2006/relationships/hyperlink" Target="https://doi.org/10.1038/d41586-019-02918-5" TargetMode="External"/><Relationship Id="rId1096" Type="http://schemas.openxmlformats.org/officeDocument/2006/relationships/hyperlink" Target="https://doi.org/10.1038/d41586-021-03603-2" TargetMode="External"/><Relationship Id="rId1038" Type="http://schemas.openxmlformats.org/officeDocument/2006/relationships/hyperlink" Target="https://doi.org/10.1038/s41467-020-19160-7" TargetMode="External"/><Relationship Id="rId1060" Type="http://schemas.openxmlformats.org/officeDocument/2006/relationships/hyperlink" Target="https://doi.org/10.1038/s41562-016-0021" TargetMode="External"/><Relationship Id="rId1047" Type="http://schemas.openxmlformats.org/officeDocument/2006/relationships/hyperlink" Target="https://doi.org/10.1201/9781003029878" TargetMode="External"/><Relationship Id="rId1098" Type="http://schemas.openxmlformats.org/officeDocument/2006/relationships/hyperlink" Target="https://doi.org/10.1201/9781351201315" TargetMode="External"/><Relationship Id="rId1075" Type="http://schemas.openxmlformats.org/officeDocument/2006/relationships/hyperlink" Target="https://doi.org/10.1371/journal.pcbi.1003833" TargetMode="External"/><Relationship Id="rId1029"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5"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9" Type="http://schemas.openxmlformats.org/officeDocument/2006/relationships/hyperlink" Target="https://eddelbuettel.github.io/r2u/" TargetMode="External"/><Relationship Id="rId566" Type="http://schemas.openxmlformats.org/officeDocument/2006/relationships/hyperlink" Target="https://education.github.com/" TargetMode="External"/><Relationship Id="rId567" Type="http://schemas.openxmlformats.org/officeDocument/2006/relationships/hyperlink" Target="https://education.github.com/pack" TargetMode="External"/><Relationship Id="rId568" Type="http://schemas.openxmlformats.org/officeDocument/2006/relationships/hyperlink" Target="https://education.github.com/teachers" TargetMode="External"/><Relationship Id="rId961"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8"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5"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9"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7" Type="http://schemas.openxmlformats.org/officeDocument/2006/relationships/hyperlink" Target="https://en.wikipedia.org/wiki/Thesis" TargetMode="External"/><Relationship Id="rId485" Type="http://schemas.openxmlformats.org/officeDocument/2006/relationships/hyperlink" Target="https://en.wikipedia.org/wiki/WYSIWYM" TargetMode="External"/><Relationship Id="rId1014"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0" Type="http://schemas.openxmlformats.org/officeDocument/2006/relationships/hyperlink" Target="https://github.com/BurntSushi/ripgrep" TargetMode="External"/><Relationship Id="rId935" Type="http://schemas.openxmlformats.org/officeDocument/2006/relationships/hyperlink" Target="https://github.com/IndrajeetPatil/awesome-r-pkgtools" TargetMode="External"/><Relationship Id="rId695" Type="http://schemas.openxmlformats.org/officeDocument/2006/relationships/hyperlink" Target="https://github.com/RMI-PACTA/actions" TargetMode="External"/><Relationship Id="rId499" Type="http://schemas.openxmlformats.org/officeDocument/2006/relationships/hyperlink" Target="https://github.com/UCD-SERG/lab-manual" TargetMode="External"/><Relationship Id="rId381" Type="http://schemas.openxmlformats.org/officeDocument/2006/relationships/hyperlink" Target="https://github.com/UCD-SERG/lab-manual/blob/main/.lintr.R" TargetMode="External"/><Relationship Id="rId656"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6"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0" Type="http://schemas.openxmlformats.org/officeDocument/2006/relationships/hyperlink" Target="https://github.com/Xpra-org/xpra" TargetMode="External"/><Relationship Id="rId677" Type="http://schemas.openxmlformats.org/officeDocument/2006/relationships/hyperlink" Target="https://github.com/actions/toolkit/blob/main/docs/action-versioning.md" TargetMode="External"/><Relationship Id="rId683" Type="http://schemas.openxmlformats.org/officeDocument/2006/relationships/hyperlink" Target="https://github.com/actions/toolkit/issues/214" TargetMode="External"/><Relationship Id="rId765" Type="http://schemas.openxmlformats.org/officeDocument/2006/relationships/hyperlink" Target="https://github.com/ajeetdsouza/zoxide" TargetMode="External"/><Relationship Id="rId585" Type="http://schemas.openxmlformats.org/officeDocument/2006/relationships/hyperlink" Target="https://github.com/cli/cli#installation" TargetMode="External"/><Relationship Id="rId586" Type="http://schemas.openxmlformats.org/officeDocument/2006/relationships/hyperlink" Target="https://github.com/cli/cli/blob/trunk/docs/install_linux.md" TargetMode="External"/><Relationship Id="rId493" Type="http://schemas.openxmlformats.org/officeDocument/2006/relationships/hyperlink" Target="https://github.com/coatless-tutorials/quarto-book-template" TargetMode="External"/><Relationship Id="rId876"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2" Type="http://schemas.openxmlformats.org/officeDocument/2006/relationships/hyperlink" Target="https://github.com/d-morrison/pr.helpers" TargetMode="External"/><Relationship Id="rId964" Type="http://schemas.openxmlformats.org/officeDocument/2006/relationships/hyperlink" Target="https://github.com/d-morrison/psw" TargetMode="External"/><Relationship Id="rId518" Type="http://schemas.openxmlformats.org/officeDocument/2006/relationships/hyperlink" Target="https://github.com/d-morrison/rme" TargetMode="External"/><Relationship Id="rId901" Type="http://schemas.openxmlformats.org/officeDocument/2006/relationships/hyperlink" Target="https://github.com/d-morrison/wai" TargetMode="External"/><Relationship Id="rId494" Type="http://schemas.openxmlformats.org/officeDocument/2006/relationships/hyperlink" Target="https://github.com/d-rug/datalab_template_quarto" TargetMode="External"/><Relationship Id="rId763" Type="http://schemas.openxmlformats.org/officeDocument/2006/relationships/hyperlink" Target="https://github.com/dandavison/delta" TargetMode="External"/><Relationship Id="rId694" Type="http://schemas.openxmlformats.org/officeDocument/2006/relationships/hyperlink" Target="https://github.com/easystats/workflows" TargetMode="External"/><Relationship Id="rId730" Type="http://schemas.openxmlformats.org/officeDocument/2006/relationships/hyperlink" Target="https://github.com/eddelbuettel/github-actions/tree/master/r2u-setup" TargetMode="External"/><Relationship Id="rId693" Type="http://schemas.openxmlformats.org/officeDocument/2006/relationships/hyperlink" Target="https://github.com/eddelbuettel/r-ci" TargetMode="External"/><Relationship Id="rId820"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6" Type="http://schemas.openxmlformats.org/officeDocument/2006/relationships/hyperlink" Target="https://github.com/features/actions" TargetMode="External"/><Relationship Id="rId614" Type="http://schemas.openxmlformats.org/officeDocument/2006/relationships/hyperlink" Target="https://github.com/github-linguist/linguist/" TargetMode="External"/><Relationship Id="rId624" Type="http://schemas.openxmlformats.org/officeDocument/2006/relationships/hyperlink" Target="https://github.com/github-linguist/linguist/blob/main/docs/overrides.md" TargetMode="External"/><Relationship Id="rId622" Type="http://schemas.openxmlformats.org/officeDocument/2006/relationships/hyperlink" Target="https://github.com/github-linguist/linguist/blob/main/docs/overrides.md#detectable" TargetMode="External"/><Relationship Id="rId621" Type="http://schemas.openxmlformats.org/officeDocument/2006/relationships/hyperlink" Target="https://github.com/github-linguist/linguist/blob/main/docs/overrides.md#documentation" TargetMode="External"/><Relationship Id="rId615" Type="http://schemas.openxmlformats.org/officeDocument/2006/relationships/hyperlink" Target="https://github.com/github-linguist/linguist/blob/main/docs/overrides.md#generated-code" TargetMode="External"/><Relationship Id="rId618" Type="http://schemas.openxmlformats.org/officeDocument/2006/relationships/hyperlink" Target="https://github.com/github-linguist/linguist/blob/main/docs/overrides.md#using-gitattributes" TargetMode="External"/><Relationship Id="rId620" Type="http://schemas.openxmlformats.org/officeDocument/2006/relationships/hyperlink" Target="https://github.com/github-linguist/linguist/blob/main/docs/overrides.md#vendored-code" TargetMode="External"/><Relationship Id="rId607" Type="http://schemas.openxmlformats.org/officeDocument/2006/relationships/hyperlink" Target="https://github.com/github/gitignore/blob/master/R.gitignore" TargetMode="External"/><Relationship Id="rId718"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9"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7" Type="http://schemas.openxmlformats.org/officeDocument/2006/relationships/hyperlink" Target="https://github.com/marocchino/sticky-pull-request-comment" TargetMode="External"/><Relationship Id="rId828" Type="http://schemas.openxmlformats.org/officeDocument/2006/relationships/hyperlink" Target="https://github.com/mponce0/Visualize.CRAN.Downloads" TargetMode="External"/><Relationship Id="rId1002"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5" Type="http://schemas.openxmlformats.org/officeDocument/2006/relationships/hyperlink" Target="https://github.com/pulls/review-requested" TargetMode="External"/><Relationship Id="rId548" Type="http://schemas.openxmlformats.org/officeDocument/2006/relationships/hyperlink" Target="https://github.com/quarto-dev/quarto-cli/issues" TargetMode="External"/><Relationship Id="rId538" Type="http://schemas.openxmlformats.org/officeDocument/2006/relationships/hyperlink" Target="https://github.com/quarto-dev/quarto-cli/issues/3809" TargetMode="External"/><Relationship Id="rId557" Type="http://schemas.openxmlformats.org/officeDocument/2006/relationships/hyperlink" Target="https://github.com/quarto-dev/quarto-cli/issues/4894" TargetMode="External"/><Relationship Id="rId556"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2"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34" Type="http://schemas.openxmlformats.org/officeDocument/2006/relationships/hyperlink" Target="https://github.com/r-lib/actions#where-to-find-help" TargetMode="External"/><Relationship Id="rId449" Type="http://schemas.openxmlformats.org/officeDocument/2006/relationships/hyperlink" Target="https://github.com/r-lib/actions/blob/v2-branch/examples/lint-changed-files.yaml" TargetMode="External"/><Relationship Id="rId799" Type="http://schemas.openxmlformats.org/officeDocument/2006/relationships/hyperlink" Target="https://github.com/r-lib/rig" TargetMode="External"/><Relationship Id="rId756" Type="http://schemas.openxmlformats.org/officeDocument/2006/relationships/hyperlink" Target="https://github.com/romkatv/powerlevel10k" TargetMode="External"/><Relationship Id="rId720" Type="http://schemas.openxmlformats.org/officeDocument/2006/relationships/hyperlink" Target="https://github.com/rossjrw/pr-preview-action" TargetMode="External"/><Relationship Id="rId721" Type="http://schemas.openxmlformats.org/officeDocument/2006/relationships/hyperlink" Target="https://github.com/rossjrw/pr-preview-action?tab=readme-ov-file#only-remove-previews-for-unmerged-prs" TargetMode="External"/><Relationship Id="rId575" Type="http://schemas.openxmlformats.org/officeDocument/2006/relationships/hyperlink" Target="https://github.com/settings/copilot/features" TargetMode="External"/><Relationship Id="rId762" Type="http://schemas.openxmlformats.org/officeDocument/2006/relationships/hyperlink" Target="https://github.com/sharkdp/bat" TargetMode="External"/><Relationship Id="rId761" Type="http://schemas.openxmlformats.org/officeDocument/2006/relationships/hyperlink" Target="https://github.com/sharkdp/fd" TargetMode="External"/><Relationship Id="rId954" Type="http://schemas.openxmlformats.org/officeDocument/2006/relationships/hyperlink" Target="https://github.com/skills/introduction-to-github" TargetMode="External"/><Relationship Id="rId719" Type="http://schemas.openxmlformats.org/officeDocument/2006/relationships/hyperlink" Target="https://github.com/thollander/actions-comment-pull-request" TargetMode="External"/><Relationship Id="rId884" Type="http://schemas.openxmlformats.org/officeDocument/2006/relationships/hyperlink" Target="https://github.com/tmux/tmux/wiki" TargetMode="External"/><Relationship Id="rId836" Type="http://schemas.openxmlformats.org/officeDocument/2006/relationships/hyperlink" Target="https://github.com/ucdavisdatalab" TargetMode="External"/><Relationship Id="rId940" Type="http://schemas.openxmlformats.org/officeDocument/2006/relationships/hyperlink" Target="https://github.com/ucdavisdatalab/research-toolkits" TargetMode="External"/><Relationship Id="rId564" Type="http://schemas.openxmlformats.org/officeDocument/2006/relationships/hyperlink" Target="https://github.com/ucdavisdatalab/sandbox_git" TargetMode="External"/><Relationship Id="rId845" Type="http://schemas.openxmlformats.org/officeDocument/2006/relationships/hyperlink" Target="https://github.com/ucdavisdatalab/workshop_how-to-data-documentation" TargetMode="External"/><Relationship Id="rId957" Type="http://schemas.openxmlformats.org/officeDocument/2006/relationships/hyperlink" Target="https://github.com/ucdavisdatalab/workshop_nlp_with_python" TargetMode="External"/><Relationship Id="rId956" Type="http://schemas.openxmlformats.org/officeDocument/2006/relationships/hyperlink" Target="https://github.com/ucdavisdatalab/workshop_python_basics" TargetMode="External"/><Relationship Id="rId939"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1" Type="http://schemas.openxmlformats.org/officeDocument/2006/relationships/hyperlink" Target="https://github.com/zsh-users/zsh-autosuggestions" TargetMode="External"/><Relationship Id="rId752" Type="http://schemas.openxmlformats.org/officeDocument/2006/relationships/hyperlink" Target="https://github.com/zsh-users/zsh-syntax-highlighting" TargetMode="External"/><Relationship Id="rId584" Type="http://schemas.openxmlformats.org/officeDocument/2006/relationships/hyperlink" Target="https://gitlab.com/gitlab-org/cli" TargetMode="External"/><Relationship Id="rId589" Type="http://schemas.openxmlformats.org/officeDocument/2006/relationships/hyperlink" Target="https://gitlab.com/gitlab-org/cli#installation" TargetMode="External"/><Relationship Id="rId590" Type="http://schemas.openxmlformats.org/officeDocument/2006/relationships/hyperlink" Target="https://gitlab.com/gitlab-org/cli/-/releases" TargetMode="External"/><Relationship Id="rId378" Type="http://schemas.openxmlformats.org/officeDocument/2006/relationships/hyperlink" Target="https://google.github.io/styleguide/Rguide.html" TargetMode="External"/><Relationship Id="rId383" Type="http://schemas.openxmlformats.org/officeDocument/2006/relationships/hyperlink" Target="https://google.github.io/styleguide/Rguide.html#use-explicit-returns" TargetMode="External"/><Relationship Id="rId772" Type="http://schemas.openxmlformats.org/officeDocument/2006/relationships/hyperlink" Target="https://google.github.io/styleguide/shellguide.html" TargetMode="External"/><Relationship Id="rId992" Type="http://schemas.openxmlformats.org/officeDocument/2006/relationships/hyperlink" Target="https://grants.nih.gov" TargetMode="External"/><Relationship Id="rId974" Type="http://schemas.openxmlformats.org/officeDocument/2006/relationships/hyperlink" Target="https://grantwriting.stanford.edu/resources/funding-train/" TargetMode="External"/><Relationship Id="rId1035" Type="http://schemas.openxmlformats.org/officeDocument/2006/relationships/hyperlink" Target="https://happygitwithr.com/" TargetMode="External"/><Relationship Id="rId604" Type="http://schemas.openxmlformats.org/officeDocument/2006/relationships/hyperlink" Target="https://happygitwithr.com/repeated-amend.html" TargetMode="External"/><Relationship Id="rId596"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3"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3"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9" Type="http://schemas.openxmlformats.org/officeDocument/2006/relationships/hyperlink" Target="https://journals.lww.com/epidem/Fulltext/2001/05000/The_Value_of_P.2.aspx" TargetMode="External"/><Relationship Id="rId990" Type="http://schemas.openxmlformats.org/officeDocument/2006/relationships/hyperlink" Target="https://journals.plos.org/ploscompbiol/article?id=10.1371/journal.pcbi.1003833" TargetMode="External"/><Relationship Id="rId1042" Type="http://schemas.openxmlformats.org/officeDocument/2006/relationships/hyperlink" Target="https://journals.plos.org/plosone/s/authorship" TargetMode="External"/><Relationship Id="rId562" Type="http://schemas.openxmlformats.org/officeDocument/2006/relationships/hyperlink" Target="https://learn.github.com/" TargetMode="External"/><Relationship Id="rId869"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9" Type="http://schemas.openxmlformats.org/officeDocument/2006/relationships/hyperlink" Target="https://lifecycle.r-lib.org/articles/communicate.html" TargetMode="External"/><Relationship Id="rId470" Type="http://schemas.openxmlformats.org/officeDocument/2006/relationships/hyperlink" Target="https://lifecycle.r-lib.org/reference/deprecate_soft.html" TargetMode="External"/><Relationship Id="rId963" Type="http://schemas.openxmlformats.org/officeDocument/2006/relationships/hyperlink" Target="https://link.springer.com/book/10.1007/978-3-030-98175-4" TargetMode="External"/><Relationship Id="rId978"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9" Type="http://schemas.openxmlformats.org/officeDocument/2006/relationships/hyperlink" Target="https://man.openbsd.org/ssh_config" TargetMode="External"/><Relationship Id="rId1091" Type="http://schemas.openxmlformats.org/officeDocument/2006/relationships/hyperlink" Target="https://manpages.debian.org/stable/openssh-client/ssh_config.5.en.html" TargetMode="External"/><Relationship Id="rId1100" Type="http://schemas.openxmlformats.org/officeDocument/2006/relationships/hyperlink" Target="https://mastering-shiny.org/" TargetMode="External"/><Relationship Id="rId989" Type="http://schemas.openxmlformats.org/officeDocument/2006/relationships/hyperlink" Target="https://medialab.github.io/iwanthue/" TargetMode="External"/><Relationship Id="rId932" Type="http://schemas.openxmlformats.org/officeDocument/2006/relationships/hyperlink" Target="https://medialab.github.io/iwanthue/?utm_source=Nature+Briefing&amp;utm_campaign=2c68711076-briefing-dy-20211006&amp;utm_medium=email&amp;utm_term=0_c9dfd39373-2c68711076-44335685" TargetMode="External"/><Relationship Id="rId787"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5" Type="http://schemas.openxmlformats.org/officeDocument/2006/relationships/hyperlink" Target="https://mentors.fm/2019/08/13/think-and-write-with-leslie-lamport/" TargetMode="External"/><Relationship Id="rId530" Type="http://schemas.openxmlformats.org/officeDocument/2006/relationships/hyperlink" Target="https://mermaid.live/" TargetMode="External"/><Relationship Id="rId969" Type="http://schemas.openxmlformats.org/officeDocument/2006/relationships/hyperlink" Target="https://mitcommlab.mit.edu/be/2023/09/27/toward-an-evenbetterposter-improving-the-betterposter-template/" TargetMode="External"/><Relationship Id="rId868" Type="http://schemas.openxmlformats.org/officeDocument/2006/relationships/hyperlink" Target="https://mobaxterm.mobatek.net/" TargetMode="External"/><Relationship Id="rId1009" Type="http://schemas.openxmlformats.org/officeDocument/2006/relationships/hyperlink" Target="https://morrison-lab.github.io/psw/" TargetMode="External"/><Relationship Id="rId900" Type="http://schemas.openxmlformats.org/officeDocument/2006/relationships/hyperlink" Target="https://morrison-lab.github.io/wai/" TargetMode="External"/><Relationship Id="rId920" Type="http://schemas.openxmlformats.org/officeDocument/2006/relationships/hyperlink" Target="https://morrison-lab.github.io/wai/chapters/ai-use-policies.html" TargetMode="External"/><Relationship Id="rId1026" Type="http://schemas.openxmlformats.org/officeDocument/2006/relationships/hyperlink" Target="https://morrison-lab.github.io/wai/chapters/ai-use-policies.html#sec-ai-journal-articles" TargetMode="External"/><Relationship Id="rId921" Type="http://schemas.openxmlformats.org/officeDocument/2006/relationships/hyperlink" Target="https://morrison-lab.github.io/wai/chapters/coding-agents.html" TargetMode="External"/><Relationship Id="rId714"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7" Type="http://schemas.openxmlformats.org/officeDocument/2006/relationships/hyperlink" Target="https://morrison-lab.github.io/wai/chapters/coding-agents.html#sec-ai-claude-code-windows" TargetMode="External"/><Relationship Id="rId922" Type="http://schemas.openxmlformats.org/officeDocument/2006/relationships/hyperlink" Target="https://morrison-lab.github.io/wai/chapters/pr-workflow-with-agents.html" TargetMode="External"/><Relationship Id="rId982" Type="http://schemas.openxmlformats.org/officeDocument/2006/relationships/hyperlink" Target="https://myidp.sciencecareers.org/" TargetMode="External"/><Relationship Id="rId748" Type="http://schemas.openxmlformats.org/officeDocument/2006/relationships/hyperlink" Target="https://ohmyz.sh/" TargetMode="External"/><Relationship Id="rId1064" Type="http://schemas.openxmlformats.org/officeDocument/2006/relationships/hyperlink" Target="https://osf.io/" TargetMode="External"/><Relationship Id="rId40" Type="http://schemas.openxmlformats.org/officeDocument/2006/relationships/hyperlink" Target="https://osf.io/tgbxr/" TargetMode="External"/><Relationship Id="rId640"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53" Type="http://schemas.openxmlformats.org/officeDocument/2006/relationships/hyperlink" Target="https://pkg.yihui.org/litedown/" TargetMode="External"/><Relationship Id="rId552"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2" Type="http://schemas.openxmlformats.org/officeDocument/2006/relationships/hyperlink" Target="https://plos.org/resource/how-to-store-and-manage-your-data/" TargetMode="External"/><Relationship Id="rId506" Type="http://schemas.openxmlformats.org/officeDocument/2006/relationships/hyperlink" Target="https://plotly.com/r/" TargetMode="External"/><Relationship Id="rId865"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3"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90" Type="http://schemas.openxmlformats.org/officeDocument/2006/relationships/hyperlink" Target="https://purrr.tidyverse.org/reference/map.html" TargetMode="External"/><Relationship Id="rId476" Type="http://schemas.openxmlformats.org/officeDocument/2006/relationships/hyperlink" Target="https://quarto.org/" TargetMode="External"/><Relationship Id="rId521" Type="http://schemas.openxmlformats.org/officeDocument/2006/relationships/hyperlink" Target="https://quarto.org/docs/authoring/cross-references.html" TargetMode="External"/><Relationship Id="rId540" Type="http://schemas.openxmlformats.org/officeDocument/2006/relationships/hyperlink" Target="https://quarto.org/docs/authoring/diagrams.html" TargetMode="External"/><Relationship Id="rId523" Type="http://schemas.openxmlformats.org/officeDocument/2006/relationships/hyperlink" Target="https://quarto.org/docs/authoring/includes.html" TargetMode="External"/><Relationship Id="rId501" Type="http://schemas.openxmlformats.org/officeDocument/2006/relationships/hyperlink" Target="https://quarto.org/docs/books/" TargetMode="External"/><Relationship Id="rId505" Type="http://schemas.openxmlformats.org/officeDocument/2006/relationships/hyperlink" Target="https://quarto.org/docs/dashboards/" TargetMode="External"/><Relationship Id="rId510" Type="http://schemas.openxmlformats.org/officeDocument/2006/relationships/hyperlink" Target="https://quarto.org/docs/gallery/#dashboards" TargetMode="External"/><Relationship Id="rId479" Type="http://schemas.openxmlformats.org/officeDocument/2006/relationships/hyperlink" Target="https://quarto.org/docs/get-started/" TargetMode="External"/><Relationship Id="rId480"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7" Type="http://schemas.openxmlformats.org/officeDocument/2006/relationships/hyperlink" Target="https://quarto.org/docs/projects/profiles.html" TargetMode="External"/><Relationship Id="rId502" Type="http://schemas.openxmlformats.org/officeDocument/2006/relationships/hyperlink" Target="https://quarto.org/docs/publishing/" TargetMode="External"/><Relationship Id="rId544"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9" Type="http://schemas.openxmlformats.org/officeDocument/2006/relationships/hyperlink" Target="https://r-hub.github.io/cranlogs/" TargetMode="External"/><Relationship Id="rId823"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5" Type="http://schemas.openxmlformats.org/officeDocument/2006/relationships/hyperlink" Target="https://r-pkgs.org/" TargetMode="External"/><Relationship Id="rId415"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9" Type="http://schemas.openxmlformats.org/officeDocument/2006/relationships/hyperlink" Target="https://r-pkgs.org/release.html" TargetMode="External"/><Relationship Id="rId826" Type="http://schemas.openxmlformats.org/officeDocument/2006/relationships/hyperlink" Target="https://r-pkgs.org/release.html#sec-release-initial" TargetMode="External"/><Relationship Id="rId732"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7" Type="http://schemas.openxmlformats.org/officeDocument/2006/relationships/hyperlink" Target="https://r4ds.hadley.nz/" TargetMode="External"/><Relationship Id="rId481" Type="http://schemas.openxmlformats.org/officeDocument/2006/relationships/hyperlink" Target="https://r4ds.hadley.nz/quarto.html" TargetMode="External"/><Relationship Id="rId369"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8"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8"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6"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943" Type="http://schemas.openxmlformats.org/officeDocument/2006/relationships/hyperlink" Target="https://rstudio.github.io/cheatsheets/html/data-transformation.html" TargetMode="External"/><Relationship Id="rId945" Type="http://schemas.openxmlformats.org/officeDocument/2006/relationships/hyperlink" Target="https://rstudio.github.io/cheatsheets/html/data-visualization.html" TargetMode="External"/><Relationship Id="rId947" Type="http://schemas.openxmlformats.org/officeDocument/2006/relationships/hyperlink" Target="https://rstudio.github.io/cheatsheets/html/rmarkdown.html" TargetMode="External"/><Relationship Id="rId944" Type="http://schemas.openxmlformats.org/officeDocument/2006/relationships/hyperlink" Target="https://rstudio.github.io/cheatsheets/html/tidyr.html" TargetMode="External"/><Relationship Id="rId507" Type="http://schemas.openxmlformats.org/officeDocument/2006/relationships/hyperlink" Target="https://rstudio.github.io/leaflet/" TargetMode="External"/><Relationship Id="rId363"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8" Type="http://schemas.openxmlformats.org/officeDocument/2006/relationships/hyperlink" Target="https://sembr.org/" TargetMode="External"/><Relationship Id="rId570"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3" Type="http://schemas.openxmlformats.org/officeDocument/2006/relationships/hyperlink" Target="https://sethrobertson.github.io/GitFixUm/fixup.html" TargetMode="External"/><Relationship Id="rId509" Type="http://schemas.openxmlformats.org/officeDocument/2006/relationships/hyperlink" Target="https://shiny.posit.co/" TargetMode="External"/><Relationship Id="rId1079" Type="http://schemas.openxmlformats.org/officeDocument/2006/relationships/hyperlink" Target="https://slurm.schedmd.com/salloc.html" TargetMode="External"/><Relationship Id="rId1081" Type="http://schemas.openxmlformats.org/officeDocument/2006/relationships/hyperlink" Target="https://slurm.schedmd.com/sattach.html" TargetMode="External"/><Relationship Id="rId1083" Type="http://schemas.openxmlformats.org/officeDocument/2006/relationships/hyperlink" Target="https://slurm.schedmd.com/sbatch.html" TargetMode="External"/><Relationship Id="rId1085" Type="http://schemas.openxmlformats.org/officeDocument/2006/relationships/hyperlink" Target="https://slurm.schedmd.com/squeue.html" TargetMode="External"/><Relationship Id="rId1087"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7" Type="http://schemas.openxmlformats.org/officeDocument/2006/relationships/hyperlink" Target="https://sourceforge.net/projects/vcxsrv/" TargetMode="External"/><Relationship Id="rId563" Type="http://schemas.openxmlformats.org/officeDocument/2006/relationships/hyperlink" Target="https://sp19.datastructur.es/materials/guides/using-git#b-local-repositories-narrative-introduction" TargetMode="External"/><Relationship Id="rId593"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4"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7" Type="http://schemas.openxmlformats.org/officeDocument/2006/relationships/hyperlink" Target="https://starship.rs/" TargetMode="External"/><Relationship Id="rId337" Type="http://schemas.openxmlformats.org/officeDocument/2006/relationships/hyperlink" Target="https://stringr.tidyverse.org/" TargetMode="External"/><Relationship Id="rId379"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2"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4" Type="http://schemas.openxmlformats.org/officeDocument/2006/relationships/hyperlink" Target="https://thinkr-open.github.io/gitdown/" TargetMode="External"/><Relationship Id="rId611"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7" Type="http://schemas.openxmlformats.org/officeDocument/2006/relationships/hyperlink" Target="https://tidyselect.r-lib.org/" TargetMode="External"/><Relationship Id="rId426" Type="http://schemas.openxmlformats.org/officeDocument/2006/relationships/hyperlink" Target="https://tidyverse.org/blog/2017/12/styler-1.0.0/" TargetMode="External"/><Relationship Id="rId608" Type="http://schemas.openxmlformats.org/officeDocument/2006/relationships/hyperlink" Target="https://tidyverse.org/blog/2017/12/workflow-vs-script/" TargetMode="External"/><Relationship Id="rId1112" Type="http://schemas.openxmlformats.org/officeDocument/2006/relationships/hyperlink" Target="https://ucd-serg.github.io/lab-manual/appendix-copilot-instructions.html" TargetMode="External"/><Relationship Id="rId1114" Type="http://schemas.openxmlformats.org/officeDocument/2006/relationships/hyperlink" Target="https://ucd-serg.github.io/lab-manual/appendix-copilot-setup-steps.html" TargetMode="External"/><Relationship Id="rId806" Type="http://schemas.openxmlformats.org/officeDocument/2006/relationships/hyperlink" Target="https://ucd-serg.github.io/lab-manual/coding-practices.html#file-headers" TargetMode="External"/><Relationship Id="rId809" Type="http://schemas.openxmlformats.org/officeDocument/2006/relationships/hyperlink" Target="https://ucd-serg.github.io/lab-manual/coding-practices.html#function-documentation" TargetMode="External"/><Relationship Id="rId927" Type="http://schemas.openxmlformats.org/officeDocument/2006/relationships/hyperlink" Target="https://ucd-serg.github.io/lab-manual/coding-style.html" TargetMode="External"/><Relationship Id="rId812" Type="http://schemas.openxmlformats.org/officeDocument/2006/relationships/hyperlink" Target="https://ucd-serg.github.io/lab-manual/unix.html#example-code-for-runfilesavelogs" TargetMode="External"/><Relationship Id="rId941" Type="http://schemas.openxmlformats.org/officeDocument/2006/relationships/hyperlink" Target="https://ucdavisdatalab.github.io/install_guides/" TargetMode="External"/><Relationship Id="rId93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0" Type="http://schemas.openxmlformats.org/officeDocument/2006/relationships/hyperlink" Target="https://wiki.archlinux.org/title/Wayland" TargetMode="External"/><Relationship Id="rId881" Type="http://schemas.openxmlformats.org/officeDocument/2006/relationships/hyperlink" Target="https://wiki.x2go.org/" TargetMode="External"/><Relationship Id="rId271" Type="http://schemas.openxmlformats.org/officeDocument/2006/relationships/hyperlink" Target="https://withr.r-lib.org/" TargetMode="External"/><Relationship Id="rId1018"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5" Type="http://schemas.openxmlformats.org/officeDocument/2006/relationships/hyperlink" Target="https://www.chriswrites.com/how-to-change-file-permissions-using-the-terminal/" TargetMode="External"/><Relationship Id="rId1022" Type="http://schemas.openxmlformats.org/officeDocument/2006/relationships/hyperlink" Target="https://www.danieldsjoberg.com/gtsummary/" TargetMode="External"/><Relationship Id="rId936"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7" Type="http://schemas.openxmlformats.org/officeDocument/2006/relationships/hyperlink" Target="https://www.git-scm.com/docs/gitignore#_pattern_format" TargetMode="External"/><Relationship Id="rId713" Type="http://schemas.openxmlformats.org/officeDocument/2006/relationships/hyperlink" Target="https://www.githubstatus.com/" TargetMode="External"/><Relationship Id="rId977" Type="http://schemas.openxmlformats.org/officeDocument/2006/relationships/hyperlink" Target="https://www.globalcodeofconduct.org/" TargetMode="External"/><Relationship Id="rId885" Type="http://schemas.openxmlformats.org/officeDocument/2006/relationships/hyperlink" Target="https://www.gnu.org/software/screen/" TargetMode="External"/><Relationship Id="rId783" Type="http://schemas.openxmlformats.org/officeDocument/2006/relationships/hyperlink" Target="https://www.howtogeek.com/118594/how-to-edit-your-system-path-for-easy-command-line-access/" TargetMode="External"/><Relationship Id="rId508" Type="http://schemas.openxmlformats.org/officeDocument/2006/relationships/hyperlink" Target="https://www.htmlwidgets.org/" TargetMode="External"/><Relationship Id="rId1017" Type="http://schemas.openxmlformats.org/officeDocument/2006/relationships/hyperlink" Target="https://www.medrxiv.org/" TargetMode="External"/><Relationship Id="rId985" Type="http://schemas.openxmlformats.org/officeDocument/2006/relationships/hyperlink" Target="https://www.nature.com/articles/d41586-021-03603-2" TargetMode="External"/><Relationship Id="rId975" Type="http://schemas.openxmlformats.org/officeDocument/2006/relationships/hyperlink" Target="https://www.niaid.nih.gov/grants-contracts/write-grant-application" TargetMode="External"/><Relationship Id="rId424"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7"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67" Type="http://schemas.openxmlformats.org/officeDocument/2006/relationships/hyperlink" Target="https://www.sciencedirect.com/science/article/pii/S1471491423000928" TargetMode="External"/><Relationship Id="rId778"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8" Type="http://schemas.openxmlformats.org/officeDocument/2006/relationships/hyperlink" Target="https://www.tidyverse.org/blog/2022/10/tidyselect-1-2-0/" TargetMode="External"/><Relationship Id="rId983" Type="http://schemas.openxmlformats.org/officeDocument/2006/relationships/hyperlink" Target="https://www.training.nih.gov/career-services/" TargetMode="External"/><Relationship Id="rId866" Type="http://schemas.openxmlformats.org/officeDocument/2006/relationships/hyperlink" Target="https://www.xquartz.org/" TargetMode="External"/><Relationship Id="rId986" Type="http://schemas.openxmlformats.org/officeDocument/2006/relationships/hyperlink" Target="https://www.youtube.com/watch?v=1RwJbhkCA58" TargetMode="External"/><Relationship Id="rId968"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5" Type="http://schemas.openxmlformats.org/officeDocument/2006/relationships/hyperlink" Target="https://x.com/acagamic/status/1680381737816424450" TargetMode="External"/><Relationship Id="rId391"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2026-09-01T18:09:45Z</dcterms:created>
  <dcterms:modified xsi:type="dcterms:W3CDTF">2026-09-01T18:09:45Z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