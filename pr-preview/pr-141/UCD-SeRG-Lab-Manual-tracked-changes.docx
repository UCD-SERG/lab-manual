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0"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2"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2"/>
    <w:bookmarkStart w:id="54"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3">
        <w:r>
          <w:rPr>
            <w:rStyle w:val="Hyperlink"/>
          </w:rPr>
          <w:t xml:space="preserve">https://www.youtube.com/watch?v=WoYkY9MkbRE</w:t>
        </w:r>
      </w:hyperlink>
    </w:p>
    <w:bookmarkEnd w:id="54"/>
    <w:bookmarkStart w:id="55"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5"/>
    <w:bookmarkStart w:id="56"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6"/>
    <w:bookmarkStart w:id="59"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7">
        <w:r>
          <w:rPr>
            <w:rStyle w:val="Hyperlink"/>
          </w:rPr>
          <w:t xml:space="preserve">Github</w:t>
        </w:r>
      </w:hyperlink>
      <w:r>
        <w:t xml:space="preserve"> </w:t>
      </w:r>
      <w:r>
        <w:t xml:space="preserve">repositories, and archive code on</w:t>
      </w:r>
      <w:r>
        <w:t xml:space="preserve"> </w:t>
      </w:r>
      <w:hyperlink r:id="rId58">
        <w:r>
          <w:rPr>
            <w:rStyle w:val="Hyperlink"/>
          </w:rPr>
          <w:t xml:space="preserve">Zenodo</w:t>
        </w:r>
      </w:hyperlink>
      <w:r>
        <w:t xml:space="preserve">.</w:t>
      </w:r>
    </w:p>
    <w:p>
      <w:r>
        <w:br w:type="page"/>
      </w:r>
    </w:p>
    <w:bookmarkEnd w:id="59"/>
    <w:bookmarkEnd w:id="60"/>
    <w:bookmarkStart w:id="77" w:name="code-repositories"/>
    <w:p>
      <w:pPr>
        <w:pStyle w:val="Heading1"/>
      </w:pPr>
      <w:r>
        <w:t xml:space="preserve">5. Code repositories</w:t>
      </w:r>
    </w:p>
    <w:p>
      <w:pPr>
        <w:pStyle w:val="FirstParagraph"/>
      </w:pPr>
      <w:r>
        <w:t xml:space="preserve">Adapted by UCD-SeRG team from</w:t>
      </w:r>
      <w:r>
        <w:t xml:space="preserve"> </w:t>
      </w:r>
      <w:hyperlink r:id="rId61">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1"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2"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2"/>
    <w:bookmarkStart w:id="63"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3"/>
    <w:bookmarkStart w:id="67" w:name="sec-analysis-file-placement"/>
    <w:p>
      <w:pPr>
        <w:pStyle w:val="Heading3"/>
      </w:pPr>
      <w:r>
        <w:t xml:space="preserve">5.1.3 Where to Place Analysis Files</w:t>
      </w:r>
    </w:p>
    <w:bookmarkStart w:id="64"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4"/>
    <w:bookmarkStart w:id="65"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5"/>
    <w:bookmarkStart w:id="66"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6"/>
    <w:bookmarkEnd w:id="67"/>
    <w:bookmarkStart w:id="68"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8"/>
    <w:bookmarkStart w:id="69"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9"/>
    <w:bookmarkStart w:id="70"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0"/>
    <w:bookmarkEnd w:id="71"/>
    <w:bookmarkStart w:id="72"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2"/>
    <w:bookmarkStart w:id="76"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3"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3"/>
    <w:bookmarkStart w:id="74"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4"/>
    <w:bookmarkStart w:id="75"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5"/>
    <w:bookmarkEnd w:id="76"/>
    <w:bookmarkEnd w:id="77"/>
    <w:bookmarkStart w:id="205" w:name="sec-r-coding-practices"/>
    <w:p>
      <w:pPr>
        <w:pStyle w:val="Heading1"/>
      </w:pPr>
      <w:r>
        <w:t xml:space="preserve">6. R Coding Practices</w:t>
      </w:r>
    </w:p>
    <w:p>
      <w:pPr>
        <w:pStyle w:val="FirstParagraph"/>
      </w:pPr>
      <w:r>
        <w:t xml:space="preserve">Adapted by UCD-SeRG team from</w:t>
      </w:r>
      <w:r>
        <w:t xml:space="preserve"> </w:t>
      </w:r>
      <w:hyperlink r:id="rId78">
        <w:r>
          <w:rPr>
            <w:rStyle w:val="Hyperlink"/>
          </w:rPr>
          <w:t xml:space="preserve">original by Kunal Mishra, Jade Benjamin-Chung, Stephanie Djajadi, and Iris Tong</w:t>
        </w:r>
      </w:hyperlink>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3"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0"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0"/>
    <w:bookmarkStart w:id="81"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1"/>
    <w:bookmarkStart w:id="82"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2"/>
    <w:bookmarkEnd w:id="83"/>
    <w:bookmarkStart w:id="94" w:name="sec-r-workflow"/>
    <w:p>
      <w:pPr>
        <w:pStyle w:val="Heading2"/>
      </w:pPr>
      <w:r>
        <w:t xml:space="preserve">6.3 Complete Package Development Workflow</w:t>
      </w:r>
    </w:p>
    <w:p>
      <w:pPr>
        <w:pStyle w:val="FirstParagraph"/>
      </w:pPr>
      <w:r>
        <w:t xml:space="preserve">Here’s the typical workflow for developing an R package in our lab:</w:t>
      </w:r>
    </w:p>
    <w:bookmarkStart w:id="84"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4"/>
    <w:bookmarkStart w:id="8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5"/>
    <w:bookmarkStart w:id="8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6"/>
    <w:bookmarkStart w:id="8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7"/>
    <w:bookmarkStart w:id="8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8"/>
    <w:bookmarkStart w:id="8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9"/>
    <w:bookmarkStart w:id="9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0"/>
    <w:bookmarkStart w:id="9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1"/>
    <w:bookmarkStart w:id="92"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2"/>
    <w:bookmarkStart w:id="93"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3"/>
    <w:bookmarkEnd w:id="94"/>
    <w:bookmarkStart w:id="99"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5"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5"/>
    <w:bookmarkStart w:id="96"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6"/>
    <w:bookmarkStart w:id="97"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7"/>
    <w:bookmarkStart w:id="98"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8"/>
    <w:bookmarkEnd w:id="99"/>
    <w:bookmarkStart w:id="102" w:name="sec-data-io"/>
    <w:p>
      <w:pPr>
        <w:pStyle w:val="Heading2"/>
      </w:pPr>
      <w:r>
        <w:t xml:space="preserve">6.5 Reading and Saving Data</w:t>
      </w:r>
    </w:p>
    <w:bookmarkStart w:id="100"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0"/>
    <w:bookmarkStart w:id="101"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1"/>
    <w:bookmarkEnd w:id="102"/>
    <w:bookmarkStart w:id="105" w:name="sec-r-version-control"/>
    <w:p>
      <w:pPr>
        <w:pStyle w:val="Heading2"/>
      </w:pPr>
      <w:r>
        <w:t xml:space="preserve">6.6 Version Control and Collaboration</w:t>
      </w:r>
    </w:p>
    <w:bookmarkStart w:id="103"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3"/>
    <w:bookmarkStart w:id="104"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4"/>
    <w:bookmarkEnd w:id="105"/>
    <w:bookmarkStart w:id="123" w:name="sec-r-ci"/>
    <w:p>
      <w:pPr>
        <w:pStyle w:val="Heading2"/>
      </w:pPr>
      <w:r>
        <w:t xml:space="preserve">6.7 Continuous Integration</w:t>
      </w:r>
    </w:p>
    <w:bookmarkStart w:id="107" w:name="understanding-github-actions"/>
    <w:p>
      <w:pPr>
        <w:pStyle w:val="Heading3"/>
      </w:pPr>
      <w:r>
        <w:t xml:space="preserve">6.7.1 Understanding GitHub Actions</w:t>
      </w:r>
    </w:p>
    <w:p>
      <w:pPr>
        <w:pStyle w:val="FirstParagraph"/>
      </w:pPr>
      <w:hyperlink r:id="rId106">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7"/>
    <w:bookmarkStart w:id="112"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8">
        <w:r>
          <w:rPr>
            <w:rStyle w:val="Hyperlink"/>
          </w:rPr>
          <w:t xml:space="preserve">r-lib/actions</w:t>
        </w:r>
      </w:hyperlink>
      <w:r>
        <w:t xml:space="preserve"> </w:t>
      </w:r>
      <w:r>
        <w:t xml:space="preserve">that handle common R package tasks.</w:t>
      </w:r>
    </w:p>
    <w:bookmarkStart w:id="110"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09">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0"/>
    <w:bookmarkStart w:id="111"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1"/>
    <w:bookmarkEnd w:id="112"/>
    <w:bookmarkStart w:id="113"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3"/>
    <w:bookmarkStart w:id="117"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5" name="Picture"/>
                  <a:graphic>
                    <a:graphicData uri="http://schemas.openxmlformats.org/drawingml/2006/picture">
                      <pic:pic>
                        <pic:nvPicPr>
                          <pic:cNvPr descr="/opt/quarto/share/formats/docx/warning.png" id="116"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7"/>
    <w:bookmarkStart w:id="118"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8"/>
    <w:bookmarkStart w:id="122" w:name="additional-resources"/>
    <w:p>
      <w:pPr>
        <w:pStyle w:val="Heading3"/>
      </w:pPr>
      <w:r>
        <w:t xml:space="preserve">6.7.6 Additional Resources</w:t>
      </w:r>
    </w:p>
    <w:p>
      <w:pPr>
        <w:pStyle w:val="Compact"/>
        <w:numPr>
          <w:ilvl w:val="0"/>
          <w:numId w:val="1033"/>
        </w:numPr>
      </w:pPr>
      <w:hyperlink r:id="rId106">
        <w:r>
          <w:rPr>
            <w:rStyle w:val="Hyperlink"/>
          </w:rPr>
          <w:t xml:space="preserve">GitHub Actions features overview</w:t>
        </w:r>
      </w:hyperlink>
    </w:p>
    <w:p>
      <w:pPr>
        <w:pStyle w:val="Compact"/>
        <w:numPr>
          <w:ilvl w:val="0"/>
          <w:numId w:val="1033"/>
        </w:numPr>
      </w:pPr>
      <w:hyperlink r:id="rId108">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19">
        <w:r>
          <w:rPr>
            <w:rStyle w:val="Hyperlink"/>
          </w:rPr>
          <w:t xml:space="preserve">R Packages book: Continuous Integration</w:t>
        </w:r>
      </w:hyperlink>
    </w:p>
    <w:p>
      <w:pPr>
        <w:pStyle w:val="Compact"/>
        <w:numPr>
          <w:ilvl w:val="0"/>
          <w:numId w:val="1033"/>
        </w:numPr>
      </w:pPr>
      <w:hyperlink r:id="rId120">
        <w:r>
          <w:rPr>
            <w:rStyle w:val="Hyperlink"/>
          </w:rPr>
          <w:t xml:space="preserve">GitHub Actions documentation</w:t>
        </w:r>
      </w:hyperlink>
    </w:p>
    <w:p>
      <w:pPr>
        <w:pStyle w:val="Compact"/>
        <w:numPr>
          <w:ilvl w:val="0"/>
          <w:numId w:val="1033"/>
        </w:numPr>
      </w:pPr>
      <w:hyperlink r:id="rId121">
        <w:r>
          <w:rPr>
            <w:rStyle w:val="Hyperlink"/>
          </w:rPr>
          <w:t xml:space="preserve">Where to find help with r-lib/actions</w:t>
        </w:r>
      </w:hyperlink>
    </w:p>
    <w:bookmarkEnd w:id="122"/>
    <w:bookmarkEnd w:id="123"/>
    <w:bookmarkStart w:id="124"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4"/>
    <w:bookmarkStart w:id="128" w:name="sec-auto-styling"/>
    <w:p>
      <w:pPr>
        <w:pStyle w:val="Heading2"/>
      </w:pPr>
      <w:r>
        <w:t xml:space="preserve">6.9 Automated Code Styling</w:t>
      </w:r>
    </w:p>
    <w:bookmarkStart w:id="125"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5"/>
    <w:bookmarkStart w:id="126"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6"/>
    <w:bookmarkStart w:id="127"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7"/>
    <w:bookmarkEnd w:id="128"/>
    <w:bookmarkStart w:id="146" w:name="sec-documenting-code"/>
    <w:p>
      <w:pPr>
        <w:pStyle w:val="Heading2"/>
      </w:pPr>
      <w:r>
        <w:t xml:space="preserve">6.10 Documenting your code</w:t>
      </w:r>
    </w:p>
    <w:bookmarkStart w:id="130"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29">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29">
        <w:r>
          <w:rPr>
            <w:rStyle w:val="Hyperlink"/>
          </w:rPr>
          <w:t xml:space="preserve">https://roxygen2.r-lib.org/</w:t>
        </w:r>
      </w:hyperlink>
      <w:r>
        <w:t xml:space="preserve">.</w:t>
      </w:r>
    </w:p>
    <w:bookmarkEnd w:id="130"/>
    <w:bookmarkStart w:id="138"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2">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6" name="Picture"/>
                  <a:graphic>
                    <a:graphicData uri="http://schemas.openxmlformats.org/drawingml/2006/picture">
                      <pic:pic>
                        <pic:nvPicPr>
                          <pic:cNvPr descr="/opt/quarto/share/formats/docx/note.png" id="13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8"/>
    <w:bookmarkStart w:id="139"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9"/>
    <w:bookmarkStart w:id="141" w:name="sections-and-subsections"/>
    <w:p>
      <w:pPr>
        <w:pStyle w:val="Heading3"/>
      </w:pPr>
      <w:r>
        <w:t xml:space="preserve">6.10.4 Sections and subsections</w:t>
      </w:r>
    </w:p>
    <w:p>
      <w:pPr>
        <w:pStyle w:val="FirstParagraph"/>
      </w:pPr>
      <w:r>
        <w:t xml:space="preserve">Rstudio (</w:t>
      </w:r>
      <w:hyperlink r:id="rId14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1"/>
    <w:bookmarkStart w:id="143" w:name="code-folding"/>
    <w:p>
      <w:pPr>
        <w:pStyle w:val="Heading3"/>
      </w:pPr>
      <w:r>
        <w:t xml:space="preserve">6.10.5 Code folding</w:t>
      </w:r>
    </w:p>
    <w:p>
      <w:pPr>
        <w:pStyle w:val="FirstParagraph"/>
      </w:pPr>
      <w:r>
        <w:t xml:space="preserve">Consider using RStudio’s</w:t>
      </w:r>
      <w:r>
        <w:t xml:space="preserve"> </w:t>
      </w:r>
      <w:hyperlink r:id="rId14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3"/>
    <w:bookmarkStart w:id="145"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5"/>
    <w:bookmarkEnd w:id="146"/>
    <w:bookmarkStart w:id="152"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7">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note.png" id="149"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2"/>
    <w:bookmarkStart w:id="153"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3"/>
    <w:bookmarkStart w:id="155"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4">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5"/>
    <w:bookmarkStart w:id="160" w:name="readingsaving-data"/>
    <w:p>
      <w:pPr>
        <w:pStyle w:val="Heading2"/>
      </w:pPr>
      <w:r>
        <w:t xml:space="preserve">6.14 Reading/Saving Data</w:t>
      </w:r>
    </w:p>
    <w:bookmarkStart w:id="158"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6" name="Picture"/>
                  <a:graphic>
                    <a:graphicData uri="http://schemas.openxmlformats.org/drawingml/2006/picture">
                      <pic:pic>
                        <pic:nvPicPr>
                          <pic:cNvPr descr="/opt/quarto/share/formats/docx/note.png" id="157"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8"/>
    <w:bookmarkStart w:id="159"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59"/>
    <w:bookmarkEnd w:id="160"/>
    <w:bookmarkStart w:id="166"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3"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1">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2">
        <w:r>
          <w:rPr>
            <w:rStyle w:val="Hyperlink"/>
          </w:rPr>
          <w:t xml:space="preserve">here</w:t>
        </w:r>
      </w:hyperlink>
      <w:r>
        <w:t xml:space="preserve">.</w:t>
      </w:r>
    </w:p>
    <w:bookmarkEnd w:id="163"/>
    <w:bookmarkStart w:id="165" w:name="dropbox"/>
    <w:p>
      <w:pPr>
        <w:pStyle w:val="Heading3"/>
      </w:pPr>
      <w:r>
        <w:t xml:space="preserve">6.15.2 Dropbox</w:t>
      </w:r>
    </w:p>
    <w:p>
      <w:pPr>
        <w:pStyle w:val="FirstParagraph"/>
      </w:pPr>
      <w:r>
        <w:t xml:space="preserve">Follow the instructions at</w:t>
      </w:r>
      <w:r>
        <w:t xml:space="preserve"> </w:t>
      </w:r>
      <w:hyperlink r:id="rId164">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5"/>
    <w:bookmarkEnd w:id="166"/>
    <w:bookmarkStart w:id="174"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7">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8">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69">
        <w:r>
          <w:rPr>
            <w:rStyle w:val="Hyperlink"/>
          </w:rPr>
          <w:t xml:space="preserve">Tidy Eval in 5 Minutes</w:t>
        </w:r>
      </w:hyperlink>
      <w:r>
        <w:t xml:space="preserve"> </w:t>
      </w:r>
      <w:r>
        <w:t xml:space="preserve">(video)</w:t>
      </w:r>
    </w:p>
    <w:p>
      <w:pPr>
        <w:pStyle w:val="Compact"/>
        <w:numPr>
          <w:ilvl w:val="0"/>
          <w:numId w:val="1052"/>
        </w:numPr>
      </w:pPr>
      <w:hyperlink r:id="rId170">
        <w:r>
          <w:rPr>
            <w:rStyle w:val="Hyperlink"/>
          </w:rPr>
          <w:t xml:space="preserve">Tidy Evaluation</w:t>
        </w:r>
      </w:hyperlink>
      <w:r>
        <w:t xml:space="preserve"> </w:t>
      </w:r>
      <w:r>
        <w:t xml:space="preserve">(e-book)</w:t>
      </w:r>
    </w:p>
    <w:p>
      <w:pPr>
        <w:pStyle w:val="Compact"/>
        <w:numPr>
          <w:ilvl w:val="0"/>
          <w:numId w:val="1052"/>
        </w:numPr>
      </w:pPr>
      <w:hyperlink r:id="rId171">
        <w:r>
          <w:rPr>
            <w:rStyle w:val="Hyperlink"/>
          </w:rPr>
          <w:t xml:space="preserve">Evaluation</w:t>
        </w:r>
      </w:hyperlink>
      <w:r>
        <w:t xml:space="preserve"> </w:t>
      </w:r>
      <w:r>
        <w:t xml:space="preserve">(advanced details)</w:t>
      </w:r>
    </w:p>
    <w:p>
      <w:pPr>
        <w:pStyle w:val="Compact"/>
        <w:numPr>
          <w:ilvl w:val="0"/>
          <w:numId w:val="1052"/>
        </w:numPr>
      </w:pPr>
      <w:hyperlink r:id="rId172">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3">
        <w:r>
          <w:rPr>
            <w:rStyle w:val="Hyperlink"/>
          </w:rPr>
          <w:t xml:space="preserve">Standard Evaluation for *_join</w:t>
        </w:r>
      </w:hyperlink>
      <w:r>
        <w:t xml:space="preserve"> </w:t>
      </w:r>
      <w:r>
        <w:t xml:space="preserve">(stackoverflow)</w:t>
      </w:r>
    </w:p>
    <w:p>
      <w:pPr>
        <w:pStyle w:val="Compact"/>
        <w:numPr>
          <w:ilvl w:val="0"/>
          <w:numId w:val="1052"/>
        </w:numPr>
      </w:pPr>
      <w:hyperlink r:id="rId170">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4"/>
    <w:bookmarkStart w:id="177"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5">
        <w:r>
          <w:rPr>
            <w:rStyle w:val="Hyperlink"/>
          </w:rPr>
          <w:t xml:space="preserve">Feather package</w:t>
        </w:r>
      </w:hyperlink>
      <w:r>
        <w:t xml:space="preserve"> </w:t>
      </w:r>
      <w:r>
        <w:t xml:space="preserve">for exchanging data between the two languages</w:t>
      </w:r>
      <w:r>
        <w:t xml:space="preserve"> </w:t>
      </w:r>
      <w:hyperlink r:id="rId176">
        <w:r>
          <w:rPr>
            <w:rStyle w:val="Hyperlink"/>
          </w:rPr>
          <w:t xml:space="preserve">extremely quickly</w:t>
        </w:r>
      </w:hyperlink>
      <w:r>
        <w:t xml:space="preserve">.</w:t>
      </w:r>
    </w:p>
    <w:bookmarkEnd w:id="177"/>
    <w:bookmarkStart w:id="183"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8"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8"/>
    <w:bookmarkStart w:id="179"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79"/>
    <w:bookmarkStart w:id="182"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0"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0"/>
    <w:bookmarkStart w:id="181"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1"/>
    <w:bookmarkEnd w:id="182"/>
    <w:bookmarkEnd w:id="183"/>
    <w:bookmarkStart w:id="184"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4"/>
    <w:bookmarkStart w:id="189" w:name="constructing-pull-requests"/>
    <w:p>
      <w:pPr>
        <w:pStyle w:val="Heading2"/>
      </w:pPr>
      <w:r>
        <w:t xml:space="preserve">6.20 Constructing Pull Requests</w:t>
      </w:r>
    </w:p>
    <w:bookmarkStart w:id="185"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5"/>
    <w:bookmarkStart w:id="186"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6"/>
    <w:bookmarkStart w:id="187"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7"/>
    <w:bookmarkStart w:id="188"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8"/>
    <w:bookmarkEnd w:id="189"/>
    <w:bookmarkStart w:id="194" w:name="reviewing-pull-requests"/>
    <w:p>
      <w:pPr>
        <w:pStyle w:val="Heading2"/>
      </w:pPr>
      <w:r>
        <w:t xml:space="preserve">6.21 Reviewing Pull Requests</w:t>
      </w:r>
    </w:p>
    <w:bookmarkStart w:id="190"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0"/>
    <w:bookmarkStart w:id="191"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1"/>
    <w:bookmarkStart w:id="192"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2"/>
    <w:bookmarkStart w:id="193"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93"/>
    <w:bookmarkEnd w:id="194"/>
    <w:bookmarkStart w:id="195"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9"/>
        </w:numPr>
      </w:pPr>
      <w:r>
        <w:t xml:space="preserve">On GitHub, navigate to the main page of the repository.</w:t>
      </w:r>
    </w:p>
    <w:p>
      <w:pPr>
        <w:pStyle w:val="Compact"/>
        <w:numPr>
          <w:ilvl w:val="0"/>
          <w:numId w:val="1059"/>
        </w:numPr>
      </w:pPr>
      <w:r>
        <w:t xml:space="preserve">Above the file list, click</w:t>
      </w:r>
      <w:r>
        <w:t xml:space="preserve"> </w:t>
      </w:r>
      <w:r>
        <w:rPr>
          <w:rStyle w:val="VerbatimChar"/>
        </w:rPr>
        <w:t xml:space="preserve">Create new file</w:t>
      </w:r>
      <w:r>
        <w:t xml:space="preserve">.</w:t>
      </w:r>
    </w:p>
    <w:p>
      <w:pPr>
        <w:pStyle w:val="Compact"/>
        <w:numPr>
          <w:ilvl w:val="0"/>
          <w:numId w:val="1059"/>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0"/>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9"/>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95"/>
    <w:bookmarkStart w:id="204" w:name="sec-r-resources"/>
    <w:p>
      <w:pPr>
        <w:pStyle w:val="Heading2"/>
      </w:pPr>
      <w:r>
        <w:t xml:space="preserve">6.23 Additional Resources</w:t>
      </w:r>
    </w:p>
    <w:bookmarkStart w:id="200" w:name="r-package-development"/>
    <w:p>
      <w:pPr>
        <w:pStyle w:val="Heading3"/>
      </w:pPr>
      <w:r>
        <w:t xml:space="preserve">6.23.1 R Package Development</w:t>
      </w:r>
    </w:p>
    <w:p>
      <w:pPr>
        <w:pStyle w:val="Compact"/>
        <w:numPr>
          <w:ilvl w:val="0"/>
          <w:numId w:val="106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1"/>
        </w:numPr>
      </w:pPr>
      <w:hyperlink r:id="rId196">
        <w:r>
          <w:rPr>
            <w:rStyle w:val="Hyperlink"/>
          </w:rPr>
          <w:t xml:space="preserve">usethis documentation</w:t>
        </w:r>
      </w:hyperlink>
      <w:r>
        <w:t xml:space="preserve"> </w:t>
      </w:r>
      <w:r>
        <w:t xml:space="preserve">- workflow automation for R projects</w:t>
      </w:r>
    </w:p>
    <w:p>
      <w:pPr>
        <w:pStyle w:val="Compact"/>
        <w:numPr>
          <w:ilvl w:val="0"/>
          <w:numId w:val="1061"/>
        </w:numPr>
      </w:pPr>
      <w:hyperlink r:id="rId197">
        <w:r>
          <w:rPr>
            <w:rStyle w:val="Hyperlink"/>
          </w:rPr>
          <w:t xml:space="preserve">devtools documentation</w:t>
        </w:r>
      </w:hyperlink>
      <w:r>
        <w:t xml:space="preserve"> </w:t>
      </w:r>
      <w:r>
        <w:t xml:space="preserve">- essential development tools</w:t>
      </w:r>
    </w:p>
    <w:p>
      <w:pPr>
        <w:pStyle w:val="Compact"/>
        <w:numPr>
          <w:ilvl w:val="0"/>
          <w:numId w:val="1061"/>
        </w:numPr>
      </w:pPr>
      <w:hyperlink r:id="rId198">
        <w:r>
          <w:rPr>
            <w:rStyle w:val="Hyperlink"/>
          </w:rPr>
          <w:t xml:space="preserve">pkgdown documentation</w:t>
        </w:r>
      </w:hyperlink>
      <w:r>
        <w:t xml:space="preserve"> </w:t>
      </w:r>
      <w:r>
        <w:t xml:space="preserve">- create package websites</w:t>
      </w:r>
    </w:p>
    <w:p>
      <w:pPr>
        <w:pStyle w:val="Compact"/>
        <w:numPr>
          <w:ilvl w:val="0"/>
          <w:numId w:val="1061"/>
        </w:numPr>
      </w:pPr>
      <w:hyperlink r:id="rId199">
        <w:r>
          <w:rPr>
            <w:rStyle w:val="Hyperlink"/>
          </w:rPr>
          <w:t xml:space="preserve">testthat documentation</w:t>
        </w:r>
      </w:hyperlink>
      <w:r>
        <w:t xml:space="preserve"> </w:t>
      </w:r>
      <w:r>
        <w:t xml:space="preserve">- unit testing framework</w:t>
      </w:r>
    </w:p>
    <w:bookmarkEnd w:id="200"/>
    <w:bookmarkStart w:id="201" w:name="general-r-programming"/>
    <w:p>
      <w:pPr>
        <w:pStyle w:val="Heading3"/>
      </w:pPr>
      <w:r>
        <w:t xml:space="preserve">6.23.2 General R Programming</w:t>
      </w:r>
    </w:p>
    <w:p>
      <w:pPr>
        <w:pStyle w:val="Compact"/>
        <w:numPr>
          <w:ilvl w:val="0"/>
          <w:numId w:val="106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2"/>
        </w:numPr>
      </w:pPr>
      <w:r>
        <w:t xml:space="preserve">Advanced R</w:t>
      </w:r>
      <w:r>
        <w:t xml:space="preserve"> </w:t>
      </w:r>
      <w:r>
        <w:t xml:space="preserve">(Wickham 2019)</w:t>
      </w:r>
      <w:r>
        <w:t xml:space="preserve"> </w:t>
      </w:r>
      <w:r>
        <w:t xml:space="preserve">- deep dive into R programming and internals</w:t>
      </w:r>
    </w:p>
    <w:bookmarkEnd w:id="201"/>
    <w:bookmarkStart w:id="202" w:name="shiny-development"/>
    <w:p>
      <w:pPr>
        <w:pStyle w:val="Heading3"/>
      </w:pPr>
      <w:r>
        <w:t xml:space="preserve">6.23.3 Shiny Development</w:t>
      </w:r>
    </w:p>
    <w:p>
      <w:pPr>
        <w:pStyle w:val="Compact"/>
        <w:numPr>
          <w:ilvl w:val="0"/>
          <w:numId w:val="106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3"/>
        </w:numPr>
      </w:pPr>
      <w:r>
        <w:t xml:space="preserve">Engineering Production-Grade Shiny Apps</w:t>
      </w:r>
      <w:r>
        <w:t xml:space="preserve"> </w:t>
      </w:r>
      <w:r>
        <w:t xml:space="preserve">(Fay et al. 2021)</w:t>
      </w:r>
      <w:r>
        <w:t xml:space="preserve"> </w:t>
      </w:r>
      <w:r>
        <w:t xml:space="preserve">- best practices for production Shiny applications</w:t>
      </w:r>
    </w:p>
    <w:bookmarkEnd w:id="202"/>
    <w:bookmarkStart w:id="203" w:name="git-and-version-control"/>
    <w:p>
      <w:pPr>
        <w:pStyle w:val="Heading3"/>
      </w:pPr>
      <w:r>
        <w:t xml:space="preserve">6.23.4 Git and Version Control</w:t>
      </w:r>
    </w:p>
    <w:p>
      <w:pPr>
        <w:pStyle w:val="Compact"/>
        <w:numPr>
          <w:ilvl w:val="0"/>
          <w:numId w:val="106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03"/>
    <w:bookmarkEnd w:id="204"/>
    <w:bookmarkEnd w:id="205"/>
    <w:bookmarkStart w:id="255" w:name="sec-r-code-style"/>
    <w:p>
      <w:pPr>
        <w:pStyle w:val="Heading1"/>
      </w:pPr>
      <w:r>
        <w:t xml:space="preserve">7. R Code Style</w:t>
      </w:r>
    </w:p>
    <w:p>
      <w:pPr>
        <w:pStyle w:val="FirstParagraph"/>
      </w:pPr>
      <w:r>
        <w:t xml:space="preserve">Adapted by UCD-SeRG team from</w:t>
      </w:r>
      <w:r>
        <w:t xml:space="preserve"> </w:t>
      </w:r>
      <w:hyperlink r:id="rId206">
        <w:r>
          <w:rPr>
            <w:rStyle w:val="Hyperlink"/>
          </w:rPr>
          <w:t xml:space="preserve">original by Kunal Mishra, Jade Benjamin-Chung, and Stephanie Djajadi</w:t>
        </w:r>
      </w:hyperlink>
    </w:p>
    <w:p>
      <w:pPr>
        <w:pStyle w:val="BodyText"/>
      </w:pPr>
      <w:r>
        <w:t xml:space="preserve">Follow these code style guidelines for all R code:</w:t>
      </w:r>
    </w:p>
    <w:bookmarkStart w:id="207" w:name="general-principles"/>
    <w:p>
      <w:pPr>
        <w:pStyle w:val="Heading2"/>
      </w:pPr>
      <w:r>
        <w:t xml:space="preserve">7.1 General Principles</w:t>
      </w:r>
    </w:p>
    <w:p>
      <w:pPr>
        <w:pStyle w:val="Compact"/>
        <w:numPr>
          <w:ilvl w:val="0"/>
          <w:numId w:val="1065"/>
        </w:numPr>
      </w:pPr>
      <w:r>
        <w:rPr>
          <w:b/>
          <w:bCs/>
        </w:rPr>
        <w:t xml:space="preserve">Follow tidyverse style guide</w:t>
      </w:r>
      <w:r>
        <w:t xml:space="preserve">: https://style.tidyverse.org</w:t>
      </w:r>
    </w:p>
    <w:p>
      <w:pPr>
        <w:pStyle w:val="Compact"/>
        <w:numPr>
          <w:ilvl w:val="0"/>
          <w:numId w:val="106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6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65"/>
        </w:numPr>
      </w:pPr>
      <w:r>
        <w:rPr>
          <w:b/>
          <w:bCs/>
        </w:rPr>
        <w:t xml:space="preserve">Write tidy code</w:t>
      </w:r>
      <w:r>
        <w:t xml:space="preserve">: Keep code clean, readable, and well-organized</w:t>
      </w:r>
    </w:p>
    <w:p>
      <w:pPr>
        <w:pStyle w:val="Compact"/>
        <w:numPr>
          <w:ilvl w:val="0"/>
          <w:numId w:val="106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07"/>
    <w:bookmarkStart w:id="208"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08"/>
    <w:bookmarkStart w:id="21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66"/>
        </w:numPr>
      </w:pPr>
      <w:r>
        <w:t xml:space="preserve">source your config =&gt;</w:t>
      </w:r>
    </w:p>
    <w:p>
      <w:pPr>
        <w:pStyle w:val="Compact"/>
        <w:numPr>
          <w:ilvl w:val="0"/>
          <w:numId w:val="1066"/>
        </w:numPr>
      </w:pPr>
      <w:r>
        <w:t xml:space="preserve">load all your data =&gt;</w:t>
      </w:r>
    </w:p>
    <w:p>
      <w:pPr>
        <w:pStyle w:val="Compact"/>
        <w:numPr>
          <w:ilvl w:val="0"/>
          <w:numId w:val="106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0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12"/>
    <w:bookmarkStart w:id="21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13"/>
    <w:bookmarkStart w:id="216" w:name="markdown-and-quarto-formatting"/>
    <w:p>
      <w:pPr>
        <w:pStyle w:val="Heading2"/>
      </w:pPr>
      <w:r>
        <w:t xml:space="preserve">7.5 Markdown and Quarto Formatting</w:t>
      </w:r>
    </w:p>
    <w:bookmarkStart w:id="215"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4">
        <w:r>
          <w:rPr>
            <w:rStyle w:val="VerbatimChar"/>
          </w:rPr>
          <w:t xml:space="preserve">{dplyr}</w:t>
        </w:r>
      </w:hyperlink>
      <w:r>
        <w:t xml:space="preserve">.</w:t>
      </w:r>
    </w:p>
    <w:bookmarkEnd w:id="215"/>
    <w:bookmarkEnd w:id="216"/>
    <w:bookmarkStart w:id="217"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17"/>
    <w:bookmarkStart w:id="218" w:name="package-code-practices"/>
    <w:p>
      <w:pPr>
        <w:pStyle w:val="Heading2"/>
      </w:pPr>
      <w:r>
        <w:t xml:space="preserve">7.7 Package Code Practices</w:t>
      </w:r>
    </w:p>
    <w:p>
      <w:pPr>
        <w:pStyle w:val="Compact"/>
        <w:numPr>
          <w:ilvl w:val="0"/>
          <w:numId w:val="106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8"/>
        </w:numPr>
      </w:pPr>
      <w:r>
        <w:rPr>
          <w:b/>
          <w:bCs/>
        </w:rPr>
        <w:t xml:space="preserve">Avoid code duplication</w:t>
      </w:r>
      <w:r>
        <w:t xml:space="preserve">: Extract repeated logic into helper functions</w:t>
      </w:r>
    </w:p>
    <w:bookmarkEnd w:id="218"/>
    <w:bookmarkStart w:id="219"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19"/>
    <w:bookmarkStart w:id="220"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4">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20"/>
    <w:bookmarkStart w:id="225"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7">
        <w:r>
          <w:rPr>
            <w:rStyle w:val="Hyperlink"/>
          </w:rPr>
          <w:t xml:space="preserve">Be Expressive: How to Give Your Variables Better Names</w:t>
        </w:r>
      </w:hyperlink>
    </w:p>
    <w:bookmarkEnd w:id="225"/>
    <w:bookmarkStart w:id="253" w:name="sec-style-auto-style"/>
    <w:p>
      <w:pPr>
        <w:pStyle w:val="Heading2"/>
      </w:pPr>
      <w:r>
        <w:t xml:space="preserve">7.11 Automated Tools for Style and Project Workflow</w:t>
      </w:r>
    </w:p>
    <w:bookmarkStart w:id="252" w:name="styling"/>
    <w:p>
      <w:pPr>
        <w:pStyle w:val="Heading3"/>
      </w:pPr>
      <w:r>
        <w:t xml:space="preserve">7.11.1 Styling</w:t>
      </w:r>
    </w:p>
    <w:bookmarkStart w:id="227" w:name="rstudio-shortcuts"/>
    <w:p>
      <w:pPr>
        <w:pStyle w:val="Heading4"/>
      </w:pPr>
      <w:r>
        <w:t xml:space="preserve">7.11.1.1 RStudio shortcuts</w:t>
      </w:r>
    </w:p>
    <w:p>
      <w:pPr>
        <w:numPr>
          <w:ilvl w:val="0"/>
          <w:numId w:val="106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9"/>
        </w:numPr>
      </w:pPr>
      <w:r>
        <w:rPr>
          <w:b/>
          <w:bCs/>
        </w:rPr>
        <w:t xml:space="preserve">Assignment Aligner</w:t>
      </w:r>
      <w:r>
        <w:t xml:space="preserve"> </w:t>
      </w:r>
      <w:r>
        <w:t xml:space="preserve">- A</w:t>
      </w:r>
      <w:r>
        <w:t xml:space="preserve"> </w:t>
      </w:r>
      <w:hyperlink r:id="rId226">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27"/>
    <w:bookmarkStart w:id="239" w:name="styler"/>
    <w:p>
      <w:pPr>
        <w:pStyle w:val="Heading4"/>
      </w:pPr>
      <w:r>
        <w:t xml:space="preserve">7.11.1.2</w:t>
      </w:r>
      <w:r>
        <w:t xml:space="preserve"> </w:t>
      </w:r>
      <w:hyperlink r:id="rId228">
        <w:r>
          <w:rPr>
            <w:rStyle w:val="VerbatimChar"/>
          </w:rPr>
          <w:t xml:space="preserve">{styler}</w:t>
        </w:r>
      </w:hyperlink>
    </w:p>
    <w:p>
      <w:pPr>
        <w:pStyle w:val="FirstParagraph"/>
      </w:pPr>
      <w:hyperlink r:id="rId228">
        <w:r>
          <w:rPr>
            <w:rStyle w:val="VerbatimChar"/>
          </w:rPr>
          <w:t xml:space="preserve">{styler}</w:t>
        </w:r>
      </w:hyperlink>
      <w:r>
        <w:t xml:space="preserve"> </w:t>
      </w:r>
      <w:r>
        <w:t xml:space="preserve">is another</w:t>
      </w:r>
      <w:r>
        <w:t xml:space="preserve"> </w:t>
      </w:r>
      <w:hyperlink r:id="rId229">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30">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1" name="Picture"/>
                  <a:graphic>
                    <a:graphicData uri="http://schemas.openxmlformats.org/drawingml/2006/picture">
                      <pic:pic>
                        <pic:nvPicPr>
                          <pic:cNvPr descr="/opt/quarto/share/formats/docx/note.png" id="23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28">
              <w:r>
                <w:rPr>
                  <w:rStyle w:val="VerbatimChar"/>
                </w:rPr>
                <w:t xml:space="preserve">{styler}</w:t>
              </w:r>
            </w:hyperlink>
            <w:r>
              <w:t xml:space="preserve"> </w:t>
            </w:r>
            <w:hyperlink r:id="rId233">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2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opt/quarto/share/formats/docx/tip.png" id="238"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39"/>
    <w:bookmarkStart w:id="251" w:name="lintr"/>
    <w:p>
      <w:pPr>
        <w:pStyle w:val="Heading4"/>
      </w:pPr>
      <w:r>
        <w:t xml:space="preserve">7.11.1.3</w:t>
      </w:r>
      <w:r>
        <w:t xml:space="preserve"> </w:t>
      </w:r>
      <w:hyperlink r:id="rId240">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41">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42">
        <w:r>
          <w:rPr>
            <w:rStyle w:val="Hyperlink"/>
          </w:rPr>
          <w:t xml:space="preserve">in this link</w:t>
        </w:r>
      </w:hyperlink>
      <w:r>
        <w:t xml:space="preserve">,</w:t>
      </w:r>
      <w:r>
        <w:t xml:space="preserve"> </w:t>
      </w:r>
      <w:r>
        <w:t xml:space="preserve">and most guidelines are based on the</w:t>
      </w:r>
      <w:r>
        <w:t xml:space="preserve"> </w:t>
      </w:r>
      <w:hyperlink r:id="rId243">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4" name="Picture"/>
                  <a:graphic>
                    <a:graphicData uri="http://schemas.openxmlformats.org/drawingml/2006/picture">
                      <pic:pic>
                        <pic:nvPicPr>
                          <pic:cNvPr descr="/opt/quarto/share/formats/docx/note.png" id="245"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4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7" name="Picture"/>
                  <a:graphic>
                    <a:graphicData uri="http://schemas.openxmlformats.org/drawingml/2006/picture">
                      <pic:pic>
                        <pic:nvPicPr>
                          <pic:cNvPr descr="/opt/quarto/share/formats/docx/note.png" id="248"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9" name="Picture"/>
                  <a:graphic>
                    <a:graphicData uri="http://schemas.openxmlformats.org/drawingml/2006/picture">
                      <pic:pic>
                        <pic:nvPicPr>
                          <pic:cNvPr descr="/opt/quarto/share/formats/docx/tip.png" id="250"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0"/>
              </w:numPr>
            </w:pPr>
            <w:r>
              <w:t xml:space="preserve">Unused variables</w:t>
            </w:r>
          </w:p>
          <w:p>
            <w:pPr>
              <w:pStyle w:val="Compact"/>
              <w:numPr>
                <w:ilvl w:val="0"/>
                <w:numId w:val="1070"/>
              </w:numPr>
            </w:pPr>
            <w:r>
              <w:t xml:space="preserve">Improper whitespace</w:t>
            </w:r>
          </w:p>
          <w:p>
            <w:pPr>
              <w:pStyle w:val="Compact"/>
              <w:numPr>
                <w:ilvl w:val="0"/>
                <w:numId w:val="1070"/>
              </w:numPr>
            </w:pPr>
            <w:r>
              <w:t xml:space="preserve">Line length issues</w:t>
            </w:r>
          </w:p>
          <w:p>
            <w:pPr>
              <w:pStyle w:val="Compact"/>
              <w:numPr>
                <w:ilvl w:val="0"/>
                <w:numId w:val="107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51"/>
    <w:bookmarkEnd w:id="252"/>
    <w:bookmarkEnd w:id="253"/>
    <w:bookmarkStart w:id="254" w:name="sec-r-resources-style"/>
    <w:p>
      <w:pPr>
        <w:pStyle w:val="Heading2"/>
      </w:pPr>
      <w:r>
        <w:t xml:space="preserve">7.12 Additional Resources</w:t>
      </w:r>
    </w:p>
    <w:p>
      <w:pPr>
        <w:pStyle w:val="Compact"/>
        <w:numPr>
          <w:ilvl w:val="0"/>
          <w:numId w:val="107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54"/>
    <w:bookmarkEnd w:id="255"/>
    <w:bookmarkStart w:id="261" w:name="big-data"/>
    <w:p>
      <w:pPr>
        <w:pStyle w:val="Heading1"/>
      </w:pPr>
      <w:r>
        <w:t xml:space="preserve">8. Big data</w:t>
      </w:r>
    </w:p>
    <w:p>
      <w:pPr>
        <w:pStyle w:val="FirstParagraph"/>
      </w:pPr>
      <w:r>
        <w:t xml:space="preserve">Adapted by UCD-SeRG team from</w:t>
      </w:r>
      <w:r>
        <w:t xml:space="preserve"> </w:t>
      </w:r>
      <w:hyperlink r:id="rId256">
        <w:r>
          <w:rPr>
            <w:rStyle w:val="Hyperlink"/>
          </w:rPr>
          <w:t xml:space="preserve">original by Kunal Mishra and Jade Benjamin-Chung</w:t>
        </w:r>
      </w:hyperlink>
    </w:p>
    <w:bookmarkStart w:id="258"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57">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58"/>
    <w:bookmarkStart w:id="259"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59"/>
    <w:bookmarkStart w:id="260"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2"/>
        </w:numPr>
      </w:pPr>
      <w:r>
        <w:rPr>
          <w:b/>
          <w:bCs/>
        </w:rPr>
        <w:t xml:space="preserve">Uncheck</w:t>
      </w:r>
      <w:r>
        <w:t xml:space="preserve"> </w:t>
      </w:r>
      <w:r>
        <w:t xml:space="preserve">Restore RData into workspace at startup</w:t>
      </w:r>
    </w:p>
    <w:p>
      <w:pPr>
        <w:pStyle w:val="Compact"/>
        <w:numPr>
          <w:ilvl w:val="0"/>
          <w:numId w:val="107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60"/>
    <w:bookmarkEnd w:id="261"/>
    <w:bookmarkStart w:id="272" w:name="data-masking"/>
    <w:p>
      <w:pPr>
        <w:pStyle w:val="Heading1"/>
      </w:pPr>
      <w:r>
        <w:t xml:space="preserve">9. Data masking</w:t>
      </w:r>
    </w:p>
    <w:p>
      <w:pPr>
        <w:pStyle w:val="FirstParagraph"/>
      </w:pPr>
      <w:r>
        <w:t xml:space="preserve">Adapted by UCD-SeRG team from</w:t>
      </w:r>
      <w:r>
        <w:t xml:space="preserve"> </w:t>
      </w:r>
      <w:hyperlink r:id="rId262">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69"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67"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66" w:name="fig-data-masking"/>
          <w:p>
            <w:pPr>
              <w:pStyle w:val="Compact"/>
              <w:jc w:val="center"/>
            </w:pPr>
            <w:r>
              <w:drawing>
                <wp:inline>
                  <wp:extent cx="2667000" cy="1103368"/>
                  <wp:effectExtent b="0" l="0" r="0" t="0"/>
                  <wp:docPr descr="" title="" id="264" name="Picture"/>
                  <a:graphic>
                    <a:graphicData uri="http://schemas.openxmlformats.org/drawingml/2006/picture">
                      <pic:pic>
                        <pic:nvPicPr>
                          <pic:cNvPr descr="assets/images/data-masking.PNG" id="265" name="Picture"/>
                          <pic:cNvPicPr>
                            <a:picLocks noChangeArrowheads="1" noChangeAspect="1"/>
                          </pic:cNvPicPr>
                        </pic:nvPicPr>
                        <pic:blipFill>
                          <a:blip r:embed="rId263"/>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66"/>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67"/>
    <w:bookmarkStart w:id="268"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68"/>
    <w:bookmarkEnd w:id="269"/>
    <w:bookmarkStart w:id="271"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70"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70"/>
    <w:bookmarkEnd w:id="271"/>
    <w:bookmarkEnd w:id="272"/>
    <w:bookmarkStart w:id="321" w:name="sec-quarto"/>
    <w:p>
      <w:pPr>
        <w:pStyle w:val="Heading1"/>
      </w:pPr>
      <w:r>
        <w:t xml:space="preserve">10. Quarto</w:t>
      </w:r>
    </w:p>
    <w:bookmarkStart w:id="280" w:name="introduction"/>
    <w:p>
      <w:pPr>
        <w:pStyle w:val="Heading2"/>
      </w:pPr>
      <w:r>
        <w:t xml:space="preserve">10.1 Introduction</w:t>
      </w:r>
    </w:p>
    <w:p>
      <w:pPr>
        <w:pStyle w:val="FirstParagraph"/>
      </w:pPr>
      <w:hyperlink r:id="rId2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74"/>
    <w:bookmarkStart w:id="2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75"/>
    <w:bookmarkStart w:id="279" w:name="getting-started"/>
    <w:p>
      <w:pPr>
        <w:pStyle w:val="Heading3"/>
      </w:pPr>
      <w:r>
        <w:t xml:space="preserve">10.1.3 Getting Started</w:t>
      </w:r>
    </w:p>
    <w:p>
      <w:pPr>
        <w:pStyle w:val="FirstParagraph"/>
      </w:pPr>
      <w:r>
        <w:t xml:space="preserve">To get started with Quarto:</w:t>
      </w:r>
    </w:p>
    <w:p>
      <w:pPr>
        <w:numPr>
          <w:ilvl w:val="0"/>
          <w:numId w:val="107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76">
        <w:r>
          <w:rPr>
            <w:rStyle w:val="Hyperlink"/>
          </w:rPr>
          <w:t xml:space="preserve">https://quarto.org/docs/get-started/</w:t>
        </w:r>
      </w:hyperlink>
    </w:p>
    <w:p>
      <w:pPr>
        <w:numPr>
          <w:ilvl w:val="0"/>
          <w:numId w:val="1075"/>
        </w:numPr>
      </w:pPr>
      <w:r>
        <w:rPr>
          <w:b/>
          <w:bCs/>
        </w:rPr>
        <w:t xml:space="preserve">Documentation:</w:t>
      </w:r>
      <w:r>
        <w:t xml:space="preserve"> </w:t>
      </w:r>
      <w:r>
        <w:t xml:space="preserve">The official Quarto documentation is available at</w:t>
      </w:r>
      <w:r>
        <w:t xml:space="preserve"> </w:t>
      </w:r>
      <w:hyperlink r:id="rId277">
        <w:r>
          <w:rPr>
            <w:rStyle w:val="Hyperlink"/>
          </w:rPr>
          <w:t xml:space="preserve">https://quarto.org/docs/guide/</w:t>
        </w:r>
      </w:hyperlink>
    </w:p>
    <w:p>
      <w:pPr>
        <w:numPr>
          <w:ilvl w:val="0"/>
          <w:numId w:val="107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p>
    <w:bookmarkEnd w:id="279"/>
    <w:bookmarkEnd w:id="280"/>
    <w:bookmarkStart w:id="2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7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7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7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81"/>
    <w:bookmarkStart w:id="2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83"/>
    <w:bookmarkStart w:id="2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7"/>
        </w:numPr>
      </w:pPr>
      <w:r>
        <w:t xml:space="preserve">Click</w:t>
      </w:r>
      <w:r>
        <w:t xml:space="preserve"> </w:t>
      </w:r>
      <w:r>
        <w:rPr>
          <w:b/>
          <w:bCs/>
        </w:rPr>
        <w:t xml:space="preserve">“Render”</w:t>
      </w:r>
      <w:r>
        <w:t xml:space="preserve"> </w:t>
      </w:r>
      <w:r>
        <w:t xml:space="preserve">in RStudio, or</w:t>
      </w:r>
    </w:p>
    <w:p>
      <w:pPr>
        <w:pStyle w:val="Compact"/>
        <w:numPr>
          <w:ilvl w:val="0"/>
          <w:numId w:val="1077"/>
        </w:numPr>
      </w:pPr>
      <w:r>
        <w:t xml:space="preserve">Press</w:t>
      </w:r>
      <w:r>
        <w:t xml:space="preserve"> </w:t>
      </w:r>
      <w:r>
        <w:rPr>
          <w:b/>
          <w:bCs/>
        </w:rPr>
        <w:t xml:space="preserve">Cmd/Ctrl + Shift + K</w:t>
      </w:r>
      <w:r>
        <w:t xml:space="preserve">, or</w:t>
      </w:r>
    </w:p>
    <w:p>
      <w:pPr>
        <w:pStyle w:val="Compact"/>
        <w:numPr>
          <w:ilvl w:val="0"/>
          <w:numId w:val="107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84"/>
    <w:bookmarkStart w:id="2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8"/>
        </w:numPr>
      </w:pPr>
      <w:r>
        <w:t xml:space="preserve">The</w:t>
      </w:r>
      <w:r>
        <w:t xml:space="preserve"> </w:t>
      </w:r>
      <w:r>
        <w:rPr>
          <w:b/>
          <w:bCs/>
        </w:rPr>
        <w:t xml:space="preserve">“Insert”</w:t>
      </w:r>
      <w:r>
        <w:t xml:space="preserve"> </w:t>
      </w:r>
      <w:r>
        <w:t xml:space="preserve">button icon in the editor toolbar</w:t>
      </w:r>
    </w:p>
    <w:p>
      <w:pPr>
        <w:pStyle w:val="Compact"/>
        <w:numPr>
          <w:ilvl w:val="0"/>
          <w:numId w:val="107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9"/>
        </w:numPr>
      </w:pPr>
      <w:r>
        <w:rPr>
          <w:rStyle w:val="VerbatimChar"/>
        </w:rPr>
        <w:t xml:space="preserve">#| label:</w:t>
      </w:r>
      <w:r>
        <w:t xml:space="preserve"> </w:t>
      </w:r>
      <w:r>
        <w:t xml:space="preserve">- give the chunk a name</w:t>
      </w:r>
    </w:p>
    <w:p>
      <w:pPr>
        <w:pStyle w:val="Compact"/>
        <w:numPr>
          <w:ilvl w:val="0"/>
          <w:numId w:val="1079"/>
        </w:numPr>
      </w:pPr>
      <w:r>
        <w:rPr>
          <w:rStyle w:val="VerbatimChar"/>
        </w:rPr>
        <w:t xml:space="preserve">#| echo: false</w:t>
      </w:r>
      <w:r>
        <w:t xml:space="preserve"> </w:t>
      </w:r>
      <w:r>
        <w:t xml:space="preserve">- hide the code but show the output</w:t>
      </w:r>
    </w:p>
    <w:p>
      <w:pPr>
        <w:pStyle w:val="Compact"/>
        <w:numPr>
          <w:ilvl w:val="0"/>
          <w:numId w:val="1079"/>
        </w:numPr>
      </w:pPr>
      <w:r>
        <w:rPr>
          <w:rStyle w:val="VerbatimChar"/>
        </w:rPr>
        <w:t xml:space="preserve">#| eval: false</w:t>
      </w:r>
      <w:r>
        <w:t xml:space="preserve"> </w:t>
      </w:r>
      <w:r>
        <w:t xml:space="preserve">- show the code but don’t run it</w:t>
      </w:r>
    </w:p>
    <w:p>
      <w:pPr>
        <w:pStyle w:val="Compact"/>
        <w:numPr>
          <w:ilvl w:val="0"/>
          <w:numId w:val="1079"/>
        </w:numPr>
      </w:pPr>
      <w:r>
        <w:rPr>
          <w:rStyle w:val="VerbatimChar"/>
        </w:rPr>
        <w:t xml:space="preserve">#| include: false</w:t>
      </w:r>
      <w:r>
        <w:t xml:space="preserve"> </w:t>
      </w:r>
      <w:r>
        <w:t xml:space="preserve">- run the code but hide both code and output</w:t>
      </w:r>
    </w:p>
    <w:p>
      <w:pPr>
        <w:pStyle w:val="Compact"/>
        <w:numPr>
          <w:ilvl w:val="0"/>
          <w:numId w:val="1079"/>
        </w:numPr>
      </w:pPr>
      <w:r>
        <w:rPr>
          <w:rStyle w:val="VerbatimChar"/>
        </w:rPr>
        <w:t xml:space="preserve">#| warning: false</w:t>
      </w:r>
      <w:r>
        <w:t xml:space="preserve"> </w:t>
      </w:r>
      <w:r>
        <w:t xml:space="preserve">- hide warnings</w:t>
      </w:r>
    </w:p>
    <w:p>
      <w:pPr>
        <w:pStyle w:val="Compact"/>
        <w:numPr>
          <w:ilvl w:val="0"/>
          <w:numId w:val="1079"/>
        </w:numPr>
      </w:pPr>
      <w:r>
        <w:rPr>
          <w:rStyle w:val="VerbatimChar"/>
        </w:rPr>
        <w:t xml:space="preserve">#| message: false</w:t>
      </w:r>
      <w:r>
        <w:t xml:space="preserve"> </w:t>
      </w:r>
      <w:r>
        <w:t xml:space="preserve">- hide messages</w:t>
      </w:r>
    </w:p>
    <w:bookmarkEnd w:id="285"/>
    <w:bookmarkStart w:id="2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1"/>
        </w:numPr>
      </w:pPr>
      <w:r>
        <w:t xml:space="preserve">Adjust figure dimensions for different page sizes</w:t>
      </w:r>
    </w:p>
    <w:p>
      <w:pPr>
        <w:pStyle w:val="Compact"/>
        <w:numPr>
          <w:ilvl w:val="0"/>
          <w:numId w:val="1081"/>
        </w:numPr>
      </w:pPr>
      <w:r>
        <w:t xml:space="preserve">Use different table formatting for different outputs</w:t>
      </w:r>
    </w:p>
    <w:p>
      <w:pPr>
        <w:pStyle w:val="Compact"/>
        <w:numPr>
          <w:ilvl w:val="0"/>
          <w:numId w:val="1081"/>
        </w:numPr>
      </w:pPr>
      <w:r>
        <w:t xml:space="preserve">Include or exclude content based on output format</w:t>
      </w:r>
    </w:p>
    <w:p>
      <w:pPr>
        <w:pStyle w:val="Compact"/>
        <w:numPr>
          <w:ilvl w:val="0"/>
          <w:numId w:val="1081"/>
        </w:numPr>
      </w:pPr>
      <w:r>
        <w:t xml:space="preserve">Set format-specific styling or options</w:t>
      </w:r>
    </w:p>
    <w:bookmarkEnd w:id="286"/>
    <w:bookmarkStart w:id="2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2"/>
        </w:numPr>
      </w:pPr>
      <w:r>
        <w:rPr>
          <w:rStyle w:val="VerbatimChar"/>
        </w:rPr>
        <w:t xml:space="preserve">[link text](url)</w:t>
      </w:r>
      <w:r>
        <w:t xml:space="preserve"> </w:t>
      </w:r>
      <w:r>
        <w:t xml:space="preserve">creates hyperlinks</w:t>
      </w:r>
    </w:p>
    <w:p>
      <w:pPr>
        <w:pStyle w:val="Compact"/>
        <w:numPr>
          <w:ilvl w:val="0"/>
          <w:numId w:val="108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78">
        <w:r>
          <w:rPr>
            <w:rStyle w:val="Hyperlink"/>
          </w:rPr>
          <w:t xml:space="preserve">Quarto chapter in R for Data Science</w:t>
        </w:r>
      </w:hyperlink>
      <w:r>
        <w:t xml:space="preserve"> </w:t>
      </w:r>
      <w:r>
        <w:t xml:space="preserve">(Wickham, Çetinkaya-Rundel, and Grolemund 2023)</w:t>
      </w:r>
      <w:r>
        <w:t xml:space="preserve">.</w:t>
      </w:r>
    </w:p>
    <w:bookmarkEnd w:id="287"/>
    <w:bookmarkEnd w:id="288"/>
    <w:bookmarkStart w:id="3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4"/>
        </w:numPr>
      </w:pPr>
      <w:r>
        <w:t xml:space="preserve">Repository:</w:t>
      </w:r>
      <w:r>
        <w:t xml:space="preserve"> </w:t>
      </w:r>
      <w:hyperlink r:id="rId289">
        <w:r>
          <w:rPr>
            <w:rStyle w:val="Hyperlink"/>
          </w:rPr>
          <w:t xml:space="preserve">https://github.com/UCD-SERG/quarto-book-template</w:t>
        </w:r>
      </w:hyperlink>
    </w:p>
    <w:p>
      <w:pPr>
        <w:pStyle w:val="Compact"/>
        <w:numPr>
          <w:ilvl w:val="1"/>
          <w:numId w:val="108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4"/>
        </w:numPr>
      </w:pPr>
      <w:r>
        <w:t xml:space="preserve">Clone your new repository and start editing</w:t>
      </w:r>
    </w:p>
    <w:p>
      <w:pPr>
        <w:pStyle w:val="Compact"/>
        <w:numPr>
          <w:ilvl w:val="0"/>
          <w:numId w:val="1083"/>
        </w:numPr>
      </w:pPr>
      <w:r>
        <w:rPr>
          <w:b/>
          <w:bCs/>
        </w:rPr>
        <w:t xml:space="preserve">Coatless Tutorials Quarto Book Template</w:t>
      </w:r>
      <w:r>
        <w:t xml:space="preserve"> </w:t>
      </w:r>
      <w:r>
        <w:t xml:space="preserve">- Another template with helpful examples:</w:t>
      </w:r>
    </w:p>
    <w:p>
      <w:pPr>
        <w:pStyle w:val="Compact"/>
        <w:numPr>
          <w:ilvl w:val="1"/>
          <w:numId w:val="1085"/>
        </w:numPr>
      </w:pPr>
      <w:r>
        <w:t xml:space="preserve">Repository:</w:t>
      </w:r>
      <w:r>
        <w:t xml:space="preserve"> </w:t>
      </w:r>
      <w:hyperlink r:id="rId290">
        <w:r>
          <w:rPr>
            <w:rStyle w:val="Hyperlink"/>
          </w:rPr>
          <w:t xml:space="preserve">https://github.com/coatless-tutorials/quarto-book-template</w:t>
        </w:r>
      </w:hyperlink>
    </w:p>
    <w:p>
      <w:pPr>
        <w:pStyle w:val="Compact"/>
        <w:numPr>
          <w:ilvl w:val="1"/>
          <w:numId w:val="1085"/>
        </w:numPr>
      </w:pPr>
      <w:r>
        <w:t xml:space="preserve">Includes examples of common Quarto book features</w:t>
      </w:r>
    </w:p>
    <w:p>
      <w:pPr>
        <w:pStyle w:val="Compact"/>
        <w:numPr>
          <w:ilvl w:val="0"/>
          <w:numId w:val="1083"/>
        </w:numPr>
      </w:pPr>
      <w:r>
        <w:rPr>
          <w:b/>
          <w:bCs/>
        </w:rPr>
        <w:t xml:space="preserve">DataLab Quarto Template</w:t>
      </w:r>
      <w:r>
        <w:t xml:space="preserve"> </w:t>
      </w:r>
      <w:r>
        <w:t xml:space="preserve">- Template from the UC Davis DataLab and Davis R Users Group:</w:t>
      </w:r>
    </w:p>
    <w:p>
      <w:pPr>
        <w:pStyle w:val="Compact"/>
        <w:numPr>
          <w:ilvl w:val="1"/>
          <w:numId w:val="1086"/>
        </w:numPr>
      </w:pPr>
      <w:r>
        <w:t xml:space="preserve">Repository:</w:t>
      </w:r>
      <w:r>
        <w:t xml:space="preserve"> </w:t>
      </w:r>
      <w:hyperlink r:id="rId291">
        <w:r>
          <w:rPr>
            <w:rStyle w:val="Hyperlink"/>
          </w:rPr>
          <w:t xml:space="preserve">https://github.com/d-rug/datalab_template_quarto</w:t>
        </w:r>
      </w:hyperlink>
    </w:p>
    <w:p>
      <w:pPr>
        <w:pStyle w:val="Compact"/>
        <w:numPr>
          <w:ilvl w:val="1"/>
          <w:numId w:val="1086"/>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87"/>
        </w:numPr>
      </w:pPr>
      <w:r>
        <w:rPr>
          <w:rStyle w:val="VerbatimChar"/>
        </w:rPr>
        <w:t xml:space="preserve">_quarto.yml</w:t>
      </w:r>
      <w:r>
        <w:t xml:space="preserve"> </w:t>
      </w:r>
      <w:r>
        <w:t xml:space="preserve">- configuration file for your book</w:t>
      </w:r>
    </w:p>
    <w:p>
      <w:pPr>
        <w:pStyle w:val="Compact"/>
        <w:numPr>
          <w:ilvl w:val="0"/>
          <w:numId w:val="1087"/>
        </w:numPr>
      </w:pPr>
      <w:r>
        <w:rPr>
          <w:rStyle w:val="VerbatimChar"/>
        </w:rPr>
        <w:t xml:space="preserve">index.qmd</w:t>
      </w:r>
      <w:r>
        <w:t xml:space="preserve"> </w:t>
      </w:r>
      <w:r>
        <w:t xml:space="preserve">- the home page / preface</w:t>
      </w:r>
    </w:p>
    <w:p>
      <w:pPr>
        <w:pStyle w:val="Compact"/>
        <w:numPr>
          <w:ilvl w:val="0"/>
          <w:numId w:val="1087"/>
        </w:numPr>
      </w:pPr>
      <w:r>
        <w:t xml:space="preserve">Sample chapter files</w:t>
      </w:r>
    </w:p>
    <w:p>
      <w:pPr>
        <w:pStyle w:val="Compact"/>
        <w:numPr>
          <w:ilvl w:val="0"/>
          <w:numId w:val="1087"/>
        </w:numPr>
      </w:pPr>
      <w:r>
        <w:rPr>
          <w:rStyle w:val="VerbatimChar"/>
        </w:rPr>
        <w:t xml:space="preserve">references.qmd</w:t>
      </w:r>
      <w:r>
        <w:t xml:space="preserve"> </w:t>
      </w:r>
      <w:r>
        <w:t xml:space="preserve">- bibliography/references page</w:t>
      </w:r>
    </w:p>
    <w:bookmarkEnd w:id="292"/>
    <w:bookmarkStart w:id="2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93"/>
    <w:bookmarkStart w:id="2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88"/>
        </w:numPr>
      </w:pPr>
      <w:r>
        <w:t xml:space="preserve">Book metadata (title, author, date)</w:t>
      </w:r>
    </w:p>
    <w:p>
      <w:pPr>
        <w:pStyle w:val="Compact"/>
        <w:numPr>
          <w:ilvl w:val="0"/>
          <w:numId w:val="1088"/>
        </w:numPr>
      </w:pPr>
      <w:r>
        <w:t xml:space="preserve">Chapter order</w:t>
      </w:r>
    </w:p>
    <w:p>
      <w:pPr>
        <w:pStyle w:val="Compact"/>
        <w:numPr>
          <w:ilvl w:val="0"/>
          <w:numId w:val="1088"/>
        </w:numPr>
      </w:pPr>
      <w:r>
        <w:t xml:space="preserve">Output formats (HTML, PDF, ePub, etc.)</w:t>
      </w:r>
    </w:p>
    <w:p>
      <w:pPr>
        <w:pStyle w:val="Compact"/>
        <w:numPr>
          <w:ilvl w:val="0"/>
          <w:numId w:val="1088"/>
        </w:numPr>
      </w:pPr>
      <w:r>
        <w:t xml:space="preserve">Styling and theme</w:t>
      </w:r>
    </w:p>
    <w:p>
      <w:pPr>
        <w:pStyle w:val="Compact"/>
        <w:numPr>
          <w:ilvl w:val="0"/>
          <w:numId w:val="108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94"/>
    <w:bookmarkStart w:id="2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95"/>
    <w:bookmarkStart w:id="2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97"/>
    <w:bookmarkStart w:id="300" w:name="resources"/>
    <w:p>
      <w:pPr>
        <w:pStyle w:val="Heading3"/>
      </w:pPr>
      <w:r>
        <w:t xml:space="preserve">10.3.6 Resources</w:t>
      </w:r>
    </w:p>
    <w:p>
      <w:pPr>
        <w:pStyle w:val="Compact"/>
        <w:numPr>
          <w:ilvl w:val="0"/>
          <w:numId w:val="1089"/>
        </w:numPr>
      </w:pPr>
      <w:hyperlink r:id="rId298">
        <w:r>
          <w:rPr>
            <w:rStyle w:val="Hyperlink"/>
          </w:rPr>
          <w:t xml:space="preserve">Quarto Books Guide</w:t>
        </w:r>
      </w:hyperlink>
      <w:r>
        <w:t xml:space="preserve"> </w:t>
      </w:r>
      <w:r>
        <w:t xml:space="preserve">- comprehensive documentation for Quarto books</w:t>
      </w:r>
    </w:p>
    <w:p>
      <w:pPr>
        <w:pStyle w:val="Compact"/>
        <w:numPr>
          <w:ilvl w:val="0"/>
          <w:numId w:val="1089"/>
        </w:numPr>
      </w:pPr>
      <w:hyperlink r:id="rId299">
        <w:r>
          <w:rPr>
            <w:rStyle w:val="Hyperlink"/>
          </w:rPr>
          <w:t xml:space="preserve">Quarto Publishing Guide</w:t>
        </w:r>
      </w:hyperlink>
      <w:r>
        <w:t xml:space="preserve"> </w:t>
      </w:r>
      <w:r>
        <w:t xml:space="preserve">- how to publish your book online</w:t>
      </w:r>
    </w:p>
    <w:p>
      <w:pPr>
        <w:pStyle w:val="Compact"/>
        <w:numPr>
          <w:ilvl w:val="0"/>
          <w:numId w:val="1089"/>
        </w:numPr>
      </w:pPr>
      <w:hyperlink r:id="rId278">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00"/>
    <w:bookmarkEnd w:id="301"/>
    <w:bookmarkStart w:id="310"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02"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0"/>
        </w:numPr>
      </w:pPr>
      <w:r>
        <w:rPr>
          <w:rStyle w:val="VerbatimChar"/>
        </w:rPr>
        <w:t xml:space="preserve">_quarto.yml</w:t>
      </w:r>
      <w:r>
        <w:t xml:space="preserve"> </w:t>
      </w:r>
      <w:r>
        <w:t xml:space="preserve">- default book configuration</w:t>
      </w:r>
    </w:p>
    <w:p>
      <w:pPr>
        <w:pStyle w:val="Compact"/>
        <w:numPr>
          <w:ilvl w:val="0"/>
          <w:numId w:val="1090"/>
        </w:numPr>
      </w:pPr>
      <w:r>
        <w:rPr>
          <w:rStyle w:val="VerbatimChar"/>
        </w:rPr>
        <w:t xml:space="preserve">_quarto-revealjs.yml</w:t>
      </w:r>
      <w:r>
        <w:t xml:space="preserve"> </w:t>
      </w:r>
      <w:r>
        <w:t xml:space="preserve">- configuration for rendering chapters as slide decks</w:t>
      </w:r>
    </w:p>
    <w:p>
      <w:pPr>
        <w:pStyle w:val="Compact"/>
        <w:numPr>
          <w:ilvl w:val="0"/>
          <w:numId w:val="1090"/>
        </w:numPr>
      </w:pPr>
      <w:r>
        <w:rPr>
          <w:rStyle w:val="VerbatimChar"/>
        </w:rPr>
        <w:t xml:space="preserve">_quarto-print.yml</w:t>
      </w:r>
      <w:r>
        <w:t xml:space="preserve"> </w:t>
      </w:r>
      <w:r>
        <w:t xml:space="preserve">- configuration optimized for PDF printing</w:t>
      </w:r>
    </w:p>
    <w:bookmarkEnd w:id="302"/>
    <w:bookmarkStart w:id="304"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03">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04"/>
    <w:bookmarkStart w:id="305" w:name="creating-a-profile"/>
    <w:p>
      <w:pPr>
        <w:pStyle w:val="Heading3"/>
      </w:pPr>
      <w:r>
        <w:t xml:space="preserve">10.4.3 Creating a Profile</w:t>
      </w:r>
    </w:p>
    <w:p>
      <w:pPr>
        <w:pStyle w:val="FirstParagraph"/>
      </w:pPr>
      <w:r>
        <w:t xml:space="preserve">To create a profile:</w:t>
      </w:r>
    </w:p>
    <w:p>
      <w:pPr>
        <w:pStyle w:val="Compact"/>
        <w:numPr>
          <w:ilvl w:val="0"/>
          <w:numId w:val="1091"/>
        </w:numPr>
      </w:pPr>
      <w:r>
        <w:t xml:space="preserve">Create a new YAML file named</w:t>
      </w:r>
      <w:r>
        <w:t xml:space="preserve"> </w:t>
      </w:r>
      <w:r>
        <w:rPr>
          <w:rStyle w:val="VerbatimChar"/>
        </w:rPr>
        <w:t xml:space="preserve">_quarto-{profile-name}.yml</w:t>
      </w:r>
    </w:p>
    <w:p>
      <w:pPr>
        <w:pStyle w:val="Compact"/>
        <w:numPr>
          <w:ilvl w:val="0"/>
          <w:numId w:val="1091"/>
        </w:numPr>
      </w:pPr>
      <w:r>
        <w:t xml:space="preserve">Include only the configuration options that differ from your default</w:t>
      </w:r>
      <w:r>
        <w:t xml:space="preserve"> </w:t>
      </w:r>
      <w:r>
        <w:rPr>
          <w:rStyle w:val="VerbatimChar"/>
        </w:rPr>
        <w:t xml:space="preserve">_quarto.yml</w:t>
      </w:r>
    </w:p>
    <w:p>
      <w:pPr>
        <w:pStyle w:val="Compact"/>
        <w:numPr>
          <w:ilvl w:val="0"/>
          <w:numId w:val="109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05"/>
    <w:bookmarkStart w:id="306"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03">
        <w:r>
          <w:rPr>
            <w:rStyle w:val="Hyperlink"/>
          </w:rPr>
          <w:t xml:space="preserve">RME course</w:t>
        </w:r>
      </w:hyperlink>
      <w:r>
        <w:t xml:space="preserve">.</w:t>
      </w:r>
    </w:p>
    <w:bookmarkEnd w:id="306"/>
    <w:bookmarkStart w:id="309" w:name="resources-1"/>
    <w:p>
      <w:pPr>
        <w:pStyle w:val="Heading3"/>
      </w:pPr>
      <w:r>
        <w:t xml:space="preserve">10.4.5 Resources</w:t>
      </w:r>
    </w:p>
    <w:p>
      <w:pPr>
        <w:pStyle w:val="Compact"/>
        <w:numPr>
          <w:ilvl w:val="0"/>
          <w:numId w:val="1092"/>
        </w:numPr>
      </w:pPr>
      <w:hyperlink r:id="rId307">
        <w:r>
          <w:rPr>
            <w:rStyle w:val="Hyperlink"/>
          </w:rPr>
          <w:t xml:space="preserve">Quarto Profiles Documentation</w:t>
        </w:r>
      </w:hyperlink>
    </w:p>
    <w:p>
      <w:pPr>
        <w:pStyle w:val="Compact"/>
        <w:numPr>
          <w:ilvl w:val="0"/>
          <w:numId w:val="1092"/>
        </w:numPr>
      </w:pPr>
      <w:hyperlink r:id="rId303">
        <w:r>
          <w:rPr>
            <w:rStyle w:val="Hyperlink"/>
          </w:rPr>
          <w:t xml:space="preserve">RME Example</w:t>
        </w:r>
      </w:hyperlink>
      <w:r>
        <w:t xml:space="preserve"> </w:t>
      </w:r>
      <w:r>
        <w:t xml:space="preserve">- see the source at</w:t>
      </w:r>
      <w:r>
        <w:t xml:space="preserve"> </w:t>
      </w:r>
      <w:hyperlink r:id="rId308">
        <w:r>
          <w:rPr>
            <w:rStyle w:val="Hyperlink"/>
          </w:rPr>
          <w:t xml:space="preserve">https://github.com/d-morrison/rme</w:t>
        </w:r>
      </w:hyperlink>
      <w:r>
        <w:t xml:space="preserve"> </w:t>
      </w:r>
      <w:r>
        <w:t xml:space="preserve">for a working example</w:t>
      </w:r>
    </w:p>
    <w:bookmarkEnd w:id="309"/>
    <w:bookmarkEnd w:id="310"/>
    <w:bookmarkStart w:id="315" w:name="advanced-features"/>
    <w:p>
      <w:pPr>
        <w:pStyle w:val="Heading2"/>
      </w:pPr>
      <w:r>
        <w:t xml:space="preserve">10.5 Advanced Features</w:t>
      </w:r>
    </w:p>
    <w:bookmarkStart w:id="312"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95"/>
        </w:numPr>
      </w:pPr>
      <w:r>
        <w:t xml:space="preserve">Automatic numbering of figures, tables, and equations</w:t>
      </w:r>
    </w:p>
    <w:p>
      <w:pPr>
        <w:pStyle w:val="Compact"/>
        <w:numPr>
          <w:ilvl w:val="0"/>
          <w:numId w:val="1095"/>
        </w:numPr>
      </w:pPr>
      <w:r>
        <w:t xml:space="preserve">Automatic updates when content is reordered</w:t>
      </w:r>
    </w:p>
    <w:p>
      <w:pPr>
        <w:pStyle w:val="Compact"/>
        <w:numPr>
          <w:ilvl w:val="0"/>
          <w:numId w:val="1095"/>
        </w:numPr>
      </w:pPr>
      <w:r>
        <w:t xml:space="preserve">Clickable cross-references in HTML and PDF output</w:t>
      </w:r>
    </w:p>
    <w:p>
      <w:pPr>
        <w:pStyle w:val="Compact"/>
        <w:numPr>
          <w:ilvl w:val="0"/>
          <w:numId w:val="1095"/>
        </w:numPr>
      </w:pPr>
      <w:r>
        <w:t xml:space="preserve">Consistent formatting across all output formats</w:t>
      </w:r>
    </w:p>
    <w:p>
      <w:pPr>
        <w:pStyle w:val="Compact"/>
        <w:numPr>
          <w:ilvl w:val="0"/>
          <w:numId w:val="109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11">
        <w:r>
          <w:rPr>
            <w:rStyle w:val="Hyperlink"/>
          </w:rPr>
          <w:t xml:space="preserve">Quarto Cross-References documentation</w:t>
        </w:r>
      </w:hyperlink>
      <w:r>
        <w:t xml:space="preserve">.</w:t>
      </w:r>
    </w:p>
    <w:bookmarkEnd w:id="312"/>
    <w:bookmarkStart w:id="314"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9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96"/>
        </w:numPr>
      </w:pPr>
      <w:r>
        <w:rPr>
          <w:b/>
          <w:bCs/>
        </w:rPr>
        <w:t xml:space="preserve">Easier Code Review:</w:t>
      </w:r>
      <w:r>
        <w:t xml:space="preserve"> </w:t>
      </w:r>
      <w:r>
        <w:t xml:space="preserve">Reviewers can see exactly what changed—either the organization (main file) or the content (include file).</w:t>
      </w:r>
    </w:p>
    <w:p>
      <w:pPr>
        <w:numPr>
          <w:ilvl w:val="0"/>
          <w:numId w:val="109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9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97"/>
        </w:numPr>
      </w:pPr>
      <w:r>
        <w:t xml:space="preserve">Stored in a subdirectory matching the chapter name</w:t>
      </w:r>
    </w:p>
    <w:p>
      <w:pPr>
        <w:pStyle w:val="Compact"/>
        <w:numPr>
          <w:ilvl w:val="0"/>
          <w:numId w:val="1097"/>
        </w:numPr>
      </w:pPr>
      <w:r>
        <w:t xml:space="preserve">Contains only the content for that section (no heading)</w:t>
      </w:r>
    </w:p>
    <w:p>
      <w:pPr>
        <w:pStyle w:val="Compact"/>
        <w:numPr>
          <w:ilvl w:val="0"/>
          <w:numId w:val="1097"/>
        </w:numPr>
      </w:pPr>
      <w:r>
        <w:t xml:space="preserve">The heading stays in the main chapter file</w:t>
      </w:r>
    </w:p>
    <w:p>
      <w:pPr>
        <w:pStyle w:val="Compact"/>
        <w:numPr>
          <w:ilvl w:val="0"/>
          <w:numId w:val="109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13">
        <w:r>
          <w:rPr>
            <w:rStyle w:val="Hyperlink"/>
          </w:rPr>
          <w:t xml:space="preserve">Quarto Includes documentation</w:t>
        </w:r>
      </w:hyperlink>
      <w:r>
        <w:t xml:space="preserve">.</w:t>
      </w:r>
    </w:p>
    <w:bookmarkEnd w:id="314"/>
    <w:bookmarkEnd w:id="315"/>
    <w:bookmarkStart w:id="320" w:name="additional-resources-1"/>
    <w:p>
      <w:pPr>
        <w:pStyle w:val="Heading2"/>
      </w:pPr>
      <w:r>
        <w:t xml:space="preserve">10.6 Additional Resources</w:t>
      </w:r>
    </w:p>
    <w:bookmarkStart w:id="316" w:name="official-documentation"/>
    <w:p>
      <w:pPr>
        <w:pStyle w:val="Heading3"/>
      </w:pPr>
      <w:r>
        <w:t xml:space="preserve">10.6.1 Official Documentation</w:t>
      </w:r>
    </w:p>
    <w:p>
      <w:pPr>
        <w:pStyle w:val="Compact"/>
        <w:numPr>
          <w:ilvl w:val="0"/>
          <w:numId w:val="1098"/>
        </w:numPr>
      </w:pPr>
      <w:hyperlink r:id="rId277">
        <w:r>
          <w:rPr>
            <w:rStyle w:val="Hyperlink"/>
          </w:rPr>
          <w:t xml:space="preserve">Quarto Official Guide</w:t>
        </w:r>
      </w:hyperlink>
      <w:r>
        <w:t xml:space="preserve"> </w:t>
      </w:r>
      <w:r>
        <w:t xml:space="preserve">- comprehensive official documentation</w:t>
      </w:r>
    </w:p>
    <w:p>
      <w:pPr>
        <w:pStyle w:val="Compact"/>
        <w:numPr>
          <w:ilvl w:val="0"/>
          <w:numId w:val="1098"/>
        </w:numPr>
      </w:pPr>
      <w:hyperlink r:id="rId298">
        <w:r>
          <w:rPr>
            <w:rStyle w:val="Hyperlink"/>
          </w:rPr>
          <w:t xml:space="preserve">Quarto Books Guide</w:t>
        </w:r>
      </w:hyperlink>
      <w:r>
        <w:t xml:space="preserve"> </w:t>
      </w:r>
      <w:r>
        <w:t xml:space="preserve">- documentation specific to creating books</w:t>
      </w:r>
    </w:p>
    <w:p>
      <w:pPr>
        <w:pStyle w:val="Compact"/>
        <w:numPr>
          <w:ilvl w:val="0"/>
          <w:numId w:val="1098"/>
        </w:numPr>
      </w:pPr>
      <w:hyperlink r:id="rId299">
        <w:r>
          <w:rPr>
            <w:rStyle w:val="Hyperlink"/>
          </w:rPr>
          <w:t xml:space="preserve">Quarto Publishing Guide</w:t>
        </w:r>
      </w:hyperlink>
      <w:r>
        <w:t xml:space="preserve"> </w:t>
      </w:r>
      <w:r>
        <w:t xml:space="preserve">- how to publish your Quarto content online</w:t>
      </w:r>
    </w:p>
    <w:p>
      <w:pPr>
        <w:pStyle w:val="Compact"/>
        <w:numPr>
          <w:ilvl w:val="0"/>
          <w:numId w:val="1098"/>
        </w:numPr>
      </w:pPr>
      <w:hyperlink r:id="rId276">
        <w:r>
          <w:rPr>
            <w:rStyle w:val="Hyperlink"/>
          </w:rPr>
          <w:t xml:space="preserve">Quarto Getting Started</w:t>
        </w:r>
      </w:hyperlink>
      <w:r>
        <w:t xml:space="preserve"> </w:t>
      </w:r>
      <w:r>
        <w:t xml:space="preserve">- installation and basic usage</w:t>
      </w:r>
    </w:p>
    <w:bookmarkEnd w:id="316"/>
    <w:bookmarkStart w:id="317" w:name="learning-resources"/>
    <w:p>
      <w:pPr>
        <w:pStyle w:val="Heading3"/>
      </w:pPr>
      <w:r>
        <w:t xml:space="preserve">10.6.2 Learning Resources</w:t>
      </w:r>
    </w:p>
    <w:p>
      <w:pPr>
        <w:pStyle w:val="Compact"/>
        <w:numPr>
          <w:ilvl w:val="0"/>
          <w:numId w:val="1099"/>
        </w:numPr>
      </w:pPr>
      <w:hyperlink r:id="rId278">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9"/>
        </w:numPr>
      </w:pPr>
      <w:hyperlink r:id="rId303">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9"/>
        </w:numPr>
      </w:pPr>
      <w:hyperlink r:id="rId296">
        <w:r>
          <w:rPr>
            <w:rStyle w:val="Hyperlink"/>
          </w:rPr>
          <w:t xml:space="preserve">UCD-SeRG Lab Manual Source</w:t>
        </w:r>
      </w:hyperlink>
      <w:r>
        <w:t xml:space="preserve"> </w:t>
      </w:r>
      <w:r>
        <w:t xml:space="preserve">- this manual’s source code provides examples of:</w:t>
      </w:r>
    </w:p>
    <w:p>
      <w:pPr>
        <w:pStyle w:val="Compact"/>
        <w:numPr>
          <w:ilvl w:val="1"/>
          <w:numId w:val="1100"/>
        </w:numPr>
      </w:pPr>
      <w:r>
        <w:t xml:space="preserve">Book structure and organization</w:t>
      </w:r>
    </w:p>
    <w:p>
      <w:pPr>
        <w:pStyle w:val="Compact"/>
        <w:numPr>
          <w:ilvl w:val="1"/>
          <w:numId w:val="1100"/>
        </w:numPr>
      </w:pPr>
      <w:r>
        <w:t xml:space="preserve">Using includes for modular content</w:t>
      </w:r>
      <w:r>
        <w:br/>
      </w:r>
    </w:p>
    <w:p>
      <w:pPr>
        <w:pStyle w:val="Compact"/>
        <w:numPr>
          <w:ilvl w:val="1"/>
          <w:numId w:val="1100"/>
        </w:numPr>
      </w:pPr>
      <w:r>
        <w:t xml:space="preserve">Configuring multiple output formats (HTML, PDF, ePub, Word)</w:t>
      </w:r>
    </w:p>
    <w:p>
      <w:pPr>
        <w:pStyle w:val="Compact"/>
        <w:numPr>
          <w:ilvl w:val="1"/>
          <w:numId w:val="1100"/>
        </w:numPr>
      </w:pPr>
      <w:r>
        <w:t xml:space="preserve">Cross-references for figures, tables, and sections</w:t>
      </w:r>
    </w:p>
    <w:bookmarkEnd w:id="317"/>
    <w:bookmarkStart w:id="318" w:name="templates"/>
    <w:p>
      <w:pPr>
        <w:pStyle w:val="Heading3"/>
      </w:pPr>
      <w:r>
        <w:t xml:space="preserve">10.6.3 Templates</w:t>
      </w:r>
    </w:p>
    <w:p>
      <w:pPr>
        <w:pStyle w:val="Compact"/>
        <w:numPr>
          <w:ilvl w:val="0"/>
          <w:numId w:val="1101"/>
        </w:numPr>
      </w:pPr>
      <w:hyperlink r:id="rId289">
        <w:r>
          <w:rPr>
            <w:rStyle w:val="Hyperlink"/>
          </w:rPr>
          <w:t xml:space="preserve">UCD-SeRG Quarto Book Template</w:t>
        </w:r>
      </w:hyperlink>
      <w:r>
        <w:t xml:space="preserve"> </w:t>
      </w:r>
      <w:r>
        <w:t xml:space="preserve">- our recommended template</w:t>
      </w:r>
    </w:p>
    <w:p>
      <w:pPr>
        <w:pStyle w:val="Compact"/>
        <w:numPr>
          <w:ilvl w:val="0"/>
          <w:numId w:val="1101"/>
        </w:numPr>
      </w:pPr>
      <w:hyperlink r:id="rId2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1"/>
        </w:numPr>
      </w:pPr>
      <w:hyperlink r:id="rId291">
        <w:r>
          <w:rPr>
            <w:rStyle w:val="Hyperlink"/>
          </w:rPr>
          <w:t xml:space="preserve">DataLab Quarto Template</w:t>
        </w:r>
      </w:hyperlink>
      <w:r>
        <w:t xml:space="preserve"> </w:t>
      </w:r>
      <w:r>
        <w:t xml:space="preserve">- template from the UC Davis DataLab and Davis R Users Group</w:t>
      </w:r>
    </w:p>
    <w:bookmarkEnd w:id="318"/>
    <w:bookmarkStart w:id="319"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2"/>
        </w:numPr>
      </w:pPr>
      <w:hyperlink w:anchor="sec-github">
        <w:r>
          <w:rPr>
            <w:rStyle w:val="Hyperlink"/>
          </w:rPr>
          <w:t xml:space="preserve">Chapter 11</w:t>
        </w:r>
      </w:hyperlink>
      <w:r>
        <w:t xml:space="preserve"> </w:t>
      </w:r>
      <w:r>
        <w:t xml:space="preserve">- Version control for Quarto projects</w:t>
      </w:r>
    </w:p>
    <w:p>
      <w:r>
        <w:br w:type="page"/>
      </w:r>
    </w:p>
    <w:bookmarkEnd w:id="319"/>
    <w:bookmarkEnd w:id="320"/>
    <w:bookmarkEnd w:id="321"/>
    <w:bookmarkStart w:id="341" w:name="sec-github"/>
    <w:p>
      <w:pPr>
        <w:pStyle w:val="Heading1"/>
      </w:pPr>
      <w:r>
        <w:t xml:space="preserve">11. Github</w:t>
      </w:r>
    </w:p>
    <w:p>
      <w:pPr>
        <w:pStyle w:val="FirstParagraph"/>
      </w:pPr>
      <w:r>
        <w:t xml:space="preserve">Adapted by UCD-SeRG team from</w:t>
      </w:r>
      <w:r>
        <w:t xml:space="preserve"> </w:t>
      </w:r>
      <w:hyperlink r:id="rId322">
        <w:r>
          <w:rPr>
            <w:rStyle w:val="Hyperlink"/>
          </w:rPr>
          <w:t xml:space="preserve">original by Stephanie Djajadi and Nolan Pokpongkiat</w:t>
        </w:r>
      </w:hyperlink>
    </w:p>
    <w:bookmarkStart w:id="324" w:name="basics"/>
    <w:p>
      <w:pPr>
        <w:pStyle w:val="Heading2"/>
      </w:pPr>
      <w:r>
        <w:t xml:space="preserve">11.1 Basics</w:t>
      </w:r>
    </w:p>
    <w:p>
      <w:pPr>
        <w:pStyle w:val="Compact"/>
        <w:numPr>
          <w:ilvl w:val="0"/>
          <w:numId w:val="1103"/>
        </w:numPr>
      </w:pPr>
      <w:r>
        <w:t xml:space="preserve">A detailed tutorial of Git can be found</w:t>
      </w:r>
      <w:r>
        <w:t xml:space="preserve"> </w:t>
      </w:r>
      <w:hyperlink r:id="rId323">
        <w:r>
          <w:rPr>
            <w:rStyle w:val="Hyperlink"/>
          </w:rPr>
          <w:t xml:space="preserve">here on the CS61B website</w:t>
        </w:r>
      </w:hyperlink>
      <w:r>
        <w:t xml:space="preserve">.</w:t>
      </w:r>
    </w:p>
    <w:p>
      <w:pPr>
        <w:pStyle w:val="Compact"/>
        <w:numPr>
          <w:ilvl w:val="0"/>
          <w:numId w:val="1103"/>
        </w:numPr>
      </w:pPr>
      <w:r>
        <w:t xml:space="preserve">If you are already familiar with Git, you can reference the summary at the end of</w:t>
      </w:r>
      <w:r>
        <w:t xml:space="preserve"> </w:t>
      </w:r>
      <w:hyperlink r:id="rId323">
        <w:r>
          <w:rPr>
            <w:rStyle w:val="Hyperlink"/>
          </w:rPr>
          <w:t xml:space="preserve">Section B</w:t>
        </w:r>
      </w:hyperlink>
      <w:r>
        <w:t xml:space="preserve">.</w:t>
      </w:r>
    </w:p>
    <w:p>
      <w:pPr>
        <w:pStyle w:val="Compact"/>
        <w:numPr>
          <w:ilvl w:val="0"/>
          <w:numId w:val="110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24"/>
    <w:bookmarkStart w:id="325"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25"/>
    <w:bookmarkStart w:id="327"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4"/>
        </w:numPr>
      </w:pPr>
      <w:r>
        <w:t xml:space="preserve">You want to start working on a new part of the project, but you aren’t sure yet if your changes will work and make it to the final product.</w:t>
      </w:r>
    </w:p>
    <w:p>
      <w:pPr>
        <w:pStyle w:val="Compact"/>
        <w:numPr>
          <w:ilvl w:val="0"/>
          <w:numId w:val="110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26">
        <w:r>
          <w:rPr>
            <w:rStyle w:val="Hyperlink"/>
          </w:rPr>
          <w:t xml:space="preserve">here</w:t>
        </w:r>
      </w:hyperlink>
      <w:r>
        <w:t xml:space="preserve">. You can also find instructions on how to handle merge conflicts when joining branches together.</w:t>
      </w:r>
    </w:p>
    <w:bookmarkEnd w:id="327"/>
    <w:bookmarkStart w:id="330"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29"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28">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29"/>
          <w:p/>
        </w:tc>
      </w:tr>
    </w:tbl>
    <w:p>
      <w:pPr>
        <w:pStyle w:val="BodyText"/>
      </w:pPr>
      <w:r>
        <w:t xml:space="preserve">Other helpful commands are listed below.</w:t>
      </w:r>
    </w:p>
    <w:bookmarkEnd w:id="330"/>
    <w:bookmarkStart w:id="332"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3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31"/>
          <w:p/>
        </w:tc>
      </w:tr>
    </w:tbl>
    <w:bookmarkEnd w:id="332"/>
    <w:bookmarkStart w:id="333"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33"/>
    <w:bookmarkStart w:id="337"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34"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05"/>
        </w:numPr>
      </w:pPr>
      <w:r>
        <w:t xml:space="preserve">Make a small change and verify your project still works</w:t>
      </w:r>
    </w:p>
    <w:p>
      <w:pPr>
        <w:pStyle w:val="Compact"/>
        <w:numPr>
          <w:ilvl w:val="0"/>
          <w:numId w:val="110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05"/>
        </w:numPr>
      </w:pPr>
      <w:r>
        <w:rPr>
          <w:b/>
          <w:bCs/>
        </w:rPr>
        <w:t xml:space="preserve">Do not push yet</w:t>
      </w:r>
    </w:p>
    <w:p>
      <w:pPr>
        <w:pStyle w:val="Compact"/>
        <w:numPr>
          <w:ilvl w:val="0"/>
          <w:numId w:val="1105"/>
        </w:numPr>
      </w:pPr>
      <w:r>
        <w:t xml:space="preserve">Make another small change and verify it works</w:t>
      </w:r>
    </w:p>
    <w:p>
      <w:pPr>
        <w:pStyle w:val="Compact"/>
        <w:numPr>
          <w:ilvl w:val="0"/>
          <w:numId w:val="1105"/>
        </w:numPr>
      </w:pPr>
      <w:r>
        <w:t xml:space="preserve">Stage and amend the previous commit:</w:t>
      </w:r>
      <w:r>
        <w:t xml:space="preserve"> </w:t>
      </w:r>
      <w:r>
        <w:rPr>
          <w:rStyle w:val="VerbatimChar"/>
        </w:rPr>
        <w:t xml:space="preserve">git commit --amend --no-edit</w:t>
      </w:r>
    </w:p>
    <w:p>
      <w:pPr>
        <w:pStyle w:val="Compact"/>
        <w:numPr>
          <w:ilvl w:val="0"/>
          <w:numId w:val="1105"/>
        </w:numPr>
      </w:pPr>
      <w:r>
        <w:t xml:space="preserve">Repeat steps 4-5 as needed</w:t>
      </w:r>
    </w:p>
    <w:p>
      <w:pPr>
        <w:pStyle w:val="Compact"/>
        <w:numPr>
          <w:ilvl w:val="0"/>
          <w:numId w:val="1105"/>
        </w:numPr>
      </w:pPr>
      <w:r>
        <w:t xml:space="preserve">When finished, amend one final time with a proper commit message</w:t>
      </w:r>
    </w:p>
    <w:p>
      <w:pPr>
        <w:pStyle w:val="Compact"/>
        <w:numPr>
          <w:ilvl w:val="0"/>
          <w:numId w:val="110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34"/>
    <w:bookmarkStart w:id="336" w:name="key-points"/>
    <w:p>
      <w:pPr>
        <w:pStyle w:val="Heading3"/>
      </w:pPr>
      <w:r>
        <w:t xml:space="preserve">11.7.2 Key Points</w:t>
      </w:r>
    </w:p>
    <w:p>
      <w:pPr>
        <w:pStyle w:val="Compact"/>
        <w:numPr>
          <w:ilvl w:val="0"/>
          <w:numId w:val="1106"/>
        </w:numPr>
      </w:pPr>
      <w:r>
        <w:t xml:space="preserve">Each amend replaces the previous commit rather than creating a new one</w:t>
      </w:r>
    </w:p>
    <w:p>
      <w:pPr>
        <w:pStyle w:val="Compact"/>
        <w:numPr>
          <w:ilvl w:val="0"/>
          <w:numId w:val="1106"/>
        </w:numPr>
      </w:pPr>
      <w:r>
        <w:t xml:space="preserve">This keeps your history clean while letting you work incrementally</w:t>
      </w:r>
    </w:p>
    <w:p>
      <w:pPr>
        <w:pStyle w:val="Compact"/>
        <w:numPr>
          <w:ilvl w:val="0"/>
          <w:numId w:val="1106"/>
        </w:numPr>
      </w:pPr>
      <w:r>
        <w:t xml:space="preserve">Only use this pattern before pushing - never amend commits that others may have pulled</w:t>
      </w:r>
    </w:p>
    <w:p>
      <w:pPr>
        <w:pStyle w:val="Compact"/>
        <w:numPr>
          <w:ilvl w:val="0"/>
          <w:numId w:val="110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0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35">
        <w:r>
          <w:rPr>
            <w:rStyle w:val="Hyperlink"/>
          </w:rPr>
          <w:t xml:space="preserve">Repeated Amend chapter</w:t>
        </w:r>
      </w:hyperlink>
      <w:r>
        <w:t xml:space="preserve"> </w:t>
      </w:r>
      <w:r>
        <w:t xml:space="preserve">in Happy Git with R.</w:t>
      </w:r>
    </w:p>
    <w:bookmarkEnd w:id="336"/>
    <w:bookmarkEnd w:id="337"/>
    <w:bookmarkStart w:id="340"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3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39">
        <w:r>
          <w:rPr>
            <w:rStyle w:val="Hyperlink"/>
          </w:rPr>
          <w:t xml:space="preserve">great discussion of project-oriented workflows</w:t>
        </w:r>
      </w:hyperlink>
      <w:r>
        <w:t xml:space="preserve">, extolling the virtues of a self-contained, portable projects, for your reference.</w:t>
      </w:r>
    </w:p>
    <w:p>
      <w:r>
        <w:br w:type="page"/>
      </w:r>
    </w:p>
    <w:bookmarkEnd w:id="340"/>
    <w:bookmarkEnd w:id="341"/>
    <w:bookmarkStart w:id="364" w:name="sec-unix"/>
    <w:p>
      <w:pPr>
        <w:pStyle w:val="Heading1"/>
      </w:pPr>
      <w:r>
        <w:t xml:space="preserve">12. Unix</w:t>
      </w:r>
    </w:p>
    <w:p>
      <w:pPr>
        <w:pStyle w:val="FirstParagraph"/>
      </w:pPr>
      <w:r>
        <w:t xml:space="preserve">Adapted by UCD-SeRG team from</w:t>
      </w:r>
      <w:r>
        <w:t xml:space="preserve"> </w:t>
      </w:r>
      <w:hyperlink r:id="rId342">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07"/>
        </w:numPr>
      </w:pPr>
      <w:r>
        <w:t xml:space="preserve">Run a series of scripts in parallel or in a specific order to reproduce our work</w:t>
      </w:r>
    </w:p>
    <w:p>
      <w:pPr>
        <w:pStyle w:val="Compact"/>
        <w:numPr>
          <w:ilvl w:val="0"/>
          <w:numId w:val="1107"/>
        </w:numPr>
      </w:pPr>
      <w:r>
        <w:t xml:space="preserve">To check on the progress of a batch of jobs</w:t>
      </w:r>
    </w:p>
    <w:p>
      <w:pPr>
        <w:pStyle w:val="Compact"/>
        <w:numPr>
          <w:ilvl w:val="0"/>
          <w:numId w:val="1107"/>
        </w:numPr>
      </w:pPr>
      <w:r>
        <w:t xml:space="preserve">To use git and push to github</w:t>
      </w:r>
    </w:p>
    <w:bookmarkStart w:id="347"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46" w:name="fig-unix-desktop"/>
          <w:p>
            <w:pPr>
              <w:pStyle w:val="Compact"/>
              <w:jc w:val="center"/>
            </w:pPr>
            <w:r>
              <w:drawing>
                <wp:inline>
                  <wp:extent cx="5334000" cy="3380267"/>
                  <wp:effectExtent b="0" l="0" r="0" t="0"/>
                  <wp:docPr descr="" title="" id="344" name="Picture"/>
                  <a:graphic>
                    <a:graphicData uri="http://schemas.openxmlformats.org/drawingml/2006/picture">
                      <pic:pic>
                        <pic:nvPicPr>
                          <pic:cNvPr descr="assets/images/ex-desktop.jpg" id="345" name="Picture"/>
                          <pic:cNvPicPr>
                            <a:picLocks noChangeArrowheads="1" noChangeAspect="1"/>
                          </pic:cNvPicPr>
                        </pic:nvPicPr>
                        <pic:blipFill>
                          <a:blip r:embed="rId343"/>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46"/>
        </w:tc>
      </w:tr>
    </w:tbl>
    <w:bookmarkEnd w:id="347"/>
    <w:bookmarkStart w:id="353"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48"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4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52" w:name="fig-unix-terminal"/>
          <w:p>
            <w:pPr>
              <w:pStyle w:val="Compact"/>
              <w:jc w:val="center"/>
            </w:pPr>
            <w:r>
              <w:drawing>
                <wp:inline>
                  <wp:extent cx="4488872" cy="8862646"/>
                  <wp:effectExtent b="0" l="0" r="0" t="0"/>
                  <wp:docPr descr="" title="" id="350" name="Picture"/>
                  <a:graphic>
                    <a:graphicData uri="http://schemas.openxmlformats.org/drawingml/2006/picture">
                      <pic:pic>
                        <pic:nvPicPr>
                          <pic:cNvPr descr="assets/images/ex-terminal.PNG" id="351" name="Picture"/>
                          <pic:cNvPicPr>
                            <a:picLocks noChangeArrowheads="1" noChangeAspect="1"/>
                          </pic:cNvPicPr>
                        </pic:nvPicPr>
                        <pic:blipFill>
                          <a:blip r:embed="rId34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52"/>
        </w:tc>
      </w:tr>
    </w:tbl>
    <w:bookmarkEnd w:id="353"/>
    <w:bookmarkStart w:id="355"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54"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54"/>
          <w:p/>
        </w:tc>
      </w:tr>
    </w:tbl>
    <w:bookmarkEnd w:id="355"/>
    <w:bookmarkStart w:id="358"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56">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57" w:name="common-mistakes"/>
    <w:p>
      <w:pPr>
        <w:pStyle w:val="Heading3"/>
      </w:pPr>
      <w:r>
        <w:t xml:space="preserve">12.4.1 Common Mistakes</w:t>
      </w:r>
    </w:p>
    <w:p>
      <w:pPr>
        <w:pStyle w:val="Compact"/>
        <w:numPr>
          <w:ilvl w:val="0"/>
          <w:numId w:val="1108"/>
        </w:numPr>
      </w:pPr>
      <w:r>
        <w:t xml:space="preserve">Remember to include all of the quotation marks around file paths that have a spaces.</w:t>
      </w:r>
    </w:p>
    <w:p>
      <w:pPr>
        <w:pStyle w:val="Compact"/>
        <w:numPr>
          <w:ilvl w:val="0"/>
          <w:numId w:val="1108"/>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57"/>
    <w:bookmarkEnd w:id="358"/>
    <w:bookmarkStart w:id="359"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59"/>
    <w:bookmarkStart w:id="363"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9"/>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60">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0"/>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0"/>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61"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61"/>
    <w:bookmarkStart w:id="362"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62"/>
    <w:bookmarkEnd w:id="363"/>
    <w:bookmarkEnd w:id="364"/>
    <w:bookmarkStart w:id="370" w:name="reproducible-environments"/>
    <w:p>
      <w:pPr>
        <w:pStyle w:val="Heading1"/>
      </w:pPr>
      <w:r>
        <w:t xml:space="preserve">13. Reproducible Environments</w:t>
      </w:r>
    </w:p>
    <w:p>
      <w:pPr>
        <w:pStyle w:val="FirstParagraph"/>
      </w:pPr>
      <w:r>
        <w:t xml:space="preserve">Adapted by UCD-SeRG team from</w:t>
      </w:r>
      <w:r>
        <w:t xml:space="preserve"> </w:t>
      </w:r>
      <w:hyperlink r:id="rId365">
        <w:r>
          <w:rPr>
            <w:rStyle w:val="Hyperlink"/>
          </w:rPr>
          <w:t xml:space="preserve">original by Anna Nguyen</w:t>
        </w:r>
      </w:hyperlink>
    </w:p>
    <w:bookmarkStart w:id="369" w:name="package-version-control-with-renv"/>
    <w:p>
      <w:pPr>
        <w:pStyle w:val="Heading2"/>
      </w:pPr>
      <w:r>
        <w:t xml:space="preserve">13.1 Package Version Control with renv</w:t>
      </w:r>
    </w:p>
    <w:bookmarkStart w:id="366"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66"/>
    <w:bookmarkStart w:id="367"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1"/>
        </w:numPr>
      </w:pPr>
      <w:r>
        <w:t xml:space="preserve">Create an RProject file and ensure that your working directory is set to the correct folder</w:t>
      </w:r>
    </w:p>
    <w:p>
      <w:pPr>
        <w:pStyle w:val="Compact"/>
        <w:numPr>
          <w:ilvl w:val="0"/>
          <w:numId w:val="1111"/>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1"/>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67"/>
    <w:bookmarkStart w:id="368"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2"/>
        </w:numPr>
      </w:pPr>
      <w:r>
        <w:t xml:space="preserve">Pull the most updated version of the project from GitHub</w:t>
      </w:r>
    </w:p>
    <w:p>
      <w:pPr>
        <w:pStyle w:val="Compact"/>
        <w:numPr>
          <w:ilvl w:val="0"/>
          <w:numId w:val="1112"/>
        </w:numPr>
      </w:pPr>
      <w:r>
        <w:t xml:space="preserve">Open the project’s RProject file</w:t>
      </w:r>
    </w:p>
    <w:p>
      <w:pPr>
        <w:pStyle w:val="Compact"/>
        <w:numPr>
          <w:ilvl w:val="0"/>
          <w:numId w:val="111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2"/>
        </w:numPr>
      </w:pPr>
      <w:r>
        <w:t xml:space="preserve">Wait for the correct versions of each package to install/update. This may take some time, depending on how many packages the project uses.</w:t>
      </w:r>
    </w:p>
    <w:p>
      <w:pPr>
        <w:pStyle w:val="Compact"/>
        <w:numPr>
          <w:ilvl w:val="0"/>
          <w:numId w:val="111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2"/>
        </w:numPr>
      </w:pPr>
      <w:r>
        <w:t xml:space="preserve">If you make edits to the code and introduce new/updated packages, see the section above for instructions on how to make updates.</w:t>
      </w:r>
    </w:p>
    <w:p>
      <w:r>
        <w:br w:type="page"/>
      </w:r>
    </w:p>
    <w:bookmarkEnd w:id="368"/>
    <w:bookmarkEnd w:id="369"/>
    <w:bookmarkEnd w:id="370"/>
    <w:bookmarkStart w:id="385" w:name="code-publication"/>
    <w:p>
      <w:pPr>
        <w:pStyle w:val="Heading1"/>
      </w:pPr>
      <w:r>
        <w:t xml:space="preserve">14. Code Publication</w:t>
      </w:r>
    </w:p>
    <w:p>
      <w:pPr>
        <w:pStyle w:val="FirstParagraph"/>
      </w:pPr>
      <w:r>
        <w:t xml:space="preserve">Adapted by UCD-SeRG team from</w:t>
      </w:r>
      <w:r>
        <w:t xml:space="preserve"> </w:t>
      </w:r>
      <w:hyperlink r:id="rId371">
        <w:r>
          <w:rPr>
            <w:rStyle w:val="Hyperlink"/>
          </w:rPr>
          <w:t xml:space="preserve">original by Nolan Pokpongkiat</w:t>
        </w:r>
      </w:hyperlink>
    </w:p>
    <w:bookmarkStart w:id="372" w:name="checklist-overview"/>
    <w:p>
      <w:pPr>
        <w:pStyle w:val="Heading2"/>
      </w:pPr>
      <w:r>
        <w:t xml:space="preserve">14.1 Checklist overview</w:t>
      </w:r>
    </w:p>
    <w:p>
      <w:pPr>
        <w:pStyle w:val="Compact"/>
        <w:numPr>
          <w:ilvl w:val="0"/>
          <w:numId w:val="1113"/>
        </w:numPr>
      </w:pPr>
      <w:hyperlink w:anchor="fill-out-file-headers">
        <w:r>
          <w:rPr>
            <w:rStyle w:val="Hyperlink"/>
          </w:rPr>
          <w:t xml:space="preserve">Fill out file headers</w:t>
        </w:r>
      </w:hyperlink>
    </w:p>
    <w:p>
      <w:pPr>
        <w:pStyle w:val="Compact"/>
        <w:numPr>
          <w:ilvl w:val="0"/>
          <w:numId w:val="1113"/>
        </w:numPr>
      </w:pPr>
      <w:hyperlink w:anchor="clean-up-comments">
        <w:r>
          <w:rPr>
            <w:rStyle w:val="Hyperlink"/>
          </w:rPr>
          <w:t xml:space="preserve">Clean up comments</w:t>
        </w:r>
      </w:hyperlink>
    </w:p>
    <w:p>
      <w:pPr>
        <w:pStyle w:val="Compact"/>
        <w:numPr>
          <w:ilvl w:val="0"/>
          <w:numId w:val="1113"/>
        </w:numPr>
      </w:pPr>
      <w:hyperlink w:anchor="document-functions">
        <w:r>
          <w:rPr>
            <w:rStyle w:val="Hyperlink"/>
          </w:rPr>
          <w:t xml:space="preserve">Document functions</w:t>
        </w:r>
      </w:hyperlink>
    </w:p>
    <w:p>
      <w:pPr>
        <w:pStyle w:val="Compact"/>
        <w:numPr>
          <w:ilvl w:val="0"/>
          <w:numId w:val="1113"/>
        </w:numPr>
      </w:pPr>
      <w:hyperlink w:anchor="remove-deprecated-filepaths">
        <w:r>
          <w:rPr>
            <w:rStyle w:val="Hyperlink"/>
          </w:rPr>
          <w:t xml:space="preserve">Remove deprecated filepaths</w:t>
        </w:r>
      </w:hyperlink>
    </w:p>
    <w:p>
      <w:pPr>
        <w:pStyle w:val="Compact"/>
        <w:numPr>
          <w:ilvl w:val="0"/>
          <w:numId w:val="1113"/>
        </w:numPr>
      </w:pPr>
      <w:hyperlink w:anchor="ensure-project-runs-via-bash">
        <w:r>
          <w:rPr>
            <w:rStyle w:val="Hyperlink"/>
          </w:rPr>
          <w:t xml:space="preserve">Ensure project runs via bash</w:t>
        </w:r>
      </w:hyperlink>
    </w:p>
    <w:p>
      <w:pPr>
        <w:pStyle w:val="Compact"/>
        <w:numPr>
          <w:ilvl w:val="0"/>
          <w:numId w:val="1113"/>
        </w:numPr>
      </w:pPr>
      <w:hyperlink w:anchor="complete-the-readme">
        <w:r>
          <w:rPr>
            <w:rStyle w:val="Hyperlink"/>
          </w:rPr>
          <w:t xml:space="preserve">Complete the README</w:t>
        </w:r>
      </w:hyperlink>
    </w:p>
    <w:p>
      <w:pPr>
        <w:pStyle w:val="Compact"/>
        <w:numPr>
          <w:ilvl w:val="0"/>
          <w:numId w:val="1113"/>
        </w:numPr>
      </w:pPr>
      <w:hyperlink w:anchor="clean-up-feature-branches">
        <w:r>
          <w:rPr>
            <w:rStyle w:val="Hyperlink"/>
          </w:rPr>
          <w:t xml:space="preserve">Clean up feature branches</w:t>
        </w:r>
      </w:hyperlink>
    </w:p>
    <w:p>
      <w:pPr>
        <w:pStyle w:val="Compact"/>
        <w:numPr>
          <w:ilvl w:val="0"/>
          <w:numId w:val="1113"/>
        </w:numPr>
      </w:pPr>
      <w:hyperlink w:anchor="create-github-release">
        <w:r>
          <w:rPr>
            <w:rStyle w:val="Hyperlink"/>
          </w:rPr>
          <w:t xml:space="preserve">Create Github release</w:t>
        </w:r>
      </w:hyperlink>
    </w:p>
    <w:bookmarkEnd w:id="372"/>
    <w:bookmarkStart w:id="374"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73">
        <w:r>
          <w:rPr>
            <w:rStyle w:val="Hyperlink"/>
          </w:rPr>
          <w:t xml:space="preserve">here.</w:t>
        </w:r>
      </w:hyperlink>
    </w:p>
    <w:bookmarkEnd w:id="374"/>
    <w:bookmarkStart w:id="375"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75"/>
    <w:bookmarkStart w:id="377"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76">
        <w:r>
          <w:rPr>
            <w:rStyle w:val="Hyperlink"/>
          </w:rPr>
          <w:t xml:space="preserve">here.</w:t>
        </w:r>
      </w:hyperlink>
    </w:p>
    <w:bookmarkEnd w:id="377"/>
    <w:bookmarkStart w:id="378"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78"/>
    <w:bookmarkStart w:id="380"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79">
        <w:r>
          <w:rPr>
            <w:rStyle w:val="Hyperlink"/>
          </w:rPr>
          <w:t xml:space="preserve">here.</w:t>
        </w:r>
      </w:hyperlink>
    </w:p>
    <w:bookmarkEnd w:id="380"/>
    <w:bookmarkStart w:id="381"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4"/>
        </w:numPr>
      </w:pPr>
      <w:r>
        <w:t xml:space="preserve">0-config.R: configuration file that sets data directories, sources base functions, and loads required libraries</w:t>
      </w:r>
    </w:p>
    <w:p>
      <w:pPr>
        <w:pStyle w:val="BlockText"/>
        <w:numPr>
          <w:ilvl w:val="0"/>
          <w:numId w:val="1114"/>
        </w:numPr>
      </w:pPr>
      <w:r>
        <w:t xml:space="preserve">0-base-functions: folder containing scripts with functions used in the analysis</w:t>
      </w:r>
    </w:p>
    <w:p>
      <w:pPr>
        <w:pStyle w:val="BlockText"/>
        <w:numPr>
          <w:ilvl w:val="1"/>
          <w:numId w:val="1115"/>
        </w:numPr>
      </w:pPr>
      <w:r>
        <w:t xml:space="preserve">0-base-functions.R: R script containing general functions used across the analysis</w:t>
      </w:r>
    </w:p>
    <w:p>
      <w:pPr>
        <w:pStyle w:val="BlockText"/>
        <w:numPr>
          <w:ilvl w:val="1"/>
          <w:numId w:val="1115"/>
        </w:numPr>
      </w:pPr>
      <w:r>
        <w:t xml:space="preserve">0-bias-corr-functions.R: R script containing functions used in bias correction</w:t>
      </w:r>
    </w:p>
    <w:p>
      <w:pPr>
        <w:pStyle w:val="BlockText"/>
        <w:numPr>
          <w:ilvl w:val="1"/>
          <w:numId w:val="111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15"/>
        </w:numPr>
      </w:pPr>
      <w:r>
        <w:t xml:space="preserve">0-prior-functions.R: R script containing functions to generate priors</w:t>
      </w:r>
    </w:p>
    <w:p>
      <w:pPr>
        <w:pStyle w:val="BlockText"/>
        <w:numPr>
          <w:ilvl w:val="0"/>
          <w:numId w:val="1114"/>
        </w:numPr>
      </w:pPr>
      <w:r>
        <w:t xml:space="preserve">1-data: folder containing data processing scripts NOTE: some scripts are deprecated</w:t>
      </w:r>
    </w:p>
    <w:p>
      <w:pPr>
        <w:pStyle w:val="BlockText"/>
        <w:numPr>
          <w:ilvl w:val="0"/>
          <w:numId w:val="1114"/>
        </w:numPr>
      </w:pPr>
      <w:r>
        <w:t xml:space="preserve">2-analysis: folder containing analysis scripts. To rerun all scripts in this subdirectory, run the bash script 0-run-analysis.sh.</w:t>
      </w:r>
    </w:p>
    <w:p>
      <w:pPr>
        <w:pStyle w:val="BlockText"/>
        <w:numPr>
          <w:ilvl w:val="1"/>
          <w:numId w:val="1116"/>
        </w:numPr>
      </w:pPr>
      <w:r>
        <w:t xml:space="preserve">1-obtain-priors-state.R: obtain priors for each state</w:t>
      </w:r>
    </w:p>
    <w:p>
      <w:pPr>
        <w:pStyle w:val="BlockText"/>
        <w:numPr>
          <w:ilvl w:val="1"/>
          <w:numId w:val="1116"/>
        </w:numPr>
      </w:pPr>
      <w:r>
        <w:t xml:space="preserve">2-est-expected-cases-state.R: estimate expected cases in each state</w:t>
      </w:r>
    </w:p>
    <w:p>
      <w:pPr>
        <w:pStyle w:val="BlockText"/>
        <w:numPr>
          <w:ilvl w:val="1"/>
          <w:numId w:val="1116"/>
        </w:numPr>
      </w:pPr>
      <w:r>
        <w:t xml:space="preserve">3-est-expected-cases-state-perf-testing.R: estimate expected cases in each state, estimate the percentage of underestimation due to incomplete testing vs. imperfect test accuracy</w:t>
      </w:r>
    </w:p>
    <w:p>
      <w:pPr>
        <w:pStyle w:val="BlockText"/>
        <w:numPr>
          <w:ilvl w:val="1"/>
          <w:numId w:val="1116"/>
        </w:numPr>
      </w:pPr>
      <w:r>
        <w:t xml:space="preserve">4-obtain-testing-protocols.R: find testing protocols for each state.</w:t>
      </w:r>
    </w:p>
    <w:p>
      <w:pPr>
        <w:pStyle w:val="BlockText"/>
        <w:numPr>
          <w:ilvl w:val="1"/>
          <w:numId w:val="1116"/>
        </w:numPr>
      </w:pPr>
      <w:r>
        <w:t xml:space="preserve">5-summarize-results.R: summarize results; obtain results for in text numerical results.</w:t>
      </w:r>
    </w:p>
    <w:p>
      <w:pPr>
        <w:pStyle w:val="BlockText"/>
        <w:numPr>
          <w:ilvl w:val="0"/>
          <w:numId w:val="1114"/>
        </w:numPr>
      </w:pPr>
      <w:r>
        <w:t xml:space="preserve">3-figure-table-scripts: folder containing figure scripts. To rerun all scripts in this subdirectory, run the bash script 0-run-figs.sh.</w:t>
      </w:r>
    </w:p>
    <w:p>
      <w:pPr>
        <w:pStyle w:val="BlockText"/>
        <w:numPr>
          <w:ilvl w:val="1"/>
          <w:numId w:val="1117"/>
        </w:numPr>
      </w:pPr>
      <w:r>
        <w:t xml:space="preserve">1-fig-testing.R: creates plot of testing patterns by state over time</w:t>
      </w:r>
    </w:p>
    <w:p>
      <w:pPr>
        <w:pStyle w:val="BlockText"/>
        <w:numPr>
          <w:ilvl w:val="1"/>
          <w:numId w:val="1117"/>
        </w:numPr>
      </w:pPr>
      <w:r>
        <w:t xml:space="preserve">2-fig-cases-usa-state-bar.R: creates bar plot of confirmed vs. estimated infections by state</w:t>
      </w:r>
    </w:p>
    <w:p>
      <w:pPr>
        <w:pStyle w:val="BlockText"/>
        <w:numPr>
          <w:ilvl w:val="1"/>
          <w:numId w:val="1117"/>
        </w:numPr>
      </w:pPr>
      <w:r>
        <w:t xml:space="preserve">3a-fig-map-usa-state.R: creates map of confirmed vs. estimated infections by state</w:t>
      </w:r>
    </w:p>
    <w:p>
      <w:pPr>
        <w:pStyle w:val="BlockText"/>
        <w:numPr>
          <w:ilvl w:val="1"/>
          <w:numId w:val="1117"/>
        </w:numPr>
      </w:pPr>
      <w:r>
        <w:t xml:space="preserve">3b-fig-map-usa-state-shiny.R: creates map of confirmed vs. estimated infections by state with search functionality by state</w:t>
      </w:r>
    </w:p>
    <w:p>
      <w:pPr>
        <w:pStyle w:val="BlockText"/>
        <w:numPr>
          <w:ilvl w:val="1"/>
          <w:numId w:val="1117"/>
        </w:numPr>
      </w:pPr>
      <w:r>
        <w:t xml:space="preserve">4-fig-priors.R: creates figure with priors for US as a whole</w:t>
      </w:r>
    </w:p>
    <w:p>
      <w:pPr>
        <w:pStyle w:val="BlockText"/>
        <w:numPr>
          <w:ilvl w:val="1"/>
          <w:numId w:val="1117"/>
        </w:numPr>
      </w:pPr>
      <w:r>
        <w:t xml:space="preserve">5-fig-density-usa.R: creates figure of distribution of estimated cases in the US</w:t>
      </w:r>
    </w:p>
    <w:p>
      <w:pPr>
        <w:pStyle w:val="BlockText"/>
        <w:numPr>
          <w:ilvl w:val="1"/>
          <w:numId w:val="1117"/>
        </w:numPr>
      </w:pPr>
      <w:r>
        <w:t xml:space="preserve">6-table-data-quality.R: creates table of data quality grading from COVID Tracking Project</w:t>
      </w:r>
    </w:p>
    <w:p>
      <w:pPr>
        <w:pStyle w:val="BlockText"/>
        <w:numPr>
          <w:ilvl w:val="1"/>
          <w:numId w:val="1117"/>
        </w:numPr>
      </w:pPr>
      <w:r>
        <w:t xml:space="preserve">7-fig-testpos.R: creates figure of the probability of testing positive among those tested by state</w:t>
      </w:r>
    </w:p>
    <w:p>
      <w:pPr>
        <w:pStyle w:val="BlockText"/>
        <w:numPr>
          <w:ilvl w:val="1"/>
          <w:numId w:val="1117"/>
        </w:numPr>
      </w:pPr>
      <w:r>
        <w:t xml:space="preserve">8-fig-percent-undertesting-state.R: creates figure of the percentage of under estimation due to incomplete testing</w:t>
      </w:r>
    </w:p>
    <w:p>
      <w:pPr>
        <w:pStyle w:val="BlockText"/>
        <w:numPr>
          <w:ilvl w:val="0"/>
          <w:numId w:val="1114"/>
        </w:numPr>
      </w:pPr>
      <w:r>
        <w:t xml:space="preserve">4-figures: folder containing figure files.</w:t>
      </w:r>
    </w:p>
    <w:p>
      <w:pPr>
        <w:pStyle w:val="BlockText"/>
        <w:numPr>
          <w:ilvl w:val="0"/>
          <w:numId w:val="1114"/>
        </w:numPr>
      </w:pPr>
      <w:r>
        <w:t xml:space="preserve">5-results: folder containing analysis results objects.</w:t>
      </w:r>
    </w:p>
    <w:p>
      <w:pPr>
        <w:pStyle w:val="BlockText"/>
        <w:numPr>
          <w:ilvl w:val="0"/>
          <w:numId w:val="111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81"/>
    <w:bookmarkStart w:id="382"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82"/>
    <w:bookmarkStart w:id="384"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83">
        <w:r>
          <w:rPr>
            <w:rStyle w:val="Hyperlink"/>
          </w:rPr>
          <w:t xml:space="preserve">here.</w:t>
        </w:r>
      </w:hyperlink>
    </w:p>
    <w:p>
      <w:r>
        <w:br w:type="page"/>
      </w:r>
    </w:p>
    <w:bookmarkEnd w:id="384"/>
    <w:bookmarkEnd w:id="385"/>
    <w:bookmarkStart w:id="403" w:name="data-publication"/>
    <w:p>
      <w:pPr>
        <w:pStyle w:val="Heading1"/>
      </w:pPr>
      <w:r>
        <w:t xml:space="preserve">15. Data Publication</w:t>
      </w:r>
    </w:p>
    <w:p>
      <w:pPr>
        <w:pStyle w:val="FirstParagraph"/>
      </w:pPr>
      <w:r>
        <w:t xml:space="preserve">Adapted from Fanice Nyatigo and Ben Arnold’s chapter in the</w:t>
      </w:r>
      <w:r>
        <w:t xml:space="preserve"> </w:t>
      </w:r>
      <w:hyperlink r:id="rId386">
        <w:r>
          <w:rPr>
            <w:rStyle w:val="Hyperlink"/>
          </w:rPr>
          <w:t xml:space="preserve">Proctor-UCSF Lab Manual</w:t>
        </w:r>
      </w:hyperlink>
    </w:p>
    <w:bookmarkStart w:id="387"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87"/>
    <w:bookmarkStart w:id="391"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88"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88"/>
    <w:bookmarkStart w:id="389"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89"/>
    <w:bookmarkStart w:id="390"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90"/>
    <w:bookmarkEnd w:id="391"/>
    <w:bookmarkStart w:id="395" w:name="create-public-ids"/>
    <w:p>
      <w:pPr>
        <w:pStyle w:val="Heading2"/>
      </w:pPr>
      <w:r>
        <w:t xml:space="preserve">15.3 Create public IDs</w:t>
      </w:r>
    </w:p>
    <w:bookmarkStart w:id="392"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92"/>
    <w:bookmarkStart w:id="393"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93"/>
    <w:bookmarkStart w:id="394"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18"/>
        </w:numPr>
      </w:pPr>
      <w:r>
        <w:rPr>
          <w:rStyle w:val="VerbatimChar"/>
        </w:rPr>
        <w:t xml:space="preserve">data/final/</w:t>
      </w:r>
      <w:r>
        <w:t xml:space="preserve">- folder containing the projects final data in both csv and rds formats</w:t>
      </w:r>
      <w:r>
        <w:br/>
      </w:r>
    </w:p>
    <w:p>
      <w:pPr>
        <w:pStyle w:val="Compact"/>
        <w:numPr>
          <w:ilvl w:val="0"/>
          <w:numId w:val="11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94"/>
    <w:bookmarkEnd w:id="395"/>
    <w:bookmarkStart w:id="399"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96">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98" w:name="X659912a983e12070198566d6758f84b7c139c71"/>
    <w:p>
      <w:pPr>
        <w:pStyle w:val="Heading3"/>
      </w:pPr>
      <w:r>
        <w:t xml:space="preserve">15.4.1 Steps for creating an Open Science Framework (OSF) repository:</w:t>
      </w:r>
    </w:p>
    <w:p>
      <w:pPr>
        <w:pStyle w:val="Compact"/>
        <w:numPr>
          <w:ilvl w:val="0"/>
          <w:numId w:val="1119"/>
        </w:numPr>
      </w:pPr>
      <w:r>
        <w:t xml:space="preserve">Create a new OSF project per these instructions: https://help.osf.io/article/252-create-a-project</w:t>
      </w:r>
    </w:p>
    <w:p>
      <w:pPr>
        <w:pStyle w:val="Compact"/>
        <w:numPr>
          <w:ilvl w:val="0"/>
          <w:numId w:val="11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9"/>
        </w:numPr>
      </w:pPr>
      <w:r>
        <w:t xml:space="preserve">Create a notebook component and upload the final .html files (which will not be on github… but see optional item below)</w:t>
      </w:r>
    </w:p>
    <w:p>
      <w:pPr>
        <w:pStyle w:val="Compact"/>
        <w:numPr>
          <w:ilvl w:val="0"/>
          <w:numId w:val="1119"/>
        </w:numPr>
      </w:pPr>
      <w:r>
        <w:t xml:space="preserve">On the OSF landing Wiki, provide some context. Here is a recent example: https://osf.io/954bt/</w:t>
      </w:r>
    </w:p>
    <w:p>
      <w:pPr>
        <w:pStyle w:val="Compact"/>
        <w:numPr>
          <w:ilvl w:val="0"/>
          <w:numId w:val="1119"/>
        </w:numPr>
      </w:pPr>
      <w:r>
        <w:t xml:space="preserve">Create a Digital Object Identifier (DOI) for the repository. A DOI is a unique identifier that provides a persistent link to content, such as a dataset in this case.</w:t>
      </w:r>
      <w:r>
        <w:t xml:space="preserve"> </w:t>
      </w:r>
      <w:hyperlink r:id="rId397">
        <w:r>
          <w:rPr>
            <w:rStyle w:val="Hyperlink"/>
          </w:rPr>
          <w:t xml:space="preserve">Learn more about DOIs</w:t>
        </w:r>
      </w:hyperlink>
    </w:p>
    <w:p>
      <w:pPr>
        <w:pStyle w:val="Compact"/>
        <w:numPr>
          <w:ilvl w:val="0"/>
          <w:numId w:val="1119"/>
        </w:numPr>
      </w:pPr>
      <w:r>
        <w:t xml:space="preserve">Optional: Complete the software checklist and system requirement guide for the analysis to guide others. Include it on the GitHub README for the project: https://github.com/proctor-ucsf/mordor-antibody</w:t>
      </w:r>
    </w:p>
    <w:bookmarkEnd w:id="398"/>
    <w:bookmarkEnd w:id="399"/>
    <w:bookmarkStart w:id="400"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00"/>
    <w:bookmarkStart w:id="401"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01"/>
    <w:bookmarkStart w:id="402"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02"/>
    <w:bookmarkEnd w:id="403"/>
    <w:bookmarkStart w:id="423" w:name="sec-slurm"/>
    <w:p>
      <w:pPr>
        <w:pStyle w:val="Heading1"/>
      </w:pPr>
      <w:r>
        <w:t xml:space="preserve">16. High-performance computing (HPC)</w:t>
      </w:r>
    </w:p>
    <w:p>
      <w:pPr>
        <w:pStyle w:val="FirstParagraph"/>
      </w:pPr>
      <w:r>
        <w:t xml:space="preserve">Adapted by UCD-SeRG team from</w:t>
      </w:r>
      <w:r>
        <w:t xml:space="preserve"> </w:t>
      </w:r>
      <w:hyperlink r:id="rId404">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08" w:name="uc-davis-computing-resources"/>
    <w:p>
      <w:pPr>
        <w:pStyle w:val="Heading2"/>
      </w:pPr>
      <w:r>
        <w:t xml:space="preserve">16.1 UC Davis Computing Resources</w:t>
      </w:r>
    </w:p>
    <w:bookmarkStart w:id="407"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05">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0"/>
        </w:numPr>
      </w:pPr>
      <w:r>
        <w:rPr>
          <w:b/>
          <w:bCs/>
        </w:rPr>
        <w:t xml:space="preserve">Shiva</w:t>
      </w:r>
      <w:r>
        <w:t xml:space="preserve"> </w:t>
      </w:r>
      <w:r>
        <w:t xml:space="preserve">(shiva.ucdavis.edu): SLURM-based cluster for computational work</w:t>
      </w:r>
    </w:p>
    <w:p>
      <w:pPr>
        <w:pStyle w:val="Compact"/>
        <w:numPr>
          <w:ilvl w:val="0"/>
          <w:numId w:val="1120"/>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06">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07"/>
    <w:bookmarkEnd w:id="408"/>
    <w:bookmarkStart w:id="410"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09"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09"/>
    <w:bookmarkEnd w:id="410"/>
    <w:bookmarkStart w:id="411"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05">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11"/>
    <w:bookmarkStart w:id="412"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05">
        <w:r>
          <w:rPr>
            <w:rStyle w:val="Hyperlink"/>
          </w:rPr>
          <w:t xml:space="preserve">hpc.ucdavis.edu</w:t>
        </w:r>
      </w:hyperlink>
      <w:r>
        <w:t xml:space="preserve"> </w:t>
      </w:r>
      <w:r>
        <w:t xml:space="preserve">for support information.</w:t>
      </w:r>
    </w:p>
    <w:bookmarkEnd w:id="412"/>
    <w:bookmarkStart w:id="416"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13"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13"/>
    <w:bookmarkStart w:id="414"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14"/>
    <w:bookmarkStart w:id="415"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15"/>
    <w:bookmarkEnd w:id="416"/>
    <w:bookmarkStart w:id="421" w:name="storage-group-storage-access"/>
    <w:p>
      <w:pPr>
        <w:pStyle w:val="Heading2"/>
      </w:pPr>
      <w:r>
        <w:t xml:space="preserve">16.6 Storage &amp; group storage access</w:t>
      </w:r>
    </w:p>
    <w:bookmarkStart w:id="417"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05">
        <w:r>
          <w:rPr>
            <w:rStyle w:val="Hyperlink"/>
          </w:rPr>
          <w:t xml:space="preserve">UC Davis HPC documentation</w:t>
        </w:r>
      </w:hyperlink>
      <w:r>
        <w:t xml:space="preserve"> </w:t>
      </w:r>
      <w:r>
        <w:t xml:space="preserve">for specific storage options and quotas.</w:t>
      </w:r>
    </w:p>
    <w:bookmarkEnd w:id="417"/>
    <w:bookmarkStart w:id="418"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18"/>
    <w:bookmarkStart w:id="420"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19">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20"/>
    <w:bookmarkEnd w:id="421"/>
    <w:bookmarkStart w:id="422"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1"/>
        </w:numPr>
      </w:pPr>
      <w:r>
        <w:rPr>
          <w:rStyle w:val="VerbatimChar"/>
        </w:rPr>
        <w:t xml:space="preserve">job-name=run_inc</w:t>
      </w:r>
      <w:r>
        <w:t xml:space="preserve">: Job name that will show up in the SLURM system</w:t>
      </w:r>
    </w:p>
    <w:p>
      <w:pPr>
        <w:pStyle w:val="Compact"/>
        <w:numPr>
          <w:ilvl w:val="0"/>
          <w:numId w:val="1121"/>
        </w:numPr>
      </w:pPr>
      <w:r>
        <w:rPr>
          <w:rStyle w:val="VerbatimChar"/>
        </w:rPr>
        <w:t xml:space="preserve">begin=now</w:t>
      </w:r>
      <w:r>
        <w:t xml:space="preserve">: Requests to start the job as soon as the requested resources are available</w:t>
      </w:r>
    </w:p>
    <w:p>
      <w:pPr>
        <w:pStyle w:val="Compact"/>
        <w:numPr>
          <w:ilvl w:val="0"/>
          <w:numId w:val="1121"/>
        </w:numPr>
      </w:pPr>
      <w:r>
        <w:rPr>
          <w:rStyle w:val="VerbatimChar"/>
        </w:rPr>
        <w:t xml:space="preserve">dependency=singleton</w:t>
      </w:r>
      <w:r>
        <w:t xml:space="preserve">: Jobs can begin after all previously launched jobs with the same name and user have ended.</w:t>
      </w:r>
    </w:p>
    <w:p>
      <w:pPr>
        <w:pStyle w:val="Compact"/>
        <w:numPr>
          <w:ilvl w:val="0"/>
          <w:numId w:val="1121"/>
        </w:numPr>
      </w:pPr>
      <w:r>
        <w:rPr>
          <w:rStyle w:val="VerbatimChar"/>
        </w:rPr>
        <w:t xml:space="preserve">mail-type=ALL</w:t>
      </w:r>
      <w:r>
        <w:t xml:space="preserve">: Receive all types of email notification (e.g., when job starts, fails, ends)</w:t>
      </w:r>
    </w:p>
    <w:p>
      <w:pPr>
        <w:pStyle w:val="Compact"/>
        <w:numPr>
          <w:ilvl w:val="0"/>
          <w:numId w:val="1121"/>
        </w:numPr>
      </w:pPr>
      <w:r>
        <w:rPr>
          <w:rStyle w:val="VerbatimChar"/>
        </w:rPr>
        <w:t xml:space="preserve">cpus-per-task=16</w:t>
      </w:r>
      <w:r>
        <w:t xml:space="preserve">: Request 16 processors per task. The default is one processor per task.</w:t>
      </w:r>
    </w:p>
    <w:p>
      <w:pPr>
        <w:pStyle w:val="Compact"/>
        <w:numPr>
          <w:ilvl w:val="0"/>
          <w:numId w:val="1121"/>
        </w:numPr>
      </w:pPr>
      <w:r>
        <w:rPr>
          <w:rStyle w:val="VerbatimChar"/>
        </w:rPr>
        <w:t xml:space="preserve">mem=64G</w:t>
      </w:r>
      <w:r>
        <w:t xml:space="preserve">: Request 64 GB memory per node.</w:t>
      </w:r>
    </w:p>
    <w:p>
      <w:pPr>
        <w:pStyle w:val="Compact"/>
        <w:numPr>
          <w:ilvl w:val="0"/>
          <w:numId w:val="1121"/>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1"/>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22"/>
    <w:bookmarkEnd w:id="423"/>
    <w:bookmarkStart w:id="493" w:name="working-with-ai"/>
    <w:p>
      <w:pPr>
        <w:pStyle w:val="Heading1"/>
      </w:pPr>
      <w:r>
        <w:t xml:space="preserve">17. Working with AI</w:t>
      </w:r>
    </w:p>
    <w:p>
      <w:pPr>
        <w:pStyle w:val="FirstParagraph"/>
      </w:pPr>
      <w:hyperlink r:id="rId424">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27"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2"/>
        </w:numPr>
      </w:pPr>
      <w:r>
        <w:t xml:space="preserve">Carefully review the code to ensure you understand what it does</w:t>
      </w:r>
    </w:p>
    <w:p>
      <w:pPr>
        <w:pStyle w:val="Compact"/>
        <w:numPr>
          <w:ilvl w:val="0"/>
          <w:numId w:val="1123"/>
        </w:numPr>
      </w:pPr>
      <w:r>
        <w:t xml:space="preserve">Test the code thoroughly to verify it works as expected</w:t>
      </w:r>
    </w:p>
    <w:p>
      <w:pPr>
        <w:pStyle w:val="Compact"/>
        <w:numPr>
          <w:ilvl w:val="0"/>
          <w:numId w:val="1124"/>
        </w:numPr>
      </w:pPr>
      <w:r>
        <w:t xml:space="preserve">Verify that the logic is appropriate for your specific use case</w:t>
      </w:r>
    </w:p>
    <w:p>
      <w:pPr>
        <w:pStyle w:val="Compact"/>
        <w:numPr>
          <w:ilvl w:val="0"/>
          <w:numId w:val="1125"/>
        </w:numPr>
      </w:pPr>
      <w:r>
        <w:t xml:space="preserve">Check that the code follows our lab’s coding standards and best practices</w:t>
      </w:r>
    </w:p>
    <w:p>
      <w:pPr>
        <w:pStyle w:val="Compact"/>
        <w:numPr>
          <w:ilvl w:val="0"/>
          <w:numId w:val="1126"/>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warning.png" id="426"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p/>
        </w:tc>
      </w:tr>
    </w:tbl>
    <w:bookmarkEnd w:id="427"/>
    <w:bookmarkStart w:id="428"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27"/>
        </w:numPr>
      </w:pPr>
      <w:r>
        <w:t xml:space="preserve">In code comments, note when AI tools were used to generate or significantly modify code</w:t>
      </w:r>
    </w:p>
    <w:p>
      <w:pPr>
        <w:pStyle w:val="Compact"/>
        <w:numPr>
          <w:ilvl w:val="0"/>
          <w:numId w:val="1127"/>
        </w:numPr>
      </w:pPr>
      <w:r>
        <w:t xml:space="preserve">In commit messages, mention if AI tools assisted with the changes</w:t>
      </w:r>
    </w:p>
    <w:p>
      <w:pPr>
        <w:pStyle w:val="Compact"/>
        <w:numPr>
          <w:ilvl w:val="0"/>
          <w:numId w:val="1127"/>
        </w:numPr>
      </w:pPr>
      <w:r>
        <w:t xml:space="preserve">In manuscripts and reports, acknowledge AI tool usage in the methods or acknowledgments section</w:t>
      </w:r>
    </w:p>
    <w:p>
      <w:pPr>
        <w:pStyle w:val="Compact"/>
        <w:numPr>
          <w:ilvl w:val="0"/>
          <w:numId w:val="1127"/>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28"/>
    <w:bookmarkStart w:id="429"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28"/>
        </w:numPr>
      </w:pPr>
      <w:r>
        <w:t xml:space="preserve">Ask the AI tool to identify and properly cite sources when it borrows or adapts content</w:t>
      </w:r>
    </w:p>
    <w:p>
      <w:pPr>
        <w:pStyle w:val="Compact"/>
        <w:numPr>
          <w:ilvl w:val="0"/>
          <w:numId w:val="1128"/>
        </w:numPr>
      </w:pPr>
      <w:r>
        <w:t xml:space="preserve">Verify that any content the AI generates includes appropriate citations</w:t>
      </w:r>
    </w:p>
    <w:p>
      <w:pPr>
        <w:pStyle w:val="Compact"/>
        <w:numPr>
          <w:ilvl w:val="0"/>
          <w:numId w:val="1128"/>
        </w:numPr>
      </w:pPr>
      <w:r>
        <w:t xml:space="preserve">Add citations yourself if the AI fails to do so</w:t>
      </w:r>
    </w:p>
    <w:p>
      <w:pPr>
        <w:pStyle w:val="Compact"/>
        <w:numPr>
          <w:ilvl w:val="0"/>
          <w:numId w:val="1128"/>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29"/>
    <w:bookmarkStart w:id="492" w:name="coding-agents"/>
    <w:p>
      <w:pPr>
        <w:pStyle w:val="Heading2"/>
      </w:pPr>
      <w:r>
        <w:t xml:space="preserve">17.4 Coding Agents</w:t>
      </w:r>
    </w:p>
    <w:p>
      <w:pPr>
        <w:pStyle w:val="FirstParagraph"/>
      </w:pPr>
      <w:r>
        <w:t xml:space="preserve">We recommend working with</w:t>
      </w:r>
      <w:r>
        <w:t xml:space="preserve"> </w:t>
      </w:r>
      <w:hyperlink r:id="rId430">
        <w:r>
          <w:rPr>
            <w:rStyle w:val="Hyperlink"/>
            <w:b/>
            <w:bCs/>
          </w:rPr>
          <w:t xml:space="preserve">AI coding agents</w:t>
        </w:r>
      </w:hyperlink>
      <w:r>
        <w:t xml:space="preserve"> </w:t>
      </w:r>
      <w:r>
        <w:t xml:space="preserve">to</w:t>
      </w:r>
      <w:r>
        <w:t xml:space="preserve"> </w:t>
      </w:r>
      <w:hyperlink r:id="rId424">
        <w:r>
          <w:rPr>
            <w:rStyle w:val="Hyperlink"/>
          </w:rPr>
          <w:t xml:space="preserve">help you code</w:t>
        </w:r>
      </w:hyperlink>
      <w:r>
        <w:t xml:space="preserve">.</w:t>
      </w:r>
    </w:p>
    <w:bookmarkStart w:id="432" w:name="what-are-ai-coding-agents"/>
    <w:p>
      <w:pPr>
        <w:pStyle w:val="Heading3"/>
      </w:pPr>
      <w:r>
        <w:t xml:space="preserve">17.4.1 What are AI coding agents?</w:t>
      </w:r>
    </w:p>
    <w:p>
      <w:pPr>
        <w:pStyle w:val="FirstParagraph"/>
      </w:pPr>
      <w:r>
        <w:t xml:space="preserve">AI coding agents are</w:t>
      </w:r>
      <w:r>
        <w:t xml:space="preserve"> </w:t>
      </w:r>
      <w:hyperlink r:id="rId431">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29"/>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29"/>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29"/>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29"/>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29"/>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29"/>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0"/>
        </w:numPr>
      </w:pPr>
      <w:r>
        <w:t xml:space="preserve">Reviewing the agent’s work</w:t>
      </w:r>
    </w:p>
    <w:p>
      <w:pPr>
        <w:pStyle w:val="Compact"/>
        <w:numPr>
          <w:ilvl w:val="0"/>
          <w:numId w:val="1130"/>
        </w:numPr>
      </w:pPr>
      <w:r>
        <w:t xml:space="preserve">Ensuring the solution meets requirements</w:t>
      </w:r>
    </w:p>
    <w:p>
      <w:pPr>
        <w:pStyle w:val="Compact"/>
        <w:numPr>
          <w:ilvl w:val="0"/>
          <w:numId w:val="1130"/>
        </w:numPr>
      </w:pPr>
      <w:r>
        <w:t xml:space="preserve">Verifying code quality and security</w:t>
      </w:r>
    </w:p>
    <w:p>
      <w:pPr>
        <w:pStyle w:val="Compact"/>
        <w:numPr>
          <w:ilvl w:val="0"/>
          <w:numId w:val="1130"/>
        </w:numPr>
      </w:pPr>
      <w:r>
        <w:t xml:space="preserve">Making the final decision to merge changes</w:t>
      </w:r>
    </w:p>
    <w:bookmarkEnd w:id="432"/>
    <w:bookmarkStart w:id="445"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33"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1"/>
        </w:numPr>
      </w:pPr>
      <w:r>
        <w:rPr>
          <w:b/>
          <w:bCs/>
        </w:rPr>
        <w:t xml:space="preserve">On GitHub.com</w:t>
      </w:r>
      <w:r>
        <w:t xml:space="preserve">:</w:t>
      </w:r>
      <w:r>
        <w:t xml:space="preserve"> </w:t>
      </w:r>
      <w:r>
        <w:t xml:space="preserve">Navigate to an issue and assign it to Copilot in the assignees section</w:t>
      </w:r>
    </w:p>
    <w:p>
      <w:pPr>
        <w:numPr>
          <w:ilvl w:val="0"/>
          <w:numId w:val="1131"/>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1"/>
        </w:numPr>
      </w:pPr>
      <w:r>
        <w:rPr>
          <w:b/>
          <w:bCs/>
        </w:rPr>
        <w:t xml:space="preserve">From Copilot Chat</w:t>
      </w:r>
      <w:r>
        <w:t xml:space="preserve">:</w:t>
      </w:r>
      <w:r>
        <w:t xml:space="preserve"> </w:t>
      </w:r>
      <w:r>
        <w:t xml:space="preserve">Delegate tasks to Copilot directly from the chat interface in supported editors</w:t>
      </w:r>
    </w:p>
    <w:bookmarkEnd w:id="433"/>
    <w:bookmarkStart w:id="434"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32"/>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2"/>
        </w:numPr>
      </w:pPr>
      <w:r>
        <w:rPr>
          <w:b/>
          <w:bCs/>
        </w:rPr>
        <w:t xml:space="preserve">Planning</w:t>
      </w:r>
      <w:r>
        <w:t xml:space="preserve">:</w:t>
      </w:r>
      <w:r>
        <w:t xml:space="preserve"> </w:t>
      </w:r>
      <w:r>
        <w:t xml:space="preserve">Determines what changes are needed and creates a work plan</w:t>
      </w:r>
    </w:p>
    <w:p>
      <w:pPr>
        <w:numPr>
          <w:ilvl w:val="0"/>
          <w:numId w:val="1132"/>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2"/>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2"/>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34"/>
    <w:bookmarkStart w:id="437"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33"/>
        </w:numPr>
      </w:pPr>
      <w:r>
        <w:rPr>
          <w:b/>
          <w:bCs/>
        </w:rPr>
        <w:t xml:space="preserve">Issue created</w:t>
      </w:r>
      <w:r>
        <w:t xml:space="preserve">:</w:t>
      </w:r>
      <w:r>
        <w:t xml:space="preserve"> </w:t>
      </w:r>
      <w:hyperlink r:id="rId435">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3"/>
        </w:numPr>
      </w:pPr>
      <w:r>
        <w:rPr>
          <w:b/>
          <w:bCs/>
        </w:rPr>
        <w:t xml:space="preserve">Agent assigned</w:t>
      </w:r>
      <w:r>
        <w:t xml:space="preserve">: The issue was assigned to</w:t>
      </w:r>
      <w:r>
        <w:t xml:space="preserve"> </w:t>
      </w:r>
      <w:r>
        <w:rPr>
          <w:rStyle w:val="VerbatimChar"/>
        </w:rPr>
        <w:t xml:space="preserve">@copilot</w:t>
      </w:r>
    </w:p>
    <w:p>
      <w:pPr>
        <w:numPr>
          <w:ilvl w:val="0"/>
          <w:numId w:val="1133"/>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3"/>
        </w:numPr>
      </w:pPr>
      <w:r>
        <w:rPr>
          <w:b/>
          <w:bCs/>
        </w:rPr>
        <w:t xml:space="preserve">Pull request</w:t>
      </w:r>
      <w:r>
        <w:t xml:space="preserve">:</w:t>
      </w:r>
      <w:r>
        <w:t xml:space="preserve"> </w:t>
      </w:r>
      <w:hyperlink r:id="rId436">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3"/>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37"/>
    <w:bookmarkStart w:id="438"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4"/>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4"/>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35"/>
        </w:numPr>
      </w:pPr>
      <w:r>
        <w:t xml:space="preserve">Need to be manually resolved</w:t>
      </w:r>
    </w:p>
    <w:p>
      <w:pPr>
        <w:pStyle w:val="Compact"/>
        <w:numPr>
          <w:ilvl w:val="0"/>
          <w:numId w:val="1135"/>
        </w:numPr>
      </w:pPr>
      <w:r>
        <w:t xml:space="preserve">May confuse both human and AI collaborators</w:t>
      </w:r>
    </w:p>
    <w:p>
      <w:pPr>
        <w:pStyle w:val="Compact"/>
        <w:numPr>
          <w:ilvl w:val="0"/>
          <w:numId w:val="1135"/>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38"/>
    <w:bookmarkStart w:id="439"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36"/>
        </w:numPr>
      </w:pPr>
      <w:r>
        <w:t xml:space="preserve">Use Copilot Chat in your editor to describe the changes you want</w:t>
      </w:r>
    </w:p>
    <w:p>
      <w:pPr>
        <w:pStyle w:val="Compact"/>
        <w:numPr>
          <w:ilvl w:val="0"/>
          <w:numId w:val="1136"/>
        </w:numPr>
      </w:pPr>
      <w:r>
        <w:t xml:space="preserve">The agent will analyze your request and create a pull request</w:t>
      </w:r>
    </w:p>
    <w:p>
      <w:pPr>
        <w:pStyle w:val="Compact"/>
        <w:numPr>
          <w:ilvl w:val="0"/>
          <w:numId w:val="1136"/>
        </w:numPr>
      </w:pPr>
      <w:r>
        <w:t xml:space="preserve">This is useful for quick fixes or well-defined tasks</w:t>
      </w:r>
    </w:p>
    <w:bookmarkEnd w:id="439"/>
    <w:bookmarkStart w:id="440" w:name="important-safeguards"/>
    <w:p>
      <w:pPr>
        <w:pStyle w:val="Heading4"/>
      </w:pPr>
      <w:r>
        <w:t xml:space="preserve">17.4.2.6 Important Safeguards</w:t>
      </w:r>
    </w:p>
    <w:p>
      <w:pPr>
        <w:pStyle w:val="Compact"/>
        <w:numPr>
          <w:ilvl w:val="0"/>
          <w:numId w:val="1137"/>
        </w:numPr>
      </w:pPr>
      <w:r>
        <w:rPr>
          <w:b/>
          <w:bCs/>
        </w:rPr>
        <w:t xml:space="preserve">Human approval required</w:t>
      </w:r>
      <w:r>
        <w:t xml:space="preserve">:</w:t>
      </w:r>
      <w:r>
        <w:t xml:space="preserve"> </w:t>
      </w:r>
      <w:r>
        <w:t xml:space="preserve">Coding agents cannot merge their own changes</w:t>
      </w:r>
    </w:p>
    <w:p>
      <w:pPr>
        <w:pStyle w:val="Compact"/>
        <w:numPr>
          <w:ilvl w:val="0"/>
          <w:numId w:val="1137"/>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37"/>
        </w:numPr>
      </w:pPr>
      <w:r>
        <w:rPr>
          <w:b/>
          <w:bCs/>
        </w:rPr>
        <w:t xml:space="preserve">Full transparency</w:t>
      </w:r>
      <w:r>
        <w:t xml:space="preserve">:</w:t>
      </w:r>
      <w:r>
        <w:t xml:space="preserve"> </w:t>
      </w:r>
      <w:r>
        <w:t xml:space="preserve">All agent actions are logged and visible in the PR</w:t>
      </w:r>
    </w:p>
    <w:bookmarkEnd w:id="440"/>
    <w:bookmarkStart w:id="444"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38"/>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38"/>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38"/>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39"/>
        </w:numPr>
      </w:pPr>
      <w:hyperlink r:id="rId441">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39"/>
        </w:numPr>
      </w:pPr>
      <w:hyperlink r:id="rId442">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43">
        <w:r>
          <w:rPr>
            <w:rStyle w:val="Hyperlink"/>
          </w:rPr>
          <w:t xml:space="preserve">GitHub Copilot coding agent documentation</w:t>
        </w:r>
      </w:hyperlink>
      <w:r>
        <w:t xml:space="preserve">.</w:t>
      </w:r>
    </w:p>
    <w:bookmarkEnd w:id="444"/>
    <w:bookmarkEnd w:id="445"/>
    <w:bookmarkStart w:id="448"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46"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0"/>
        </w:numPr>
      </w:pPr>
      <w:r>
        <w:t xml:space="preserve">“tidy up [file, function, module, whole project]”</w:t>
      </w:r>
    </w:p>
    <w:p>
      <w:pPr>
        <w:pStyle w:val="Compact"/>
        <w:numPr>
          <w:ilvl w:val="0"/>
          <w:numId w:val="1140"/>
        </w:numPr>
      </w:pPr>
      <w:r>
        <w:t xml:space="preserve">Useful for improving code organization, consistency, and readability</w:t>
      </w:r>
    </w:p>
    <w:p>
      <w:pPr>
        <w:pStyle w:val="Compact"/>
        <w:numPr>
          <w:ilvl w:val="0"/>
          <w:numId w:val="1140"/>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1"/>
        </w:numPr>
      </w:pPr>
      <w:r>
        <w:t xml:space="preserve">“address failing workflows”</w:t>
      </w:r>
    </w:p>
    <w:p>
      <w:pPr>
        <w:pStyle w:val="Compact"/>
        <w:numPr>
          <w:ilvl w:val="0"/>
          <w:numId w:val="1141"/>
        </w:numPr>
      </w:pPr>
      <w:r>
        <w:t xml:space="preserve">Helps fix continuous integration (CI) failures, build errors, or test failures</w:t>
      </w:r>
    </w:p>
    <w:p>
      <w:pPr>
        <w:pStyle w:val="Compact"/>
        <w:numPr>
          <w:ilvl w:val="0"/>
          <w:numId w:val="1141"/>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2"/>
        </w:numPr>
      </w:pPr>
      <w:r>
        <w:t xml:space="preserve">“decompose [function, quarto-file, etc]”</w:t>
      </w:r>
    </w:p>
    <w:p>
      <w:pPr>
        <w:pStyle w:val="Compact"/>
        <w:numPr>
          <w:ilvl w:val="0"/>
          <w:numId w:val="1142"/>
        </w:numPr>
      </w:pPr>
      <w:r>
        <w:t xml:space="preserve">Breaks down large or complex code into smaller, more manageable pieces</w:t>
      </w:r>
    </w:p>
    <w:p>
      <w:pPr>
        <w:pStyle w:val="Compact"/>
        <w:numPr>
          <w:ilvl w:val="0"/>
          <w:numId w:val="1142"/>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3"/>
        </w:numPr>
      </w:pPr>
      <w:r>
        <w:t xml:space="preserve">“update [links, content, etc]”</w:t>
      </w:r>
    </w:p>
    <w:p>
      <w:pPr>
        <w:pStyle w:val="Compact"/>
        <w:numPr>
          <w:ilvl w:val="0"/>
          <w:numId w:val="1143"/>
        </w:numPr>
      </w:pPr>
      <w:r>
        <w:t xml:space="preserve">Refreshes outdated information, fixes broken links, or modernizes code</w:t>
      </w:r>
    </w:p>
    <w:p>
      <w:pPr>
        <w:pStyle w:val="Compact"/>
        <w:numPr>
          <w:ilvl w:val="0"/>
          <w:numId w:val="1143"/>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4"/>
        </w:numPr>
      </w:pPr>
      <w:r>
        <w:t xml:space="preserve">“expand [a section in a document]”</w:t>
      </w:r>
    </w:p>
    <w:p>
      <w:pPr>
        <w:pStyle w:val="Compact"/>
        <w:numPr>
          <w:ilvl w:val="0"/>
          <w:numId w:val="1144"/>
        </w:numPr>
      </w:pPr>
      <w:r>
        <w:t xml:space="preserve">Adds more detail, examples, or explanation to existing content</w:t>
      </w:r>
    </w:p>
    <w:p>
      <w:pPr>
        <w:pStyle w:val="Compact"/>
        <w:numPr>
          <w:ilvl w:val="0"/>
          <w:numId w:val="1144"/>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45"/>
        </w:numPr>
      </w:pPr>
      <w:r>
        <w:t xml:space="preserve">“condense [a section in a document]”</w:t>
      </w:r>
    </w:p>
    <w:p>
      <w:pPr>
        <w:pStyle w:val="Compact"/>
        <w:numPr>
          <w:ilvl w:val="0"/>
          <w:numId w:val="1145"/>
        </w:numPr>
      </w:pPr>
      <w:r>
        <w:t xml:space="preserve">Reduces verbosity while preserving essential information</w:t>
      </w:r>
    </w:p>
    <w:p>
      <w:pPr>
        <w:pStyle w:val="Compact"/>
        <w:numPr>
          <w:ilvl w:val="0"/>
          <w:numId w:val="1145"/>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46"/>
        </w:numPr>
      </w:pPr>
      <w:r>
        <w:t xml:space="preserve">“clarify [a section in a document]”</w:t>
      </w:r>
    </w:p>
    <w:p>
      <w:pPr>
        <w:pStyle w:val="Compact"/>
        <w:numPr>
          <w:ilvl w:val="0"/>
          <w:numId w:val="1146"/>
        </w:numPr>
      </w:pPr>
      <w:r>
        <w:t xml:space="preserve">Improves clarity, removes ambiguity, or simplifies complex explanations</w:t>
      </w:r>
    </w:p>
    <w:p>
      <w:pPr>
        <w:pStyle w:val="Compact"/>
        <w:numPr>
          <w:ilvl w:val="0"/>
          <w:numId w:val="1146"/>
        </w:numPr>
      </w:pPr>
      <w:r>
        <w:t xml:space="preserve">Example:</w:t>
      </w:r>
      <w:r>
        <w:t xml:space="preserve"> </w:t>
      </w:r>
      <w:r>
        <w:t xml:space="preserve">“clarify the explanation of the analysis workflow”</w:t>
      </w:r>
    </w:p>
    <w:bookmarkEnd w:id="446"/>
    <w:bookmarkStart w:id="447" w:name="tips-for-effective-prompts"/>
    <w:p>
      <w:pPr>
        <w:pStyle w:val="Heading4"/>
      </w:pPr>
      <w:r>
        <w:t xml:space="preserve">17.4.3.2 Tips for Effective Prompts</w:t>
      </w:r>
    </w:p>
    <w:p>
      <w:pPr>
        <w:pStyle w:val="Compact"/>
        <w:numPr>
          <w:ilvl w:val="0"/>
          <w:numId w:val="1147"/>
        </w:numPr>
      </w:pPr>
      <w:r>
        <w:rPr>
          <w:b/>
          <w:bCs/>
        </w:rPr>
        <w:t xml:space="preserve">Be specific</w:t>
      </w:r>
      <w:r>
        <w:t xml:space="preserve">: Include file names, function names, or specific sections when possible</w:t>
      </w:r>
    </w:p>
    <w:p>
      <w:pPr>
        <w:pStyle w:val="Compact"/>
        <w:numPr>
          <w:ilvl w:val="0"/>
          <w:numId w:val="1147"/>
        </w:numPr>
      </w:pPr>
      <w:r>
        <w:rPr>
          <w:b/>
          <w:bCs/>
        </w:rPr>
        <w:t xml:space="preserve">Provide context</w:t>
      </w:r>
      <w:r>
        <w:t xml:space="preserve">: Explain what you want to achieve and why</w:t>
      </w:r>
    </w:p>
    <w:p>
      <w:pPr>
        <w:pStyle w:val="Compact"/>
        <w:numPr>
          <w:ilvl w:val="0"/>
          <w:numId w:val="1147"/>
        </w:numPr>
      </w:pPr>
      <w:r>
        <w:rPr>
          <w:b/>
          <w:bCs/>
        </w:rPr>
        <w:t xml:space="preserve">Set boundaries</w:t>
      </w:r>
      <w:r>
        <w:t xml:space="preserve">: Specify what should or shouldn’t change</w:t>
      </w:r>
    </w:p>
    <w:p>
      <w:pPr>
        <w:pStyle w:val="Compact"/>
        <w:numPr>
          <w:ilvl w:val="0"/>
          <w:numId w:val="1147"/>
        </w:numPr>
      </w:pPr>
      <w:r>
        <w:rPr>
          <w:b/>
          <w:bCs/>
        </w:rPr>
        <w:t xml:space="preserve">Request validation</w:t>
      </w:r>
      <w:r>
        <w:t xml:space="preserve">: Ask the agent to test or verify its changes when appropriate</w:t>
      </w:r>
    </w:p>
    <w:bookmarkEnd w:id="447"/>
    <w:bookmarkEnd w:id="448"/>
    <w:bookmarkStart w:id="455"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49"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48"/>
        </w:numPr>
      </w:pPr>
      <w:r>
        <w:t xml:space="preserve">“fix the code issues found by the failing workflows”</w:t>
      </w:r>
    </w:p>
    <w:p>
      <w:pPr>
        <w:pStyle w:val="Compact"/>
        <w:numPr>
          <w:ilvl w:val="0"/>
          <w:numId w:val="1148"/>
        </w:numPr>
      </w:pPr>
      <w:r>
        <w:t xml:space="preserve">“address the linting errors reported in the GitHub Actions checks”</w:t>
      </w:r>
    </w:p>
    <w:p>
      <w:pPr>
        <w:pStyle w:val="Compact"/>
        <w:numPr>
          <w:ilvl w:val="0"/>
          <w:numId w:val="1148"/>
        </w:numPr>
      </w:pPr>
      <w:r>
        <w:t xml:space="preserve">“fix the test failures in the CI pipeline”</w:t>
      </w:r>
    </w:p>
    <w:p>
      <w:pPr>
        <w:pStyle w:val="Compact"/>
        <w:numPr>
          <w:ilvl w:val="0"/>
          <w:numId w:val="1148"/>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49"/>
    <w:bookmarkStart w:id="452"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49"/>
        </w:numPr>
      </w:pPr>
      <w:r>
        <w:t xml:space="preserve">“fix the syntax error in the GitHub Actions workflow file at line X”</w:t>
      </w:r>
    </w:p>
    <w:p>
      <w:pPr>
        <w:pStyle w:val="Compact"/>
        <w:numPr>
          <w:ilvl w:val="0"/>
          <w:numId w:val="1149"/>
        </w:numPr>
      </w:pPr>
      <w:r>
        <w:t xml:space="preserve">“update the workflow to use the latest version of action Y”</w:t>
      </w:r>
    </w:p>
    <w:p>
      <w:pPr>
        <w:pStyle w:val="Compact"/>
        <w:numPr>
          <w:ilvl w:val="0"/>
          <w:numId w:val="1149"/>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warning.png" id="451"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0"/>
              </w:numPr>
            </w:pPr>
            <w:r>
              <w:rPr>
                <w:b/>
                <w:bCs/>
              </w:rPr>
              <w:t xml:space="preserve">Review every line</w:t>
            </w:r>
            <w:r>
              <w:t xml:space="preserve"> </w:t>
            </w:r>
            <w:r>
              <w:t xml:space="preserve">of the proposed changes</w:t>
            </w:r>
          </w:p>
          <w:p>
            <w:pPr>
              <w:pStyle w:val="Compact"/>
              <w:numPr>
                <w:ilvl w:val="0"/>
                <w:numId w:val="1150"/>
              </w:numPr>
            </w:pPr>
            <w:r>
              <w:rPr>
                <w:b/>
                <w:bCs/>
              </w:rPr>
              <w:t xml:space="preserve">Verify</w:t>
            </w:r>
            <w:r>
              <w:t xml:space="preserve"> </w:t>
            </w:r>
            <w:r>
              <w:t xml:space="preserve">the changes only address the specific issue</w:t>
            </w:r>
          </w:p>
          <w:p>
            <w:pPr>
              <w:pStyle w:val="Compact"/>
              <w:numPr>
                <w:ilvl w:val="0"/>
                <w:numId w:val="1150"/>
              </w:numPr>
            </w:pPr>
            <w:r>
              <w:rPr>
                <w:b/>
                <w:bCs/>
              </w:rPr>
              <w:t xml:space="preserve">Check</w:t>
            </w:r>
            <w:r>
              <w:t xml:space="preserve"> </w:t>
            </w:r>
            <w:r>
              <w:t xml:space="preserve">that no new secret access or command execution has been added</w:t>
            </w:r>
          </w:p>
          <w:p>
            <w:pPr>
              <w:pStyle w:val="Compact"/>
              <w:numPr>
                <w:ilvl w:val="0"/>
                <w:numId w:val="1150"/>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52"/>
    <w:bookmarkStart w:id="453"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1"/>
        </w:numPr>
      </w:pPr>
      <w:r>
        <w:rPr>
          <w:b/>
          <w:bCs/>
        </w:rPr>
        <w:t xml:space="preserve">First, examine the workflow logs</w:t>
      </w:r>
      <w:r>
        <w:t xml:space="preserve">:</w:t>
      </w:r>
    </w:p>
    <w:p>
      <w:pPr>
        <w:pStyle w:val="Compact"/>
        <w:numPr>
          <w:ilvl w:val="1"/>
          <w:numId w:val="1152"/>
        </w:numPr>
      </w:pPr>
      <w:r>
        <w:t xml:space="preserve">Look at the error messages in the GitHub Actions tab</w:t>
      </w:r>
    </w:p>
    <w:p>
      <w:pPr>
        <w:pStyle w:val="Compact"/>
        <w:numPr>
          <w:ilvl w:val="1"/>
          <w:numId w:val="1152"/>
        </w:numPr>
      </w:pPr>
      <w:r>
        <w:t xml:space="preserve">Identify whether the error is in your code or the workflow itself</w:t>
      </w:r>
    </w:p>
    <w:p>
      <w:pPr>
        <w:pStyle w:val="Compact"/>
        <w:numPr>
          <w:ilvl w:val="1"/>
          <w:numId w:val="1152"/>
        </w:numPr>
      </w:pPr>
      <w:r>
        <w:t xml:space="preserve">Common code issues: test failures, linting errors, compilation errors</w:t>
      </w:r>
    </w:p>
    <w:p>
      <w:pPr>
        <w:pStyle w:val="Compact"/>
        <w:numPr>
          <w:ilvl w:val="1"/>
          <w:numId w:val="1152"/>
        </w:numPr>
      </w:pPr>
      <w:r>
        <w:t xml:space="preserve">Common workflow issues: YAML syntax errors, missing actions, permission errors</w:t>
      </w:r>
    </w:p>
    <w:p>
      <w:pPr>
        <w:pStyle w:val="Compact"/>
        <w:numPr>
          <w:ilvl w:val="0"/>
          <w:numId w:val="1151"/>
        </w:numPr>
      </w:pPr>
      <w:r>
        <w:rPr>
          <w:b/>
          <w:bCs/>
        </w:rPr>
        <w:t xml:space="preserve">Use a diagnostic prompt</w:t>
      </w:r>
      <w:r>
        <w:t xml:space="preserve">:</w:t>
      </w:r>
    </w:p>
    <w:p>
      <w:pPr>
        <w:pStyle w:val="Compact"/>
        <w:numPr>
          <w:ilvl w:val="1"/>
          <w:numId w:val="1153"/>
        </w:numPr>
      </w:pPr>
      <w:r>
        <w:t xml:space="preserve">“examine the failing workflow logs and identify whether the issue is in the code or the workflow configuration”</w:t>
      </w:r>
    </w:p>
    <w:p>
      <w:pPr>
        <w:pStyle w:val="Compact"/>
        <w:numPr>
          <w:ilvl w:val="1"/>
          <w:numId w:val="1153"/>
        </w:numPr>
      </w:pPr>
      <w:r>
        <w:t xml:space="preserve">“diagnose the root cause of the workflow failure”</w:t>
      </w:r>
    </w:p>
    <w:p>
      <w:pPr>
        <w:pStyle w:val="Compact"/>
        <w:numPr>
          <w:ilvl w:val="0"/>
          <w:numId w:val="1151"/>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53"/>
    <w:bookmarkStart w:id="454" w:name="additional-resources-2"/>
    <w:p>
      <w:pPr>
        <w:pStyle w:val="Heading4"/>
      </w:pPr>
      <w:r>
        <w:t xml:space="preserve">17.4.4.4 Additional Resources</w:t>
      </w:r>
    </w:p>
    <w:p>
      <w:pPr>
        <w:pStyle w:val="Compact"/>
        <w:numPr>
          <w:ilvl w:val="0"/>
          <w:numId w:val="1154"/>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4"/>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4"/>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4"/>
        </w:numPr>
      </w:pPr>
      <w:r>
        <w:t xml:space="preserve">See the</w:t>
      </w:r>
      <w:r>
        <w:t xml:space="preserve"> </w:t>
      </w:r>
      <w:hyperlink r:id="rId120">
        <w:r>
          <w:rPr>
            <w:rStyle w:val="Hyperlink"/>
          </w:rPr>
          <w:t xml:space="preserve">GitHub Actions documentation</w:t>
        </w:r>
      </w:hyperlink>
      <w:r>
        <w:t xml:space="preserve"> </w:t>
      </w:r>
      <w:r>
        <w:t xml:space="preserve">for workflow syntax and troubleshooting</w:t>
      </w:r>
    </w:p>
    <w:bookmarkEnd w:id="454"/>
    <w:bookmarkEnd w:id="455"/>
    <w:bookmarkStart w:id="461"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5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5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5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5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5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5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5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56"/>
        </w:numPr>
      </w:pPr>
      <w:r>
        <w:rPr>
          <w:b/>
          <w:bCs/>
        </w:rPr>
        <w:t xml:space="preserve">Subtle bugs</w:t>
      </w:r>
      <w:r>
        <w:t xml:space="preserve">:</w:t>
      </w:r>
      <w:r>
        <w:t xml:space="preserve"> </w:t>
      </w:r>
      <w:r>
        <w:t xml:space="preserve">AI-generated code may contain logic errors that are not immediately obvious</w:t>
      </w:r>
    </w:p>
    <w:p>
      <w:pPr>
        <w:numPr>
          <w:ilvl w:val="0"/>
          <w:numId w:val="115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5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5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5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5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60" w:name="further-readingviewing"/>
    <w:p>
      <w:pPr>
        <w:pStyle w:val="Heading4"/>
      </w:pPr>
      <w:r>
        <w:t xml:space="preserve">17.4.5.1 Further reading/viewing</w:t>
      </w:r>
    </w:p>
    <w:p>
      <w:pPr>
        <w:pStyle w:val="Compact"/>
        <w:numPr>
          <w:ilvl w:val="0"/>
          <w:numId w:val="1157"/>
        </w:numPr>
      </w:pPr>
      <w:r>
        <w:rPr>
          <w:i/>
          <w:iCs/>
        </w:rPr>
        <w:t xml:space="preserve">I Robot</w:t>
      </w:r>
      <w:r>
        <w:t xml:space="preserve"> </w:t>
      </w:r>
      <w:r>
        <w:t xml:space="preserve">(Asimov 1950)</w:t>
      </w:r>
    </w:p>
    <w:p>
      <w:pPr>
        <w:pStyle w:val="Compact"/>
        <w:numPr>
          <w:ilvl w:val="0"/>
          <w:numId w:val="1157"/>
        </w:numPr>
      </w:pPr>
      <w:r>
        <w:rPr>
          <w:i/>
          <w:iCs/>
        </w:rPr>
        <w:t xml:space="preserve">Dune</w:t>
      </w:r>
      <w:r>
        <w:t xml:space="preserve"> </w:t>
      </w:r>
      <w:r>
        <w:t xml:space="preserve">(Herbert 1965)</w:t>
      </w:r>
    </w:p>
    <w:p>
      <w:pPr>
        <w:pStyle w:val="Compact"/>
        <w:numPr>
          <w:ilvl w:val="0"/>
          <w:numId w:val="1157"/>
        </w:numPr>
      </w:pPr>
      <w:r>
        <w:t xml:space="preserve">“2001: A Space Odyssey”</w:t>
      </w:r>
      <w:r>
        <w:t xml:space="preserve"> </w:t>
      </w:r>
      <w:r>
        <w:t xml:space="preserve">(1968)</w:t>
      </w:r>
    </w:p>
    <w:p>
      <w:pPr>
        <w:pStyle w:val="Compact"/>
        <w:numPr>
          <w:ilvl w:val="0"/>
          <w:numId w:val="1157"/>
        </w:numPr>
      </w:pPr>
      <w:r>
        <w:t xml:space="preserve">“Terminator 3: Rise of the Machines”</w:t>
      </w:r>
      <w:r>
        <w:t xml:space="preserve"> </w:t>
      </w:r>
      <w:r>
        <w:t xml:space="preserve">(2003)</w:t>
      </w:r>
    </w:p>
    <w:p>
      <w:pPr>
        <w:pStyle w:val="Compact"/>
        <w:numPr>
          <w:ilvl w:val="0"/>
          <w:numId w:val="1157"/>
        </w:numPr>
      </w:pPr>
      <w:r>
        <w:t xml:space="preserve">“The Matrix”</w:t>
      </w:r>
      <w:r>
        <w:t xml:space="preserve"> </w:t>
      </w:r>
      <w:r>
        <w:t xml:space="preserve">(1999)</w:t>
      </w:r>
    </w:p>
    <w:p>
      <w:pPr>
        <w:pStyle w:val="Compact"/>
        <w:numPr>
          <w:ilvl w:val="0"/>
          <w:numId w:val="1157"/>
        </w:numPr>
      </w:pPr>
      <w:r>
        <w:t xml:space="preserve">“Blade Runner”</w:t>
      </w:r>
      <w:r>
        <w:t xml:space="preserve"> </w:t>
      </w:r>
      <w:r>
        <w:t xml:space="preserve">(1982)</w:t>
      </w:r>
    </w:p>
    <w:p>
      <w:pPr>
        <w:pStyle w:val="Compact"/>
        <w:numPr>
          <w:ilvl w:val="0"/>
          <w:numId w:val="1157"/>
        </w:numPr>
      </w:pPr>
      <w:r>
        <w:t xml:space="preserve">“WarGames”</w:t>
      </w:r>
      <w:r>
        <w:t xml:space="preserve"> </w:t>
      </w:r>
      <w:r>
        <w:t xml:space="preserve">(1983)</w:t>
      </w:r>
    </w:p>
    <w:p>
      <w:pPr>
        <w:pStyle w:val="Compact"/>
        <w:numPr>
          <w:ilvl w:val="0"/>
          <w:numId w:val="115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57"/>
        </w:numPr>
      </w:pPr>
      <w:r>
        <w:rPr>
          <w:i/>
          <w:iCs/>
        </w:rPr>
        <w:t xml:space="preserve">Ender’s Game</w:t>
      </w:r>
      <w:r>
        <w:t xml:space="preserve"> </w:t>
      </w:r>
      <w:r>
        <w:t xml:space="preserve">(Card 1985)</w:t>
      </w:r>
    </w:p>
    <w:p>
      <w:pPr>
        <w:pStyle w:val="Compact"/>
        <w:numPr>
          <w:ilvl w:val="0"/>
          <w:numId w:val="115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57" name="Picture"/>
            <a:graphic>
              <a:graphicData uri="http://schemas.openxmlformats.org/drawingml/2006/picture">
                <pic:pic>
                  <pic:nvPicPr>
                    <pic:cNvPr descr="assets/images/matrix-agents.png" id="458" name="Picture"/>
                    <pic:cNvPicPr>
                      <a:picLocks noChangeArrowheads="1" noChangeAspect="1"/>
                    </pic:cNvPicPr>
                  </pic:nvPicPr>
                  <pic:blipFill>
                    <a:blip r:embed="rId456"/>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59">
        <w:r>
          <w:rPr>
            <w:rStyle w:val="Hyperlink"/>
          </w:rPr>
          <w:t xml:space="preserve">Agents</w:t>
        </w:r>
      </w:hyperlink>
    </w:p>
    <w:bookmarkEnd w:id="460"/>
    <w:bookmarkEnd w:id="461"/>
    <w:bookmarkStart w:id="464"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5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5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5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5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5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5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5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5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62" name="Picture"/>
                  <a:graphic>
                    <a:graphicData uri="http://schemas.openxmlformats.org/drawingml/2006/picture">
                      <pic:pic>
                        <pic:nvPicPr>
                          <pic:cNvPr descr="/opt/quarto/share/formats/docx/warning.png" id="463" name="Picture"/>
                          <pic:cNvPicPr>
                            <a:picLocks noChangeArrowheads="1" noChangeAspect="1"/>
                          </pic:cNvPicPr>
                        </pic:nvPicPr>
                        <pic:blipFill>
                          <a:blip r:embed="rId1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59"/>
              </w:numPr>
            </w:pPr>
            <w:r>
              <w:t xml:space="preserve">Access secrets and credentials</w:t>
            </w:r>
          </w:p>
          <w:p>
            <w:pPr>
              <w:pStyle w:val="Compact"/>
              <w:numPr>
                <w:ilvl w:val="0"/>
                <w:numId w:val="1159"/>
              </w:numPr>
            </w:pPr>
            <w:r>
              <w:t xml:space="preserve">Deploy code to production</w:t>
            </w:r>
          </w:p>
          <w:p>
            <w:pPr>
              <w:pStyle w:val="Compact"/>
              <w:numPr>
                <w:ilvl w:val="0"/>
                <w:numId w:val="115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64"/>
    <w:bookmarkStart w:id="474"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66"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0"/>
        </w:numPr>
      </w:pPr>
      <w:r>
        <w:t xml:space="preserve">Data exfiltration</w:t>
      </w:r>
    </w:p>
    <w:p>
      <w:pPr>
        <w:pStyle w:val="Compact"/>
        <w:numPr>
          <w:ilvl w:val="0"/>
          <w:numId w:val="1160"/>
        </w:numPr>
      </w:pPr>
      <w:r>
        <w:t xml:space="preserve">Accidental leaks of sensitive information</w:t>
      </w:r>
    </w:p>
    <w:p>
      <w:pPr>
        <w:pStyle w:val="Compact"/>
        <w:numPr>
          <w:ilvl w:val="0"/>
          <w:numId w:val="1160"/>
        </w:numPr>
      </w:pPr>
      <w:r>
        <w:t xml:space="preserve">Execution of malicious instructions</w:t>
      </w:r>
    </w:p>
    <w:p>
      <w:pPr>
        <w:pStyle w:val="FirstParagraph"/>
      </w:pPr>
      <w:r>
        <w:t xml:space="preserve">By default, the agent’s firewall allows access to:</w:t>
      </w:r>
    </w:p>
    <w:p>
      <w:pPr>
        <w:pStyle w:val="Compact"/>
        <w:numPr>
          <w:ilvl w:val="0"/>
          <w:numId w:val="1161"/>
        </w:numPr>
      </w:pPr>
      <w:r>
        <w:t xml:space="preserve">Common OS package repositories (Debian, Ubuntu, Red Hat, etc.)</w:t>
      </w:r>
    </w:p>
    <w:p>
      <w:pPr>
        <w:pStyle w:val="Compact"/>
        <w:numPr>
          <w:ilvl w:val="0"/>
          <w:numId w:val="1161"/>
        </w:numPr>
      </w:pPr>
      <w:r>
        <w:t xml:space="preserve">Popular container registries (Docker Hub, Azure Container Registry, AWS ECR, etc.)</w:t>
      </w:r>
    </w:p>
    <w:p>
      <w:pPr>
        <w:pStyle w:val="Compact"/>
        <w:numPr>
          <w:ilvl w:val="0"/>
          <w:numId w:val="1161"/>
        </w:numPr>
      </w:pPr>
      <w:r>
        <w:t xml:space="preserve">Language-specific package registries (npm, PyPI, Maven, RubyGems, etc.)</w:t>
      </w:r>
    </w:p>
    <w:p>
      <w:pPr>
        <w:pStyle w:val="Compact"/>
        <w:numPr>
          <w:ilvl w:val="0"/>
          <w:numId w:val="116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65">
        <w:r>
          <w:rPr>
            <w:rStyle w:val="Hyperlink"/>
          </w:rPr>
          <w:t xml:space="preserve">Copilot allowlist reference</w:t>
        </w:r>
      </w:hyperlink>
      <w:r>
        <w:t xml:space="preserve">.</w:t>
      </w:r>
    </w:p>
    <w:bookmarkEnd w:id="466"/>
    <w:bookmarkStart w:id="468"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2"/>
        </w:numPr>
      </w:pPr>
      <w:r>
        <w:t xml:space="preserve">Add custom hosts to the allowlist (for internal dependencies or additional registries)</w:t>
      </w:r>
    </w:p>
    <w:p>
      <w:pPr>
        <w:pStyle w:val="Compact"/>
        <w:numPr>
          <w:ilvl w:val="0"/>
          <w:numId w:val="1162"/>
        </w:numPr>
      </w:pPr>
      <w:r>
        <w:t xml:space="preserve">Opt out of the default recommended allowlist for stricter security</w:t>
      </w:r>
    </w:p>
    <w:p>
      <w:pPr>
        <w:pStyle w:val="Compact"/>
        <w:numPr>
          <w:ilvl w:val="0"/>
          <w:numId w:val="116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67">
        <w:r>
          <w:rPr>
            <w:rStyle w:val="Hyperlink"/>
          </w:rPr>
          <w:t xml:space="preserve">Customizing or disabling the firewall for GitHub Copilot coding agent</w:t>
        </w:r>
      </w:hyperlink>
      <w:r>
        <w:t xml:space="preserve">.</w:t>
      </w:r>
    </w:p>
    <w:bookmarkEnd w:id="468"/>
    <w:bookmarkStart w:id="473"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63"/>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63"/>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63"/>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63"/>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63"/>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63"/>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63"/>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63"/>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63"/>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4"/>
        </w:numPr>
      </w:pPr>
      <w:r>
        <w:rPr>
          <w:rStyle w:val="VerbatimChar"/>
        </w:rPr>
        <w:t xml:space="preserve">cran.r-project.org</w:t>
      </w:r>
      <w:r>
        <w:t xml:space="preserve"> </w:t>
      </w:r>
      <w:r>
        <w:t xml:space="preserve">- The Comprehensive R Archive Network</w:t>
      </w:r>
    </w:p>
    <w:p>
      <w:pPr>
        <w:pStyle w:val="Compact"/>
        <w:numPr>
          <w:ilvl w:val="0"/>
          <w:numId w:val="1164"/>
        </w:numPr>
      </w:pPr>
      <w:r>
        <w:rPr>
          <w:rStyle w:val="VerbatimChar"/>
        </w:rPr>
        <w:t xml:space="preserve">cloud.r-project.org</w:t>
      </w:r>
      <w:r>
        <w:t xml:space="preserve"> </w:t>
      </w:r>
      <w:r>
        <w:t xml:space="preserve">- CRAN mirror (cloud-based)</w:t>
      </w:r>
    </w:p>
    <w:p>
      <w:pPr>
        <w:pStyle w:val="Compact"/>
        <w:numPr>
          <w:ilvl w:val="0"/>
          <w:numId w:val="1164"/>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4"/>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4"/>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65"/>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65"/>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65"/>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65"/>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66"/>
        </w:numPr>
      </w:pPr>
      <w:r>
        <w:rPr>
          <w:rStyle w:val="VerbatimChar"/>
        </w:rPr>
        <w:t xml:space="preserve">en.wikipedia.org</w:t>
      </w:r>
      <w:r>
        <w:t xml:space="preserve"> </w:t>
      </w:r>
      <w:r>
        <w:t xml:space="preserve">- General reference and technical documentation</w:t>
      </w:r>
    </w:p>
    <w:p>
      <w:pPr>
        <w:pStyle w:val="Compact"/>
        <w:numPr>
          <w:ilvl w:val="0"/>
          <w:numId w:val="1166"/>
        </w:numPr>
      </w:pPr>
      <w:r>
        <w:rPr>
          <w:rStyle w:val="VerbatimChar"/>
        </w:rPr>
        <w:t xml:space="preserve">r-project.org</w:t>
      </w:r>
      <w:r>
        <w:t xml:space="preserve"> </w:t>
      </w:r>
      <w:r>
        <w:t xml:space="preserve">- Official R project website</w:t>
      </w:r>
    </w:p>
    <w:p>
      <w:pPr>
        <w:pStyle w:val="Compact"/>
        <w:numPr>
          <w:ilvl w:val="0"/>
          <w:numId w:val="1166"/>
        </w:numPr>
      </w:pPr>
      <w:r>
        <w:rPr>
          <w:rStyle w:val="VerbatimChar"/>
        </w:rPr>
        <w:t xml:space="preserve">quarto.org</w:t>
      </w:r>
      <w:r>
        <w:t xml:space="preserve"> </w:t>
      </w:r>
      <w:r>
        <w:t xml:space="preserve">- Quarto publishing system documentation</w:t>
      </w:r>
    </w:p>
    <w:p>
      <w:pPr>
        <w:pStyle w:val="Compact"/>
        <w:numPr>
          <w:ilvl w:val="0"/>
          <w:numId w:val="1166"/>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67"/>
        </w:numPr>
      </w:pPr>
      <w:r>
        <w:rPr>
          <w:rStyle w:val="VerbatimChar"/>
        </w:rPr>
        <w:t xml:space="preserve">github.com/tidyverse/*</w:t>
      </w:r>
      <w:r>
        <w:t xml:space="preserve"> </w:t>
      </w:r>
      <w:r>
        <w:t xml:space="preserve">- Tidyverse package source code</w:t>
      </w:r>
    </w:p>
    <w:p>
      <w:pPr>
        <w:pStyle w:val="Compact"/>
        <w:numPr>
          <w:ilvl w:val="0"/>
          <w:numId w:val="1167"/>
        </w:numPr>
      </w:pPr>
      <w:r>
        <w:rPr>
          <w:rStyle w:val="VerbatimChar"/>
        </w:rPr>
        <w:t xml:space="preserve">github.com/r-lib/*</w:t>
      </w:r>
      <w:r>
        <w:t xml:space="preserve"> </w:t>
      </w:r>
      <w:r>
        <w:t xml:space="preserve">- R-lib package source code</w:t>
      </w:r>
    </w:p>
    <w:p>
      <w:pPr>
        <w:pStyle w:val="Compact"/>
        <w:numPr>
          <w:ilvl w:val="0"/>
          <w:numId w:val="1167"/>
        </w:numPr>
      </w:pPr>
      <w:r>
        <w:rPr>
          <w:rStyle w:val="VerbatimChar"/>
        </w:rPr>
        <w:t xml:space="preserve">github.com/rstudio/*</w:t>
      </w:r>
      <w:r>
        <w:t xml:space="preserve"> </w:t>
      </w:r>
      <w:r>
        <w:t xml:space="preserve">- RStudio package source code</w:t>
      </w:r>
    </w:p>
    <w:p>
      <w:pPr>
        <w:pStyle w:val="Compact"/>
        <w:numPr>
          <w:ilvl w:val="0"/>
          <w:numId w:val="1167"/>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opt/quarto/share/formats/docx/tip.png" id="470" name="Picture"/>
                          <pic:cNvPicPr>
                            <a:picLocks noChangeArrowheads="1" noChangeAspect="1"/>
                          </pic:cNvPicPr>
                        </pic:nvPicPr>
                        <pic:blipFill>
                          <a:blip r:embed="rId23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68"/>
              </w:numPr>
            </w:pPr>
            <w:r>
              <w:t xml:space="preserve">Coding agents report blocked access to these sites</w:t>
            </w:r>
          </w:p>
          <w:p>
            <w:pPr>
              <w:pStyle w:val="Compact"/>
              <w:numPr>
                <w:ilvl w:val="0"/>
                <w:numId w:val="1168"/>
              </w:numPr>
            </w:pPr>
            <w:r>
              <w:t xml:space="preserve">You’re working on R or data science projects that use these packages</w:t>
            </w:r>
          </w:p>
          <w:p>
            <w:pPr>
              <w:pStyle w:val="Compact"/>
              <w:numPr>
                <w:ilvl w:val="0"/>
                <w:numId w:val="1168"/>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69"/>
              </w:numPr>
            </w:pPr>
            <w:r>
              <w:t xml:space="preserve">Maintained by reputable organizations (Tidyverse, RStudio/Posit, R Core Team, rOpenSci)</w:t>
            </w:r>
          </w:p>
          <w:p>
            <w:pPr>
              <w:pStyle w:val="Compact"/>
              <w:numPr>
                <w:ilvl w:val="0"/>
                <w:numId w:val="1169"/>
              </w:numPr>
            </w:pPr>
            <w:r>
              <w:t xml:space="preserve">Widely used in the R community</w:t>
            </w:r>
          </w:p>
          <w:p>
            <w:pPr>
              <w:pStyle w:val="Compact"/>
              <w:numPr>
                <w:ilvl w:val="0"/>
                <w:numId w:val="1169"/>
              </w:numPr>
            </w:pPr>
            <w:r>
              <w:t xml:space="preserve">Focused on documentation and package distribution</w:t>
            </w:r>
          </w:p>
          <w:p>
            <w:pPr>
              <w:pStyle w:val="Compact"/>
              <w:numPr>
                <w:ilvl w:val="0"/>
                <w:numId w:val="1169"/>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73"/>
    <w:bookmarkEnd w:id="474"/>
    <w:bookmarkStart w:id="485"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75"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0"/>
        </w:numPr>
      </w:pPr>
      <w:r>
        <w:t xml:space="preserve">Faster agent startup and execution</w:t>
      </w:r>
    </w:p>
    <w:p>
      <w:pPr>
        <w:pStyle w:val="Compact"/>
        <w:numPr>
          <w:ilvl w:val="0"/>
          <w:numId w:val="1170"/>
        </w:numPr>
      </w:pPr>
      <w:r>
        <w:t xml:space="preserve">More reliable builds and tests</w:t>
      </w:r>
    </w:p>
    <w:p>
      <w:pPr>
        <w:pStyle w:val="Compact"/>
        <w:numPr>
          <w:ilvl w:val="0"/>
          <w:numId w:val="1170"/>
        </w:numPr>
      </w:pPr>
      <w:r>
        <w:t xml:space="preserve">Access to private or authenticated dependencies</w:t>
      </w:r>
    </w:p>
    <w:p>
      <w:pPr>
        <w:pStyle w:val="Compact"/>
        <w:numPr>
          <w:ilvl w:val="0"/>
          <w:numId w:val="1170"/>
        </w:numPr>
      </w:pPr>
      <w:r>
        <w:t xml:space="preserve">Consistent development environment across all agent sessions</w:t>
      </w:r>
    </w:p>
    <w:bookmarkEnd w:id="475"/>
    <w:bookmarkStart w:id="476"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76"/>
    <w:bookmarkStart w:id="477"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77"/>
    <w:bookmarkStart w:id="478"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71"/>
        </w:numPr>
      </w:pPr>
      <w:r>
        <w:rPr>
          <w:rStyle w:val="VerbatimChar"/>
        </w:rPr>
        <w:t xml:space="preserve">steps</w:t>
      </w:r>
      <w:r>
        <w:t xml:space="preserve">: Setup commands and actions to run</w:t>
      </w:r>
    </w:p>
    <w:p>
      <w:pPr>
        <w:pStyle w:val="Compact"/>
        <w:numPr>
          <w:ilvl w:val="0"/>
          <w:numId w:val="1171"/>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71"/>
        </w:numPr>
      </w:pPr>
      <w:r>
        <w:rPr>
          <w:rStyle w:val="VerbatimChar"/>
        </w:rPr>
        <w:t xml:space="preserve">runs-on</w:t>
      </w:r>
      <w:r>
        <w:t xml:space="preserve">: Runner type (Ubuntu x64 Linux only)</w:t>
      </w:r>
    </w:p>
    <w:p>
      <w:pPr>
        <w:pStyle w:val="Compact"/>
        <w:numPr>
          <w:ilvl w:val="0"/>
          <w:numId w:val="1171"/>
        </w:numPr>
      </w:pPr>
      <w:r>
        <w:rPr>
          <w:rStyle w:val="VerbatimChar"/>
        </w:rPr>
        <w:t xml:space="preserve">services</w:t>
      </w:r>
      <w:r>
        <w:t xml:space="preserve">: Database or service containers</w:t>
      </w:r>
    </w:p>
    <w:p>
      <w:pPr>
        <w:pStyle w:val="Compact"/>
        <w:numPr>
          <w:ilvl w:val="0"/>
          <w:numId w:val="1171"/>
        </w:numPr>
      </w:pPr>
      <w:r>
        <w:rPr>
          <w:rStyle w:val="VerbatimChar"/>
        </w:rPr>
        <w:t xml:space="preserve">snapshot</w:t>
      </w:r>
      <w:r>
        <w:t xml:space="preserve">: Save environment state</w:t>
      </w:r>
    </w:p>
    <w:p>
      <w:pPr>
        <w:pStyle w:val="Compact"/>
        <w:numPr>
          <w:ilvl w:val="0"/>
          <w:numId w:val="1171"/>
        </w:numPr>
      </w:pPr>
      <w:r>
        <w:rPr>
          <w:rStyle w:val="VerbatimChar"/>
        </w:rPr>
        <w:t xml:space="preserve">timeout-minutes</w:t>
      </w:r>
      <w:r>
        <w:t xml:space="preserve">: Maximum 59 minutes</w:t>
      </w:r>
    </w:p>
    <w:p>
      <w:pPr>
        <w:pStyle w:val="FirstParagraph"/>
      </w:pPr>
      <w:r>
        <w:t xml:space="preserve">All other workflow settings are ignored by Copilot.</w:t>
      </w:r>
    </w:p>
    <w:bookmarkEnd w:id="478"/>
    <w:bookmarkStart w:id="479"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79"/>
    <w:bookmarkStart w:id="480"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72"/>
        </w:numPr>
      </w:pPr>
      <w:r>
        <w:t xml:space="preserve">Navigate to your repository’s</w:t>
      </w:r>
      <w:r>
        <w:t xml:space="preserve"> </w:t>
      </w:r>
      <w:r>
        <w:rPr>
          <w:b/>
          <w:bCs/>
        </w:rPr>
        <w:t xml:space="preserve">Settings</w:t>
      </w:r>
    </w:p>
    <w:p>
      <w:pPr>
        <w:pStyle w:val="Compact"/>
        <w:numPr>
          <w:ilvl w:val="0"/>
          <w:numId w:val="1172"/>
        </w:numPr>
      </w:pPr>
      <w:r>
        <w:t xml:space="preserve">Go to</w:t>
      </w:r>
      <w:r>
        <w:t xml:space="preserve"> </w:t>
      </w:r>
      <w:r>
        <w:rPr>
          <w:b/>
          <w:bCs/>
        </w:rPr>
        <w:t xml:space="preserve">Environments</w:t>
      </w:r>
    </w:p>
    <w:p>
      <w:pPr>
        <w:pStyle w:val="Compact"/>
        <w:numPr>
          <w:ilvl w:val="0"/>
          <w:numId w:val="1172"/>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72"/>
        </w:numPr>
      </w:pPr>
      <w:r>
        <w:t xml:space="preserve">Add environment variables or secrets as needed</w:t>
      </w:r>
    </w:p>
    <w:p>
      <w:pPr>
        <w:pStyle w:val="FirstParagraph"/>
      </w:pPr>
      <w:r>
        <w:t xml:space="preserve">Use secrets for sensitive values like API keys or passwords.</w:t>
      </w:r>
    </w:p>
    <w:bookmarkEnd w:id="480"/>
    <w:bookmarkStart w:id="481"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81"/>
    <w:bookmarkStart w:id="482"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82"/>
    <w:bookmarkStart w:id="484"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83">
        <w:r>
          <w:rPr>
            <w:rStyle w:val="Hyperlink"/>
          </w:rPr>
          <w:t xml:space="preserve">Customizing the development environment for GitHub Copilot coding agent</w:t>
        </w:r>
      </w:hyperlink>
      <w:r>
        <w:t xml:space="preserve">.</w:t>
      </w:r>
    </w:p>
    <w:bookmarkEnd w:id="484"/>
    <w:bookmarkEnd w:id="485"/>
    <w:bookmarkStart w:id="489"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48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8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8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89"/>
    <w:bookmarkStart w:id="490"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73"/>
        </w:numPr>
      </w:pPr>
      <w:r>
        <w:t xml:space="preserve">Lab members can export Quarto content to Word format for review</w:t>
      </w:r>
    </w:p>
    <w:p>
      <w:pPr>
        <w:pStyle w:val="Compact"/>
        <w:numPr>
          <w:ilvl w:val="0"/>
          <w:numId w:val="1173"/>
        </w:numPr>
      </w:pPr>
      <w:r>
        <w:t xml:space="preserve">Reviewers can make edits, add tracked changes, and insert comments in Word</w:t>
      </w:r>
    </w:p>
    <w:p>
      <w:pPr>
        <w:pStyle w:val="Compact"/>
        <w:numPr>
          <w:ilvl w:val="0"/>
          <w:numId w:val="1173"/>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4"/>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4"/>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4"/>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90"/>
    <w:bookmarkStart w:id="491"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75"/>
        </w:numPr>
      </w:pPr>
      <w:r>
        <w:t xml:space="preserve">Markdown and Quarto formatting rules (e.g., blank lines before lists, line breaks in prose)</w:t>
      </w:r>
    </w:p>
    <w:p>
      <w:pPr>
        <w:pStyle w:val="Compact"/>
        <w:numPr>
          <w:ilvl w:val="0"/>
          <w:numId w:val="1175"/>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75"/>
        </w:numPr>
      </w:pPr>
      <w:r>
        <w:t xml:space="preserve">File organization patterns (e.g., using Quarto includes for modular content)</w:t>
      </w:r>
    </w:p>
    <w:p>
      <w:pPr>
        <w:pStyle w:val="Compact"/>
        <w:numPr>
          <w:ilvl w:val="0"/>
          <w:numId w:val="1175"/>
        </w:numPr>
      </w:pPr>
      <w:r>
        <w:t xml:space="preserve">How to work with DOCX files for hybrid editing workflows</w:t>
      </w:r>
    </w:p>
    <w:p>
      <w:pPr>
        <w:pStyle w:val="Compact"/>
        <w:numPr>
          <w:ilvl w:val="0"/>
          <w:numId w:val="1175"/>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91"/>
    <w:bookmarkEnd w:id="492"/>
    <w:bookmarkEnd w:id="493"/>
    <w:bookmarkStart w:id="503" w:name="checklists"/>
    <w:p>
      <w:pPr>
        <w:pStyle w:val="Heading1"/>
      </w:pPr>
      <w:r>
        <w:t xml:space="preserve">18. Checklists</w:t>
      </w:r>
    </w:p>
    <w:p>
      <w:pPr>
        <w:pStyle w:val="FirstParagraph"/>
      </w:pPr>
      <w:r>
        <w:t xml:space="preserve">Adapted by UCD-SeRG team from</w:t>
      </w:r>
      <w:r>
        <w:t xml:space="preserve"> </w:t>
      </w:r>
      <w:hyperlink r:id="rId494">
        <w:r>
          <w:rPr>
            <w:rStyle w:val="Hyperlink"/>
          </w:rPr>
          <w:t xml:space="preserve">original by Jade Benjamin-Chung</w:t>
        </w:r>
      </w:hyperlink>
    </w:p>
    <w:bookmarkStart w:id="495" w:name="pre-analysis-plan-checklist"/>
    <w:p>
      <w:pPr>
        <w:pStyle w:val="Heading2"/>
      </w:pPr>
      <w:r>
        <w:t xml:space="preserve">18.1 Pre-analysis plan checklist</w:t>
      </w:r>
    </w:p>
    <w:p>
      <w:pPr>
        <w:pStyle w:val="Compact"/>
        <w:numPr>
          <w:ilvl w:val="0"/>
          <w:numId w:val="1176"/>
        </w:numPr>
      </w:pPr>
      <w:r>
        <w:t xml:space="preserve">Brief background on the study (a condensed version of the introduction section of the paper)</w:t>
      </w:r>
    </w:p>
    <w:p>
      <w:pPr>
        <w:pStyle w:val="Compact"/>
        <w:numPr>
          <w:ilvl w:val="0"/>
          <w:numId w:val="1176"/>
        </w:numPr>
      </w:pPr>
      <w:r>
        <w:t xml:space="preserve">Hypotheses / objectives</w:t>
      </w:r>
    </w:p>
    <w:p>
      <w:pPr>
        <w:pStyle w:val="Compact"/>
        <w:numPr>
          <w:ilvl w:val="0"/>
          <w:numId w:val="1176"/>
        </w:numPr>
      </w:pPr>
      <w:r>
        <w:t xml:space="preserve">Study design</w:t>
      </w:r>
    </w:p>
    <w:p>
      <w:pPr>
        <w:pStyle w:val="Compact"/>
        <w:numPr>
          <w:ilvl w:val="0"/>
          <w:numId w:val="1176"/>
        </w:numPr>
      </w:pPr>
      <w:r>
        <w:t xml:space="preserve">Description of data</w:t>
      </w:r>
    </w:p>
    <w:p>
      <w:pPr>
        <w:pStyle w:val="Compact"/>
        <w:numPr>
          <w:ilvl w:val="0"/>
          <w:numId w:val="1176"/>
        </w:numPr>
      </w:pPr>
      <w:r>
        <w:t xml:space="preserve">Definition of outcomes</w:t>
      </w:r>
    </w:p>
    <w:p>
      <w:pPr>
        <w:pStyle w:val="Compact"/>
        <w:numPr>
          <w:ilvl w:val="0"/>
          <w:numId w:val="1176"/>
        </w:numPr>
      </w:pPr>
      <w:r>
        <w:t xml:space="preserve">Definition of interventions / exposures</w:t>
      </w:r>
    </w:p>
    <w:p>
      <w:pPr>
        <w:pStyle w:val="Compact"/>
        <w:numPr>
          <w:ilvl w:val="0"/>
          <w:numId w:val="1176"/>
        </w:numPr>
      </w:pPr>
      <w:r>
        <w:t xml:space="preserve">Definition of covariates</w:t>
      </w:r>
    </w:p>
    <w:p>
      <w:pPr>
        <w:pStyle w:val="Compact"/>
        <w:numPr>
          <w:ilvl w:val="0"/>
          <w:numId w:val="1176"/>
        </w:numPr>
      </w:pPr>
      <w:r>
        <w:t xml:space="preserve">Statistical power calculation</w:t>
      </w:r>
    </w:p>
    <w:p>
      <w:pPr>
        <w:pStyle w:val="Compact"/>
        <w:numPr>
          <w:ilvl w:val="0"/>
          <w:numId w:val="1176"/>
        </w:numPr>
      </w:pPr>
      <w:r>
        <w:t xml:space="preserve">Statistical model description</w:t>
      </w:r>
    </w:p>
    <w:p>
      <w:pPr>
        <w:pStyle w:val="Compact"/>
        <w:numPr>
          <w:ilvl w:val="0"/>
          <w:numId w:val="1176"/>
        </w:numPr>
      </w:pPr>
      <w:r>
        <w:t xml:space="preserve">Covariate selection / screening</w:t>
      </w:r>
    </w:p>
    <w:p>
      <w:pPr>
        <w:pStyle w:val="Compact"/>
        <w:numPr>
          <w:ilvl w:val="0"/>
          <w:numId w:val="1176"/>
        </w:numPr>
      </w:pPr>
      <w:r>
        <w:t xml:space="preserve">Standard error estimation method</w:t>
      </w:r>
    </w:p>
    <w:p>
      <w:pPr>
        <w:pStyle w:val="Compact"/>
        <w:numPr>
          <w:ilvl w:val="0"/>
          <w:numId w:val="1176"/>
        </w:numPr>
      </w:pPr>
      <w:r>
        <w:t xml:space="preserve">Missing data analysis</w:t>
      </w:r>
    </w:p>
    <w:p>
      <w:pPr>
        <w:pStyle w:val="Compact"/>
        <w:numPr>
          <w:ilvl w:val="0"/>
          <w:numId w:val="1176"/>
        </w:numPr>
      </w:pPr>
      <w:r>
        <w:t xml:space="preserve">Assessment of effect modification / subgroup analyses</w:t>
      </w:r>
    </w:p>
    <w:p>
      <w:pPr>
        <w:pStyle w:val="Compact"/>
        <w:numPr>
          <w:ilvl w:val="0"/>
          <w:numId w:val="1176"/>
        </w:numPr>
      </w:pPr>
      <w:r>
        <w:t xml:space="preserve">Sensitivity analyses</w:t>
      </w:r>
    </w:p>
    <w:p>
      <w:pPr>
        <w:pStyle w:val="Compact"/>
        <w:numPr>
          <w:ilvl w:val="0"/>
          <w:numId w:val="1176"/>
        </w:numPr>
      </w:pPr>
      <w:r>
        <w:t xml:space="preserve">Negative control analyses</w:t>
      </w:r>
    </w:p>
    <w:bookmarkEnd w:id="495"/>
    <w:bookmarkStart w:id="497" w:name="code-checklist"/>
    <w:p>
      <w:pPr>
        <w:pStyle w:val="Heading2"/>
      </w:pPr>
      <w:r>
        <w:t xml:space="preserve">18.2 Code checklist</w:t>
      </w:r>
    </w:p>
    <w:p>
      <w:pPr>
        <w:pStyle w:val="Compact"/>
        <w:numPr>
          <w:ilvl w:val="0"/>
          <w:numId w:val="1177"/>
        </w:numPr>
      </w:pPr>
      <w:r>
        <w:t xml:space="preserve">Does the script run without errors?</w:t>
      </w:r>
    </w:p>
    <w:p>
      <w:pPr>
        <w:pStyle w:val="Compact"/>
        <w:numPr>
          <w:ilvl w:val="0"/>
          <w:numId w:val="1177"/>
        </w:numPr>
      </w:pPr>
      <w:r>
        <w:t xml:space="preserve">Is code self-contained within repo and/or associated Box folder?</w:t>
      </w:r>
    </w:p>
    <w:p>
      <w:pPr>
        <w:pStyle w:val="Compact"/>
        <w:numPr>
          <w:ilvl w:val="0"/>
          <w:numId w:val="1177"/>
        </w:numPr>
      </w:pPr>
      <w:r>
        <w:t xml:space="preserve">Is all commented out code / remarks removed?</w:t>
      </w:r>
    </w:p>
    <w:p>
      <w:pPr>
        <w:pStyle w:val="Compact"/>
        <w:numPr>
          <w:ilvl w:val="0"/>
          <w:numId w:val="1177"/>
        </w:numPr>
      </w:pPr>
      <w:r>
        <w:t xml:space="preserve">Does the header accurately describe the process completed in the script?</w:t>
      </w:r>
    </w:p>
    <w:p>
      <w:pPr>
        <w:pStyle w:val="Compact"/>
        <w:numPr>
          <w:ilvl w:val="0"/>
          <w:numId w:val="1177"/>
        </w:numPr>
      </w:pPr>
      <w:r>
        <w:t xml:space="preserve">Is the script pushed to its github repository?</w:t>
      </w:r>
    </w:p>
    <w:p>
      <w:pPr>
        <w:pStyle w:val="Compact"/>
        <w:numPr>
          <w:ilvl w:val="0"/>
          <w:numId w:val="1177"/>
        </w:numPr>
      </w:pPr>
      <w:r>
        <w:t xml:space="preserve">Does the code adhere to the</w:t>
      </w:r>
      <w:r>
        <w:t xml:space="preserve"> </w:t>
      </w:r>
      <w:hyperlink r:id="rId496">
        <w:r>
          <w:rPr>
            <w:rStyle w:val="Hyperlink"/>
          </w:rPr>
          <w:t xml:space="preserve">coding style guide</w:t>
        </w:r>
      </w:hyperlink>
      <w:r>
        <w:t xml:space="preserve">?</w:t>
      </w:r>
    </w:p>
    <w:p>
      <w:pPr>
        <w:pStyle w:val="Compact"/>
        <w:numPr>
          <w:ilvl w:val="0"/>
          <w:numId w:val="1177"/>
        </w:numPr>
      </w:pPr>
      <w:r>
        <w:t xml:space="preserve">Are all warnings ignorable? Should any warnings be intentionally suppressed or addressed?</w:t>
      </w:r>
    </w:p>
    <w:bookmarkEnd w:id="497"/>
    <w:bookmarkStart w:id="499"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78"/>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78"/>
        </w:numPr>
      </w:pPr>
      <w:r>
        <w:t xml:space="preserve">Are the study results within the manuscript replicable (i.e., if you rerun the code in the study’s repository, the tables and figures will be exactly replicated?)</w:t>
      </w:r>
    </w:p>
    <w:p>
      <w:pPr>
        <w:pStyle w:val="Compact"/>
        <w:numPr>
          <w:ilvl w:val="0"/>
          <w:numId w:val="1178"/>
        </w:numPr>
      </w:pPr>
      <w:r>
        <w:t xml:space="preserve">Is a target journal selected?</w:t>
      </w:r>
    </w:p>
    <w:p>
      <w:pPr>
        <w:pStyle w:val="Compact"/>
        <w:numPr>
          <w:ilvl w:val="0"/>
          <w:numId w:val="1178"/>
        </w:numPr>
      </w:pPr>
      <w:r>
        <w:t xml:space="preserve">Is the title declarative, in other words, does it state the object/findings rather than suggest them?</w:t>
      </w:r>
    </w:p>
    <w:p>
      <w:pPr>
        <w:pStyle w:val="Compact"/>
        <w:numPr>
          <w:ilvl w:val="0"/>
          <w:numId w:val="1178"/>
        </w:numPr>
      </w:pPr>
      <w:r>
        <w:t xml:space="preserve">Is the word count of the manuscript close to the target journal’s allowance?</w:t>
      </w:r>
    </w:p>
    <w:p>
      <w:pPr>
        <w:pStyle w:val="Compact"/>
        <w:numPr>
          <w:ilvl w:val="0"/>
          <w:numId w:val="1178"/>
        </w:numPr>
      </w:pPr>
      <w:r>
        <w:t xml:space="preserve">Does the manuscript adhere to the formatting guide of the target journal?</w:t>
      </w:r>
    </w:p>
    <w:p>
      <w:pPr>
        <w:pStyle w:val="Compact"/>
        <w:numPr>
          <w:ilvl w:val="0"/>
          <w:numId w:val="1178"/>
        </w:numPr>
      </w:pPr>
      <w:r>
        <w:t xml:space="preserve">Does the manuscript use a consistent voice (passive or active – usually active is preferred … pun intended)?</w:t>
      </w:r>
    </w:p>
    <w:p>
      <w:pPr>
        <w:pStyle w:val="Compact"/>
        <w:numPr>
          <w:ilvl w:val="0"/>
          <w:numId w:val="1178"/>
        </w:numPr>
      </w:pPr>
      <w:r>
        <w:t xml:space="preserve">Is each figure and table (including supplementary material) referenced in the main text?</w:t>
      </w:r>
    </w:p>
    <w:p>
      <w:pPr>
        <w:pStyle w:val="Compact"/>
        <w:numPr>
          <w:ilvl w:val="0"/>
          <w:numId w:val="1178"/>
        </w:numPr>
      </w:pPr>
      <w:r>
        <w:t xml:space="preserve">Is there a caption for each figure and table (including supplementary material)?</w:t>
      </w:r>
    </w:p>
    <w:p>
      <w:pPr>
        <w:pStyle w:val="Compact"/>
        <w:numPr>
          <w:ilvl w:val="0"/>
          <w:numId w:val="1178"/>
        </w:numPr>
      </w:pPr>
      <w:r>
        <w:t xml:space="preserve">Are tables/figures and supplementary material numbered in accordance with their appearance in the main text?</w:t>
      </w:r>
    </w:p>
    <w:p>
      <w:pPr>
        <w:pStyle w:val="Compact"/>
        <w:numPr>
          <w:ilvl w:val="0"/>
          <w:numId w:val="1178"/>
        </w:numPr>
      </w:pPr>
      <w:r>
        <w:t xml:space="preserve">Does the text use past tense if it is reporting research findings or future tense if it is a study protocol?</w:t>
      </w:r>
    </w:p>
    <w:p>
      <w:pPr>
        <w:pStyle w:val="Compact"/>
        <w:numPr>
          <w:ilvl w:val="0"/>
          <w:numId w:val="1178"/>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78"/>
        </w:numPr>
      </w:pPr>
      <w:r>
        <w:t xml:space="preserve">Does the text use minimal abbreviations, and are all abbreviations defined at first use?</w:t>
      </w:r>
    </w:p>
    <w:p>
      <w:pPr>
        <w:pStyle w:val="Compact"/>
        <w:numPr>
          <w:ilvl w:val="0"/>
          <w:numId w:val="1178"/>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78"/>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78"/>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98">
        <w:r>
          <w:rPr>
            <w:rStyle w:val="Hyperlink"/>
          </w:rPr>
          <w:t xml:space="preserve">here</w:t>
        </w:r>
      </w:hyperlink>
      <w:r>
        <w:t xml:space="preserve">)</w:t>
      </w:r>
    </w:p>
    <w:p>
      <w:pPr>
        <w:pStyle w:val="Compact"/>
        <w:numPr>
          <w:ilvl w:val="0"/>
          <w:numId w:val="1178"/>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99"/>
    <w:bookmarkStart w:id="502" w:name="figure-checklist"/>
    <w:p>
      <w:pPr>
        <w:pStyle w:val="Heading2"/>
      </w:pPr>
      <w:r>
        <w:t xml:space="preserve">18.4 Figure checklist</w:t>
      </w:r>
    </w:p>
    <w:p>
      <w:pPr>
        <w:pStyle w:val="Compact"/>
        <w:numPr>
          <w:ilvl w:val="0"/>
          <w:numId w:val="1179"/>
        </w:numPr>
      </w:pPr>
      <w:r>
        <w:t xml:space="preserve">Are the x-axis and y-axis labeled?</w:t>
      </w:r>
    </w:p>
    <w:p>
      <w:pPr>
        <w:pStyle w:val="Compact"/>
        <w:numPr>
          <w:ilvl w:val="0"/>
          <w:numId w:val="1179"/>
        </w:numPr>
      </w:pPr>
      <w:r>
        <w:t xml:space="preserve">If the figure includes panels, is each panel labeled?</w:t>
      </w:r>
    </w:p>
    <w:p>
      <w:pPr>
        <w:pStyle w:val="Compact"/>
        <w:numPr>
          <w:ilvl w:val="0"/>
          <w:numId w:val="1179"/>
        </w:numPr>
      </w:pPr>
      <w:r>
        <w:t xml:space="preserve">Are there sufficient numerical / text labels and breaks on the x-axis and y-axis?</w:t>
      </w:r>
    </w:p>
    <w:p>
      <w:pPr>
        <w:pStyle w:val="Compact"/>
        <w:numPr>
          <w:ilvl w:val="0"/>
          <w:numId w:val="1179"/>
        </w:numPr>
      </w:pPr>
      <w:r>
        <w:t xml:space="preserve">Is the font size appropriate (i.e., large enough to read, not so large that it distracts from the data presented in the figure?)</w:t>
      </w:r>
    </w:p>
    <w:p>
      <w:pPr>
        <w:pStyle w:val="Compact"/>
        <w:numPr>
          <w:ilvl w:val="0"/>
          <w:numId w:val="1179"/>
        </w:numPr>
      </w:pPr>
      <w:r>
        <w:t xml:space="preserve">Are the colors used colorblind friendly? See a colorblind-friendly palette</w:t>
      </w:r>
      <w:r>
        <w:t xml:space="preserve"> </w:t>
      </w:r>
      <w:hyperlink r:id="rId500">
        <w:r>
          <w:rPr>
            <w:rStyle w:val="Hyperlink"/>
          </w:rPr>
          <w:t xml:space="preserve">here</w:t>
        </w:r>
      </w:hyperlink>
      <w:r>
        <w:t xml:space="preserve">, a neat palette generator with colorblind options</w:t>
      </w:r>
      <w:r>
        <w:t xml:space="preserve"> </w:t>
      </w:r>
      <w:hyperlink r:id="rId501">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79"/>
        </w:numPr>
      </w:pPr>
      <w:r>
        <w:t xml:space="preserve">Are colors/shapes/line types defined in a legend?</w:t>
      </w:r>
    </w:p>
    <w:p>
      <w:pPr>
        <w:pStyle w:val="Compact"/>
        <w:numPr>
          <w:ilvl w:val="0"/>
          <w:numId w:val="1179"/>
        </w:numPr>
      </w:pPr>
      <w:r>
        <w:t xml:space="preserve">Are the legends and other labels easy to understand with minimal abbreviations?</w:t>
      </w:r>
    </w:p>
    <w:p>
      <w:pPr>
        <w:pStyle w:val="Compact"/>
        <w:numPr>
          <w:ilvl w:val="0"/>
          <w:numId w:val="1179"/>
        </w:numPr>
      </w:pPr>
      <w:r>
        <w:t xml:space="preserve">If there is overplotting, is transparency used to show overlapping data?</w:t>
      </w:r>
    </w:p>
    <w:p>
      <w:pPr>
        <w:pStyle w:val="Compact"/>
        <w:numPr>
          <w:ilvl w:val="0"/>
          <w:numId w:val="1179"/>
        </w:numPr>
      </w:pPr>
      <w:r>
        <w:t xml:space="preserve">Are 95% confidence intervals or other measures of precision shown, if applicable?</w:t>
      </w:r>
    </w:p>
    <w:p>
      <w:r>
        <w:br w:type="page"/>
      </w:r>
    </w:p>
    <w:bookmarkEnd w:id="502"/>
    <w:bookmarkEnd w:id="503"/>
    <w:bookmarkStart w:id="535" w:name="resources-2"/>
    <w:p>
      <w:pPr>
        <w:pStyle w:val="Heading1"/>
      </w:pPr>
      <w:r>
        <w:t xml:space="preserve">19. Resources</w:t>
      </w:r>
    </w:p>
    <w:p>
      <w:pPr>
        <w:pStyle w:val="FirstParagraph"/>
      </w:pPr>
      <w:r>
        <w:t xml:space="preserve">Adapted by UCD-SeRG team from</w:t>
      </w:r>
      <w:r>
        <w:t xml:space="preserve"> </w:t>
      </w:r>
      <w:hyperlink r:id="rId504">
        <w:r>
          <w:rPr>
            <w:rStyle w:val="Hyperlink"/>
          </w:rPr>
          <w:t xml:space="preserve">original by Jade Benjamin-Chung and Kunal Mishra</w:t>
        </w:r>
      </w:hyperlink>
    </w:p>
    <w:bookmarkStart w:id="515" w:name="resources-for-r"/>
    <w:p>
      <w:pPr>
        <w:pStyle w:val="Heading2"/>
      </w:pPr>
      <w:r>
        <w:t xml:space="preserve">19.1 Resources for R</w:t>
      </w:r>
    </w:p>
    <w:bookmarkStart w:id="506" w:name="books-and-comprehensive-guides"/>
    <w:p>
      <w:pPr>
        <w:pStyle w:val="Heading3"/>
      </w:pPr>
      <w:r>
        <w:t xml:space="preserve">19.1.1 Books and Comprehensive Guides</w:t>
      </w:r>
    </w:p>
    <w:p>
      <w:pPr>
        <w:pStyle w:val="Compact"/>
        <w:numPr>
          <w:ilvl w:val="0"/>
          <w:numId w:val="1180"/>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0"/>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0"/>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0"/>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0"/>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0"/>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0"/>
        </w:numPr>
      </w:pPr>
      <w:hyperlink r:id="rId505">
        <w:r>
          <w:rPr>
            <w:rStyle w:val="Hyperlink"/>
          </w:rPr>
          <w:t xml:space="preserve">Jade’s R-for-epi course</w:t>
        </w:r>
      </w:hyperlink>
    </w:p>
    <w:bookmarkEnd w:id="506"/>
    <w:bookmarkStart w:id="511" w:name="cheat-sheets"/>
    <w:p>
      <w:pPr>
        <w:pStyle w:val="Heading3"/>
      </w:pPr>
      <w:r>
        <w:t xml:space="preserve">19.1.2 Cheat Sheets</w:t>
      </w:r>
    </w:p>
    <w:p>
      <w:pPr>
        <w:pStyle w:val="Compact"/>
        <w:numPr>
          <w:ilvl w:val="0"/>
          <w:numId w:val="1181"/>
        </w:numPr>
      </w:pPr>
      <w:hyperlink r:id="rId507">
        <w:r>
          <w:rPr>
            <w:rStyle w:val="Hyperlink"/>
          </w:rPr>
          <w:t xml:space="preserve">dplyr and tidyr cheat sheet</w:t>
        </w:r>
      </w:hyperlink>
    </w:p>
    <w:p>
      <w:pPr>
        <w:pStyle w:val="Compact"/>
        <w:numPr>
          <w:ilvl w:val="0"/>
          <w:numId w:val="1181"/>
        </w:numPr>
      </w:pPr>
      <w:hyperlink r:id="rId508">
        <w:r>
          <w:rPr>
            <w:rStyle w:val="Hyperlink"/>
          </w:rPr>
          <w:t xml:space="preserve">ggplot cheat sheet</w:t>
        </w:r>
      </w:hyperlink>
    </w:p>
    <w:p>
      <w:pPr>
        <w:pStyle w:val="Compact"/>
        <w:numPr>
          <w:ilvl w:val="0"/>
          <w:numId w:val="1181"/>
        </w:numPr>
      </w:pPr>
      <w:hyperlink r:id="rId509">
        <w:r>
          <w:rPr>
            <w:rStyle w:val="Hyperlink"/>
          </w:rPr>
          <w:t xml:space="preserve">data table cheat sheet</w:t>
        </w:r>
      </w:hyperlink>
    </w:p>
    <w:p>
      <w:pPr>
        <w:pStyle w:val="Compact"/>
        <w:numPr>
          <w:ilvl w:val="0"/>
          <w:numId w:val="1181"/>
        </w:numPr>
      </w:pPr>
      <w:hyperlink r:id="rId510">
        <w:r>
          <w:rPr>
            <w:rStyle w:val="Hyperlink"/>
          </w:rPr>
          <w:t xml:space="preserve">RMarkdown cheat sheet</w:t>
        </w:r>
      </w:hyperlink>
    </w:p>
    <w:bookmarkEnd w:id="511"/>
    <w:bookmarkStart w:id="513" w:name="style-and-best-practices"/>
    <w:p>
      <w:pPr>
        <w:pStyle w:val="Heading3"/>
      </w:pPr>
      <w:r>
        <w:t xml:space="preserve">19.1.3 Style and Best Practices</w:t>
      </w:r>
    </w:p>
    <w:p>
      <w:pPr>
        <w:pStyle w:val="Compact"/>
        <w:numPr>
          <w:ilvl w:val="0"/>
          <w:numId w:val="1182"/>
        </w:numPr>
      </w:pPr>
      <w:hyperlink r:id="rId512">
        <w:r>
          <w:rPr>
            <w:rStyle w:val="Hyperlink"/>
          </w:rPr>
          <w:t xml:space="preserve">Hadley Wickham’s R Style Guide</w:t>
        </w:r>
      </w:hyperlink>
    </w:p>
    <w:bookmarkEnd w:id="513"/>
    <w:bookmarkStart w:id="514" w:name="tidy-evaluation-resources"/>
    <w:p>
      <w:pPr>
        <w:pStyle w:val="Heading3"/>
      </w:pPr>
      <w:r>
        <w:t xml:space="preserve">19.1.4 Tidy Evaluation Resources</w:t>
      </w:r>
    </w:p>
    <w:p>
      <w:pPr>
        <w:pStyle w:val="Compact"/>
        <w:numPr>
          <w:ilvl w:val="0"/>
          <w:numId w:val="1183"/>
        </w:numPr>
      </w:pPr>
      <w:hyperlink r:id="rId169">
        <w:r>
          <w:rPr>
            <w:rStyle w:val="Hyperlink"/>
          </w:rPr>
          <w:t xml:space="preserve">Tidy Eval in 5 Minutes</w:t>
        </w:r>
      </w:hyperlink>
      <w:r>
        <w:t xml:space="preserve"> </w:t>
      </w:r>
      <w:r>
        <w:t xml:space="preserve">(video)</w:t>
      </w:r>
    </w:p>
    <w:p>
      <w:pPr>
        <w:pStyle w:val="Compact"/>
        <w:numPr>
          <w:ilvl w:val="0"/>
          <w:numId w:val="1183"/>
        </w:numPr>
      </w:pPr>
      <w:hyperlink r:id="rId170">
        <w:r>
          <w:rPr>
            <w:rStyle w:val="Hyperlink"/>
          </w:rPr>
          <w:t xml:space="preserve">Tidy Evaluation</w:t>
        </w:r>
      </w:hyperlink>
      <w:r>
        <w:t xml:space="preserve"> </w:t>
      </w:r>
      <w:r>
        <w:t xml:space="preserve">(e-book)</w:t>
      </w:r>
    </w:p>
    <w:p>
      <w:pPr>
        <w:pStyle w:val="Compact"/>
        <w:numPr>
          <w:ilvl w:val="0"/>
          <w:numId w:val="1183"/>
        </w:numPr>
      </w:pPr>
      <w:hyperlink r:id="rId172">
        <w:r>
          <w:rPr>
            <w:rStyle w:val="Hyperlink"/>
          </w:rPr>
          <w:t xml:space="preserve">Data Frame Columns as Arguments to Dplyr Functions</w:t>
        </w:r>
      </w:hyperlink>
      <w:r>
        <w:t xml:space="preserve"> </w:t>
      </w:r>
      <w:r>
        <w:t xml:space="preserve">(blog)</w:t>
      </w:r>
    </w:p>
    <w:p>
      <w:pPr>
        <w:pStyle w:val="Compact"/>
        <w:numPr>
          <w:ilvl w:val="0"/>
          <w:numId w:val="1183"/>
        </w:numPr>
      </w:pPr>
      <w:hyperlink r:id="rId173">
        <w:r>
          <w:rPr>
            <w:rStyle w:val="Hyperlink"/>
          </w:rPr>
          <w:t xml:space="preserve">Standard Evaluation for *_join</w:t>
        </w:r>
      </w:hyperlink>
      <w:r>
        <w:t xml:space="preserve"> </w:t>
      </w:r>
      <w:r>
        <w:t xml:space="preserve">(stackoverflow)</w:t>
      </w:r>
    </w:p>
    <w:p>
      <w:pPr>
        <w:pStyle w:val="Compact"/>
        <w:numPr>
          <w:ilvl w:val="0"/>
          <w:numId w:val="1183"/>
        </w:numPr>
      </w:pPr>
      <w:hyperlink r:id="rId170">
        <w:r>
          <w:rPr>
            <w:rStyle w:val="Hyperlink"/>
          </w:rPr>
          <w:t xml:space="preserve">Programming with dplyr</w:t>
        </w:r>
      </w:hyperlink>
      <w:r>
        <w:t xml:space="preserve"> </w:t>
      </w:r>
      <w:r>
        <w:t xml:space="preserve">(package vignette)</w:t>
      </w:r>
    </w:p>
    <w:bookmarkEnd w:id="514"/>
    <w:bookmarkEnd w:id="515"/>
    <w:bookmarkStart w:id="517" w:name="resources-for-git-github"/>
    <w:p>
      <w:pPr>
        <w:pStyle w:val="Heading2"/>
      </w:pPr>
      <w:r>
        <w:t xml:space="preserve">19.2 Resources for Git &amp; Github</w:t>
      </w:r>
    </w:p>
    <w:p>
      <w:pPr>
        <w:pStyle w:val="Compact"/>
        <w:numPr>
          <w:ilvl w:val="0"/>
          <w:numId w:val="118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84"/>
        </w:numPr>
      </w:pPr>
      <w:hyperlink r:id="rId516">
        <w:r>
          <w:rPr>
            <w:rStyle w:val="Hyperlink"/>
          </w:rPr>
          <w:t xml:space="preserve">GitHub Skills: Introduction to GitHub</w:t>
        </w:r>
      </w:hyperlink>
    </w:p>
    <w:bookmarkEnd w:id="517"/>
    <w:bookmarkStart w:id="518" w:name="scientific-figures"/>
    <w:p>
      <w:pPr>
        <w:pStyle w:val="Heading2"/>
      </w:pPr>
      <w:r>
        <w:t xml:space="preserve">19.3 Scientific figures</w:t>
      </w:r>
    </w:p>
    <w:p>
      <w:pPr>
        <w:pStyle w:val="Compact"/>
        <w:numPr>
          <w:ilvl w:val="0"/>
          <w:numId w:val="1185"/>
        </w:numPr>
      </w:pPr>
      <w:r>
        <w:t xml:space="preserve">Ten Simple Rules for Better Figures</w:t>
      </w:r>
      <w:r>
        <w:t xml:space="preserve"> </w:t>
      </w:r>
      <w:r>
        <w:t xml:space="preserve">(Rougier, Droettboom, and Bourne 2014)</w:t>
      </w:r>
    </w:p>
    <w:bookmarkEnd w:id="518"/>
    <w:bookmarkStart w:id="521" w:name="writing"/>
    <w:p>
      <w:pPr>
        <w:pStyle w:val="Heading2"/>
      </w:pPr>
      <w:r>
        <w:t xml:space="preserve">19.4 Writing</w:t>
      </w:r>
    </w:p>
    <w:p>
      <w:pPr>
        <w:pStyle w:val="Compact"/>
        <w:numPr>
          <w:ilvl w:val="0"/>
          <w:numId w:val="1186"/>
        </w:numPr>
      </w:pPr>
      <w:r>
        <w:t xml:space="preserve">Unpacking the Scientific Toolbox</w:t>
      </w:r>
      <w:r>
        <w:t xml:space="preserve"> </w:t>
      </w:r>
      <w:r>
        <w:t xml:space="preserve">(Silbiger and Stubler 2019)</w:t>
      </w:r>
    </w:p>
    <w:p>
      <w:pPr>
        <w:pStyle w:val="Compact"/>
        <w:numPr>
          <w:ilvl w:val="0"/>
          <w:numId w:val="1186"/>
        </w:numPr>
      </w:pPr>
      <w:r>
        <w:t xml:space="preserve">ICMJE Definition of authorship</w:t>
      </w:r>
      <w:r>
        <w:t xml:space="preserve"> </w:t>
      </w:r>
      <w:r>
        <w:t xml:space="preserve">(International Committee of Medical Journal Editors, n.d.)</w:t>
      </w:r>
    </w:p>
    <w:p>
      <w:pPr>
        <w:pStyle w:val="Compact"/>
        <w:numPr>
          <w:ilvl w:val="0"/>
          <w:numId w:val="1186"/>
        </w:numPr>
      </w:pPr>
      <w:r>
        <w:t xml:space="preserve">Computational science: …why scientific programming does not compute</w:t>
      </w:r>
      <w:r>
        <w:t xml:space="preserve"> </w:t>
      </w:r>
      <w:r>
        <w:t xml:space="preserve">(Merali and Giles 2010)</w:t>
      </w:r>
    </w:p>
    <w:p>
      <w:pPr>
        <w:pStyle w:val="Compact"/>
        <w:numPr>
          <w:ilvl w:val="0"/>
          <w:numId w:val="1186"/>
        </w:numPr>
      </w:pPr>
      <w:hyperlink r:id="rId519">
        <w:r>
          <w:rPr>
            <w:rStyle w:val="Hyperlink"/>
          </w:rPr>
          <w:t xml:space="preserve">The Pathway to Publishing: A Guide to Quantitative Writing in the Health Sciences</w:t>
        </w:r>
      </w:hyperlink>
    </w:p>
    <w:p>
      <w:pPr>
        <w:pStyle w:val="Compact"/>
        <w:numPr>
          <w:ilvl w:val="0"/>
          <w:numId w:val="1186"/>
        </w:numPr>
      </w:pPr>
      <w:hyperlink r:id="rId520">
        <w:r>
          <w:rPr>
            <w:rStyle w:val="Hyperlink"/>
          </w:rPr>
          <w:t xml:space="preserve">Secret, actionable writing tips</w:t>
        </w:r>
      </w:hyperlink>
    </w:p>
    <w:bookmarkEnd w:id="521"/>
    <w:bookmarkStart w:id="525" w:name="presentations"/>
    <w:p>
      <w:pPr>
        <w:pStyle w:val="Heading2"/>
      </w:pPr>
      <w:r>
        <w:t xml:space="preserve">19.5 Presentations</w:t>
      </w:r>
    </w:p>
    <w:p>
      <w:pPr>
        <w:pStyle w:val="Compact"/>
        <w:numPr>
          <w:ilvl w:val="0"/>
          <w:numId w:val="1187"/>
        </w:numPr>
      </w:pPr>
      <w:r>
        <w:t xml:space="preserve">How to tell a compelling story in scientific presentations</w:t>
      </w:r>
      <w:r>
        <w:t xml:space="preserve"> </w:t>
      </w:r>
      <w:r>
        <w:t xml:space="preserve">(Van Noorden 2021)</w:t>
      </w:r>
    </w:p>
    <w:p>
      <w:pPr>
        <w:pStyle w:val="Compact"/>
        <w:numPr>
          <w:ilvl w:val="0"/>
          <w:numId w:val="1187"/>
        </w:numPr>
      </w:pPr>
      <w:hyperlink r:id="rId522">
        <w:r>
          <w:rPr>
            <w:rStyle w:val="Hyperlink"/>
          </w:rPr>
          <w:t xml:space="preserve">How to give a killer narratively-driven scientific talk</w:t>
        </w:r>
      </w:hyperlink>
    </w:p>
    <w:p>
      <w:pPr>
        <w:pStyle w:val="Compact"/>
        <w:numPr>
          <w:ilvl w:val="0"/>
          <w:numId w:val="1187"/>
        </w:numPr>
      </w:pPr>
      <w:hyperlink r:id="rId523">
        <w:r>
          <w:rPr>
            <w:rStyle w:val="Hyperlink"/>
          </w:rPr>
          <w:t xml:space="preserve">How to make a better poster</w:t>
        </w:r>
      </w:hyperlink>
    </w:p>
    <w:p>
      <w:pPr>
        <w:pStyle w:val="Compact"/>
        <w:numPr>
          <w:ilvl w:val="0"/>
          <w:numId w:val="1187"/>
        </w:numPr>
      </w:pPr>
      <w:hyperlink r:id="rId524">
        <w:r>
          <w:rPr>
            <w:rStyle w:val="Hyperlink"/>
          </w:rPr>
          <w:t xml:space="preserve">How to make an even better poster</w:t>
        </w:r>
      </w:hyperlink>
    </w:p>
    <w:bookmarkEnd w:id="525"/>
    <w:bookmarkStart w:id="528" w:name="professional-advice"/>
    <w:p>
      <w:pPr>
        <w:pStyle w:val="Heading2"/>
      </w:pPr>
      <w:r>
        <w:t xml:space="preserve">19.6 Professional advice</w:t>
      </w:r>
    </w:p>
    <w:p>
      <w:pPr>
        <w:pStyle w:val="Compact"/>
        <w:numPr>
          <w:ilvl w:val="0"/>
          <w:numId w:val="1188"/>
        </w:numPr>
      </w:pPr>
      <w:hyperlink r:id="rId526">
        <w:r>
          <w:rPr>
            <w:rStyle w:val="Hyperlink"/>
          </w:rPr>
          <w:t xml:space="preserve">Professional advice, especially for your first job</w:t>
        </w:r>
      </w:hyperlink>
    </w:p>
    <w:p>
      <w:pPr>
        <w:pStyle w:val="Compact"/>
        <w:numPr>
          <w:ilvl w:val="0"/>
          <w:numId w:val="1188"/>
        </w:numPr>
      </w:pPr>
      <w:hyperlink r:id="rId527">
        <w:r>
          <w:rPr>
            <w:rStyle w:val="Hyperlink"/>
          </w:rPr>
          <w:t xml:space="preserve">Team Public Health Substack</w:t>
        </w:r>
      </w:hyperlink>
    </w:p>
    <w:bookmarkEnd w:id="528"/>
    <w:bookmarkStart w:id="531" w:name="funding"/>
    <w:p>
      <w:pPr>
        <w:pStyle w:val="Heading2"/>
      </w:pPr>
      <w:r>
        <w:t xml:space="preserve">19.7 Funding</w:t>
      </w:r>
    </w:p>
    <w:p>
      <w:pPr>
        <w:pStyle w:val="Compact"/>
        <w:numPr>
          <w:ilvl w:val="0"/>
          <w:numId w:val="1189"/>
        </w:numPr>
      </w:pPr>
      <w:hyperlink r:id="rId529">
        <w:r>
          <w:rPr>
            <w:rStyle w:val="Hyperlink"/>
          </w:rPr>
          <w:t xml:space="preserve">Building Your Funding Train</w:t>
        </w:r>
      </w:hyperlink>
    </w:p>
    <w:p>
      <w:pPr>
        <w:pStyle w:val="Compact"/>
        <w:numPr>
          <w:ilvl w:val="0"/>
          <w:numId w:val="1189"/>
        </w:numPr>
      </w:pPr>
      <w:hyperlink r:id="rId530">
        <w:r>
          <w:rPr>
            <w:rStyle w:val="Hyperlink"/>
          </w:rPr>
          <w:t xml:space="preserve">NIH Grant Writing Resources</w:t>
        </w:r>
      </w:hyperlink>
    </w:p>
    <w:bookmarkEnd w:id="531"/>
    <w:bookmarkStart w:id="534" w:name="ethics-and-global-health-research"/>
    <w:p>
      <w:pPr>
        <w:pStyle w:val="Heading2"/>
      </w:pPr>
      <w:r>
        <w:t xml:space="preserve">19.8 Ethics and global health research</w:t>
      </w:r>
    </w:p>
    <w:p>
      <w:pPr>
        <w:pStyle w:val="Compact"/>
        <w:numPr>
          <w:ilvl w:val="0"/>
          <w:numId w:val="1190"/>
        </w:numPr>
      </w:pPr>
      <w:hyperlink r:id="rId532">
        <w:r>
          <w:rPr>
            <w:rStyle w:val="Hyperlink"/>
          </w:rPr>
          <w:t xml:space="preserve">Global Code of Conduct For Research in Resource-Poor Settings</w:t>
        </w:r>
      </w:hyperlink>
    </w:p>
    <w:p>
      <w:pPr>
        <w:pStyle w:val="Compact"/>
        <w:numPr>
          <w:ilvl w:val="0"/>
          <w:numId w:val="1190"/>
        </w:numPr>
      </w:pPr>
      <w:r>
        <w:t xml:space="preserve">Addressing power asymmetries in global health</w:t>
      </w:r>
      <w:r>
        <w:t xml:space="preserve"> </w:t>
      </w:r>
      <w:r>
        <w:t xml:space="preserve">(Abimbola et al. 2022)</w:t>
      </w:r>
    </w:p>
    <w:p>
      <w:pPr>
        <w:pStyle w:val="Compact"/>
        <w:numPr>
          <w:ilvl w:val="0"/>
          <w:numId w:val="1190"/>
        </w:numPr>
      </w:pPr>
      <w:hyperlink r:id="rId533">
        <w:r>
          <w:rPr>
            <w:rStyle w:val="Hyperlink"/>
          </w:rPr>
          <w:t xml:space="preserve">Transforming Global Health Partnerships</w:t>
        </w:r>
      </w:hyperlink>
    </w:p>
    <w:p>
      <w:r>
        <w:br w:type="page"/>
      </w:r>
    </w:p>
    <w:bookmarkEnd w:id="534"/>
    <w:bookmarkEnd w:id="535"/>
    <w:bookmarkStart w:id="553" w:name="professional-development"/>
    <w:p>
      <w:pPr>
        <w:pStyle w:val="Heading1"/>
      </w:pPr>
      <w:r>
        <w:t xml:space="preserve">20. Professional Development</w:t>
      </w:r>
    </w:p>
    <w:p>
      <w:pPr>
        <w:pStyle w:val="FirstParagraph"/>
      </w:pPr>
      <w:r>
        <w:t xml:space="preserve">Adapted by UCD-SeRG team from</w:t>
      </w:r>
      <w:r>
        <w:t xml:space="preserve"> </w:t>
      </w:r>
      <w:hyperlink r:id="rId536">
        <w:r>
          <w:rPr>
            <w:rStyle w:val="Hyperlink"/>
          </w:rPr>
          <w:t xml:space="preserve">original by Jade Benjamin-Chung</w:t>
        </w:r>
      </w:hyperlink>
    </w:p>
    <w:bookmarkStart w:id="53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91"/>
        </w:numPr>
      </w:pPr>
      <w:r>
        <w:t xml:space="preserve">Regular, open communication between mentees and mentors</w:t>
      </w:r>
    </w:p>
    <w:p>
      <w:pPr>
        <w:pStyle w:val="Compact"/>
        <w:numPr>
          <w:ilvl w:val="0"/>
          <w:numId w:val="1191"/>
        </w:numPr>
      </w:pPr>
      <w:r>
        <w:t xml:space="preserve">Mutual respect and trust</w:t>
      </w:r>
    </w:p>
    <w:p>
      <w:pPr>
        <w:pStyle w:val="Compact"/>
        <w:numPr>
          <w:ilvl w:val="0"/>
          <w:numId w:val="1191"/>
        </w:numPr>
      </w:pPr>
      <w:r>
        <w:t xml:space="preserve">Clear expectations and goals</w:t>
      </w:r>
    </w:p>
    <w:p>
      <w:pPr>
        <w:pStyle w:val="Compact"/>
        <w:numPr>
          <w:ilvl w:val="0"/>
          <w:numId w:val="1191"/>
        </w:numPr>
      </w:pPr>
      <w:r>
        <w:t xml:space="preserve">Constructive feedback</w:t>
      </w:r>
    </w:p>
    <w:p>
      <w:pPr>
        <w:pStyle w:val="Compact"/>
        <w:numPr>
          <w:ilvl w:val="0"/>
          <w:numId w:val="1191"/>
        </w:numPr>
      </w:pPr>
      <w:r>
        <w:t xml:space="preserve">Support for both research and career development</w:t>
      </w:r>
    </w:p>
    <w:bookmarkEnd w:id="537"/>
    <w:bookmarkStart w:id="54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92"/>
        </w:numPr>
      </w:pPr>
      <w:r>
        <w:t xml:space="preserve">Short-term and long-term career goals</w:t>
      </w:r>
    </w:p>
    <w:p>
      <w:pPr>
        <w:pStyle w:val="Compact"/>
        <w:numPr>
          <w:ilvl w:val="0"/>
          <w:numId w:val="1192"/>
        </w:numPr>
      </w:pPr>
      <w:r>
        <w:t xml:space="preserve">Skills to develop</w:t>
      </w:r>
    </w:p>
    <w:p>
      <w:pPr>
        <w:pStyle w:val="Compact"/>
        <w:numPr>
          <w:ilvl w:val="0"/>
          <w:numId w:val="1192"/>
        </w:numPr>
      </w:pPr>
      <w:r>
        <w:t xml:space="preserve">Training needs and opportunities</w:t>
      </w:r>
    </w:p>
    <w:p>
      <w:pPr>
        <w:pStyle w:val="Compact"/>
        <w:numPr>
          <w:ilvl w:val="0"/>
          <w:numId w:val="1192"/>
        </w:numPr>
      </w:pPr>
      <w:r>
        <w:t xml:space="preserve">Timeline and milestones</w:t>
      </w:r>
    </w:p>
    <w:p>
      <w:pPr>
        <w:pStyle w:val="Compact"/>
        <w:numPr>
          <w:ilvl w:val="0"/>
          <w:numId w:val="1192"/>
        </w:numPr>
      </w:pPr>
      <w:r>
        <w:t xml:space="preserve">Progress toward goals</w:t>
      </w:r>
    </w:p>
    <w:p>
      <w:pPr>
        <w:pStyle w:val="FirstParagraph"/>
      </w:pPr>
      <w:r>
        <w:t xml:space="preserve">Update your IDP at least annually and discuss it with your PI. Useful resources:</w:t>
      </w:r>
    </w:p>
    <w:p>
      <w:pPr>
        <w:pStyle w:val="Compact"/>
        <w:numPr>
          <w:ilvl w:val="0"/>
          <w:numId w:val="1193"/>
        </w:numPr>
      </w:pPr>
      <w:hyperlink r:id="rId538">
        <w:r>
          <w:rPr>
            <w:rStyle w:val="Hyperlink"/>
          </w:rPr>
          <w:t xml:space="preserve">myIDP - Individual Development Plan tool</w:t>
        </w:r>
      </w:hyperlink>
    </w:p>
    <w:p>
      <w:pPr>
        <w:pStyle w:val="Compact"/>
        <w:numPr>
          <w:ilvl w:val="0"/>
          <w:numId w:val="1193"/>
        </w:numPr>
      </w:pPr>
      <w:hyperlink r:id="rId539">
        <w:r>
          <w:rPr>
            <w:rStyle w:val="Hyperlink"/>
          </w:rPr>
          <w:t xml:space="preserve">NIH OITE Career Resources</w:t>
        </w:r>
      </w:hyperlink>
    </w:p>
    <w:bookmarkEnd w:id="540"/>
    <w:bookmarkStart w:id="54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94"/>
        </w:numPr>
      </w:pPr>
      <w:r>
        <w:t xml:space="preserve">Discuss conference opportunities with PIs early</w:t>
      </w:r>
    </w:p>
    <w:p>
      <w:pPr>
        <w:pStyle w:val="Compact"/>
        <w:numPr>
          <w:ilvl w:val="0"/>
          <w:numId w:val="1194"/>
        </w:numPr>
      </w:pPr>
      <w:r>
        <w:t xml:space="preserve">Submit abstracts with PI approval</w:t>
      </w:r>
    </w:p>
    <w:p>
      <w:pPr>
        <w:pStyle w:val="Compact"/>
        <w:numPr>
          <w:ilvl w:val="0"/>
          <w:numId w:val="1194"/>
        </w:numPr>
      </w:pPr>
      <w:r>
        <w:t xml:space="preserve">Practice presentations in lab meeting before the conference</w:t>
      </w:r>
    </w:p>
    <w:p>
      <w:pPr>
        <w:pStyle w:val="Compact"/>
        <w:numPr>
          <w:ilvl w:val="0"/>
          <w:numId w:val="1194"/>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95"/>
        </w:numPr>
      </w:pPr>
      <w:hyperlink r:id="rId541">
        <w:r>
          <w:rPr>
            <w:rStyle w:val="Hyperlink"/>
          </w:rPr>
          <w:t xml:space="preserve">How to tell a compelling story in scientific presentations</w:t>
        </w:r>
      </w:hyperlink>
    </w:p>
    <w:p>
      <w:pPr>
        <w:pStyle w:val="Compact"/>
        <w:numPr>
          <w:ilvl w:val="0"/>
          <w:numId w:val="1195"/>
        </w:numPr>
      </w:pPr>
      <w:hyperlink r:id="rId522">
        <w:r>
          <w:rPr>
            <w:rStyle w:val="Hyperlink"/>
          </w:rPr>
          <w:t xml:space="preserve">How to give a killer narratively-driven scientific talk</w:t>
        </w:r>
      </w:hyperlink>
    </w:p>
    <w:p>
      <w:pPr>
        <w:pStyle w:val="Compact"/>
        <w:numPr>
          <w:ilvl w:val="0"/>
          <w:numId w:val="1195"/>
        </w:numPr>
      </w:pPr>
      <w:hyperlink r:id="rId542">
        <w:r>
          <w:rPr>
            <w:rStyle w:val="Hyperlink"/>
          </w:rPr>
          <w:t xml:space="preserve">How to make a better poster</w:t>
        </w:r>
      </w:hyperlink>
    </w:p>
    <w:p>
      <w:pPr>
        <w:pStyle w:val="Compact"/>
        <w:numPr>
          <w:ilvl w:val="0"/>
          <w:numId w:val="1195"/>
        </w:numPr>
      </w:pPr>
      <w:hyperlink r:id="rId524">
        <w:r>
          <w:rPr>
            <w:rStyle w:val="Hyperlink"/>
          </w:rPr>
          <w:t xml:space="preserve">How to make an even better poster</w:t>
        </w:r>
      </w:hyperlink>
    </w:p>
    <w:bookmarkEnd w:id="543"/>
    <w:bookmarkStart w:id="54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96"/>
        </w:numPr>
      </w:pPr>
      <w:r>
        <w:t xml:space="preserve">Label x-axis and y-axis clearly</w:t>
      </w:r>
    </w:p>
    <w:p>
      <w:pPr>
        <w:pStyle w:val="Compact"/>
        <w:numPr>
          <w:ilvl w:val="0"/>
          <w:numId w:val="1196"/>
        </w:numPr>
      </w:pPr>
      <w:r>
        <w:t xml:space="preserve">Use panel labels when including multiple subplots</w:t>
      </w:r>
    </w:p>
    <w:p>
      <w:pPr>
        <w:pStyle w:val="Compact"/>
        <w:numPr>
          <w:ilvl w:val="0"/>
          <w:numId w:val="1196"/>
        </w:numPr>
      </w:pPr>
      <w:r>
        <w:t xml:space="preserve">Include sufficient tick marks and labels</w:t>
      </w:r>
    </w:p>
    <w:p>
      <w:pPr>
        <w:pStyle w:val="Compact"/>
        <w:numPr>
          <w:ilvl w:val="0"/>
          <w:numId w:val="1196"/>
        </w:numPr>
      </w:pPr>
      <w:r>
        <w:t xml:space="preserve">Use appropriate font sizes (readable but not distracting)</w:t>
      </w:r>
    </w:p>
    <w:p>
      <w:pPr>
        <w:pStyle w:val="Compact"/>
        <w:numPr>
          <w:ilvl w:val="0"/>
          <w:numId w:val="1196"/>
        </w:numPr>
      </w:pPr>
      <w:r>
        <w:t xml:space="preserve">Use colorblind-friendly palettes (see</w:t>
      </w:r>
      <w:r>
        <w:t xml:space="preserve"> </w:t>
      </w:r>
      <w:hyperlink r:id="rId544">
        <w:r>
          <w:rPr>
            <w:rStyle w:val="Hyperlink"/>
          </w:rPr>
          <w:t xml:space="preserve">ColorBrewer</w:t>
        </w:r>
      </w:hyperlink>
      <w:r>
        <w:t xml:space="preserve"> </w:t>
      </w:r>
      <w:r>
        <w:t xml:space="preserve">or</w:t>
      </w:r>
      <w:r>
        <w:t xml:space="preserve"> </w:t>
      </w:r>
      <w:hyperlink r:id="rId545">
        <w:r>
          <w:rPr>
            <w:rStyle w:val="Hyperlink"/>
          </w:rPr>
          <w:t xml:space="preserve">iwanthue</w:t>
        </w:r>
      </w:hyperlink>
      <w:r>
        <w:t xml:space="preserve">)</w:t>
      </w:r>
    </w:p>
    <w:p>
      <w:pPr>
        <w:pStyle w:val="Compact"/>
        <w:numPr>
          <w:ilvl w:val="0"/>
          <w:numId w:val="1196"/>
        </w:numPr>
      </w:pPr>
      <w:r>
        <w:t xml:space="preserve">Define colors, shapes, and line types in legends</w:t>
      </w:r>
    </w:p>
    <w:p>
      <w:pPr>
        <w:pStyle w:val="Compact"/>
        <w:numPr>
          <w:ilvl w:val="0"/>
          <w:numId w:val="1196"/>
        </w:numPr>
      </w:pPr>
      <w:r>
        <w:t xml:space="preserve">Minimize abbreviations in labels and legends</w:t>
      </w:r>
    </w:p>
    <w:p>
      <w:pPr>
        <w:pStyle w:val="Compact"/>
        <w:numPr>
          <w:ilvl w:val="0"/>
          <w:numId w:val="1196"/>
        </w:numPr>
      </w:pPr>
      <w:r>
        <w:t xml:space="preserve">Use transparency to show overlapping data</w:t>
      </w:r>
    </w:p>
    <w:p>
      <w:pPr>
        <w:pStyle w:val="Compact"/>
        <w:numPr>
          <w:ilvl w:val="0"/>
          <w:numId w:val="1196"/>
        </w:numPr>
      </w:pPr>
      <w:r>
        <w:t xml:space="preserve">Show measures of precision (e.g., 95% confidence intervals)</w:t>
      </w:r>
    </w:p>
    <w:p>
      <w:pPr>
        <w:pStyle w:val="FirstParagraph"/>
      </w:pPr>
      <w:r>
        <w:rPr>
          <w:b/>
          <w:bCs/>
        </w:rPr>
        <w:t xml:space="preserve">Resources:</w:t>
      </w:r>
    </w:p>
    <w:p>
      <w:pPr>
        <w:pStyle w:val="Compact"/>
        <w:numPr>
          <w:ilvl w:val="0"/>
          <w:numId w:val="1197"/>
        </w:numPr>
      </w:pPr>
      <w:hyperlink r:id="rId546">
        <w:r>
          <w:rPr>
            <w:rStyle w:val="Hyperlink"/>
          </w:rPr>
          <w:t xml:space="preserve">Ten Simple Rules for Better Figures</w:t>
        </w:r>
      </w:hyperlink>
    </w:p>
    <w:bookmarkEnd w:id="547"/>
    <w:bookmarkStart w:id="550" w:name="grant-writing"/>
    <w:p>
      <w:pPr>
        <w:pStyle w:val="Heading2"/>
      </w:pPr>
      <w:r>
        <w:t xml:space="preserve">20.5 Grant Writing</w:t>
      </w:r>
    </w:p>
    <w:p>
      <w:pPr>
        <w:pStyle w:val="Compact"/>
        <w:numPr>
          <w:ilvl w:val="0"/>
          <w:numId w:val="1198"/>
        </w:numPr>
      </w:pPr>
      <w:r>
        <w:t xml:space="preserve">Graduate students and postdocs are encouraged to apply for fellowships (e.g., NIH F31, NSF GRFP, K awards)</w:t>
      </w:r>
    </w:p>
    <w:p>
      <w:pPr>
        <w:pStyle w:val="Compact"/>
        <w:numPr>
          <w:ilvl w:val="0"/>
          <w:numId w:val="1198"/>
        </w:numPr>
      </w:pPr>
      <w:r>
        <w:t xml:space="preserve">PIs will support fellowship applications with feedback, letters of support, and mentoring</w:t>
      </w:r>
    </w:p>
    <w:p>
      <w:pPr>
        <w:pStyle w:val="Compact"/>
        <w:numPr>
          <w:ilvl w:val="0"/>
          <w:numId w:val="1198"/>
        </w:numPr>
      </w:pPr>
      <w:r>
        <w:t xml:space="preserve">Start planning fellowship applications well in advance of deadlines (typically 3-6 months)</w:t>
      </w:r>
    </w:p>
    <w:p>
      <w:pPr>
        <w:pStyle w:val="Compact"/>
        <w:numPr>
          <w:ilvl w:val="0"/>
          <w:numId w:val="1198"/>
        </w:numPr>
      </w:pPr>
      <w:r>
        <w:t xml:space="preserve">Attend grant writing workshops and seek feedback from multiple sources</w:t>
      </w:r>
    </w:p>
    <w:p>
      <w:pPr>
        <w:pStyle w:val="FirstParagraph"/>
      </w:pPr>
      <w:r>
        <w:rPr>
          <w:b/>
          <w:bCs/>
        </w:rPr>
        <w:t xml:space="preserve">Resources:</w:t>
      </w:r>
    </w:p>
    <w:p>
      <w:pPr>
        <w:pStyle w:val="Compact"/>
        <w:numPr>
          <w:ilvl w:val="0"/>
          <w:numId w:val="1199"/>
        </w:numPr>
      </w:pPr>
      <w:hyperlink r:id="rId548">
        <w:r>
          <w:rPr>
            <w:rStyle w:val="Hyperlink"/>
          </w:rPr>
          <w:t xml:space="preserve">Building Your Funding Train</w:t>
        </w:r>
      </w:hyperlink>
    </w:p>
    <w:p>
      <w:pPr>
        <w:pStyle w:val="Compact"/>
        <w:numPr>
          <w:ilvl w:val="0"/>
          <w:numId w:val="1199"/>
        </w:numPr>
      </w:pPr>
      <w:hyperlink r:id="rId549">
        <w:r>
          <w:rPr>
            <w:rStyle w:val="Hyperlink"/>
          </w:rPr>
          <w:t xml:space="preserve">NIH Funding Opportunities</w:t>
        </w:r>
      </w:hyperlink>
    </w:p>
    <w:p>
      <w:pPr>
        <w:pStyle w:val="Compact"/>
        <w:numPr>
          <w:ilvl w:val="0"/>
          <w:numId w:val="1199"/>
        </w:numPr>
      </w:pPr>
      <w:hyperlink r:id="rId530">
        <w:r>
          <w:rPr>
            <w:rStyle w:val="Hyperlink"/>
          </w:rPr>
          <w:t xml:space="preserve">NIH Grant Writing Resources</w:t>
        </w:r>
      </w:hyperlink>
    </w:p>
    <w:bookmarkEnd w:id="550"/>
    <w:bookmarkStart w:id="55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200"/>
        </w:numPr>
      </w:pPr>
      <w:r>
        <w:t xml:space="preserve">Graduate students are encouraged to gain teaching experience</w:t>
      </w:r>
    </w:p>
    <w:p>
      <w:pPr>
        <w:pStyle w:val="Compact"/>
        <w:numPr>
          <w:ilvl w:val="0"/>
          <w:numId w:val="1200"/>
        </w:numPr>
      </w:pPr>
      <w:r>
        <w:t xml:space="preserve">We support science communication and outreach activities</w:t>
      </w:r>
    </w:p>
    <w:p>
      <w:pPr>
        <w:pStyle w:val="Compact"/>
        <w:numPr>
          <w:ilvl w:val="0"/>
          <w:numId w:val="1200"/>
        </w:numPr>
      </w:pPr>
      <w:r>
        <w:t xml:space="preserve">Discuss opportunities with PIs</w:t>
      </w:r>
    </w:p>
    <w:bookmarkEnd w:id="551"/>
    <w:bookmarkStart w:id="55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201"/>
        </w:numPr>
      </w:pPr>
      <w:r>
        <w:t xml:space="preserve">Attend seminars and departmental events</w:t>
      </w:r>
    </w:p>
    <w:p>
      <w:pPr>
        <w:pStyle w:val="Compact"/>
        <w:numPr>
          <w:ilvl w:val="0"/>
          <w:numId w:val="1201"/>
        </w:numPr>
      </w:pPr>
      <w:r>
        <w:t xml:space="preserve">Connect with researchers in your field</w:t>
      </w:r>
    </w:p>
    <w:p>
      <w:pPr>
        <w:pStyle w:val="Compact"/>
        <w:numPr>
          <w:ilvl w:val="0"/>
          <w:numId w:val="1201"/>
        </w:numPr>
      </w:pPr>
      <w:r>
        <w:t xml:space="preserve">Join professional societies</w:t>
      </w:r>
    </w:p>
    <w:p>
      <w:pPr>
        <w:pStyle w:val="Compact"/>
        <w:numPr>
          <w:ilvl w:val="0"/>
          <w:numId w:val="1201"/>
        </w:numPr>
      </w:pPr>
      <w:r>
        <w:t xml:space="preserve">Use professional social media platforms to share research and engage with the scientific community</w:t>
      </w:r>
    </w:p>
    <w:p>
      <w:r>
        <w:br w:type="page"/>
      </w:r>
    </w:p>
    <w:bookmarkEnd w:id="552"/>
    <w:bookmarkEnd w:id="553"/>
    <w:bookmarkStart w:id="56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36">
        <w:r>
          <w:rPr>
            <w:rStyle w:val="Hyperlink"/>
          </w:rPr>
          <w:t xml:space="preserve">original by Jade Benjamin-Chung</w:t>
        </w:r>
      </w:hyperlink>
    </w:p>
    <w:bookmarkStart w:id="55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02"/>
        </w:numPr>
      </w:pPr>
      <w:r>
        <w:rPr>
          <w:b/>
          <w:bCs/>
        </w:rPr>
        <w:t xml:space="preserve">Planning</w:t>
      </w:r>
      <w:r>
        <w:t xml:space="preserve">: Discuss target journals, outline, and timeline with PIs</w:t>
      </w:r>
    </w:p>
    <w:p>
      <w:pPr>
        <w:pStyle w:val="Compact"/>
        <w:numPr>
          <w:ilvl w:val="0"/>
          <w:numId w:val="1202"/>
        </w:numPr>
      </w:pPr>
      <w:r>
        <w:rPr>
          <w:b/>
          <w:bCs/>
        </w:rPr>
        <w:t xml:space="preserve">Drafting</w:t>
      </w:r>
      <w:r>
        <w:t xml:space="preserve">: Lead author prepares initial draft</w:t>
      </w:r>
    </w:p>
    <w:p>
      <w:pPr>
        <w:pStyle w:val="Compact"/>
        <w:numPr>
          <w:ilvl w:val="0"/>
          <w:numId w:val="1202"/>
        </w:numPr>
      </w:pPr>
      <w:r>
        <w:rPr>
          <w:b/>
          <w:bCs/>
        </w:rPr>
        <w:t xml:space="preserve">Internal review</w:t>
      </w:r>
      <w:r>
        <w:t xml:space="preserve">: Co-authors review and provide feedback</w:t>
      </w:r>
    </w:p>
    <w:p>
      <w:pPr>
        <w:pStyle w:val="Compact"/>
        <w:numPr>
          <w:ilvl w:val="0"/>
          <w:numId w:val="1202"/>
        </w:numPr>
      </w:pPr>
      <w:r>
        <w:rPr>
          <w:b/>
          <w:bCs/>
        </w:rPr>
        <w:t xml:space="preserve">Revision</w:t>
      </w:r>
      <w:r>
        <w:t xml:space="preserve">: Lead author incorporates feedback iteratively</w:t>
      </w:r>
    </w:p>
    <w:p>
      <w:pPr>
        <w:pStyle w:val="Compact"/>
        <w:numPr>
          <w:ilvl w:val="0"/>
          <w:numId w:val="1202"/>
        </w:numPr>
      </w:pPr>
      <w:r>
        <w:rPr>
          <w:b/>
          <w:bCs/>
        </w:rPr>
        <w:t xml:space="preserve">PI approval</w:t>
      </w:r>
      <w:r>
        <w:t xml:space="preserve">: Obtain final approval from PIs before submission</w:t>
      </w:r>
    </w:p>
    <w:p>
      <w:pPr>
        <w:pStyle w:val="Compact"/>
        <w:numPr>
          <w:ilvl w:val="0"/>
          <w:numId w:val="1202"/>
        </w:numPr>
      </w:pPr>
      <w:r>
        <w:rPr>
          <w:b/>
          <w:bCs/>
        </w:rPr>
        <w:t xml:space="preserve">Submission</w:t>
      </w:r>
      <w:r>
        <w:t xml:space="preserve">: Submit to journal</w:t>
      </w:r>
    </w:p>
    <w:p>
      <w:pPr>
        <w:pStyle w:val="Compact"/>
        <w:numPr>
          <w:ilvl w:val="0"/>
          <w:numId w:val="1202"/>
        </w:numPr>
      </w:pPr>
      <w:r>
        <w:rPr>
          <w:b/>
          <w:bCs/>
        </w:rPr>
        <w:t xml:space="preserve">Revisions</w:t>
      </w:r>
      <w:r>
        <w:t xml:space="preserve">: Lead author coordinates response to peer reviewers</w:t>
      </w:r>
    </w:p>
    <w:p>
      <w:pPr>
        <w:pStyle w:val="Compact"/>
        <w:numPr>
          <w:ilvl w:val="0"/>
          <w:numId w:val="1202"/>
        </w:numPr>
      </w:pPr>
      <w:r>
        <w:rPr>
          <w:b/>
          <w:bCs/>
        </w:rPr>
        <w:t xml:space="preserve">Publication</w:t>
      </w:r>
      <w:r>
        <w:t xml:space="preserve">: Celebrate and share!</w:t>
      </w:r>
    </w:p>
    <w:bookmarkEnd w:id="554"/>
    <w:bookmarkStart w:id="557" w:name="preprints-and-open-access"/>
    <w:p>
      <w:pPr>
        <w:pStyle w:val="Heading2"/>
      </w:pPr>
      <w:r>
        <w:t xml:space="preserve">21.2 Preprints and Open Access</w:t>
      </w:r>
    </w:p>
    <w:p>
      <w:pPr>
        <w:pStyle w:val="Compact"/>
        <w:numPr>
          <w:ilvl w:val="0"/>
          <w:numId w:val="1203"/>
        </w:numPr>
      </w:pPr>
      <w:r>
        <w:t xml:space="preserve">We encourage posting preprints prior to or during peer review on platforms like</w:t>
      </w:r>
      <w:r>
        <w:t xml:space="preserve"> </w:t>
      </w:r>
      <w:hyperlink r:id="rId555">
        <w:r>
          <w:rPr>
            <w:rStyle w:val="Hyperlink"/>
          </w:rPr>
          <w:t xml:space="preserve">medRxiv</w:t>
        </w:r>
      </w:hyperlink>
      <w:r>
        <w:t xml:space="preserve"> </w:t>
      </w:r>
      <w:r>
        <w:t xml:space="preserve">or</w:t>
      </w:r>
      <w:r>
        <w:t xml:space="preserve"> </w:t>
      </w:r>
      <w:hyperlink r:id="rId556">
        <w:r>
          <w:rPr>
            <w:rStyle w:val="Hyperlink"/>
          </w:rPr>
          <w:t xml:space="preserve">bioRxiv</w:t>
        </w:r>
      </w:hyperlink>
    </w:p>
    <w:p>
      <w:pPr>
        <w:pStyle w:val="Compact"/>
        <w:numPr>
          <w:ilvl w:val="0"/>
          <w:numId w:val="1203"/>
        </w:numPr>
      </w:pPr>
      <w:r>
        <w:t xml:space="preserve">Preprints allow rapid dissemination of findings and can be cited in grant applications</w:t>
      </w:r>
    </w:p>
    <w:p>
      <w:pPr>
        <w:pStyle w:val="Compact"/>
        <w:numPr>
          <w:ilvl w:val="0"/>
          <w:numId w:val="1203"/>
        </w:numPr>
      </w:pPr>
      <w:r>
        <w:t xml:space="preserve">We support publishing in open access journals when possible to maximize accessibility</w:t>
      </w:r>
    </w:p>
    <w:p>
      <w:pPr>
        <w:pStyle w:val="Compact"/>
        <w:numPr>
          <w:ilvl w:val="0"/>
          <w:numId w:val="1203"/>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55">
        <w:r>
          <w:rPr>
            <w:rStyle w:val="Hyperlink"/>
          </w:rPr>
          <w:t xml:space="preserve">medRxiv</w:t>
        </w:r>
      </w:hyperlink>
      <w:r>
        <w:t xml:space="preserve">.</w:t>
      </w:r>
    </w:p>
    <w:bookmarkEnd w:id="557"/>
    <w:bookmarkStart w:id="55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04"/>
        </w:numPr>
      </w:pPr>
      <w:r>
        <w:t xml:space="preserve">CONSORT for randomized trials</w:t>
      </w:r>
    </w:p>
    <w:p>
      <w:pPr>
        <w:pStyle w:val="Compact"/>
        <w:numPr>
          <w:ilvl w:val="0"/>
          <w:numId w:val="1204"/>
        </w:numPr>
      </w:pPr>
      <w:r>
        <w:t xml:space="preserve">STROBE for observational studies</w:t>
      </w:r>
    </w:p>
    <w:p>
      <w:pPr>
        <w:pStyle w:val="Compact"/>
        <w:numPr>
          <w:ilvl w:val="0"/>
          <w:numId w:val="1204"/>
        </w:numPr>
      </w:pPr>
      <w:r>
        <w:t xml:space="preserve">PRISMA for systematic reviews</w:t>
      </w:r>
    </w:p>
    <w:p>
      <w:pPr>
        <w:pStyle w:val="Compact"/>
        <w:numPr>
          <w:ilvl w:val="0"/>
          <w:numId w:val="1204"/>
        </w:numPr>
      </w:pPr>
      <w:r>
        <w:t xml:space="preserve">Others as appropriate (see</w:t>
      </w:r>
      <w:r>
        <w:t xml:space="preserve"> </w:t>
      </w:r>
      <w:hyperlink r:id="rId558">
        <w:r>
          <w:rPr>
            <w:rStyle w:val="Hyperlink"/>
          </w:rPr>
          <w:t xml:space="preserve">EQUATOR Network</w:t>
        </w:r>
      </w:hyperlink>
      <w:r>
        <w:t xml:space="preserve">)</w:t>
      </w:r>
    </w:p>
    <w:bookmarkEnd w:id="559"/>
    <w:bookmarkStart w:id="560" w:name="manuscript-checklist-1"/>
    <w:p>
      <w:pPr>
        <w:pStyle w:val="Heading2"/>
      </w:pPr>
      <w:r>
        <w:t xml:space="preserve">21.4 Manuscript Checklist</w:t>
      </w:r>
    </w:p>
    <w:p>
      <w:pPr>
        <w:pStyle w:val="FirstParagraph"/>
      </w:pPr>
      <w:r>
        <w:t xml:space="preserve">Before submitting a manuscript:</w:t>
      </w:r>
    </w:p>
    <w:p>
      <w:pPr>
        <w:pStyle w:val="Compact"/>
        <w:numPr>
          <w:ilvl w:val="0"/>
          <w:numId w:val="1205"/>
        </w:numPr>
      </w:pPr>
      <w:r>
        <w:t xml:space="preserve">Completed relevant reporting checklist</w:t>
      </w:r>
    </w:p>
    <w:p>
      <w:pPr>
        <w:pStyle w:val="Compact"/>
        <w:numPr>
          <w:ilvl w:val="0"/>
          <w:numId w:val="1206"/>
        </w:numPr>
      </w:pPr>
      <w:r>
        <w:t xml:space="preserve">Results are reproducible (rerunning code replicates tables/figures exactly)</w:t>
      </w:r>
    </w:p>
    <w:p>
      <w:pPr>
        <w:pStyle w:val="Compact"/>
        <w:numPr>
          <w:ilvl w:val="0"/>
          <w:numId w:val="1207"/>
        </w:numPr>
      </w:pPr>
      <w:r>
        <w:t xml:space="preserve">Target journal selected</w:t>
      </w:r>
    </w:p>
    <w:p>
      <w:pPr>
        <w:pStyle w:val="Compact"/>
        <w:numPr>
          <w:ilvl w:val="0"/>
          <w:numId w:val="1208"/>
        </w:numPr>
      </w:pPr>
      <w:r>
        <w:t xml:space="preserve">Title is declarative and states findings clearly</w:t>
      </w:r>
    </w:p>
    <w:p>
      <w:pPr>
        <w:pStyle w:val="Compact"/>
        <w:numPr>
          <w:ilvl w:val="0"/>
          <w:numId w:val="1209"/>
        </w:numPr>
      </w:pPr>
      <w:r>
        <w:t xml:space="preserve">Word count meets journal requirements</w:t>
      </w:r>
    </w:p>
    <w:p>
      <w:pPr>
        <w:pStyle w:val="Compact"/>
        <w:numPr>
          <w:ilvl w:val="0"/>
          <w:numId w:val="1210"/>
        </w:numPr>
      </w:pPr>
      <w:r>
        <w:t xml:space="preserve">Manuscript follows journal formatting guidelines</w:t>
      </w:r>
    </w:p>
    <w:p>
      <w:pPr>
        <w:pStyle w:val="Compact"/>
        <w:numPr>
          <w:ilvl w:val="0"/>
          <w:numId w:val="1211"/>
        </w:numPr>
      </w:pPr>
      <w:r>
        <w:t xml:space="preserve">Consistent voice throughout (typically active voice)</w:t>
      </w:r>
    </w:p>
    <w:p>
      <w:pPr>
        <w:pStyle w:val="Compact"/>
        <w:numPr>
          <w:ilvl w:val="0"/>
          <w:numId w:val="1212"/>
        </w:numPr>
      </w:pPr>
      <w:r>
        <w:t xml:space="preserve">All figures and tables referenced in main text</w:t>
      </w:r>
    </w:p>
    <w:p>
      <w:pPr>
        <w:pStyle w:val="Compact"/>
        <w:numPr>
          <w:ilvl w:val="0"/>
          <w:numId w:val="1213"/>
        </w:numPr>
      </w:pPr>
      <w:r>
        <w:t xml:space="preserve">Captions for all figures and tables</w:t>
      </w:r>
    </w:p>
    <w:p>
      <w:pPr>
        <w:pStyle w:val="Compact"/>
        <w:numPr>
          <w:ilvl w:val="0"/>
          <w:numId w:val="1214"/>
        </w:numPr>
      </w:pPr>
      <w:r>
        <w:t xml:space="preserve">Tables/figures numbered by order of appearance</w:t>
      </w:r>
    </w:p>
    <w:p>
      <w:pPr>
        <w:pStyle w:val="Compact"/>
        <w:numPr>
          <w:ilvl w:val="0"/>
          <w:numId w:val="1215"/>
        </w:numPr>
      </w:pPr>
      <w:r>
        <w:t xml:space="preserve">Abbreviations defined at first use and used sparingly</w:t>
      </w:r>
    </w:p>
    <w:p>
      <w:pPr>
        <w:pStyle w:val="Compact"/>
        <w:numPr>
          <w:ilvl w:val="0"/>
          <w:numId w:val="1216"/>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17"/>
        </w:numPr>
      </w:pPr>
      <w:r>
        <w:t xml:space="preserve">Avoid directionless statements (specify direction of associations)</w:t>
      </w:r>
    </w:p>
    <w:p>
      <w:pPr>
        <w:pStyle w:val="Compact"/>
        <w:numPr>
          <w:ilvl w:val="0"/>
          <w:numId w:val="1218"/>
        </w:numPr>
      </w:pPr>
      <w:r>
        <w:t xml:space="preserve">Causal language only when supported by study design</w:t>
      </w:r>
    </w:p>
    <w:p>
      <w:pPr>
        <w:pStyle w:val="Compact"/>
        <w:numPr>
          <w:ilvl w:val="0"/>
          <w:numId w:val="1219"/>
        </w:numPr>
      </w:pPr>
      <w:r>
        <w:t xml:space="preserve">Avoid</w:t>
      </w:r>
      <w:r>
        <w:t xml:space="preserve"> </w:t>
      </w:r>
      <w:r>
        <w:t xml:space="preserve">“significant”</w:t>
      </w:r>
      <w:r>
        <w:t xml:space="preserve"> </w:t>
      </w:r>
      <w:r>
        <w:t xml:space="preserve">(easily confused with statistical significance)</w:t>
      </w:r>
    </w:p>
    <w:p>
      <w:pPr>
        <w:pStyle w:val="Compact"/>
        <w:numPr>
          <w:ilvl w:val="0"/>
          <w:numId w:val="1220"/>
        </w:numPr>
      </w:pPr>
      <w:r>
        <w:t xml:space="preserve">Author contributions drafted using CRediT Taxonomy</w:t>
      </w:r>
    </w:p>
    <w:p>
      <w:r>
        <w:br w:type="page"/>
      </w:r>
    </w:p>
    <w:bookmarkEnd w:id="560"/>
    <w:bookmarkEnd w:id="561"/>
    <w:bookmarkStart w:id="640" w:name="references"/>
    <w:p>
      <w:pPr>
        <w:pStyle w:val="Heading1"/>
      </w:pPr>
      <w:r>
        <w:t xml:space="preserve">References</w:t>
      </w:r>
    </w:p>
    <w:bookmarkStart w:id="639" w:name="refs"/>
    <w:bookmarkStart w:id="563" w:name="ref-space_odyssey"/>
    <w:p>
      <w:pPr>
        <w:pStyle w:val="Bibliography"/>
      </w:pPr>
      <w:r>
        <w:t xml:space="preserve">“2001: A Space Odyssey.”</w:t>
      </w:r>
      <w:r>
        <w:t xml:space="preserve"> </w:t>
      </w:r>
      <w:r>
        <w:t xml:space="preserve">1968. Film.</w:t>
      </w:r>
      <w:r>
        <w:t xml:space="preserve"> </w:t>
      </w:r>
      <w:hyperlink r:id="rId562">
        <w:r>
          <w:rPr>
            <w:rStyle w:val="Hyperlink"/>
          </w:rPr>
          <w:t xml:space="preserve">https://en.wikipedia.org/wiki/2001:_A_Space_Odyssey_(film)</w:t>
        </w:r>
      </w:hyperlink>
      <w:r>
        <w:t xml:space="preserve">.</w:t>
      </w:r>
    </w:p>
    <w:bookmarkEnd w:id="563"/>
    <w:bookmarkStart w:id="565"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64">
        <w:r>
          <w:rPr>
            <w:rStyle w:val="Hyperlink"/>
          </w:rPr>
          <w:t xml:space="preserve">https://doi.org/10.1371/journal.pgph.0002269</w:t>
        </w:r>
      </w:hyperlink>
      <w:r>
        <w:t xml:space="preserve">.</w:t>
      </w:r>
    </w:p>
    <w:bookmarkEnd w:id="565"/>
    <w:bookmarkStart w:id="567"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66">
        <w:r>
          <w:rPr>
            <w:rStyle w:val="Hyperlink"/>
          </w:rPr>
          <w:t xml:space="preserve">https://search.library.ucdavis.edu/permalink/01UCD_INST/9fle3i/alma990000226350403126</w:t>
        </w:r>
      </w:hyperlink>
      <w:r>
        <w:t xml:space="preserve">.</w:t>
      </w:r>
    </w:p>
    <w:bookmarkEnd w:id="567"/>
    <w:bookmarkStart w:id="56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68">
        <w:r>
          <w:rPr>
            <w:rStyle w:val="Hyperlink"/>
          </w:rPr>
          <w:t xml:space="preserve">https://doi.org/10.1038/d41586-019-01431-z</w:t>
        </w:r>
      </w:hyperlink>
      <w:r>
        <w:t xml:space="preserve">.</w:t>
      </w:r>
    </w:p>
    <w:bookmarkEnd w:id="569"/>
    <w:bookmarkStart w:id="571" w:name="ref-battlestar_galactica_2004"/>
    <w:p>
      <w:pPr>
        <w:pStyle w:val="Bibliography"/>
      </w:pPr>
      <w:r>
        <w:t xml:space="preserve">“Battlestar Galactica.”</w:t>
      </w:r>
      <w:r>
        <w:t xml:space="preserve"> </w:t>
      </w:r>
      <w:r>
        <w:t xml:space="preserve">2004. Television Series.</w:t>
      </w:r>
      <w:r>
        <w:t xml:space="preserve"> </w:t>
      </w:r>
      <w:hyperlink r:id="rId570">
        <w:r>
          <w:rPr>
            <w:rStyle w:val="Hyperlink"/>
          </w:rPr>
          <w:t xml:space="preserve">https://en.wikipedia.org/wiki/Battlestar_Galactica_(2004_TV_series)</w:t>
        </w:r>
      </w:hyperlink>
      <w:r>
        <w:t xml:space="preserve">.</w:t>
      </w:r>
    </w:p>
    <w:bookmarkEnd w:id="571"/>
    <w:bookmarkStart w:id="572"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36">
        <w:r>
          <w:rPr>
            <w:rStyle w:val="Hyperlink"/>
          </w:rPr>
          <w:t xml:space="preserve">https://jadebc.github.io/lab-manual/</w:t>
        </w:r>
      </w:hyperlink>
      <w:r>
        <w:t xml:space="preserve">.</w:t>
      </w:r>
    </w:p>
    <w:bookmarkEnd w:id="572"/>
    <w:bookmarkStart w:id="574" w:name="ref-blade_runner"/>
    <w:p>
      <w:pPr>
        <w:pStyle w:val="Bibliography"/>
      </w:pPr>
      <w:r>
        <w:t xml:space="preserve">“Blade Runner.”</w:t>
      </w:r>
      <w:r>
        <w:t xml:space="preserve"> </w:t>
      </w:r>
      <w:r>
        <w:t xml:space="preserve">1982. Film.</w:t>
      </w:r>
      <w:r>
        <w:t xml:space="preserve"> </w:t>
      </w:r>
      <w:hyperlink r:id="rId573">
        <w:r>
          <w:rPr>
            <w:rStyle w:val="Hyperlink"/>
          </w:rPr>
          <w:t xml:space="preserve">https://en.wikipedia.org/wiki/Blade_Runner</w:t>
        </w:r>
      </w:hyperlink>
      <w:r>
        <w:t xml:space="preserve">.</w:t>
      </w:r>
    </w:p>
    <w:bookmarkEnd w:id="574"/>
    <w:bookmarkStart w:id="57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75">
        <w:r>
          <w:rPr>
            <w:rStyle w:val="Hyperlink"/>
          </w:rPr>
          <w:t xml:space="preserve">https://happygitwithr.com/</w:t>
        </w:r>
      </w:hyperlink>
      <w:r>
        <w:t xml:space="preserve">.</w:t>
      </w:r>
    </w:p>
    <w:bookmarkEnd w:id="576"/>
    <w:bookmarkStart w:id="578"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77">
        <w:r>
          <w:rPr>
            <w:rStyle w:val="Hyperlink"/>
          </w:rPr>
          <w:t xml:space="preserve">https://en.wikipedia.org/wiki/Ender%27s_Game</w:t>
        </w:r>
      </w:hyperlink>
      <w:r>
        <w:t xml:space="preserve">.</w:t>
      </w:r>
    </w:p>
    <w:bookmarkEnd w:id="578"/>
    <w:bookmarkStart w:id="580"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79">
        <w:r>
          <w:rPr>
            <w:rStyle w:val="Hyperlink"/>
          </w:rPr>
          <w:t xml:space="preserve">https://doi.org/10.1038/s41467-020-19160-7</w:t>
        </w:r>
      </w:hyperlink>
      <w:r>
        <w:t xml:space="preserve">.</w:t>
      </w:r>
    </w:p>
    <w:bookmarkEnd w:id="580"/>
    <w:bookmarkStart w:id="582"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81">
        <w:r>
          <w:rPr>
            <w:rStyle w:val="Hyperlink"/>
          </w:rPr>
          <w:t xml:space="preserve">http://creativecommons.org/licenses/by-nc/4.0/</w:t>
        </w:r>
      </w:hyperlink>
      <w:r>
        <w:t xml:space="preserve">.</w:t>
      </w:r>
    </w:p>
    <w:bookmarkEnd w:id="582"/>
    <w:bookmarkStart w:id="584" w:name="ref-credit"/>
    <w:p>
      <w:pPr>
        <w:pStyle w:val="Bibliography"/>
      </w:pPr>
      <w:r>
        <w:t xml:space="preserve">“CRediT: Contributor Roles Taxonomy.”</w:t>
      </w:r>
      <w:r>
        <w:t xml:space="preserve"> </w:t>
      </w:r>
      <w:r>
        <w:t xml:space="preserve">n.d. PLOS ONE.</w:t>
      </w:r>
      <w:r>
        <w:t xml:space="preserve"> </w:t>
      </w:r>
      <w:hyperlink r:id="rId583">
        <w:r>
          <w:rPr>
            <w:rStyle w:val="Hyperlink"/>
          </w:rPr>
          <w:t xml:space="preserve">https://journals.plos.org/plosone/s/authorship</w:t>
        </w:r>
      </w:hyperlink>
      <w:r>
        <w:t xml:space="preserve">.</w:t>
      </w:r>
    </w:p>
    <w:bookmarkEnd w:id="584"/>
    <w:bookmarkStart w:id="586" w:name="ref-dryad"/>
    <w:p>
      <w:pPr>
        <w:pStyle w:val="Bibliography"/>
      </w:pPr>
      <w:r>
        <w:t xml:space="preserve">“Dryad Digital Repository.”</w:t>
      </w:r>
      <w:r>
        <w:t xml:space="preserve"> </w:t>
      </w:r>
      <w:r>
        <w:t xml:space="preserve">n.d. Dryad.</w:t>
      </w:r>
      <w:r>
        <w:t xml:space="preserve"> </w:t>
      </w:r>
      <w:hyperlink r:id="rId585">
        <w:r>
          <w:rPr>
            <w:rStyle w:val="Hyperlink"/>
          </w:rPr>
          <w:t xml:space="preserve">https://datadryad.org/</w:t>
        </w:r>
      </w:hyperlink>
      <w:r>
        <w:t xml:space="preserve">.</w:t>
      </w:r>
    </w:p>
    <w:bookmarkEnd w:id="586"/>
    <w:bookmarkStart w:id="587"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58">
        <w:r>
          <w:rPr>
            <w:rStyle w:val="Hyperlink"/>
          </w:rPr>
          <w:t xml:space="preserve">https://www.equator-network.org/</w:t>
        </w:r>
      </w:hyperlink>
      <w:r>
        <w:t xml:space="preserve">.</w:t>
      </w:r>
    </w:p>
    <w:bookmarkEnd w:id="587"/>
    <w:bookmarkStart w:id="589"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88">
        <w:r>
          <w:rPr>
            <w:rStyle w:val="Hyperlink"/>
          </w:rPr>
          <w:t xml:space="preserve">https://engineering-shiny.org/</w:t>
        </w:r>
      </w:hyperlink>
      <w:r>
        <w:t xml:space="preserve">.</w:t>
      </w:r>
    </w:p>
    <w:bookmarkEnd w:id="589"/>
    <w:bookmarkStart w:id="591"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90">
        <w:r>
          <w:rPr>
            <w:rStyle w:val="Hyperlink"/>
          </w:rPr>
          <w:t xml:space="preserve">https://www.youtube.com/watch?v=B1BdQcJ2ZYY</w:t>
        </w:r>
      </w:hyperlink>
      <w:r>
        <w:t xml:space="preserve">.</w:t>
      </w:r>
    </w:p>
    <w:bookmarkEnd w:id="591"/>
    <w:bookmarkStart w:id="593" w:name="ref-githubdesktop"/>
    <w:p>
      <w:pPr>
        <w:pStyle w:val="Bibliography"/>
      </w:pPr>
      <w:r>
        <w:t xml:space="preserve">“GitHub Desktop.”</w:t>
      </w:r>
      <w:r>
        <w:t xml:space="preserve"> </w:t>
      </w:r>
      <w:r>
        <w:t xml:space="preserve">n.d. GitHub.</w:t>
      </w:r>
      <w:r>
        <w:t xml:space="preserve"> </w:t>
      </w:r>
      <w:hyperlink r:id="rId592">
        <w:r>
          <w:rPr>
            <w:rStyle w:val="Hyperlink"/>
          </w:rPr>
          <w:t xml:space="preserve">https://desktop.github.com/</w:t>
        </w:r>
      </w:hyperlink>
      <w:r>
        <w:t xml:space="preserve">.</w:t>
      </w:r>
    </w:p>
    <w:bookmarkEnd w:id="593"/>
    <w:bookmarkStart w:id="595" w:name="ref-dune"/>
    <w:p>
      <w:pPr>
        <w:pStyle w:val="Bibliography"/>
      </w:pPr>
      <w:r>
        <w:t xml:space="preserve">Herbert, Frank. 1965.</w:t>
      </w:r>
      <w:r>
        <w:t xml:space="preserve"> </w:t>
      </w:r>
      <w:r>
        <w:t xml:space="preserve">“Dune.”</w:t>
      </w:r>
      <w:r>
        <w:t xml:space="preserve"> </w:t>
      </w:r>
      <w:r>
        <w:t xml:space="preserve">Novel.</w:t>
      </w:r>
      <w:r>
        <w:t xml:space="preserve"> </w:t>
      </w:r>
      <w:hyperlink r:id="rId594">
        <w:r>
          <w:rPr>
            <w:rStyle w:val="Hyperlink"/>
          </w:rPr>
          <w:t xml:space="preserve">https://en.wikipedia.org/wiki/Organizations_of_the_Dune_universe#Thinking_machines</w:t>
        </w:r>
      </w:hyperlink>
      <w:r>
        <w:t xml:space="preserve">.</w:t>
      </w:r>
    </w:p>
    <w:bookmarkEnd w:id="595"/>
    <w:bookmarkStart w:id="597" w:name="ref-plos_data"/>
    <w:p>
      <w:pPr>
        <w:pStyle w:val="Bibliography"/>
      </w:pPr>
      <w:r>
        <w:t xml:space="preserve">“How to Store and Manage Your Data.”</w:t>
      </w:r>
      <w:r>
        <w:t xml:space="preserve"> </w:t>
      </w:r>
      <w:r>
        <w:t xml:space="preserve">n.d. PLOS.</w:t>
      </w:r>
      <w:r>
        <w:t xml:space="preserve"> </w:t>
      </w:r>
      <w:hyperlink r:id="rId596">
        <w:r>
          <w:rPr>
            <w:rStyle w:val="Hyperlink"/>
          </w:rPr>
          <w:t xml:space="preserve">https://plos.org/resource/how-to-store-and-manage-your-data/</w:t>
        </w:r>
      </w:hyperlink>
      <w:r>
        <w:t xml:space="preserve">.</w:t>
      </w:r>
    </w:p>
    <w:bookmarkEnd w:id="597"/>
    <w:bookmarkStart w:id="59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98"/>
    <w:bookmarkStart w:id="599" w:name="ref-medRxiv"/>
    <w:p>
      <w:pPr>
        <w:pStyle w:val="Bibliography"/>
      </w:pPr>
      <w:r>
        <w:t xml:space="preserve">“medRxiv: The Preprint Server for Health Sciences.”</w:t>
      </w:r>
      <w:r>
        <w:t xml:space="preserve"> </w:t>
      </w:r>
      <w:r>
        <w:t xml:space="preserve">n.d. Cold Spring Harbor Laboratory.</w:t>
      </w:r>
      <w:r>
        <w:t xml:space="preserve"> </w:t>
      </w:r>
      <w:hyperlink r:id="rId555">
        <w:r>
          <w:rPr>
            <w:rStyle w:val="Hyperlink"/>
          </w:rPr>
          <w:t xml:space="preserve">https://www.medrxiv.org/</w:t>
        </w:r>
      </w:hyperlink>
      <w:r>
        <w:t xml:space="preserve">.</w:t>
      </w:r>
    </w:p>
    <w:bookmarkEnd w:id="599"/>
    <w:bookmarkStart w:id="601"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00">
        <w:r>
          <w:rPr>
            <w:rStyle w:val="Hyperlink"/>
          </w:rPr>
          <w:t xml:space="preserve">https://doi.org/10.1038/467775a</w:t>
        </w:r>
      </w:hyperlink>
      <w:r>
        <w:t xml:space="preserve">.</w:t>
      </w:r>
    </w:p>
    <w:bookmarkEnd w:id="601"/>
    <w:bookmarkStart w:id="603"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02">
        <w:r>
          <w:rPr>
            <w:rStyle w:val="Hyperlink"/>
          </w:rPr>
          <w:t xml:space="preserve">https://doi.org/10.1038/s41562-016-0021</w:t>
        </w:r>
      </w:hyperlink>
      <w:r>
        <w:t xml:space="preserve">.</w:t>
      </w:r>
    </w:p>
    <w:bookmarkEnd w:id="603"/>
    <w:bookmarkStart w:id="605"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04">
        <w:r>
          <w:rPr>
            <w:rStyle w:val="Hyperlink"/>
          </w:rPr>
          <w:t xml:space="preserve">https://doi.org/10.1038/526182a</w:t>
        </w:r>
      </w:hyperlink>
      <w:r>
        <w:t xml:space="preserve">.</w:t>
      </w:r>
    </w:p>
    <w:bookmarkEnd w:id="605"/>
    <w:bookmarkStart w:id="607" w:name="ref-osf"/>
    <w:p>
      <w:pPr>
        <w:pStyle w:val="Bibliography"/>
      </w:pPr>
      <w:r>
        <w:t xml:space="preserve">“Open Science Framework.”</w:t>
      </w:r>
      <w:r>
        <w:t xml:space="preserve"> </w:t>
      </w:r>
      <w:r>
        <w:t xml:space="preserve">n.d. Center for Open Science.</w:t>
      </w:r>
      <w:r>
        <w:t xml:space="preserve"> </w:t>
      </w:r>
      <w:hyperlink r:id="rId606">
        <w:r>
          <w:rPr>
            <w:rStyle w:val="Hyperlink"/>
          </w:rPr>
          <w:t xml:space="preserve">https://osf.io/</w:t>
        </w:r>
      </w:hyperlink>
      <w:r>
        <w:t xml:space="preserve">.</w:t>
      </w:r>
    </w:p>
    <w:bookmarkEnd w:id="607"/>
    <w:bookmarkStart w:id="609" w:name="ref-gitfixum"/>
    <w:p>
      <w:pPr>
        <w:pStyle w:val="Bibliography"/>
      </w:pPr>
      <w:r>
        <w:t xml:space="preserve">Robertson, Seth. n.d.</w:t>
      </w:r>
      <w:r>
        <w:t xml:space="preserve"> </w:t>
      </w:r>
      <w:r>
        <w:t xml:space="preserve">“On Undoing, Fixing, or Removing Commits in Git.”</w:t>
      </w:r>
      <w:r>
        <w:t xml:space="preserve"> </w:t>
      </w:r>
      <w:hyperlink r:id="rId608">
        <w:r>
          <w:rPr>
            <w:rStyle w:val="Hyperlink"/>
          </w:rPr>
          <w:t xml:space="preserve">https://sethrobertson.github.io/GitFixUm/fixup.html</w:t>
        </w:r>
      </w:hyperlink>
      <w:r>
        <w:t xml:space="preserve">.</w:t>
      </w:r>
    </w:p>
    <w:bookmarkEnd w:id="609"/>
    <w:bookmarkStart w:id="61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10">
        <w:r>
          <w:rPr>
            <w:rStyle w:val="Hyperlink"/>
          </w:rPr>
          <w:t xml:space="preserve">https://doi.org/10.1371/journal.pcbi.1003833</w:t>
        </w:r>
      </w:hyperlink>
      <w:r>
        <w:t xml:space="preserve">.</w:t>
      </w:r>
    </w:p>
    <w:bookmarkEnd w:id="611"/>
    <w:bookmarkStart w:id="61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12">
        <w:r>
          <w:rPr>
            <w:rStyle w:val="Hyperlink"/>
          </w:rPr>
          <w:t xml:space="preserve">https://doi.org/10.1038/d41586-019-02918-5</w:t>
        </w:r>
      </w:hyperlink>
      <w:r>
        <w:t xml:space="preserve">.</w:t>
      </w:r>
    </w:p>
    <w:bookmarkEnd w:id="613"/>
    <w:bookmarkStart w:id="615" w:name="ref-slurm"/>
    <w:p>
      <w:pPr>
        <w:pStyle w:val="Bibliography"/>
      </w:pPr>
      <w:r>
        <w:t xml:space="preserve">“Slurm Workload Manager: Sbatch Documentation.”</w:t>
      </w:r>
      <w:r>
        <w:t xml:space="preserve"> </w:t>
      </w:r>
      <w:r>
        <w:t xml:space="preserve">n.d. SchedMD.</w:t>
      </w:r>
      <w:r>
        <w:t xml:space="preserve"> </w:t>
      </w:r>
      <w:hyperlink r:id="rId614">
        <w:r>
          <w:rPr>
            <w:rStyle w:val="Hyperlink"/>
          </w:rPr>
          <w:t xml:space="preserve">https://slurm.schedmd.com/sbatch.html</w:t>
        </w:r>
      </w:hyperlink>
      <w:r>
        <w:t xml:space="preserve">.</w:t>
      </w:r>
    </w:p>
    <w:bookmarkEnd w:id="615"/>
    <w:bookmarkStart w:id="6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16">
        <w:r>
          <w:rPr>
            <w:rStyle w:val="Hyperlink"/>
          </w:rPr>
          <w:t xml:space="preserve">https://doi.org/10.1038/d41586-019-00067-3</w:t>
        </w:r>
      </w:hyperlink>
      <w:r>
        <w:t xml:space="preserve">.</w:t>
      </w:r>
    </w:p>
    <w:bookmarkEnd w:id="617"/>
    <w:bookmarkStart w:id="619" w:name="ref-terminator"/>
    <w:p>
      <w:pPr>
        <w:pStyle w:val="Bibliography"/>
      </w:pPr>
      <w:r>
        <w:t xml:space="preserve">“Terminator 3: Rise of the Machines.”</w:t>
      </w:r>
      <w:r>
        <w:t xml:space="preserve"> </w:t>
      </w:r>
      <w:r>
        <w:t xml:space="preserve">2003. Film.</w:t>
      </w:r>
      <w:r>
        <w:t xml:space="preserve"> </w:t>
      </w:r>
      <w:hyperlink r:id="rId618">
        <w:r>
          <w:rPr>
            <w:rStyle w:val="Hyperlink"/>
          </w:rPr>
          <w:t xml:space="preserve">https://en.wikipedia.org/wiki/Terminator_3:_Rise_of_the_Machines</w:t>
        </w:r>
      </w:hyperlink>
      <w:r>
        <w:t xml:space="preserve">.</w:t>
      </w:r>
    </w:p>
    <w:bookmarkEnd w:id="619"/>
    <w:bookmarkStart w:id="621" w:name="ref-matrix"/>
    <w:p>
      <w:pPr>
        <w:pStyle w:val="Bibliography"/>
      </w:pPr>
      <w:r>
        <w:t xml:space="preserve">“The Matrix.”</w:t>
      </w:r>
      <w:r>
        <w:t xml:space="preserve"> </w:t>
      </w:r>
      <w:r>
        <w:t xml:space="preserve">1999. Film.</w:t>
      </w:r>
      <w:r>
        <w:t xml:space="preserve"> </w:t>
      </w:r>
      <w:hyperlink r:id="rId620">
        <w:r>
          <w:rPr>
            <w:rStyle w:val="Hyperlink"/>
          </w:rPr>
          <w:t xml:space="preserve">https://en.wikipedia.org/wiki/The_Matrix</w:t>
        </w:r>
      </w:hyperlink>
      <w:r>
        <w:t xml:space="preserve">.</w:t>
      </w:r>
    </w:p>
    <w:bookmarkEnd w:id="621"/>
    <w:bookmarkStart w:id="62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22"/>
    <w:bookmarkStart w:id="62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23">
        <w:r>
          <w:rPr>
            <w:rStyle w:val="Hyperlink"/>
          </w:rPr>
          <w:t xml:space="preserve">https://doi.org/10.1038/d41586-021-03603-2</w:t>
        </w:r>
      </w:hyperlink>
      <w:r>
        <w:t xml:space="preserve">.</w:t>
      </w:r>
    </w:p>
    <w:bookmarkEnd w:id="624"/>
    <w:bookmarkStart w:id="626" w:name="ref-wargames"/>
    <w:p>
      <w:pPr>
        <w:pStyle w:val="Bibliography"/>
      </w:pPr>
      <w:r>
        <w:t xml:space="preserve">“WarGames.”</w:t>
      </w:r>
      <w:r>
        <w:t xml:space="preserve"> </w:t>
      </w:r>
      <w:r>
        <w:t xml:space="preserve">1983. Film.</w:t>
      </w:r>
      <w:r>
        <w:t xml:space="preserve"> </w:t>
      </w:r>
      <w:hyperlink r:id="rId625">
        <w:r>
          <w:rPr>
            <w:rStyle w:val="Hyperlink"/>
          </w:rPr>
          <w:t xml:space="preserve">https://en.wikipedia.org/wiki/WarGames</w:t>
        </w:r>
      </w:hyperlink>
      <w:r>
        <w:t xml:space="preserve">.</w:t>
      </w:r>
    </w:p>
    <w:bookmarkEnd w:id="626"/>
    <w:bookmarkStart w:id="62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27">
        <w:r>
          <w:rPr>
            <w:rStyle w:val="Hyperlink"/>
          </w:rPr>
          <w:t xml:space="preserve">https://adv-r.hadley.nz/</w:t>
        </w:r>
      </w:hyperlink>
      <w:r>
        <w:t xml:space="preserve">.</w:t>
      </w:r>
    </w:p>
    <w:bookmarkEnd w:id="628"/>
    <w:bookmarkStart w:id="630" w:name="ref-wickham2021shiny"/>
    <w:p>
      <w:pPr>
        <w:pStyle w:val="Bibliography"/>
      </w:pPr>
      <w:r>
        <w:t xml:space="preserve">———. 2021.</w:t>
      </w:r>
      <w:r>
        <w:t xml:space="preserve"> </w:t>
      </w:r>
      <w:r>
        <w:rPr>
          <w:i/>
          <w:iCs/>
        </w:rPr>
        <w:t xml:space="preserve">Mastering Shiny</w:t>
      </w:r>
      <w:r>
        <w:t xml:space="preserve">. O’Reilly Media.</w:t>
      </w:r>
      <w:r>
        <w:t xml:space="preserve"> </w:t>
      </w:r>
      <w:hyperlink r:id="rId629">
        <w:r>
          <w:rPr>
            <w:rStyle w:val="Hyperlink"/>
          </w:rPr>
          <w:t xml:space="preserve">https://mastering-shiny.org/</w:t>
        </w:r>
      </w:hyperlink>
      <w:r>
        <w:t xml:space="preserve">.</w:t>
      </w:r>
    </w:p>
    <w:bookmarkEnd w:id="630"/>
    <w:bookmarkStart w:id="631" w:name="ref-wickham2023tidyverse"/>
    <w:p>
      <w:pPr>
        <w:pStyle w:val="Bibliography"/>
      </w:pPr>
      <w:r>
        <w:t xml:space="preserve">———. 2023a.</w:t>
      </w:r>
      <w:r>
        <w:t xml:space="preserve"> </w:t>
      </w:r>
      <w:r>
        <w:rPr>
          <w:i/>
          <w:iCs/>
        </w:rPr>
        <w:t xml:space="preserve">The Tidyverse Style Guide</w:t>
      </w:r>
      <w:r>
        <w:t xml:space="preserve">.</w:t>
      </w:r>
      <w:r>
        <w:t xml:space="preserve"> </w:t>
      </w:r>
      <w:hyperlink r:id="rId243">
        <w:r>
          <w:rPr>
            <w:rStyle w:val="Hyperlink"/>
          </w:rPr>
          <w:t xml:space="preserve">https://style.tidyverse.org/</w:t>
        </w:r>
      </w:hyperlink>
      <w:r>
        <w:t xml:space="preserve">.</w:t>
      </w:r>
    </w:p>
    <w:bookmarkEnd w:id="631"/>
    <w:bookmarkStart w:id="633" w:name="ref-wickham2023tidydesign"/>
    <w:p>
      <w:pPr>
        <w:pStyle w:val="Bibliography"/>
      </w:pPr>
      <w:r>
        <w:t xml:space="preserve">———. 2023b.</w:t>
      </w:r>
      <w:r>
        <w:t xml:space="preserve"> </w:t>
      </w:r>
      <w:r>
        <w:rPr>
          <w:i/>
          <w:iCs/>
        </w:rPr>
        <w:t xml:space="preserve">Tidyverse Design Guide</w:t>
      </w:r>
      <w:r>
        <w:t xml:space="preserve">.</w:t>
      </w:r>
      <w:r>
        <w:t xml:space="preserve"> </w:t>
      </w:r>
      <w:hyperlink r:id="rId632">
        <w:r>
          <w:rPr>
            <w:rStyle w:val="Hyperlink"/>
          </w:rPr>
          <w:t xml:space="preserve">https://design.tidyverse.org/</w:t>
        </w:r>
      </w:hyperlink>
      <w:r>
        <w:t xml:space="preserve">.</w:t>
      </w:r>
    </w:p>
    <w:bookmarkEnd w:id="633"/>
    <w:bookmarkStart w:id="63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34">
        <w:r>
          <w:rPr>
            <w:rStyle w:val="Hyperlink"/>
          </w:rPr>
          <w:t xml:space="preserve">https://r-pkgs.org/</w:t>
        </w:r>
      </w:hyperlink>
      <w:r>
        <w:t xml:space="preserve">.</w:t>
      </w:r>
    </w:p>
    <w:bookmarkEnd w:id="635"/>
    <w:bookmarkStart w:id="63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36">
        <w:r>
          <w:rPr>
            <w:rStyle w:val="Hyperlink"/>
          </w:rPr>
          <w:t xml:space="preserve">https://r4ds.hadley.nz/</w:t>
        </w:r>
      </w:hyperlink>
      <w:r>
        <w:t xml:space="preserve">.</w:t>
      </w:r>
    </w:p>
    <w:bookmarkEnd w:id="637"/>
    <w:bookmarkStart w:id="63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29">
        <w:r>
          <w:rPr>
            <w:rStyle w:val="Hyperlink"/>
          </w:rPr>
          <w:t xml:space="preserve">https://roxygen2.r-lib.org/</w:t>
        </w:r>
      </w:hyperlink>
      <w:r>
        <w:t xml:space="preserve">.</w:t>
      </w:r>
    </w:p>
    <w:bookmarkEnd w:id="638"/>
    <w:bookmarkEnd w:id="639"/>
    <w:p>
      <w:r>
        <w:br w:type="page"/>
      </w:r>
    </w:p>
    <w:bookmarkEnd w:id="640"/>
    <w:bookmarkStart w:id="64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41">
        <w:r>
          <w:rPr>
            <w:rStyle w:val="Hyperlink"/>
          </w:rPr>
          <w:t xml:space="preserve">https://ucd-serg.github.io/lab-manual/appendix-copilot-instructions.html</w:t>
        </w:r>
      </w:hyperlink>
    </w:p>
    <w:p>
      <w:r>
        <w:br w:type="page"/>
      </w:r>
    </w:p>
    <w:bookmarkEnd w:id="642"/>
    <w:bookmarkStart w:id="64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43">
        <w:r>
          <w:rPr>
            <w:rStyle w:val="Hyperlink"/>
          </w:rPr>
          <w:t xml:space="preserve">https://ucd-serg.github.io/lab-manual/appendix-copilot-setup-steps.html</w:t>
        </w:r>
      </w:hyperlink>
    </w:p>
    <w:p>
      <w:r>
        <w:br w:type="page"/>
      </w:r>
    </w:p>
    <w:bookmarkEnd w:id="644"/>
    <w:bookmarkStart w:id="64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21"/>
        </w:numPr>
      </w:pPr>
      <w:ins w:id="1924" w:author="PR Preview" w:date="2024-01-01T00:00:00Z">
        <w:r>
          <w:rPr>
            <w:b/>
            <w:bCs/>
          </w:rPr>
          <w:t xml:space="preserve">Branch:</w:t>
        </w:r>
      </w:ins>
      <w:ins w:id="1924" w:author="PR Preview" w:date="2024-01-01T00:00:00Z">
        <w:r>
          <w:t xml:space="preserve"> </w:t>
        </w:r>
      </w:ins>
      <w:ins w:id="1924" w:author="PR Preview" w:date="2024-01-01T00:00:00Z">
        <w:r>
          <w:t xml:space="preserve">HEAD</w:t>
        </w:r>
      </w:ins>
    </w:p>
    <w:p>
      <w:pPr>
        <w:pStyle w:val="Compact"/>
        <w:numPr>
          <w:ilvl w:val="0"/>
          <w:numId w:val="1221"/>
        </w:numPr>
      </w:pPr>
      <w:ins w:id="1925" w:author="PR Preview" w:date="2024-01-01T00:00:00Z">
        <w:r>
          <w:rPr>
            <w:b/>
            <w:bCs/>
          </w:rPr>
          <w:t xml:space="preserve">Commit:</w:t>
        </w:r>
      </w:ins>
      <w:ins w:id="1925" w:author="PR Preview" w:date="2024-01-01T00:00:00Z">
        <w:r>
          <w:t xml:space="preserve"> </w:t>
        </w:r>
      </w:ins>
      <w:ins w:id="1925" w:author="PR Preview" w:date="2024-01-01T00:00:00Z">
        <w:r>
          <w:t xml:space="preserve">fcfa88e</w:t>
        </w:r>
      </w:ins>
    </w:p>
    <w:p>
      <w:pPr>
        <w:pStyle w:val="Compact"/>
        <w:numPr>
          <w:ilvl w:val="0"/>
          <w:numId w:val="1221"/>
        </w:numPr>
      </w:pPr>
      <w:ins w:id="1926" w:author="PR Preview" w:date="2024-01-01T00:00:00Z">
        <w:r>
          <w:rPr>
            <w:b/>
            <w:bCs/>
          </w:rPr>
          <w:t xml:space="preserve">Full commit hash:</w:t>
        </w:r>
      </w:ins>
      <w:ins w:id="1926" w:author="PR Preview" w:date="2024-01-01T00:00:00Z">
        <w:r>
          <w:t xml:space="preserve"> </w:t>
        </w:r>
      </w:ins>
      <w:ins w:id="1926" w:author="PR Preview" w:date="2024-01-01T00:00:00Z">
        <w:r>
          <w:t xml:space="preserve">fcfa88e604f531acd5afae5d1f52d8767e328fa0</w:t>
        </w:r>
      </w:ins>
    </w:p>
    <w:p>
      <w:pPr>
        <w:pStyle w:val="Compact"/>
        <w:numPr>
          <w:ilvl w:val="0"/>
          <w:numId w:val="1221"/>
        </w:numPr>
      </w:pPr>
      <w:ins w:id="1927" w:author="PR Preview" w:date="2024-01-01T00:00:00Z">
        <w:r>
          <w:rPr>
            <w:b/>
            <w:bCs/>
          </w:rPr>
          <w:t xml:space="preserve">Commit date:</w:t>
        </w:r>
      </w:ins>
      <w:ins w:id="1927" w:author="PR Preview" w:date="2024-01-01T00:00:00Z">
        <w:r>
          <w:t xml:space="preserve"> </w:t>
        </w:r>
      </w:ins>
      <w:ins w:id="1927" w:author="PR Preview" w:date="2024-01-01T00:00:00Z">
        <w:r>
          <w:t xml:space="preserve">2026-01-19 13:04:38 -0800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8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2"/>
  </w:num>
  <w:num w:numId="1123">
    <w:abstractNumId w:val="992"/>
  </w:num>
  <w:num w:numId="1124">
    <w:abstractNumId w:val="992"/>
  </w:num>
  <w:num w:numId="1125">
    <w:abstractNumId w:val="992"/>
  </w:num>
  <w:num w:numId="1126">
    <w:abstractNumId w:val="992"/>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33" Type="http://schemas.openxmlformats.org/officeDocument/2006/relationships/image" Target="media/rId133.png"/><Relationship Id="rId236" Type="http://schemas.openxmlformats.org/officeDocument/2006/relationships/image" Target="media/rId236.png"/><Relationship Id="rId114" Type="http://schemas.openxmlformats.org/officeDocument/2006/relationships/image" Target="media/rId114.png"/><Relationship Id="rId263" Type="http://schemas.openxmlformats.org/officeDocument/2006/relationships/image" Target="media/rId263.png"/><Relationship Id="rId343" Type="http://schemas.openxmlformats.org/officeDocument/2006/relationships/image" Target="media/rId343.jpg"/><Relationship Id="rId349" Type="http://schemas.openxmlformats.org/officeDocument/2006/relationships/image" Target="media/rId349.png"/><Relationship Id="rId456" Type="http://schemas.openxmlformats.org/officeDocument/2006/relationships/image" Target="media/rId456.png"/><Relationship Id="rId40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7" Type="http://schemas.openxmlformats.org/officeDocument/2006/relationships/hyperlink" Target="github.com" TargetMode="External"/><Relationship Id="rId512" Type="http://schemas.openxmlformats.org/officeDocument/2006/relationships/hyperlink" Target="http://adv-r.had.co.nz/Style.html" TargetMode="External"/><Relationship Id="rId544" Type="http://schemas.openxmlformats.org/officeDocument/2006/relationships/hyperlink" Target="http://colorbrewer2.org/" TargetMode="External"/><Relationship Id="rId581" Type="http://schemas.openxmlformats.org/officeDocument/2006/relationships/hyperlink" Target="http://creativecommons.org/licenses/by-nc/4.0/" TargetMode="External"/><Relationship Id="rId233" Type="http://schemas.openxmlformats.org/officeDocument/2006/relationships/hyperlink" Target="http://styler.r-lib.org/articles/customizing_styler.html" TargetMode="External"/><Relationship Id="rId50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9" Type="http://schemas.openxmlformats.org/officeDocument/2006/relationships/hyperlink" Target="https://about.codecov.io" TargetMode="External"/><Relationship Id="rId627" Type="http://schemas.openxmlformats.org/officeDocument/2006/relationships/hyperlink" Target="https://adv-r.hadley.nz/" TargetMode="External"/><Relationship Id="rId171" Type="http://schemas.openxmlformats.org/officeDocument/2006/relationships/hyperlink" Target="https://adv-r.hadley.nz/evaluation.html" TargetMode="External"/><Relationship Id="rId176" Type="http://schemas.openxmlformats.org/officeDocument/2006/relationships/hyperlink" Target="https://blog.rstudio.com/2016/03/29/feather/" TargetMode="External"/><Relationship Id="rId140"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42" Type="http://schemas.openxmlformats.org/officeDocument/2006/relationships/hyperlink" Target="https://cran.r-project.org/web/packages/lintr/readme/README.html#available-linters" TargetMode="External"/><Relationship Id="rId24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3" Type="http://schemas.openxmlformats.org/officeDocument/2006/relationships/hyperlink" Target="https://d-morrison.github.io/rme/" TargetMode="External"/><Relationship Id="rId585" Type="http://schemas.openxmlformats.org/officeDocument/2006/relationships/hyperlink" Target="https://datadryad.org/" TargetMode="External"/><Relationship Id="rId632" Type="http://schemas.openxmlformats.org/officeDocument/2006/relationships/hyperlink" Target="https://design.tidyverse.org/" TargetMode="External"/><Relationship Id="rId592" Type="http://schemas.openxmlformats.org/officeDocument/2006/relationships/hyperlink" Target="https://desktop.github.com/" TargetMode="External"/><Relationship Id="rId197" Type="http://schemas.openxmlformats.org/officeDocument/2006/relationships/hyperlink" Target="https://devtools.r-lib.org/" TargetMode="External"/><Relationship Id="rId120" Type="http://schemas.openxmlformats.org/officeDocument/2006/relationships/hyperlink" Target="https://docs.github.com/en/actions" TargetMode="External"/><Relationship Id="rId443" Type="http://schemas.openxmlformats.org/officeDocument/2006/relationships/hyperlink" Target="https://docs.github.com/en/copilot/how-tos/use-copilot-agents/coding-agent" TargetMode="External"/><Relationship Id="rId483" Type="http://schemas.openxmlformats.org/officeDocument/2006/relationships/hyperlink" Target="https://docs.github.com/en/copilot/how-tos/use-copilot-agents/coding-agent/customize-the-agent-environment" TargetMode="External"/><Relationship Id="rId488" Type="http://schemas.openxmlformats.org/officeDocument/2006/relationships/hyperlink" Target="https://docs.github.com/en/copilot/how-tos/use-copilot-agents/coding-agent/customize-the-agent-environment#preinstalling-tools-or-dependencies-in-copilots-environment" TargetMode="External"/><Relationship Id="rId467" Type="http://schemas.openxmlformats.org/officeDocument/2006/relationships/hyperlink" Target="https://docs.github.com/en/copilot/how-tos/use-copilot-agents/coding-agent/customize-the-agent-firewall" TargetMode="External"/><Relationship Id="rId465" Type="http://schemas.openxmlformats.org/officeDocument/2006/relationships/hyperlink" Target="https://docs.github.com/en/copilot/reference/copilot-allowlist-reference" TargetMode="External"/><Relationship Id="rId383" Type="http://schemas.openxmlformats.org/officeDocument/2006/relationships/hyperlink" Target="https://docs.github.com/en/enterprise/2.13/user/articles/creating-releases" TargetMode="External"/><Relationship Id="rId526" Type="http://schemas.openxmlformats.org/officeDocument/2006/relationships/hyperlink" Target="https://docs.google.com/document/d/1ckgRCcr7FFPyymyMA6Y_-cB_vftOyrrxT28c6gRg0PI/edit" TargetMode="External"/><Relationship Id="rId600" Type="http://schemas.openxmlformats.org/officeDocument/2006/relationships/hyperlink" Target="https://doi.org/10.1038/467775a" TargetMode="External"/><Relationship Id="rId604" Type="http://schemas.openxmlformats.org/officeDocument/2006/relationships/hyperlink" Target="https://doi.org/10.1038/526182a" TargetMode="External"/><Relationship Id="rId616" Type="http://schemas.openxmlformats.org/officeDocument/2006/relationships/hyperlink" Target="https://doi.org/10.1038/d41586-019-00067-3" TargetMode="External"/><Relationship Id="rId568" Type="http://schemas.openxmlformats.org/officeDocument/2006/relationships/hyperlink" Target="https://doi.org/10.1038/d41586-019-01431-z" TargetMode="External"/><Relationship Id="rId612" Type="http://schemas.openxmlformats.org/officeDocument/2006/relationships/hyperlink" Target="https://doi.org/10.1038/d41586-019-02918-5" TargetMode="External"/><Relationship Id="rId623" Type="http://schemas.openxmlformats.org/officeDocument/2006/relationships/hyperlink" Target="https://doi.org/10.1038/d41586-021-03603-2" TargetMode="External"/><Relationship Id="rId579" Type="http://schemas.openxmlformats.org/officeDocument/2006/relationships/hyperlink" Target="https://doi.org/10.1038/s41467-020-19160-7" TargetMode="External"/><Relationship Id="rId602" Type="http://schemas.openxmlformats.org/officeDocument/2006/relationships/hyperlink" Target="https://doi.org/10.1038/s41562-016-0021" TargetMode="External"/><Relationship Id="rId610" Type="http://schemas.openxmlformats.org/officeDocument/2006/relationships/hyperlink" Target="https://doi.org/10.1371/journal.pcbi.1003833" TargetMode="External"/><Relationship Id="rId564" Type="http://schemas.openxmlformats.org/officeDocument/2006/relationships/hyperlink" Target="https://doi.org/10.1371/journal.pgph.0002269" TargetMode="External"/><Relationship Id="rId214" Type="http://schemas.openxmlformats.org/officeDocument/2006/relationships/hyperlink" Target="https://dplyr.tidyverse.org/" TargetMode="External"/><Relationship Id="rId170" Type="http://schemas.openxmlformats.org/officeDocument/2006/relationships/hyperlink" Target="https://dplyr.tidyverse.org/articles/programming.html" TargetMode="External"/><Relationship Id="rId131" Type="http://schemas.openxmlformats.org/officeDocument/2006/relationships/hyperlink" Target="https://ellipsis.r-lib.org/" TargetMode="External"/><Relationship Id="rId562" Type="http://schemas.openxmlformats.org/officeDocument/2006/relationships/hyperlink" Target="https://en.wikipedia.org/wiki/2001:_A_Space_Odyssey_(film)" TargetMode="External"/><Relationship Id="rId424" Type="http://schemas.openxmlformats.org/officeDocument/2006/relationships/hyperlink" Target="https://en.wikipedia.org/wiki/AI-assisted_software_development" TargetMode="External"/><Relationship Id="rId431" Type="http://schemas.openxmlformats.org/officeDocument/2006/relationships/hyperlink" Target="https://en.wikipedia.org/wiki/AI_agent" TargetMode="External"/><Relationship Id="rId459" Type="http://schemas.openxmlformats.org/officeDocument/2006/relationships/hyperlink" Target="https://en.wikipedia.org/wiki/Agent_(The_Matrix)" TargetMode="External"/><Relationship Id="rId570" Type="http://schemas.openxmlformats.org/officeDocument/2006/relationships/hyperlink" Target="https://en.wikipedia.org/wiki/Battlestar_Galactica_(2004_TV_series)" TargetMode="External"/><Relationship Id="rId573" Type="http://schemas.openxmlformats.org/officeDocument/2006/relationships/hyperlink" Target="https://en.wikipedia.org/wiki/Blade_Runner" TargetMode="External"/><Relationship Id="rId577" Type="http://schemas.openxmlformats.org/officeDocument/2006/relationships/hyperlink" Target="https://en.wikipedia.org/wiki/Ender%27s_Game" TargetMode="External"/><Relationship Id="rId594" Type="http://schemas.openxmlformats.org/officeDocument/2006/relationships/hyperlink" Target="https://en.wikipedia.org/wiki/Organizations_of_the_Dune_universe#Thinking_machines" TargetMode="External"/><Relationship Id="rId618" Type="http://schemas.openxmlformats.org/officeDocument/2006/relationships/hyperlink" Target="https://en.wikipedia.org/wiki/Terminator_3:_Rise_of_the_Machines" TargetMode="External"/><Relationship Id="rId620" Type="http://schemas.openxmlformats.org/officeDocument/2006/relationships/hyperlink" Target="https://en.wikipedia.org/wiki/The_Matrix" TargetMode="External"/><Relationship Id="rId282" Type="http://schemas.openxmlformats.org/officeDocument/2006/relationships/hyperlink" Target="https://en.wikipedia.org/wiki/WYSIWYM" TargetMode="External"/><Relationship Id="rId625" Type="http://schemas.openxmlformats.org/officeDocument/2006/relationships/hyperlink" Target="https://en.wikipedia.org/wiki/WarGames" TargetMode="External"/><Relationship Id="rId588" Type="http://schemas.openxmlformats.org/officeDocument/2006/relationships/hyperlink" Target="https://engineering-shiny.org/" TargetMode="External"/><Relationship Id="rId296" Type="http://schemas.openxmlformats.org/officeDocument/2006/relationships/hyperlink" Target="https://github.com/UCD-SERG/lab-manual" TargetMode="External"/><Relationship Id="rId435" Type="http://schemas.openxmlformats.org/officeDocument/2006/relationships/hyperlink" Target="https://github.com/UCD-SERG/lab-manual/issues/42" TargetMode="External"/><Relationship Id="rId436" Type="http://schemas.openxmlformats.org/officeDocument/2006/relationships/hyperlink" Target="https://github.com/UCD-SERG/lab-manual/pull/50" TargetMode="External"/><Relationship Id="rId289" Type="http://schemas.openxmlformats.org/officeDocument/2006/relationships/hyperlink" Target="https://github.com/UCD-SERG/quarto-book-template" TargetMode="External"/><Relationship Id="rId290" Type="http://schemas.openxmlformats.org/officeDocument/2006/relationships/hyperlink" Target="https://github.com/coatless-tutorials/quarto-book-template" TargetMode="External"/><Relationship Id="rId308" Type="http://schemas.openxmlformats.org/officeDocument/2006/relationships/hyperlink" Target="https://github.com/d-morrison/rme" TargetMode="External"/><Relationship Id="rId291" Type="http://schemas.openxmlformats.org/officeDocument/2006/relationships/hyperlink" Target="https://github.com/d-rug/datalab_template_quarto" TargetMode="External"/><Relationship Id="rId106" Type="http://schemas.openxmlformats.org/officeDocument/2006/relationships/hyperlink" Target="https://github.com/features/actions" TargetMode="External"/><Relationship Id="rId430" Type="http://schemas.openxmlformats.org/officeDocument/2006/relationships/hyperlink" Target="https://github.com/features/copilot/agents" TargetMode="External"/><Relationship Id="rId487" Type="http://schemas.openxmlformats.org/officeDocument/2006/relationships/hyperlink" Target="https://github.com/features/copilot/plans" TargetMode="External"/><Relationship Id="rId338" Type="http://schemas.openxmlformats.org/officeDocument/2006/relationships/hyperlink" Target="https://github.com/github/gitignore/blob/master/R.gitignore" TargetMode="External"/><Relationship Id="rId154" Type="http://schemas.openxmlformats.org/officeDocument/2006/relationships/hyperlink" Target="https://github.com/jennybc/here_here" TargetMode="External"/><Relationship Id="rId164" Type="http://schemas.openxmlformats.org/officeDocument/2006/relationships/hyperlink" Target="https://github.com/karthik/rdrop2" TargetMode="External"/><Relationship Id="rId144" Type="http://schemas.openxmlformats.org/officeDocument/2006/relationships/hyperlink" Target="https://github.com/kmishra9/Flu-Absenteeism/blob/master/Master's%20Thesis%20-%20Spatial%20Epidemiology%20of%20Influenza/1b%20-%20Map-Management.R" TargetMode="External"/><Relationship Id="rId209" Type="http://schemas.openxmlformats.org/officeDocument/2006/relationships/hyperlink" Target="https://github.com/kmishra9/Flu-Absenteeism/blob/master/Master's%20Thesis%20-%20Spatial%20Epidemiology%20of%20Influenza/2a%20-%20Statistical-Inputs.R" TargetMode="External"/><Relationship Id="rId441" Type="http://schemas.openxmlformats.org/officeDocument/2006/relationships/hyperlink" Target="https://github.com/orgs/community/discussions/162826" TargetMode="External"/><Relationship Id="rId442" Type="http://schemas.openxmlformats.org/officeDocument/2006/relationships/hyperlink" Target="https://github.com/orgs/community/discussions/183966" TargetMode="External"/><Relationship Id="rId162" Type="http://schemas.openxmlformats.org/officeDocument/2006/relationships/hyperlink" Target="https://github.com/r-box/boxr" TargetMode="External"/><Relationship Id="rId108" Type="http://schemas.openxmlformats.org/officeDocument/2006/relationships/hyperlink" Target="https://github.com/r-lib/actions" TargetMode="External"/><Relationship Id="rId121" Type="http://schemas.openxmlformats.org/officeDocument/2006/relationships/hyperlink" Target="https://github.com/r-lib/actions#where-to-find-help" TargetMode="External"/><Relationship Id="rId516" Type="http://schemas.openxmlformats.org/officeDocument/2006/relationships/hyperlink" Target="https://github.com/skills/introduction-to-github" TargetMode="External"/><Relationship Id="rId549" Type="http://schemas.openxmlformats.org/officeDocument/2006/relationships/hyperlink" Target="https://grants.nih.gov" TargetMode="External"/><Relationship Id="rId548" Type="http://schemas.openxmlformats.org/officeDocument/2006/relationships/hyperlink" Target="https://grantwriting.stanford.edu/funding-train/" TargetMode="External"/><Relationship Id="rId529" Type="http://schemas.openxmlformats.org/officeDocument/2006/relationships/hyperlink" Target="https://grantwriting.stanford.edu/funding-train/#ep" TargetMode="External"/><Relationship Id="rId575" Type="http://schemas.openxmlformats.org/officeDocument/2006/relationships/hyperlink" Target="https://happygitwithr.com/" TargetMode="External"/><Relationship Id="rId335" Type="http://schemas.openxmlformats.org/officeDocument/2006/relationships/hyperlink" Target="https://happygitwithr.com/repeated-amend.html" TargetMode="External"/><Relationship Id="rId328" Type="http://schemas.openxmlformats.org/officeDocument/2006/relationships/hyperlink" Target="https://help.github.com/en/github/collaborating-with-issues-and-pull-requests/creating-a-pull-request#creating-the-pull-request" TargetMode="External"/><Relationship Id="rId405" Type="http://schemas.openxmlformats.org/officeDocument/2006/relationships/hyperlink" Target="https://hpc.ucdavis.edu/" TargetMode="External"/><Relationship Id="rId536" Type="http://schemas.openxmlformats.org/officeDocument/2006/relationships/hyperlink" Target="https://jadebc.github.io/lab-manual/" TargetMode="External"/><Relationship Id="rId494" Type="http://schemas.openxmlformats.org/officeDocument/2006/relationships/hyperlink" Target="https://jadebc.github.io/lab-manual/checklists.html" TargetMode="External"/><Relationship Id="rId371" Type="http://schemas.openxmlformats.org/officeDocument/2006/relationships/hyperlink" Target="https://jadebc.github.io/lab-manual/code-publication.html" TargetMode="External"/><Relationship Id="rId61" Type="http://schemas.openxmlformats.org/officeDocument/2006/relationships/hyperlink" Target="https://jadebc.github.io/lab-manual/code-repositories.html" TargetMode="External"/><Relationship Id="rId78" Type="http://schemas.openxmlformats.org/officeDocument/2006/relationships/hyperlink" Target="https://jadebc.github.io/lab-manual/coding-practices.html" TargetMode="External"/><Relationship Id="rId206"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2" Type="http://schemas.openxmlformats.org/officeDocument/2006/relationships/hyperlink" Target="https://jadebc.github.io/lab-manual/data-masking.html" TargetMode="External"/><Relationship Id="rId32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65" Type="http://schemas.openxmlformats.org/officeDocument/2006/relationships/hyperlink" Target="https://jadebc.github.io/lab-manual/reproducible-environments.html" TargetMode="External"/><Relationship Id="rId504" Type="http://schemas.openxmlformats.org/officeDocument/2006/relationships/hyperlink" Target="https://jadebc.github.io/lab-manual/resources.html" TargetMode="External"/><Relationship Id="rId404" Type="http://schemas.openxmlformats.org/officeDocument/2006/relationships/hyperlink" Target="https://jadebc.github.io/lab-manual/slurm.html" TargetMode="External"/><Relationship Id="rId342" Type="http://schemas.openxmlformats.org/officeDocument/2006/relationships/hyperlink" Target="https://jadebc.github.io/lab-manual/unix.html" TargetMode="External"/><Relationship Id="rId256" Type="http://schemas.openxmlformats.org/officeDocument/2006/relationships/hyperlink" Target="https://jadebc.github.io/lab-manual/working-with-big-data.html" TargetMode="External"/><Relationship Id="rId498" Type="http://schemas.openxmlformats.org/officeDocument/2006/relationships/hyperlink" Target="https://journals.lww.com/epidem/Fulltext/2001/05000/The_Value_of_P.2.aspx" TargetMode="External"/><Relationship Id="rId546" Type="http://schemas.openxmlformats.org/officeDocument/2006/relationships/hyperlink" Target="https://journals.plos.org/ploscompbiol/article?id=10.1371/journal.pcbi.1003833" TargetMode="External"/><Relationship Id="rId583" Type="http://schemas.openxmlformats.org/officeDocument/2006/relationships/hyperlink" Target="https://journals.plos.org/plosone/s/authorship" TargetMode="External"/><Relationship Id="rId519" Type="http://schemas.openxmlformats.org/officeDocument/2006/relationships/hyperlink" Target="https://link.springer.com/book/10.1007/978-3-030-98175-4" TargetMode="External"/><Relationship Id="rId533" Type="http://schemas.openxmlformats.org/officeDocument/2006/relationships/hyperlink" Target="https://link.springer.com/book/9783031537929" TargetMode="External"/><Relationship Id="rId240" Type="http://schemas.openxmlformats.org/officeDocument/2006/relationships/hyperlink" Target="https://lintr.r-lib.org/" TargetMode="External"/><Relationship Id="rId629" Type="http://schemas.openxmlformats.org/officeDocument/2006/relationships/hyperlink" Target="https://mastering-shiny.org/" TargetMode="External"/><Relationship Id="rId545" Type="http://schemas.openxmlformats.org/officeDocument/2006/relationships/hyperlink" Target="https://medialab.github.io/iwanthue/" TargetMode="External"/><Relationship Id="rId501" Type="http://schemas.openxmlformats.org/officeDocument/2006/relationships/hyperlink" Target="https://medialab.github.io/iwanthue/?utm_source=Nature+Briefing&amp;utm_campaign=2c68711076-briefing-dy-20211006&amp;utm_medium=email&amp;utm_term=0_c9dfd39373-2c68711076-44335685" TargetMode="External"/><Relationship Id="rId360" Type="http://schemas.openxmlformats.org/officeDocument/2006/relationships/hyperlink" Target="https://medium.com/@jeongwhanchoi/install-tmux-on-osx-and-basics-commands-for-beginners-be22520fd95e" TargetMode="External"/><Relationship Id="rId524" Type="http://schemas.openxmlformats.org/officeDocument/2006/relationships/hyperlink" Target="https://mitcommlab.mit.edu/be/2023/09/27/toward-an-evenbetterposter-improving-the-betterposter-template/" TargetMode="External"/><Relationship Id="rId538" Type="http://schemas.openxmlformats.org/officeDocument/2006/relationships/hyperlink" Target="https://myidp.sciencecareers.org/" TargetMode="External"/><Relationship Id="rId606" Type="http://schemas.openxmlformats.org/officeDocument/2006/relationships/hyperlink" Target="https://osf.io/" TargetMode="External"/><Relationship Id="rId50" Type="http://schemas.openxmlformats.org/officeDocument/2006/relationships/hyperlink" Target="https://osf.io/tgbxr/" TargetMode="External"/><Relationship Id="rId198" Type="http://schemas.openxmlformats.org/officeDocument/2006/relationships/hyperlink" Target="https://pkgdown.r-lib.org/" TargetMode="External"/><Relationship Id="rId596" Type="http://schemas.openxmlformats.org/officeDocument/2006/relationships/hyperlink" Target="https://plos.org/resource/how-to-store-and-manage-your-data/" TargetMode="External"/><Relationship Id="rId396" Type="http://schemas.openxmlformats.org/officeDocument/2006/relationships/hyperlink" Target="https://proctor-ucsf.github.io/dcc-handbook/datawrangling.html#documenting-datasets" TargetMode="External"/><Relationship Id="rId273" Type="http://schemas.openxmlformats.org/officeDocument/2006/relationships/hyperlink" Target="https://quarto.org/" TargetMode="External"/><Relationship Id="rId311" Type="http://schemas.openxmlformats.org/officeDocument/2006/relationships/hyperlink" Target="https://quarto.org/docs/authoring/cross-references.html" TargetMode="External"/><Relationship Id="rId313" Type="http://schemas.openxmlformats.org/officeDocument/2006/relationships/hyperlink" Target="https://quarto.org/docs/authoring/includes.html" TargetMode="External"/><Relationship Id="rId298" Type="http://schemas.openxmlformats.org/officeDocument/2006/relationships/hyperlink" Target="https://quarto.org/docs/books/" TargetMode="External"/><Relationship Id="rId276" Type="http://schemas.openxmlformats.org/officeDocument/2006/relationships/hyperlink" Target="https://quarto.org/docs/get-started/" TargetMode="External"/><Relationship Id="rId277" Type="http://schemas.openxmlformats.org/officeDocument/2006/relationships/hyperlink" Target="https://quarto.org/docs/guide/" TargetMode="External"/><Relationship Id="rId307" Type="http://schemas.openxmlformats.org/officeDocument/2006/relationships/hyperlink" Target="https://quarto.org/docs/projects/profiles.html" TargetMode="External"/><Relationship Id="rId299" Type="http://schemas.openxmlformats.org/officeDocument/2006/relationships/hyperlink" Target="https://quarto.org/docs/publishing/" TargetMode="External"/><Relationship Id="rId161" Type="http://schemas.openxmlformats.org/officeDocument/2006/relationships/hyperlink" Target="https://r-box.github.io/boxr/articles/boxr-app-interactive.html#create" TargetMode="External"/><Relationship Id="rId634" Type="http://schemas.openxmlformats.org/officeDocument/2006/relationships/hyperlink" Target="https://r-pkgs.org/" TargetMode="External"/><Relationship Id="rId119" Type="http://schemas.openxmlformats.org/officeDocument/2006/relationships/hyperlink" Target="https://r-pkgs.org/software-development-practices.html#sec-sw-dev-practices-ci" TargetMode="External"/><Relationship Id="rId636" Type="http://schemas.openxmlformats.org/officeDocument/2006/relationships/hyperlink" Target="https://r4ds.hadley.nz/" TargetMode="External"/><Relationship Id="rId278"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7" Type="http://schemas.openxmlformats.org/officeDocument/2006/relationships/hyperlink" Target="https://researchdata.princeton.edu/research-lifecycle-guide/publishing-and-preservation/dois" TargetMode="External"/><Relationship Id="rId129" Type="http://schemas.openxmlformats.org/officeDocument/2006/relationships/hyperlink" Target="https://roxygen2.r-lib.org/" TargetMode="External"/><Relationship Id="rId132" Type="http://schemas.openxmlformats.org/officeDocument/2006/relationships/hyperlink" Target="https://roxygen2.r-lib.org/articles/rd.html#inheriting-documentation" TargetMode="External"/><Relationship Id="rId167" Type="http://schemas.openxmlformats.org/officeDocument/2006/relationships/hyperlink" Target="https://rviews.rstudio.com/2017/06/08/what-is-the-tidyverse/" TargetMode="External"/><Relationship Id="rId509" Type="http://schemas.openxmlformats.org/officeDocument/2006/relationships/hyperlink" Target="https://s3.amazonaws.com/assets.datacamp.com/blog_assets/datatable_Cheat_Sheet_R.pdf" TargetMode="External"/><Relationship Id="rId56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8" Type="http://schemas.openxmlformats.org/officeDocument/2006/relationships/hyperlink" Target="https://sethrobertson.github.io/GitFixUm/fixup.html" TargetMode="External"/><Relationship Id="rId614" Type="http://schemas.openxmlformats.org/officeDocument/2006/relationships/hyperlink" Target="https://slurm.schedmd.com/sbatch.html" TargetMode="External"/><Relationship Id="rId323" Type="http://schemas.openxmlformats.org/officeDocument/2006/relationships/hyperlink" Target="https://sp19.datastructur.es/materials/guides/using-git#b-local-repositories-narrative-introduction" TargetMode="External"/><Relationship Id="rId326" Type="http://schemas.openxmlformats.org/officeDocument/2006/relationships/hyperlink" Target="https://sp19.datastructur.es/materials/guides/using-git#e-git-branching-advanced-git-optional" TargetMode="External"/><Relationship Id="rId147" Type="http://schemas.openxmlformats.org/officeDocument/2006/relationships/hyperlink" Target="https://spin.atomicobject.com/2017/11/01/good-variable-names/" TargetMode="External"/><Relationship Id="rId257" Type="http://schemas.openxmlformats.org/officeDocument/2006/relationships/hyperlink" Target="https://stackoverflow.com/questions/21435339/data-table-vs-dplyr-can-one-do-something-well-the-other-cant-or-does-poorly/27840349#27840349" TargetMode="External"/><Relationship Id="rId173" Type="http://schemas.openxmlformats.org/officeDocument/2006/relationships/hyperlink" Target="https://stackoverflow.com/questions/28125816/r-standard-evaluation-for-join-dplyr" TargetMode="External"/><Relationship Id="rId243" Type="http://schemas.openxmlformats.org/officeDocument/2006/relationships/hyperlink" Target="https://style.tidyverse.org/" TargetMode="External"/><Relationship Id="rId228" Type="http://schemas.openxmlformats.org/officeDocument/2006/relationships/hyperlink" Target="https://styler.r-lib.org/" TargetMode="External"/><Relationship Id="rId142" Type="http://schemas.openxmlformats.org/officeDocument/2006/relationships/hyperlink" Target="https://support.rstudio.com/hc/en-us/articles/200484568-Code-Folding-and-Sections" TargetMode="External"/><Relationship Id="rId168" Type="http://schemas.openxmlformats.org/officeDocument/2006/relationships/hyperlink" Target="https://tavareshugo.github.io/data_carpentry_extras/base-r_tidyverse_equivalents/base-r_tidyverse_equivalents.html#reshaping_data" TargetMode="External"/><Relationship Id="rId527" Type="http://schemas.openxmlformats.org/officeDocument/2006/relationships/hyperlink" Target="https://teampublichealth.substack.com/" TargetMode="External"/><Relationship Id="rId199" Type="http://schemas.openxmlformats.org/officeDocument/2006/relationships/hyperlink" Target="https://testthat.r-lib.org/" TargetMode="External"/><Relationship Id="rId229" Type="http://schemas.openxmlformats.org/officeDocument/2006/relationships/hyperlink" Target="https://tidyverse.org/blog/2017/12/styler-1.0.0/" TargetMode="External"/><Relationship Id="rId339" Type="http://schemas.openxmlformats.org/officeDocument/2006/relationships/hyperlink" Target="https://tidyverse.org/blog/2017/12/workflow-vs-script/" TargetMode="External"/><Relationship Id="rId505" Type="http://schemas.openxmlformats.org/officeDocument/2006/relationships/hyperlink" Target="https://ucb-epi-r.github.io" TargetMode="External"/><Relationship Id="rId641" Type="http://schemas.openxmlformats.org/officeDocument/2006/relationships/hyperlink" Target="https://ucd-serg.github.io/lab-manual/appendix-copilot-instructions.html" TargetMode="External"/><Relationship Id="rId643" Type="http://schemas.openxmlformats.org/officeDocument/2006/relationships/hyperlink" Target="https://ucd-serg.github.io/lab-manual/appendix-copilot-setup-steps.html" TargetMode="External"/><Relationship Id="rId373" Type="http://schemas.openxmlformats.org/officeDocument/2006/relationships/hyperlink" Target="https://ucd-serg.github.io/lab-manual/coding-practices.html#file-headers" TargetMode="External"/><Relationship Id="rId376" Type="http://schemas.openxmlformats.org/officeDocument/2006/relationships/hyperlink" Target="https://ucd-serg.github.io/lab-manual/coding-practices.html#function-documentation" TargetMode="External"/><Relationship Id="rId496" Type="http://schemas.openxmlformats.org/officeDocument/2006/relationships/hyperlink" Target="https://ucd-serg.github.io/lab-manual/coding-style.html" TargetMode="External"/><Relationship Id="rId379"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6" Type="http://schemas.openxmlformats.org/officeDocument/2006/relationships/hyperlink" Target="https://usethis.r-lib.org/" TargetMode="External"/><Relationship Id="rId556" Type="http://schemas.openxmlformats.org/officeDocument/2006/relationships/hyperlink" Target="https://www.biorxiv.org/" TargetMode="External"/><Relationship Id="rId172" Type="http://schemas.openxmlformats.org/officeDocument/2006/relationships/hyperlink" Target="https://www.brodrigues.co/blog/2016-07-18-data-frame-columns-as-arguments-to-dplyr-functions/" TargetMode="External"/><Relationship Id="rId419" Type="http://schemas.openxmlformats.org/officeDocument/2006/relationships/hyperlink" Target="https://www.chriswrites.com/how-to-change-file-permissions-using-the-terminal/" TargetMode="External"/><Relationship Id="rId558" Type="http://schemas.openxmlformats.org/officeDocument/2006/relationships/hyperlink" Target="https://www.equator-network.org/" TargetMode="External"/><Relationship Id="rId532" Type="http://schemas.openxmlformats.org/officeDocument/2006/relationships/hyperlink" Target="https://www.globalcodeofconduct.org/" TargetMode="External"/><Relationship Id="rId356" Type="http://schemas.openxmlformats.org/officeDocument/2006/relationships/hyperlink" Target="https://www.howtogeek.com/118594/how-to-edit-your-system-path-for-easy-command-line-access/" TargetMode="External"/><Relationship Id="rId555" Type="http://schemas.openxmlformats.org/officeDocument/2006/relationships/hyperlink" Target="https://www.medrxiv.org/" TargetMode="External"/><Relationship Id="rId541" Type="http://schemas.openxmlformats.org/officeDocument/2006/relationships/hyperlink" Target="https://www.nature.com/articles/d41586-021-03603-2" TargetMode="External"/><Relationship Id="rId530" Type="http://schemas.openxmlformats.org/officeDocument/2006/relationships/hyperlink" Target="https://www.niaid.nih.gov/grants-contracts/write-grant-application" TargetMode="External"/><Relationship Id="rId226" Type="http://schemas.openxmlformats.org/officeDocument/2006/relationships/hyperlink" Target="https://www.r-bloggers.com/align-assign-rstudio-addin-to-align-assignment-operators/" TargetMode="External"/><Relationship Id="rId175" Type="http://schemas.openxmlformats.org/officeDocument/2006/relationships/hyperlink" Target="https://www.rdocumentation.org/packages/feather/versions/0.3.3" TargetMode="External"/><Relationship Id="rId241" Type="http://schemas.openxmlformats.org/officeDocument/2006/relationships/hyperlink" Target="https://www.rdocumentation.org/packages/lintr/versions/1.0.3" TargetMode="External"/><Relationship Id="rId230" Type="http://schemas.openxmlformats.org/officeDocument/2006/relationships/hyperlink" Target="https://www.rdocumentation.org/packages/styler/versions/1.1.0/topics/style_dir" TargetMode="External"/><Relationship Id="rId507" Type="http://schemas.openxmlformats.org/officeDocument/2006/relationships/hyperlink" Target="https://www.rstudio.com/wp-content/uploads/2015/02/data-wrangling-cheatsheet.pdf" TargetMode="External"/><Relationship Id="rId510" Type="http://schemas.openxmlformats.org/officeDocument/2006/relationships/hyperlink" Target="https://www.rstudio.com/wp-content/uploads/2015/02/rmarkdown-cheatsheet.pdf" TargetMode="External"/><Relationship Id="rId508" Type="http://schemas.openxmlformats.org/officeDocument/2006/relationships/hyperlink" Target="https://www.rstudio.com/wp-content/uploads/2015/03/ggplot2-cheatsheet.pdf" TargetMode="External"/><Relationship Id="rId522" Type="http://schemas.openxmlformats.org/officeDocument/2006/relationships/hyperlink" Target="https://www.sciencedirect.com/science/article/pii/S1471491423000928" TargetMode="External"/><Relationship Id="rId539" Type="http://schemas.openxmlformats.org/officeDocument/2006/relationships/hyperlink" Target="https://www.training.nih.gov/career-services/" TargetMode="External"/><Relationship Id="rId542" Type="http://schemas.openxmlformats.org/officeDocument/2006/relationships/hyperlink" Target="https://www.youtube.com/watch?v=1RwJbhkCA58" TargetMode="External"/><Relationship Id="rId523" Type="http://schemas.openxmlformats.org/officeDocument/2006/relationships/hyperlink" Target="https://www.youtube.com/watch?v=1RwJbhkCA58&amp;t=1171s" TargetMode="External"/><Relationship Id="rId590" Type="http://schemas.openxmlformats.org/officeDocument/2006/relationships/hyperlink" Target="https://www.youtube.com/watch?v=B1BdQcJ2ZYY" TargetMode="External"/><Relationship Id="rId53" Type="http://schemas.openxmlformats.org/officeDocument/2006/relationships/hyperlink" Target="https://www.youtube.com/watch?v=WoYkY9MkbRE" TargetMode="External"/><Relationship Id="rId169" Type="http://schemas.openxmlformats.org/officeDocument/2006/relationships/hyperlink" Target="https://www.youtube.com/watch?v=nERXS3ssntw" TargetMode="External"/><Relationship Id="rId520" Type="http://schemas.openxmlformats.org/officeDocument/2006/relationships/hyperlink" Target="https://x.com/acagamic/status/1680381737816424450" TargetMode="External"/><Relationship Id="rId58"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06"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7" Type="http://schemas.openxmlformats.org/officeDocument/2006/relationships/hyperlink" Target="github.com" TargetMode="External"/><Relationship Id="rId512" Type="http://schemas.openxmlformats.org/officeDocument/2006/relationships/hyperlink" Target="http://adv-r.had.co.nz/Style.html" TargetMode="External"/><Relationship Id="rId544" Type="http://schemas.openxmlformats.org/officeDocument/2006/relationships/hyperlink" Target="http://colorbrewer2.org/" TargetMode="External"/><Relationship Id="rId581" Type="http://schemas.openxmlformats.org/officeDocument/2006/relationships/hyperlink" Target="http://creativecommons.org/licenses/by-nc/4.0/" TargetMode="External"/><Relationship Id="rId233" Type="http://schemas.openxmlformats.org/officeDocument/2006/relationships/hyperlink" Target="http://styler.r-lib.org/articles/customizing_styler.html" TargetMode="External"/><Relationship Id="rId500"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09" Type="http://schemas.openxmlformats.org/officeDocument/2006/relationships/hyperlink" Target="https://about.codecov.io" TargetMode="External"/><Relationship Id="rId627" Type="http://schemas.openxmlformats.org/officeDocument/2006/relationships/hyperlink" Target="https://adv-r.hadley.nz/" TargetMode="External"/><Relationship Id="rId171" Type="http://schemas.openxmlformats.org/officeDocument/2006/relationships/hyperlink" Target="https://adv-r.hadley.nz/evaluation.html" TargetMode="External"/><Relationship Id="rId176" Type="http://schemas.openxmlformats.org/officeDocument/2006/relationships/hyperlink" Target="https://blog.rstudio.com/2016/03/29/feather/" TargetMode="External"/><Relationship Id="rId140"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42" Type="http://schemas.openxmlformats.org/officeDocument/2006/relationships/hyperlink" Target="https://cran.r-project.org/web/packages/lintr/readme/README.html#available-linters" TargetMode="External"/><Relationship Id="rId246"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03" Type="http://schemas.openxmlformats.org/officeDocument/2006/relationships/hyperlink" Target="https://d-morrison.github.io/rme/" TargetMode="External"/><Relationship Id="rId585" Type="http://schemas.openxmlformats.org/officeDocument/2006/relationships/hyperlink" Target="https://datadryad.org/" TargetMode="External"/><Relationship Id="rId632" Type="http://schemas.openxmlformats.org/officeDocument/2006/relationships/hyperlink" Target="https://design.tidyverse.org/" TargetMode="External"/><Relationship Id="rId592" Type="http://schemas.openxmlformats.org/officeDocument/2006/relationships/hyperlink" Target="https://desktop.github.com/" TargetMode="External"/><Relationship Id="rId197" Type="http://schemas.openxmlformats.org/officeDocument/2006/relationships/hyperlink" Target="https://devtools.r-lib.org/" TargetMode="External"/><Relationship Id="rId120" Type="http://schemas.openxmlformats.org/officeDocument/2006/relationships/hyperlink" Target="https://docs.github.com/en/actions" TargetMode="External"/><Relationship Id="rId443" Type="http://schemas.openxmlformats.org/officeDocument/2006/relationships/hyperlink" Target="https://docs.github.com/en/copilot/how-tos/use-copilot-agents/coding-agent" TargetMode="External"/><Relationship Id="rId483" Type="http://schemas.openxmlformats.org/officeDocument/2006/relationships/hyperlink" Target="https://docs.github.com/en/copilot/how-tos/use-copilot-agents/coding-agent/customize-the-agent-environment" TargetMode="External"/><Relationship Id="rId488" Type="http://schemas.openxmlformats.org/officeDocument/2006/relationships/hyperlink" Target="https://docs.github.com/en/copilot/how-tos/use-copilot-agents/coding-agent/customize-the-agent-environment#preinstalling-tools-or-dependencies-in-copilots-environment" TargetMode="External"/><Relationship Id="rId467" Type="http://schemas.openxmlformats.org/officeDocument/2006/relationships/hyperlink" Target="https://docs.github.com/en/copilot/how-tos/use-copilot-agents/coding-agent/customize-the-agent-firewall" TargetMode="External"/><Relationship Id="rId465" Type="http://schemas.openxmlformats.org/officeDocument/2006/relationships/hyperlink" Target="https://docs.github.com/en/copilot/reference/copilot-allowlist-reference" TargetMode="External"/><Relationship Id="rId383" Type="http://schemas.openxmlformats.org/officeDocument/2006/relationships/hyperlink" Target="https://docs.github.com/en/enterprise/2.13/user/articles/creating-releases" TargetMode="External"/><Relationship Id="rId526" Type="http://schemas.openxmlformats.org/officeDocument/2006/relationships/hyperlink" Target="https://docs.google.com/document/d/1ckgRCcr7FFPyymyMA6Y_-cB_vftOyrrxT28c6gRg0PI/edit" TargetMode="External"/><Relationship Id="rId600" Type="http://schemas.openxmlformats.org/officeDocument/2006/relationships/hyperlink" Target="https://doi.org/10.1038/467775a" TargetMode="External"/><Relationship Id="rId604" Type="http://schemas.openxmlformats.org/officeDocument/2006/relationships/hyperlink" Target="https://doi.org/10.1038/526182a" TargetMode="External"/><Relationship Id="rId616" Type="http://schemas.openxmlformats.org/officeDocument/2006/relationships/hyperlink" Target="https://doi.org/10.1038/d41586-019-00067-3" TargetMode="External"/><Relationship Id="rId568" Type="http://schemas.openxmlformats.org/officeDocument/2006/relationships/hyperlink" Target="https://doi.org/10.1038/d41586-019-01431-z" TargetMode="External"/><Relationship Id="rId612" Type="http://schemas.openxmlformats.org/officeDocument/2006/relationships/hyperlink" Target="https://doi.org/10.1038/d41586-019-02918-5" TargetMode="External"/><Relationship Id="rId623" Type="http://schemas.openxmlformats.org/officeDocument/2006/relationships/hyperlink" Target="https://doi.org/10.1038/d41586-021-03603-2" TargetMode="External"/><Relationship Id="rId579" Type="http://schemas.openxmlformats.org/officeDocument/2006/relationships/hyperlink" Target="https://doi.org/10.1038/s41467-020-19160-7" TargetMode="External"/><Relationship Id="rId602" Type="http://schemas.openxmlformats.org/officeDocument/2006/relationships/hyperlink" Target="https://doi.org/10.1038/s41562-016-0021" TargetMode="External"/><Relationship Id="rId610" Type="http://schemas.openxmlformats.org/officeDocument/2006/relationships/hyperlink" Target="https://doi.org/10.1371/journal.pcbi.1003833" TargetMode="External"/><Relationship Id="rId564" Type="http://schemas.openxmlformats.org/officeDocument/2006/relationships/hyperlink" Target="https://doi.org/10.1371/journal.pgph.0002269" TargetMode="External"/><Relationship Id="rId214" Type="http://schemas.openxmlformats.org/officeDocument/2006/relationships/hyperlink" Target="https://dplyr.tidyverse.org/" TargetMode="External"/><Relationship Id="rId170" Type="http://schemas.openxmlformats.org/officeDocument/2006/relationships/hyperlink" Target="https://dplyr.tidyverse.org/articles/programming.html" TargetMode="External"/><Relationship Id="rId131" Type="http://schemas.openxmlformats.org/officeDocument/2006/relationships/hyperlink" Target="https://ellipsis.r-lib.org/" TargetMode="External"/><Relationship Id="rId562" Type="http://schemas.openxmlformats.org/officeDocument/2006/relationships/hyperlink" Target="https://en.wikipedia.org/wiki/2001:_A_Space_Odyssey_(film)" TargetMode="External"/><Relationship Id="rId424" Type="http://schemas.openxmlformats.org/officeDocument/2006/relationships/hyperlink" Target="https://en.wikipedia.org/wiki/AI-assisted_software_development" TargetMode="External"/><Relationship Id="rId431" Type="http://schemas.openxmlformats.org/officeDocument/2006/relationships/hyperlink" Target="https://en.wikipedia.org/wiki/AI_agent" TargetMode="External"/><Relationship Id="rId459" Type="http://schemas.openxmlformats.org/officeDocument/2006/relationships/hyperlink" Target="https://en.wikipedia.org/wiki/Agent_(The_Matrix)" TargetMode="External"/><Relationship Id="rId570" Type="http://schemas.openxmlformats.org/officeDocument/2006/relationships/hyperlink" Target="https://en.wikipedia.org/wiki/Battlestar_Galactica_(2004_TV_series)" TargetMode="External"/><Relationship Id="rId573" Type="http://schemas.openxmlformats.org/officeDocument/2006/relationships/hyperlink" Target="https://en.wikipedia.org/wiki/Blade_Runner" TargetMode="External"/><Relationship Id="rId577" Type="http://schemas.openxmlformats.org/officeDocument/2006/relationships/hyperlink" Target="https://en.wikipedia.org/wiki/Ender%27s_Game" TargetMode="External"/><Relationship Id="rId594" Type="http://schemas.openxmlformats.org/officeDocument/2006/relationships/hyperlink" Target="https://en.wikipedia.org/wiki/Organizations_of_the_Dune_universe#Thinking_machines" TargetMode="External"/><Relationship Id="rId618" Type="http://schemas.openxmlformats.org/officeDocument/2006/relationships/hyperlink" Target="https://en.wikipedia.org/wiki/Terminator_3:_Rise_of_the_Machines" TargetMode="External"/><Relationship Id="rId620" Type="http://schemas.openxmlformats.org/officeDocument/2006/relationships/hyperlink" Target="https://en.wikipedia.org/wiki/The_Matrix" TargetMode="External"/><Relationship Id="rId282" Type="http://schemas.openxmlformats.org/officeDocument/2006/relationships/hyperlink" Target="https://en.wikipedia.org/wiki/WYSIWYM" TargetMode="External"/><Relationship Id="rId625" Type="http://schemas.openxmlformats.org/officeDocument/2006/relationships/hyperlink" Target="https://en.wikipedia.org/wiki/WarGames" TargetMode="External"/><Relationship Id="rId588" Type="http://schemas.openxmlformats.org/officeDocument/2006/relationships/hyperlink" Target="https://engineering-shiny.org/" TargetMode="External"/><Relationship Id="rId296" Type="http://schemas.openxmlformats.org/officeDocument/2006/relationships/hyperlink" Target="https://github.com/UCD-SERG/lab-manual" TargetMode="External"/><Relationship Id="rId435" Type="http://schemas.openxmlformats.org/officeDocument/2006/relationships/hyperlink" Target="https://github.com/UCD-SERG/lab-manual/issues/42" TargetMode="External"/><Relationship Id="rId436" Type="http://schemas.openxmlformats.org/officeDocument/2006/relationships/hyperlink" Target="https://github.com/UCD-SERG/lab-manual/pull/50" TargetMode="External"/><Relationship Id="rId289" Type="http://schemas.openxmlformats.org/officeDocument/2006/relationships/hyperlink" Target="https://github.com/UCD-SERG/quarto-book-template" TargetMode="External"/><Relationship Id="rId290" Type="http://schemas.openxmlformats.org/officeDocument/2006/relationships/hyperlink" Target="https://github.com/coatless-tutorials/quarto-book-template" TargetMode="External"/><Relationship Id="rId308" Type="http://schemas.openxmlformats.org/officeDocument/2006/relationships/hyperlink" Target="https://github.com/d-morrison/rme" TargetMode="External"/><Relationship Id="rId291" Type="http://schemas.openxmlformats.org/officeDocument/2006/relationships/hyperlink" Target="https://github.com/d-rug/datalab_template_quarto" TargetMode="External"/><Relationship Id="rId106" Type="http://schemas.openxmlformats.org/officeDocument/2006/relationships/hyperlink" Target="https://github.com/features/actions" TargetMode="External"/><Relationship Id="rId430" Type="http://schemas.openxmlformats.org/officeDocument/2006/relationships/hyperlink" Target="https://github.com/features/copilot/agents" TargetMode="External"/><Relationship Id="rId487" Type="http://schemas.openxmlformats.org/officeDocument/2006/relationships/hyperlink" Target="https://github.com/features/copilot/plans" TargetMode="External"/><Relationship Id="rId338" Type="http://schemas.openxmlformats.org/officeDocument/2006/relationships/hyperlink" Target="https://github.com/github/gitignore/blob/master/R.gitignore" TargetMode="External"/><Relationship Id="rId154" Type="http://schemas.openxmlformats.org/officeDocument/2006/relationships/hyperlink" Target="https://github.com/jennybc/here_here" TargetMode="External"/><Relationship Id="rId164" Type="http://schemas.openxmlformats.org/officeDocument/2006/relationships/hyperlink" Target="https://github.com/karthik/rdrop2" TargetMode="External"/><Relationship Id="rId144" Type="http://schemas.openxmlformats.org/officeDocument/2006/relationships/hyperlink" Target="https://github.com/kmishra9/Flu-Absenteeism/blob/master/Master's%20Thesis%20-%20Spatial%20Epidemiology%20of%20Influenza/1b%20-%20Map-Management.R" TargetMode="External"/><Relationship Id="rId209" Type="http://schemas.openxmlformats.org/officeDocument/2006/relationships/hyperlink" Target="https://github.com/kmishra9/Flu-Absenteeism/blob/master/Master's%20Thesis%20-%20Spatial%20Epidemiology%20of%20Influenza/2a%20-%20Statistical-Inputs.R" TargetMode="External"/><Relationship Id="rId441" Type="http://schemas.openxmlformats.org/officeDocument/2006/relationships/hyperlink" Target="https://github.com/orgs/community/discussions/162826" TargetMode="External"/><Relationship Id="rId442" Type="http://schemas.openxmlformats.org/officeDocument/2006/relationships/hyperlink" Target="https://github.com/orgs/community/discussions/183966" TargetMode="External"/><Relationship Id="rId162" Type="http://schemas.openxmlformats.org/officeDocument/2006/relationships/hyperlink" Target="https://github.com/r-box/boxr" TargetMode="External"/><Relationship Id="rId108" Type="http://schemas.openxmlformats.org/officeDocument/2006/relationships/hyperlink" Target="https://github.com/r-lib/actions" TargetMode="External"/><Relationship Id="rId121" Type="http://schemas.openxmlformats.org/officeDocument/2006/relationships/hyperlink" Target="https://github.com/r-lib/actions#where-to-find-help" TargetMode="External"/><Relationship Id="rId516" Type="http://schemas.openxmlformats.org/officeDocument/2006/relationships/hyperlink" Target="https://github.com/skills/introduction-to-github" TargetMode="External"/><Relationship Id="rId549" Type="http://schemas.openxmlformats.org/officeDocument/2006/relationships/hyperlink" Target="https://grants.nih.gov" TargetMode="External"/><Relationship Id="rId548" Type="http://schemas.openxmlformats.org/officeDocument/2006/relationships/hyperlink" Target="https://grantwriting.stanford.edu/funding-train/" TargetMode="External"/><Relationship Id="rId529" Type="http://schemas.openxmlformats.org/officeDocument/2006/relationships/hyperlink" Target="https://grantwriting.stanford.edu/funding-train/#ep" TargetMode="External"/><Relationship Id="rId575" Type="http://schemas.openxmlformats.org/officeDocument/2006/relationships/hyperlink" Target="https://happygitwithr.com/" TargetMode="External"/><Relationship Id="rId335" Type="http://schemas.openxmlformats.org/officeDocument/2006/relationships/hyperlink" Target="https://happygitwithr.com/repeated-amend.html" TargetMode="External"/><Relationship Id="rId328" Type="http://schemas.openxmlformats.org/officeDocument/2006/relationships/hyperlink" Target="https://help.github.com/en/github/collaborating-with-issues-and-pull-requests/creating-a-pull-request#creating-the-pull-request" TargetMode="External"/><Relationship Id="rId405" Type="http://schemas.openxmlformats.org/officeDocument/2006/relationships/hyperlink" Target="https://hpc.ucdavis.edu/" TargetMode="External"/><Relationship Id="rId536" Type="http://schemas.openxmlformats.org/officeDocument/2006/relationships/hyperlink" Target="https://jadebc.github.io/lab-manual/" TargetMode="External"/><Relationship Id="rId494" Type="http://schemas.openxmlformats.org/officeDocument/2006/relationships/hyperlink" Target="https://jadebc.github.io/lab-manual/checklists.html" TargetMode="External"/><Relationship Id="rId371" Type="http://schemas.openxmlformats.org/officeDocument/2006/relationships/hyperlink" Target="https://jadebc.github.io/lab-manual/code-publication.html" TargetMode="External"/><Relationship Id="rId61" Type="http://schemas.openxmlformats.org/officeDocument/2006/relationships/hyperlink" Target="https://jadebc.github.io/lab-manual/code-repositories.html" TargetMode="External"/><Relationship Id="rId78" Type="http://schemas.openxmlformats.org/officeDocument/2006/relationships/hyperlink" Target="https://jadebc.github.io/lab-manual/coding-practices.html" TargetMode="External"/><Relationship Id="rId206"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62" Type="http://schemas.openxmlformats.org/officeDocument/2006/relationships/hyperlink" Target="https://jadebc.github.io/lab-manual/data-masking.html" TargetMode="External"/><Relationship Id="rId322"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365" Type="http://schemas.openxmlformats.org/officeDocument/2006/relationships/hyperlink" Target="https://jadebc.github.io/lab-manual/reproducible-environments.html" TargetMode="External"/><Relationship Id="rId504" Type="http://schemas.openxmlformats.org/officeDocument/2006/relationships/hyperlink" Target="https://jadebc.github.io/lab-manual/resources.html" TargetMode="External"/><Relationship Id="rId404" Type="http://schemas.openxmlformats.org/officeDocument/2006/relationships/hyperlink" Target="https://jadebc.github.io/lab-manual/slurm.html" TargetMode="External"/><Relationship Id="rId342" Type="http://schemas.openxmlformats.org/officeDocument/2006/relationships/hyperlink" Target="https://jadebc.github.io/lab-manual/unix.html" TargetMode="External"/><Relationship Id="rId256" Type="http://schemas.openxmlformats.org/officeDocument/2006/relationships/hyperlink" Target="https://jadebc.github.io/lab-manual/working-with-big-data.html" TargetMode="External"/><Relationship Id="rId498" Type="http://schemas.openxmlformats.org/officeDocument/2006/relationships/hyperlink" Target="https://journals.lww.com/epidem/Fulltext/2001/05000/The_Value_of_P.2.aspx" TargetMode="External"/><Relationship Id="rId546" Type="http://schemas.openxmlformats.org/officeDocument/2006/relationships/hyperlink" Target="https://journals.plos.org/ploscompbiol/article?id=10.1371/journal.pcbi.1003833" TargetMode="External"/><Relationship Id="rId583" Type="http://schemas.openxmlformats.org/officeDocument/2006/relationships/hyperlink" Target="https://journals.plos.org/plosone/s/authorship" TargetMode="External"/><Relationship Id="rId519" Type="http://schemas.openxmlformats.org/officeDocument/2006/relationships/hyperlink" Target="https://link.springer.com/book/10.1007/978-3-030-98175-4" TargetMode="External"/><Relationship Id="rId533" Type="http://schemas.openxmlformats.org/officeDocument/2006/relationships/hyperlink" Target="https://link.springer.com/book/9783031537929" TargetMode="External"/><Relationship Id="rId240" Type="http://schemas.openxmlformats.org/officeDocument/2006/relationships/hyperlink" Target="https://lintr.r-lib.org/" TargetMode="External"/><Relationship Id="rId629" Type="http://schemas.openxmlformats.org/officeDocument/2006/relationships/hyperlink" Target="https://mastering-shiny.org/" TargetMode="External"/><Relationship Id="rId545" Type="http://schemas.openxmlformats.org/officeDocument/2006/relationships/hyperlink" Target="https://medialab.github.io/iwanthue/" TargetMode="External"/><Relationship Id="rId501" Type="http://schemas.openxmlformats.org/officeDocument/2006/relationships/hyperlink" Target="https://medialab.github.io/iwanthue/?utm_source=Nature+Briefing&amp;utm_campaign=2c68711076-briefing-dy-20211006&amp;utm_medium=email&amp;utm_term=0_c9dfd39373-2c68711076-44335685" TargetMode="External"/><Relationship Id="rId360" Type="http://schemas.openxmlformats.org/officeDocument/2006/relationships/hyperlink" Target="https://medium.com/@jeongwhanchoi/install-tmux-on-osx-and-basics-commands-for-beginners-be22520fd95e" TargetMode="External"/><Relationship Id="rId524" Type="http://schemas.openxmlformats.org/officeDocument/2006/relationships/hyperlink" Target="https://mitcommlab.mit.edu/be/2023/09/27/toward-an-evenbetterposter-improving-the-betterposter-template/" TargetMode="External"/><Relationship Id="rId538" Type="http://schemas.openxmlformats.org/officeDocument/2006/relationships/hyperlink" Target="https://myidp.sciencecareers.org/" TargetMode="External"/><Relationship Id="rId606" Type="http://schemas.openxmlformats.org/officeDocument/2006/relationships/hyperlink" Target="https://osf.io/" TargetMode="External"/><Relationship Id="rId50" Type="http://schemas.openxmlformats.org/officeDocument/2006/relationships/hyperlink" Target="https://osf.io/tgbxr/" TargetMode="External"/><Relationship Id="rId198" Type="http://schemas.openxmlformats.org/officeDocument/2006/relationships/hyperlink" Target="https://pkgdown.r-lib.org/" TargetMode="External"/><Relationship Id="rId596" Type="http://schemas.openxmlformats.org/officeDocument/2006/relationships/hyperlink" Target="https://plos.org/resource/how-to-store-and-manage-your-data/" TargetMode="External"/><Relationship Id="rId396" Type="http://schemas.openxmlformats.org/officeDocument/2006/relationships/hyperlink" Target="https://proctor-ucsf.github.io/dcc-handbook/datawrangling.html#documenting-datasets" TargetMode="External"/><Relationship Id="rId273" Type="http://schemas.openxmlformats.org/officeDocument/2006/relationships/hyperlink" Target="https://quarto.org/" TargetMode="External"/><Relationship Id="rId311" Type="http://schemas.openxmlformats.org/officeDocument/2006/relationships/hyperlink" Target="https://quarto.org/docs/authoring/cross-references.html" TargetMode="External"/><Relationship Id="rId313" Type="http://schemas.openxmlformats.org/officeDocument/2006/relationships/hyperlink" Target="https://quarto.org/docs/authoring/includes.html" TargetMode="External"/><Relationship Id="rId298" Type="http://schemas.openxmlformats.org/officeDocument/2006/relationships/hyperlink" Target="https://quarto.org/docs/books/" TargetMode="External"/><Relationship Id="rId276" Type="http://schemas.openxmlformats.org/officeDocument/2006/relationships/hyperlink" Target="https://quarto.org/docs/get-started/" TargetMode="External"/><Relationship Id="rId277" Type="http://schemas.openxmlformats.org/officeDocument/2006/relationships/hyperlink" Target="https://quarto.org/docs/guide/" TargetMode="External"/><Relationship Id="rId307" Type="http://schemas.openxmlformats.org/officeDocument/2006/relationships/hyperlink" Target="https://quarto.org/docs/projects/profiles.html" TargetMode="External"/><Relationship Id="rId299" Type="http://schemas.openxmlformats.org/officeDocument/2006/relationships/hyperlink" Target="https://quarto.org/docs/publishing/" TargetMode="External"/><Relationship Id="rId161" Type="http://schemas.openxmlformats.org/officeDocument/2006/relationships/hyperlink" Target="https://r-box.github.io/boxr/articles/boxr-app-interactive.html#create" TargetMode="External"/><Relationship Id="rId634" Type="http://schemas.openxmlformats.org/officeDocument/2006/relationships/hyperlink" Target="https://r-pkgs.org/" TargetMode="External"/><Relationship Id="rId119" Type="http://schemas.openxmlformats.org/officeDocument/2006/relationships/hyperlink" Target="https://r-pkgs.org/software-development-practices.html#sec-sw-dev-practices-ci" TargetMode="External"/><Relationship Id="rId636" Type="http://schemas.openxmlformats.org/officeDocument/2006/relationships/hyperlink" Target="https://r4ds.hadley.nz/" TargetMode="External"/><Relationship Id="rId278"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97" Type="http://schemas.openxmlformats.org/officeDocument/2006/relationships/hyperlink" Target="https://researchdata.princeton.edu/research-lifecycle-guide/publishing-and-preservation/dois" TargetMode="External"/><Relationship Id="rId129" Type="http://schemas.openxmlformats.org/officeDocument/2006/relationships/hyperlink" Target="https://roxygen2.r-lib.org/" TargetMode="External"/><Relationship Id="rId132" Type="http://schemas.openxmlformats.org/officeDocument/2006/relationships/hyperlink" Target="https://roxygen2.r-lib.org/articles/rd.html#inheriting-documentation" TargetMode="External"/><Relationship Id="rId167" Type="http://schemas.openxmlformats.org/officeDocument/2006/relationships/hyperlink" Target="https://rviews.rstudio.com/2017/06/08/what-is-the-tidyverse/" TargetMode="External"/><Relationship Id="rId509" Type="http://schemas.openxmlformats.org/officeDocument/2006/relationships/hyperlink" Target="https://s3.amazonaws.com/assets.datacamp.com/blog_assets/datatable_Cheat_Sheet_R.pdf" TargetMode="External"/><Relationship Id="rId566"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608" Type="http://schemas.openxmlformats.org/officeDocument/2006/relationships/hyperlink" Target="https://sethrobertson.github.io/GitFixUm/fixup.html" TargetMode="External"/><Relationship Id="rId614" Type="http://schemas.openxmlformats.org/officeDocument/2006/relationships/hyperlink" Target="https://slurm.schedmd.com/sbatch.html" TargetMode="External"/><Relationship Id="rId323" Type="http://schemas.openxmlformats.org/officeDocument/2006/relationships/hyperlink" Target="https://sp19.datastructur.es/materials/guides/using-git#b-local-repositories-narrative-introduction" TargetMode="External"/><Relationship Id="rId326" Type="http://schemas.openxmlformats.org/officeDocument/2006/relationships/hyperlink" Target="https://sp19.datastructur.es/materials/guides/using-git#e-git-branching-advanced-git-optional" TargetMode="External"/><Relationship Id="rId147" Type="http://schemas.openxmlformats.org/officeDocument/2006/relationships/hyperlink" Target="https://spin.atomicobject.com/2017/11/01/good-variable-names/" TargetMode="External"/><Relationship Id="rId257" Type="http://schemas.openxmlformats.org/officeDocument/2006/relationships/hyperlink" Target="https://stackoverflow.com/questions/21435339/data-table-vs-dplyr-can-one-do-something-well-the-other-cant-or-does-poorly/27840349#27840349" TargetMode="External"/><Relationship Id="rId173" Type="http://schemas.openxmlformats.org/officeDocument/2006/relationships/hyperlink" Target="https://stackoverflow.com/questions/28125816/r-standard-evaluation-for-join-dplyr" TargetMode="External"/><Relationship Id="rId243" Type="http://schemas.openxmlformats.org/officeDocument/2006/relationships/hyperlink" Target="https://style.tidyverse.org/" TargetMode="External"/><Relationship Id="rId228" Type="http://schemas.openxmlformats.org/officeDocument/2006/relationships/hyperlink" Target="https://styler.r-lib.org/" TargetMode="External"/><Relationship Id="rId142" Type="http://schemas.openxmlformats.org/officeDocument/2006/relationships/hyperlink" Target="https://support.rstudio.com/hc/en-us/articles/200484568-Code-Folding-and-Sections" TargetMode="External"/><Relationship Id="rId168" Type="http://schemas.openxmlformats.org/officeDocument/2006/relationships/hyperlink" Target="https://tavareshugo.github.io/data_carpentry_extras/base-r_tidyverse_equivalents/base-r_tidyverse_equivalents.html#reshaping_data" TargetMode="External"/><Relationship Id="rId527" Type="http://schemas.openxmlformats.org/officeDocument/2006/relationships/hyperlink" Target="https://teampublichealth.substack.com/" TargetMode="External"/><Relationship Id="rId199" Type="http://schemas.openxmlformats.org/officeDocument/2006/relationships/hyperlink" Target="https://testthat.r-lib.org/" TargetMode="External"/><Relationship Id="rId229" Type="http://schemas.openxmlformats.org/officeDocument/2006/relationships/hyperlink" Target="https://tidyverse.org/blog/2017/12/styler-1.0.0/" TargetMode="External"/><Relationship Id="rId339" Type="http://schemas.openxmlformats.org/officeDocument/2006/relationships/hyperlink" Target="https://tidyverse.org/blog/2017/12/workflow-vs-script/" TargetMode="External"/><Relationship Id="rId505" Type="http://schemas.openxmlformats.org/officeDocument/2006/relationships/hyperlink" Target="https://ucb-epi-r.github.io" TargetMode="External"/><Relationship Id="rId641" Type="http://schemas.openxmlformats.org/officeDocument/2006/relationships/hyperlink" Target="https://ucd-serg.github.io/lab-manual/appendix-copilot-instructions.html" TargetMode="External"/><Relationship Id="rId643" Type="http://schemas.openxmlformats.org/officeDocument/2006/relationships/hyperlink" Target="https://ucd-serg.github.io/lab-manual/appendix-copilot-setup-steps.html" TargetMode="External"/><Relationship Id="rId373" Type="http://schemas.openxmlformats.org/officeDocument/2006/relationships/hyperlink" Target="https://ucd-serg.github.io/lab-manual/coding-practices.html#file-headers" TargetMode="External"/><Relationship Id="rId376" Type="http://schemas.openxmlformats.org/officeDocument/2006/relationships/hyperlink" Target="https://ucd-serg.github.io/lab-manual/coding-practices.html#function-documentation" TargetMode="External"/><Relationship Id="rId496" Type="http://schemas.openxmlformats.org/officeDocument/2006/relationships/hyperlink" Target="https://ucd-serg.github.io/lab-manual/coding-style.html" TargetMode="External"/><Relationship Id="rId379"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86"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96" Type="http://schemas.openxmlformats.org/officeDocument/2006/relationships/hyperlink" Target="https://usethis.r-lib.org/" TargetMode="External"/><Relationship Id="rId556" Type="http://schemas.openxmlformats.org/officeDocument/2006/relationships/hyperlink" Target="https://www.biorxiv.org/" TargetMode="External"/><Relationship Id="rId172" Type="http://schemas.openxmlformats.org/officeDocument/2006/relationships/hyperlink" Target="https://www.brodrigues.co/blog/2016-07-18-data-frame-columns-as-arguments-to-dplyr-functions/" TargetMode="External"/><Relationship Id="rId419" Type="http://schemas.openxmlformats.org/officeDocument/2006/relationships/hyperlink" Target="https://www.chriswrites.com/how-to-change-file-permissions-using-the-terminal/" TargetMode="External"/><Relationship Id="rId558" Type="http://schemas.openxmlformats.org/officeDocument/2006/relationships/hyperlink" Target="https://www.equator-network.org/" TargetMode="External"/><Relationship Id="rId532" Type="http://schemas.openxmlformats.org/officeDocument/2006/relationships/hyperlink" Target="https://www.globalcodeofconduct.org/" TargetMode="External"/><Relationship Id="rId356" Type="http://schemas.openxmlformats.org/officeDocument/2006/relationships/hyperlink" Target="https://www.howtogeek.com/118594/how-to-edit-your-system-path-for-easy-command-line-access/" TargetMode="External"/><Relationship Id="rId555" Type="http://schemas.openxmlformats.org/officeDocument/2006/relationships/hyperlink" Target="https://www.medrxiv.org/" TargetMode="External"/><Relationship Id="rId541" Type="http://schemas.openxmlformats.org/officeDocument/2006/relationships/hyperlink" Target="https://www.nature.com/articles/d41586-021-03603-2" TargetMode="External"/><Relationship Id="rId530" Type="http://schemas.openxmlformats.org/officeDocument/2006/relationships/hyperlink" Target="https://www.niaid.nih.gov/grants-contracts/write-grant-application" TargetMode="External"/><Relationship Id="rId226" Type="http://schemas.openxmlformats.org/officeDocument/2006/relationships/hyperlink" Target="https://www.r-bloggers.com/align-assign-rstudio-addin-to-align-assignment-operators/" TargetMode="External"/><Relationship Id="rId175" Type="http://schemas.openxmlformats.org/officeDocument/2006/relationships/hyperlink" Target="https://www.rdocumentation.org/packages/feather/versions/0.3.3" TargetMode="External"/><Relationship Id="rId241" Type="http://schemas.openxmlformats.org/officeDocument/2006/relationships/hyperlink" Target="https://www.rdocumentation.org/packages/lintr/versions/1.0.3" TargetMode="External"/><Relationship Id="rId230" Type="http://schemas.openxmlformats.org/officeDocument/2006/relationships/hyperlink" Target="https://www.rdocumentation.org/packages/styler/versions/1.1.0/topics/style_dir" TargetMode="External"/><Relationship Id="rId507" Type="http://schemas.openxmlformats.org/officeDocument/2006/relationships/hyperlink" Target="https://www.rstudio.com/wp-content/uploads/2015/02/data-wrangling-cheatsheet.pdf" TargetMode="External"/><Relationship Id="rId510" Type="http://schemas.openxmlformats.org/officeDocument/2006/relationships/hyperlink" Target="https://www.rstudio.com/wp-content/uploads/2015/02/rmarkdown-cheatsheet.pdf" TargetMode="External"/><Relationship Id="rId508" Type="http://schemas.openxmlformats.org/officeDocument/2006/relationships/hyperlink" Target="https://www.rstudio.com/wp-content/uploads/2015/03/ggplot2-cheatsheet.pdf" TargetMode="External"/><Relationship Id="rId522" Type="http://schemas.openxmlformats.org/officeDocument/2006/relationships/hyperlink" Target="https://www.sciencedirect.com/science/article/pii/S1471491423000928" TargetMode="External"/><Relationship Id="rId539" Type="http://schemas.openxmlformats.org/officeDocument/2006/relationships/hyperlink" Target="https://www.training.nih.gov/career-services/" TargetMode="External"/><Relationship Id="rId542" Type="http://schemas.openxmlformats.org/officeDocument/2006/relationships/hyperlink" Target="https://www.youtube.com/watch?v=1RwJbhkCA58" TargetMode="External"/><Relationship Id="rId523" Type="http://schemas.openxmlformats.org/officeDocument/2006/relationships/hyperlink" Target="https://www.youtube.com/watch?v=1RwJbhkCA58&amp;t=1171s" TargetMode="External"/><Relationship Id="rId590" Type="http://schemas.openxmlformats.org/officeDocument/2006/relationships/hyperlink" Target="https://www.youtube.com/watch?v=B1BdQcJ2ZYY" TargetMode="External"/><Relationship Id="rId53" Type="http://schemas.openxmlformats.org/officeDocument/2006/relationships/hyperlink" Target="https://www.youtube.com/watch?v=WoYkY9MkbRE" TargetMode="External"/><Relationship Id="rId169" Type="http://schemas.openxmlformats.org/officeDocument/2006/relationships/hyperlink" Target="https://www.youtube.com/watch?v=nERXS3ssntw" TargetMode="External"/><Relationship Id="rId520" Type="http://schemas.openxmlformats.org/officeDocument/2006/relationships/hyperlink" Target="https://x.com/acagamic/status/1680381737816424450" TargetMode="External"/><Relationship Id="rId58"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2026-01-19T21:08:31Z</dcterms:created>
  <dcterms:modified xsi:type="dcterms:W3CDTF">2026-01-19T21:08:31Z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