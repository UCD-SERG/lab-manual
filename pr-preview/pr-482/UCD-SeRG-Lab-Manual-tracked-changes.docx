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35"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83" w:name="sec-git-gui-clients"/>
    <w:p>
      <w:pPr>
        <w:pStyle w:val="Heading2"/>
      </w:pPr>
      <w:ins w:id="1664" w:author="PR Preview" w:date="2024-01-01T00:00:00Z">
        <w:r>
          <w:t xml:space="preserve">11.3 Graphical Git Clients</w:t>
        </w:r>
      </w:ins>
    </w:p>
    <w:p>
      <w:pPr>
        <w:pStyle w:val="FirstParagraph"/>
      </w:pPr>
      <w:ins w:id="1665" w:author="PR Preview" w:date="2024-01-01T00:00:00Z">
        <w:r>
          <w:t xml:space="preserve">While knowing how to use Git on the command line remains essential</w:t>
        </w:r>
      </w:ins>
      <w:ins w:id="1665" w:author="PR Preview" w:date="2024-01-01T00:00:00Z">
        <w:r>
          <w:t xml:space="preserve"> </w:t>
        </w:r>
      </w:ins>
      <w:ins w:id="1665" w:author="PR Preview" w:date="2024-01-01T00:00:00Z">
        <w:r>
          <w:t xml:space="preserve">because it provides the full power,</w:t>
        </w:r>
      </w:ins>
      <w:ins w:id="1665" w:author="PR Preview" w:date="2024-01-01T00:00:00Z">
        <w:r>
          <w:t xml:space="preserve"> </w:t>
        </w:r>
      </w:ins>
      <w:ins w:id="1665" w:author="PR Preview" w:date="2024-01-01T00:00:00Z">
        <w:r>
          <w:t xml:space="preserve">flexibility,</w:t>
        </w:r>
      </w:ins>
      <w:ins w:id="1665" w:author="PR Preview" w:date="2024-01-01T00:00:00Z">
        <w:r>
          <w:t xml:space="preserve"> </w:t>
        </w:r>
      </w:ins>
      <w:ins w:id="1665" w:author="PR Preview" w:date="2024-01-01T00:00:00Z">
        <w:r>
          <w:t xml:space="preserve">and scriptability of Git,</w:t>
        </w:r>
      </w:ins>
      <w:ins w:id="1665" w:author="PR Preview" w:date="2024-01-01T00:00:00Z">
        <w:r>
          <w:t xml:space="preserve"> </w:t>
        </w:r>
      </w:ins>
      <w:ins w:id="1665" w:author="PR Preview" w:date="2024-01-01T00:00:00Z">
        <w:r>
          <w:t xml:space="preserve">graphical Git clients offer visual representations of repository history,</w:t>
        </w:r>
      </w:ins>
      <w:ins w:id="1665" w:author="PR Preview" w:date="2024-01-01T00:00:00Z">
        <w:r>
          <w:t xml:space="preserve"> </w:t>
        </w:r>
      </w:ins>
      <w:ins w:id="1665" w:author="PR Preview" w:date="2024-01-01T00:00:00Z">
        <w:r>
          <w:t xml:space="preserve">interactive branch visualization,</w:t>
        </w:r>
      </w:ins>
      <w:ins w:id="1665" w:author="PR Preview" w:date="2024-01-01T00:00:00Z">
        <w:r>
          <w:t xml:space="preserve"> </w:t>
        </w:r>
      </w:ins>
      <w:ins w:id="1665" w:author="PR Preview" w:date="2024-01-01T00:00:00Z">
        <w:r>
          <w:t xml:space="preserve">and simplified merge conflict resolution.</w:t>
        </w:r>
      </w:ins>
    </w:p>
    <w:bookmarkStart w:id="578" w:name="sec-github-desktop"/>
    <w:p>
      <w:pPr>
        <w:pStyle w:val="Heading3"/>
      </w:pPr>
      <w:ins w:id="1666" w:author="PR Preview" w:date="2024-01-01T00:00:00Z">
        <w:r>
          <w:t xml:space="preserve">11.3.1 GitHub Desktop</w:t>
        </w:r>
      </w:ins>
    </w:p>
    <w:p>
      <w:pPr>
        <w:pStyle w:val="FirstParagraph"/>
      </w:pPr>
      <w:hyperlink r:id="rId577">
        <w:r>
          <w:rPr>
            <w:rStyle w:val="Hyperlink"/>
          </w:rPr>
          <w:t xml:space="preserve">GitHub Desktop</w:t>
        </w:r>
      </w:hyperlink>
      <w:ins w:id="1667" w:author="PR Preview" w:date="2024-01-01T00:00:00Z">
        <w:r>
          <w:t xml:space="preserve"> </w:t>
        </w:r>
      </w:ins>
      <w:ins w:id="1667" w:author="PR Preview" w:date="2024-01-01T00:00:00Z">
        <w:r>
          <w:t xml:space="preserve">(</w:t>
        </w:r>
      </w:ins>
      <w:ins w:id="1667" w:author="PR Preview" w:date="2024-01-01T00:00:00Z">
        <w:r>
          <w:t xml:space="preserve">“GitHub Desktop,”</w:t>
        </w:r>
      </w:ins>
      <w:ins w:id="1667" w:author="PR Preview" w:date="2024-01-01T00:00:00Z">
        <w:r>
          <w:t xml:space="preserve"> </w:t>
        </w:r>
      </w:ins>
      <w:ins w:id="1667" w:author="PR Preview" w:date="2024-01-01T00:00:00Z">
        <w:r>
          <w:t xml:space="preserve">n.d.)</w:t>
        </w:r>
      </w:ins>
      <w:ins w:id="1667" w:author="PR Preview" w:date="2024-01-01T00:00:00Z">
        <w:r>
          <w:t xml:space="preserve"> </w:t>
        </w:r>
      </w:ins>
      <w:ins w:id="1667" w:author="PR Preview" w:date="2024-01-01T00:00:00Z">
        <w:r>
          <w:t xml:space="preserve">is a free,</w:t>
        </w:r>
      </w:ins>
      <w:ins w:id="1667" w:author="PR Preview" w:date="2024-01-01T00:00:00Z">
        <w:r>
          <w:t xml:space="preserve"> </w:t>
        </w:r>
      </w:ins>
      <w:ins w:id="1667" w:author="PR Preview" w:date="2024-01-01T00:00:00Z">
        <w:r>
          <w:t xml:space="preserve">open-source graphical interface developed by GitHub.</w:t>
        </w:r>
      </w:ins>
      <w:ins w:id="1667" w:author="PR Preview" w:date="2024-01-01T00:00:00Z">
        <w:r>
          <w:t xml:space="preserve"> </w:t>
        </w:r>
      </w:ins>
      <w:ins w:id="1667" w:author="PR Preview" w:date="2024-01-01T00:00:00Z">
        <w:r>
          <w:t xml:space="preserve">It simplifies basic Git workflows</w:t>
        </w:r>
      </w:ins>
      <w:ins w:id="1667" w:author="PR Preview" w:date="2024-01-01T00:00:00Z">
        <w:r>
          <w:t xml:space="preserve"> </w:t>
        </w:r>
      </w:ins>
      <w:ins w:id="1667" w:author="PR Preview" w:date="2024-01-01T00:00:00Z">
        <w:r>
          <w:t xml:space="preserve">such as staging changes,</w:t>
        </w:r>
      </w:ins>
      <w:ins w:id="1667" w:author="PR Preview" w:date="2024-01-01T00:00:00Z">
        <w:r>
          <w:t xml:space="preserve"> </w:t>
        </w:r>
      </w:ins>
      <w:ins w:id="1667" w:author="PR Preview" w:date="2024-01-01T00:00:00Z">
        <w:r>
          <w:t xml:space="preserve">creating commits,</w:t>
        </w:r>
      </w:ins>
      <w:ins w:id="1667" w:author="PR Preview" w:date="2024-01-01T00:00:00Z">
        <w:r>
          <w:t xml:space="preserve"> </w:t>
        </w:r>
      </w:ins>
      <w:ins w:id="1667" w:author="PR Preview" w:date="2024-01-01T00:00:00Z">
        <w:r>
          <w:t xml:space="preserve">branching,</w:t>
        </w:r>
      </w:ins>
      <w:ins w:id="1667" w:author="PR Preview" w:date="2024-01-01T00:00:00Z">
        <w:r>
          <w:t xml:space="preserve"> </w:t>
        </w:r>
      </w:ins>
      <w:ins w:id="1667" w:author="PR Preview" w:date="2024-01-01T00:00:00Z">
        <w:r>
          <w:t xml:space="preserve">and opening pull requests.</w:t>
        </w:r>
      </w:ins>
      <w:ins w:id="1667" w:author="PR Preview" w:date="2024-01-01T00:00:00Z">
        <w:r>
          <w:t xml:space="preserve"> </w:t>
        </w:r>
      </w:ins>
      <w:ins w:id="1667" w:author="PR Preview" w:date="2024-01-01T00:00:00Z">
        <w:r>
          <w:t xml:space="preserve">It is an accessible starting point</w:t>
        </w:r>
      </w:ins>
      <w:ins w:id="1667" w:author="PR Preview" w:date="2024-01-01T00:00:00Z">
        <w:r>
          <w:t xml:space="preserve"> </w:t>
        </w:r>
      </w:ins>
      <w:ins w:id="1667" w:author="PR Preview" w:date="2024-01-01T00:00:00Z">
        <w:r>
          <w:t xml:space="preserve">for beginners or for developers who prefer a visual interface</w:t>
        </w:r>
      </w:ins>
      <w:ins w:id="1667" w:author="PR Preview" w:date="2024-01-01T00:00:00Z">
        <w:r>
          <w:t xml:space="preserve"> </w:t>
        </w:r>
      </w:ins>
      <w:ins w:id="1667" w:author="PR Preview" w:date="2024-01-01T00:00:00Z">
        <w:r>
          <w:t xml:space="preserve">for routine Git operations.</w:t>
        </w:r>
      </w:ins>
    </w:p>
    <w:bookmarkEnd w:id="578"/>
    <w:bookmarkStart w:id="580" w:name="sec-gitkraken"/>
    <w:p>
      <w:pPr>
        <w:pStyle w:val="Heading3"/>
      </w:pPr>
      <w:ins w:id="1668" w:author="PR Preview" w:date="2024-01-01T00:00:00Z">
        <w:r>
          <w:t xml:space="preserve">11.3.2 GitKraken</w:t>
        </w:r>
      </w:ins>
    </w:p>
    <w:p>
      <w:pPr>
        <w:pStyle w:val="FirstParagraph"/>
      </w:pPr>
      <w:hyperlink r:id="rId579">
        <w:r>
          <w:rPr>
            <w:rStyle w:val="Hyperlink"/>
          </w:rPr>
          <w:t xml:space="preserve">GitKraken</w:t>
        </w:r>
      </w:hyperlink>
      <w:ins w:id="1669" w:author="PR Preview" w:date="2024-01-01T00:00:00Z">
        <w:r>
          <w:t xml:space="preserve"> </w:t>
        </w:r>
      </w:ins>
      <w:ins w:id="1669" w:author="PR Preview" w:date="2024-01-01T00:00:00Z">
        <w:r>
          <w:t xml:space="preserve">(</w:t>
        </w:r>
      </w:ins>
      <w:ins w:id="1669" w:author="PR Preview" w:date="2024-01-01T00:00:00Z">
        <w:r>
          <w:t xml:space="preserve">“GitKraken,”</w:t>
        </w:r>
      </w:ins>
      <w:ins w:id="1669" w:author="PR Preview" w:date="2024-01-01T00:00:00Z">
        <w:r>
          <w:t xml:space="preserve"> </w:t>
        </w:r>
      </w:ins>
      <w:ins w:id="1669" w:author="PR Preview" w:date="2024-01-01T00:00:00Z">
        <w:r>
          <w:t xml:space="preserve">n.d.)</w:t>
        </w:r>
      </w:ins>
      <w:ins w:id="1669" w:author="PR Preview" w:date="2024-01-01T00:00:00Z">
        <w:r>
          <w:t xml:space="preserve"> </w:t>
        </w:r>
      </w:ins>
      <w:ins w:id="1669" w:author="PR Preview" w:date="2024-01-01T00:00:00Z">
        <w:r>
          <w:t xml:space="preserve">is a cross-platform (macOS, Windows, Linux) Git client</w:t>
        </w:r>
      </w:ins>
      <w:ins w:id="1669" w:author="PR Preview" w:date="2024-01-01T00:00:00Z">
        <w:r>
          <w:t xml:space="preserve"> </w:t>
        </w:r>
      </w:ins>
      <w:ins w:id="1669" w:author="PR Preview" w:date="2024-01-01T00:00:00Z">
        <w:r>
          <w:t xml:space="preserve">and developer experience platform.</w:t>
        </w:r>
      </w:ins>
      <w:ins w:id="1669" w:author="PR Preview" w:date="2024-01-01T00:00:00Z">
        <w:r>
          <w:t xml:space="preserve"> </w:t>
        </w:r>
      </w:ins>
      <w:ins w:id="1669" w:author="PR Preview" w:date="2024-01-01T00:00:00Z">
        <w:r>
          <w:t xml:space="preserve">Key features include:</w:t>
        </w:r>
      </w:ins>
    </w:p>
    <w:p>
      <w:pPr>
        <w:pStyle w:val="Compact"/>
        <w:numPr>
          <w:ilvl w:val="0"/>
          <w:numId w:val="1170"/>
        </w:numPr>
      </w:pPr>
      <w:ins w:id="1670" w:author="PR Preview" w:date="2024-01-01T00:00:00Z">
        <w:r>
          <w:t xml:space="preserve">An interactive, visual commit graph that simplifies navigating complex branch histories</w:t>
        </w:r>
      </w:ins>
    </w:p>
    <w:p>
      <w:pPr>
        <w:pStyle w:val="Compact"/>
        <w:numPr>
          <w:ilvl w:val="0"/>
          <w:numId w:val="1170"/>
        </w:numPr>
      </w:pPr>
      <w:ins w:id="1671" w:author="PR Preview" w:date="2024-01-01T00:00:00Z">
        <w:r>
          <w:t xml:space="preserve">Drag-and-drop interactive rebasing and visual branch merging</w:t>
        </w:r>
      </w:ins>
    </w:p>
    <w:p>
      <w:pPr>
        <w:pStyle w:val="Compact"/>
        <w:numPr>
          <w:ilvl w:val="0"/>
          <w:numId w:val="1170"/>
        </w:numPr>
      </w:pPr>
      <w:ins w:id="1672" w:author="PR Preview" w:date="2024-01-01T00:00:00Z">
        <w:r>
          <w:t xml:space="preserve">An in-app merge conflict editor with side-by-side diffing</w:t>
        </w:r>
      </w:ins>
    </w:p>
    <w:p>
      <w:pPr>
        <w:pStyle w:val="Compact"/>
        <w:numPr>
          <w:ilvl w:val="0"/>
          <w:numId w:val="1170"/>
        </w:numPr>
      </w:pPr>
      <w:ins w:id="1673" w:author="PR Preview" w:date="2024-01-01T00:00:00Z">
        <w:r>
          <w:t xml:space="preserve">Multi-repository workspaces for tracking and managing multiple repositories together</w:t>
        </w:r>
      </w:ins>
    </w:p>
    <w:p>
      <w:pPr>
        <w:pStyle w:val="Compact"/>
        <w:numPr>
          <w:ilvl w:val="0"/>
          <w:numId w:val="1170"/>
        </w:numPr>
      </w:pPr>
      <w:ins w:id="1674" w:author="PR Preview" w:date="2024-01-01T00:00:00Z">
        <w:r>
          <w:t xml:space="preserve">Integrations with major Git hosting providers (GitHub, GitLab, Bitbucket, and Azure DevOps)</w:t>
        </w:r>
      </w:ins>
      <w:ins w:id="1674" w:author="PR Preview" w:date="2024-01-01T00:00:00Z">
        <w:r>
          <w:t xml:space="preserve"> </w:t>
        </w:r>
      </w:ins>
      <w:ins w:id="1674" w:author="PR Preview" w:date="2024-01-01T00:00:00Z">
        <w:r>
          <w:t xml:space="preserve">and issue trackers such as Jira</w:t>
        </w:r>
      </w:ins>
    </w:p>
    <w:p>
      <w:pPr>
        <w:pStyle w:val="FirstParagraph"/>
      </w:pPr>
      <w:ins w:id="1675" w:author="PR Preview" w:date="2024-01-01T00:00:00Z">
        <w:r>
          <w:t xml:space="preserve">Beyond the standalone GitKraken Desktop client,</w:t>
        </w:r>
      </w:ins>
      <w:ins w:id="1675" w:author="PR Preview" w:date="2024-01-01T00:00:00Z">
        <w:r>
          <w:t xml:space="preserve"> </w:t>
        </w:r>
      </w:ins>
      <w:ins w:id="1675" w:author="PR Preview" w:date="2024-01-01T00:00:00Z">
        <w:r>
          <w:t xml:space="preserve">the GitKraken ecosystem includes the GitLens extension for Visual Studio Code</w:t>
        </w:r>
      </w:ins>
      <w:ins w:id="1675" w:author="PR Preview" w:date="2024-01-01T00:00:00Z">
        <w:r>
          <w:t xml:space="preserve"> </w:t>
        </w:r>
      </w:ins>
      <w:ins w:id="1675" w:author="PR Preview" w:date="2024-01-01T00:00:00Z">
        <w:r>
          <w:t xml:space="preserve">and terminal CLI integrations.</w:t>
        </w:r>
      </w:ins>
    </w:p>
    <w:bookmarkEnd w:id="580"/>
    <w:bookmarkStart w:id="582" w:name="sec-gitkraken-kepler"/>
    <w:p>
      <w:pPr>
        <w:pStyle w:val="Heading3"/>
      </w:pPr>
      <w:ins w:id="1676" w:author="PR Preview" w:date="2024-01-01T00:00:00Z">
        <w:r>
          <w:t xml:space="preserve">11.3.3 GitKraken Kepler</w:t>
        </w:r>
      </w:ins>
    </w:p>
    <w:p>
      <w:pPr>
        <w:pStyle w:val="FirstParagraph"/>
      </w:pPr>
      <w:hyperlink r:id="rId581">
        <w:r>
          <w:rPr>
            <w:rStyle w:val="Hyperlink"/>
          </w:rPr>
          <w:t xml:space="preserve">GitKraken Kepler</w:t>
        </w:r>
      </w:hyperlink>
      <w:ins w:id="1677" w:author="PR Preview" w:date="2024-01-01T00:00:00Z">
        <w:r>
          <w:t xml:space="preserve"> </w:t>
        </w:r>
      </w:ins>
      <w:ins w:id="1677" w:author="PR Preview" w:date="2024-01-01T00:00:00Z">
        <w:r>
          <w:t xml:space="preserve">(</w:t>
        </w:r>
      </w:ins>
      <w:ins w:id="1677" w:author="PR Preview" w:date="2024-01-01T00:00:00Z">
        <w:r>
          <w:t xml:space="preserve">“GitKraken Kepler,”</w:t>
        </w:r>
      </w:ins>
      <w:ins w:id="1677" w:author="PR Preview" w:date="2024-01-01T00:00:00Z">
        <w:r>
          <w:t xml:space="preserve"> </w:t>
        </w:r>
      </w:ins>
      <w:ins w:id="1677" w:author="PR Preview" w:date="2024-01-01T00:00:00Z">
        <w:r>
          <w:t xml:space="preserve">n.d.)</w:t>
        </w:r>
      </w:ins>
      <w:ins w:id="1677" w:author="PR Preview" w:date="2024-01-01T00:00:00Z">
        <w:r>
          <w:t xml:space="preserve"> </w:t>
        </w:r>
      </w:ins>
      <w:ins w:id="1677" w:author="PR Preview" w:date="2024-01-01T00:00:00Z">
        <w:r>
          <w:t xml:space="preserve">is GitKraken’s agentic development environment</w:t>
        </w:r>
      </w:ins>
      <w:ins w:id="1677" w:author="PR Preview" w:date="2024-01-01T00:00:00Z">
        <w:r>
          <w:t xml:space="preserve"> </w:t>
        </w:r>
      </w:ins>
      <w:ins w:id="1677" w:author="PR Preview" w:date="2024-01-01T00:00:00Z">
        <w:r>
          <w:t xml:space="preserve">and workspace intelligence platform.</w:t>
        </w:r>
      </w:ins>
      <w:ins w:id="1677" w:author="PR Preview" w:date="2024-01-01T00:00:00Z">
        <w:r>
          <w:t xml:space="preserve"> </w:t>
        </w:r>
      </w:ins>
      <w:ins w:id="1677" w:author="PR Preview" w:date="2024-01-01T00:00:00Z">
        <w:r>
          <w:t xml:space="preserve">It is designed to coordinate and manage agent-driven development workflows,</w:t>
        </w:r>
      </w:ins>
      <w:ins w:id="1677" w:author="PR Preview" w:date="2024-01-01T00:00:00Z">
        <w:r>
          <w:t xml:space="preserve"> </w:t>
        </w:r>
      </w:ins>
      <w:ins w:id="1677" w:author="PR Preview" w:date="2024-01-01T00:00:00Z">
        <w:r>
          <w:t xml:space="preserve">providing a unified interface to:</w:t>
        </w:r>
      </w:ins>
    </w:p>
    <w:p>
      <w:pPr>
        <w:pStyle w:val="Compact"/>
        <w:numPr>
          <w:ilvl w:val="0"/>
          <w:numId w:val="1171"/>
        </w:numPr>
      </w:pPr>
      <w:ins w:id="1678" w:author="PR Preview" w:date="2024-01-01T00:00:00Z">
        <w:r>
          <w:t xml:space="preserve">Plan implementation work and orchestrate parallel AI coding agents at scale</w:t>
        </w:r>
      </w:ins>
    </w:p>
    <w:p>
      <w:pPr>
        <w:pStyle w:val="Compact"/>
        <w:numPr>
          <w:ilvl w:val="0"/>
          <w:numId w:val="1171"/>
        </w:numPr>
      </w:pPr>
      <w:ins w:id="1679" w:author="PR Preview" w:date="2024-01-01T00:00:00Z">
        <w:r>
          <w:t xml:space="preserve">Generate context-aware commits, pull request summaries, and code reviews</w:t>
        </w:r>
      </w:ins>
    </w:p>
    <w:p>
      <w:pPr>
        <w:pStyle w:val="Compact"/>
        <w:numPr>
          <w:ilvl w:val="0"/>
          <w:numId w:val="1171"/>
        </w:numPr>
      </w:pPr>
      <w:ins w:id="1680" w:author="PR Preview" w:date="2024-01-01T00:00:00Z">
        <w:r>
          <w:t xml:space="preserve">Inspect and review diffs and generated changes before shipping code</w:t>
        </w:r>
      </w:ins>
    </w:p>
    <w:bookmarkEnd w:id="582"/>
    <w:bookmarkEnd w:id="583"/>
    <w:bookmarkStart w:id="593" w:name="sec-cli-tools"/>
    <w:p>
      <w:pPr>
        <w:pStyle w:val="Heading2"/>
      </w:pPr>
      <w:r>
        <w:t xml:space="preserve">11.4 GitHub CLI and GitLab CLI</w:t>
      </w:r>
    </w:p>
    <w:p>
      <w:pPr>
        <w:pStyle w:val="FirstParagraph"/>
      </w:pPr>
      <w:hyperlink r:id="rId58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5">
        <w:r>
          <w:rPr>
            <w:rStyle w:val="VerbatimChar"/>
          </w:rPr>
          <w:t xml:space="preserve">glab</w:t>
        </w:r>
      </w:hyperlink>
      <w:r>
        <w:t xml:space="preserve"> </w:t>
      </w:r>
      <w:r>
        <w:t xml:space="preserve">is the GitLab equivalent.</w:t>
      </w:r>
    </w:p>
    <w:bookmarkStart w:id="58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7">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Start w:id="59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59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2"/>
    <w:bookmarkEnd w:id="593"/>
    <w:bookmarkStart w:id="59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4">
        <w:r>
          <w:rPr>
            <w:rStyle w:val="Hyperlink"/>
          </w:rPr>
          <w:t xml:space="preserve">here</w:t>
        </w:r>
      </w:hyperlink>
      <w:r>
        <w:t xml:space="preserve">. You can also find instructions on how to handle merge conflicts when joining branches together.</w:t>
      </w:r>
    </w:p>
    <w:bookmarkEnd w:id="595"/>
    <w:bookmarkStart w:id="59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5"/>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5"/>
        </w:numPr>
      </w:pPr>
      <w:r>
        <w:t xml:space="preserve">Cherry-pick the commits you want to contribute</w:t>
      </w:r>
      <w:r>
        <w:t xml:space="preserve"> </w:t>
      </w:r>
      <w:r>
        <w:t xml:space="preserve">from the dev branch onto the feature branch.</w:t>
      </w:r>
    </w:p>
    <w:p>
      <w:pPr>
        <w:pStyle w:val="Compact"/>
        <w:numPr>
          <w:ilvl w:val="0"/>
          <w:numId w:val="1175"/>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6"/>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6"/>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6"/>
    <w:bookmarkStart w:id="59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8"/>
          <w:p/>
        </w:tc>
      </w:tr>
    </w:tbl>
    <w:bookmarkEnd w:id="599"/>
    <w:bookmarkStart w:id="60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0"/>
    <w:bookmarkStart w:id="60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1"/>
          <w:p/>
        </w:tc>
      </w:tr>
    </w:tbl>
    <w:bookmarkEnd w:id="602"/>
    <w:bookmarkStart w:id="60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3"/>
    <w:bookmarkStart w:id="60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7"/>
        </w:numPr>
      </w:pPr>
      <w:r>
        <w:t xml:space="preserve">Make a small change and verify your project still works</w:t>
      </w:r>
    </w:p>
    <w:p>
      <w:pPr>
        <w:pStyle w:val="Compact"/>
        <w:numPr>
          <w:ilvl w:val="0"/>
          <w:numId w:val="117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7"/>
        </w:numPr>
      </w:pPr>
      <w:r>
        <w:rPr>
          <w:b/>
          <w:bCs/>
        </w:rPr>
        <w:t xml:space="preserve">Do not push yet</w:t>
      </w:r>
    </w:p>
    <w:p>
      <w:pPr>
        <w:pStyle w:val="Compact"/>
        <w:numPr>
          <w:ilvl w:val="0"/>
          <w:numId w:val="1177"/>
        </w:numPr>
      </w:pPr>
      <w:r>
        <w:t xml:space="preserve">Make another small change and verify it works</w:t>
      </w:r>
    </w:p>
    <w:p>
      <w:pPr>
        <w:pStyle w:val="Compact"/>
        <w:numPr>
          <w:ilvl w:val="0"/>
          <w:numId w:val="1177"/>
        </w:numPr>
      </w:pPr>
      <w:r>
        <w:t xml:space="preserve">Stage and amend the previous commit:</w:t>
      </w:r>
      <w:r>
        <w:t xml:space="preserve"> </w:t>
      </w:r>
      <w:r>
        <w:rPr>
          <w:rStyle w:val="VerbatimChar"/>
        </w:rPr>
        <w:t xml:space="preserve">git commit --amend --no-edit</w:t>
      </w:r>
    </w:p>
    <w:p>
      <w:pPr>
        <w:pStyle w:val="Compact"/>
        <w:numPr>
          <w:ilvl w:val="0"/>
          <w:numId w:val="1177"/>
        </w:numPr>
      </w:pPr>
      <w:r>
        <w:t xml:space="preserve">Repeat steps 4-5 as needed</w:t>
      </w:r>
    </w:p>
    <w:p>
      <w:pPr>
        <w:pStyle w:val="Compact"/>
        <w:numPr>
          <w:ilvl w:val="0"/>
          <w:numId w:val="1177"/>
        </w:numPr>
      </w:pPr>
      <w:r>
        <w:t xml:space="preserve">When finished, amend one final time with a proper commit message</w:t>
      </w:r>
    </w:p>
    <w:p>
      <w:pPr>
        <w:pStyle w:val="Compact"/>
        <w:numPr>
          <w:ilvl w:val="0"/>
          <w:numId w:val="117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4"/>
    <w:bookmarkStart w:id="606" w:name="key-points"/>
    <w:p>
      <w:pPr>
        <w:pStyle w:val="Heading3"/>
      </w:pPr>
      <w:r>
        <w:t xml:space="preserve">11.11.2 Key Points</w:t>
      </w:r>
    </w:p>
    <w:p>
      <w:pPr>
        <w:pStyle w:val="Compact"/>
        <w:numPr>
          <w:ilvl w:val="0"/>
          <w:numId w:val="1178"/>
        </w:numPr>
      </w:pPr>
      <w:r>
        <w:t xml:space="preserve">Each amend replaces the previous commit rather than creating a new one</w:t>
      </w:r>
    </w:p>
    <w:p>
      <w:pPr>
        <w:pStyle w:val="Compact"/>
        <w:numPr>
          <w:ilvl w:val="0"/>
          <w:numId w:val="1178"/>
        </w:numPr>
      </w:pPr>
      <w:r>
        <w:t xml:space="preserve">This keeps your history clean while letting you work incrementally</w:t>
      </w:r>
    </w:p>
    <w:p>
      <w:pPr>
        <w:pStyle w:val="Compact"/>
        <w:numPr>
          <w:ilvl w:val="0"/>
          <w:numId w:val="1178"/>
        </w:numPr>
      </w:pPr>
      <w:r>
        <w:t xml:space="preserve">Only use this pattern before pushing - never amend commits that others may have pulled</w:t>
      </w:r>
    </w:p>
    <w:p>
      <w:pPr>
        <w:pStyle w:val="Compact"/>
        <w:numPr>
          <w:ilvl w:val="0"/>
          <w:numId w:val="117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5">
        <w:r>
          <w:rPr>
            <w:rStyle w:val="Hyperlink"/>
          </w:rPr>
          <w:t xml:space="preserve">Repeated Amend chapter</w:t>
        </w:r>
      </w:hyperlink>
      <w:r>
        <w:t xml:space="preserve"> </w:t>
      </w:r>
      <w:r>
        <w:t xml:space="preserve">in Happy Git with R.</w:t>
      </w:r>
    </w:p>
    <w:bookmarkEnd w:id="606"/>
    <w:bookmarkEnd w:id="607"/>
    <w:bookmarkStart w:id="61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9">
        <w:r>
          <w:rPr>
            <w:rStyle w:val="Hyperlink"/>
          </w:rPr>
          <w:t xml:space="preserve">great discussion of project-oriented workflows</w:t>
        </w:r>
      </w:hyperlink>
      <w:r>
        <w:t xml:space="preserve">, extolling the virtues of a self-contained, portable projects, for your reference.</w:t>
      </w:r>
    </w:p>
    <w:bookmarkEnd w:id="610"/>
    <w:bookmarkStart w:id="61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9"/>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9"/>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9"/>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9"/>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0"/>
        </w:numPr>
      </w:pPr>
      <w:hyperlink r:id="rId61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0"/>
        </w:numPr>
      </w:pPr>
      <w:hyperlink r:id="rId61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4"/>
    <w:bookmarkStart w:id="627" w:name="sec-gitattributes"/>
    <w:p>
      <w:pPr>
        <w:pStyle w:val="Heading2"/>
      </w:pPr>
      <w:r>
        <w:t xml:space="preserve">11.14 Customizing How Files Appear on GitHub</w:t>
      </w:r>
    </w:p>
    <w:p>
      <w:pPr>
        <w:pStyle w:val="FirstParagraph"/>
      </w:pPr>
      <w:r>
        <w:t xml:space="preserve">GitHub uses a tool called</w:t>
      </w:r>
      <w:r>
        <w:t xml:space="preserve"> </w:t>
      </w:r>
      <w:hyperlink r:id="rId61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1"/>
        </w:numPr>
      </w:pPr>
      <w:r>
        <w:rPr>
          <w:b/>
          <w:bCs/>
        </w:rPr>
        <w:t xml:space="preserve">Excluded from language statistics</w:t>
      </w:r>
      <w:r>
        <w:t xml:space="preserve"> </w:t>
      </w:r>
      <w:r>
        <w:t xml:space="preserve">- they won’t affect your repository’s language breakdown</w:t>
      </w:r>
    </w:p>
    <w:p>
      <w:pPr>
        <w:pStyle w:val="Compact"/>
        <w:numPr>
          <w:ilvl w:val="0"/>
          <w:numId w:val="118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2"/>
        </w:numPr>
      </w:pPr>
      <w:r>
        <w:t xml:space="preserve">Auto-generated documentation files</w:t>
      </w:r>
    </w:p>
    <w:p>
      <w:pPr>
        <w:pStyle w:val="Compact"/>
        <w:numPr>
          <w:ilvl w:val="0"/>
          <w:numId w:val="1182"/>
        </w:numPr>
      </w:pPr>
      <w:r>
        <w:t xml:space="preserve">Files generated by build tools or code generators</w:t>
      </w:r>
    </w:p>
    <w:p>
      <w:pPr>
        <w:pStyle w:val="Compact"/>
        <w:numPr>
          <w:ilvl w:val="0"/>
          <w:numId w:val="118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6">
        <w:r>
          <w:rPr>
            <w:rStyle w:val="Hyperlink"/>
          </w:rPr>
          <w:t xml:space="preserve">Generated code documentation</w:t>
        </w:r>
      </w:hyperlink>
      <w:r>
        <w:t xml:space="preserve">.</w:t>
      </w:r>
    </w:p>
    <w:bookmarkEnd w:id="617"/>
    <w:bookmarkStart w:id="62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8">
        <w:r>
          <w:rPr>
            <w:rStyle w:val="Hyperlink"/>
          </w:rPr>
          <w:t xml:space="preserve">pattern format documentation</w:t>
        </w:r>
      </w:hyperlink>
      <w:r>
        <w:t xml:space="preserve"> </w:t>
      </w:r>
      <w:r>
        <w:t xml:space="preserve">and the</w:t>
      </w:r>
      <w:r>
        <w:t xml:space="preserve"> </w:t>
      </w:r>
      <w:hyperlink r:id="rId619">
        <w:r>
          <w:rPr>
            <w:rStyle w:val="Hyperlink"/>
          </w:rPr>
          <w:t xml:space="preserve">Using gitattributes guide</w:t>
        </w:r>
      </w:hyperlink>
      <w:r>
        <w:t xml:space="preserve">.</w:t>
      </w:r>
    </w:p>
    <w:bookmarkEnd w:id="620"/>
    <w:bookmarkStart w:id="62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3"/>
        </w:numPr>
      </w:pPr>
      <w:r>
        <w:rPr>
          <w:rStyle w:val="VerbatimChar"/>
        </w:rPr>
        <w:t xml:space="preserve">linguist-vendored</w:t>
      </w:r>
      <w:r>
        <w:t xml:space="preserve"> </w:t>
      </w:r>
      <w:r>
        <w:t xml:space="preserve">- Marks vendored code (libraries you didn’t write) to exclude from stats (</w:t>
      </w:r>
      <w:hyperlink r:id="rId621">
        <w:r>
          <w:rPr>
            <w:rStyle w:val="Hyperlink"/>
          </w:rPr>
          <w:t xml:space="preserve">documentation</w:t>
        </w:r>
      </w:hyperlink>
      <w:r>
        <w:t xml:space="preserve">)</w:t>
      </w:r>
    </w:p>
    <w:p>
      <w:pPr>
        <w:pStyle w:val="Compact"/>
        <w:numPr>
          <w:ilvl w:val="0"/>
          <w:numId w:val="1183"/>
        </w:numPr>
      </w:pPr>
      <w:r>
        <w:rPr>
          <w:rStyle w:val="VerbatimChar"/>
        </w:rPr>
        <w:t xml:space="preserve">linguist-documentation</w:t>
      </w:r>
      <w:r>
        <w:t xml:space="preserve"> </w:t>
      </w:r>
      <w:r>
        <w:t xml:space="preserve">- Marks documentation files to exclude from stats (</w:t>
      </w:r>
      <w:hyperlink r:id="rId622">
        <w:r>
          <w:rPr>
            <w:rStyle w:val="Hyperlink"/>
          </w:rPr>
          <w:t xml:space="preserve">documentation</w:t>
        </w:r>
      </w:hyperlink>
      <w:r>
        <w:t xml:space="preserve">)</w:t>
      </w:r>
    </w:p>
    <w:p>
      <w:pPr>
        <w:pStyle w:val="Compact"/>
        <w:numPr>
          <w:ilvl w:val="0"/>
          <w:numId w:val="1183"/>
        </w:numPr>
      </w:pPr>
      <w:r>
        <w:rPr>
          <w:rStyle w:val="VerbatimChar"/>
        </w:rPr>
        <w:t xml:space="preserve">linguist-detectable</w:t>
      </w:r>
      <w:r>
        <w:t xml:space="preserve"> </w:t>
      </w:r>
      <w:r>
        <w:t xml:space="preserve">- Forces a file type to be included in language stats (useful for data or prose files) (</w:t>
      </w:r>
      <w:hyperlink r:id="rId623">
        <w:r>
          <w:rPr>
            <w:rStyle w:val="Hyperlink"/>
          </w:rPr>
          <w:t xml:space="preserve">documentation</w:t>
        </w:r>
      </w:hyperlink>
      <w:r>
        <w:t xml:space="preserve">)</w:t>
      </w:r>
    </w:p>
    <w:p>
      <w:pPr>
        <w:pStyle w:val="Compact"/>
        <w:numPr>
          <w:ilvl w:val="0"/>
          <w:numId w:val="1183"/>
        </w:numPr>
      </w:pPr>
      <w:r>
        <w:rPr>
          <w:rStyle w:val="VerbatimChar"/>
        </w:rPr>
        <w:t xml:space="preserve">linguist-language=&lt;name&gt;</w:t>
      </w:r>
      <w:r>
        <w:t xml:space="preserve"> </w:t>
      </w:r>
      <w:r>
        <w:t xml:space="preserve">- Overrides the detected language for syntax highlighting (</w:t>
      </w:r>
      <w:hyperlink r:id="rId61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4">
        <w:r>
          <w:rPr>
            <w:rStyle w:val="Hyperlink"/>
          </w:rPr>
          <w:t xml:space="preserve">Customizing how changed files appear on GitHub</w:t>
        </w:r>
      </w:hyperlink>
      <w:r>
        <w:t xml:space="preserve"> </w:t>
      </w:r>
      <w:r>
        <w:t xml:space="preserve">and the</w:t>
      </w:r>
      <w:r>
        <w:t xml:space="preserve"> </w:t>
      </w:r>
      <w:hyperlink r:id="rId625">
        <w:r>
          <w:rPr>
            <w:rStyle w:val="Hyperlink"/>
          </w:rPr>
          <w:t xml:space="preserve">Linguist overrides documentation</w:t>
        </w:r>
      </w:hyperlink>
      <w:r>
        <w:t xml:space="preserve">.</w:t>
      </w:r>
    </w:p>
    <w:bookmarkEnd w:id="626"/>
    <w:bookmarkEnd w:id="627"/>
    <w:bookmarkStart w:id="63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4"/>
        </w:numPr>
      </w:pPr>
      <w:r>
        <w:rPr>
          <w:b/>
          <w:bCs/>
        </w:rPr>
        <w:t xml:space="preserve">Archiving</w:t>
      </w:r>
      <w:r>
        <w:t xml:space="preserve"> </w:t>
      </w:r>
      <w:r>
        <w:t xml:space="preserve">a project before a repository is transferred, made private, or deleted.</w:t>
      </w:r>
    </w:p>
    <w:p>
      <w:pPr>
        <w:pStyle w:val="Compact"/>
        <w:numPr>
          <w:ilvl w:val="0"/>
          <w:numId w:val="1184"/>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4"/>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4"/>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8"/>
    <w:bookmarkStart w:id="62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9"/>
    <w:bookmarkStart w:id="63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0"/>
    <w:bookmarkStart w:id="63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1"/>
    <w:bookmarkStart w:id="63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2"/>
    <w:bookmarkStart w:id="633" w:name="sec-export-cautions"/>
    <w:p>
      <w:pPr>
        <w:pStyle w:val="Heading3"/>
      </w:pPr>
      <w:r>
        <w:t xml:space="preserve">11.15.6 Practical cautions</w:t>
      </w:r>
    </w:p>
    <w:p>
      <w:pPr>
        <w:pStyle w:val="Compact"/>
        <w:numPr>
          <w:ilvl w:val="0"/>
          <w:numId w:val="1185"/>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5"/>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5"/>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5"/>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3"/>
    <w:bookmarkEnd w:id="634"/>
    <w:bookmarkEnd w:id="635"/>
    <w:bookmarkStart w:id="67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3" w:name="sec-pull-requests"/>
    <w:p>
      <w:pPr>
        <w:pStyle w:val="Heading2"/>
      </w:pPr>
      <w:r>
        <w:t xml:space="preserve">12.1 Pull Requests</w:t>
      </w:r>
    </w:p>
    <w:bookmarkStart w:id="64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6"/>
    <w:bookmarkStart w:id="63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7"/>
    <w:bookmarkStart w:id="63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8"/>
    <w:bookmarkStart w:id="63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9"/>
    <w:bookmarkStart w:id="64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0"/>
    <w:bookmarkStart w:id="64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1">
        <w:r>
          <w:rPr>
            <w:rStyle w:val="Hyperlink"/>
          </w:rPr>
          <w:t xml:space="preserve">steward guidelines</w:t>
        </w:r>
      </w:hyperlink>
      <w:r>
        <w:t xml:space="preserve">.</w:t>
      </w:r>
    </w:p>
    <w:bookmarkEnd w:id="642"/>
    <w:bookmarkEnd w:id="643"/>
    <w:bookmarkStart w:id="652" w:name="sec-opening-pull-requests"/>
    <w:p>
      <w:pPr>
        <w:pStyle w:val="Heading3"/>
      </w:pPr>
      <w:r>
        <w:t xml:space="preserve">12.1.2 Opening pull requests</w:t>
      </w:r>
    </w:p>
    <w:bookmarkStart w:id="64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6"/>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6"/>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6"/>
        </w:numPr>
      </w:pPr>
      <w:r>
        <w:rPr>
          <w:b/>
          <w:bCs/>
        </w:rPr>
        <w:t xml:space="preserve">Fewer bugs</w:t>
      </w:r>
      <w:r>
        <w:t xml:space="preserve">:</w:t>
      </w:r>
      <w:r>
        <w:t xml:space="preserve"> </w:t>
      </w:r>
      <w:r>
        <w:t xml:space="preserve">Smaller changes are easier to reason about.</w:t>
      </w:r>
    </w:p>
    <w:p>
      <w:pPr>
        <w:pStyle w:val="Compact"/>
        <w:numPr>
          <w:ilvl w:val="0"/>
          <w:numId w:val="1186"/>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6"/>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4"/>
    <w:bookmarkStart w:id="64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7"/>
        </w:numPr>
      </w:pPr>
      <w:r>
        <w:t xml:space="preserve">“Fix bug”</w:t>
      </w:r>
    </w:p>
    <w:p>
      <w:pPr>
        <w:pStyle w:val="Compact"/>
        <w:numPr>
          <w:ilvl w:val="0"/>
          <w:numId w:val="1187"/>
        </w:numPr>
      </w:pPr>
      <w:r>
        <w:t xml:space="preserve">“Add patch”</w:t>
      </w:r>
    </w:p>
    <w:p>
      <w:pPr>
        <w:pStyle w:val="Compact"/>
        <w:numPr>
          <w:ilvl w:val="0"/>
          <w:numId w:val="1187"/>
        </w:numPr>
      </w:pPr>
      <w:r>
        <w:t xml:space="preserve">“Moving code from A to B”</w:t>
      </w:r>
    </w:p>
    <w:p>
      <w:pPr>
        <w:pStyle w:val="FirstParagraph"/>
      </w:pPr>
      <w:r>
        <w:t xml:space="preserve">Better titles that summarize the actual change:</w:t>
      </w:r>
    </w:p>
    <w:p>
      <w:pPr>
        <w:pStyle w:val="Compact"/>
        <w:numPr>
          <w:ilvl w:val="0"/>
          <w:numId w:val="1188"/>
        </w:numPr>
      </w:pPr>
      <w:r>
        <w:t xml:space="preserve">“Fix missing value handling in data processing function”</w:t>
      </w:r>
    </w:p>
    <w:p>
      <w:pPr>
        <w:pStyle w:val="Compact"/>
        <w:numPr>
          <w:ilvl w:val="0"/>
          <w:numId w:val="1188"/>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9"/>
        </w:numPr>
      </w:pPr>
      <w:r>
        <w:t xml:space="preserve">A brief description of the problem being solved</w:t>
      </w:r>
    </w:p>
    <w:p>
      <w:pPr>
        <w:pStyle w:val="Compact"/>
        <w:numPr>
          <w:ilvl w:val="0"/>
          <w:numId w:val="1189"/>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9"/>
        </w:numPr>
      </w:pPr>
      <w:r>
        <w:t xml:space="preserve">A before-and-after example that shows the changed behavior</w:t>
      </w:r>
    </w:p>
    <w:p>
      <w:pPr>
        <w:pStyle w:val="Compact"/>
        <w:numPr>
          <w:ilvl w:val="0"/>
          <w:numId w:val="1189"/>
        </w:numPr>
      </w:pPr>
      <w:r>
        <w:t xml:space="preserve">Possible shortcomings or trade-offs in the current approach</w:t>
      </w:r>
    </w:p>
    <w:p>
      <w:pPr>
        <w:pStyle w:val="Compact"/>
        <w:numPr>
          <w:ilvl w:val="0"/>
          <w:numId w:val="1189"/>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5"/>
    <w:bookmarkStart w:id="64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0"/>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0"/>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0"/>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0"/>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6"/>
    <w:bookmarkStart w:id="64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1"/>
        </w:numPr>
      </w:pPr>
      <w:r>
        <w:t xml:space="preserve">at least one other student</w:t>
      </w:r>
    </w:p>
    <w:p>
      <w:pPr>
        <w:pStyle w:val="Compact"/>
        <w:numPr>
          <w:ilvl w:val="0"/>
          <w:numId w:val="1191"/>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7"/>
    <w:bookmarkStart w:id="64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8"/>
    <w:bookmarkStart w:id="64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9"/>
    <w:bookmarkStart w:id="65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2"/>
        </w:numPr>
      </w:pPr>
      <w:r>
        <w:t xml:space="preserve">On GitHub,</w:t>
      </w:r>
      <w:r>
        <w:t xml:space="preserve"> </w:t>
      </w:r>
      <w:r>
        <w:t xml:space="preserve">navigate to the main page of the repository.</w:t>
      </w:r>
    </w:p>
    <w:p>
      <w:pPr>
        <w:pStyle w:val="Compact"/>
        <w:numPr>
          <w:ilvl w:val="0"/>
          <w:numId w:val="1192"/>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2"/>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0">
        <w:r>
          <w:rPr>
            <w:rStyle w:val="Hyperlink"/>
          </w:rPr>
          <w:t xml:space="preserve">GitHub’s pull request template documentation</w:t>
        </w:r>
      </w:hyperlink>
      <w:r>
        <w:t xml:space="preserve">.</w:t>
      </w:r>
    </w:p>
    <w:p>
      <w:pPr>
        <w:pStyle w:val="Compact"/>
        <w:numPr>
          <w:ilvl w:val="0"/>
          <w:numId w:val="1192"/>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1"/>
    <w:bookmarkEnd w:id="652"/>
    <w:bookmarkEnd w:id="653"/>
    <w:bookmarkStart w:id="675" w:name="sec-code-review"/>
    <w:p>
      <w:pPr>
        <w:pStyle w:val="Heading2"/>
      </w:pPr>
      <w:r>
        <w:t xml:space="preserve">12.2 Code Review</w:t>
      </w:r>
    </w:p>
    <w:bookmarkStart w:id="67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5"/>
    <w:bookmarkStart w:id="65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3"/>
        </w:numPr>
      </w:pPr>
      <w:r>
        <w:rPr>
          <w:b/>
          <w:bCs/>
        </w:rPr>
        <w:t xml:space="preserve">General bookmark</w:t>
      </w:r>
      <w:r>
        <w:t xml:space="preserve">:</w:t>
      </w:r>
      <w:r>
        <w:t xml:space="preserve"> </w:t>
      </w:r>
      <w:hyperlink r:id="rId65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8"/>
    <w:bookmarkStart w:id="65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4"/>
        </w:numPr>
      </w:pPr>
      <w:r>
        <w:t xml:space="preserve">Balance problem finding with guidance,</w:t>
      </w:r>
      <w:r>
        <w:t xml:space="preserve"> </w:t>
      </w:r>
      <w:r>
        <w:t xml:space="preserve">so the author can learn from the review.</w:t>
      </w:r>
    </w:p>
    <w:p>
      <w:pPr>
        <w:pStyle w:val="Compact"/>
        <w:numPr>
          <w:ilvl w:val="0"/>
          <w:numId w:val="119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9"/>
    <w:bookmarkStart w:id="66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5"/>
        </w:numPr>
      </w:pPr>
      <w:r>
        <w:t xml:space="preserve">Leave comments that help authors learn something new.</w:t>
      </w:r>
    </w:p>
    <w:p>
      <w:pPr>
        <w:pStyle w:val="Compact"/>
        <w:numPr>
          <w:ilvl w:val="0"/>
          <w:numId w:val="1195"/>
        </w:numPr>
      </w:pPr>
      <w:r>
        <w:t xml:space="preserve">Link to relevant style guides</w:t>
      </w:r>
      <w:r>
        <w:t xml:space="preserve"> </w:t>
      </w:r>
      <w:r>
        <w:t xml:space="preserve">or best-practice documentation.</w:t>
      </w:r>
    </w:p>
    <w:p>
      <w:pPr>
        <w:pStyle w:val="Compact"/>
        <w:numPr>
          <w:ilvl w:val="0"/>
          <w:numId w:val="1195"/>
        </w:numPr>
      </w:pPr>
      <w:r>
        <w:t xml:space="preserve">For complex reviews,</w:t>
      </w:r>
      <w:r>
        <w:t xml:space="preserve"> </w:t>
      </w:r>
      <w:r>
        <w:t xml:space="preserve">consider a live review or pair-programming session.</w:t>
      </w:r>
    </w:p>
    <w:bookmarkEnd w:id="660"/>
    <w:bookmarkStart w:id="66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4" w:name="fig-github-suggestion-feature"/>
          <w:p>
            <w:pPr>
              <w:pStyle w:val="Compact"/>
              <w:jc w:val="center"/>
            </w:pPr>
            <w:r>
              <w:drawing>
                <wp:inline>
                  <wp:extent cx="5334000" cy="1989605"/>
                  <wp:effectExtent b="0" l="0" r="0" t="0"/>
                  <wp:docPr descr="" title="" id="662" name="Picture"/>
                  <a:graphic>
                    <a:graphicData uri="http://schemas.openxmlformats.org/drawingml/2006/picture">
                      <pic:pic>
                        <pic:nvPicPr>
                          <pic:cNvPr descr="assets/images/github-suggestion-feature.png" id="663" name="Picture"/>
                          <pic:cNvPicPr>
                            <a:picLocks noChangeArrowheads="1" noChangeAspect="1"/>
                          </pic:cNvPicPr>
                        </pic:nvPicPr>
                        <pic:blipFill>
                          <a:blip r:embed="rId66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4"/>
        </w:tc>
      </w:tr>
    </w:tbl>
    <w:bookmarkEnd w:id="665"/>
    <w:bookmarkStart w:id="67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6"/>
        </w:numPr>
      </w:pPr>
      <w:r>
        <w:t xml:space="preserve">They are generated files</w:t>
      </w:r>
      <w:r>
        <w:t xml:space="preserve"> </w:t>
      </w:r>
      <w:r>
        <w:t xml:space="preserve">and should never be edited by hand.</w:t>
      </w:r>
    </w:p>
    <w:p>
      <w:pPr>
        <w:pStyle w:val="Compact"/>
        <w:numPr>
          <w:ilvl w:val="0"/>
          <w:numId w:val="119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6"/>
        </w:numPr>
      </w:pPr>
      <w:r>
        <w:t xml:space="preserve">Reviewing the source comments is more informative</w:t>
      </w:r>
      <w:r>
        <w:t xml:space="preserve"> </w:t>
      </w:r>
      <w:r>
        <w:t xml:space="preserve">than reviewing the generated output.</w:t>
      </w:r>
    </w:p>
    <w:p>
      <w:pPr>
        <w:pStyle w:val="Compact"/>
        <w:numPr>
          <w:ilvl w:val="0"/>
          <w:numId w:val="119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9" w:name="fig-preview-comment"/>
          <w:p>
            <w:pPr>
              <w:pStyle w:val="Compact"/>
              <w:jc w:val="center"/>
            </w:pPr>
            <w:r>
              <w:drawing>
                <wp:inline>
                  <wp:extent cx="5334000" cy="1333500"/>
                  <wp:effectExtent b="0" l="0" r="0" t="0"/>
                  <wp:docPr descr="" title="" id="667" name="Picture"/>
                  <a:graphic>
                    <a:graphicData uri="http://schemas.openxmlformats.org/drawingml/2006/picture">
                      <pic:pic>
                        <pic:nvPicPr>
                          <pic:cNvPr descr="assets/images/quarto-preview-comment.png" id="668" name="Picture"/>
                          <pic:cNvPicPr>
                            <a:picLocks noChangeArrowheads="1" noChangeAspect="1"/>
                          </pic:cNvPicPr>
                        </pic:nvPicPr>
                        <pic:blipFill>
                          <a:blip r:embed="rId66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0"/>
    <w:bookmarkStart w:id="67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7"/>
        </w:numPr>
      </w:pPr>
      <w:r>
        <w:t xml:space="preserve">You must manually approve GitHub Actions workflows for Copilot PRs.</w:t>
      </w:r>
    </w:p>
    <w:p>
      <w:pPr>
        <w:pStyle w:val="Compact"/>
        <w:numPr>
          <w:ilvl w:val="0"/>
          <w:numId w:val="119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7"/>
        </w:numPr>
      </w:pPr>
      <w:r>
        <w:t xml:space="preserve">Approve the workflow from the Actions tab</w:t>
      </w:r>
      <w:r>
        <w:t xml:space="preserve"> </w:t>
      </w:r>
      <w:r>
        <w:t xml:space="preserve">or from the PR interface to start the checks.</w:t>
      </w:r>
    </w:p>
    <w:p>
      <w:pPr>
        <w:pStyle w:val="Compact"/>
        <w:numPr>
          <w:ilvl w:val="0"/>
          <w:numId w:val="119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8"/>
        </w:numPr>
      </w:pPr>
      <w:r>
        <w:t xml:space="preserve">Verify that the solution actually addresses the issue.</w:t>
      </w:r>
    </w:p>
    <w:p>
      <w:pPr>
        <w:pStyle w:val="Compact"/>
        <w:numPr>
          <w:ilvl w:val="0"/>
          <w:numId w:val="1198"/>
        </w:numPr>
      </w:pPr>
      <w:r>
        <w:t xml:space="preserve">Check for over-engineering</w:t>
      </w:r>
      <w:r>
        <w:t xml:space="preserve"> </w:t>
      </w:r>
      <w:r>
        <w:t xml:space="preserve">or extra features that were not requested.</w:t>
      </w:r>
    </w:p>
    <w:p>
      <w:pPr>
        <w:pStyle w:val="Compact"/>
        <w:numPr>
          <w:ilvl w:val="0"/>
          <w:numId w:val="1198"/>
        </w:numPr>
      </w:pPr>
      <w:r>
        <w:t xml:space="preserve">Review the test coverage for relevance and completeness.</w:t>
      </w:r>
    </w:p>
    <w:p>
      <w:pPr>
        <w:pStyle w:val="Compact"/>
        <w:numPr>
          <w:ilvl w:val="0"/>
          <w:numId w:val="1198"/>
        </w:numPr>
      </w:pPr>
      <w:r>
        <w:t xml:space="preserve">Check whether documentation is clear</w:t>
      </w:r>
      <w:r>
        <w:t xml:space="preserve"> </w:t>
      </w:r>
      <w:r>
        <w:t xml:space="preserve">and follows repository conventions.</w:t>
      </w:r>
    </w:p>
    <w:p>
      <w:pPr>
        <w:pStyle w:val="Compact"/>
        <w:numPr>
          <w:ilvl w:val="0"/>
          <w:numId w:val="119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9"/>
        </w:numPr>
      </w:pPr>
      <w:r>
        <w:t xml:space="preserve">Leave review comments</w:t>
      </w:r>
      <w:r>
        <w:t xml:space="preserve"> </w:t>
      </w:r>
      <w:r>
        <w:t xml:space="preserve">and ask Copilot to address them.</w:t>
      </w:r>
    </w:p>
    <w:p>
      <w:pPr>
        <w:pStyle w:val="Compact"/>
        <w:numPr>
          <w:ilvl w:val="0"/>
          <w:numId w:val="119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0"/>
        </w:numPr>
      </w:pPr>
      <w:r>
        <w:t xml:space="preserve">Do not push while Copilot is actively working on the branch.</w:t>
      </w:r>
    </w:p>
    <w:p>
      <w:pPr>
        <w:pStyle w:val="Compact"/>
        <w:numPr>
          <w:ilvl w:val="0"/>
          <w:numId w:val="1200"/>
        </w:numPr>
      </w:pPr>
      <w:r>
        <w:t xml:space="preserve">Review incrementally</w:t>
      </w:r>
      <w:r>
        <w:t xml:space="preserve"> </w:t>
      </w:r>
      <w:r>
        <w:t xml:space="preserve">if the PR is large and the agent is updating it in stages.</w:t>
      </w:r>
    </w:p>
    <w:p>
      <w:pPr>
        <w:pStyle w:val="Compact"/>
        <w:numPr>
          <w:ilvl w:val="0"/>
          <w:numId w:val="1200"/>
        </w:numPr>
      </w:pPr>
      <w:r>
        <w:t xml:space="preserve">Trust the tool,</w:t>
      </w:r>
      <w:r>
        <w:t xml:space="preserve"> </w:t>
      </w:r>
      <w:r>
        <w:t xml:space="preserve">but always verify the result with human review.</w:t>
      </w:r>
    </w:p>
    <w:bookmarkEnd w:id="671"/>
    <w:bookmarkEnd w:id="672"/>
    <w:bookmarkStart w:id="67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1"/>
        </w:numPr>
      </w:pPr>
      <w:r>
        <w:rPr>
          <w:b/>
          <w:bCs/>
        </w:rPr>
        <w:t xml:space="preserve">Address it.</w:t>
      </w:r>
      <w:r>
        <w:t xml:space="preserve"> </w:t>
      </w:r>
      <w:r>
        <w:t xml:space="preserve">Make the change the reviewer asked for.</w:t>
      </w:r>
    </w:p>
    <w:p>
      <w:pPr>
        <w:pStyle w:val="Compact"/>
        <w:numPr>
          <w:ilvl w:val="0"/>
          <w:numId w:val="120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3"/>
    <w:bookmarkStart w:id="67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4"/>
    <w:bookmarkEnd w:id="675"/>
    <w:bookmarkEnd w:id="676"/>
    <w:bookmarkStart w:id="737" w:name="sec-r-ci"/>
    <w:p>
      <w:pPr>
        <w:pStyle w:val="Heading1"/>
      </w:pPr>
      <w:r>
        <w:t xml:space="preserve">13. Continuous Integration</w:t>
      </w:r>
    </w:p>
    <w:bookmarkStart w:id="688" w:name="understanding-github-actions"/>
    <w:p>
      <w:pPr>
        <w:pStyle w:val="Heading2"/>
      </w:pPr>
      <w:r>
        <w:t xml:space="preserve">13.1 Understanding GitHub Actions</w:t>
      </w:r>
    </w:p>
    <w:p>
      <w:pPr>
        <w:pStyle w:val="FirstParagraph"/>
      </w:pPr>
      <w:hyperlink r:id="rId6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2"/>
        </w:numPr>
      </w:pPr>
      <w:r>
        <w:rPr>
          <w:b/>
          <w:bCs/>
        </w:rPr>
        <w:t xml:space="preserve">Immediate feedback</w:t>
      </w:r>
      <w:r>
        <w:t xml:space="preserve">: Get notified of problems quickly, when they’re easier to fix</w:t>
      </w:r>
    </w:p>
    <w:p>
      <w:pPr>
        <w:pStyle w:val="Compact"/>
        <w:numPr>
          <w:ilvl w:val="0"/>
          <w:numId w:val="1202"/>
        </w:numPr>
      </w:pPr>
      <w:r>
        <w:rPr>
          <w:b/>
          <w:bCs/>
        </w:rPr>
        <w:t xml:space="preserve">Better collaboration</w:t>
      </w:r>
      <w:r>
        <w:t xml:space="preserve">: External contributors can see if their changes pass all checks before you review</w:t>
      </w:r>
    </w:p>
    <w:p>
      <w:pPr>
        <w:pStyle w:val="Compact"/>
        <w:numPr>
          <w:ilvl w:val="0"/>
          <w:numId w:val="1202"/>
        </w:numPr>
      </w:pPr>
      <w:r>
        <w:rPr>
          <w:b/>
          <w:bCs/>
        </w:rPr>
        <w:t xml:space="preserve">Quality assurance</w:t>
      </w:r>
      <w:r>
        <w:t xml:space="preserve">: Catch platform-specific issues before they reach users</w:t>
      </w:r>
    </w:p>
    <w:p>
      <w:pPr>
        <w:pStyle w:val="Compact"/>
        <w:numPr>
          <w:ilvl w:val="0"/>
          <w:numId w:val="120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1"/>
    <w:bookmarkStart w:id="68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note.png" id="6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8">
              <w:r>
                <w:rPr>
                  <w:rStyle w:val="Hyperlink"/>
                </w:rPr>
                <w:t xml:space="preserve">Actions versioning guide</w:t>
              </w:r>
            </w:hyperlink>
            <w:r>
              <w:t xml:space="preserve">.</w:t>
            </w:r>
          </w:p>
          <w:p/>
        </w:tc>
      </w:tr>
    </w:tbl>
    <w:bookmarkEnd w:id="685"/>
    <w:bookmarkStart w:id="68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6"/>
    <w:bookmarkEnd w:id="687"/>
    <w:bookmarkEnd w:id="688"/>
    <w:bookmarkStart w:id="69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9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0"/>
    <w:bookmarkStart w:id="69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1"/>
    <w:bookmarkStart w:id="69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2"/>
    <w:bookmarkEnd w:id="693"/>
    <w:bookmarkStart w:id="69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5"/>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5"/>
        </w:numPr>
      </w:pPr>
      <w:hyperlink r:id="rId69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5"/>
        </w:numPr>
      </w:pPr>
      <w:hyperlink r:id="rId69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5"/>
        </w:numPr>
      </w:pPr>
      <w:hyperlink r:id="rId69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7"/>
    <w:bookmarkStart w:id="69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8"/>
    <w:bookmarkStart w:id="70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opt/quarto/share/formats/docx/warning.png" id="701"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7"/>
        </w:numPr>
      </w:pPr>
      <w:r>
        <w:t xml:space="preserve">When to run (on push, pull request, schedule, etc.)</w:t>
      </w:r>
    </w:p>
    <w:p>
      <w:pPr>
        <w:pStyle w:val="Compact"/>
        <w:numPr>
          <w:ilvl w:val="0"/>
          <w:numId w:val="1207"/>
        </w:numPr>
      </w:pPr>
      <w:r>
        <w:t xml:space="preserve">What operating systems and R versions to use</w:t>
      </w:r>
    </w:p>
    <w:p>
      <w:pPr>
        <w:pStyle w:val="Compact"/>
        <w:numPr>
          <w:ilvl w:val="0"/>
          <w:numId w:val="1207"/>
        </w:numPr>
      </w:pPr>
      <w:r>
        <w:t xml:space="preserve">What steps to execute (install dependencies, run checks, etc.)</w:t>
      </w:r>
    </w:p>
    <w:bookmarkEnd w:id="702"/>
    <w:bookmarkStart w:id="71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8"/>
        </w:numPr>
      </w:pPr>
      <w:r>
        <w:t xml:space="preserve">GitHub Actions:</w:t>
      </w:r>
      <w:r>
        <w:t xml:space="preserve"> </w:t>
      </w:r>
      <w:r>
        <w:t xml:space="preserve">a</w:t>
      </w:r>
      <w:r>
        <w:t xml:space="preserve"> </w:t>
      </w:r>
      <w:hyperlink r:id="rId70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8"/>
        </w:numPr>
      </w:pPr>
      <w:r>
        <w:t xml:space="preserve">GitLab CI: a</w:t>
      </w:r>
      <w:r>
        <w:t xml:space="preserve"> </w:t>
      </w:r>
      <w:hyperlink r:id="rId70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5"/>
    <w:bookmarkStart w:id="70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6"/>
    <w:bookmarkStart w:id="70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7"/>
    <w:bookmarkStart w:id="70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8"/>
    <w:bookmarkStart w:id="70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9"/>
    <w:bookmarkStart w:id="71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0"/>
    <w:bookmarkStart w:id="711" w:name="sec-ci-secrets"/>
    <w:p>
      <w:pPr>
        <w:pStyle w:val="Heading3"/>
      </w:pPr>
      <w:r>
        <w:t xml:space="preserve">13.6.7 Secret Management</w:t>
      </w:r>
    </w:p>
    <w:p>
      <w:pPr>
        <w:pStyle w:val="Compact"/>
        <w:numPr>
          <w:ilvl w:val="0"/>
          <w:numId w:val="121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1"/>
        </w:numPr>
      </w:pPr>
      <w:r>
        <w:t xml:space="preserve">Rotate long-lived tokens on a schedule,</w:t>
      </w:r>
      <w:r>
        <w:t xml:space="preserve"> </w:t>
      </w:r>
      <w:r>
        <w:t xml:space="preserve">and immediately when a person with access leaves the project.</w:t>
      </w:r>
    </w:p>
    <w:bookmarkEnd w:id="711"/>
    <w:bookmarkStart w:id="71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2"/>
    <w:bookmarkEnd w:id="713"/>
    <w:bookmarkStart w:id="71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4"/>
        </w:numPr>
      </w:pPr>
      <w:r>
        <w:rPr>
          <w:b/>
          <w:bCs/>
        </w:rPr>
        <w:t xml:space="preserve">Test failures</w:t>
      </w:r>
      <w:r>
        <w:t xml:space="preserve">: Your tests found a bug (this is good! fix the bug)</w:t>
      </w:r>
    </w:p>
    <w:p>
      <w:pPr>
        <w:pStyle w:val="Compact"/>
        <w:numPr>
          <w:ilvl w:val="0"/>
          <w:numId w:val="1214"/>
        </w:numPr>
      </w:pPr>
      <w:r>
        <w:rPr>
          <w:b/>
          <w:bCs/>
        </w:rPr>
        <w:t xml:space="preserve">Platform-specific issues</w:t>
      </w:r>
      <w:r>
        <w:t xml:space="preserve">: Code works on your machine but not on other platforms</w:t>
      </w:r>
    </w:p>
    <w:p>
      <w:pPr>
        <w:pStyle w:val="Compact"/>
        <w:numPr>
          <w:ilvl w:val="0"/>
          <w:numId w:val="1214"/>
        </w:numPr>
      </w:pPr>
      <w:r>
        <w:rPr>
          <w:b/>
          <w:bCs/>
        </w:rPr>
        <w:t xml:space="preserve">Missing dependencies</w:t>
      </w:r>
      <w:r>
        <w:t xml:space="preserve">: System libraries needed for packages aren’t installed</w:t>
      </w:r>
    </w:p>
    <w:p>
      <w:pPr>
        <w:pStyle w:val="Compact"/>
        <w:numPr>
          <w:ilvl w:val="0"/>
          <w:numId w:val="121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6"/>
    <w:bookmarkStart w:id="72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5"/>
        </w:numPr>
      </w:pPr>
      <w:r>
        <w:rPr>
          <w:b/>
          <w:bCs/>
        </w:rPr>
        <w:t xml:space="preserve">CI/CD status updates</w:t>
      </w:r>
      <w:r>
        <w:t xml:space="preserve">: Report test results, build status, or deployment progress</w:t>
      </w:r>
    </w:p>
    <w:p>
      <w:pPr>
        <w:pStyle w:val="Compact"/>
        <w:numPr>
          <w:ilvl w:val="0"/>
          <w:numId w:val="1215"/>
        </w:numPr>
      </w:pPr>
      <w:r>
        <w:rPr>
          <w:b/>
          <w:bCs/>
        </w:rPr>
        <w:t xml:space="preserve">Code quality reports</w:t>
      </w:r>
      <w:r>
        <w:t xml:space="preserve">: Post coverage reports, linting results, or security scan findings</w:t>
      </w:r>
      <w:r>
        <w:br/>
      </w:r>
    </w:p>
    <w:p>
      <w:pPr>
        <w:pStyle w:val="Compact"/>
        <w:numPr>
          <w:ilvl w:val="0"/>
          <w:numId w:val="1215"/>
        </w:numPr>
      </w:pPr>
      <w:r>
        <w:rPr>
          <w:b/>
          <w:bCs/>
        </w:rPr>
        <w:t xml:space="preserve">Deployment previews</w:t>
      </w:r>
      <w:r>
        <w:t xml:space="preserve">: Share links to preview deployments (e.g., documentation sites, app previews)</w:t>
      </w:r>
    </w:p>
    <w:p>
      <w:pPr>
        <w:pStyle w:val="Compact"/>
        <w:numPr>
          <w:ilvl w:val="0"/>
          <w:numId w:val="1215"/>
        </w:numPr>
      </w:pPr>
      <w:r>
        <w:rPr>
          <w:b/>
          <w:bCs/>
        </w:rPr>
        <w:t xml:space="preserve">Bot feedback</w:t>
      </w:r>
      <w:r>
        <w:t xml:space="preserve">: Provide automated feedback without cluttering the PR conversation</w:t>
      </w:r>
    </w:p>
    <w:bookmarkEnd w:id="717"/>
    <w:bookmarkStart w:id="723" w:name="comparison-of-popular-actions"/>
    <w:p>
      <w:pPr>
        <w:pStyle w:val="Heading4"/>
      </w:pPr>
      <w:r>
        <w:t xml:space="preserve">13.8.0.2 Comparison of Popular Actions</w:t>
      </w:r>
    </w:p>
    <w:p>
      <w:pPr>
        <w:pStyle w:val="FirstParagraph"/>
      </w:pPr>
      <w:hyperlink r:id="rId71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6"/>
        </w:numPr>
      </w:pPr>
      <w:r>
        <w:rPr>
          <w:b/>
          <w:bCs/>
        </w:rPr>
        <w:t xml:space="preserve">Sticky comments</w:t>
      </w:r>
      <w:r>
        <w:t xml:space="preserve">: Creates or updates a comment identified by a unique header</w:t>
      </w:r>
    </w:p>
    <w:p>
      <w:pPr>
        <w:pStyle w:val="Compact"/>
        <w:numPr>
          <w:ilvl w:val="0"/>
          <w:numId w:val="1216"/>
        </w:numPr>
      </w:pPr>
      <w:r>
        <w:rPr>
          <w:b/>
          <w:bCs/>
        </w:rPr>
        <w:t xml:space="preserve">Multiple independent comments</w:t>
      </w:r>
      <w:r>
        <w:t xml:space="preserve">: Different workflows can maintain separate sticky comments using different headers</w:t>
      </w:r>
    </w:p>
    <w:p>
      <w:pPr>
        <w:pStyle w:val="Compact"/>
        <w:numPr>
          <w:ilvl w:val="0"/>
          <w:numId w:val="1216"/>
        </w:numPr>
      </w:pPr>
      <w:r>
        <w:rPr>
          <w:b/>
          <w:bCs/>
        </w:rPr>
        <w:t xml:space="preserve">Flexible update modes</w:t>
      </w:r>
      <w:r>
        <w:t xml:space="preserve">: Replace, append, recreate, delete, or hide comments</w:t>
      </w:r>
    </w:p>
    <w:p>
      <w:pPr>
        <w:pStyle w:val="Compact"/>
        <w:numPr>
          <w:ilvl w:val="0"/>
          <w:numId w:val="1216"/>
        </w:numPr>
      </w:pPr>
      <w:r>
        <w:rPr>
          <w:b/>
          <w:bCs/>
        </w:rPr>
        <w:t xml:space="preserve">File-based messages</w:t>
      </w:r>
      <w:r>
        <w:t xml:space="preserve">: Load comment content from files for complex templates</w:t>
      </w:r>
    </w:p>
    <w:p>
      <w:pPr>
        <w:pStyle w:val="Compact"/>
        <w:numPr>
          <w:ilvl w:val="0"/>
          <w:numId w:val="121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7"/>
        </w:numPr>
      </w:pPr>
      <w:r>
        <w:rPr>
          <w:b/>
          <w:bCs/>
        </w:rPr>
        <w:t xml:space="preserve">Progress tracking</w:t>
      </w:r>
      <w:r>
        <w:t xml:space="preserve">: Update comments as workflow steps complete or fail</w:t>
      </w:r>
    </w:p>
    <w:p>
      <w:pPr>
        <w:pStyle w:val="Compact"/>
        <w:numPr>
          <w:ilvl w:val="0"/>
          <w:numId w:val="1217"/>
        </w:numPr>
      </w:pPr>
      <w:r>
        <w:rPr>
          <w:b/>
          <w:bCs/>
        </w:rPr>
        <w:t xml:space="preserve">Identifier-based updates</w:t>
      </w:r>
      <w:r>
        <w:t xml:space="preserve">: Uses a hidden identifier to find and update the correct comment</w:t>
      </w:r>
    </w:p>
    <w:p>
      <w:pPr>
        <w:pStyle w:val="Compact"/>
        <w:numPr>
          <w:ilvl w:val="0"/>
          <w:numId w:val="1217"/>
        </w:numPr>
      </w:pPr>
      <w:r>
        <w:rPr>
          <w:b/>
          <w:bCs/>
        </w:rPr>
        <w:t xml:space="preserve">Multiple update modes</w:t>
      </w:r>
      <w:r>
        <w:t xml:space="preserve">: Append to existing comments, recreate, or delete</w:t>
      </w:r>
    </w:p>
    <w:p>
      <w:pPr>
        <w:pStyle w:val="Compact"/>
        <w:numPr>
          <w:ilvl w:val="0"/>
          <w:numId w:val="1217"/>
        </w:numPr>
      </w:pPr>
      <w:r>
        <w:rPr>
          <w:b/>
          <w:bCs/>
        </w:rPr>
        <w:t xml:space="preserve">Flexible targets</w:t>
      </w:r>
      <w:r>
        <w:t xml:space="preserve">: Comment on PRs, issues, or specific commits</w:t>
      </w:r>
    </w:p>
    <w:p>
      <w:pPr>
        <w:pStyle w:val="Compact"/>
        <w:numPr>
          <w:ilvl w:val="0"/>
          <w:numId w:val="121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8"/>
        </w:numPr>
      </w:pPr>
      <w:r>
        <w:rPr>
          <w:b/>
          <w:bCs/>
        </w:rPr>
        <w:t xml:space="preserve">Simple comment creation</w:t>
      </w:r>
      <w:r>
        <w:t xml:space="preserve">: Easy to post one-time or updated comments</w:t>
      </w:r>
    </w:p>
    <w:p>
      <w:pPr>
        <w:pStyle w:val="Compact"/>
        <w:numPr>
          <w:ilvl w:val="0"/>
          <w:numId w:val="1218"/>
        </w:numPr>
      </w:pPr>
      <w:r>
        <w:rPr>
          <w:b/>
          <w:bCs/>
        </w:rPr>
        <w:t xml:space="preserve">Comment updates</w:t>
      </w:r>
      <w:r>
        <w:t xml:space="preserve">: Find and update existing comments by ID or content</w:t>
      </w:r>
    </w:p>
    <w:p>
      <w:pPr>
        <w:pStyle w:val="Compact"/>
        <w:numPr>
          <w:ilvl w:val="0"/>
          <w:numId w:val="1218"/>
        </w:numPr>
      </w:pPr>
      <w:r>
        <w:rPr>
          <w:b/>
          <w:bCs/>
        </w:rPr>
        <w:t xml:space="preserve">Reactions</w:t>
      </w:r>
      <w:r>
        <w:t xml:space="preserve">: Add emoji reactions to comments</w:t>
      </w:r>
    </w:p>
    <w:p>
      <w:pPr>
        <w:pStyle w:val="Compact"/>
        <w:numPr>
          <w:ilvl w:val="0"/>
          <w:numId w:val="1218"/>
        </w:numPr>
      </w:pPr>
      <w:r>
        <w:rPr>
          <w:b/>
          <w:bCs/>
        </w:rPr>
        <w:t xml:space="preserve">Comment deletion</w:t>
      </w:r>
      <w:r>
        <w:t xml:space="preserve">: Remove comments when no longer needed</w:t>
      </w:r>
    </w:p>
    <w:p>
      <w:pPr>
        <w:pStyle w:val="Compact"/>
        <w:numPr>
          <w:ilvl w:val="0"/>
          <w:numId w:val="121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9"/>
        </w:numPr>
      </w:pPr>
      <w:r>
        <w:rPr>
          <w:b/>
          <w:bCs/>
        </w:rPr>
        <w:t xml:space="preserve">Sticky comments with links</w:t>
      </w:r>
      <w:r>
        <w:t xml:space="preserve">: Posts and updates a comment with the preview URL and optional QR code for mobile access</w:t>
      </w:r>
    </w:p>
    <w:p>
      <w:pPr>
        <w:pStyle w:val="Compact"/>
        <w:numPr>
          <w:ilvl w:val="0"/>
          <w:numId w:val="1219"/>
        </w:numPr>
      </w:pPr>
      <w:r>
        <w:rPr>
          <w:b/>
          <w:bCs/>
        </w:rPr>
        <w:t xml:space="preserve">Automatic cleanup</w:t>
      </w:r>
      <w:r>
        <w:t xml:space="preserve">: Removes preview deployments when PRs are closed</w:t>
      </w:r>
    </w:p>
    <w:p>
      <w:pPr>
        <w:pStyle w:val="Compact"/>
        <w:numPr>
          <w:ilvl w:val="0"/>
          <w:numId w:val="121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0"/>
        </w:numPr>
      </w:pPr>
      <w:r>
        <w:t xml:space="preserve">Keep a historical record of what each merged PR changed</w:t>
      </w:r>
    </w:p>
    <w:p>
      <w:pPr>
        <w:pStyle w:val="Compact"/>
        <w:numPr>
          <w:ilvl w:val="0"/>
          <w:numId w:val="1220"/>
        </w:numPr>
      </w:pPr>
      <w:r>
        <w:t xml:space="preserve">Allow stakeholders to review merged changes after the fact</w:t>
      </w:r>
    </w:p>
    <w:p>
      <w:pPr>
        <w:pStyle w:val="Compact"/>
        <w:numPr>
          <w:ilvl w:val="0"/>
          <w:numId w:val="122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3"/>
    <w:bookmarkStart w:id="72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4"/>
    <w:bookmarkStart w:id="72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1"/>
        </w:numPr>
      </w:pPr>
      <w:r>
        <w:t xml:space="preserve">You need to maintain multiple independent status comments (test results, coverage, deployment, etc.)</w:t>
      </w:r>
    </w:p>
    <w:p>
      <w:pPr>
        <w:pStyle w:val="Compact"/>
        <w:numPr>
          <w:ilvl w:val="0"/>
          <w:numId w:val="1221"/>
        </w:numPr>
      </w:pPr>
      <w:r>
        <w:t xml:space="preserve">You want to prevent comment spam by updating the same comment</w:t>
      </w:r>
    </w:p>
    <w:p>
      <w:pPr>
        <w:pStyle w:val="Compact"/>
        <w:numPr>
          <w:ilvl w:val="0"/>
          <w:numId w:val="1221"/>
        </w:numPr>
      </w:pPr>
      <w:r>
        <w:t xml:space="preserve">You need advanced features like hiding outdated comments or file-based templates</w:t>
      </w:r>
    </w:p>
    <w:p>
      <w:pPr>
        <w:pStyle w:val="Compact"/>
        <w:numPr>
          <w:ilvl w:val="0"/>
          <w:numId w:val="122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2"/>
        </w:numPr>
      </w:pPr>
      <w:r>
        <w:t xml:space="preserve">You have long-running workflows with multiple stages</w:t>
      </w:r>
    </w:p>
    <w:p>
      <w:pPr>
        <w:pStyle w:val="Compact"/>
        <w:numPr>
          <w:ilvl w:val="0"/>
          <w:numId w:val="1222"/>
        </w:numPr>
      </w:pPr>
      <w:r>
        <w:t xml:space="preserve">You want to provide progressive feedback as each stage completes</w:t>
      </w:r>
    </w:p>
    <w:p>
      <w:pPr>
        <w:pStyle w:val="Compact"/>
        <w:numPr>
          <w:ilvl w:val="0"/>
          <w:numId w:val="1222"/>
        </w:numPr>
      </w:pPr>
      <w:r>
        <w:t xml:space="preserve">You need the workflow to fail and report the failure in the comment</w:t>
      </w:r>
    </w:p>
    <w:p>
      <w:pPr>
        <w:pStyle w:val="Compact"/>
        <w:numPr>
          <w:ilvl w:val="0"/>
          <w:numId w:val="122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3"/>
        </w:numPr>
      </w:pPr>
      <w:r>
        <w:t xml:space="preserve">You need simple comment posting without complex update logic</w:t>
      </w:r>
    </w:p>
    <w:p>
      <w:pPr>
        <w:pStyle w:val="Compact"/>
        <w:numPr>
          <w:ilvl w:val="0"/>
          <w:numId w:val="1223"/>
        </w:numPr>
      </w:pPr>
      <w:r>
        <w:t xml:space="preserve">You want to add emoji reactions to comments</w:t>
      </w:r>
    </w:p>
    <w:p>
      <w:pPr>
        <w:pStyle w:val="Compact"/>
        <w:numPr>
          <w:ilvl w:val="0"/>
          <w:numId w:val="1223"/>
        </w:numPr>
      </w:pPr>
      <w:r>
        <w:t xml:space="preserve">You’re comfortable with the action’s simpler update mechanism</w:t>
      </w:r>
    </w:p>
    <w:p>
      <w:pPr>
        <w:pStyle w:val="Compact"/>
        <w:numPr>
          <w:ilvl w:val="0"/>
          <w:numId w:val="122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4"/>
        </w:numPr>
      </w:pPr>
      <w:r>
        <w:t xml:space="preserve">You need to deploy preview versions of your site/app to GitHub Pages for each PR</w:t>
      </w:r>
    </w:p>
    <w:p>
      <w:pPr>
        <w:pStyle w:val="Compact"/>
        <w:numPr>
          <w:ilvl w:val="0"/>
          <w:numId w:val="1224"/>
        </w:numPr>
      </w:pPr>
      <w:r>
        <w:t xml:space="preserve">You want stakeholders to review rendered output (documentation, UI) rather than just code</w:t>
      </w:r>
    </w:p>
    <w:p>
      <w:pPr>
        <w:pStyle w:val="Compact"/>
        <w:numPr>
          <w:ilvl w:val="0"/>
          <w:numId w:val="1224"/>
        </w:numPr>
      </w:pPr>
      <w:r>
        <w:t xml:space="preserve">You need automatic cleanup of preview deployments when PRs close</w:t>
      </w:r>
    </w:p>
    <w:p>
      <w:pPr>
        <w:pStyle w:val="Compact"/>
        <w:numPr>
          <w:ilvl w:val="0"/>
          <w:numId w:val="1224"/>
        </w:numPr>
      </w:pPr>
      <w:r>
        <w:t xml:space="preserve">You want to preserve previews of merged PRs for historical reference</w:t>
      </w:r>
    </w:p>
    <w:p>
      <w:pPr>
        <w:pStyle w:val="Compact"/>
        <w:numPr>
          <w:ilvl w:val="0"/>
          <w:numId w:val="1224"/>
        </w:numPr>
      </w:pPr>
      <w:r>
        <w:t xml:space="preserve">Your project uses GitHub Pages and benefits from preview environments</w:t>
      </w:r>
    </w:p>
    <w:bookmarkEnd w:id="725"/>
    <w:bookmarkStart w:id="72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opt/quarto/share/formats/docx/warning.png" id="727"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8"/>
    <w:bookmarkEnd w:id="729"/>
    <w:bookmarkStart w:id="73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5"/>
        </w:numPr>
      </w:pPr>
      <w:r>
        <w:rPr>
          <w:b/>
          <w:bCs/>
        </w:rPr>
        <w:t xml:space="preserve">Faster installation</w:t>
      </w:r>
      <w:r>
        <w:t xml:space="preserve">: Binary packages install in seconds rather than minutes</w:t>
      </w:r>
    </w:p>
    <w:p>
      <w:pPr>
        <w:pStyle w:val="Compact"/>
        <w:numPr>
          <w:ilvl w:val="0"/>
          <w:numId w:val="122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5"/>
        </w:numPr>
      </w:pPr>
      <w:r>
        <w:rPr>
          <w:b/>
          <w:bCs/>
        </w:rPr>
        <w:t xml:space="preserve">Complete CRAN coverage</w:t>
      </w:r>
      <w:r>
        <w:t xml:space="preserve">: Over 30,000 CRAN packages available as binaries (as of early 2025)</w:t>
      </w:r>
    </w:p>
    <w:p>
      <w:pPr>
        <w:pStyle w:val="Compact"/>
        <w:numPr>
          <w:ilvl w:val="0"/>
          <w:numId w:val="122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6"/>
        </w:numPr>
      </w:pPr>
      <w:r>
        <w:t xml:space="preserve">Your workflow installs many R packages</w:t>
      </w:r>
    </w:p>
    <w:p>
      <w:pPr>
        <w:pStyle w:val="Compact"/>
        <w:numPr>
          <w:ilvl w:val="0"/>
          <w:numId w:val="1226"/>
        </w:numPr>
      </w:pPr>
      <w:r>
        <w:t xml:space="preserve">Build times are a bottleneck in your CI pipeline</w:t>
      </w:r>
    </w:p>
    <w:p>
      <w:pPr>
        <w:pStyle w:val="Compact"/>
        <w:numPr>
          <w:ilvl w:val="0"/>
          <w:numId w:val="1226"/>
        </w:numPr>
      </w:pPr>
      <w:r>
        <w:t xml:space="preserve">You’re running on Ubuntu (focal, jammy, or noble)</w:t>
      </w:r>
    </w:p>
    <w:p>
      <w:pPr>
        <w:pStyle w:val="Compact"/>
        <w:numPr>
          <w:ilvl w:val="0"/>
          <w:numId w:val="122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732"/>
    <w:bookmarkStart w:id="736" w:name="additional-resources-2"/>
    <w:p>
      <w:pPr>
        <w:pStyle w:val="Heading2"/>
      </w:pPr>
      <w:r>
        <w:t xml:space="preserve">13.10 Additional Resources</w:t>
      </w:r>
    </w:p>
    <w:p>
      <w:pPr>
        <w:pStyle w:val="Compact"/>
        <w:numPr>
          <w:ilvl w:val="0"/>
          <w:numId w:val="1227"/>
        </w:numPr>
      </w:pPr>
      <w:hyperlink r:id="rId677">
        <w:r>
          <w:rPr>
            <w:rStyle w:val="Hyperlink"/>
          </w:rPr>
          <w:t xml:space="preserve">GitHub Actions features overview</w:t>
        </w:r>
      </w:hyperlink>
    </w:p>
    <w:p>
      <w:pPr>
        <w:pStyle w:val="Compact"/>
        <w:numPr>
          <w:ilvl w:val="0"/>
          <w:numId w:val="1227"/>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7"/>
        </w:numPr>
      </w:pPr>
      <w:hyperlink r:id="rId733">
        <w:r>
          <w:rPr>
            <w:rStyle w:val="Hyperlink"/>
          </w:rPr>
          <w:t xml:space="preserve">R Packages book: Continuous Integration</w:t>
        </w:r>
      </w:hyperlink>
    </w:p>
    <w:p>
      <w:pPr>
        <w:pStyle w:val="Compact"/>
        <w:numPr>
          <w:ilvl w:val="0"/>
          <w:numId w:val="1227"/>
        </w:numPr>
      </w:pPr>
      <w:hyperlink r:id="rId734">
        <w:r>
          <w:rPr>
            <w:rStyle w:val="Hyperlink"/>
          </w:rPr>
          <w:t xml:space="preserve">GitHub Actions documentation</w:t>
        </w:r>
      </w:hyperlink>
    </w:p>
    <w:p>
      <w:pPr>
        <w:pStyle w:val="Compact"/>
        <w:numPr>
          <w:ilvl w:val="0"/>
          <w:numId w:val="1227"/>
        </w:numPr>
      </w:pPr>
      <w:hyperlink r:id="rId735">
        <w:r>
          <w:rPr>
            <w:rStyle w:val="Hyperlink"/>
          </w:rPr>
          <w:t xml:space="preserve">Where to find help with r-lib/actions</w:t>
        </w:r>
      </w:hyperlink>
    </w:p>
    <w:p>
      <w:pPr>
        <w:pStyle w:val="Compact"/>
        <w:numPr>
          <w:ilvl w:val="0"/>
          <w:numId w:val="1227"/>
        </w:numPr>
      </w:pPr>
      <w:hyperlink r:id="rId714">
        <w:r>
          <w:rPr>
            <w:rStyle w:val="Hyperlink"/>
          </w:rPr>
          <w:t xml:space="preserve">GitHub Status</w:t>
        </w:r>
      </w:hyperlink>
      <w:r>
        <w:t xml:space="preserve"> </w:t>
      </w:r>
      <w:r>
        <w:t xml:space="preserve">- real-time status of GitHub services</w:t>
      </w:r>
    </w:p>
    <w:p>
      <w:r>
        <w:br w:type="page"/>
      </w:r>
    </w:p>
    <w:bookmarkEnd w:id="736"/>
    <w:bookmarkEnd w:id="737"/>
    <w:bookmarkStart w:id="79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8"/>
        </w:numPr>
      </w:pPr>
      <w:r>
        <w:t xml:space="preserve">Run a series of scripts in parallel or in a specific order to reproduce our work</w:t>
      </w:r>
    </w:p>
    <w:p>
      <w:pPr>
        <w:pStyle w:val="Compact"/>
        <w:numPr>
          <w:ilvl w:val="0"/>
          <w:numId w:val="1228"/>
        </w:numPr>
      </w:pPr>
      <w:r>
        <w:t xml:space="preserve">To check on the progress of a batch of jobs</w:t>
      </w:r>
    </w:p>
    <w:p>
      <w:pPr>
        <w:pStyle w:val="Compact"/>
        <w:numPr>
          <w:ilvl w:val="0"/>
          <w:numId w:val="1228"/>
        </w:numPr>
      </w:pPr>
      <w:r>
        <w:t xml:space="preserve">To use git and push to github</w:t>
      </w:r>
    </w:p>
    <w:bookmarkStart w:id="742"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1" w:name="fig-unix-desktop"/>
          <w:p>
            <w:pPr>
              <w:pStyle w:val="Compact"/>
              <w:jc w:val="center"/>
            </w:pPr>
            <w:r>
              <w:drawing>
                <wp:inline>
                  <wp:extent cx="5334000" cy="3380267"/>
                  <wp:effectExtent b="0" l="0" r="0" t="0"/>
                  <wp:docPr descr="" title="" id="739" name="Picture"/>
                  <a:graphic>
                    <a:graphicData uri="http://schemas.openxmlformats.org/drawingml/2006/picture">
                      <pic:pic>
                        <pic:nvPicPr>
                          <pic:cNvPr descr="assets/images/ex-desktop.jpg" id="740" name="Picture"/>
                          <pic:cNvPicPr>
                            <a:picLocks noChangeArrowheads="1" noChangeAspect="1"/>
                          </pic:cNvPicPr>
                        </pic:nvPicPr>
                        <pic:blipFill>
                          <a:blip r:embed="rId7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1"/>
        </w:tc>
      </w:tr>
    </w:tbl>
    <w:bookmarkEnd w:id="742"/>
    <w:bookmarkStart w:id="748"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3"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7" w:name="fig-unix-terminal"/>
          <w:p>
            <w:pPr>
              <w:pStyle w:val="Compact"/>
              <w:jc w:val="center"/>
            </w:pPr>
            <w:r>
              <w:drawing>
                <wp:inline>
                  <wp:extent cx="4488872" cy="8862646"/>
                  <wp:effectExtent b="0" l="0" r="0" t="0"/>
                  <wp:docPr descr="" title="" id="745" name="Picture"/>
                  <a:graphic>
                    <a:graphicData uri="http://schemas.openxmlformats.org/drawingml/2006/picture">
                      <pic:pic>
                        <pic:nvPicPr>
                          <pic:cNvPr descr="assets/images/ex-terminal.PNG" id="746" name="Picture"/>
                          <pic:cNvPicPr>
                            <a:picLocks noChangeArrowheads="1" noChangeAspect="1"/>
                          </pic:cNvPicPr>
                        </pic:nvPicPr>
                        <pic:blipFill>
                          <a:blip r:embed="rId7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7"/>
        </w:tc>
      </w:tr>
    </w:tbl>
    <w:bookmarkEnd w:id="748"/>
    <w:bookmarkStart w:id="770"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50"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50"/>
    <w:bookmarkStart w:id="751"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1"/>
    <w:bookmarkStart w:id="754" w:name="the-two-plugins-we-use"/>
    <w:p>
      <w:pPr>
        <w:pStyle w:val="Heading3"/>
      </w:pPr>
      <w:r>
        <w:t xml:space="preserve">14.3.3 The two plugins we use</w:t>
      </w:r>
    </w:p>
    <w:p>
      <w:pPr>
        <w:pStyle w:val="FirstParagraph"/>
      </w:pPr>
      <w:hyperlink r:id="rId75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4"/>
    <w:bookmarkStart w:id="756"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5"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6"/>
    <w:bookmarkStart w:id="759"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9"/>
    <w:bookmarkStart w:id="768"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7"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6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8"/>
    <w:bookmarkStart w:id="769"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9"/>
    <w:bookmarkEnd w:id="770"/>
    <w:bookmarkStart w:id="772"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1"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1"/>
          <w:p/>
        </w:tc>
      </w:tr>
    </w:tbl>
    <w:bookmarkEnd w:id="772"/>
    <w:bookmarkStart w:id="783" w:name="sec-shell-style"/>
    <w:p>
      <w:pPr>
        <w:pStyle w:val="Heading2"/>
      </w:pPr>
      <w:r>
        <w:t xml:space="preserve">14.5 Shell Scripting Style</w:t>
      </w:r>
    </w:p>
    <w:p>
      <w:pPr>
        <w:pStyle w:val="FirstParagraph"/>
      </w:pPr>
      <w:r>
        <w:t xml:space="preserve">For shell scripts, we follow the</w:t>
      </w:r>
      <w:r>
        <w:t xml:space="preserve"> </w:t>
      </w:r>
      <w:hyperlink r:id="rId77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4"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4"/>
    <w:bookmarkStart w:id="775"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5"/>
    <w:bookmarkStart w:id="776"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6"/>
    <w:bookmarkStart w:id="777"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7"/>
    <w:bookmarkStart w:id="778" w:name="security"/>
    <w:p>
      <w:pPr>
        <w:pStyle w:val="Heading3"/>
      </w:pPr>
      <w:r>
        <w:t xml:space="preserve">14.5.5 Security</w:t>
      </w:r>
    </w:p>
    <w:p>
      <w:pPr>
        <w:pStyle w:val="Compact"/>
        <w:numPr>
          <w:ilvl w:val="0"/>
          <w:numId w:val="1231"/>
        </w:numPr>
      </w:pPr>
      <w:r>
        <w:t xml:space="preserve">Never echo secrets;</w:t>
      </w:r>
      <w:r>
        <w:t xml:space="preserve"> </w:t>
      </w:r>
      <w:r>
        <w:t xml:space="preserve">redact tokens before logging command lines that carry them.</w:t>
      </w:r>
    </w:p>
    <w:p>
      <w:pPr>
        <w:pStyle w:val="Compact"/>
        <w:numPr>
          <w:ilvl w:val="0"/>
          <w:numId w:val="123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8"/>
    <w:bookmarkStart w:id="780" w:name="linting"/>
    <w:p>
      <w:pPr>
        <w:pStyle w:val="Heading3"/>
      </w:pPr>
      <w:r>
        <w:t xml:space="preserve">14.5.6 Linting</w:t>
      </w:r>
    </w:p>
    <w:p>
      <w:pPr>
        <w:pStyle w:val="FirstParagraph"/>
      </w:pPr>
      <w:hyperlink r:id="rId779">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0"/>
    <w:bookmarkStart w:id="781"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1"/>
    <w:bookmarkStart w:id="782"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2"/>
    <w:bookmarkEnd w:id="783"/>
    <w:bookmarkStart w:id="786"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5" w:name="common-mistakes"/>
    <w:p>
      <w:pPr>
        <w:pStyle w:val="Heading3"/>
      </w:pPr>
      <w:r>
        <w:t xml:space="preserve">14.6.1 Common Mistakes</w:t>
      </w:r>
    </w:p>
    <w:p>
      <w:pPr>
        <w:pStyle w:val="Compact"/>
        <w:numPr>
          <w:ilvl w:val="0"/>
          <w:numId w:val="1232"/>
        </w:numPr>
      </w:pPr>
      <w:r>
        <w:t xml:space="preserve">Remember to include all of the quotation marks around file paths that have a spaces.</w:t>
      </w:r>
    </w:p>
    <w:p>
      <w:pPr>
        <w:pStyle w:val="Compact"/>
        <w:numPr>
          <w:ilvl w:val="0"/>
          <w:numId w:val="123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5"/>
    <w:bookmarkEnd w:id="786"/>
    <w:bookmarkStart w:id="787"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7"/>
    <w:bookmarkStart w:id="791"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9"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9"/>
    <w:bookmarkStart w:id="790"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90"/>
    <w:bookmarkEnd w:id="791"/>
    <w:bookmarkEnd w:id="792"/>
    <w:bookmarkStart w:id="806" w:name="reproducible-environments"/>
    <w:p>
      <w:pPr>
        <w:pStyle w:val="Heading1"/>
      </w:pPr>
      <w:r>
        <w:t xml:space="preserve">15. Reproducible Environments</w:t>
      </w:r>
    </w:p>
    <w:bookmarkStart w:id="799" w:name="package-version-control-with-renv"/>
    <w:p>
      <w:pPr>
        <w:pStyle w:val="Heading2"/>
      </w:pPr>
      <w:r>
        <w:t xml:space="preserve">15.1 Package Version Control with renv</w:t>
      </w:r>
    </w:p>
    <w:bookmarkStart w:id="79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3"/>
    <w:bookmarkStart w:id="79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Create an RProject file and ensure that your working directory is set to the correct folder</w:t>
      </w:r>
    </w:p>
    <w:p>
      <w:pPr>
        <w:pStyle w:val="Compact"/>
        <w:numPr>
          <w:ilvl w:val="0"/>
          <w:numId w:val="123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4"/>
    <w:bookmarkStart w:id="797"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6"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5">
        <w:r>
          <w:rPr>
            <w:rStyle w:val="Hyperlink"/>
          </w:rPr>
          <w:t xml:space="preserve">official renv documentation</w:t>
        </w:r>
      </w:hyperlink>
      <w:r>
        <w:t xml:space="preserve">.</w:t>
      </w:r>
    </w:p>
    <w:bookmarkEnd w:id="796"/>
    <w:bookmarkEnd w:id="797"/>
    <w:bookmarkStart w:id="798"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6"/>
        </w:numPr>
      </w:pPr>
      <w:r>
        <w:t xml:space="preserve">Pull the most updated version of the project from GitHub</w:t>
      </w:r>
    </w:p>
    <w:p>
      <w:pPr>
        <w:pStyle w:val="Compact"/>
        <w:numPr>
          <w:ilvl w:val="0"/>
          <w:numId w:val="1236"/>
        </w:numPr>
      </w:pPr>
      <w:r>
        <w:t xml:space="preserve">Open the project’s RProject file</w:t>
      </w:r>
    </w:p>
    <w:p>
      <w:pPr>
        <w:pStyle w:val="Compact"/>
        <w:numPr>
          <w:ilvl w:val="0"/>
          <w:numId w:val="123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6"/>
        </w:numPr>
      </w:pPr>
      <w:r>
        <w:t xml:space="preserve">Wait for the correct versions of each package to install/update. This may take some time, depending on how many packages the project uses.</w:t>
      </w:r>
    </w:p>
    <w:p>
      <w:pPr>
        <w:pStyle w:val="Compact"/>
        <w:numPr>
          <w:ilvl w:val="0"/>
          <w:numId w:val="123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6"/>
        </w:numPr>
      </w:pPr>
      <w:r>
        <w:t xml:space="preserve">If you make edits to the code and introduce new/updated packages, see the section above for instructions on how to make updates.</w:t>
      </w:r>
    </w:p>
    <w:bookmarkEnd w:id="798"/>
    <w:bookmarkEnd w:id="799"/>
    <w:bookmarkStart w:id="800"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7"/>
        </w:numPr>
      </w:pPr>
      <w:r>
        <w:rPr>
          <w:b/>
          <w:bCs/>
        </w:rPr>
        <w:t xml:space="preserve">Fast installation</w:t>
      </w:r>
      <w:r>
        <w:t xml:space="preserve">: Binary packages install in seconds, not minutes</w:t>
      </w:r>
    </w:p>
    <w:p>
      <w:pPr>
        <w:pStyle w:val="Compact"/>
        <w:numPr>
          <w:ilvl w:val="0"/>
          <w:numId w:val="1237"/>
        </w:numPr>
      </w:pPr>
      <w:r>
        <w:rPr>
          <w:b/>
          <w:bCs/>
        </w:rPr>
        <w:t xml:space="preserve">Automatic dependency resolution</w:t>
      </w:r>
      <w:r>
        <w:t xml:space="preserve">: System dependencies are handled automatically</w:t>
      </w:r>
    </w:p>
    <w:p>
      <w:pPr>
        <w:pStyle w:val="Compact"/>
        <w:numPr>
          <w:ilvl w:val="0"/>
          <w:numId w:val="1237"/>
        </w:numPr>
      </w:pPr>
      <w:r>
        <w:rPr>
          <w:b/>
          <w:bCs/>
        </w:rPr>
        <w:t xml:space="preserve">System-level integration</w:t>
      </w:r>
      <w:r>
        <w:t xml:space="preserve">: Packages integrate with Ubuntu’s package management</w:t>
      </w:r>
    </w:p>
    <w:p>
      <w:pPr>
        <w:pStyle w:val="Compact"/>
        <w:numPr>
          <w:ilvl w:val="0"/>
          <w:numId w:val="123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8"/>
        </w:numPr>
      </w:pPr>
      <w:r>
        <w:t xml:space="preserve">Ubuntu 24.04</w:t>
      </w:r>
      <w:r>
        <w:t xml:space="preserve"> </w:t>
      </w:r>
      <w:r>
        <w:t xml:space="preserve">“noble”</w:t>
      </w:r>
      <w:r>
        <w:t xml:space="preserve"> </w:t>
      </w:r>
      <w:r>
        <w:t xml:space="preserve">(amd64 and arm64)</w:t>
      </w:r>
    </w:p>
    <w:p>
      <w:pPr>
        <w:pStyle w:val="Compact"/>
        <w:numPr>
          <w:ilvl w:val="0"/>
          <w:numId w:val="1238"/>
        </w:numPr>
      </w:pPr>
      <w:r>
        <w:t xml:space="preserve">Ubuntu 22.04</w:t>
      </w:r>
      <w:r>
        <w:t xml:space="preserve"> </w:t>
      </w:r>
      <w:r>
        <w:t xml:space="preserve">“jammy”</w:t>
      </w:r>
      <w:r>
        <w:t xml:space="preserve"> </w:t>
      </w:r>
      <w:r>
        <w:t xml:space="preserve">(amd64)</w:t>
      </w:r>
    </w:p>
    <w:p>
      <w:pPr>
        <w:pStyle w:val="Compact"/>
        <w:numPr>
          <w:ilvl w:val="0"/>
          <w:numId w:val="123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9"/>
        </w:numPr>
      </w:pPr>
      <w:r>
        <w:rPr>
          <w:b/>
          <w:bCs/>
        </w:rPr>
        <w:t xml:space="preserve">Use r2u when</w:t>
      </w:r>
      <w:r>
        <w:t xml:space="preserve">: You work primarily on Ubuntu systems, want fast package installation, or need system-level package management</w:t>
      </w:r>
    </w:p>
    <w:p>
      <w:pPr>
        <w:pStyle w:val="Compact"/>
        <w:numPr>
          <w:ilvl w:val="0"/>
          <w:numId w:val="1239"/>
        </w:numPr>
      </w:pPr>
      <w:r>
        <w:rPr>
          <w:b/>
          <w:bCs/>
        </w:rPr>
        <w:t xml:space="preserve">Use renv when</w:t>
      </w:r>
      <w:r>
        <w:t xml:space="preserve">: You need cross-platform reproducibility, work on macOS/Windows, or require project-specific package libraries</w:t>
      </w:r>
    </w:p>
    <w:p>
      <w:pPr>
        <w:pStyle w:val="Compact"/>
        <w:numPr>
          <w:ilvl w:val="0"/>
          <w:numId w:val="123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800"/>
    <w:bookmarkStart w:id="802" w:name="managing-r-versions-with-rig"/>
    <w:p>
      <w:pPr>
        <w:pStyle w:val="Heading2"/>
      </w:pPr>
      <w:r>
        <w:t xml:space="preserve">15.3 Managing R Versions with rig</w:t>
      </w:r>
    </w:p>
    <w:p>
      <w:pPr>
        <w:pStyle w:val="FirstParagraph"/>
      </w:pPr>
      <w:hyperlink r:id="rId801">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0"/>
        </w:numPr>
      </w:pPr>
      <w:r>
        <w:rPr>
          <w:b/>
          <w:bCs/>
        </w:rPr>
        <w:t xml:space="preserve">Multi-version support</w:t>
      </w:r>
      <w:r>
        <w:t xml:space="preserve">: Install and switch between multiple R versions</w:t>
      </w:r>
    </w:p>
    <w:p>
      <w:pPr>
        <w:pStyle w:val="Compact"/>
        <w:numPr>
          <w:ilvl w:val="0"/>
          <w:numId w:val="1240"/>
        </w:numPr>
      </w:pPr>
      <w:r>
        <w:rPr>
          <w:b/>
          <w:bCs/>
        </w:rPr>
        <w:t xml:space="preserve">Cross-platform</w:t>
      </w:r>
      <w:r>
        <w:t xml:space="preserve">: Works on macOS, Windows, and Linux</w:t>
      </w:r>
    </w:p>
    <w:p>
      <w:pPr>
        <w:pStyle w:val="Compact"/>
        <w:numPr>
          <w:ilvl w:val="0"/>
          <w:numId w:val="124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0"/>
        </w:numPr>
      </w:pPr>
      <w:r>
        <w:rPr>
          <w:b/>
          <w:bCs/>
        </w:rPr>
        <w:t xml:space="preserve">RStudio / Positron integration</w:t>
      </w:r>
      <w:r>
        <w:t xml:space="preserve">: Registered R versions are automatically available in RStudio and Positron</w:t>
      </w:r>
    </w:p>
    <w:p>
      <w:pPr>
        <w:pStyle w:val="Compact"/>
        <w:numPr>
          <w:ilvl w:val="0"/>
          <w:numId w:val="124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1"/>
        </w:numPr>
      </w:pPr>
      <w:r>
        <w:t xml:space="preserve">You need a specific older R version to reproduce results from a published analysis</w:t>
      </w:r>
    </w:p>
    <w:p>
      <w:pPr>
        <w:pStyle w:val="Compact"/>
        <w:numPr>
          <w:ilvl w:val="0"/>
          <w:numId w:val="1241"/>
        </w:numPr>
      </w:pPr>
      <w:r>
        <w:t xml:space="preserve">You want to test code against multiple R versions</w:t>
      </w:r>
    </w:p>
    <w:p>
      <w:pPr>
        <w:pStyle w:val="Compact"/>
        <w:numPr>
          <w:ilvl w:val="0"/>
          <w:numId w:val="124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1">
        <w:r>
          <w:rPr>
            <w:rStyle w:val="Hyperlink"/>
          </w:rPr>
          <w:t xml:space="preserve">rig GitHub repository</w:t>
        </w:r>
      </w:hyperlink>
      <w:r>
        <w:t xml:space="preserve">.</w:t>
      </w:r>
    </w:p>
    <w:bookmarkEnd w:id="802"/>
    <w:bookmarkStart w:id="805"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2"/>
        </w:numPr>
      </w:pPr>
      <w:r>
        <w:t xml:space="preserve">SSH into the Docker server.</w:t>
      </w:r>
    </w:p>
    <w:p>
      <w:pPr>
        <w:pStyle w:val="Compact"/>
        <w:numPr>
          <w:ilvl w:val="0"/>
          <w:numId w:val="124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5"/>
    <w:bookmarkEnd w:id="806"/>
    <w:bookmarkStart w:id="834" w:name="code-publication"/>
    <w:p>
      <w:pPr>
        <w:pStyle w:val="Heading1"/>
      </w:pPr>
      <w:r>
        <w:t xml:space="preserve">16. Code Publication</w:t>
      </w:r>
    </w:p>
    <w:bookmarkStart w:id="807" w:name="checklist-overview"/>
    <w:p>
      <w:pPr>
        <w:pStyle w:val="Heading2"/>
      </w:pPr>
      <w:r>
        <w:t xml:space="preserve">16.1 Checklist overview</w:t>
      </w:r>
    </w:p>
    <w:p>
      <w:pPr>
        <w:pStyle w:val="Compact"/>
        <w:numPr>
          <w:ilvl w:val="0"/>
          <w:numId w:val="1243"/>
        </w:numPr>
      </w:pPr>
      <w:hyperlink w:anchor="fill-out-file-headers">
        <w:r>
          <w:rPr>
            <w:rStyle w:val="Hyperlink"/>
          </w:rPr>
          <w:t xml:space="preserve">Fill out file headers</w:t>
        </w:r>
      </w:hyperlink>
    </w:p>
    <w:p>
      <w:pPr>
        <w:pStyle w:val="Compact"/>
        <w:numPr>
          <w:ilvl w:val="0"/>
          <w:numId w:val="1243"/>
        </w:numPr>
      </w:pPr>
      <w:hyperlink w:anchor="clean-up-comments">
        <w:r>
          <w:rPr>
            <w:rStyle w:val="Hyperlink"/>
          </w:rPr>
          <w:t xml:space="preserve">Clean up comments</w:t>
        </w:r>
      </w:hyperlink>
    </w:p>
    <w:p>
      <w:pPr>
        <w:pStyle w:val="Compact"/>
        <w:numPr>
          <w:ilvl w:val="0"/>
          <w:numId w:val="1243"/>
        </w:numPr>
      </w:pPr>
      <w:hyperlink w:anchor="document-functions">
        <w:r>
          <w:rPr>
            <w:rStyle w:val="Hyperlink"/>
          </w:rPr>
          <w:t xml:space="preserve">Document functions</w:t>
        </w:r>
      </w:hyperlink>
    </w:p>
    <w:p>
      <w:pPr>
        <w:pStyle w:val="Compact"/>
        <w:numPr>
          <w:ilvl w:val="0"/>
          <w:numId w:val="1243"/>
        </w:numPr>
      </w:pPr>
      <w:hyperlink w:anchor="remove-deprecated-filepaths">
        <w:r>
          <w:rPr>
            <w:rStyle w:val="Hyperlink"/>
          </w:rPr>
          <w:t xml:space="preserve">Remove deprecated filepaths</w:t>
        </w:r>
      </w:hyperlink>
    </w:p>
    <w:p>
      <w:pPr>
        <w:pStyle w:val="Compact"/>
        <w:numPr>
          <w:ilvl w:val="0"/>
          <w:numId w:val="1243"/>
        </w:numPr>
      </w:pPr>
      <w:hyperlink w:anchor="ensure-project-runs-via-bash">
        <w:r>
          <w:rPr>
            <w:rStyle w:val="Hyperlink"/>
          </w:rPr>
          <w:t xml:space="preserve">Ensure project runs via bash</w:t>
        </w:r>
      </w:hyperlink>
    </w:p>
    <w:p>
      <w:pPr>
        <w:pStyle w:val="Compact"/>
        <w:numPr>
          <w:ilvl w:val="0"/>
          <w:numId w:val="1243"/>
        </w:numPr>
      </w:pPr>
      <w:hyperlink w:anchor="complete-the-readme">
        <w:r>
          <w:rPr>
            <w:rStyle w:val="Hyperlink"/>
          </w:rPr>
          <w:t xml:space="preserve">Complete the README</w:t>
        </w:r>
      </w:hyperlink>
    </w:p>
    <w:p>
      <w:pPr>
        <w:pStyle w:val="Compact"/>
        <w:numPr>
          <w:ilvl w:val="0"/>
          <w:numId w:val="1243"/>
        </w:numPr>
      </w:pPr>
      <w:hyperlink w:anchor="clean-up-feature-branches">
        <w:r>
          <w:rPr>
            <w:rStyle w:val="Hyperlink"/>
          </w:rPr>
          <w:t xml:space="preserve">Clean up feature branches</w:t>
        </w:r>
      </w:hyperlink>
    </w:p>
    <w:p>
      <w:pPr>
        <w:pStyle w:val="Compact"/>
        <w:numPr>
          <w:ilvl w:val="0"/>
          <w:numId w:val="1243"/>
        </w:numPr>
      </w:pPr>
      <w:hyperlink w:anchor="sec-create-github-release">
        <w:r>
          <w:rPr>
            <w:rStyle w:val="Hyperlink"/>
          </w:rPr>
          <w:t xml:space="preserve">Create GitHub release</w:t>
        </w:r>
      </w:hyperlink>
    </w:p>
    <w:bookmarkEnd w:id="807"/>
    <w:bookmarkStart w:id="809"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8">
        <w:r>
          <w:rPr>
            <w:rStyle w:val="Hyperlink"/>
          </w:rPr>
          <w:t xml:space="preserve">here.</w:t>
        </w:r>
      </w:hyperlink>
    </w:p>
    <w:bookmarkEnd w:id="809"/>
    <w:bookmarkStart w:id="810"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10"/>
    <w:bookmarkStart w:id="812"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1">
        <w:r>
          <w:rPr>
            <w:rStyle w:val="Hyperlink"/>
          </w:rPr>
          <w:t xml:space="preserve">here.</w:t>
        </w:r>
      </w:hyperlink>
    </w:p>
    <w:bookmarkEnd w:id="812"/>
    <w:bookmarkStart w:id="813"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3"/>
    <w:bookmarkStart w:id="815"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4">
        <w:r>
          <w:rPr>
            <w:rStyle w:val="Hyperlink"/>
          </w:rPr>
          <w:t xml:space="preserve">here.</w:t>
        </w:r>
      </w:hyperlink>
    </w:p>
    <w:bookmarkEnd w:id="815"/>
    <w:bookmarkStart w:id="816"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4"/>
        </w:numPr>
      </w:pPr>
      <w:r>
        <w:t xml:space="preserve">0-config.R: configuration file that sets data directories, sources base functions, and loads required libraries</w:t>
      </w:r>
    </w:p>
    <w:p>
      <w:pPr>
        <w:pStyle w:val="BlockText"/>
        <w:numPr>
          <w:ilvl w:val="0"/>
          <w:numId w:val="1244"/>
        </w:numPr>
      </w:pPr>
      <w:r>
        <w:t xml:space="preserve">0-base-functions: folder containing scripts with functions used in the analysis</w:t>
      </w:r>
    </w:p>
    <w:p>
      <w:pPr>
        <w:pStyle w:val="BlockText"/>
        <w:numPr>
          <w:ilvl w:val="1"/>
          <w:numId w:val="1245"/>
        </w:numPr>
      </w:pPr>
      <w:r>
        <w:t xml:space="preserve">0-base-functions.R: R script containing general functions used across the analysis</w:t>
      </w:r>
    </w:p>
    <w:p>
      <w:pPr>
        <w:pStyle w:val="BlockText"/>
        <w:numPr>
          <w:ilvl w:val="1"/>
          <w:numId w:val="1245"/>
        </w:numPr>
      </w:pPr>
      <w:r>
        <w:t xml:space="preserve">0-bias-corr-functions.R: R script containing functions used in bias correction</w:t>
      </w:r>
    </w:p>
    <w:p>
      <w:pPr>
        <w:pStyle w:val="BlockText"/>
        <w:numPr>
          <w:ilvl w:val="1"/>
          <w:numId w:val="124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5"/>
        </w:numPr>
      </w:pPr>
      <w:r>
        <w:t xml:space="preserve">0-prior-functions.R: R script containing functions to generate priors</w:t>
      </w:r>
    </w:p>
    <w:p>
      <w:pPr>
        <w:pStyle w:val="BlockText"/>
        <w:numPr>
          <w:ilvl w:val="0"/>
          <w:numId w:val="1244"/>
        </w:numPr>
      </w:pPr>
      <w:r>
        <w:t xml:space="preserve">1-data: folder containing data processing scripts NOTE: some scripts are deprecated</w:t>
      </w:r>
    </w:p>
    <w:p>
      <w:pPr>
        <w:pStyle w:val="BlockText"/>
        <w:numPr>
          <w:ilvl w:val="0"/>
          <w:numId w:val="1244"/>
        </w:numPr>
      </w:pPr>
      <w:r>
        <w:t xml:space="preserve">2-analysis: folder containing analysis scripts. To rerun all scripts in this subdirectory, run the bash script 0-run-analysis.sh.</w:t>
      </w:r>
    </w:p>
    <w:p>
      <w:pPr>
        <w:pStyle w:val="BlockText"/>
        <w:numPr>
          <w:ilvl w:val="1"/>
          <w:numId w:val="1246"/>
        </w:numPr>
      </w:pPr>
      <w:r>
        <w:t xml:space="preserve">1-obtain-priors-state.R: obtain priors for each state</w:t>
      </w:r>
    </w:p>
    <w:p>
      <w:pPr>
        <w:pStyle w:val="BlockText"/>
        <w:numPr>
          <w:ilvl w:val="1"/>
          <w:numId w:val="1246"/>
        </w:numPr>
      </w:pPr>
      <w:r>
        <w:t xml:space="preserve">2-est-expected-cases-state.R: estimate expected cases in each state</w:t>
      </w:r>
    </w:p>
    <w:p>
      <w:pPr>
        <w:pStyle w:val="BlockText"/>
        <w:numPr>
          <w:ilvl w:val="1"/>
          <w:numId w:val="1246"/>
        </w:numPr>
      </w:pPr>
      <w:r>
        <w:t xml:space="preserve">3-est-expected-cases-state-perf-testing.R: estimate expected cases in each state, estimate the percentage of underestimation due to incomplete testing vs. imperfect test accuracy</w:t>
      </w:r>
    </w:p>
    <w:p>
      <w:pPr>
        <w:pStyle w:val="BlockText"/>
        <w:numPr>
          <w:ilvl w:val="1"/>
          <w:numId w:val="1246"/>
        </w:numPr>
      </w:pPr>
      <w:r>
        <w:t xml:space="preserve">4-obtain-testing-protocols.R: find testing protocols for each state.</w:t>
      </w:r>
    </w:p>
    <w:p>
      <w:pPr>
        <w:pStyle w:val="BlockText"/>
        <w:numPr>
          <w:ilvl w:val="1"/>
          <w:numId w:val="1246"/>
        </w:numPr>
      </w:pPr>
      <w:r>
        <w:t xml:space="preserve">5-summarize-results.R: summarize results; obtain results for in text numerical results.</w:t>
      </w:r>
    </w:p>
    <w:p>
      <w:pPr>
        <w:pStyle w:val="BlockText"/>
        <w:numPr>
          <w:ilvl w:val="0"/>
          <w:numId w:val="1244"/>
        </w:numPr>
      </w:pPr>
      <w:r>
        <w:t xml:space="preserve">3-figure-table-scripts: folder containing figure scripts. To rerun all scripts in this subdirectory, run the bash script 0-run-figs.sh.</w:t>
      </w:r>
    </w:p>
    <w:p>
      <w:pPr>
        <w:pStyle w:val="BlockText"/>
        <w:numPr>
          <w:ilvl w:val="1"/>
          <w:numId w:val="1247"/>
        </w:numPr>
      </w:pPr>
      <w:r>
        <w:t xml:space="preserve">1-fig-testing.R: creates plot of testing patterns by state over time</w:t>
      </w:r>
    </w:p>
    <w:p>
      <w:pPr>
        <w:pStyle w:val="BlockText"/>
        <w:numPr>
          <w:ilvl w:val="1"/>
          <w:numId w:val="1247"/>
        </w:numPr>
      </w:pPr>
      <w:r>
        <w:t xml:space="preserve">2-fig-cases-usa-state-bar.R: creates bar plot of confirmed vs. estimated infections by state</w:t>
      </w:r>
    </w:p>
    <w:p>
      <w:pPr>
        <w:pStyle w:val="BlockText"/>
        <w:numPr>
          <w:ilvl w:val="1"/>
          <w:numId w:val="1247"/>
        </w:numPr>
      </w:pPr>
      <w:r>
        <w:t xml:space="preserve">3a-fig-map-usa-state.R: creates map of confirmed vs. estimated infections by state</w:t>
      </w:r>
    </w:p>
    <w:p>
      <w:pPr>
        <w:pStyle w:val="BlockText"/>
        <w:numPr>
          <w:ilvl w:val="1"/>
          <w:numId w:val="1247"/>
        </w:numPr>
      </w:pPr>
      <w:r>
        <w:t xml:space="preserve">3b-fig-map-usa-state-shiny.R: creates map of confirmed vs. estimated infections by state with search functionality by state</w:t>
      </w:r>
    </w:p>
    <w:p>
      <w:pPr>
        <w:pStyle w:val="BlockText"/>
        <w:numPr>
          <w:ilvl w:val="1"/>
          <w:numId w:val="1247"/>
        </w:numPr>
      </w:pPr>
      <w:r>
        <w:t xml:space="preserve">4-fig-priors.R: creates figure with priors for US as a whole</w:t>
      </w:r>
    </w:p>
    <w:p>
      <w:pPr>
        <w:pStyle w:val="BlockText"/>
        <w:numPr>
          <w:ilvl w:val="1"/>
          <w:numId w:val="1247"/>
        </w:numPr>
      </w:pPr>
      <w:r>
        <w:t xml:space="preserve">5-fig-density-usa.R: creates figure of distribution of estimated cases in the US</w:t>
      </w:r>
    </w:p>
    <w:p>
      <w:pPr>
        <w:pStyle w:val="BlockText"/>
        <w:numPr>
          <w:ilvl w:val="1"/>
          <w:numId w:val="1247"/>
        </w:numPr>
      </w:pPr>
      <w:r>
        <w:t xml:space="preserve">6-table-data-quality.R: creates table of data quality grading from COVID Tracking Project</w:t>
      </w:r>
    </w:p>
    <w:p>
      <w:pPr>
        <w:pStyle w:val="BlockText"/>
        <w:numPr>
          <w:ilvl w:val="1"/>
          <w:numId w:val="1247"/>
        </w:numPr>
      </w:pPr>
      <w:r>
        <w:t xml:space="preserve">7-fig-testpos.R: creates figure of the probability of testing positive among those tested by state</w:t>
      </w:r>
    </w:p>
    <w:p>
      <w:pPr>
        <w:pStyle w:val="BlockText"/>
        <w:numPr>
          <w:ilvl w:val="1"/>
          <w:numId w:val="1247"/>
        </w:numPr>
      </w:pPr>
      <w:r>
        <w:t xml:space="preserve">8-fig-percent-undertesting-state.R: creates figure of the percentage of under estimation due to incomplete testing</w:t>
      </w:r>
    </w:p>
    <w:p>
      <w:pPr>
        <w:pStyle w:val="BlockText"/>
        <w:numPr>
          <w:ilvl w:val="0"/>
          <w:numId w:val="1244"/>
        </w:numPr>
      </w:pPr>
      <w:r>
        <w:t xml:space="preserve">4-figures: folder containing figure files.</w:t>
      </w:r>
    </w:p>
    <w:p>
      <w:pPr>
        <w:pStyle w:val="BlockText"/>
        <w:numPr>
          <w:ilvl w:val="0"/>
          <w:numId w:val="1244"/>
        </w:numPr>
      </w:pPr>
      <w:r>
        <w:t xml:space="preserve">5-results: folder containing analysis results objects.</w:t>
      </w:r>
    </w:p>
    <w:p>
      <w:pPr>
        <w:pStyle w:val="BlockText"/>
        <w:numPr>
          <w:ilvl w:val="0"/>
          <w:numId w:val="124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6"/>
    <w:bookmarkStart w:id="817"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7"/>
    <w:bookmarkStart w:id="819"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8">
        <w:r>
          <w:rPr>
            <w:rStyle w:val="Hyperlink"/>
          </w:rPr>
          <w:t xml:space="preserve">Managing releases in a repository</w:t>
        </w:r>
      </w:hyperlink>
      <w:r>
        <w:t xml:space="preserve">.</w:t>
      </w:r>
    </w:p>
    <w:bookmarkEnd w:id="819"/>
    <w:bookmarkStart w:id="833"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20">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1">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2">
        <w:r>
          <w:rPr>
            <w:rStyle w:val="Hyperlink"/>
          </w:rPr>
          <w:t xml:space="preserve">CRAN stages diagram</w:t>
        </w:r>
      </w:hyperlink>
      <w:r>
        <w:t xml:space="preserve"> </w:t>
      </w:r>
      <w:r>
        <w:t xml:space="preserve">by Edgar Ruiz.</w:t>
      </w:r>
    </w:p>
    <w:bookmarkStart w:id="823"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3"/>
    <w:bookmarkStart w:id="827"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0"/>
        </w:numPr>
      </w:pPr>
      <w:r>
        <w:rPr>
          <w:rStyle w:val="VerbatimChar"/>
        </w:rPr>
        <w:t xml:space="preserve">devtools::check_win_devel()</w:t>
      </w:r>
      <w:r>
        <w:t xml:space="preserve"> </w:t>
      </w:r>
      <w:r>
        <w:t xml:space="preserve">- tests on Windows with the development version of R</w:t>
      </w:r>
    </w:p>
    <w:p>
      <w:pPr>
        <w:pStyle w:val="Compact"/>
        <w:numPr>
          <w:ilvl w:val="1"/>
          <w:numId w:val="1250"/>
        </w:numPr>
      </w:pPr>
      <w:hyperlink r:id="rId824">
        <w:r>
          <w:rPr>
            <w:rStyle w:val="Hyperlink"/>
          </w:rPr>
          <w:t xml:space="preserve">R-hub</w:t>
        </w:r>
      </w:hyperlink>
      <w:r>
        <w:t xml:space="preserve"> </w:t>
      </w:r>
      <w:r>
        <w:t xml:space="preserve">- tests on a wide range of platforms.</w:t>
      </w:r>
      <w:r>
        <w:t xml:space="preserve"> </w:t>
      </w:r>
      <w:r>
        <w:t xml:space="preserve">In</w:t>
      </w:r>
      <w:r>
        <w:t xml:space="preserve"> </w:t>
      </w:r>
      <w:hyperlink r:id="rId825">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9"/>
        </w:numPr>
      </w:pPr>
      <w:r>
        <w:rPr>
          <w:b/>
          <w:bCs/>
        </w:rPr>
        <w:t xml:space="preserve">Review CRAN policies</w:t>
      </w:r>
      <w:r>
        <w:t xml:space="preserve">: Ensure your package complies with the</w:t>
      </w:r>
      <w:r>
        <w:t xml:space="preserve"> </w:t>
      </w:r>
      <w:hyperlink r:id="rId826">
        <w:r>
          <w:rPr>
            <w:rStyle w:val="Hyperlink"/>
          </w:rPr>
          <w:t xml:space="preserve">CRAN Repository Policy</w:t>
        </w:r>
      </w:hyperlink>
      <w:r>
        <w:t xml:space="preserve">.</w:t>
      </w:r>
    </w:p>
    <w:bookmarkEnd w:id="827"/>
    <w:bookmarkStart w:id="829"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8">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9"/>
    <w:bookmarkStart w:id="832" w:name="after-cran-acceptance"/>
    <w:p>
      <w:pPr>
        <w:pStyle w:val="Heading3"/>
      </w:pPr>
      <w:r>
        <w:t xml:space="preserve">16.10.4 After CRAN Acceptance</w:t>
      </w:r>
    </w:p>
    <w:p>
      <w:pPr>
        <w:pStyle w:val="FirstParagraph"/>
      </w:pPr>
      <w:r>
        <w:t xml:space="preserve">Once CRAN accepts your package:</w:t>
      </w:r>
    </w:p>
    <w:p>
      <w:pPr>
        <w:numPr>
          <w:ilvl w:val="0"/>
          <w:numId w:val="125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1"/>
        </w:numPr>
      </w:pPr>
      <w:r>
        <w:rPr>
          <w:b/>
          <w:bCs/>
        </w:rPr>
        <w:t xml:space="preserve">Track adoption over time</w:t>
      </w:r>
      <w:r>
        <w:t xml:space="preserve">: the</w:t>
      </w:r>
      <w:r>
        <w:t xml:space="preserve"> </w:t>
      </w:r>
      <w:hyperlink r:id="rId830">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1">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2"/>
    <w:bookmarkEnd w:id="833"/>
    <w:bookmarkEnd w:id="834"/>
    <w:bookmarkStart w:id="853" w:name="data-publication"/>
    <w:p>
      <w:pPr>
        <w:pStyle w:val="Heading1"/>
      </w:pPr>
      <w:r>
        <w:t xml:space="preserve">17. Data Publication</w:t>
      </w:r>
    </w:p>
    <w:bookmarkStart w:id="83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5"/>
    <w:bookmarkStart w:id="84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6"/>
    <w:bookmarkStart w:id="83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7"/>
    <w:bookmarkStart w:id="83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8">
        <w:r>
          <w:rPr>
            <w:rStyle w:val="Hyperlink"/>
          </w:rPr>
          <w:t xml:space="preserve">UC Davis DataLab GIS workshops</w:t>
        </w:r>
      </w:hyperlink>
      <w:r>
        <w:t xml:space="preserve">, including resources on QGIS and spatial SQL.</w:t>
      </w:r>
    </w:p>
    <w:bookmarkEnd w:id="839"/>
    <w:bookmarkEnd w:id="840"/>
    <w:bookmarkStart w:id="844" w:name="create-public-ids"/>
    <w:p>
      <w:pPr>
        <w:pStyle w:val="Heading2"/>
      </w:pPr>
      <w:r>
        <w:t xml:space="preserve">17.3 Create public IDs</w:t>
      </w:r>
    </w:p>
    <w:bookmarkStart w:id="84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1"/>
    <w:bookmarkStart w:id="84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2"/>
    <w:bookmarkStart w:id="84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2"/>
        </w:numPr>
      </w:pPr>
      <w:r>
        <w:rPr>
          <w:rStyle w:val="VerbatimChar"/>
        </w:rPr>
        <w:t xml:space="preserve">data/final/</w:t>
      </w:r>
      <w:r>
        <w:t xml:space="preserve">- folder containing the projects final data in both csv and rds formats</w:t>
      </w:r>
      <w:r>
        <w:br/>
      </w:r>
    </w:p>
    <w:p>
      <w:pPr>
        <w:pStyle w:val="Compact"/>
        <w:numPr>
          <w:ilvl w:val="0"/>
          <w:numId w:val="125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3"/>
    <w:bookmarkEnd w:id="844"/>
    <w:bookmarkStart w:id="84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4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46">
        <w:r>
          <w:rPr>
            <w:rStyle w:val="Hyperlink"/>
          </w:rPr>
          <w:t xml:space="preserve">UC Davis DataLab workshop on data documentation</w:t>
        </w:r>
      </w:hyperlink>
      <w:r>
        <w:t xml:space="preserve">.</w:t>
      </w:r>
    </w:p>
    <w:bookmarkStart w:id="848" w:name="X659912a983e12070198566d6758f84b7c139c71"/>
    <w:p>
      <w:pPr>
        <w:pStyle w:val="Heading3"/>
      </w:pPr>
      <w:r>
        <w:t xml:space="preserve">17.4.1 Steps for creating an Open Science Framework (OSF) repository:</w:t>
      </w:r>
    </w:p>
    <w:p>
      <w:pPr>
        <w:pStyle w:val="Compact"/>
        <w:numPr>
          <w:ilvl w:val="0"/>
          <w:numId w:val="1253"/>
        </w:numPr>
      </w:pPr>
      <w:r>
        <w:t xml:space="preserve">Create a new OSF project per these instructions: https://help.osf.io/article/252-create-a-project</w:t>
      </w:r>
    </w:p>
    <w:p>
      <w:pPr>
        <w:pStyle w:val="Compact"/>
        <w:numPr>
          <w:ilvl w:val="0"/>
          <w:numId w:val="125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3"/>
        </w:numPr>
      </w:pPr>
      <w:r>
        <w:t xml:space="preserve">Create a notebook component and upload the final .html files (which will not be on github… but see optional item below)</w:t>
      </w:r>
    </w:p>
    <w:p>
      <w:pPr>
        <w:pStyle w:val="Compact"/>
        <w:numPr>
          <w:ilvl w:val="0"/>
          <w:numId w:val="1253"/>
        </w:numPr>
      </w:pPr>
      <w:r>
        <w:t xml:space="preserve">On the OSF landing Wiki, provide some context. Here is a recent example: https://osf.io/954bt/</w:t>
      </w:r>
    </w:p>
    <w:p>
      <w:pPr>
        <w:pStyle w:val="Compact"/>
        <w:numPr>
          <w:ilvl w:val="0"/>
          <w:numId w:val="1253"/>
        </w:numPr>
      </w:pPr>
      <w:r>
        <w:t xml:space="preserve">Create a Digital Object Identifier (DOI) for the repository. A DOI is a unique identifier that provides a persistent link to content, such as a dataset in this case.</w:t>
      </w:r>
      <w:r>
        <w:t xml:space="preserve"> </w:t>
      </w:r>
      <w:hyperlink r:id="rId847">
        <w:r>
          <w:rPr>
            <w:rStyle w:val="Hyperlink"/>
          </w:rPr>
          <w:t xml:space="preserve">Learn more about DOIs</w:t>
        </w:r>
      </w:hyperlink>
    </w:p>
    <w:p>
      <w:pPr>
        <w:pStyle w:val="Compact"/>
        <w:numPr>
          <w:ilvl w:val="0"/>
          <w:numId w:val="1253"/>
        </w:numPr>
      </w:pPr>
      <w:r>
        <w:t xml:space="preserve">Optional: Complete the software checklist and system requirement guide for the analysis to guide others. Include it on the GitHub README for the project: https://github.com/proctor-ucsf/mordor-antibody</w:t>
      </w:r>
    </w:p>
    <w:bookmarkEnd w:id="848"/>
    <w:bookmarkEnd w:id="849"/>
    <w:bookmarkStart w:id="85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0"/>
    <w:bookmarkStart w:id="85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1"/>
    <w:bookmarkStart w:id="85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4"/>
        </w:numPr>
      </w:pPr>
      <w:r>
        <w:t xml:space="preserve">ACTION - https://osf.io/ca3pe/</w:t>
      </w:r>
      <w:r>
        <w:br/>
      </w:r>
    </w:p>
    <w:p>
      <w:pPr>
        <w:pStyle w:val="Compact"/>
        <w:numPr>
          <w:ilvl w:val="0"/>
          <w:numId w:val="1254"/>
        </w:numPr>
      </w:pPr>
      <w:r>
        <w:t xml:space="preserve">NAITRE - https://osf.io/ujeyb/</w:t>
      </w:r>
      <w:r>
        <w:br/>
      </w:r>
    </w:p>
    <w:p>
      <w:pPr>
        <w:pStyle w:val="Compact"/>
        <w:numPr>
          <w:ilvl w:val="0"/>
          <w:numId w:val="125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2"/>
    <w:bookmarkEnd w:id="853"/>
    <w:bookmarkStart w:id="90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7" w:name="uc-davis-computing-resources"/>
    <w:p>
      <w:pPr>
        <w:pStyle w:val="Heading2"/>
      </w:pPr>
      <w:r>
        <w:t xml:space="preserve">18.1 UC Davis Computing Resources</w:t>
      </w:r>
    </w:p>
    <w:bookmarkStart w:id="85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5"/>
        </w:numPr>
      </w:pPr>
      <w:r>
        <w:rPr>
          <w:b/>
          <w:bCs/>
        </w:rPr>
        <w:t xml:space="preserve">Shiva</w:t>
      </w:r>
      <w:r>
        <w:t xml:space="preserve"> </w:t>
      </w:r>
      <w:r>
        <w:t xml:space="preserve">(shiva.ucdavis.edu): SLURM-based cluster for computational work</w:t>
      </w:r>
    </w:p>
    <w:p>
      <w:pPr>
        <w:pStyle w:val="Compact"/>
        <w:numPr>
          <w:ilvl w:val="0"/>
          <w:numId w:val="125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6"/>
    <w:bookmarkEnd w:id="857"/>
    <w:bookmarkStart w:id="85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8"/>
    <w:bookmarkEnd w:id="859"/>
    <w:bookmarkStart w:id="86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0"/>
    <w:bookmarkStart w:id="86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4">
        <w:r>
          <w:rPr>
            <w:rStyle w:val="Hyperlink"/>
          </w:rPr>
          <w:t xml:space="preserve">hpc.ucdavis.edu</w:t>
        </w:r>
      </w:hyperlink>
      <w:r>
        <w:t xml:space="preserve"> </w:t>
      </w:r>
      <w:r>
        <w:t xml:space="preserve">for support information.</w:t>
      </w:r>
    </w:p>
    <w:bookmarkEnd w:id="861"/>
    <w:bookmarkStart w:id="86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2"/>
    <w:bookmarkStart w:id="86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3"/>
    <w:bookmarkStart w:id="86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4"/>
    <w:bookmarkEnd w:id="865"/>
    <w:bookmarkStart w:id="88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8">
                    <w:r>
                      <w:rPr>
                        <w:rStyle w:val="Hyperlink"/>
                      </w:rPr>
                      <w:t xml:space="preserve">VcXsrv</w:t>
                    </w:r>
                  </w:hyperlink>
                  <w:r>
                    <w:t xml:space="preserve">, or</w:t>
                  </w:r>
                  <w:r>
                    <w:t xml:space="preserve"> </w:t>
                  </w:r>
                  <w:hyperlink r:id="rId86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2"/>
          <w:p/>
        </w:tc>
      </w:tr>
    </w:tbl>
    <w:bookmarkEnd w:id="873"/>
    <w:bookmarkStart w:id="87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4"/>
    <w:bookmarkStart w:id="87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5"/>
    <w:bookmarkStart w:id="87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8"/>
    <w:bookmarkStart w:id="88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1">
        <w:r>
          <w:rPr>
            <w:rStyle w:val="Hyperlink"/>
          </w:rPr>
          <w:t xml:space="preserve">Xpra</w:t>
        </w:r>
      </w:hyperlink>
      <w:r>
        <w:t xml:space="preserve">, VNC, and</w:t>
      </w:r>
      <w:r>
        <w:t xml:space="preserve"> </w:t>
      </w:r>
      <w:hyperlink r:id="rId88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3"/>
    <w:bookmarkEnd w:id="884"/>
    <w:bookmarkStart w:id="89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5">
        <w:r>
          <w:rPr>
            <w:rStyle w:val="VerbatimChar"/>
          </w:rPr>
          <w:t xml:space="preserve">tmux</w:t>
        </w:r>
      </w:hyperlink>
      <w:r>
        <w:t xml:space="preserve"> </w:t>
      </w:r>
      <w:r>
        <w:t xml:space="preserve">or</w:t>
      </w:r>
      <w:r>
        <w:t xml:space="preserve"> </w:t>
      </w:r>
      <w:hyperlink r:id="rId88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7"/>
    <w:bookmarkStart w:id="89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important.png" id="889"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0" name="Picture"/>
                  <a:graphic>
                    <a:graphicData uri="http://schemas.openxmlformats.org/drawingml/2006/picture">
                      <pic:pic>
                        <pic:nvPicPr>
                          <pic:cNvPr descr="/opt/quarto/share/formats/docx/note.png" id="89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4">
              <w:r>
                <w:rPr>
                  <w:rStyle w:val="Hyperlink"/>
                </w:rPr>
                <w:t xml:space="preserve">UC Davis HPC documentation</w:t>
              </w:r>
            </w:hyperlink>
            <w:r>
              <w:t xml:space="preserve"> </w:t>
            </w:r>
            <w:r>
              <w:t xml:space="preserve">or contact HPC support.</w:t>
            </w:r>
          </w:p>
          <w:p/>
        </w:tc>
      </w:tr>
    </w:tbl>
    <w:bookmarkEnd w:id="892"/>
    <w:bookmarkEnd w:id="893"/>
    <w:bookmarkStart w:id="898" w:name="storage-group-storage-access"/>
    <w:p>
      <w:pPr>
        <w:pStyle w:val="Heading2"/>
      </w:pPr>
      <w:r>
        <w:t xml:space="preserve">18.8 Storage &amp; group storage access</w:t>
      </w:r>
    </w:p>
    <w:bookmarkStart w:id="89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4">
        <w:r>
          <w:rPr>
            <w:rStyle w:val="Hyperlink"/>
          </w:rPr>
          <w:t xml:space="preserve">UC Davis HPC documentation</w:t>
        </w:r>
      </w:hyperlink>
      <w:r>
        <w:t xml:space="preserve"> </w:t>
      </w:r>
      <w:r>
        <w:t xml:space="preserve">for specific storage options and quotas.</w:t>
      </w:r>
    </w:p>
    <w:bookmarkEnd w:id="894"/>
    <w:bookmarkStart w:id="89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5"/>
    <w:bookmarkStart w:id="89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6">
        <w:r>
          <w:rPr>
            <w:rStyle w:val="Hyperlink"/>
          </w:rPr>
          <w:t xml:space="preserve">this guide</w:t>
        </w:r>
      </w:hyperlink>
      <w:r>
        <w:t xml:space="preserve">.</w:t>
      </w:r>
    </w:p>
    <w:bookmarkEnd w:id="897"/>
    <w:bookmarkEnd w:id="898"/>
    <w:bookmarkStart w:id="89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6"/>
        </w:numPr>
      </w:pPr>
      <w:r>
        <w:rPr>
          <w:rStyle w:val="VerbatimChar"/>
        </w:rPr>
        <w:t xml:space="preserve">job-name=run_inc</w:t>
      </w:r>
      <w:r>
        <w:t xml:space="preserve">: Job name that will show up in the SLURM system</w:t>
      </w:r>
    </w:p>
    <w:p>
      <w:pPr>
        <w:pStyle w:val="Compact"/>
        <w:numPr>
          <w:ilvl w:val="0"/>
          <w:numId w:val="1256"/>
        </w:numPr>
      </w:pPr>
      <w:r>
        <w:rPr>
          <w:rStyle w:val="VerbatimChar"/>
        </w:rPr>
        <w:t xml:space="preserve">begin=now</w:t>
      </w:r>
      <w:r>
        <w:t xml:space="preserve">: Requests to start the job as soon as the requested resources are available</w:t>
      </w:r>
    </w:p>
    <w:p>
      <w:pPr>
        <w:pStyle w:val="Compact"/>
        <w:numPr>
          <w:ilvl w:val="0"/>
          <w:numId w:val="1256"/>
        </w:numPr>
      </w:pPr>
      <w:r>
        <w:rPr>
          <w:rStyle w:val="VerbatimChar"/>
        </w:rPr>
        <w:t xml:space="preserve">dependency=singleton</w:t>
      </w:r>
      <w:r>
        <w:t xml:space="preserve">: Jobs can begin after all previously launched jobs with the same name and user have ended.</w:t>
      </w:r>
    </w:p>
    <w:p>
      <w:pPr>
        <w:pStyle w:val="Compact"/>
        <w:numPr>
          <w:ilvl w:val="0"/>
          <w:numId w:val="1256"/>
        </w:numPr>
      </w:pPr>
      <w:r>
        <w:rPr>
          <w:rStyle w:val="VerbatimChar"/>
        </w:rPr>
        <w:t xml:space="preserve">mail-type=ALL</w:t>
      </w:r>
      <w:r>
        <w:t xml:space="preserve">: Receive all types of email notification (e.g., when job starts, fails, ends)</w:t>
      </w:r>
    </w:p>
    <w:p>
      <w:pPr>
        <w:pStyle w:val="Compact"/>
        <w:numPr>
          <w:ilvl w:val="0"/>
          <w:numId w:val="1256"/>
        </w:numPr>
      </w:pPr>
      <w:r>
        <w:rPr>
          <w:rStyle w:val="VerbatimChar"/>
        </w:rPr>
        <w:t xml:space="preserve">cpus-per-task=16</w:t>
      </w:r>
      <w:r>
        <w:t xml:space="preserve">: Request 16 processors per task. The default is one processor per task.</w:t>
      </w:r>
    </w:p>
    <w:p>
      <w:pPr>
        <w:pStyle w:val="Compact"/>
        <w:numPr>
          <w:ilvl w:val="0"/>
          <w:numId w:val="1256"/>
        </w:numPr>
      </w:pPr>
      <w:r>
        <w:rPr>
          <w:rStyle w:val="VerbatimChar"/>
        </w:rPr>
        <w:t xml:space="preserve">mem=64G</w:t>
      </w:r>
      <w:r>
        <w:t xml:space="preserve">: Request 64 GB memory per node.</w:t>
      </w:r>
    </w:p>
    <w:p>
      <w:pPr>
        <w:pStyle w:val="Compact"/>
        <w:numPr>
          <w:ilvl w:val="0"/>
          <w:numId w:val="125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9"/>
    <w:bookmarkEnd w:id="900"/>
    <w:bookmarkStart w:id="92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1">
        <w:r>
          <w:rPr>
            <w:rStyle w:val="Hyperlink"/>
            <w:b/>
            <w:bCs/>
          </w:rPr>
          <w:t xml:space="preserve">Working with AI</w:t>
        </w:r>
      </w:hyperlink>
      <w:r>
        <w:t xml:space="preserve"> </w:t>
      </w:r>
      <w:r>
        <w:t xml:space="preserve">(source:</w:t>
      </w:r>
      <w:r>
        <w:t xml:space="preserve"> </w:t>
      </w:r>
      <w:hyperlink r:id="rId902">
        <w:r>
          <w:rPr>
            <w:rStyle w:val="Hyperlink"/>
          </w:rPr>
          <w:t xml:space="preserve">https://github.com/d-morrison/wai</w:t>
        </w:r>
      </w:hyperlink>
      <w:r>
        <w:t xml:space="preserve">).</w:t>
      </w:r>
    </w:p>
    <w:p>
      <w:pPr>
        <w:pStyle w:val="BodyText"/>
      </w:pPr>
      <w:r>
        <w:t xml:space="preserve">That site covers:</w:t>
      </w:r>
      <w:r>
        <w:t xml:space="preserve"> </w:t>
      </w:r>
      <w:bookmarkStart w:id="903" w:name="sec-ai-disclosure"/>
      <w:bookmarkEnd w:id="903"/>
      <w:bookmarkStart w:id="904" w:name="sec-ai-journal-articles"/>
      <w:bookmarkEnd w:id="904"/>
      <w:r>
        <w:t xml:space="preserve"> </w:t>
      </w:r>
      <w:bookmarkStart w:id="905" w:name="sec-ai-language-model"/>
      <w:bookmarkEnd w:id="905"/>
      <w:bookmarkStart w:id="906" w:name="sec-ai-harnesses"/>
      <w:bookmarkEnd w:id="906"/>
      <w:bookmarkStart w:id="907" w:name="sec-ai-agent-implementation"/>
      <w:bookmarkEnd w:id="907"/>
      <w:r>
        <w:t xml:space="preserve"> </w:t>
      </w:r>
      <w:bookmarkStart w:id="908" w:name="sec-ai-harness-construction"/>
      <w:bookmarkEnd w:id="908"/>
      <w:bookmarkStart w:id="909" w:name="sec-ai-agent-program-kind"/>
      <w:bookmarkEnd w:id="909"/>
      <w:r>
        <w:t xml:space="preserve"> </w:t>
      </w:r>
      <w:bookmarkStart w:id="910" w:name="sec-ai-harness-agent-relationship"/>
      <w:bookmarkEnd w:id="910"/>
      <w:bookmarkStart w:id="911" w:name="sec-ai-addressing-failing-workflows"/>
      <w:bookmarkEnd w:id="911"/>
      <w:r>
        <w:t xml:space="preserve"> </w:t>
      </w:r>
      <w:bookmarkStart w:id="912" w:name="sec-ai-benefits-hazards"/>
      <w:bookmarkEnd w:id="912"/>
      <w:bookmarkStart w:id="913" w:name="sec-ai-best-practices"/>
      <w:bookmarkEnd w:id="913"/>
      <w:bookmarkStart w:id="914" w:name="sec-ai-offline"/>
      <w:bookmarkEnd w:id="914"/>
      <w:r>
        <w:t xml:space="preserve"> </w:t>
      </w:r>
      <w:bookmarkStart w:id="915" w:name="sec-ai-copilot-settings"/>
      <w:bookmarkEnd w:id="915"/>
      <w:bookmarkStart w:id="916" w:name="sec-ai-agent-skills"/>
      <w:bookmarkEnd w:id="916"/>
      <w:bookmarkStart w:id="917" w:name="sec-ai-claude-cloud-env"/>
      <w:bookmarkEnd w:id="917"/>
      <w:r>
        <w:t xml:space="preserve"> </w:t>
      </w:r>
      <w:bookmarkStart w:id="918" w:name="sec-ai-when-to-use"/>
      <w:bookmarkEnd w:id="918"/>
      <w:bookmarkStart w:id="919" w:name="sec-ai-claude-code-windows"/>
      <w:bookmarkEnd w:id="919"/>
      <w:bookmarkStart w:id="920" w:name="sec-fully-clean"/>
      <w:bookmarkEnd w:id="920"/>
    </w:p>
    <w:p>
      <w:pPr>
        <w:numPr>
          <w:ilvl w:val="0"/>
          <w:numId w:val="1257"/>
        </w:numPr>
      </w:pPr>
      <w:hyperlink r:id="rId92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7"/>
        </w:numPr>
      </w:pPr>
      <w:hyperlink r:id="rId92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7"/>
        </w:numPr>
      </w:pPr>
      <w:hyperlink r:id="rId92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4" name="Picture"/>
                  <a:graphic>
                    <a:graphicData uri="http://schemas.openxmlformats.org/drawingml/2006/picture">
                      <pic:pic>
                        <pic:nvPicPr>
                          <pic:cNvPr descr="/opt/quarto/share/formats/docx/note.png" id="92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6"/>
    <w:bookmarkStart w:id="935" w:name="checklists"/>
    <w:p>
      <w:pPr>
        <w:pStyle w:val="Heading1"/>
      </w:pPr>
      <w:r>
        <w:t xml:space="preserve">20. Checklists</w:t>
      </w:r>
    </w:p>
    <w:bookmarkStart w:id="927"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7"/>
    <w:bookmarkStart w:id="929"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8">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29"/>
    <w:bookmarkStart w:id="93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0">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1"/>
    <w:bookmarkStart w:id="934"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2">
        <w:r>
          <w:rPr>
            <w:rStyle w:val="Hyperlink"/>
          </w:rPr>
          <w:t xml:space="preserve">here</w:t>
        </w:r>
      </w:hyperlink>
      <w:r>
        <w:t xml:space="preserve">, a neat palette generator with colorblind options</w:t>
      </w:r>
      <w:r>
        <w:t xml:space="preserve"> </w:t>
      </w:r>
      <w:hyperlink r:id="rId93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4"/>
    <w:bookmarkEnd w:id="935"/>
    <w:bookmarkStart w:id="979" w:name="resources-2"/>
    <w:p>
      <w:pPr>
        <w:pStyle w:val="Heading1"/>
      </w:pPr>
      <w:r>
        <w:t xml:space="preserve">21. Resources</w:t>
      </w:r>
    </w:p>
    <w:bookmarkStart w:id="952" w:name="resources-for-r"/>
    <w:p>
      <w:pPr>
        <w:pStyle w:val="Heading2"/>
      </w:pPr>
      <w:r>
        <w:t xml:space="preserve">21.1 Resources for R</w:t>
      </w:r>
    </w:p>
    <w:bookmarkStart w:id="938"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6">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2"/>
        </w:numPr>
      </w:pPr>
      <w:hyperlink r:id="rId937">
        <w:r>
          <w:rPr>
            <w:rStyle w:val="Hyperlink"/>
          </w:rPr>
          <w:t xml:space="preserve">DataCamp</w:t>
        </w:r>
      </w:hyperlink>
      <w:r>
        <w:t xml:space="preserve"> </w:t>
      </w:r>
      <w:r>
        <w:t xml:space="preserve">- email Kristen for access</w:t>
      </w:r>
    </w:p>
    <w:bookmarkEnd w:id="938"/>
    <w:bookmarkStart w:id="943" w:name="uc-davis-datalab-workshops-and-tutorials"/>
    <w:p>
      <w:pPr>
        <w:pStyle w:val="Heading3"/>
      </w:pPr>
      <w:r>
        <w:t xml:space="preserve">21.1.2 UC Davis DataLab Workshops and Tutorials</w:t>
      </w:r>
    </w:p>
    <w:p>
      <w:pPr>
        <w:pStyle w:val="FirstParagraph"/>
      </w:pPr>
      <w:r>
        <w:t xml:space="preserve">The</w:t>
      </w:r>
      <w:r>
        <w:t xml:space="preserve"> </w:t>
      </w:r>
      <w:hyperlink r:id="rId838">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39">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40">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41">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2">
        <w:r>
          <w:rPr>
            <w:rStyle w:val="Hyperlink"/>
          </w:rPr>
          <w:t xml:space="preserve">Install Guides</w:t>
        </w:r>
      </w:hyperlink>
      <w:r>
        <w:t xml:space="preserve"> </w:t>
      </w:r>
      <w:r>
        <w:t xml:space="preserve">- setup instructions for data science software</w:t>
      </w:r>
    </w:p>
    <w:bookmarkEnd w:id="943"/>
    <w:bookmarkStart w:id="948" w:name="cheat-sheets"/>
    <w:p>
      <w:pPr>
        <w:pStyle w:val="Heading3"/>
      </w:pPr>
      <w:r>
        <w:t xml:space="preserve">21.1.3 Cheat Sheets</w:t>
      </w:r>
    </w:p>
    <w:p>
      <w:pPr>
        <w:pStyle w:val="Compact"/>
        <w:numPr>
          <w:ilvl w:val="0"/>
          <w:numId w:val="1264"/>
        </w:numPr>
      </w:pPr>
      <w:hyperlink r:id="rId944">
        <w:r>
          <w:rPr>
            <w:rStyle w:val="Hyperlink"/>
          </w:rPr>
          <w:t xml:space="preserve">dplyr and tidyr cheat sheet</w:t>
        </w:r>
      </w:hyperlink>
    </w:p>
    <w:p>
      <w:pPr>
        <w:pStyle w:val="Compact"/>
        <w:numPr>
          <w:ilvl w:val="0"/>
          <w:numId w:val="1264"/>
        </w:numPr>
      </w:pPr>
      <w:hyperlink r:id="rId945">
        <w:r>
          <w:rPr>
            <w:rStyle w:val="Hyperlink"/>
          </w:rPr>
          <w:t xml:space="preserve">ggplot cheat sheet</w:t>
        </w:r>
      </w:hyperlink>
    </w:p>
    <w:p>
      <w:pPr>
        <w:pStyle w:val="Compact"/>
        <w:numPr>
          <w:ilvl w:val="0"/>
          <w:numId w:val="1264"/>
        </w:numPr>
      </w:pPr>
      <w:hyperlink r:id="rId946">
        <w:r>
          <w:rPr>
            <w:rStyle w:val="Hyperlink"/>
          </w:rPr>
          <w:t xml:space="preserve">data table cheat sheet</w:t>
        </w:r>
      </w:hyperlink>
    </w:p>
    <w:p>
      <w:pPr>
        <w:pStyle w:val="Compact"/>
        <w:numPr>
          <w:ilvl w:val="0"/>
          <w:numId w:val="1264"/>
        </w:numPr>
      </w:pPr>
      <w:hyperlink r:id="rId947">
        <w:r>
          <w:rPr>
            <w:rStyle w:val="Hyperlink"/>
          </w:rPr>
          <w:t xml:space="preserve">RMarkdown cheat sheet</w:t>
        </w:r>
      </w:hyperlink>
    </w:p>
    <w:bookmarkEnd w:id="948"/>
    <w:bookmarkStart w:id="950" w:name="style-and-best-practices"/>
    <w:p>
      <w:pPr>
        <w:pStyle w:val="Heading3"/>
      </w:pPr>
      <w:r>
        <w:t xml:space="preserve">21.1.4 Style and Best Practices</w:t>
      </w:r>
    </w:p>
    <w:p>
      <w:pPr>
        <w:pStyle w:val="Compact"/>
        <w:numPr>
          <w:ilvl w:val="0"/>
          <w:numId w:val="1265"/>
        </w:numPr>
      </w:pPr>
      <w:hyperlink r:id="rId949">
        <w:r>
          <w:rPr>
            <w:rStyle w:val="Hyperlink"/>
          </w:rPr>
          <w:t xml:space="preserve">Hadley Wickham’s R Style Guide</w:t>
        </w:r>
      </w:hyperlink>
    </w:p>
    <w:bookmarkEnd w:id="950"/>
    <w:bookmarkStart w:id="951" w:name="tidy-evaluation-resources"/>
    <w:p>
      <w:pPr>
        <w:pStyle w:val="Heading3"/>
      </w:pPr>
      <w:r>
        <w:t xml:space="preserve">21.1.5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51"/>
    <w:bookmarkEnd w:id="952"/>
    <w:bookmarkStart w:id="954"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3">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p>
      <w:pPr>
        <w:pStyle w:val="Compact"/>
        <w:numPr>
          <w:ilvl w:val="0"/>
          <w:numId w:val="1267"/>
        </w:numPr>
      </w:pPr>
      <w:hyperlink r:id="rId579">
        <w:r>
          <w:rPr>
            <w:rStyle w:val="Hyperlink"/>
          </w:rPr>
          <w:t xml:space="preserve">GitKraken</w:t>
        </w:r>
      </w:hyperlink>
      <w:ins w:id="3803" w:author="PR Preview" w:date="2024-01-01T00:00:00Z">
        <w:r>
          <w:t xml:space="preserve"> </w:t>
        </w:r>
      </w:ins>
      <w:ins w:id="3803" w:author="PR Preview" w:date="2024-01-01T00:00:00Z">
        <w:r>
          <w:t xml:space="preserve">- cross-platform Git client and developer platform with visual commit graphs, interactive rebasing, and</w:t>
        </w:r>
      </w:ins>
      <w:ins w:id="3803" w:author="PR Preview" w:date="2024-01-01T00:00:00Z">
        <w:r>
          <w:t xml:space="preserve"> </w:t>
        </w:r>
      </w:ins>
      <w:hyperlink r:id="rId581">
        <w:r>
          <w:rPr>
            <w:rStyle w:val="Hyperlink"/>
          </w:rPr>
          <w:t xml:space="preserve">GitKraken Kepler</w:t>
        </w:r>
      </w:hyperlink>
      <w:ins w:id="3803" w:author="PR Preview" w:date="2024-01-01T00:00:00Z">
        <w:r>
          <w:t xml:space="preserve"> </w:t>
        </w:r>
      </w:ins>
      <w:ins w:id="3803" w:author="PR Preview" w:date="2024-01-01T00:00:00Z">
        <w:r>
          <w:t xml:space="preserve">for agent-driven development workflows</w:t>
        </w:r>
      </w:ins>
    </w:p>
    <w:bookmarkEnd w:id="954"/>
    <w:bookmarkStart w:id="957" w:name="resources-for-python"/>
    <w:p>
      <w:pPr>
        <w:pStyle w:val="Heading2"/>
      </w:pPr>
      <w:r>
        <w:t xml:space="preserve">21.3 Resources for Python</w:t>
      </w:r>
    </w:p>
    <w:p>
      <w:pPr>
        <w:pStyle w:val="Compact"/>
        <w:numPr>
          <w:ilvl w:val="0"/>
          <w:numId w:val="1268"/>
        </w:numPr>
      </w:pPr>
      <w:hyperlink r:id="rId955">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6">
        <w:r>
          <w:rPr>
            <w:rStyle w:val="Hyperlink"/>
          </w:rPr>
          <w:t xml:space="preserve">Natural Language Processing with Python</w:t>
        </w:r>
      </w:hyperlink>
      <w:r>
        <w:t xml:space="preserve"> </w:t>
      </w:r>
      <w:r>
        <w:t xml:space="preserve">- text analysis and NLP techniques</w:t>
      </w:r>
    </w:p>
    <w:bookmarkEnd w:id="957"/>
    <w:bookmarkStart w:id="959" w:name="resources-for-julia"/>
    <w:p>
      <w:pPr>
        <w:pStyle w:val="Heading2"/>
      </w:pPr>
      <w:r>
        <w:t xml:space="preserve">21.4 Resources for Julia</w:t>
      </w:r>
    </w:p>
    <w:p>
      <w:pPr>
        <w:pStyle w:val="Compact"/>
        <w:numPr>
          <w:ilvl w:val="0"/>
          <w:numId w:val="1269"/>
        </w:numPr>
      </w:pPr>
      <w:hyperlink r:id="rId958">
        <w:r>
          <w:rPr>
            <w:rStyle w:val="Hyperlink"/>
          </w:rPr>
          <w:t xml:space="preserve">UC Davis Julia Users Group Julia Basics Workshop</w:t>
        </w:r>
      </w:hyperlink>
      <w:r>
        <w:t xml:space="preserve"> </w:t>
      </w:r>
      <w:r>
        <w:t xml:space="preserve">- foundational Julia programming</w:t>
      </w:r>
    </w:p>
    <w:bookmarkEnd w:id="959"/>
    <w:bookmarkStart w:id="961"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6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1"/>
    <w:bookmarkStart w:id="965"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2">
        <w:r>
          <w:rPr>
            <w:rStyle w:val="Hyperlink"/>
          </w:rPr>
          <w:t xml:space="preserve">The Pathway to Publishing: A Guide to Quantitative Writing in the Health Sciences</w:t>
        </w:r>
      </w:hyperlink>
    </w:p>
    <w:p>
      <w:pPr>
        <w:pStyle w:val="Compact"/>
        <w:numPr>
          <w:ilvl w:val="0"/>
          <w:numId w:val="1271"/>
        </w:numPr>
      </w:pPr>
      <w:hyperlink r:id="rId9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4">
        <w:r>
          <w:rPr>
            <w:rStyle w:val="Hyperlink"/>
          </w:rPr>
          <w:t xml:space="preserve">Secret, actionable writing tips</w:t>
        </w:r>
      </w:hyperlink>
    </w:p>
    <w:bookmarkEnd w:id="965"/>
    <w:bookmarkStart w:id="969"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6">
        <w:r>
          <w:rPr>
            <w:rStyle w:val="Hyperlink"/>
          </w:rPr>
          <w:t xml:space="preserve">How to give a killer narratively-driven scientific talk</w:t>
        </w:r>
      </w:hyperlink>
    </w:p>
    <w:p>
      <w:pPr>
        <w:pStyle w:val="Compact"/>
        <w:numPr>
          <w:ilvl w:val="0"/>
          <w:numId w:val="1272"/>
        </w:numPr>
      </w:pPr>
      <w:hyperlink r:id="rId967">
        <w:r>
          <w:rPr>
            <w:rStyle w:val="Hyperlink"/>
          </w:rPr>
          <w:t xml:space="preserve">How to make a better poster</w:t>
        </w:r>
      </w:hyperlink>
    </w:p>
    <w:p>
      <w:pPr>
        <w:pStyle w:val="Compact"/>
        <w:numPr>
          <w:ilvl w:val="0"/>
          <w:numId w:val="1272"/>
        </w:numPr>
      </w:pPr>
      <w:hyperlink r:id="rId968">
        <w:r>
          <w:rPr>
            <w:rStyle w:val="Hyperlink"/>
          </w:rPr>
          <w:t xml:space="preserve">How to make an even better poster</w:t>
        </w:r>
      </w:hyperlink>
    </w:p>
    <w:bookmarkEnd w:id="969"/>
    <w:bookmarkStart w:id="972" w:name="professional-advice"/>
    <w:p>
      <w:pPr>
        <w:pStyle w:val="Heading2"/>
      </w:pPr>
      <w:r>
        <w:t xml:space="preserve">21.8 Professional advice</w:t>
      </w:r>
    </w:p>
    <w:p>
      <w:pPr>
        <w:pStyle w:val="Compact"/>
        <w:numPr>
          <w:ilvl w:val="0"/>
          <w:numId w:val="1273"/>
        </w:numPr>
      </w:pPr>
      <w:hyperlink r:id="rId970">
        <w:r>
          <w:rPr>
            <w:rStyle w:val="Hyperlink"/>
          </w:rPr>
          <w:t xml:space="preserve">Professional advice, especially for your first job</w:t>
        </w:r>
      </w:hyperlink>
    </w:p>
    <w:p>
      <w:pPr>
        <w:pStyle w:val="Compact"/>
        <w:numPr>
          <w:ilvl w:val="0"/>
          <w:numId w:val="1273"/>
        </w:numPr>
      </w:pPr>
      <w:hyperlink r:id="rId971">
        <w:r>
          <w:rPr>
            <w:rStyle w:val="Hyperlink"/>
          </w:rPr>
          <w:t xml:space="preserve">Team Public Health Substack</w:t>
        </w:r>
      </w:hyperlink>
    </w:p>
    <w:bookmarkEnd w:id="972"/>
    <w:bookmarkStart w:id="975" w:name="funding"/>
    <w:p>
      <w:pPr>
        <w:pStyle w:val="Heading2"/>
      </w:pPr>
      <w:r>
        <w:t xml:space="preserve">21.9 Funding</w:t>
      </w:r>
    </w:p>
    <w:p>
      <w:pPr>
        <w:pStyle w:val="Compact"/>
        <w:numPr>
          <w:ilvl w:val="0"/>
          <w:numId w:val="1274"/>
        </w:numPr>
      </w:pPr>
      <w:hyperlink r:id="rId973">
        <w:r>
          <w:rPr>
            <w:rStyle w:val="Hyperlink"/>
          </w:rPr>
          <w:t xml:space="preserve">Building Your Funding Train</w:t>
        </w:r>
      </w:hyperlink>
    </w:p>
    <w:p>
      <w:pPr>
        <w:pStyle w:val="Compact"/>
        <w:numPr>
          <w:ilvl w:val="0"/>
          <w:numId w:val="1274"/>
        </w:numPr>
      </w:pPr>
      <w:hyperlink r:id="rId974">
        <w:r>
          <w:rPr>
            <w:rStyle w:val="Hyperlink"/>
          </w:rPr>
          <w:t xml:space="preserve">NIH Grant Writing Resources</w:t>
        </w:r>
      </w:hyperlink>
    </w:p>
    <w:bookmarkEnd w:id="975"/>
    <w:bookmarkStart w:id="978" w:name="ethics-and-global-health-research"/>
    <w:p>
      <w:pPr>
        <w:pStyle w:val="Heading2"/>
      </w:pPr>
      <w:r>
        <w:t xml:space="preserve">21.10 Ethics and global health research</w:t>
      </w:r>
    </w:p>
    <w:p>
      <w:pPr>
        <w:pStyle w:val="Compact"/>
        <w:numPr>
          <w:ilvl w:val="0"/>
          <w:numId w:val="1275"/>
        </w:numPr>
      </w:pPr>
      <w:hyperlink r:id="rId976">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7">
        <w:r>
          <w:rPr>
            <w:rStyle w:val="Hyperlink"/>
          </w:rPr>
          <w:t xml:space="preserve">Transforming Global Health Partnerships</w:t>
        </w:r>
      </w:hyperlink>
    </w:p>
    <w:p>
      <w:r>
        <w:br w:type="page"/>
      </w:r>
    </w:p>
    <w:bookmarkEnd w:id="978"/>
    <w:bookmarkEnd w:id="979"/>
    <w:bookmarkStart w:id="1006" w:name="professional-development"/>
    <w:p>
      <w:pPr>
        <w:pStyle w:val="Heading1"/>
      </w:pPr>
      <w:r>
        <w:t xml:space="preserve">22. Professional Development</w:t>
      </w:r>
    </w:p>
    <w:bookmarkStart w:id="98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80"/>
    <w:bookmarkStart w:id="98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81">
        <w:r>
          <w:rPr>
            <w:rStyle w:val="Hyperlink"/>
          </w:rPr>
          <w:t xml:space="preserve">myIDP - Individual Development Plan tool</w:t>
        </w:r>
      </w:hyperlink>
    </w:p>
    <w:p>
      <w:pPr>
        <w:pStyle w:val="Compact"/>
        <w:numPr>
          <w:ilvl w:val="0"/>
          <w:numId w:val="1278"/>
        </w:numPr>
      </w:pPr>
      <w:hyperlink r:id="rId982">
        <w:r>
          <w:rPr>
            <w:rStyle w:val="Hyperlink"/>
          </w:rPr>
          <w:t xml:space="preserve">NIH OITE Career Resources</w:t>
        </w:r>
      </w:hyperlink>
    </w:p>
    <w:bookmarkEnd w:id="983"/>
    <w:bookmarkStart w:id="98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4">
        <w:r>
          <w:rPr>
            <w:rStyle w:val="Hyperlink"/>
          </w:rPr>
          <w:t xml:space="preserve">How to tell a compelling story in scientific presentations</w:t>
        </w:r>
      </w:hyperlink>
    </w:p>
    <w:p>
      <w:pPr>
        <w:pStyle w:val="Compact"/>
        <w:numPr>
          <w:ilvl w:val="0"/>
          <w:numId w:val="1280"/>
        </w:numPr>
      </w:pPr>
      <w:hyperlink r:id="rId966">
        <w:r>
          <w:rPr>
            <w:rStyle w:val="Hyperlink"/>
          </w:rPr>
          <w:t xml:space="preserve">How to give a killer narratively-driven scientific talk</w:t>
        </w:r>
      </w:hyperlink>
    </w:p>
    <w:p>
      <w:pPr>
        <w:pStyle w:val="Compact"/>
        <w:numPr>
          <w:ilvl w:val="0"/>
          <w:numId w:val="1280"/>
        </w:numPr>
      </w:pPr>
      <w:hyperlink r:id="rId985">
        <w:r>
          <w:rPr>
            <w:rStyle w:val="Hyperlink"/>
          </w:rPr>
          <w:t xml:space="preserve">How to make a better poster</w:t>
        </w:r>
      </w:hyperlink>
    </w:p>
    <w:p>
      <w:pPr>
        <w:pStyle w:val="Compact"/>
        <w:numPr>
          <w:ilvl w:val="0"/>
          <w:numId w:val="1280"/>
        </w:numPr>
      </w:pPr>
      <w:hyperlink r:id="rId968">
        <w:r>
          <w:rPr>
            <w:rStyle w:val="Hyperlink"/>
          </w:rPr>
          <w:t xml:space="preserve">How to make an even better poster</w:t>
        </w:r>
      </w:hyperlink>
    </w:p>
    <w:bookmarkEnd w:id="986"/>
    <w:bookmarkStart w:id="99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7">
        <w:r>
          <w:rPr>
            <w:rStyle w:val="Hyperlink"/>
          </w:rPr>
          <w:t xml:space="preserve">ColorBrewer</w:t>
        </w:r>
      </w:hyperlink>
      <w:r>
        <w:t xml:space="preserve"> </w:t>
      </w:r>
      <w:r>
        <w:t xml:space="preserve">or</w:t>
      </w:r>
      <w:r>
        <w:t xml:space="preserve"> </w:t>
      </w:r>
      <w:hyperlink r:id="rId988">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9">
        <w:r>
          <w:rPr>
            <w:rStyle w:val="Hyperlink"/>
          </w:rPr>
          <w:t xml:space="preserve">Ten Simple Rules for Better Figures</w:t>
        </w:r>
      </w:hyperlink>
    </w:p>
    <w:bookmarkEnd w:id="990"/>
    <w:bookmarkStart w:id="992"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3">
        <w:r>
          <w:rPr>
            <w:rStyle w:val="Hyperlink"/>
          </w:rPr>
          <w:t xml:space="preserve">Building Your Funding Train</w:t>
        </w:r>
      </w:hyperlink>
    </w:p>
    <w:p>
      <w:pPr>
        <w:pStyle w:val="Compact"/>
        <w:numPr>
          <w:ilvl w:val="0"/>
          <w:numId w:val="1284"/>
        </w:numPr>
      </w:pPr>
      <w:hyperlink r:id="rId991">
        <w:r>
          <w:rPr>
            <w:rStyle w:val="Hyperlink"/>
          </w:rPr>
          <w:t xml:space="preserve">NIH Funding Opportunities</w:t>
        </w:r>
      </w:hyperlink>
    </w:p>
    <w:p>
      <w:pPr>
        <w:pStyle w:val="Compact"/>
        <w:numPr>
          <w:ilvl w:val="0"/>
          <w:numId w:val="1284"/>
        </w:numPr>
      </w:pPr>
      <w:hyperlink r:id="rId974">
        <w:r>
          <w:rPr>
            <w:rStyle w:val="Hyperlink"/>
          </w:rPr>
          <w:t xml:space="preserve">NIH Grant Writing Resources</w:t>
        </w:r>
      </w:hyperlink>
    </w:p>
    <w:bookmarkEnd w:id="992"/>
    <w:bookmarkStart w:id="100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3"/>
    <w:bookmarkStart w:id="99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4"/>
    <w:bookmarkStart w:id="99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5"/>
    <w:bookmarkStart w:id="99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7">
        <w:r>
          <w:rPr>
            <w:rStyle w:val="Hyperlink"/>
          </w:rPr>
          <w:t xml:space="preserve">PhD</w:t>
        </w:r>
      </w:hyperlink>
      <w:r>
        <w:t xml:space="preserve">,</w:t>
      </w:r>
      <w:r>
        <w:t xml:space="preserve"> </w:t>
      </w:r>
      <w:r>
        <w:t xml:space="preserve">is a spiritual successor to an apprentice’s</w:t>
      </w:r>
      <w:r>
        <w:t xml:space="preserve"> </w:t>
      </w:r>
      <w:hyperlink r:id="rId9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9"/>
    <w:bookmarkStart w:id="100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0"/>
    <w:bookmarkStart w:id="1002"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1001">
        <w:r>
          <w:rPr>
            <w:rStyle w:val="Hyperlink"/>
          </w:rPr>
          <w:t xml:space="preserve">quarto-thesis</w:t>
        </w:r>
      </w:hyperlink>
      <w:r>
        <w:t xml:space="preserve"> </w:t>
      </w:r>
      <w:r>
        <w:t xml:space="preserve">- Quarto extension for creating masters or PhD theses with professional LaTeX formatting</w:t>
      </w:r>
    </w:p>
    <w:bookmarkEnd w:id="1002"/>
    <w:bookmarkEnd w:id="1003"/>
    <w:bookmarkStart w:id="100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9">
        <w:r>
          <w:rPr>
            <w:rStyle w:val="Hyperlink"/>
          </w:rPr>
          <w:t xml:space="preserve">workshop index</w:t>
        </w:r>
      </w:hyperlink>
      <w:r>
        <w:t xml:space="preserve"> </w:t>
      </w:r>
      <w:r>
        <w:t xml:space="preserve">provides a comprehensive catalog of available resources.</w:t>
      </w:r>
    </w:p>
    <w:bookmarkEnd w:id="1004"/>
    <w:bookmarkStart w:id="100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5"/>
    <w:bookmarkEnd w:id="1006"/>
    <w:bookmarkStart w:id="1011" w:name="sec-writing"/>
    <w:p>
      <w:pPr>
        <w:pStyle w:val="Heading1"/>
      </w:pPr>
      <w:r>
        <w:t xml:space="preserve">23. Writing</w:t>
      </w:r>
    </w:p>
    <w:bookmarkStart w:id="100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7"/>
    <w:bookmarkStart w:id="100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9"/>
    <w:bookmarkStart w:id="101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0"/>
    <w:bookmarkEnd w:id="1011"/>
    <w:bookmarkStart w:id="1027" w:name="manuscript-preparation-and-publication"/>
    <w:p>
      <w:pPr>
        <w:pStyle w:val="Heading1"/>
      </w:pPr>
      <w:r>
        <w:t xml:space="preserve">24. Manuscript Preparation and Publication</w:t>
      </w:r>
    </w:p>
    <w:bookmarkStart w:id="101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2"/>
    <w:bookmarkStart w:id="101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4">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5"/>
    <w:bookmarkStart w:id="1018"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6">
        <w:r>
          <w:rPr>
            <w:rStyle w:val="Hyperlink"/>
          </w:rPr>
          <w:t xml:space="preserve">medRxiv</w:t>
        </w:r>
      </w:hyperlink>
      <w:r>
        <w:t xml:space="preserve"> </w:t>
      </w:r>
      <w:r>
        <w:t xml:space="preserve">or</w:t>
      </w:r>
      <w:r>
        <w:t xml:space="preserve"> </w:t>
      </w:r>
      <w:hyperlink r:id="rId1017">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6">
        <w:r>
          <w:rPr>
            <w:rStyle w:val="Hyperlink"/>
          </w:rPr>
          <w:t xml:space="preserve">medRxiv</w:t>
        </w:r>
      </w:hyperlink>
      <w:r>
        <w:t xml:space="preserve">.</w:t>
      </w:r>
    </w:p>
    <w:bookmarkEnd w:id="1018"/>
    <w:bookmarkStart w:id="101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9"/>
    <w:bookmarkStart w:id="1020"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20"/>
    <w:bookmarkStart w:id="102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4"/>
    <w:bookmarkStart w:id="102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6"/>
    <w:bookmarkEnd w:id="1027"/>
    <w:bookmarkStart w:id="1111" w:name="references"/>
    <w:p>
      <w:pPr>
        <w:pStyle w:val="Heading1"/>
      </w:pPr>
      <w:r>
        <w:t xml:space="preserve">References</w:t>
      </w:r>
    </w:p>
    <w:bookmarkStart w:id="1110" w:name="refs"/>
    <w:bookmarkStart w:id="102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8">
        <w:r>
          <w:rPr>
            <w:rStyle w:val="Hyperlink"/>
          </w:rPr>
          <w:t xml:space="preserve">https://doi.org/10.1371/journal.pgph.0002269</w:t>
        </w:r>
      </w:hyperlink>
      <w:r>
        <w:t xml:space="preserve">.</w:t>
      </w:r>
    </w:p>
    <w:bookmarkEnd w:id="1029"/>
    <w:bookmarkStart w:id="103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0">
        <w:r>
          <w:rPr>
            <w:rStyle w:val="Hyperlink"/>
          </w:rPr>
          <w:t xml:space="preserve">https://doi.org/10.1038/d41586-019-01431-z</w:t>
        </w:r>
      </w:hyperlink>
      <w:r>
        <w:t xml:space="preserve">.</w:t>
      </w:r>
    </w:p>
    <w:bookmarkEnd w:id="1031"/>
    <w:bookmarkStart w:id="10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2">
        <w:r>
          <w:rPr>
            <w:rStyle w:val="Hyperlink"/>
          </w:rPr>
          <w:t xml:space="preserve">https://jadebc.github.io/lab-manual/</w:t>
        </w:r>
      </w:hyperlink>
      <w:r>
        <w:t xml:space="preserve">.</w:t>
      </w:r>
    </w:p>
    <w:bookmarkEnd w:id="1033"/>
    <w:bookmarkStart w:id="10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4">
        <w:r>
          <w:rPr>
            <w:rStyle w:val="Hyperlink"/>
          </w:rPr>
          <w:t xml:space="preserve">https://happygitwithr.com/</w:t>
        </w:r>
      </w:hyperlink>
      <w:r>
        <w:t xml:space="preserve">.</w:t>
      </w:r>
    </w:p>
    <w:bookmarkEnd w:id="1035"/>
    <w:bookmarkStart w:id="10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6"/>
    <w:bookmarkStart w:id="10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7">
        <w:r>
          <w:rPr>
            <w:rStyle w:val="Hyperlink"/>
          </w:rPr>
          <w:t xml:space="preserve">https://doi.org/10.1038/s41467-020-19160-7</w:t>
        </w:r>
      </w:hyperlink>
      <w:r>
        <w:t xml:space="preserve">.</w:t>
      </w:r>
    </w:p>
    <w:bookmarkEnd w:id="1038"/>
    <w:bookmarkStart w:id="10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9">
        <w:r>
          <w:rPr>
            <w:rStyle w:val="Hyperlink"/>
          </w:rPr>
          <w:t xml:space="preserve">http://creativecommons.org/licenses/by-nc/4.0/</w:t>
        </w:r>
      </w:hyperlink>
      <w:r>
        <w:t xml:space="preserve">.</w:t>
      </w:r>
    </w:p>
    <w:bookmarkEnd w:id="1040"/>
    <w:bookmarkStart w:id="1042" w:name="ref-credit"/>
    <w:p>
      <w:pPr>
        <w:pStyle w:val="Bibliography"/>
      </w:pPr>
      <w:r>
        <w:t xml:space="preserve">“CRediT: Contributor Roles Taxonomy.”</w:t>
      </w:r>
      <w:r>
        <w:t xml:space="preserve"> </w:t>
      </w:r>
      <w:r>
        <w:t xml:space="preserve">n.d. PLOS ONE.</w:t>
      </w:r>
      <w:r>
        <w:t xml:space="preserve"> </w:t>
      </w:r>
      <w:hyperlink r:id="rId1041">
        <w:r>
          <w:rPr>
            <w:rStyle w:val="Hyperlink"/>
          </w:rPr>
          <w:t xml:space="preserve">https://journals.plos.org/plosone/s/authorship</w:t>
        </w:r>
      </w:hyperlink>
      <w:r>
        <w:t xml:space="preserve">.</w:t>
      </w:r>
    </w:p>
    <w:bookmarkEnd w:id="1042"/>
    <w:bookmarkStart w:id="1044" w:name="ref-dryad"/>
    <w:p>
      <w:pPr>
        <w:pStyle w:val="Bibliography"/>
      </w:pPr>
      <w:r>
        <w:t xml:space="preserve">“Dryad Digital Repository.”</w:t>
      </w:r>
      <w:r>
        <w:t xml:space="preserve"> </w:t>
      </w:r>
      <w:r>
        <w:t xml:space="preserve">n.d. Dryad.</w:t>
      </w:r>
      <w:r>
        <w:t xml:space="preserve"> </w:t>
      </w:r>
      <w:hyperlink r:id="rId1043">
        <w:r>
          <w:rPr>
            <w:rStyle w:val="Hyperlink"/>
          </w:rPr>
          <w:t xml:space="preserve">https://datadryad.org/</w:t>
        </w:r>
      </w:hyperlink>
      <w:r>
        <w:t xml:space="preserve">.</w:t>
      </w:r>
    </w:p>
    <w:bookmarkEnd w:id="1044"/>
    <w:bookmarkStart w:id="10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5"/>
    <w:bookmarkStart w:id="10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6">
        <w:r>
          <w:rPr>
            <w:rStyle w:val="Hyperlink"/>
          </w:rPr>
          <w:t xml:space="preserve">https://doi.org/10.1201/9781003029878</w:t>
        </w:r>
      </w:hyperlink>
      <w:r>
        <w:t xml:space="preserve">.</w:t>
      </w:r>
    </w:p>
    <w:bookmarkEnd w:id="1047"/>
    <w:bookmarkStart w:id="104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8"/>
    <w:bookmarkStart w:id="1049" w:name="ref-githubdesktop"/>
    <w:p>
      <w:pPr>
        <w:pStyle w:val="Bibliography"/>
      </w:pPr>
      <w:r>
        <w:t xml:space="preserve">“GitHub Desktop.”</w:t>
      </w:r>
      <w:r>
        <w:t xml:space="preserve"> </w:t>
      </w:r>
      <w:r>
        <w:t xml:space="preserve">n.d. GitHub.</w:t>
      </w:r>
      <w:r>
        <w:t xml:space="preserve"> </w:t>
      </w:r>
      <w:hyperlink r:id="rId577">
        <w:r>
          <w:rPr>
            <w:rStyle w:val="Hyperlink"/>
          </w:rPr>
          <w:t xml:space="preserve">https://desktop.github.com/</w:t>
        </w:r>
      </w:hyperlink>
      <w:r>
        <w:t xml:space="preserve">.</w:t>
      </w:r>
    </w:p>
    <w:bookmarkEnd w:id="1049"/>
    <w:bookmarkStart w:id="1050" w:name="ref-gitkraken"/>
    <w:p>
      <w:pPr>
        <w:pStyle w:val="Bibliography"/>
      </w:pPr>
      <w:ins w:id="4062" w:author="PR Preview" w:date="2024-01-01T00:00:00Z">
        <w:r>
          <w:t xml:space="preserve">“GitKraken.”</w:t>
        </w:r>
      </w:ins>
      <w:ins w:id="4062" w:author="PR Preview" w:date="2024-01-01T00:00:00Z">
        <w:r>
          <w:t xml:space="preserve"> </w:t>
        </w:r>
      </w:ins>
      <w:ins w:id="4062" w:author="PR Preview" w:date="2024-01-01T00:00:00Z">
        <w:r>
          <w:t xml:space="preserve">n.d. GitKraken.</w:t>
        </w:r>
      </w:ins>
      <w:ins w:id="4062" w:author="PR Preview" w:date="2024-01-01T00:00:00Z">
        <w:r>
          <w:t xml:space="preserve"> </w:t>
        </w:r>
      </w:ins>
      <w:hyperlink r:id="rId579">
        <w:r>
          <w:rPr>
            <w:rStyle w:val="Hyperlink"/>
          </w:rPr>
          <w:t xml:space="preserve">https://gitkraken.com/</w:t>
        </w:r>
      </w:hyperlink>
      <w:ins w:id="4062" w:author="PR Preview" w:date="2024-01-01T00:00:00Z">
        <w:r>
          <w:t xml:space="preserve">.</w:t>
        </w:r>
      </w:ins>
    </w:p>
    <w:bookmarkEnd w:id="1050"/>
    <w:bookmarkStart w:id="1051" w:name="ref-gitkraken-kepler"/>
    <w:p>
      <w:pPr>
        <w:pStyle w:val="Bibliography"/>
      </w:pPr>
      <w:ins w:id="4063" w:author="PR Preview" w:date="2024-01-01T00:00:00Z">
        <w:r>
          <w:t xml:space="preserve">“GitKraken Kepler: Mission Control for Agent-Driven Development.”</w:t>
        </w:r>
      </w:ins>
      <w:ins w:id="4063" w:author="PR Preview" w:date="2024-01-01T00:00:00Z">
        <w:r>
          <w:t xml:space="preserve"> </w:t>
        </w:r>
      </w:ins>
      <w:ins w:id="4063" w:author="PR Preview" w:date="2024-01-01T00:00:00Z">
        <w:r>
          <w:t xml:space="preserve">n.d. GitKraken.</w:t>
        </w:r>
      </w:ins>
      <w:ins w:id="4063" w:author="PR Preview" w:date="2024-01-01T00:00:00Z">
        <w:r>
          <w:t xml:space="preserve"> </w:t>
        </w:r>
      </w:ins>
      <w:hyperlink r:id="rId581">
        <w:r>
          <w:rPr>
            <w:rStyle w:val="Hyperlink"/>
          </w:rPr>
          <w:t xml:space="preserve">https://gitkraken.com/kepler</w:t>
        </w:r>
      </w:hyperlink>
      <w:ins w:id="4063" w:author="PR Preview" w:date="2024-01-01T00:00:00Z">
        <w:r>
          <w:t xml:space="preserve">.</w:t>
        </w:r>
      </w:ins>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6">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4">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105" w:author="PR Preview" w:date="2024-01-01T00:00:00Z">
        <w:r>
          <w:rPr>
            <w:b/>
            <w:bCs/>
          </w:rPr>
          <w:t xml:space="preserve">Branch:</w:t>
        </w:r>
      </w:ins>
      <w:ins w:id="3105" w:author="PR Preview" w:date="2024-01-01T00:00:00Z">
        <w:r>
          <w:t xml:space="preserve"> </w:t>
        </w:r>
      </w:ins>
      <w:ins w:id="3105" w:author="PR Preview" w:date="2024-01-01T00:00:00Z">
        <w:r>
          <w:t xml:space="preserve">HEAD</w:t>
        </w:r>
      </w:ins>
    </w:p>
    <w:p>
      <w:pPr>
        <w:pStyle w:val="Compact"/>
        <w:numPr>
          <w:ilvl w:val="0"/>
          <w:numId w:val="1319"/>
        </w:numPr>
      </w:pPr>
      <w:ins w:id="3106" w:author="PR Preview" w:date="2024-01-01T00:00:00Z">
        <w:r>
          <w:rPr>
            <w:b/>
            <w:bCs/>
          </w:rPr>
          <w:t xml:space="preserve">Commit:</w:t>
        </w:r>
      </w:ins>
      <w:ins w:id="3106" w:author="PR Preview" w:date="2024-01-01T00:00:00Z">
        <w:r>
          <w:t xml:space="preserve"> </w:t>
        </w:r>
      </w:ins>
      <w:ins w:id="3106" w:author="PR Preview" w:date="2024-01-01T00:00:00Z">
        <w:r>
          <w:t xml:space="preserve">de97f45</w:t>
        </w:r>
      </w:ins>
    </w:p>
    <w:p>
      <w:pPr>
        <w:pStyle w:val="Compact"/>
        <w:numPr>
          <w:ilvl w:val="0"/>
          <w:numId w:val="1319"/>
        </w:numPr>
      </w:pPr>
      <w:ins w:id="3107" w:author="PR Preview" w:date="2024-01-01T00:00:00Z">
        <w:r>
          <w:rPr>
            <w:b/>
            <w:bCs/>
          </w:rPr>
          <w:t xml:space="preserve">Full commit hash:</w:t>
        </w:r>
      </w:ins>
      <w:ins w:id="3107" w:author="PR Preview" w:date="2024-01-01T00:00:00Z">
        <w:r>
          <w:t xml:space="preserve"> </w:t>
        </w:r>
      </w:ins>
      <w:ins w:id="3107" w:author="PR Preview" w:date="2024-01-01T00:00:00Z">
        <w:r>
          <w:t xml:space="preserve">de97f458c2de54b29b677c50b7e48afaa445639e</w:t>
        </w:r>
      </w:ins>
    </w:p>
    <w:p>
      <w:pPr>
        <w:pStyle w:val="Compact"/>
        <w:numPr>
          <w:ilvl w:val="0"/>
          <w:numId w:val="1319"/>
        </w:numPr>
      </w:pPr>
      <w:ins w:id="3108" w:author="PR Preview" w:date="2024-01-01T00:00:00Z">
        <w:r>
          <w:rPr>
            <w:b/>
            <w:bCs/>
          </w:rPr>
          <w:t xml:space="preserve">Commit date:</w:t>
        </w:r>
      </w:ins>
      <w:ins w:id="3108" w:author="PR Preview" w:date="2024-01-01T00:00:00Z">
        <w:r>
          <w:t xml:space="preserve"> </w:t>
        </w:r>
      </w:ins>
      <w:ins w:id="3108" w:author="PR Preview" w:date="2024-01-01T00:00:00Z">
        <w:r>
          <w:t xml:space="preserve">2026-09-01 03:05:20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9" Type="http://schemas.openxmlformats.org/officeDocument/2006/relationships/image" Target="media/rId699.png"/><Relationship Id="rId454" Type="http://schemas.openxmlformats.org/officeDocument/2006/relationships/image" Target="media/rId454.png"/><Relationship Id="rId738" Type="http://schemas.openxmlformats.org/officeDocument/2006/relationships/image" Target="media/rId738.jpg"/><Relationship Id="rId744" Type="http://schemas.openxmlformats.org/officeDocument/2006/relationships/image" Target="media/rId744.png"/><Relationship Id="rId566" Type="http://schemas.openxmlformats.org/officeDocument/2006/relationships/image" Target="media/rId566.png"/><Relationship Id="rId571" Type="http://schemas.openxmlformats.org/officeDocument/2006/relationships/image" Target="media/rId571.png"/><Relationship Id="rId661" Type="http://schemas.openxmlformats.org/officeDocument/2006/relationships/image" Target="media/rId661.png"/><Relationship Id="rId666" Type="http://schemas.openxmlformats.org/officeDocument/2006/relationships/image" Target="media/rId666.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7"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9" Type="http://schemas.openxmlformats.org/officeDocument/2006/relationships/hyperlink" Target="https://about.codecov.io" TargetMode="External"/><Relationship Id="rId611"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4" Type="http://schemas.openxmlformats.org/officeDocument/2006/relationships/hyperlink" Target="https://cli.github.com/" TargetMode="External"/><Relationship Id="rId273" Type="http://schemas.openxmlformats.org/officeDocument/2006/relationships/hyperlink" Target="https://cli.r-lib.org/" TargetMode="External"/><Relationship Id="rId654"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8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57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34" Type="http://schemas.openxmlformats.org/officeDocument/2006/relationships/hyperlink" Target="https://docs.github.com/en/actions" TargetMode="External"/><Relationship Id="rId703" Type="http://schemas.openxmlformats.org/officeDocument/2006/relationships/hyperlink" Target="https://docs.github.com/en/actions/using-jobs/using-concurrency" TargetMode="External"/><Relationship Id="rId650"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24"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0"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30"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0"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6"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1" Type="http://schemas.openxmlformats.org/officeDocument/2006/relationships/hyperlink" Target="https://github.com/Xpra-org/xpra" TargetMode="External"/><Relationship Id="rId678" Type="http://schemas.openxmlformats.org/officeDocument/2006/relationships/hyperlink" Target="https://github.com/actions/toolkit/blob/main/docs/action-versioning.md" TargetMode="External"/><Relationship Id="rId684"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6" Type="http://schemas.openxmlformats.org/officeDocument/2006/relationships/hyperlink" Target="https://github.com/cli/cli#installation" TargetMode="External"/><Relationship Id="rId587"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3" Type="http://schemas.openxmlformats.org/officeDocument/2006/relationships/hyperlink" Target="https://github.com/d-morrison/pr.helpers" TargetMode="External"/><Relationship Id="rId96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2"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95" Type="http://schemas.openxmlformats.org/officeDocument/2006/relationships/hyperlink" Target="https://github.com/easystats/workflows" TargetMode="External"/><Relationship Id="rId731" Type="http://schemas.openxmlformats.org/officeDocument/2006/relationships/hyperlink" Target="https://github.com/eddelbuettel/github-actions/tree/master/r2u-setup" TargetMode="External"/><Relationship Id="rId694"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7" Type="http://schemas.openxmlformats.org/officeDocument/2006/relationships/hyperlink" Target="https://github.com/features/actions" TargetMode="External"/><Relationship Id="rId615" Type="http://schemas.openxmlformats.org/officeDocument/2006/relationships/hyperlink" Target="https://github.com/github-linguist/linguist/" TargetMode="External"/><Relationship Id="rId625" Type="http://schemas.openxmlformats.org/officeDocument/2006/relationships/hyperlink" Target="https://github.com/github-linguist/linguist/blob/main/docs/overrides.md" TargetMode="External"/><Relationship Id="rId623" Type="http://schemas.openxmlformats.org/officeDocument/2006/relationships/hyperlink" Target="https://github.com/github-linguist/linguist/blob/main/docs/overrides.md#detectable" TargetMode="External"/><Relationship Id="rId622" Type="http://schemas.openxmlformats.org/officeDocument/2006/relationships/hyperlink" Target="https://github.com/github-linguist/linguist/blob/main/docs/overrides.md#documentation" TargetMode="External"/><Relationship Id="rId616" Type="http://schemas.openxmlformats.org/officeDocument/2006/relationships/hyperlink" Target="https://github.com/github-linguist/linguist/blob/main/docs/overrides.md#generated-code" TargetMode="External"/><Relationship Id="rId619" Type="http://schemas.openxmlformats.org/officeDocument/2006/relationships/hyperlink" Target="https://github.com/github-linguist/linguist/blob/main/docs/overrides.md#using-gitattributes" TargetMode="External"/><Relationship Id="rId621" Type="http://schemas.openxmlformats.org/officeDocument/2006/relationships/hyperlink" Target="https://github.com/github-linguist/linguist/blob/main/docs/overrides.md#vendored-code" TargetMode="External"/><Relationship Id="rId608" Type="http://schemas.openxmlformats.org/officeDocument/2006/relationships/hyperlink" Target="https://github.com/github/gitignore/blob/master/R.gitignore" TargetMode="External"/><Relationship Id="rId719"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8"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6"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5"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21" Type="http://schemas.openxmlformats.org/officeDocument/2006/relationships/hyperlink" Target="https://github.com/rossjrw/pr-preview-action" TargetMode="External"/><Relationship Id="rId722"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3" Type="http://schemas.openxmlformats.org/officeDocument/2006/relationships/hyperlink" Target="https://github.com/skills/introduction-to-github" TargetMode="External"/><Relationship Id="rId720" Type="http://schemas.openxmlformats.org/officeDocument/2006/relationships/hyperlink" Target="https://github.com/thollander/actions-comment-pull-request" TargetMode="External"/><Relationship Id="rId885"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6" Type="http://schemas.openxmlformats.org/officeDocument/2006/relationships/hyperlink" Target="https://github.com/ucdavisdatalab/workshop_how-to-data-documentation" TargetMode="External"/><Relationship Id="rId956" Type="http://schemas.openxmlformats.org/officeDocument/2006/relationships/hyperlink" Target="https://github.com/ucdavisdatalab/workshop_nlp_with_python" TargetMode="External"/><Relationship Id="rId955"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79" Type="http://schemas.openxmlformats.org/officeDocument/2006/relationships/hyperlink" Target="https://gitkraken.com/" TargetMode="External"/><Relationship Id="rId581" Type="http://schemas.openxmlformats.org/officeDocument/2006/relationships/hyperlink" Target="https://gitkraken.com/kepler" TargetMode="External"/><Relationship Id="rId585" Type="http://schemas.openxmlformats.org/officeDocument/2006/relationships/hyperlink" Target="https://gitlab.com/gitlab-org/cli" TargetMode="External"/><Relationship Id="rId590" Type="http://schemas.openxmlformats.org/officeDocument/2006/relationships/hyperlink" Target="https://gitlab.com/gitlab-org/cli#installation" TargetMode="External"/><Relationship Id="rId591"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1" Type="http://schemas.openxmlformats.org/officeDocument/2006/relationships/hyperlink" Target="https://grants.nih.gov" TargetMode="External"/><Relationship Id="rId973"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605" Type="http://schemas.openxmlformats.org/officeDocument/2006/relationships/hyperlink" Target="https://happygitwithr.com/repeated-amend.html" TargetMode="External"/><Relationship Id="rId597"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89"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2" Type="http://schemas.openxmlformats.org/officeDocument/2006/relationships/hyperlink" Target="https://link.springer.com/book/10.1007/978-3-030-98175-4" TargetMode="External"/><Relationship Id="rId97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8"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8" Type="http://schemas.openxmlformats.org/officeDocument/2006/relationships/hyperlink" Target="https://mitcommlab.mit.edu/be/2023/09/27/toward-an-evenbetterposter-improving-the-betterposter-template/" TargetMode="External"/><Relationship Id="rId869" Type="http://schemas.openxmlformats.org/officeDocument/2006/relationships/hyperlink" Target="https://mobaxterm.mobatek.net/" TargetMode="External"/><Relationship Id="rId1008" Type="http://schemas.openxmlformats.org/officeDocument/2006/relationships/hyperlink" Target="https://morrison-lab.github.io/psw/" TargetMode="External"/><Relationship Id="rId901" Type="http://schemas.openxmlformats.org/officeDocument/2006/relationships/hyperlink" Target="https://morrison-lab.github.io/wai/" TargetMode="External"/><Relationship Id="rId921"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22" Type="http://schemas.openxmlformats.org/officeDocument/2006/relationships/hyperlink" Target="https://morrison-lab.github.io/wai/chapters/coding-agents.html" TargetMode="External"/><Relationship Id="rId71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8" Type="http://schemas.openxmlformats.org/officeDocument/2006/relationships/hyperlink" Target="https://morrison-lab.github.io/wai/chapters/coding-agents.html#sec-ai-claude-code-windows" TargetMode="External"/><Relationship Id="rId923" Type="http://schemas.openxmlformats.org/officeDocument/2006/relationships/hyperlink" Target="https://morrison-lab.github.io/wai/chapters/pr-workflow-with-agents.html" TargetMode="External"/><Relationship Id="rId981" Type="http://schemas.openxmlformats.org/officeDocument/2006/relationships/hyperlink" Target="https://myidp.sciencecareers.org/" TargetMode="External"/><Relationship Id="rId749"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1"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3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8"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94"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12"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9"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1" Type="http://schemas.openxmlformats.org/officeDocument/2006/relationships/hyperlink" Target="https://wiki.archlinux.org/title/Wayland" TargetMode="External"/><Relationship Id="rId882"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6"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8" Type="http://schemas.openxmlformats.org/officeDocument/2006/relationships/hyperlink" Target="https://www.git-scm.com/docs/gitignore#_pattern_format" TargetMode="External"/><Relationship Id="rId714" Type="http://schemas.openxmlformats.org/officeDocument/2006/relationships/hyperlink" Target="https://www.githubstatus.com/" TargetMode="External"/><Relationship Id="rId976" Type="http://schemas.openxmlformats.org/officeDocument/2006/relationships/hyperlink" Target="https://www.globalcodeofconduct.org/" TargetMode="External"/><Relationship Id="rId886"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4" Type="http://schemas.openxmlformats.org/officeDocument/2006/relationships/hyperlink" Target="https://www.nature.com/articles/d41586-021-03603-2" TargetMode="External"/><Relationship Id="rId97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6"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2" Type="http://schemas.openxmlformats.org/officeDocument/2006/relationships/hyperlink" Target="https://www.training.nih.gov/career-services/" TargetMode="External"/><Relationship Id="rId867" Type="http://schemas.openxmlformats.org/officeDocument/2006/relationships/hyperlink" Target="https://www.xquartz.org/" TargetMode="External"/><Relationship Id="rId985" Type="http://schemas.openxmlformats.org/officeDocument/2006/relationships/hyperlink" Target="https://www.youtube.com/watch?v=1RwJbhkCA58" TargetMode="External"/><Relationship Id="rId96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7"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9" Type="http://schemas.openxmlformats.org/officeDocument/2006/relationships/hyperlink" Target="https://about.codecov.io" TargetMode="External"/><Relationship Id="rId611"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4" Type="http://schemas.openxmlformats.org/officeDocument/2006/relationships/hyperlink" Target="https://cli.github.com/" TargetMode="External"/><Relationship Id="rId273" Type="http://schemas.openxmlformats.org/officeDocument/2006/relationships/hyperlink" Target="https://cli.r-lib.org/" TargetMode="External"/><Relationship Id="rId654"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8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57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34" Type="http://schemas.openxmlformats.org/officeDocument/2006/relationships/hyperlink" Target="https://docs.github.com/en/actions" TargetMode="External"/><Relationship Id="rId703" Type="http://schemas.openxmlformats.org/officeDocument/2006/relationships/hyperlink" Target="https://docs.github.com/en/actions/using-jobs/using-concurrency" TargetMode="External"/><Relationship Id="rId650"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24"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0"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30"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0"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6"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1" Type="http://schemas.openxmlformats.org/officeDocument/2006/relationships/hyperlink" Target="https://github.com/Xpra-org/xpra" TargetMode="External"/><Relationship Id="rId678" Type="http://schemas.openxmlformats.org/officeDocument/2006/relationships/hyperlink" Target="https://github.com/actions/toolkit/blob/main/docs/action-versioning.md" TargetMode="External"/><Relationship Id="rId684"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6" Type="http://schemas.openxmlformats.org/officeDocument/2006/relationships/hyperlink" Target="https://github.com/cli/cli#installation" TargetMode="External"/><Relationship Id="rId587"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3" Type="http://schemas.openxmlformats.org/officeDocument/2006/relationships/hyperlink" Target="https://github.com/d-morrison/pr.helpers" TargetMode="External"/><Relationship Id="rId96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2"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95" Type="http://schemas.openxmlformats.org/officeDocument/2006/relationships/hyperlink" Target="https://github.com/easystats/workflows" TargetMode="External"/><Relationship Id="rId731" Type="http://schemas.openxmlformats.org/officeDocument/2006/relationships/hyperlink" Target="https://github.com/eddelbuettel/github-actions/tree/master/r2u-setup" TargetMode="External"/><Relationship Id="rId694"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7" Type="http://schemas.openxmlformats.org/officeDocument/2006/relationships/hyperlink" Target="https://github.com/features/actions" TargetMode="External"/><Relationship Id="rId615" Type="http://schemas.openxmlformats.org/officeDocument/2006/relationships/hyperlink" Target="https://github.com/github-linguist/linguist/" TargetMode="External"/><Relationship Id="rId625" Type="http://schemas.openxmlformats.org/officeDocument/2006/relationships/hyperlink" Target="https://github.com/github-linguist/linguist/blob/main/docs/overrides.md" TargetMode="External"/><Relationship Id="rId623" Type="http://schemas.openxmlformats.org/officeDocument/2006/relationships/hyperlink" Target="https://github.com/github-linguist/linguist/blob/main/docs/overrides.md#detectable" TargetMode="External"/><Relationship Id="rId622" Type="http://schemas.openxmlformats.org/officeDocument/2006/relationships/hyperlink" Target="https://github.com/github-linguist/linguist/blob/main/docs/overrides.md#documentation" TargetMode="External"/><Relationship Id="rId616" Type="http://schemas.openxmlformats.org/officeDocument/2006/relationships/hyperlink" Target="https://github.com/github-linguist/linguist/blob/main/docs/overrides.md#generated-code" TargetMode="External"/><Relationship Id="rId619" Type="http://schemas.openxmlformats.org/officeDocument/2006/relationships/hyperlink" Target="https://github.com/github-linguist/linguist/blob/main/docs/overrides.md#using-gitattributes" TargetMode="External"/><Relationship Id="rId621" Type="http://schemas.openxmlformats.org/officeDocument/2006/relationships/hyperlink" Target="https://github.com/github-linguist/linguist/blob/main/docs/overrides.md#vendored-code" TargetMode="External"/><Relationship Id="rId608" Type="http://schemas.openxmlformats.org/officeDocument/2006/relationships/hyperlink" Target="https://github.com/github/gitignore/blob/master/R.gitignore" TargetMode="External"/><Relationship Id="rId719"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8"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6"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5"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21" Type="http://schemas.openxmlformats.org/officeDocument/2006/relationships/hyperlink" Target="https://github.com/rossjrw/pr-preview-action" TargetMode="External"/><Relationship Id="rId722"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3" Type="http://schemas.openxmlformats.org/officeDocument/2006/relationships/hyperlink" Target="https://github.com/skills/introduction-to-github" TargetMode="External"/><Relationship Id="rId720" Type="http://schemas.openxmlformats.org/officeDocument/2006/relationships/hyperlink" Target="https://github.com/thollander/actions-comment-pull-request" TargetMode="External"/><Relationship Id="rId885"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6" Type="http://schemas.openxmlformats.org/officeDocument/2006/relationships/hyperlink" Target="https://github.com/ucdavisdatalab/workshop_how-to-data-documentation" TargetMode="External"/><Relationship Id="rId956" Type="http://schemas.openxmlformats.org/officeDocument/2006/relationships/hyperlink" Target="https://github.com/ucdavisdatalab/workshop_nlp_with_python" TargetMode="External"/><Relationship Id="rId955"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79" Type="http://schemas.openxmlformats.org/officeDocument/2006/relationships/hyperlink" Target="https://gitkraken.com/" TargetMode="External"/><Relationship Id="rId581" Type="http://schemas.openxmlformats.org/officeDocument/2006/relationships/hyperlink" Target="https://gitkraken.com/kepler" TargetMode="External"/><Relationship Id="rId585" Type="http://schemas.openxmlformats.org/officeDocument/2006/relationships/hyperlink" Target="https://gitlab.com/gitlab-org/cli" TargetMode="External"/><Relationship Id="rId590" Type="http://schemas.openxmlformats.org/officeDocument/2006/relationships/hyperlink" Target="https://gitlab.com/gitlab-org/cli#installation" TargetMode="External"/><Relationship Id="rId591"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1" Type="http://schemas.openxmlformats.org/officeDocument/2006/relationships/hyperlink" Target="https://grants.nih.gov" TargetMode="External"/><Relationship Id="rId973"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605" Type="http://schemas.openxmlformats.org/officeDocument/2006/relationships/hyperlink" Target="https://happygitwithr.com/repeated-amend.html" TargetMode="External"/><Relationship Id="rId597"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89"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2" Type="http://schemas.openxmlformats.org/officeDocument/2006/relationships/hyperlink" Target="https://link.springer.com/book/10.1007/978-3-030-98175-4" TargetMode="External"/><Relationship Id="rId97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8"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8" Type="http://schemas.openxmlformats.org/officeDocument/2006/relationships/hyperlink" Target="https://mitcommlab.mit.edu/be/2023/09/27/toward-an-evenbetterposter-improving-the-betterposter-template/" TargetMode="External"/><Relationship Id="rId869" Type="http://schemas.openxmlformats.org/officeDocument/2006/relationships/hyperlink" Target="https://mobaxterm.mobatek.net/" TargetMode="External"/><Relationship Id="rId1008" Type="http://schemas.openxmlformats.org/officeDocument/2006/relationships/hyperlink" Target="https://morrison-lab.github.io/psw/" TargetMode="External"/><Relationship Id="rId901" Type="http://schemas.openxmlformats.org/officeDocument/2006/relationships/hyperlink" Target="https://morrison-lab.github.io/wai/" TargetMode="External"/><Relationship Id="rId921"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22" Type="http://schemas.openxmlformats.org/officeDocument/2006/relationships/hyperlink" Target="https://morrison-lab.github.io/wai/chapters/coding-agents.html" TargetMode="External"/><Relationship Id="rId71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8" Type="http://schemas.openxmlformats.org/officeDocument/2006/relationships/hyperlink" Target="https://morrison-lab.github.io/wai/chapters/coding-agents.html#sec-ai-claude-code-windows" TargetMode="External"/><Relationship Id="rId923" Type="http://schemas.openxmlformats.org/officeDocument/2006/relationships/hyperlink" Target="https://morrison-lab.github.io/wai/chapters/pr-workflow-with-agents.html" TargetMode="External"/><Relationship Id="rId981" Type="http://schemas.openxmlformats.org/officeDocument/2006/relationships/hyperlink" Target="https://myidp.sciencecareers.org/" TargetMode="External"/><Relationship Id="rId749"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1"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3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8"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94"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12"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9"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1" Type="http://schemas.openxmlformats.org/officeDocument/2006/relationships/hyperlink" Target="https://wiki.archlinux.org/title/Wayland" TargetMode="External"/><Relationship Id="rId882"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6"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8" Type="http://schemas.openxmlformats.org/officeDocument/2006/relationships/hyperlink" Target="https://www.git-scm.com/docs/gitignore#_pattern_format" TargetMode="External"/><Relationship Id="rId714" Type="http://schemas.openxmlformats.org/officeDocument/2006/relationships/hyperlink" Target="https://www.githubstatus.com/" TargetMode="External"/><Relationship Id="rId976" Type="http://schemas.openxmlformats.org/officeDocument/2006/relationships/hyperlink" Target="https://www.globalcodeofconduct.org/" TargetMode="External"/><Relationship Id="rId886"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4" Type="http://schemas.openxmlformats.org/officeDocument/2006/relationships/hyperlink" Target="https://www.nature.com/articles/d41586-021-03603-2" TargetMode="External"/><Relationship Id="rId97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6"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2" Type="http://schemas.openxmlformats.org/officeDocument/2006/relationships/hyperlink" Target="https://www.training.nih.gov/career-services/" TargetMode="External"/><Relationship Id="rId867" Type="http://schemas.openxmlformats.org/officeDocument/2006/relationships/hyperlink" Target="https://www.xquartz.org/" TargetMode="External"/><Relationship Id="rId985" Type="http://schemas.openxmlformats.org/officeDocument/2006/relationships/hyperlink" Target="https://www.youtube.com/watch?v=1RwJbhkCA58" TargetMode="External"/><Relationship Id="rId96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2026-09-01T03:11:25Z</dcterms:created>
  <dcterms:modified xsi:type="dcterms:W3CDTF">2026-09-01T03:11:25Z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