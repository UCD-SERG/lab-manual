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0" w:author="PR Preview" w:date="2024-01-01T00:00:00Z">
        <w:r>
          <w:rPr>
            <w:b/>
            <w:bCs/>
          </w:rPr>
          <w:t xml:space="preserve">Branch:</w:t>
        </w:r>
      </w:ins>
      <w:ins w:id="3090" w:author="PR Preview" w:date="2024-01-01T00:00:00Z">
        <w:r>
          <w:t xml:space="preserve"> </w:t>
        </w:r>
      </w:ins>
      <w:ins w:id="3090" w:author="PR Preview" w:date="2024-01-01T00:00:00Z">
        <w:r>
          <w:t xml:space="preserve">HEAD</w:t>
        </w:r>
      </w:ins>
    </w:p>
    <w:p>
      <w:pPr>
        <w:pStyle w:val="Compact"/>
        <w:numPr>
          <w:ilvl w:val="0"/>
          <w:numId w:val="1318"/>
        </w:numPr>
      </w:pPr>
      <w:ins w:id="3091" w:author="PR Preview" w:date="2024-01-01T00:00:00Z">
        <w:r>
          <w:rPr>
            <w:b/>
            <w:bCs/>
          </w:rPr>
          <w:t xml:space="preserve">Commit:</w:t>
        </w:r>
      </w:ins>
      <w:ins w:id="3091" w:author="PR Preview" w:date="2024-01-01T00:00:00Z">
        <w:r>
          <w:t xml:space="preserve"> </w:t>
        </w:r>
      </w:ins>
      <w:ins w:id="3091" w:author="PR Preview" w:date="2024-01-01T00:00:00Z">
        <w:r>
          <w:t xml:space="preserve">b617abb</w:t>
        </w:r>
      </w:ins>
    </w:p>
    <w:p>
      <w:pPr>
        <w:pStyle w:val="Compact"/>
        <w:numPr>
          <w:ilvl w:val="0"/>
          <w:numId w:val="1318"/>
        </w:numPr>
      </w:pPr>
      <w:ins w:id="3092" w:author="PR Preview" w:date="2024-01-01T00:00:00Z">
        <w:r>
          <w:rPr>
            <w:b/>
            <w:bCs/>
          </w:rPr>
          <w:t xml:space="preserve">Full commit hash:</w:t>
        </w:r>
      </w:ins>
      <w:ins w:id="3092" w:author="PR Preview" w:date="2024-01-01T00:00:00Z">
        <w:r>
          <w:t xml:space="preserve"> </w:t>
        </w:r>
      </w:ins>
      <w:ins w:id="3092" w:author="PR Preview" w:date="2024-01-01T00:00:00Z">
        <w:r>
          <w:t xml:space="preserve">b617abbc9079c37c16517e73d0d18f303397b00c</w:t>
        </w:r>
      </w:ins>
    </w:p>
    <w:p>
      <w:pPr>
        <w:pStyle w:val="Compact"/>
        <w:numPr>
          <w:ilvl w:val="0"/>
          <w:numId w:val="1318"/>
        </w:numPr>
      </w:pPr>
      <w:ins w:id="3093" w:author="PR Preview" w:date="2024-01-01T00:00:00Z">
        <w:r>
          <w:rPr>
            <w:b/>
            <w:bCs/>
          </w:rPr>
          <w:t xml:space="preserve">Commit date:</w:t>
        </w:r>
      </w:ins>
      <w:ins w:id="3093" w:author="PR Preview" w:date="2024-01-01T00:00:00Z">
        <w:r>
          <w:t xml:space="preserve"> </w:t>
        </w:r>
      </w:ins>
      <w:ins w:id="3093" w:author="PR Preview" w:date="2024-01-01T00:00:00Z">
        <w:r>
          <w:t xml:space="preserve">2026-08-31 22:04:19 -0700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3" Type="http://schemas.openxmlformats.org/officeDocument/2006/relationships/hyperlink" Target="http://colorbrewer2.org/" TargetMode="External"/><Relationship Id="rId1035"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19"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39" Type="http://schemas.openxmlformats.org/officeDocument/2006/relationships/hyperlink" Target="https://datadryad.org/" TargetMode="External"/><Relationship Id="rId1018"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8"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5"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2"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4" Type="http://schemas.openxmlformats.org/officeDocument/2006/relationships/hyperlink" Target="https://docs.github.com/en/rest/migrations/orgs" TargetMode="External"/><Relationship Id="rId1066"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3" Type="http://schemas.openxmlformats.org/officeDocument/2006/relationships/hyperlink" Target="https://doi.org/10.1038/467775a" TargetMode="External"/><Relationship Id="rId1057" Type="http://schemas.openxmlformats.org/officeDocument/2006/relationships/hyperlink" Target="https://doi.org/10.1038/526182a" TargetMode="External"/><Relationship Id="rId1088" Type="http://schemas.openxmlformats.org/officeDocument/2006/relationships/hyperlink" Target="https://doi.org/10.1038/d41586-019-00067-3" TargetMode="External"/><Relationship Id="rId1026" Type="http://schemas.openxmlformats.org/officeDocument/2006/relationships/hyperlink" Target="https://doi.org/10.1038/d41586-019-01431-z" TargetMode="External"/><Relationship Id="rId1072" Type="http://schemas.openxmlformats.org/officeDocument/2006/relationships/hyperlink" Target="https://doi.org/10.1038/d41586-019-02918-5" TargetMode="External"/><Relationship Id="rId1091" Type="http://schemas.openxmlformats.org/officeDocument/2006/relationships/hyperlink" Target="https://doi.org/10.1038/d41586-021-03603-2" TargetMode="External"/><Relationship Id="rId1033" Type="http://schemas.openxmlformats.org/officeDocument/2006/relationships/hyperlink" Target="https://doi.org/10.1038/s41467-020-19160-7" TargetMode="External"/><Relationship Id="rId1055" Type="http://schemas.openxmlformats.org/officeDocument/2006/relationships/hyperlink" Target="https://doi.org/10.1038/s41562-016-0021" TargetMode="External"/><Relationship Id="rId1042" Type="http://schemas.openxmlformats.org/officeDocument/2006/relationships/hyperlink" Target="https://doi.org/10.1201/9781003029878" TargetMode="External"/><Relationship Id="rId1093" Type="http://schemas.openxmlformats.org/officeDocument/2006/relationships/hyperlink" Target="https://doi.org/10.1201/9781351201315" TargetMode="External"/><Relationship Id="rId1070" Type="http://schemas.openxmlformats.org/officeDocument/2006/relationships/hyperlink" Target="https://doi.org/10.1371/journal.pcbi.1003833" TargetMode="External"/><Relationship Id="rId1024"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3"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0"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2"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9"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7"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0"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5" Type="http://schemas.openxmlformats.org/officeDocument/2006/relationships/hyperlink" Target="https://journals.plos.org/ploscompbiol/article?id=10.1371/journal.pcbi.1003833" TargetMode="External"/><Relationship Id="rId1037"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4" Type="http://schemas.openxmlformats.org/officeDocument/2006/relationships/hyperlink" Target="https://man.openbsd.org/ssh_config" TargetMode="External"/><Relationship Id="rId1086" Type="http://schemas.openxmlformats.org/officeDocument/2006/relationships/hyperlink" Target="https://manpages.debian.org/stable/openssh-client/ssh_config.5.en.html" TargetMode="External"/><Relationship Id="rId1095" Type="http://schemas.openxmlformats.org/officeDocument/2006/relationships/hyperlink" Target="https://mastering-shiny.org/" TargetMode="External"/><Relationship Id="rId984"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0"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4"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1"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7" Type="http://schemas.openxmlformats.org/officeDocument/2006/relationships/hyperlink" Target="https://myidp.sciencecareers.org/" TargetMode="External"/><Relationship Id="rId743" Type="http://schemas.openxmlformats.org/officeDocument/2006/relationships/hyperlink" Target="https://ohmyz.sh/" TargetMode="External"/><Relationship Id="rId1059"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7"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0"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2"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8"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4" Type="http://schemas.openxmlformats.org/officeDocument/2006/relationships/hyperlink" Target="https://slurm.schedmd.com/salloc.html" TargetMode="External"/><Relationship Id="rId1076" Type="http://schemas.openxmlformats.org/officeDocument/2006/relationships/hyperlink" Target="https://slurm.schedmd.com/sattach.html" TargetMode="External"/><Relationship Id="rId1078" Type="http://schemas.openxmlformats.org/officeDocument/2006/relationships/hyperlink" Target="https://slurm.schedmd.com/sbatch.html" TargetMode="External"/><Relationship Id="rId1080" Type="http://schemas.openxmlformats.org/officeDocument/2006/relationships/hyperlink" Target="https://slurm.schedmd.com/squeue.html" TargetMode="External"/><Relationship Id="rId1082"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7" Type="http://schemas.openxmlformats.org/officeDocument/2006/relationships/hyperlink" Target="https://ucd-serg.github.io/lab-manual/appendix-copilot-instructions.html" TargetMode="External"/><Relationship Id="rId1109"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3"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7"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2" Type="http://schemas.openxmlformats.org/officeDocument/2006/relationships/hyperlink" Target="https://www.medrxiv.org/" TargetMode="External"/><Relationship Id="rId980"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8"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1"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2026-09-01T05:09:37Z</dcterms:created>
  <dcterms:modified xsi:type="dcterms:W3CDTF">2026-09-01T05:09:37Z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