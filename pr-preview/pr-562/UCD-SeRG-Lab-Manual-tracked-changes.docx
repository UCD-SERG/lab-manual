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0"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ins w:id="14" w:author="PR Preview" w:date="2024-01-01T00:00:00Z">
        <w:r>
          <w:t xml:space="preserve">We encourage students / staff of all experience levels to respectfully share their honest opinions and ideas on any topic.</w:t>
        </w:r>
      </w:ins>
    </w:p>
    <w:bookmarkEnd w:id="15"/>
    <w:bookmarkStart w:id="16" w:name="diversity-equity-and-inclusion"/>
    <w:p>
      <w:pPr>
        <w:pStyle w:val="Heading2"/>
      </w:pPr>
      <w:r>
        <w:t xml:space="preserve">2.2 Diversity, equity, and inclusion</w:t>
      </w:r>
    </w:p>
    <w:p>
      <w:pPr>
        <w:pStyle w:val="FirstParagraph"/>
      </w:pPr>
      <w:ins w:id="16" w:author="PR Preview" w:date="2024-01-01T00:00:00Z">
        <w:r>
          <w:t xml:space="preserve">UCD-SeRG recognizes the importance of and is committed to cultivating a culture of diversity, equity, and inclusion.</w:t>
        </w:r>
      </w:ins>
      <w:ins w:id="16" w:author="PR Preview" w:date="2024-01-01T00:00:00Z">
        <w:r>
          <w:t xml:space="preserve"> </w:t>
        </w:r>
      </w:ins>
      <w:ins w:id="16" w:author="PR Preview" w:date="2024-01-01T00:00:00Z">
        <w:r>
          <w:t xml:space="preserve">This means being a safe and supportive environment in which students from diverse backgrounds are equally and inclusively supported in their education and training.</w:t>
        </w:r>
      </w:ins>
      <w:ins w:id="16" w:author="PR Preview" w:date="2024-01-01T00:00:00Z">
        <w:r>
          <w:t xml:space="preserve"> </w:t>
        </w:r>
      </w:ins>
      <w:ins w:id="16" w:author="PR Preview" w:date="2024-01-01T00:00:00Z">
        <w:r>
          <w:t xml:space="preserve">Diversity takes many forms, and includes, but is not limited to, differences in race, ethnicity, gender, sexuality, socioeconomic status, religion, disability, and political affiliation.</w:t>
        </w:r>
      </w:ins>
    </w:p>
    <w:bookmarkEnd w:id="16"/>
    <w:bookmarkStart w:id="19"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p>
      <w:pPr>
        <w:pStyle w:val="BodyText"/>
      </w:pPr>
      <w:ins w:id="23" w:author="PR Preview" w:date="2024-01-01T00:00:00Z">
        <w:r>
          <w:t xml:space="preserve">Our authorship policy has moved to</w:t>
        </w:r>
      </w:ins>
      <w:ins w:id="23" w:author="PR Preview" w:date="2024-01-01T00:00:00Z">
        <w:r>
          <w:t xml:space="preserve"> </w:t>
        </w:r>
      </w:ins>
      <w:hyperlink w:anchor="sec-authorship">
        <w:r>
          <w:rPr>
            <w:rStyle w:val="Hyperlink"/>
          </w:rPr>
          <w:t xml:space="preserve">Authorship</w:t>
        </w:r>
      </w:hyperlink>
      <w:ins w:id="23" w:author="PR Preview" w:date="2024-01-01T00:00:00Z">
        <w:r>
          <w:t xml:space="preserve"> </w:t>
        </w:r>
      </w:ins>
      <w:ins w:id="23" w:author="PR Preview" w:date="2024-01-01T00:00:00Z">
        <w:r>
          <w:t xml:space="preserve">in the Manuscript Preparation chapter.</w:t>
        </w:r>
      </w:ins>
      <w:ins w:id="23" w:author="PR Preview" w:date="2024-01-01T00:00:00Z">
        <w:r>
          <w:t xml:space="preserve"> </w:t>
        </w:r>
      </w:ins>
      <w:bookmarkStart w:id="18" w:name="authorship"/>
      <w:bookmarkEnd w:id="18"/>
    </w:p>
    <w:p>
      <w:r>
        <w:br w:type="page"/>
      </w:r>
    </w:p>
    <w:bookmarkEnd w:id="19"/>
    <w:bookmarkEnd w:id="20"/>
    <w:bookmarkStart w:id="38"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1"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2"/>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p>
      <w:pPr>
        <w:pStyle w:val="Compact"/>
        <w:numPr>
          <w:ilvl w:val="0"/>
          <w:numId w:val="1002"/>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2"/>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1"/>
    <w:bookmarkStart w:id="22"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w:anchor="sec-direct-hyperlinks">
        <w:r>
          <w:rPr>
            <w:rStyle w:val="Hyperlink"/>
          </w:rPr>
          <w:t xml:space="preserve">Direct Hyperlinks in Internal Correspondence</w:t>
        </w:r>
      </w:hyperlink>
      <w:r>
        <w:t xml:space="preserve">).</w:t>
      </w:r>
    </w:p>
    <w:p>
      <w:pPr>
        <w:pStyle w:val="Compact"/>
        <w:numPr>
          <w:ilvl w:val="0"/>
          <w:numId w:val="1003"/>
        </w:numPr>
      </w:pPr>
      <w:ins w:id="38" w:author="PR Preview" w:date="2024-01-01T00:00:00Z">
        <w:r>
          <w:t xml:space="preserve">Generally, strive to respond within two working days when you are directly addressed in an email.</w:t>
        </w:r>
      </w:ins>
      <w:ins w:id="38" w:author="PR Preview" w:date="2024-01-01T00:00:00Z">
        <w:r>
          <w:t xml:space="preserve"> </w:t>
        </w:r>
      </w:ins>
      <w:ins w:id="38" w:author="PR Preview" w:date="2024-01-01T00:00:00Z">
        <w:r>
          <w:t xml:space="preserve">If you’re on vacation, you’re not expected to respond until the end of your first work day back</w:t>
        </w:r>
      </w:ins>
      <w:ins w:id="38" w:author="PR Preview" w:date="2024-01-01T00:00:00Z">
        <w:r>
          <w:t xml:space="preserve"> </w:t>
        </w:r>
      </w:ins>
      <w:ins w:id="38" w:author="PR Preview" w:date="2024-01-01T00:00:00Z">
        <w:r>
          <w:t xml:space="preserve">(or possibly longer, if you’ve been out for a while and have a backlog).</w:t>
        </w:r>
      </w:ins>
    </w:p>
    <w:p>
      <w:pPr>
        <w:pStyle w:val="Compact"/>
        <w:numPr>
          <w:ilvl w:val="0"/>
          <w:numId w:val="1003"/>
        </w:numPr>
      </w:pPr>
      <w:r>
        <w:t xml:space="preserve">As noted above, if you are unusually busy or on vacation please alert the team in advance and via an away message, so we can expect you not to respond at all / as quickly as usual.</w:t>
      </w:r>
    </w:p>
    <w:bookmarkEnd w:id="22"/>
    <w:bookmarkStart w:id="23"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4"/>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4"/>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4"/>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4"/>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3"/>
    <w:bookmarkStart w:id="24"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5"/>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5"/>
        </w:numPr>
      </w:pPr>
      <w:ins w:id="49" w:author="PR Preview" w:date="2024-01-01T00:00:00Z">
        <w:r>
          <w:rPr>
            <w:b/>
            <w:bCs/>
          </w:rPr>
          <w:t xml:space="preserve">Sending messages outside work hours</w:t>
        </w:r>
      </w:ins>
      <w:ins w:id="49" w:author="PR Preview" w:date="2024-01-01T00:00:00Z">
        <w:r>
          <w:t xml:space="preserve">:</w:t>
        </w:r>
      </w:ins>
      <w:ins w:id="49" w:author="PR Preview" w:date="2024-01-01T00:00:00Z">
        <w:r>
          <w:t xml:space="preserve"> </w:t>
        </w:r>
      </w:ins>
      <w:ins w:id="49" w:author="PR Preview" w:date="2024-01-01T00:00:00Z">
        <w:r>
          <w:t xml:space="preserve">Because we work across many time zones,</w:t>
        </w:r>
      </w:ins>
      <w:ins w:id="49" w:author="PR Preview" w:date="2024-01-01T00:00:00Z">
        <w:r>
          <w:t xml:space="preserve"> </w:t>
        </w:r>
      </w:ins>
      <w:ins w:id="49" w:author="PR Preview" w:date="2024-01-01T00:00:00Z">
        <w:r>
          <w:t xml:space="preserve">there’s no expectation to only send emails or messages during normal work hours.</w:t>
        </w:r>
      </w:ins>
      <w:ins w:id="49" w:author="PR Preview" w:date="2024-01-01T00:00:00Z">
        <w:r>
          <w:t xml:space="preserve"> </w:t>
        </w:r>
      </w:ins>
      <w:ins w:id="49" w:author="PR Preview" w:date="2024-01-01T00:00:00Z">
        <w:r>
          <w:t xml:space="preserve">Feel free to send messages whenever you compose them—don’t spend effort scheduling messages for later delivery.</w:t>
        </w:r>
      </w:ins>
      <w:ins w:id="49" w:author="PR Preview" w:date="2024-01-01T00:00:00Z">
        <w:r>
          <w:t xml:space="preserve"> </w:t>
        </w:r>
      </w:ins>
      <w:ins w:id="49" w:author="PR Preview" w:date="2024-01-01T00:00:00Z">
        <w:r>
          <w:t xml:space="preserve">Recipients will manage their own notification schedules,</w:t>
        </w:r>
      </w:ins>
      <w:ins w:id="49" w:author="PR Preview" w:date="2024-01-01T00:00:00Z">
        <w:r>
          <w:t xml:space="preserve"> </w:t>
        </w:r>
      </w:ins>
      <w:ins w:id="49" w:author="PR Preview" w:date="2024-01-01T00:00:00Z">
        <w:r>
          <w:t xml:space="preserve">and they may be working different hours or want the information sooner.</w:t>
        </w:r>
      </w:ins>
    </w:p>
    <w:bookmarkEnd w:id="24"/>
    <w:bookmarkStart w:id="25"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6"/>
        </w:numPr>
      </w:pPr>
      <w:r>
        <w:rPr>
          <w:b/>
          <w:bCs/>
        </w:rPr>
        <w:t xml:space="preserve">Outlook calendar</w:t>
      </w:r>
      <w:r>
        <w:t xml:space="preserve">: Mark yourself as away on your Outlook calendar for the dates you’ll be unavailable.</w:t>
      </w:r>
    </w:p>
    <w:p>
      <w:pPr>
        <w:pStyle w:val="Compact"/>
        <w:numPr>
          <w:ilvl w:val="0"/>
          <w:numId w:val="1007"/>
        </w:numPr>
      </w:pPr>
      <w:r>
        <w:rPr>
          <w:b/>
          <w:bCs/>
        </w:rPr>
        <w:t xml:space="preserve">Autoresponse</w:t>
      </w:r>
      <w:r>
        <w:t xml:space="preserve">: Set an autoresponse message that indicates when you expect to be back at work.</w:t>
      </w:r>
    </w:p>
    <w:p>
      <w:pPr>
        <w:pStyle w:val="Compact"/>
        <w:numPr>
          <w:ilvl w:val="0"/>
          <w:numId w:val="1008"/>
        </w:numPr>
      </w:pPr>
      <w:r>
        <w:rPr>
          <w:b/>
          <w:bCs/>
        </w:rPr>
        <w:t xml:space="preserve">Teams status</w:t>
      </w:r>
      <w:r>
        <w:t xml:space="preserve">: Update your Teams status to indicate you’re away (e.g.,</w:t>
      </w:r>
      <w:r>
        <w:t xml:space="preserve"> </w:t>
      </w:r>
      <w:r>
        <w:t xml:space="preserve">“On vacation until [date]”</w:t>
      </w:r>
      <w:r>
        <w:t xml:space="preserve">).</w:t>
      </w:r>
    </w:p>
    <w:bookmarkEnd w:id="25"/>
    <w:bookmarkStart w:id="26"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09"/>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9"/>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09"/>
        </w:numPr>
      </w:pPr>
      <w:r>
        <w:t xml:space="preserve">Generally, strive to complete assigned tasks by the date listed.</w:t>
      </w:r>
    </w:p>
    <w:p>
      <w:pPr>
        <w:pStyle w:val="Compact"/>
        <w:numPr>
          <w:ilvl w:val="0"/>
          <w:numId w:val="1009"/>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9"/>
        </w:numPr>
      </w:pPr>
      <w:r>
        <w:t xml:space="preserve">Update task status as you make progress so the team can stay coordinated.</w:t>
      </w:r>
    </w:p>
    <w:bookmarkEnd w:id="26"/>
    <w:bookmarkStart w:id="27" w:name="shared-documents"/>
    <w:p>
      <w:pPr>
        <w:pStyle w:val="Heading2"/>
      </w:pPr>
      <w:r>
        <w:t xml:space="preserve">3.7 Shared Documents</w:t>
      </w:r>
    </w:p>
    <w:p>
      <w:pPr>
        <w:pStyle w:val="Compact"/>
        <w:numPr>
          <w:ilvl w:val="0"/>
          <w:numId w:val="1010"/>
        </w:numPr>
      </w:pPr>
      <w:ins w:id="63" w:author="PR Preview" w:date="2024-01-01T00:00:00Z">
        <w:r>
          <w:t xml:space="preserve">We mostly use Microsoft 365 to collaborate and write documents internally and GoogleDocs when working with external collaborators.</w:t>
        </w:r>
      </w:ins>
      <w:ins w:id="63" w:author="PR Preview" w:date="2024-01-01T00:00:00Z">
        <w:r>
          <w:t xml:space="preserve"> </w:t>
        </w:r>
      </w:ins>
      <w:ins w:id="63" w:author="PR Preview" w:date="2024-01-01T00:00:00Z">
        <w:r>
          <w:t xml:space="preserve">These documents may be linked to in GitHub Issues or other task tracking tools.</w:t>
        </w:r>
      </w:ins>
      <w:ins w:id="63" w:author="PR Preview" w:date="2024-01-01T00:00:00Z">
        <w:r>
          <w:t xml:space="preserve"> </w:t>
        </w:r>
      </w:ins>
      <w:ins w:id="63" w:author="PR Preview" w:date="2024-01-01T00:00:00Z">
        <w:r>
          <w:t xml:space="preserve">Lab leadership often shares these with the whole team since tasks are overlapping,</w:t>
        </w:r>
      </w:ins>
      <w:ins w:id="63" w:author="PR Preview" w:date="2024-01-01T00:00:00Z">
        <w:r>
          <w:t xml:space="preserve"> </w:t>
        </w:r>
      </w:ins>
      <w:ins w:id="63" w:author="PR Preview" w:date="2024-01-01T00:00:00Z">
        <w:r>
          <w:t xml:space="preserve">and even if a task is assigned to one person, others may have valuable insights.</w:t>
        </w:r>
      </w:ins>
    </w:p>
    <w:bookmarkEnd w:id="27"/>
    <w:bookmarkStart w:id="29" w:name="uc-davis-box-and-sharepoint"/>
    <w:p>
      <w:pPr>
        <w:pStyle w:val="Heading2"/>
      </w:pPr>
      <w:r>
        <w:t xml:space="preserve">3.8 UC Davis Box and SharePoint</w:t>
      </w:r>
    </w:p>
    <w:p>
      <w:pPr>
        <w:pStyle w:val="Compact"/>
        <w:numPr>
          <w:ilvl w:val="0"/>
          <w:numId w:val="1011"/>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1"/>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11"/>
        </w:numPr>
      </w:pPr>
      <w:r>
        <w:t xml:space="preserve">SharePoint is also used for collaborative document storage and team file sharing. Access SharePoint through your UC Davis Microsoft 365 account.</w:t>
      </w:r>
    </w:p>
    <w:bookmarkEnd w:id="29"/>
    <w:bookmarkStart w:id="34" w:name="meetings"/>
    <w:p>
      <w:pPr>
        <w:pStyle w:val="Heading2"/>
      </w:pPr>
      <w:r>
        <w:t xml:space="preserve">3.9 Meetings</w:t>
      </w:r>
    </w:p>
    <w:p>
      <w:pPr>
        <w:pStyle w:val="Compact"/>
        <w:numPr>
          <w:ilvl w:val="0"/>
          <w:numId w:val="1012"/>
        </w:numPr>
      </w:pPr>
      <w:r>
        <w:t xml:space="preserve">Our meetings start on the hour.</w:t>
      </w:r>
    </w:p>
    <w:p>
      <w:pPr>
        <w:pStyle w:val="Compact"/>
        <w:numPr>
          <w:ilvl w:val="0"/>
          <w:numId w:val="1012"/>
        </w:numPr>
      </w:pPr>
      <w:r>
        <w:t xml:space="preserve">If you are going to be late, please send a message in our Teams channel.</w:t>
      </w:r>
    </w:p>
    <w:p>
      <w:pPr>
        <w:pStyle w:val="Compact"/>
        <w:numPr>
          <w:ilvl w:val="0"/>
          <w:numId w:val="1012"/>
        </w:numPr>
      </w:pPr>
      <w:r>
        <w:t xml:space="preserve">If you are regularly not able to come on the hour, notify the team and we might choose to modify the agenda order or the start time.</w:t>
      </w:r>
    </w:p>
    <w:bookmarkStart w:id="33"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0" w:name="why-agendas-are-important"/>
    <w:p>
      <w:pPr>
        <w:pStyle w:val="Heading4"/>
      </w:pPr>
      <w:r>
        <w:t xml:space="preserve">3.9.1.1 Why agendas are important</w:t>
      </w:r>
    </w:p>
    <w:p>
      <w:pPr>
        <w:pStyle w:val="Compact"/>
        <w:numPr>
          <w:ilvl w:val="0"/>
          <w:numId w:val="1013"/>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3"/>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3"/>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0"/>
    <w:bookmarkStart w:id="31"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4"/>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4"/>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4"/>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1"/>
    <w:bookmarkStart w:id="32" w:name="formatting-and-style-guidelines"/>
    <w:p>
      <w:pPr>
        <w:pStyle w:val="Heading4"/>
      </w:pPr>
      <w:r>
        <w:t xml:space="preserve">3.9.1.3 Formatting and style guidelines</w:t>
      </w:r>
    </w:p>
    <w:p>
      <w:pPr>
        <w:pStyle w:val="Compact"/>
        <w:numPr>
          <w:ilvl w:val="0"/>
          <w:numId w:val="1015"/>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5"/>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5"/>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5"/>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5"/>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2"/>
    <w:bookmarkEnd w:id="33"/>
    <w:bookmarkEnd w:id="34"/>
    <w:bookmarkStart w:id="35"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6"/>
        </w:numPr>
      </w:pPr>
      <w:r>
        <w:t xml:space="preserve">Create a new event in Outlook Calendar</w:t>
      </w:r>
    </w:p>
    <w:p>
      <w:pPr>
        <w:pStyle w:val="Compact"/>
        <w:numPr>
          <w:ilvl w:val="0"/>
          <w:numId w:val="1016"/>
        </w:numPr>
      </w:pPr>
      <w:r>
        <w:t xml:space="preserve">Add the conference room as an attendee by typing</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from the results</w:t>
      </w:r>
    </w:p>
    <w:p>
      <w:pPr>
        <w:pStyle w:val="Compact"/>
        <w:numPr>
          <w:ilvl w:val="0"/>
          <w:numId w:val="1016"/>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7"/>
        </w:numPr>
      </w:pPr>
      <w:r>
        <w:t xml:space="preserve">In Outlook Calendar, click</w:t>
      </w:r>
      <w:r>
        <w:t xml:space="preserve"> </w:t>
      </w:r>
      <w:r>
        <w:t xml:space="preserve">“Add Calendar”</w:t>
      </w:r>
    </w:p>
    <w:p>
      <w:pPr>
        <w:pStyle w:val="Compact"/>
        <w:numPr>
          <w:ilvl w:val="0"/>
          <w:numId w:val="1017"/>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7"/>
        </w:numPr>
      </w:pPr>
      <w:r>
        <w:t xml:space="preserve">Search for</w:t>
      </w:r>
      <w:r>
        <w:t xml:space="preserve"> </w:t>
      </w:r>
      <w:r>
        <w:t xml:space="preserve">“ms1c”</w:t>
      </w:r>
    </w:p>
    <w:p>
      <w:pPr>
        <w:pStyle w:val="Compact"/>
        <w:numPr>
          <w:ilvl w:val="0"/>
          <w:numId w:val="1017"/>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5"/>
    <w:bookmarkStart w:id="37"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6">
        <w:r>
          <w:rPr>
            <w:rStyle w:val="Hyperlink"/>
          </w:rPr>
          <w:t xml:space="preserve">Collaborative Software Development</w:t>
        </w:r>
      </w:hyperlink>
      <w:r>
        <w:t xml:space="preserve">.</w:t>
      </w:r>
    </w:p>
    <w:p>
      <w:r>
        <w:br w:type="page"/>
      </w:r>
    </w:p>
    <w:bookmarkEnd w:id="37"/>
    <w:bookmarkEnd w:id="38"/>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53"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49">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3"/>
        </w:numPr>
      </w:pPr>
      <w:hyperlink r:id="rId50">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3"/>
        </w:numPr>
      </w:pPr>
      <w:hyperlink r:id="rId51">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3"/>
        </w:numPr>
      </w:pPr>
      <w:hyperlink r:id="rId52">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91" w:name="sec-code-repositories"/>
    <w:p>
      <w:pPr>
        <w:pStyle w:val="Heading1"/>
      </w:pPr>
      <w:r>
        <w:t xml:space="preserve">5. Code repositories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0">
        <w:r>
          <w:rPr>
            <w:rStyle w:val="Hyperlink"/>
            <w:b/>
            <w:bCs/>
          </w:rPr>
          <w:t xml:space="preserve">Code repositories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2" w:name="sec-analysis-file-placement"/>
      <w:bookmarkEnd w:id="62"/>
      <w:r>
        <w:t xml:space="preserve"> </w:t>
      </w:r>
      <w:bookmarkStart w:id="63" w:name="sec-repostatus"/>
      <w:bookmarkEnd w:id="63"/>
      <w:r>
        <w:t xml:space="preserve"> </w:t>
      </w:r>
      <w:bookmarkStart w:id="64" w:name="template-repositories"/>
      <w:bookmarkEnd w:id="64"/>
      <w:r>
        <w:t xml:space="preserve"> </w:t>
      </w:r>
      <w:bookmarkStart w:id="65" w:name="a-note-on-gitlab"/>
      <w:bookmarkEnd w:id="65"/>
      <w:r>
        <w:t xml:space="preserve"> </w:t>
      </w:r>
      <w:bookmarkStart w:id="66" w:name="package-structure"/>
      <w:bookmarkEnd w:id="66"/>
      <w:r>
        <w:t xml:space="preserve"> </w:t>
      </w:r>
      <w:bookmarkStart w:id="67" w:name="why-use-r-package-structure"/>
      <w:bookmarkEnd w:id="67"/>
      <w:r>
        <w:t xml:space="preserve"> </w:t>
      </w:r>
      <w:bookmarkStart w:id="68" w:name="basic-package-structure"/>
      <w:bookmarkEnd w:id="68"/>
      <w:r>
        <w:t xml:space="preserve"> </w:t>
      </w:r>
      <w:bookmarkStart w:id="69" w:name="vignettes-vs-articles"/>
      <w:bookmarkEnd w:id="69"/>
      <w:r>
        <w:t xml:space="preserve"> </w:t>
      </w:r>
      <w:bookmarkStart w:id="70" w:name="public-analyses-vignettes"/>
      <w:bookmarkEnd w:id="70"/>
      <w:r>
        <w:t xml:space="preserve"> </w:t>
      </w:r>
      <w:bookmarkStart w:id="71" w:name="X5a6893e23da55706a67e6c4db5db8bf8ee1a15d"/>
      <w:bookmarkEnd w:id="71"/>
      <w:r>
        <w:t xml:space="preserve"> </w:t>
      </w:r>
      <w:bookmarkStart w:id="72" w:name="keep-analysis-workbooks-tidy"/>
      <w:bookmarkEnd w:id="72"/>
      <w:r>
        <w:t xml:space="preserve"> </w:t>
      </w:r>
      <w:bookmarkStart w:id="73" w:name="shell-scripts-and-automation"/>
      <w:bookmarkEnd w:id="73"/>
      <w:r>
        <w:t xml:space="preserve"> </w:t>
      </w:r>
      <w:bookmarkStart w:id="74" w:name="storing-analysis-outputs"/>
      <w:bookmarkEnd w:id="74"/>
      <w:r>
        <w:t xml:space="preserve"> </w:t>
      </w:r>
      <w:bookmarkStart w:id="75" w:name="rproj-files"/>
      <w:bookmarkEnd w:id="75"/>
      <w:r>
        <w:t xml:space="preserve"> </w:t>
      </w:r>
      <w:bookmarkStart w:id="76" w:name="organizing-the-data-raw-folder"/>
      <w:bookmarkEnd w:id="76"/>
      <w:r>
        <w:t xml:space="preserve"> </w:t>
      </w:r>
      <w:bookmarkStart w:id="77" w:name="configuration-config-file"/>
      <w:bookmarkEnd w:id="77"/>
      <w:r>
        <w:t xml:space="preserve"> </w:t>
      </w:r>
      <w:bookmarkStart w:id="78" w:name="order-files-and-directories"/>
      <w:bookmarkEnd w:id="78"/>
      <w:r>
        <w:t xml:space="preserve"> </w:t>
      </w:r>
      <w:bookmarkStart w:id="79" w:name="Xbca27e34a9d49be3052c20f19c87d806d9e9577"/>
      <w:bookmarkEnd w:id="79"/>
      <w:r>
        <w:t xml:space="preserve"> </w:t>
      </w:r>
      <w:bookmarkStart w:id="80" w:name="standard-repository-statuses"/>
      <w:bookmarkEnd w:id="80"/>
      <w:r>
        <w:t xml:space="preserve"> </w:t>
      </w:r>
      <w:bookmarkStart w:id="81" w:name="adding-a-status-badge"/>
      <w:bookmarkEnd w:id="81"/>
      <w:r>
        <w:t xml:space="preserve"> </w:t>
      </w:r>
      <w:bookmarkStart w:id="82" w:name="lifecycle-management"/>
      <w:bookmarkEnd w:id="82"/>
    </w:p>
    <w:p>
      <w:pPr>
        <w:pStyle w:val="BodyText"/>
      </w:pPr>
      <w:r>
        <w:t xml:space="preserve">That page covers:</w:t>
      </w:r>
    </w:p>
    <w:p>
      <w:pPr>
        <w:pStyle w:val="Compact"/>
        <w:numPr>
          <w:ilvl w:val="0"/>
          <w:numId w:val="1024"/>
        </w:numPr>
      </w:pPr>
      <w:hyperlink r:id="rId83">
        <w:r>
          <w:rPr>
            <w:rStyle w:val="Hyperlink"/>
          </w:rPr>
          <w:t xml:space="preserve">Template repositories</w:t>
        </w:r>
      </w:hyperlink>
    </w:p>
    <w:p>
      <w:pPr>
        <w:pStyle w:val="Compact"/>
        <w:numPr>
          <w:ilvl w:val="0"/>
          <w:numId w:val="1024"/>
        </w:numPr>
      </w:pPr>
      <w:hyperlink r:id="rId84">
        <w:r>
          <w:rPr>
            <w:rStyle w:val="Hyperlink"/>
          </w:rPr>
          <w:t xml:space="preserve">Package Structure</w:t>
        </w:r>
      </w:hyperlink>
    </w:p>
    <w:p>
      <w:pPr>
        <w:pStyle w:val="Compact"/>
        <w:numPr>
          <w:ilvl w:val="0"/>
          <w:numId w:val="1024"/>
        </w:numPr>
      </w:pPr>
      <w:hyperlink r:id="rId85">
        <w:r>
          <w:rPr>
            <w:rStyle w:val="VerbatimChar"/>
          </w:rPr>
          <w:t xml:space="preserve">.Rproj</w:t>
        </w:r>
        <w:r>
          <w:rPr>
            <w:rStyle w:val="Hyperlink"/>
          </w:rPr>
          <w:t xml:space="preserve"> </w:t>
        </w:r>
        <w:r>
          <w:rPr>
            <w:rStyle w:val="Hyperlink"/>
          </w:rPr>
          <w:t xml:space="preserve">files</w:t>
        </w:r>
      </w:hyperlink>
    </w:p>
    <w:p>
      <w:pPr>
        <w:pStyle w:val="Compact"/>
        <w:numPr>
          <w:ilvl w:val="0"/>
          <w:numId w:val="1024"/>
        </w:numPr>
      </w:pPr>
      <w:hyperlink r:id="rId86">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4"/>
        </w:numPr>
      </w:pPr>
      <w:hyperlink r:id="rId87">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opt/quarto/share/formats/docx/note.png" id="9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1"/>
    <w:bookmarkStart w:id="308" w:name="sec-r-coding-practices"/>
    <w:p>
      <w:pPr>
        <w:pStyle w:val="Heading1"/>
      </w:pPr>
      <w:r>
        <w:t xml:space="preserve">6. R Coding Practices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2">
        <w:r>
          <w:rPr>
            <w:rStyle w:val="Hyperlink"/>
            <w:b/>
            <w:bCs/>
          </w:rPr>
          <w:t xml:space="preserve">R Coding Practices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93" w:name="sec-R6"/>
      <w:bookmarkEnd w:id="93"/>
      <w:r>
        <w:t xml:space="preserve"> </w:t>
      </w:r>
      <w:bookmarkStart w:id="94" w:name="sec-adr-code-pointers"/>
      <w:bookmarkEnd w:id="94"/>
      <w:r>
        <w:t xml:space="preserve"> </w:t>
      </w:r>
      <w:bookmarkStart w:id="95" w:name="sec-adr-format"/>
      <w:bookmarkEnd w:id="95"/>
      <w:r>
        <w:t xml:space="preserve"> </w:t>
      </w:r>
      <w:bookmarkStart w:id="96" w:name="sec-adr-storage"/>
      <w:bookmarkEnd w:id="96"/>
      <w:r>
        <w:t xml:space="preserve"> </w:t>
      </w:r>
      <w:bookmarkStart w:id="97" w:name="sec-adr-vs-pr"/>
      <w:bookmarkEnd w:id="97"/>
      <w:r>
        <w:t xml:space="preserve"> </w:t>
      </w:r>
      <w:bookmarkStart w:id="98" w:name="sec-adr-when"/>
      <w:bookmarkEnd w:id="98"/>
      <w:r>
        <w:t xml:space="preserve"> </w:t>
      </w:r>
      <w:bookmarkStart w:id="99" w:name="sec-adrs"/>
      <w:bookmarkEnd w:id="99"/>
      <w:r>
        <w:t xml:space="preserve"> </w:t>
      </w:r>
      <w:bookmarkStart w:id="100" w:name="sec-auto-styling"/>
      <w:bookmarkEnd w:id="100"/>
      <w:r>
        <w:t xml:space="preserve"> </w:t>
      </w:r>
      <w:bookmarkStart w:id="101" w:name="sec-benchmarking"/>
      <w:bookmarkEnd w:id="101"/>
      <w:r>
        <w:t xml:space="preserve"> </w:t>
      </w:r>
      <w:bookmarkStart w:id="102" w:name="sec-callr"/>
      <w:bookmarkEnd w:id="102"/>
      <w:r>
        <w:t xml:space="preserve"> </w:t>
      </w:r>
      <w:bookmarkStart w:id="103" w:name="sec-cli"/>
      <w:bookmarkEnd w:id="103"/>
      <w:r>
        <w:t xml:space="preserve"> </w:t>
      </w:r>
      <w:bookmarkStart w:id="104" w:name="sec-constructive-feedback"/>
      <w:bookmarkEnd w:id="104"/>
      <w:r>
        <w:t xml:space="preserve"> </w:t>
      </w:r>
      <w:bookmarkStart w:id="105" w:name="sec-covr"/>
      <w:bookmarkEnd w:id="105"/>
      <w:r>
        <w:t xml:space="preserve"> </w:t>
      </w:r>
      <w:bookmarkStart w:id="106" w:name="sec-cpp11"/>
      <w:bookmarkEnd w:id="106"/>
      <w:r>
        <w:t xml:space="preserve"> </w:t>
      </w:r>
      <w:bookmarkStart w:id="107" w:name="sec-crayon"/>
      <w:bookmarkEnd w:id="107"/>
      <w:r>
        <w:t xml:space="preserve"> </w:t>
      </w:r>
      <w:bookmarkStart w:id="108" w:name="sec-data-io"/>
      <w:bookmarkEnd w:id="108"/>
      <w:r>
        <w:t xml:space="preserve"> </w:t>
      </w:r>
      <w:bookmarkStart w:id="109" w:name="sec-decompose-qmd-chunks"/>
      <w:bookmarkEnd w:id="109"/>
      <w:r>
        <w:t xml:space="preserve"> </w:t>
      </w:r>
      <w:bookmarkStart w:id="110" w:name="sec-decompose-validation"/>
      <w:bookmarkEnd w:id="110"/>
      <w:r>
        <w:t xml:space="preserve"> </w:t>
      </w:r>
      <w:bookmarkStart w:id="111" w:name="sec-desc"/>
      <w:bookmarkEnd w:id="111"/>
      <w:r>
        <w:t xml:space="preserve"> </w:t>
      </w:r>
      <w:bookmarkStart w:id="112" w:name="sec-devtools"/>
      <w:bookmarkEnd w:id="112"/>
      <w:r>
        <w:t xml:space="preserve"> </w:t>
      </w:r>
      <w:bookmarkStart w:id="113" w:name="sec-documenting-code"/>
      <w:bookmarkEnd w:id="113"/>
      <w:r>
        <w:t xml:space="preserve"> </w:t>
      </w:r>
      <w:bookmarkStart w:id="114" w:name="sec-dont-repurpose-tests"/>
      <w:bookmarkEnd w:id="114"/>
      <w:r>
        <w:t xml:space="preserve"> </w:t>
      </w:r>
      <w:bookmarkStart w:id="115" w:name="sec-downlit"/>
      <w:bookmarkEnd w:id="115"/>
      <w:r>
        <w:t xml:space="preserve"> </w:t>
      </w:r>
      <w:bookmarkStart w:id="116" w:name="sec-dplyr"/>
      <w:bookmarkEnd w:id="116"/>
      <w:r>
        <w:t xml:space="preserve"> </w:t>
      </w:r>
      <w:bookmarkStart w:id="117" w:name="sec-forcats"/>
      <w:bookmarkEnd w:id="117"/>
      <w:r>
        <w:t xml:space="preserve"> </w:t>
      </w:r>
      <w:bookmarkStart w:id="118" w:name="sec-fs"/>
      <w:bookmarkEnd w:id="118"/>
      <w:r>
        <w:t xml:space="preserve"> </w:t>
      </w:r>
      <w:bookmarkStart w:id="119" w:name="sec-function-decomposition"/>
      <w:bookmarkEnd w:id="119"/>
      <w:r>
        <w:t xml:space="preserve"> </w:t>
      </w:r>
      <w:bookmarkStart w:id="120" w:name="sec-function-length-limits"/>
      <w:bookmarkEnd w:id="120"/>
      <w:r>
        <w:t xml:space="preserve"> </w:t>
      </w:r>
      <w:bookmarkStart w:id="121" w:name="sec-gargle"/>
      <w:bookmarkEnd w:id="121"/>
      <w:r>
        <w:t xml:space="preserve"> </w:t>
      </w:r>
      <w:bookmarkStart w:id="122" w:name="sec-getting-help-with-code"/>
      <w:bookmarkEnd w:id="122"/>
      <w:r>
        <w:t xml:space="preserve"> </w:t>
      </w:r>
      <w:bookmarkStart w:id="123" w:name="sec-ggplot2"/>
      <w:bookmarkEnd w:id="123"/>
      <w:r>
        <w:t xml:space="preserve"> </w:t>
      </w:r>
      <w:bookmarkStart w:id="124" w:name="sec-gh"/>
      <w:bookmarkEnd w:id="124"/>
      <w:r>
        <w:t xml:space="preserve"> </w:t>
      </w:r>
      <w:bookmarkStart w:id="125" w:name="sec-git-branches-and-tags"/>
      <w:bookmarkEnd w:id="125"/>
      <w:r>
        <w:t xml:space="preserve"> </w:t>
      </w:r>
      <w:bookmarkStart w:id="126" w:name="sec-here-package-practices"/>
      <w:bookmarkEnd w:id="126"/>
      <w:r>
        <w:t xml:space="preserve"> </w:t>
      </w:r>
      <w:bookmarkStart w:id="127" w:name="sec-here-pkg"/>
      <w:bookmarkEnd w:id="127"/>
      <w:r>
        <w:t xml:space="preserve"> </w:t>
      </w:r>
      <w:bookmarkStart w:id="128" w:name="sec-httr"/>
      <w:bookmarkEnd w:id="128"/>
      <w:r>
        <w:t xml:space="preserve"> </w:t>
      </w:r>
      <w:bookmarkStart w:id="129" w:name="sec-httr2"/>
      <w:bookmarkEnd w:id="129"/>
      <w:r>
        <w:t xml:space="preserve"> </w:t>
      </w:r>
      <w:bookmarkStart w:id="130" w:name="sec-iteration"/>
      <w:bookmarkEnd w:id="130"/>
      <w:r>
        <w:t xml:space="preserve"> </w:t>
      </w:r>
      <w:bookmarkStart w:id="131" w:name="sec-kiss"/>
      <w:bookmarkEnd w:id="131"/>
      <w:r>
        <w:t xml:space="preserve"> </w:t>
      </w:r>
      <w:bookmarkStart w:id="132" w:name="sec-lifecycle"/>
      <w:bookmarkEnd w:id="132"/>
      <w:r>
        <w:t xml:space="preserve"> </w:t>
      </w:r>
      <w:bookmarkStart w:id="133" w:name="sec-lintr"/>
      <w:bookmarkEnd w:id="133"/>
      <w:r>
        <w:t xml:space="preserve"> </w:t>
      </w:r>
      <w:bookmarkStart w:id="134" w:name="sec-lobstr"/>
      <w:bookmarkEnd w:id="134"/>
      <w:r>
        <w:t xml:space="preserve"> </w:t>
      </w:r>
      <w:bookmarkStart w:id="135" w:name="sec-lubridate"/>
      <w:bookmarkEnd w:id="135"/>
      <w:r>
        <w:t xml:space="preserve"> </w:t>
      </w:r>
      <w:bookmarkStart w:id="136" w:name="sec-memoise"/>
      <w:bookmarkEnd w:id="136"/>
      <w:r>
        <w:t xml:space="preserve"> </w:t>
      </w:r>
      <w:bookmarkStart w:id="137" w:name="sec-one-function-per-file"/>
      <w:bookmarkEnd w:id="137"/>
      <w:r>
        <w:t xml:space="preserve"> </w:t>
      </w:r>
      <w:bookmarkStart w:id="138" w:name="sec-pak"/>
      <w:bookmarkEnd w:id="138"/>
      <w:r>
        <w:t xml:space="preserve"> </w:t>
      </w:r>
      <w:bookmarkStart w:id="139" w:name="sec-pkgbuild"/>
      <w:bookmarkEnd w:id="139"/>
      <w:r>
        <w:t xml:space="preserve"> </w:t>
      </w:r>
      <w:bookmarkStart w:id="140" w:name="sec-pkgcache"/>
      <w:bookmarkEnd w:id="140"/>
      <w:r>
        <w:t xml:space="preserve"> </w:t>
      </w:r>
      <w:bookmarkStart w:id="141" w:name="sec-pkgdown"/>
      <w:bookmarkEnd w:id="141"/>
      <w:r>
        <w:t xml:space="preserve"> </w:t>
      </w:r>
      <w:bookmarkStart w:id="142" w:name="sec-pkgload"/>
      <w:bookmarkEnd w:id="142"/>
      <w:r>
        <w:t xml:space="preserve"> </w:t>
      </w:r>
      <w:bookmarkStart w:id="143" w:name="sec-prettyunits"/>
      <w:bookmarkEnd w:id="143"/>
      <w:r>
        <w:t xml:space="preserve"> </w:t>
      </w:r>
      <w:bookmarkStart w:id="144" w:name="sec-processx"/>
      <w:bookmarkEnd w:id="144"/>
      <w:r>
        <w:t xml:space="preserve"> </w:t>
      </w:r>
      <w:bookmarkStart w:id="145" w:name="sec-ps"/>
      <w:bookmarkEnd w:id="145"/>
      <w:r>
        <w:t xml:space="preserve"> </w:t>
      </w:r>
      <w:bookmarkStart w:id="146" w:name="sec-purrr"/>
      <w:bookmarkEnd w:id="146"/>
      <w:r>
        <w:t xml:space="preserve"> </w:t>
      </w:r>
      <w:bookmarkStart w:id="147" w:name="sec-r-lib-actions"/>
      <w:bookmarkEnd w:id="147"/>
      <w:r>
        <w:t xml:space="preserve"> </w:t>
      </w:r>
      <w:bookmarkStart w:id="148" w:name="sec-r-lib-packages"/>
      <w:bookmarkEnd w:id="148"/>
      <w:r>
        <w:t xml:space="preserve"> </w:t>
      </w:r>
      <w:bookmarkStart w:id="149" w:name="sec-r-package-tools"/>
      <w:bookmarkEnd w:id="149"/>
      <w:r>
        <w:t xml:space="preserve"> </w:t>
      </w:r>
      <w:bookmarkStart w:id="150" w:name="sec-r-qa-checklist"/>
      <w:bookmarkEnd w:id="150"/>
      <w:r>
        <w:t xml:space="preserve"> </w:t>
      </w:r>
      <w:bookmarkStart w:id="151" w:name="sec-r-resources"/>
      <w:bookmarkEnd w:id="151"/>
      <w:r>
        <w:t xml:space="preserve"> </w:t>
      </w:r>
      <w:bookmarkStart w:id="152" w:name="sec-r-testing"/>
      <w:bookmarkEnd w:id="152"/>
      <w:r>
        <w:t xml:space="preserve"> </w:t>
      </w:r>
      <w:bookmarkStart w:id="153" w:name="sec-r-version-control"/>
      <w:bookmarkEnd w:id="153"/>
      <w:r>
        <w:t xml:space="preserve"> </w:t>
      </w:r>
      <w:bookmarkStart w:id="154" w:name="sec-r-workflow"/>
      <w:bookmarkEnd w:id="154"/>
      <w:r>
        <w:t xml:space="preserve"> </w:t>
      </w:r>
      <w:bookmarkStart w:id="155" w:name="sec-rcmdcheck"/>
      <w:bookmarkEnd w:id="155"/>
      <w:r>
        <w:t xml:space="preserve"> </w:t>
      </w:r>
      <w:bookmarkStart w:id="156" w:name="sec-readr"/>
      <w:bookmarkEnd w:id="156"/>
      <w:r>
        <w:t xml:space="preserve"> </w:t>
      </w:r>
      <w:bookmarkStart w:id="157" w:name="sec-remotes"/>
      <w:bookmarkEnd w:id="157"/>
      <w:r>
        <w:t xml:space="preserve"> </w:t>
      </w:r>
      <w:bookmarkStart w:id="158" w:name="sec-revdepcheck"/>
      <w:bookmarkEnd w:id="158"/>
      <w:r>
        <w:t xml:space="preserve"> </w:t>
      </w:r>
      <w:bookmarkStart w:id="159" w:name="sec-reviewing-code"/>
      <w:bookmarkEnd w:id="159"/>
      <w:r>
        <w:t xml:space="preserve"> </w:t>
      </w:r>
      <w:bookmarkStart w:id="160" w:name="sec-rex"/>
      <w:bookmarkEnd w:id="160"/>
      <w:r>
        <w:t xml:space="preserve"> </w:t>
      </w:r>
      <w:bookmarkStart w:id="161" w:name="sec-rlang"/>
      <w:bookmarkEnd w:id="161"/>
      <w:r>
        <w:t xml:space="preserve"> </w:t>
      </w:r>
      <w:bookmarkStart w:id="162" w:name="sec-roxygen2"/>
      <w:bookmarkEnd w:id="162"/>
      <w:r>
        <w:t xml:space="preserve"> </w:t>
      </w:r>
      <w:bookmarkStart w:id="163" w:name="sec-scales"/>
      <w:bookmarkEnd w:id="163"/>
      <w:r>
        <w:t xml:space="preserve"> </w:t>
      </w:r>
      <w:bookmarkStart w:id="164" w:name="sec-sessioninfo"/>
      <w:bookmarkEnd w:id="164"/>
      <w:r>
        <w:t xml:space="preserve"> </w:t>
      </w:r>
      <w:bookmarkStart w:id="165" w:name="sec-snapshot-vs-explicit"/>
      <w:bookmarkEnd w:id="165"/>
      <w:r>
        <w:t xml:space="preserve"> </w:t>
      </w:r>
      <w:bookmarkStart w:id="166" w:name="sec-stringr"/>
      <w:bookmarkEnd w:id="166"/>
      <w:r>
        <w:t xml:space="preserve"> </w:t>
      </w:r>
      <w:bookmarkStart w:id="167" w:name="sec-styler"/>
      <w:bookmarkEnd w:id="167"/>
      <w:r>
        <w:t xml:space="preserve"> </w:t>
      </w:r>
      <w:bookmarkStart w:id="168" w:name="sec-tdd"/>
      <w:bookmarkEnd w:id="168"/>
      <w:r>
        <w:t xml:space="preserve"> </w:t>
      </w:r>
      <w:bookmarkStart w:id="169" w:name="sec-testing-best-practices"/>
      <w:bookmarkEnd w:id="169"/>
      <w:r>
        <w:t xml:space="preserve"> </w:t>
      </w:r>
      <w:bookmarkStart w:id="170" w:name="sec-testthat"/>
      <w:bookmarkEnd w:id="170"/>
      <w:r>
        <w:t xml:space="preserve"> </w:t>
      </w:r>
      <w:bookmarkStart w:id="171" w:name="sec-tibble"/>
      <w:bookmarkEnd w:id="171"/>
      <w:r>
        <w:t xml:space="preserve"> </w:t>
      </w:r>
      <w:bookmarkStart w:id="172" w:name="sec-tidyr"/>
      <w:bookmarkEnd w:id="172"/>
      <w:r>
        <w:t xml:space="preserve"> </w:t>
      </w:r>
      <w:bookmarkStart w:id="173" w:name="sec-tidyverse"/>
      <w:bookmarkEnd w:id="173"/>
      <w:r>
        <w:t xml:space="preserve"> </w:t>
      </w:r>
      <w:bookmarkStart w:id="174" w:name="sec-tool-building"/>
      <w:bookmarkEnd w:id="174"/>
      <w:r>
        <w:t xml:space="preserve"> </w:t>
      </w:r>
      <w:bookmarkStart w:id="175" w:name="sec-usethis"/>
      <w:bookmarkEnd w:id="175"/>
      <w:r>
        <w:t xml:space="preserve"> </w:t>
      </w:r>
      <w:bookmarkStart w:id="176" w:name="sec-variable-labels"/>
      <w:bookmarkEnd w:id="176"/>
      <w:r>
        <w:t xml:space="preserve"> </w:t>
      </w:r>
      <w:bookmarkStart w:id="177" w:name="sec-vctrs"/>
      <w:bookmarkEnd w:id="177"/>
      <w:r>
        <w:t xml:space="preserve"> </w:t>
      </w:r>
      <w:bookmarkStart w:id="178" w:name="sec-waldo"/>
      <w:bookmarkEnd w:id="178"/>
      <w:r>
        <w:t xml:space="preserve"> </w:t>
      </w:r>
      <w:bookmarkStart w:id="179" w:name="sec-what-to-look-for"/>
      <w:bookmarkEnd w:id="179"/>
      <w:r>
        <w:t xml:space="preserve"> </w:t>
      </w:r>
      <w:bookmarkStart w:id="180" w:name="sec-when-to-approve"/>
      <w:bookmarkEnd w:id="180"/>
      <w:r>
        <w:t xml:space="preserve"> </w:t>
      </w:r>
      <w:bookmarkStart w:id="181" w:name="sec-why-review-code"/>
      <w:bookmarkEnd w:id="181"/>
      <w:r>
        <w:t xml:space="preserve"> </w:t>
      </w:r>
      <w:bookmarkStart w:id="182" w:name="sec-withr"/>
      <w:bookmarkEnd w:id="182"/>
      <w:r>
        <w:t xml:space="preserve"> </w:t>
      </w:r>
      <w:bookmarkStart w:id="183" w:name="lab-protocols-for-code-and-data"/>
      <w:bookmarkEnd w:id="183"/>
      <w:r>
        <w:t xml:space="preserve"> </w:t>
      </w:r>
      <w:bookmarkStart w:id="184" w:name="usethis-package-setup-and-management"/>
      <w:bookmarkEnd w:id="184"/>
      <w:r>
        <w:t xml:space="preserve"> </w:t>
      </w:r>
      <w:bookmarkStart w:id="185" w:name="devtools-development-workflow"/>
      <w:bookmarkEnd w:id="185"/>
      <w:r>
        <w:t xml:space="preserve"> </w:t>
      </w:r>
      <w:bookmarkStart w:id="186" w:name="pkgdown-package-websites"/>
      <w:bookmarkEnd w:id="186"/>
      <w:r>
        <w:t xml:space="preserve"> </w:t>
      </w:r>
      <w:bookmarkStart w:id="187" w:name="alternatives-to-pkgdown"/>
      <w:bookmarkEnd w:id="187"/>
      <w:r>
        <w:t xml:space="preserve"> </w:t>
      </w:r>
      <w:bookmarkStart w:id="188" w:name="altdoc"/>
      <w:bookmarkEnd w:id="188"/>
      <w:r>
        <w:t xml:space="preserve"> </w:t>
      </w:r>
      <w:bookmarkStart w:id="189" w:name="pkgsite"/>
      <w:bookmarkEnd w:id="189"/>
      <w:r>
        <w:t xml:space="preserve"> </w:t>
      </w:r>
      <w:bookmarkStart w:id="190" w:name="quarto-for-package-documentation"/>
      <w:bookmarkEnd w:id="190"/>
      <w:r>
        <w:t xml:space="preserve"> </w:t>
      </w:r>
      <w:bookmarkStart w:id="191" w:name="comparison-summary"/>
      <w:bookmarkEnd w:id="191"/>
      <w:r>
        <w:t xml:space="preserve"> </w:t>
      </w:r>
      <w:bookmarkStart w:id="192" w:name="initial-setup"/>
      <w:bookmarkEnd w:id="192"/>
      <w:r>
        <w:t xml:space="preserve"> </w:t>
      </w:r>
      <w:bookmarkStart w:id="193" w:name="add-dependencies"/>
      <w:bookmarkEnd w:id="193"/>
      <w:r>
        <w:t xml:space="preserve"> </w:t>
      </w:r>
      <w:bookmarkStart w:id="194" w:name="write-functions"/>
      <w:bookmarkEnd w:id="194"/>
      <w:r>
        <w:t xml:space="preserve"> </w:t>
      </w:r>
      <w:bookmarkStart w:id="195" w:name="document"/>
      <w:bookmarkEnd w:id="195"/>
      <w:r>
        <w:t xml:space="preserve"> </w:t>
      </w:r>
      <w:bookmarkStart w:id="196" w:name="test"/>
      <w:bookmarkEnd w:id="196"/>
      <w:r>
        <w:t xml:space="preserve"> </w:t>
      </w:r>
      <w:bookmarkStart w:id="197" w:name="check"/>
      <w:bookmarkEnd w:id="197"/>
      <w:r>
        <w:t xml:space="preserve"> </w:t>
      </w:r>
      <w:bookmarkStart w:id="198" w:name="build-documentation-site"/>
      <w:bookmarkEnd w:id="198"/>
      <w:r>
        <w:t xml:space="preserve"> </w:t>
      </w:r>
      <w:bookmarkStart w:id="199" w:name="share-and-publish"/>
      <w:bookmarkEnd w:id="199"/>
      <w:r>
        <w:t xml:space="preserve"> </w:t>
      </w:r>
      <w:bookmarkStart w:id="200" w:name="organizing-scripts"/>
      <w:bookmarkEnd w:id="200"/>
      <w:r>
        <w:t xml:space="preserve"> </w:t>
      </w:r>
      <w:bookmarkStart w:id="201" w:name="when-to-use-snapshot-tests"/>
      <w:bookmarkEnd w:id="201"/>
      <w:r>
        <w:t xml:space="preserve"> </w:t>
      </w:r>
      <w:bookmarkStart w:id="202" w:name="when-to-use-explicit-value-tests"/>
      <w:bookmarkEnd w:id="202"/>
      <w:r>
        <w:t xml:space="preserve"> </w:t>
      </w:r>
      <w:bookmarkStart w:id="203" w:name="when-to-benchmark"/>
      <w:bookmarkEnd w:id="203"/>
      <w:r>
        <w:t xml:space="preserve"> </w:t>
      </w:r>
      <w:bookmarkStart w:id="204" w:name="setting-up-benchmarking-infrastructure"/>
      <w:bookmarkEnd w:id="204"/>
      <w:r>
        <w:t xml:space="preserve"> </w:t>
      </w:r>
      <w:bookmarkStart w:id="205" w:name="using-bench-for-performance-comparisons"/>
      <w:bookmarkEnd w:id="205"/>
      <w:r>
        <w:t xml:space="preserve"> </w:t>
      </w:r>
      <w:bookmarkStart w:id="206" w:name="X7ff0b0b5fd28daf32f6723699e3d921f714a0e8"/>
      <w:bookmarkEnd w:id="206"/>
      <w:r>
        <w:t xml:space="preserve"> </w:t>
      </w:r>
      <w:bookmarkStart w:id="207" w:name="Xc760a69c5ec4cc1b5b2fabb31ca8bcbe616ff7d"/>
      <w:bookmarkEnd w:id="207"/>
      <w:r>
        <w:t xml:space="preserve"> </w:t>
      </w:r>
      <w:bookmarkStart w:id="208" w:name="Xef7a31d7d6d783aa86699ade3c1a08284121615"/>
      <w:bookmarkEnd w:id="208"/>
      <w:r>
        <w:t xml:space="preserve"> </w:t>
      </w:r>
      <w:bookmarkStart w:id="209" w:name="performance-testing-with-testthat"/>
      <w:bookmarkEnd w:id="209"/>
      <w:r>
        <w:t xml:space="preserve"> </w:t>
      </w:r>
      <w:bookmarkStart w:id="210" w:name="best-practices"/>
      <w:bookmarkEnd w:id="210"/>
      <w:r>
        <w:t xml:space="preserve"> </w:t>
      </w:r>
      <w:bookmarkStart w:id="211" w:name="additional-resources"/>
      <w:bookmarkEnd w:id="211"/>
      <w:r>
        <w:t xml:space="preserve"> </w:t>
      </w:r>
      <w:bookmarkStart w:id="212" w:name="lapply-and-sapply"/>
      <w:bookmarkEnd w:id="212"/>
      <w:r>
        <w:t xml:space="preserve"> </w:t>
      </w:r>
      <w:bookmarkStart w:id="213" w:name="purrrmap-family"/>
      <w:bookmarkEnd w:id="213"/>
      <w:r>
        <w:t xml:space="preserve"> </w:t>
      </w:r>
      <w:bookmarkStart w:id="214" w:name="basevectorize-vs-purrrmap_"/>
      <w:bookmarkEnd w:id="214"/>
      <w:r>
        <w:t xml:space="preserve"> </w:t>
      </w:r>
      <w:bookmarkStart w:id="215" w:name="purrrpmap-for-multiple-arguments"/>
      <w:bookmarkEnd w:id="215"/>
      <w:r>
        <w:t xml:space="preserve"> </w:t>
      </w:r>
      <w:bookmarkStart w:id="216" w:name="parallel-processing"/>
      <w:bookmarkEnd w:id="216"/>
      <w:r>
        <w:t xml:space="preserve"> </w:t>
      </w:r>
      <w:bookmarkStart w:id="217" w:name="rds-files-preferred"/>
      <w:bookmarkEnd w:id="217"/>
      <w:r>
        <w:t xml:space="preserve"> </w:t>
      </w:r>
      <w:bookmarkStart w:id="218" w:name="csv-files"/>
      <w:bookmarkEnd w:id="218"/>
      <w:r>
        <w:t xml:space="preserve"> </w:t>
      </w:r>
      <w:bookmarkStart w:id="219" w:name="practical-branch-and-tag-commands"/>
      <w:bookmarkEnd w:id="219"/>
      <w:r>
        <w:t xml:space="preserve"> </w:t>
      </w:r>
      <w:bookmarkStart w:id="220" w:name="version-numbers"/>
      <w:bookmarkEnd w:id="220"/>
      <w:r>
        <w:t xml:space="preserve"> </w:t>
      </w:r>
      <w:bookmarkStart w:id="221" w:name="news-file"/>
      <w:bookmarkEnd w:id="221"/>
      <w:r>
        <w:t xml:space="preserve"> </w:t>
      </w:r>
      <w:bookmarkStart w:id="222" w:name="readme.rmd-and-readme.md"/>
      <w:bookmarkEnd w:id="222"/>
      <w:r>
        <w:t xml:space="preserve"> </w:t>
      </w:r>
      <w:bookmarkStart w:id="223" w:name="rstudio-built-in-formatting"/>
      <w:bookmarkEnd w:id="223"/>
      <w:r>
        <w:t xml:space="preserve"> </w:t>
      </w:r>
      <w:bookmarkStart w:id="224" w:name="styler-package"/>
      <w:bookmarkEnd w:id="224"/>
      <w:r>
        <w:t xml:space="preserve"> </w:t>
      </w:r>
      <w:bookmarkStart w:id="225" w:name="lintr-package"/>
      <w:bookmarkEnd w:id="225"/>
      <w:r>
        <w:t xml:space="preserve"> </w:t>
      </w:r>
      <w:bookmarkStart w:id="226" w:name="jarl-fast-rust-powered-linter"/>
      <w:bookmarkEnd w:id="226"/>
      <w:r>
        <w:t xml:space="preserve"> </w:t>
      </w:r>
      <w:bookmarkStart w:id="227" w:name="function-headers"/>
      <w:bookmarkEnd w:id="227"/>
      <w:r>
        <w:t xml:space="preserve"> </w:t>
      </w:r>
      <w:bookmarkStart w:id="228" w:name="using-...-dots-and-inheritdotparams"/>
      <w:bookmarkEnd w:id="228"/>
      <w:r>
        <w:t xml:space="preserve"> </w:t>
      </w:r>
      <w:bookmarkStart w:id="229" w:name="Xb061274386e3abd6de6716700a715b4a6eea4ca"/>
      <w:bookmarkEnd w:id="229"/>
      <w:r>
        <w:t xml:space="preserve"> </w:t>
      </w:r>
      <w:bookmarkStart w:id="230" w:name="script-headers"/>
      <w:bookmarkEnd w:id="230"/>
      <w:r>
        <w:t xml:space="preserve"> </w:t>
      </w:r>
      <w:bookmarkStart w:id="231" w:name="sections-and-subsections"/>
      <w:bookmarkEnd w:id="231"/>
      <w:r>
        <w:t xml:space="preserve"> </w:t>
      </w:r>
      <w:bookmarkStart w:id="232" w:name="code-folding"/>
      <w:bookmarkEnd w:id="232"/>
      <w:r>
        <w:t xml:space="preserve"> </w:t>
      </w:r>
      <w:bookmarkStart w:id="233" w:name="comments-in-the-body-of-your-code"/>
      <w:bookmarkEnd w:id="233"/>
      <w:r>
        <w:t xml:space="preserve"> </w:t>
      </w:r>
      <w:bookmarkStart w:id="234" w:name="object-naming"/>
      <w:bookmarkEnd w:id="234"/>
      <w:r>
        <w:t xml:space="preserve"> </w:t>
      </w:r>
      <w:bookmarkStart w:id="235" w:name="function-calls"/>
      <w:bookmarkEnd w:id="235"/>
      <w:r>
        <w:t xml:space="preserve"> </w:t>
      </w:r>
      <w:bookmarkStart w:id="236" w:name="when-to-decompose-a-function"/>
      <w:bookmarkEnd w:id="236"/>
      <w:r>
        <w:t xml:space="preserve"> </w:t>
      </w:r>
      <w:bookmarkStart w:id="237" w:name="how-to-decompose-in-practice"/>
      <w:bookmarkEnd w:id="237"/>
      <w:r>
        <w:t xml:space="preserve"> </w:t>
      </w:r>
      <w:bookmarkStart w:id="238" w:name="examples-borrowed-from-lab-package-prs"/>
      <w:bookmarkEnd w:id="238"/>
      <w:r>
        <w:t xml:space="preserve"> </w:t>
      </w:r>
      <w:bookmarkStart w:id="239" w:name="related-references"/>
      <w:bookmarkEnd w:id="239"/>
      <w:r>
        <w:t xml:space="preserve"> </w:t>
      </w:r>
      <w:bookmarkStart w:id="240" w:name="r-packages"/>
      <w:bookmarkEnd w:id="240"/>
      <w:r>
        <w:t xml:space="preserve"> </w:t>
      </w:r>
      <w:bookmarkStart w:id="241" w:name="why"/>
      <w:bookmarkEnd w:id="241"/>
      <w:r>
        <w:t xml:space="preserve"> </w:t>
      </w:r>
      <w:bookmarkStart w:id="242" w:name="X82cb167292354e6d55f501d979db1106686a1af"/>
      <w:bookmarkEnd w:id="242"/>
      <w:r>
        <w:t xml:space="preserve"> </w:t>
      </w:r>
      <w:bookmarkStart w:id="243" w:name="relationship-to-function-decomposition"/>
      <w:bookmarkEnd w:id="243"/>
      <w:r>
        <w:t xml:space="preserve"> </w:t>
      </w:r>
      <w:bookmarkStart w:id="244" w:name="readingsaving-data"/>
      <w:bookmarkEnd w:id="244"/>
      <w:r>
        <w:t xml:space="preserve"> </w:t>
      </w:r>
      <w:bookmarkStart w:id="245" w:name="rds-vs-.rdata-files"/>
      <w:bookmarkEnd w:id="245"/>
      <w:r>
        <w:t xml:space="preserve"> </w:t>
      </w:r>
      <w:bookmarkStart w:id="246" w:name="csvs"/>
      <w:bookmarkEnd w:id="246"/>
      <w:r>
        <w:t xml:space="preserve"> </w:t>
      </w:r>
      <w:bookmarkStart w:id="247" w:name="integrating-box-and-dropbox"/>
      <w:bookmarkEnd w:id="247"/>
      <w:r>
        <w:t xml:space="preserve"> </w:t>
      </w:r>
      <w:bookmarkStart w:id="248" w:name="box"/>
      <w:bookmarkEnd w:id="248"/>
      <w:r>
        <w:t xml:space="preserve"> </w:t>
      </w:r>
      <w:bookmarkStart w:id="249" w:name="dropbox"/>
      <w:bookmarkEnd w:id="249"/>
      <w:r>
        <w:t xml:space="preserve"> </w:t>
      </w:r>
      <w:bookmarkStart w:id="250" w:name="package-development"/>
      <w:bookmarkEnd w:id="250"/>
      <w:r>
        <w:t xml:space="preserve"> </w:t>
      </w:r>
      <w:bookmarkStart w:id="251" w:name="testing-and-quality"/>
      <w:bookmarkEnd w:id="251"/>
      <w:r>
        <w:t xml:space="preserve"> </w:t>
      </w:r>
      <w:bookmarkStart w:id="252" w:name="core-language-and-infrastructure"/>
      <w:bookmarkEnd w:id="252"/>
      <w:r>
        <w:t xml:space="preserve"> </w:t>
      </w:r>
      <w:bookmarkStart w:id="253" w:name="system-and-process"/>
      <w:bookmarkEnd w:id="253"/>
      <w:r>
        <w:t xml:space="preserve"> </w:t>
      </w:r>
      <w:bookmarkStart w:id="254" w:name="http-and-web"/>
      <w:bookmarkEnd w:id="254"/>
      <w:r>
        <w:t xml:space="preserve"> </w:t>
      </w:r>
      <w:bookmarkStart w:id="255" w:name="utilities"/>
      <w:bookmarkEnd w:id="255"/>
      <w:r>
        <w:t xml:space="preserve"> </w:t>
      </w:r>
      <w:bookmarkStart w:id="256" w:name="github-actions"/>
      <w:bookmarkEnd w:id="256"/>
      <w:r>
        <w:t xml:space="preserve"> </w:t>
      </w:r>
      <w:bookmarkStart w:id="257" w:name="core-tidyverse-packages"/>
      <w:bookmarkEnd w:id="257"/>
      <w:r>
        <w:t xml:space="preserve"> </w:t>
      </w:r>
      <w:bookmarkStart w:id="258" w:name="when-to-use-dplyr-vs-tidyr"/>
      <w:bookmarkEnd w:id="258"/>
      <w:r>
        <w:t xml:space="preserve"> </w:t>
      </w:r>
      <w:bookmarkStart w:id="259" w:name="base-r-to-tidyverse-translation"/>
      <w:bookmarkEnd w:id="259"/>
      <w:r>
        <w:t xml:space="preserve"> </w:t>
      </w:r>
      <w:bookmarkStart w:id="260" w:name="programming-with-tidyverse"/>
      <w:bookmarkEnd w:id="260"/>
      <w:r>
        <w:t xml:space="preserve"> </w:t>
      </w:r>
      <w:bookmarkStart w:id="261" w:name="coding-with-r-and-python"/>
      <w:bookmarkEnd w:id="261"/>
      <w:r>
        <w:t xml:space="preserve"> </w:t>
      </w:r>
      <w:bookmarkStart w:id="262" w:name="X4707fc3d29ccc8f46e4e422d4c06c560a63a17f"/>
      <w:bookmarkEnd w:id="262"/>
      <w:r>
        <w:t xml:space="preserve"> </w:t>
      </w:r>
      <w:bookmarkStart w:id="263" w:name="lapply-and-sapply-1"/>
      <w:bookmarkEnd w:id="263"/>
      <w:r>
        <w:t xml:space="preserve"> </w:t>
      </w:r>
      <w:bookmarkStart w:id="264" w:name="mapply-and-pmap"/>
      <w:bookmarkEnd w:id="264"/>
      <w:r>
        <w:t xml:space="preserve"> </w:t>
      </w:r>
      <w:bookmarkStart w:id="265" w:name="Xf551672fa8f1190aa44df63554b00ab4edf5974"/>
      <w:bookmarkEnd w:id="265"/>
      <w:r>
        <w:t xml:space="preserve"> </w:t>
      </w:r>
      <w:bookmarkStart w:id="266" w:name="parlapply"/>
      <w:bookmarkEnd w:id="266"/>
      <w:r>
        <w:t xml:space="preserve"> </w:t>
      </w:r>
      <w:bookmarkStart w:id="267" w:name="future.lapply"/>
      <w:bookmarkEnd w:id="267"/>
      <w:r>
        <w:t xml:space="preserve"> </w:t>
      </w:r>
      <w:bookmarkStart w:id="268" w:name="r-package-development"/>
      <w:bookmarkEnd w:id="268"/>
      <w:r>
        <w:t xml:space="preserve"> </w:t>
      </w:r>
      <w:bookmarkStart w:id="269" w:name="general-r-programming"/>
      <w:bookmarkEnd w:id="269"/>
      <w:r>
        <w:t xml:space="preserve"> </w:t>
      </w:r>
      <w:bookmarkStart w:id="270" w:name="shiny-development"/>
      <w:bookmarkEnd w:id="270"/>
      <w:r>
        <w:t xml:space="preserve"> </w:t>
      </w:r>
      <w:bookmarkStart w:id="271" w:name="git-and-version-control"/>
      <w:bookmarkEnd w:id="271"/>
      <w:r>
        <w:t xml:space="preserve"> </w:t>
      </w:r>
      <w:bookmarkStart w:id="272" w:name="tbl-snapshot-vs-explicit"/>
      <w:bookmarkEnd w:id="272"/>
      <w:r>
        <w:t xml:space="preserve"> </w:t>
      </w:r>
      <w:bookmarkStart w:id="273" w:name="tbl-keywords-internal-vs-nord"/>
      <w:bookmarkEnd w:id="273"/>
    </w:p>
    <w:p>
      <w:pPr>
        <w:pStyle w:val="BodyText"/>
      </w:pPr>
      <w:r>
        <w:t xml:space="preserve">That page covers:</w:t>
      </w:r>
    </w:p>
    <w:p>
      <w:pPr>
        <w:pStyle w:val="Compact"/>
        <w:numPr>
          <w:ilvl w:val="0"/>
          <w:numId w:val="1025"/>
        </w:numPr>
      </w:pPr>
      <w:hyperlink r:id="rId274">
        <w:r>
          <w:rPr>
            <w:rStyle w:val="Hyperlink"/>
          </w:rPr>
          <w:t xml:space="preserve">Lab Protocols for Code and Data</w:t>
        </w:r>
      </w:hyperlink>
    </w:p>
    <w:p>
      <w:pPr>
        <w:pStyle w:val="Compact"/>
        <w:numPr>
          <w:ilvl w:val="0"/>
          <w:numId w:val="1025"/>
        </w:numPr>
      </w:pPr>
      <w:hyperlink r:id="rId275">
        <w:r>
          <w:rPr>
            <w:rStyle w:val="Hyperlink"/>
          </w:rPr>
          <w:t xml:space="preserve">The Tool-Building Mindset</w:t>
        </w:r>
      </w:hyperlink>
    </w:p>
    <w:p>
      <w:pPr>
        <w:pStyle w:val="Compact"/>
        <w:numPr>
          <w:ilvl w:val="0"/>
          <w:numId w:val="1025"/>
        </w:numPr>
      </w:pPr>
      <w:hyperlink r:id="rId276">
        <w:r>
          <w:rPr>
            <w:rStyle w:val="Hyperlink"/>
          </w:rPr>
          <w:t xml:space="preserve">Essential R Package Development Tools</w:t>
        </w:r>
      </w:hyperlink>
    </w:p>
    <w:p>
      <w:pPr>
        <w:pStyle w:val="Compact"/>
        <w:numPr>
          <w:ilvl w:val="0"/>
          <w:numId w:val="1025"/>
        </w:numPr>
      </w:pPr>
      <w:hyperlink r:id="rId277">
        <w:r>
          <w:rPr>
            <w:rStyle w:val="Hyperlink"/>
          </w:rPr>
          <w:t xml:space="preserve">Complete Package Development Workflow</w:t>
        </w:r>
      </w:hyperlink>
    </w:p>
    <w:p>
      <w:pPr>
        <w:pStyle w:val="Compact"/>
        <w:numPr>
          <w:ilvl w:val="0"/>
          <w:numId w:val="1025"/>
        </w:numPr>
      </w:pPr>
      <w:hyperlink r:id="rId278">
        <w:r>
          <w:rPr>
            <w:rStyle w:val="Hyperlink"/>
          </w:rPr>
          <w:t xml:space="preserve">Organizing scripts</w:t>
        </w:r>
      </w:hyperlink>
    </w:p>
    <w:p>
      <w:pPr>
        <w:pStyle w:val="Compact"/>
        <w:numPr>
          <w:ilvl w:val="0"/>
          <w:numId w:val="1025"/>
        </w:numPr>
      </w:pPr>
      <w:hyperlink r:id="rId279">
        <w:r>
          <w:rPr>
            <w:rStyle w:val="Hyperlink"/>
          </w:rPr>
          <w:t xml:space="preserve">Testing Requirements</w:t>
        </w:r>
      </w:hyperlink>
    </w:p>
    <w:p>
      <w:pPr>
        <w:pStyle w:val="Compact"/>
        <w:numPr>
          <w:ilvl w:val="0"/>
          <w:numId w:val="1025"/>
        </w:numPr>
      </w:pPr>
      <w:hyperlink r:id="rId280">
        <w:r>
          <w:rPr>
            <w:rStyle w:val="Hyperlink"/>
          </w:rPr>
          <w:t xml:space="preserve">Test-Driven Development</w:t>
        </w:r>
      </w:hyperlink>
    </w:p>
    <w:p>
      <w:pPr>
        <w:pStyle w:val="Compact"/>
        <w:numPr>
          <w:ilvl w:val="0"/>
          <w:numId w:val="1025"/>
        </w:numPr>
      </w:pPr>
      <w:hyperlink r:id="rId281">
        <w:r>
          <w:rPr>
            <w:rStyle w:val="Hyperlink"/>
          </w:rPr>
          <w:t xml:space="preserve">Benchmarking</w:t>
        </w:r>
      </w:hyperlink>
    </w:p>
    <w:p>
      <w:pPr>
        <w:pStyle w:val="Compact"/>
        <w:numPr>
          <w:ilvl w:val="0"/>
          <w:numId w:val="1025"/>
        </w:numPr>
      </w:pPr>
      <w:hyperlink r:id="rId282">
        <w:r>
          <w:rPr>
            <w:rStyle w:val="Hyperlink"/>
          </w:rPr>
          <w:t xml:space="preserve">Iterative Operations</w:t>
        </w:r>
      </w:hyperlink>
    </w:p>
    <w:p>
      <w:pPr>
        <w:pStyle w:val="Compact"/>
        <w:numPr>
          <w:ilvl w:val="0"/>
          <w:numId w:val="1025"/>
        </w:numPr>
      </w:pPr>
      <w:hyperlink r:id="rId283">
        <w:r>
          <w:rPr>
            <w:rStyle w:val="Hyperlink"/>
          </w:rPr>
          <w:t xml:space="preserve">Reading and Saving Data</w:t>
        </w:r>
      </w:hyperlink>
    </w:p>
    <w:p>
      <w:pPr>
        <w:pStyle w:val="Compact"/>
        <w:numPr>
          <w:ilvl w:val="0"/>
          <w:numId w:val="1025"/>
        </w:numPr>
      </w:pPr>
      <w:hyperlink r:id="rId284">
        <w:r>
          <w:rPr>
            <w:rStyle w:val="Hyperlink"/>
          </w:rPr>
          <w:t xml:space="preserve">Version Control and Collaboration</w:t>
        </w:r>
      </w:hyperlink>
    </w:p>
    <w:p>
      <w:pPr>
        <w:pStyle w:val="Compact"/>
        <w:numPr>
          <w:ilvl w:val="0"/>
          <w:numId w:val="1025"/>
        </w:numPr>
      </w:pPr>
      <w:hyperlink r:id="rId285">
        <w:r>
          <w:rPr>
            <w:rStyle w:val="Hyperlink"/>
          </w:rPr>
          <w:t xml:space="preserve">Quality Assurance Checklist</w:t>
        </w:r>
      </w:hyperlink>
    </w:p>
    <w:p>
      <w:pPr>
        <w:pStyle w:val="Compact"/>
        <w:numPr>
          <w:ilvl w:val="0"/>
          <w:numId w:val="1025"/>
        </w:numPr>
      </w:pPr>
      <w:hyperlink r:id="rId286">
        <w:r>
          <w:rPr>
            <w:rStyle w:val="Hyperlink"/>
          </w:rPr>
          <w:t xml:space="preserve">Automated Code Styling</w:t>
        </w:r>
      </w:hyperlink>
    </w:p>
    <w:p>
      <w:pPr>
        <w:pStyle w:val="Compact"/>
        <w:numPr>
          <w:ilvl w:val="0"/>
          <w:numId w:val="1025"/>
        </w:numPr>
      </w:pPr>
      <w:hyperlink r:id="rId287">
        <w:r>
          <w:rPr>
            <w:rStyle w:val="Hyperlink"/>
          </w:rPr>
          <w:t xml:space="preserve">Documenting your code</w:t>
        </w:r>
      </w:hyperlink>
    </w:p>
    <w:p>
      <w:pPr>
        <w:pStyle w:val="Compact"/>
        <w:numPr>
          <w:ilvl w:val="0"/>
          <w:numId w:val="1025"/>
        </w:numPr>
      </w:pPr>
      <w:hyperlink r:id="rId288">
        <w:r>
          <w:rPr>
            <w:rStyle w:val="Hyperlink"/>
          </w:rPr>
          <w:t xml:space="preserve">Design Documentation with ADRs</w:t>
        </w:r>
      </w:hyperlink>
    </w:p>
    <w:p>
      <w:pPr>
        <w:pStyle w:val="Compact"/>
        <w:numPr>
          <w:ilvl w:val="0"/>
          <w:numId w:val="1025"/>
        </w:numPr>
      </w:pPr>
      <w:hyperlink r:id="rId289">
        <w:r>
          <w:rPr>
            <w:rStyle w:val="Hyperlink"/>
          </w:rPr>
          <w:t xml:space="preserve">Object naming</w:t>
        </w:r>
      </w:hyperlink>
    </w:p>
    <w:p>
      <w:pPr>
        <w:pStyle w:val="Compact"/>
        <w:numPr>
          <w:ilvl w:val="0"/>
          <w:numId w:val="1025"/>
        </w:numPr>
      </w:pPr>
      <w:hyperlink r:id="rId290">
        <w:r>
          <w:rPr>
            <w:rStyle w:val="Hyperlink"/>
          </w:rPr>
          <w:t xml:space="preserve">Function calls</w:t>
        </w:r>
      </w:hyperlink>
    </w:p>
    <w:p>
      <w:pPr>
        <w:pStyle w:val="Compact"/>
        <w:numPr>
          <w:ilvl w:val="0"/>
          <w:numId w:val="1025"/>
        </w:numPr>
      </w:pPr>
      <w:hyperlink r:id="rId291">
        <w:r>
          <w:rPr>
            <w:rStyle w:val="Hyperlink"/>
          </w:rPr>
          <w:t xml:space="preserve">Function decomposition</w:t>
        </w:r>
      </w:hyperlink>
    </w:p>
    <w:p>
      <w:pPr>
        <w:pStyle w:val="Compact"/>
        <w:numPr>
          <w:ilvl w:val="0"/>
          <w:numId w:val="1025"/>
        </w:numPr>
      </w:pPr>
      <w:hyperlink r:id="rId292">
        <w:r>
          <w:rPr>
            <w:rStyle w:val="Hyperlink"/>
          </w:rPr>
          <w:t xml:space="preserve">One function per file</w:t>
        </w:r>
      </w:hyperlink>
    </w:p>
    <w:p>
      <w:pPr>
        <w:pStyle w:val="Compact"/>
        <w:numPr>
          <w:ilvl w:val="0"/>
          <w:numId w:val="1025"/>
        </w:numPr>
      </w:pPr>
      <w:hyperlink r:id="rId293">
        <w:r>
          <w:rPr>
            <w:rStyle w:val="Hyperlink"/>
          </w:rPr>
          <w:t xml:space="preserve">Function length limits</w:t>
        </w:r>
      </w:hyperlink>
    </w:p>
    <w:p>
      <w:pPr>
        <w:pStyle w:val="Compact"/>
        <w:numPr>
          <w:ilvl w:val="0"/>
          <w:numId w:val="1025"/>
        </w:numPr>
      </w:pPr>
      <w:hyperlink r:id="rId294">
        <w:r>
          <w:rPr>
            <w:rStyle w:val="Hyperlink"/>
          </w:rPr>
          <w:t xml:space="preserve">Keep It Short and Simple (KISS)</w:t>
        </w:r>
      </w:hyperlink>
    </w:p>
    <w:p>
      <w:pPr>
        <w:pStyle w:val="Compact"/>
        <w:numPr>
          <w:ilvl w:val="0"/>
          <w:numId w:val="1025"/>
        </w:numPr>
      </w:pPr>
      <w:hyperlink r:id="rId295">
        <w:r>
          <w:rPr>
            <w:rStyle w:val="Hyperlink"/>
          </w:rPr>
          <w:t xml:space="preserve">Decomposing Code Chunks in Quarto Documents</w:t>
        </w:r>
      </w:hyperlink>
    </w:p>
    <w:p>
      <w:pPr>
        <w:pStyle w:val="Compact"/>
        <w:numPr>
          <w:ilvl w:val="0"/>
          <w:numId w:val="1025"/>
        </w:numPr>
      </w:pPr>
      <w:hyperlink r:id="rId296">
        <w:r>
          <w:rPr>
            <w:rStyle w:val="Hyperlink"/>
          </w:rPr>
          <w:t xml:space="preserve">The here package</w:t>
        </w:r>
      </w:hyperlink>
    </w:p>
    <w:p>
      <w:pPr>
        <w:pStyle w:val="Compact"/>
        <w:numPr>
          <w:ilvl w:val="0"/>
          <w:numId w:val="1025"/>
        </w:numPr>
      </w:pPr>
      <w:hyperlink r:id="rId297">
        <w:r>
          <w:rPr>
            <w:rStyle w:val="Hyperlink"/>
          </w:rPr>
          <w:t xml:space="preserve">Reading/Saving Data</w:t>
        </w:r>
      </w:hyperlink>
    </w:p>
    <w:p>
      <w:pPr>
        <w:pStyle w:val="Compact"/>
        <w:numPr>
          <w:ilvl w:val="0"/>
          <w:numId w:val="1025"/>
        </w:numPr>
      </w:pPr>
      <w:hyperlink r:id="rId298">
        <w:r>
          <w:rPr>
            <w:rStyle w:val="Hyperlink"/>
          </w:rPr>
          <w:t xml:space="preserve">Integrating Box and Dropbox</w:t>
        </w:r>
      </w:hyperlink>
    </w:p>
    <w:p>
      <w:pPr>
        <w:pStyle w:val="Compact"/>
        <w:numPr>
          <w:ilvl w:val="0"/>
          <w:numId w:val="1025"/>
        </w:numPr>
      </w:pPr>
      <w:hyperlink r:id="rId299">
        <w:r>
          <w:rPr>
            <w:rStyle w:val="Hyperlink"/>
          </w:rPr>
          <w:t xml:space="preserve">r-lib Packages</w:t>
        </w:r>
      </w:hyperlink>
    </w:p>
    <w:p>
      <w:pPr>
        <w:pStyle w:val="Compact"/>
        <w:numPr>
          <w:ilvl w:val="0"/>
          <w:numId w:val="1025"/>
        </w:numPr>
      </w:pPr>
      <w:hyperlink r:id="rId300">
        <w:r>
          <w:rPr>
            <w:rStyle w:val="Hyperlink"/>
          </w:rPr>
          <w:t xml:space="preserve">Tidyverse</w:t>
        </w:r>
      </w:hyperlink>
    </w:p>
    <w:p>
      <w:pPr>
        <w:pStyle w:val="Compact"/>
        <w:numPr>
          <w:ilvl w:val="0"/>
          <w:numId w:val="1025"/>
        </w:numPr>
      </w:pPr>
      <w:hyperlink r:id="rId301">
        <w:r>
          <w:rPr>
            <w:rStyle w:val="Hyperlink"/>
          </w:rPr>
          <w:t xml:space="preserve">Coding with R and Python</w:t>
        </w:r>
      </w:hyperlink>
    </w:p>
    <w:p>
      <w:pPr>
        <w:pStyle w:val="Compact"/>
        <w:numPr>
          <w:ilvl w:val="0"/>
          <w:numId w:val="1025"/>
        </w:numPr>
      </w:pPr>
      <w:hyperlink r:id="rId302">
        <w:r>
          <w:rPr>
            <w:rStyle w:val="Hyperlink"/>
          </w:rPr>
          <w:t xml:space="preserve">Repeating analyses with different variations</w:t>
        </w:r>
      </w:hyperlink>
    </w:p>
    <w:p>
      <w:pPr>
        <w:pStyle w:val="Compact"/>
        <w:numPr>
          <w:ilvl w:val="0"/>
          <w:numId w:val="1025"/>
        </w:numPr>
      </w:pPr>
      <w:hyperlink r:id="rId303">
        <w:r>
          <w:rPr>
            <w:rStyle w:val="Hyperlink"/>
          </w:rPr>
          <w:t xml:space="preserve">Reviewing Code</w:t>
        </w:r>
      </w:hyperlink>
    </w:p>
    <w:p>
      <w:pPr>
        <w:pStyle w:val="Compact"/>
        <w:numPr>
          <w:ilvl w:val="0"/>
          <w:numId w:val="1025"/>
        </w:numPr>
      </w:pPr>
      <w:hyperlink r:id="rId304">
        <w:r>
          <w:rPr>
            <w:rStyle w:val="Hyperlink"/>
          </w:rPr>
          <w:t xml:space="preserve">Getting Help with Code</w:t>
        </w:r>
      </w:hyperlink>
    </w:p>
    <w:p>
      <w:pPr>
        <w:pStyle w:val="Compact"/>
        <w:numPr>
          <w:ilvl w:val="0"/>
          <w:numId w:val="1025"/>
        </w:numPr>
      </w:pPr>
      <w:hyperlink r:id="rId30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08"/>
    <w:bookmarkStart w:id="384" w:name="sec-r-code-style"/>
    <w:p>
      <w:pPr>
        <w:pStyle w:val="Heading1"/>
      </w:pPr>
      <w:r>
        <w:t xml:space="preserve">7. R Code Style</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09">
        <w:r>
          <w:rPr>
            <w:rStyle w:val="Hyperlink"/>
            <w:b/>
            <w:bCs/>
          </w:rPr>
          <w:t xml:space="preserve">R Code Style</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10" w:name="sec-assertions-input-validation"/>
      <w:bookmarkEnd w:id="310"/>
      <w:r>
        <w:t xml:space="preserve"> </w:t>
      </w:r>
      <w:bookmarkStart w:id="311" w:name="sec-avoid-hardcoding-external-data"/>
      <w:bookmarkEnd w:id="311"/>
      <w:r>
        <w:t xml:space="preserve"> </w:t>
      </w:r>
      <w:bookmarkStart w:id="312" w:name="sec-avoid-nesting"/>
      <w:bookmarkEnd w:id="312"/>
      <w:r>
        <w:t xml:space="preserve"> </w:t>
      </w:r>
      <w:bookmarkStart w:id="313" w:name="sec-clean-code"/>
      <w:bookmarkEnd w:id="313"/>
      <w:r>
        <w:t xml:space="preserve"> </w:t>
      </w:r>
      <w:bookmarkStart w:id="314" w:name="sec-cli-styling-progress-outcomes"/>
      <w:bookmarkEnd w:id="314"/>
      <w:r>
        <w:t xml:space="preserve"> </w:t>
      </w:r>
      <w:bookmarkStart w:id="315" w:name="sec-comments"/>
      <w:bookmarkEnd w:id="315"/>
      <w:r>
        <w:t xml:space="preserve"> </w:t>
      </w:r>
      <w:bookmarkStart w:id="316" w:name="sec-construct-inputs"/>
      <w:bookmarkEnd w:id="316"/>
      <w:r>
        <w:t xml:space="preserve"> </w:t>
      </w:r>
      <w:bookmarkStart w:id="317" w:name="sec-function-docs"/>
      <w:bookmarkEnd w:id="317"/>
      <w:r>
        <w:t xml:space="preserve"> </w:t>
      </w:r>
      <w:bookmarkStart w:id="318" w:name="sec-here-package-style"/>
      <w:bookmarkEnd w:id="318"/>
      <w:r>
        <w:t xml:space="preserve"> </w:t>
      </w:r>
      <w:bookmarkStart w:id="319" w:name="sec-here-subpath"/>
      <w:bookmarkEnd w:id="319"/>
      <w:r>
        <w:t xml:space="preserve"> </w:t>
      </w:r>
      <w:bookmarkStart w:id="320" w:name="sec-object-naming"/>
      <w:bookmarkEnd w:id="320"/>
      <w:r>
        <w:t xml:space="preserve"> </w:t>
      </w:r>
      <w:bookmarkStart w:id="321" w:name="sec-package-code-practices"/>
      <w:bookmarkEnd w:id="321"/>
      <w:r>
        <w:t xml:space="preserve"> </w:t>
      </w:r>
      <w:bookmarkStart w:id="322" w:name="sec-per-operation-grouping"/>
      <w:bookmarkEnd w:id="322"/>
      <w:r>
        <w:t xml:space="preserve"> </w:t>
      </w:r>
      <w:bookmarkStart w:id="323" w:name="sec-prefer-packaged-functions"/>
      <w:bookmarkEnd w:id="323"/>
      <w:r>
        <w:t xml:space="preserve"> </w:t>
      </w:r>
      <w:bookmarkStart w:id="324" w:name="sec-r-resources-style"/>
      <w:bookmarkEnd w:id="324"/>
      <w:r>
        <w:t xml:space="preserve"> </w:t>
      </w:r>
      <w:bookmarkStart w:id="325" w:name="sec-semantic-line-breaks"/>
      <w:bookmarkEnd w:id="325"/>
      <w:r>
        <w:t xml:space="preserve"> </w:t>
      </w:r>
      <w:bookmarkStart w:id="326" w:name="sec-style-auto-style"/>
      <w:bookmarkEnd w:id="326"/>
      <w:r>
        <w:t xml:space="preserve"> </w:t>
      </w:r>
      <w:bookmarkStart w:id="327" w:name="sec-tidyverse-replacements"/>
      <w:bookmarkEnd w:id="327"/>
      <w:r>
        <w:t xml:space="preserve"> </w:t>
      </w:r>
      <w:bookmarkStart w:id="328" w:name="general-principles"/>
      <w:bookmarkEnd w:id="328"/>
      <w:r>
        <w:t xml:space="preserve"> </w:t>
      </w:r>
      <w:bookmarkStart w:id="329" w:name="meaningful-names"/>
      <w:bookmarkEnd w:id="329"/>
      <w:r>
        <w:t xml:space="preserve"> </w:t>
      </w:r>
      <w:bookmarkStart w:id="330" w:name="functions"/>
      <w:bookmarkEnd w:id="330"/>
      <w:r>
        <w:t xml:space="preserve"> </w:t>
      </w:r>
      <w:bookmarkStart w:id="331" w:name="comments"/>
      <w:bookmarkEnd w:id="331"/>
      <w:r>
        <w:t xml:space="preserve"> </w:t>
      </w:r>
      <w:bookmarkStart w:id="332" w:name="the-boy-scout-rule"/>
      <w:bookmarkEnd w:id="332"/>
      <w:r>
        <w:t xml:space="preserve"> </w:t>
      </w:r>
      <w:bookmarkStart w:id="333" w:name="dont-repeat-yourself-dry"/>
      <w:bookmarkEnd w:id="333"/>
      <w:r>
        <w:t xml:space="preserve"> </w:t>
      </w:r>
      <w:bookmarkStart w:id="334" w:name="explicit-return-statements"/>
      <w:bookmarkEnd w:id="334"/>
      <w:r>
        <w:t xml:space="preserve"> </w:t>
      </w:r>
      <w:bookmarkStart w:id="335" w:name="base-r-stopifnot"/>
      <w:bookmarkEnd w:id="335"/>
      <w:r>
        <w:t xml:space="preserve"> </w:t>
      </w:r>
      <w:bookmarkStart w:id="336" w:name="X61299030cb8ff94ada56d4bdbd93b8d1b32c6e5"/>
      <w:bookmarkEnd w:id="336"/>
      <w:r>
        <w:t xml:space="preserve"> </w:t>
      </w:r>
      <w:bookmarkStart w:id="337" w:name="X457f54817b75c878d21e6b46cc6bdb759c8b265"/>
      <w:bookmarkEnd w:id="337"/>
      <w:r>
        <w:t xml:space="preserve"> </w:t>
      </w:r>
      <w:bookmarkStart w:id="338" w:name="decomposing-validation-into-helpers"/>
      <w:bookmarkEnd w:id="338"/>
      <w:r>
        <w:t xml:space="preserve"> </w:t>
      </w:r>
      <w:bookmarkStart w:id="339" w:name="note-on-assertthat"/>
      <w:bookmarkEnd w:id="339"/>
      <w:r>
        <w:t xml:space="preserve"> </w:t>
      </w:r>
      <w:bookmarkStart w:id="340" w:name="Xe498262ae6be61f401e18dbcc7cafd360e15ce1"/>
      <w:bookmarkEnd w:id="340"/>
      <w:r>
        <w:t xml:space="preserve"> </w:t>
      </w:r>
      <w:bookmarkStart w:id="341" w:name="lambdas-in-map-and-apply-family-calls"/>
      <w:bookmarkEnd w:id="341"/>
      <w:r>
        <w:t xml:space="preserve"> </w:t>
      </w:r>
      <w:bookmarkStart w:id="342" w:name="X6cd99ac23357f519341a53b23e138c646ea1c45"/>
      <w:bookmarkEnd w:id="342"/>
      <w:r>
        <w:t xml:space="preserve"> </w:t>
      </w:r>
      <w:bookmarkStart w:id="343" w:name="X45da8616c13d9849c5079b09e6f10b14b1e8a62"/>
      <w:bookmarkEnd w:id="343"/>
      <w:r>
        <w:t xml:space="preserve"> </w:t>
      </w:r>
      <w:bookmarkStart w:id="344" w:name="X72c8559fef7141ca39114dc26401b510adc0c7e"/>
      <w:bookmarkEnd w:id="344"/>
      <w:r>
        <w:t xml:space="preserve"> </w:t>
      </w:r>
      <w:bookmarkStart w:id="345" w:name="X4e174cb9149f2b2e14b36b2edf87964fcbfdad4"/>
      <w:bookmarkEnd w:id="345"/>
      <w:r>
        <w:t xml:space="preserve"> </w:t>
      </w:r>
      <w:bookmarkStart w:id="346" w:name="line-breaks-and-formatting"/>
      <w:bookmarkEnd w:id="346"/>
      <w:r>
        <w:t xml:space="preserve"> </w:t>
      </w:r>
      <w:bookmarkStart w:id="347" w:name="blank-lines-before-lists"/>
      <w:bookmarkEnd w:id="347"/>
      <w:r>
        <w:t xml:space="preserve"> </w:t>
      </w:r>
      <w:bookmarkStart w:id="348" w:name="line-breaks-in-code"/>
      <w:bookmarkEnd w:id="348"/>
      <w:r>
        <w:t xml:space="preserve"> </w:t>
      </w:r>
      <w:bookmarkStart w:id="349" w:name="markdown-and-quarto-formatting"/>
      <w:bookmarkEnd w:id="349"/>
      <w:r>
        <w:t xml:space="preserve"> </w:t>
      </w:r>
      <w:bookmarkStart w:id="350" w:name="writing-about-code-in-quarto-documents"/>
      <w:bookmarkEnd w:id="350"/>
      <w:r>
        <w:t xml:space="preserve"> </w:t>
      </w:r>
      <w:bookmarkStart w:id="351" w:name="messaging-and-user-communication"/>
      <w:bookmarkEnd w:id="351"/>
      <w:r>
        <w:t xml:space="preserve"> </w:t>
      </w:r>
      <w:bookmarkStart w:id="352" w:name="styling"/>
      <w:bookmarkEnd w:id="352"/>
      <w:r>
        <w:t xml:space="preserve"> </w:t>
      </w:r>
      <w:bookmarkStart w:id="353" w:name="rstudio-shortcuts"/>
      <w:bookmarkEnd w:id="353"/>
      <w:r>
        <w:t xml:space="preserve"> </w:t>
      </w:r>
      <w:bookmarkStart w:id="354" w:name="styler"/>
      <w:bookmarkEnd w:id="354"/>
      <w:r>
        <w:t xml:space="preserve"> </w:t>
      </w:r>
      <w:bookmarkStart w:id="355" w:name="lintr"/>
      <w:bookmarkEnd w:id="355"/>
      <w:r>
        <w:t xml:space="preserve"> </w:t>
      </w:r>
      <w:bookmarkStart w:id="356" w:name="using-lintr"/>
      <w:bookmarkEnd w:id="356"/>
      <w:r>
        <w:t xml:space="preserve"> </w:t>
      </w:r>
      <w:bookmarkStart w:id="357" w:name="our-labs-lintr-configuration"/>
      <w:bookmarkEnd w:id="357"/>
      <w:r>
        <w:t xml:space="preserve"> </w:t>
      </w:r>
      <w:bookmarkStart w:id="358" w:name="jarl"/>
      <w:bookmarkEnd w:id="358"/>
      <w:r>
        <w:t xml:space="preserve"> </w:t>
      </w:r>
      <w:bookmarkStart w:id="359" w:name="key-features"/>
      <w:bookmarkEnd w:id="359"/>
      <w:r>
        <w:t xml:space="preserve"> </w:t>
      </w:r>
      <w:bookmarkStart w:id="360" w:name="basic-usage"/>
      <w:bookmarkEnd w:id="360"/>
      <w:r>
        <w:t xml:space="preserve"> </w:t>
      </w:r>
      <w:bookmarkStart w:id="361" w:name="comparison-with-lintr"/>
      <w:bookmarkEnd w:id="361"/>
      <w:r>
        <w:t xml:space="preserve"> </w:t>
      </w:r>
      <w:bookmarkStart w:id="362" w:name="X20514c3690be0e3afe0e3453b36bf4daf01ce44"/>
      <w:bookmarkEnd w:id="362"/>
    </w:p>
    <w:p>
      <w:pPr>
        <w:pStyle w:val="BodyText"/>
      </w:pPr>
      <w:r>
        <w:t xml:space="preserve">That page covers:</w:t>
      </w:r>
    </w:p>
    <w:p>
      <w:pPr>
        <w:pStyle w:val="Compact"/>
        <w:numPr>
          <w:ilvl w:val="0"/>
          <w:numId w:val="1026"/>
        </w:numPr>
      </w:pPr>
      <w:hyperlink r:id="rId363">
        <w:r>
          <w:rPr>
            <w:rStyle w:val="Hyperlink"/>
          </w:rPr>
          <w:t xml:space="preserve">General Principles</w:t>
        </w:r>
      </w:hyperlink>
    </w:p>
    <w:p>
      <w:pPr>
        <w:pStyle w:val="Compact"/>
        <w:numPr>
          <w:ilvl w:val="0"/>
          <w:numId w:val="1026"/>
        </w:numPr>
      </w:pPr>
      <w:hyperlink r:id="rId364">
        <w:r>
          <w:rPr>
            <w:rStyle w:val="Hyperlink"/>
          </w:rPr>
          <w:t xml:space="preserve">Clean Code Principles</w:t>
        </w:r>
      </w:hyperlink>
    </w:p>
    <w:p>
      <w:pPr>
        <w:pStyle w:val="Compact"/>
        <w:numPr>
          <w:ilvl w:val="0"/>
          <w:numId w:val="1026"/>
        </w:numPr>
      </w:pPr>
      <w:hyperlink r:id="rId365">
        <w:r>
          <w:rPr>
            <w:rStyle w:val="Hyperlink"/>
          </w:rPr>
          <w:t xml:space="preserve">Function Structure and Documentation</w:t>
        </w:r>
      </w:hyperlink>
    </w:p>
    <w:p>
      <w:pPr>
        <w:pStyle w:val="Compact"/>
        <w:numPr>
          <w:ilvl w:val="0"/>
          <w:numId w:val="1026"/>
        </w:numPr>
      </w:pPr>
      <w:hyperlink r:id="rId366">
        <w:r>
          <w:rPr>
            <w:rStyle w:val="Hyperlink"/>
          </w:rPr>
          <w:t xml:space="preserve">Assertions and Input Validation</w:t>
        </w:r>
      </w:hyperlink>
    </w:p>
    <w:p>
      <w:pPr>
        <w:pStyle w:val="Compact"/>
        <w:numPr>
          <w:ilvl w:val="0"/>
          <w:numId w:val="1026"/>
        </w:numPr>
      </w:pPr>
      <w:hyperlink r:id="rId367">
        <w:r>
          <w:rPr>
            <w:rStyle w:val="Hyperlink"/>
          </w:rPr>
          <w:t xml:space="preserve">Avoiding Deep Nesting</w:t>
        </w:r>
      </w:hyperlink>
    </w:p>
    <w:p>
      <w:pPr>
        <w:pStyle w:val="Compact"/>
        <w:numPr>
          <w:ilvl w:val="0"/>
          <w:numId w:val="1026"/>
        </w:numPr>
      </w:pPr>
      <w:hyperlink r:id="rId368">
        <w:r>
          <w:rPr>
            <w:rStyle w:val="Hyperlink"/>
          </w:rPr>
          <w:t xml:space="preserve">Prefer Existing Packaged Functions</w:t>
        </w:r>
      </w:hyperlink>
    </w:p>
    <w:p>
      <w:pPr>
        <w:pStyle w:val="Compact"/>
        <w:numPr>
          <w:ilvl w:val="0"/>
          <w:numId w:val="1026"/>
        </w:numPr>
      </w:pPr>
      <w:hyperlink r:id="rId369">
        <w:r>
          <w:rPr>
            <w:rStyle w:val="Hyperlink"/>
          </w:rPr>
          <w:t xml:space="preserve">Prefer Per-Operation Grouping</w:t>
        </w:r>
      </w:hyperlink>
    </w:p>
    <w:p>
      <w:pPr>
        <w:pStyle w:val="Compact"/>
        <w:numPr>
          <w:ilvl w:val="0"/>
          <w:numId w:val="1026"/>
        </w:numPr>
      </w:pPr>
      <w:hyperlink r:id="rId370">
        <w:r>
          <w:rPr>
            <w:rStyle w:val="Hyperlink"/>
          </w:rPr>
          <w:t xml:space="preserve">Avoid Hard-Coding Data with an External Source of Truth</w:t>
        </w:r>
      </w:hyperlink>
    </w:p>
    <w:p>
      <w:pPr>
        <w:pStyle w:val="Compact"/>
        <w:numPr>
          <w:ilvl w:val="0"/>
          <w:numId w:val="1026"/>
        </w:numPr>
      </w:pPr>
      <w:hyperlink r:id="rId371">
        <w:r>
          <w:rPr>
            <w:rStyle w:val="Hyperlink"/>
          </w:rPr>
          <w:t xml:space="preserve">Construct Complex Inputs Before the Call</w:t>
        </w:r>
      </w:hyperlink>
    </w:p>
    <w:p>
      <w:pPr>
        <w:pStyle w:val="Compact"/>
        <w:numPr>
          <w:ilvl w:val="0"/>
          <w:numId w:val="1026"/>
        </w:numPr>
      </w:pPr>
      <w:hyperlink r:id="rId372">
        <w:r>
          <w:rPr>
            <w:rStyle w:val="Hyperlink"/>
          </w:rPr>
          <w:t xml:space="preserve">Comments</w:t>
        </w:r>
      </w:hyperlink>
    </w:p>
    <w:p>
      <w:pPr>
        <w:pStyle w:val="Compact"/>
        <w:numPr>
          <w:ilvl w:val="0"/>
          <w:numId w:val="1026"/>
        </w:numPr>
      </w:pPr>
      <w:hyperlink r:id="rId373">
        <w:r>
          <w:rPr>
            <w:rStyle w:val="Hyperlink"/>
          </w:rPr>
          <w:t xml:space="preserve">Line Breaks and Formatting</w:t>
        </w:r>
      </w:hyperlink>
    </w:p>
    <w:p>
      <w:pPr>
        <w:pStyle w:val="Compact"/>
        <w:numPr>
          <w:ilvl w:val="0"/>
          <w:numId w:val="1026"/>
        </w:numPr>
      </w:pPr>
      <w:hyperlink r:id="rId374">
        <w:r>
          <w:rPr>
            <w:rStyle w:val="Hyperlink"/>
          </w:rPr>
          <w:t xml:space="preserve">Markdown and Quarto Formatting</w:t>
        </w:r>
      </w:hyperlink>
    </w:p>
    <w:p>
      <w:pPr>
        <w:pStyle w:val="Compact"/>
        <w:numPr>
          <w:ilvl w:val="0"/>
          <w:numId w:val="1026"/>
        </w:numPr>
      </w:pPr>
      <w:hyperlink r:id="rId375">
        <w:r>
          <w:rPr>
            <w:rStyle w:val="Hyperlink"/>
          </w:rPr>
          <w:t xml:space="preserve">Messaging and User Communication</w:t>
        </w:r>
      </w:hyperlink>
    </w:p>
    <w:p>
      <w:pPr>
        <w:pStyle w:val="Compact"/>
        <w:numPr>
          <w:ilvl w:val="0"/>
          <w:numId w:val="1026"/>
        </w:numPr>
      </w:pPr>
      <w:hyperlink r:id="rId376">
        <w:r>
          <w:rPr>
            <w:rStyle w:val="Hyperlink"/>
          </w:rPr>
          <w:t xml:space="preserve">Package Code Practices</w:t>
        </w:r>
      </w:hyperlink>
    </w:p>
    <w:p>
      <w:pPr>
        <w:pStyle w:val="Compact"/>
        <w:numPr>
          <w:ilvl w:val="0"/>
          <w:numId w:val="1026"/>
        </w:numPr>
      </w:pPr>
      <w:hyperlink r:id="rId377">
        <w:r>
          <w:rPr>
            <w:rStyle w:val="Hyperlink"/>
          </w:rPr>
          <w:t xml:space="preserve">Tidyverse Replacements</w:t>
        </w:r>
      </w:hyperlink>
    </w:p>
    <w:p>
      <w:pPr>
        <w:pStyle w:val="Compact"/>
        <w:numPr>
          <w:ilvl w:val="0"/>
          <w:numId w:val="1026"/>
        </w:numPr>
      </w:pPr>
      <w:hyperlink r:id="rId378">
        <w:r>
          <w:rPr>
            <w:rStyle w:val="Hyperlink"/>
          </w:rPr>
          <w:t xml:space="preserve">The here Package</w:t>
        </w:r>
      </w:hyperlink>
    </w:p>
    <w:p>
      <w:pPr>
        <w:pStyle w:val="Compact"/>
        <w:numPr>
          <w:ilvl w:val="0"/>
          <w:numId w:val="1026"/>
        </w:numPr>
      </w:pPr>
      <w:hyperlink r:id="rId379">
        <w:r>
          <w:rPr>
            <w:rStyle w:val="Hyperlink"/>
          </w:rPr>
          <w:t xml:space="preserve">Object Naming</w:t>
        </w:r>
      </w:hyperlink>
    </w:p>
    <w:p>
      <w:pPr>
        <w:pStyle w:val="Compact"/>
        <w:numPr>
          <w:ilvl w:val="0"/>
          <w:numId w:val="1026"/>
        </w:numPr>
      </w:pPr>
      <w:hyperlink r:id="rId380">
        <w:r>
          <w:rPr>
            <w:rStyle w:val="Hyperlink"/>
          </w:rPr>
          <w:t xml:space="preserve">Automated Tools for Style and Project Workflow</w:t>
        </w:r>
      </w:hyperlink>
    </w:p>
    <w:p>
      <w:pPr>
        <w:pStyle w:val="Compact"/>
        <w:numPr>
          <w:ilvl w:val="0"/>
          <w:numId w:val="1026"/>
        </w:numPr>
      </w:pPr>
      <w:hyperlink r:id="rId381">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2" name="Picture"/>
                  <a:graphic>
                    <a:graphicData uri="http://schemas.openxmlformats.org/drawingml/2006/picture">
                      <pic:pic>
                        <pic:nvPicPr>
                          <pic:cNvPr descr="/opt/quarto/share/formats/docx/note.png" id="38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4"/>
    <w:bookmarkStart w:id="392" w:name="big-data"/>
    <w:p>
      <w:pPr>
        <w:pStyle w:val="Heading1"/>
      </w:pPr>
      <w:r>
        <w:t xml:space="preserve">8. Big data</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5">
        <w:r>
          <w:rPr>
            <w:rStyle w:val="Hyperlink"/>
            <w:b/>
            <w:bCs/>
          </w:rPr>
          <w:t xml:space="preserve">Big data</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86" w:name="the-data.table-package"/>
      <w:bookmarkEnd w:id="386"/>
      <w:r>
        <w:t xml:space="preserve"> </w:t>
      </w:r>
      <w:bookmarkStart w:id="387" w:name="using-downsampled-data"/>
      <w:bookmarkEnd w:id="387"/>
      <w:r>
        <w:t xml:space="preserve"> </w:t>
      </w:r>
      <w:bookmarkStart w:id="388" w:name="optimal-rstudio-set-up"/>
      <w:bookmarkEnd w:id="388"/>
    </w:p>
    <w:p>
      <w:pPr>
        <w:pStyle w:val="BodyText"/>
      </w:pPr>
      <w:r>
        <w:t xml:space="preserve">That page covers:</w:t>
      </w:r>
    </w:p>
    <w:p>
      <w:pPr>
        <w:pStyle w:val="Compact"/>
        <w:numPr>
          <w:ilvl w:val="0"/>
          <w:numId w:val="1027"/>
        </w:numPr>
      </w:pPr>
      <w:hyperlink r:id="rId389">
        <w:r>
          <w:rPr>
            <w:rStyle w:val="Hyperlink"/>
          </w:rPr>
          <w:t xml:space="preserve">The data.table package</w:t>
        </w:r>
      </w:hyperlink>
    </w:p>
    <w:p>
      <w:pPr>
        <w:pStyle w:val="Compact"/>
        <w:numPr>
          <w:ilvl w:val="0"/>
          <w:numId w:val="1027"/>
        </w:numPr>
      </w:pPr>
      <w:hyperlink r:id="rId390">
        <w:r>
          <w:rPr>
            <w:rStyle w:val="Hyperlink"/>
          </w:rPr>
          <w:t xml:space="preserve">Using downsampled data</w:t>
        </w:r>
      </w:hyperlink>
    </w:p>
    <w:p>
      <w:pPr>
        <w:pStyle w:val="Compact"/>
        <w:numPr>
          <w:ilvl w:val="0"/>
          <w:numId w:val="1027"/>
        </w:numPr>
      </w:pPr>
      <w:hyperlink r:id="rId391">
        <w:r>
          <w:rPr>
            <w:rStyle w:val="Hyperlink"/>
          </w:rPr>
          <w:t xml:space="preserve">Optimal RStudio set up</w:t>
        </w:r>
      </w:hyperlink>
    </w:p>
    <w:p>
      <w:r>
        <w:br w:type="page"/>
      </w:r>
    </w:p>
    <w:bookmarkEnd w:id="392"/>
    <w:bookmarkStart w:id="408" w:name="data-masking"/>
    <w:p>
      <w:pPr>
        <w:pStyle w:val="Heading1"/>
      </w:pPr>
      <w:r>
        <w:t xml:space="preserve">9. Data masking</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3">
        <w:r>
          <w:rPr>
            <w:rStyle w:val="Hyperlink"/>
            <w:b/>
            <w:bCs/>
          </w:rPr>
          <w:t xml:space="preserve">Data masking</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394" w:name="sec-data-masking-vs-tidy-selection"/>
      <w:bookmarkEnd w:id="394"/>
      <w:r>
        <w:t xml:space="preserve"> </w:t>
      </w:r>
      <w:bookmarkStart w:id="395" w:name="general-overview"/>
      <w:bookmarkEnd w:id="395"/>
      <w:r>
        <w:t xml:space="preserve"> </w:t>
      </w:r>
      <w:bookmarkStart w:id="396" w:name="what-is-data-masking"/>
      <w:bookmarkEnd w:id="396"/>
      <w:r>
        <w:t xml:space="preserve"> </w:t>
      </w:r>
      <w:bookmarkStart w:id="397" w:name="using-tidy-evaluation-for-data-masking"/>
      <w:bookmarkEnd w:id="397"/>
      <w:r>
        <w:t xml:space="preserve"> </w:t>
      </w:r>
      <w:bookmarkStart w:id="398" w:name="X118ff09008793bb586a8982fedb3eb2b41d1fc5"/>
      <w:bookmarkEnd w:id="398"/>
      <w:r>
        <w:t xml:space="preserve"> </w:t>
      </w:r>
      <w:bookmarkStart w:id="399" w:name="technical-overview"/>
      <w:bookmarkEnd w:id="399"/>
      <w:r>
        <w:t xml:space="preserve"> </w:t>
      </w:r>
      <w:bookmarkStart w:id="400" w:name="example"/>
      <w:bookmarkEnd w:id="400"/>
      <w:r>
        <w:t xml:space="preserve"> </w:t>
      </w:r>
      <w:bookmarkStart w:id="401" w:name="fig-data-masking"/>
      <w:bookmarkEnd w:id="401"/>
      <w:r>
        <w:t xml:space="preserve"> </w:t>
      </w:r>
      <w:bookmarkStart w:id="402" w:name="tbl-masking-selection"/>
      <w:bookmarkEnd w:id="402"/>
    </w:p>
    <w:p>
      <w:pPr>
        <w:pStyle w:val="BodyText"/>
      </w:pPr>
      <w:r>
        <w:t xml:space="preserve">That page covers:</w:t>
      </w:r>
    </w:p>
    <w:p>
      <w:pPr>
        <w:pStyle w:val="Compact"/>
        <w:numPr>
          <w:ilvl w:val="0"/>
          <w:numId w:val="1028"/>
        </w:numPr>
      </w:pPr>
      <w:hyperlink r:id="rId403">
        <w:r>
          <w:rPr>
            <w:rStyle w:val="Hyperlink"/>
          </w:rPr>
          <w:t xml:space="preserve">General Overview</w:t>
        </w:r>
      </w:hyperlink>
    </w:p>
    <w:p>
      <w:pPr>
        <w:pStyle w:val="Compact"/>
        <w:numPr>
          <w:ilvl w:val="0"/>
          <w:numId w:val="1028"/>
        </w:numPr>
      </w:pPr>
      <w:hyperlink r:id="rId404">
        <w:r>
          <w:rPr>
            <w:rStyle w:val="Hyperlink"/>
          </w:rPr>
          <w:t xml:space="preserve">Data masking vs. tidy selection</w:t>
        </w:r>
      </w:hyperlink>
    </w:p>
    <w:p>
      <w:pPr>
        <w:pStyle w:val="Compact"/>
        <w:numPr>
          <w:ilvl w:val="0"/>
          <w:numId w:val="1028"/>
        </w:numPr>
      </w:pPr>
      <w:hyperlink r:id="rId405">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opt/quarto/share/formats/docx/note.png" id="40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08"/>
    <w:bookmarkStart w:id="475" w:name="sec-quarto"/>
    <w:p>
      <w:pPr>
        <w:pStyle w:val="Heading1"/>
      </w:pPr>
      <w:r>
        <w:t xml:space="preserve">10. Quarto</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09">
        <w:r>
          <w:rPr>
            <w:rStyle w:val="Hyperlink"/>
            <w:b/>
            <w:bCs/>
          </w:rPr>
          <w:t xml:space="preserve">Quarto</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10" w:name="sec-quarto-dashboards"/>
      <w:bookmarkEnd w:id="410"/>
      <w:r>
        <w:t xml:space="preserve"> </w:t>
      </w:r>
      <w:bookmarkStart w:id="411" w:name="introduction"/>
      <w:bookmarkEnd w:id="411"/>
      <w:r>
        <w:t xml:space="preserve"> </w:t>
      </w:r>
      <w:bookmarkStart w:id="412" w:name="key-features"/>
      <w:bookmarkEnd w:id="412"/>
      <w:r>
        <w:t xml:space="preserve"> </w:t>
      </w:r>
      <w:bookmarkStart w:id="413" w:name="why-quarto"/>
      <w:bookmarkEnd w:id="413"/>
      <w:r>
        <w:t xml:space="preserve"> </w:t>
      </w:r>
      <w:bookmarkStart w:id="414" w:name="getting-started"/>
      <w:bookmarkEnd w:id="414"/>
      <w:r>
        <w:t xml:space="preserve"> </w:t>
      </w:r>
      <w:bookmarkStart w:id="415" w:name="quarto-basics"/>
      <w:bookmarkEnd w:id="415"/>
      <w:r>
        <w:t xml:space="preserve"> </w:t>
      </w:r>
      <w:bookmarkStart w:id="416" w:name="creating-a-new-quarto-document"/>
      <w:bookmarkEnd w:id="416"/>
      <w:r>
        <w:t xml:space="preserve"> </w:t>
      </w:r>
      <w:bookmarkStart w:id="417" w:name="visual-vs.-source-editor"/>
      <w:bookmarkEnd w:id="417"/>
      <w:r>
        <w:t xml:space="preserve"> </w:t>
      </w:r>
      <w:bookmarkStart w:id="418" w:name="rendering-documents"/>
      <w:bookmarkEnd w:id="418"/>
      <w:r>
        <w:t xml:space="preserve"> </w:t>
      </w:r>
      <w:bookmarkStart w:id="419" w:name="code-chunks"/>
      <w:bookmarkEnd w:id="419"/>
      <w:r>
        <w:t xml:space="preserve"> </w:t>
      </w:r>
      <w:bookmarkStart w:id="420" w:name="format-specific-settings"/>
      <w:bookmarkEnd w:id="420"/>
      <w:r>
        <w:t xml:space="preserve"> </w:t>
      </w:r>
      <w:bookmarkStart w:id="421" w:name="text-formatting"/>
      <w:bookmarkEnd w:id="421"/>
      <w:r>
        <w:t xml:space="preserve"> </w:t>
      </w:r>
      <w:bookmarkStart w:id="422" w:name="building-quarto-books"/>
      <w:bookmarkEnd w:id="422"/>
      <w:r>
        <w:t xml:space="preserve"> </w:t>
      </w:r>
      <w:bookmarkStart w:id="423" w:name="creating-a-quarto-book"/>
      <w:bookmarkEnd w:id="423"/>
      <w:r>
        <w:t xml:space="preserve"> </w:t>
      </w:r>
      <w:bookmarkStart w:id="424" w:name="building-and-previewing"/>
      <w:bookmarkEnd w:id="424"/>
      <w:r>
        <w:t xml:space="preserve"> </w:t>
      </w:r>
      <w:bookmarkStart w:id="425" w:name="book-structure"/>
      <w:bookmarkEnd w:id="425"/>
      <w:r>
        <w:t xml:space="preserve"> </w:t>
      </w:r>
      <w:bookmarkStart w:id="426" w:name="book-features"/>
      <w:bookmarkEnd w:id="426"/>
      <w:r>
        <w:t xml:space="preserve"> </w:t>
      </w:r>
      <w:bookmarkStart w:id="427" w:name="example-this-lab-manual"/>
      <w:bookmarkEnd w:id="427"/>
      <w:r>
        <w:t xml:space="preserve"> </w:t>
      </w:r>
      <w:bookmarkStart w:id="428" w:name="resources"/>
      <w:bookmarkEnd w:id="428"/>
      <w:r>
        <w:t xml:space="preserve"> </w:t>
      </w:r>
      <w:bookmarkStart w:id="429" w:name="quarto-profiles"/>
      <w:bookmarkEnd w:id="429"/>
      <w:r>
        <w:t xml:space="preserve"> </w:t>
      </w:r>
      <w:bookmarkStart w:id="430" w:name="what-are-profiles"/>
      <w:bookmarkEnd w:id="430"/>
      <w:r>
        <w:t xml:space="preserve"> </w:t>
      </w:r>
      <w:bookmarkStart w:id="431" w:name="example-rendering-chapters-as-slides"/>
      <w:bookmarkEnd w:id="431"/>
      <w:r>
        <w:t xml:space="preserve"> </w:t>
      </w:r>
      <w:bookmarkStart w:id="432" w:name="creating-a-profile"/>
      <w:bookmarkEnd w:id="432"/>
      <w:r>
        <w:t xml:space="preserve"> </w:t>
      </w:r>
      <w:bookmarkStart w:id="433" w:name="common-use-cases"/>
      <w:bookmarkEnd w:id="433"/>
      <w:r>
        <w:t xml:space="preserve"> </w:t>
      </w:r>
      <w:bookmarkStart w:id="434" w:name="resources-1"/>
      <w:bookmarkEnd w:id="434"/>
      <w:r>
        <w:t xml:space="preserve"> </w:t>
      </w:r>
      <w:bookmarkStart w:id="435" w:name="advanced-features"/>
      <w:bookmarkEnd w:id="435"/>
      <w:r>
        <w:t xml:space="preserve"> </w:t>
      </w:r>
      <w:bookmarkStart w:id="436" w:name="cross-references"/>
      <w:bookmarkEnd w:id="436"/>
      <w:r>
        <w:t xml:space="preserve"> </w:t>
      </w:r>
      <w:bookmarkStart w:id="437" w:name="using-includes-for-modular-content"/>
      <w:bookmarkEnd w:id="437"/>
      <w:r>
        <w:t xml:space="preserve"> </w:t>
      </w:r>
      <w:bookmarkStart w:id="438" w:name="including-external-code-files"/>
      <w:bookmarkEnd w:id="438"/>
      <w:r>
        <w:t xml:space="preserve"> </w:t>
      </w:r>
      <w:bookmarkStart w:id="439" w:name="mermaid-diagrams"/>
      <w:bookmarkEnd w:id="439"/>
      <w:r>
        <w:t xml:space="preserve"> </w:t>
      </w:r>
      <w:bookmarkStart w:id="440" w:name="creating-mermaid-diagrams"/>
      <w:bookmarkEnd w:id="440"/>
      <w:r>
        <w:t xml:space="preserve"> </w:t>
      </w:r>
      <w:bookmarkStart w:id="441" w:name="known-issues-with-docx-and-pdf-output"/>
      <w:bookmarkEnd w:id="441"/>
      <w:r>
        <w:t xml:space="preserve"> </w:t>
      </w:r>
      <w:bookmarkStart w:id="442" w:name="rendering-failures-and-hangs"/>
      <w:bookmarkEnd w:id="442"/>
      <w:r>
        <w:t xml:space="preserve"> </w:t>
      </w:r>
      <w:bookmarkStart w:id="443" w:name="image-quality-issues"/>
      <w:bookmarkEnd w:id="443"/>
      <w:r>
        <w:t xml:space="preserve"> </w:t>
      </w:r>
      <w:bookmarkStart w:id="444" w:name="recommended-workarounds"/>
      <w:bookmarkEnd w:id="444"/>
      <w:r>
        <w:t xml:space="preserve"> </w:t>
      </w:r>
      <w:bookmarkStart w:id="445" w:name="X2edef8ce9f8bac616e9594daed1c60b0b595fc0"/>
      <w:bookmarkEnd w:id="445"/>
      <w:r>
        <w:t xml:space="preserve"> </w:t>
      </w:r>
      <w:bookmarkStart w:id="446" w:name="Xbfb676fb4e0cc03a5e43d4b5e20c58be3d2e99c"/>
      <w:bookmarkEnd w:id="446"/>
      <w:r>
        <w:t xml:space="preserve"> </w:t>
      </w:r>
      <w:bookmarkStart w:id="447" w:name="Xdafd877d5028a086c03193885ac2230894ef7ac"/>
      <w:bookmarkEnd w:id="447"/>
      <w:r>
        <w:t xml:space="preserve"> </w:t>
      </w:r>
      <w:bookmarkStart w:id="448" w:name="prefer-html-output-when-possible"/>
      <w:bookmarkEnd w:id="448"/>
      <w:r>
        <w:t xml:space="preserve"> </w:t>
      </w:r>
      <w:bookmarkStart w:id="449" w:name="real-world-example"/>
      <w:bookmarkEnd w:id="449"/>
      <w:r>
        <w:t xml:space="preserve"> </w:t>
      </w:r>
      <w:bookmarkStart w:id="450" w:name="future-outlook"/>
      <w:bookmarkEnd w:id="450"/>
      <w:r>
        <w:t xml:space="preserve"> </w:t>
      </w:r>
      <w:bookmarkStart w:id="451" w:name="summary"/>
      <w:bookmarkEnd w:id="451"/>
      <w:r>
        <w:t xml:space="preserve"> </w:t>
      </w:r>
      <w:bookmarkStart w:id="452" w:name="troubleshooting"/>
      <w:bookmarkEnd w:id="452"/>
      <w:r>
        <w:t xml:space="preserve"> </w:t>
      </w:r>
      <w:bookmarkStart w:id="453" w:name="checking-your-setup"/>
      <w:bookmarkEnd w:id="453"/>
      <w:r>
        <w:t xml:space="preserve"> </w:t>
      </w:r>
      <w:bookmarkStart w:id="454" w:name="diagnostic-tools"/>
      <w:bookmarkEnd w:id="454"/>
      <w:r>
        <w:t xml:space="preserve"> </w:t>
      </w:r>
      <w:bookmarkStart w:id="455" w:name="common-issues"/>
      <w:bookmarkEnd w:id="455"/>
      <w:r>
        <w:t xml:space="preserve"> </w:t>
      </w:r>
      <w:bookmarkStart w:id="456" w:name="advanced-troubleshooting"/>
      <w:bookmarkEnd w:id="456"/>
      <w:r>
        <w:t xml:space="preserve"> </w:t>
      </w:r>
      <w:bookmarkStart w:id="457" w:name="additional-resources"/>
      <w:bookmarkEnd w:id="457"/>
      <w:r>
        <w:t xml:space="preserve"> </w:t>
      </w:r>
      <w:bookmarkStart w:id="458" w:name="official-documentation"/>
      <w:bookmarkEnd w:id="458"/>
      <w:r>
        <w:t xml:space="preserve"> </w:t>
      </w:r>
      <w:bookmarkStart w:id="459" w:name="learning-resources"/>
      <w:bookmarkEnd w:id="459"/>
      <w:r>
        <w:t xml:space="preserve"> </w:t>
      </w:r>
      <w:bookmarkStart w:id="460" w:name="templates"/>
      <w:bookmarkEnd w:id="460"/>
      <w:r>
        <w:t xml:space="preserve"> </w:t>
      </w:r>
      <w:bookmarkStart w:id="461" w:name="extensions-and-tools"/>
      <w:bookmarkEnd w:id="461"/>
      <w:r>
        <w:t xml:space="preserve"> </w:t>
      </w:r>
      <w:bookmarkStart w:id="462" w:name="development-roadmap-and-known-issues"/>
      <w:bookmarkEnd w:id="462"/>
      <w:r>
        <w:t xml:space="preserve"> </w:t>
      </w:r>
      <w:bookmarkStart w:id="463" w:name="related-lab-manual-chapters"/>
      <w:bookmarkEnd w:id="463"/>
    </w:p>
    <w:p>
      <w:pPr>
        <w:pStyle w:val="BodyText"/>
      </w:pPr>
      <w:r>
        <w:t xml:space="preserve">That page covers:</w:t>
      </w:r>
    </w:p>
    <w:p>
      <w:pPr>
        <w:pStyle w:val="Compact"/>
        <w:numPr>
          <w:ilvl w:val="0"/>
          <w:numId w:val="1029"/>
        </w:numPr>
      </w:pPr>
      <w:hyperlink r:id="rId464">
        <w:r>
          <w:rPr>
            <w:rStyle w:val="Hyperlink"/>
          </w:rPr>
          <w:t xml:space="preserve">Introduction</w:t>
        </w:r>
      </w:hyperlink>
    </w:p>
    <w:p>
      <w:pPr>
        <w:pStyle w:val="Compact"/>
        <w:numPr>
          <w:ilvl w:val="0"/>
          <w:numId w:val="1029"/>
        </w:numPr>
      </w:pPr>
      <w:hyperlink r:id="rId465">
        <w:r>
          <w:rPr>
            <w:rStyle w:val="Hyperlink"/>
          </w:rPr>
          <w:t xml:space="preserve">Quarto Basics</w:t>
        </w:r>
      </w:hyperlink>
    </w:p>
    <w:p>
      <w:pPr>
        <w:pStyle w:val="Compact"/>
        <w:numPr>
          <w:ilvl w:val="0"/>
          <w:numId w:val="1029"/>
        </w:numPr>
      </w:pPr>
      <w:hyperlink r:id="rId466">
        <w:r>
          <w:rPr>
            <w:rStyle w:val="Hyperlink"/>
          </w:rPr>
          <w:t xml:space="preserve">Building Quarto Books</w:t>
        </w:r>
      </w:hyperlink>
    </w:p>
    <w:p>
      <w:pPr>
        <w:pStyle w:val="Compact"/>
        <w:numPr>
          <w:ilvl w:val="0"/>
          <w:numId w:val="1029"/>
        </w:numPr>
      </w:pPr>
      <w:hyperlink r:id="rId467">
        <w:r>
          <w:rPr>
            <w:rStyle w:val="Hyperlink"/>
          </w:rPr>
          <w:t xml:space="preserve">Dashboards</w:t>
        </w:r>
      </w:hyperlink>
    </w:p>
    <w:p>
      <w:pPr>
        <w:pStyle w:val="Compact"/>
        <w:numPr>
          <w:ilvl w:val="0"/>
          <w:numId w:val="1029"/>
        </w:numPr>
      </w:pPr>
      <w:hyperlink r:id="rId468">
        <w:r>
          <w:rPr>
            <w:rStyle w:val="Hyperlink"/>
          </w:rPr>
          <w:t xml:space="preserve">Quarto Profiles</w:t>
        </w:r>
      </w:hyperlink>
    </w:p>
    <w:p>
      <w:pPr>
        <w:pStyle w:val="Compact"/>
        <w:numPr>
          <w:ilvl w:val="0"/>
          <w:numId w:val="1029"/>
        </w:numPr>
      </w:pPr>
      <w:hyperlink r:id="rId469">
        <w:r>
          <w:rPr>
            <w:rStyle w:val="Hyperlink"/>
          </w:rPr>
          <w:t xml:space="preserve">Advanced Features</w:t>
        </w:r>
      </w:hyperlink>
    </w:p>
    <w:p>
      <w:pPr>
        <w:pStyle w:val="Compact"/>
        <w:numPr>
          <w:ilvl w:val="0"/>
          <w:numId w:val="1029"/>
        </w:numPr>
      </w:pPr>
      <w:hyperlink r:id="rId470">
        <w:r>
          <w:rPr>
            <w:rStyle w:val="Hyperlink"/>
          </w:rPr>
          <w:t xml:space="preserve">Mermaid Diagrams</w:t>
        </w:r>
      </w:hyperlink>
    </w:p>
    <w:p>
      <w:pPr>
        <w:pStyle w:val="Compact"/>
        <w:numPr>
          <w:ilvl w:val="0"/>
          <w:numId w:val="1029"/>
        </w:numPr>
      </w:pPr>
      <w:hyperlink r:id="rId471">
        <w:r>
          <w:rPr>
            <w:rStyle w:val="Hyperlink"/>
          </w:rPr>
          <w:t xml:space="preserve">Troubleshooting</w:t>
        </w:r>
      </w:hyperlink>
    </w:p>
    <w:p>
      <w:pPr>
        <w:pStyle w:val="Compact"/>
        <w:numPr>
          <w:ilvl w:val="0"/>
          <w:numId w:val="1029"/>
        </w:numPr>
      </w:pPr>
      <w:hyperlink r:id="rId472">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note.png" id="474"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5"/>
    <w:bookmarkStart w:id="545" w:name="sec-github"/>
    <w:p>
      <w:pPr>
        <w:pStyle w:val="Heading1"/>
      </w:pPr>
      <w:r>
        <w:t xml:space="preserve">11. Github</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6">
        <w:r>
          <w:rPr>
            <w:rStyle w:val="Hyperlink"/>
            <w:b/>
            <w:bCs/>
          </w:rPr>
          <w:t xml:space="preserve">Git and GitHub</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477" w:name="sec-cli-tools"/>
      <w:bookmarkEnd w:id="477"/>
      <w:r>
        <w:t xml:space="preserve"> </w:t>
      </w:r>
      <w:bookmarkStart w:id="478" w:name="sec-dev-branches"/>
      <w:bookmarkEnd w:id="478"/>
      <w:r>
        <w:t xml:space="preserve"> </w:t>
      </w:r>
      <w:bookmarkStart w:id="479" w:name="sec-export-cautions"/>
      <w:bookmarkEnd w:id="479"/>
      <w:r>
        <w:t xml:space="preserve"> </w:t>
      </w:r>
      <w:bookmarkStart w:id="480" w:name="sec-export-conversations"/>
      <w:bookmarkEnd w:id="480"/>
      <w:r>
        <w:t xml:space="preserve"> </w:t>
      </w:r>
      <w:bookmarkStart w:id="481" w:name="sec-export-gh"/>
      <w:bookmarkEnd w:id="481"/>
      <w:r>
        <w:t xml:space="preserve"> </w:t>
      </w:r>
      <w:bookmarkStart w:id="482" w:name="sec-export-graphql"/>
      <w:bookmarkEnd w:id="482"/>
      <w:r>
        <w:t xml:space="preserve"> </w:t>
      </w:r>
      <w:bookmarkStart w:id="483" w:name="sec-export-migration"/>
      <w:bookmarkEnd w:id="483"/>
      <w:r>
        <w:t xml:space="preserve"> </w:t>
      </w:r>
      <w:bookmarkStart w:id="484" w:name="sec-export-rest"/>
      <w:bookmarkEnd w:id="484"/>
      <w:r>
        <w:t xml:space="preserve"> </w:t>
      </w:r>
      <w:bookmarkStart w:id="485" w:name="sec-export-three-streams"/>
      <w:bookmarkEnd w:id="485"/>
      <w:r>
        <w:t xml:space="preserve"> </w:t>
      </w:r>
      <w:bookmarkStart w:id="486" w:name="sec-git-gui-clients"/>
      <w:bookmarkEnd w:id="486"/>
      <w:r>
        <w:t xml:space="preserve"> </w:t>
      </w:r>
      <w:bookmarkStart w:id="487" w:name="sec-gitattributes"/>
      <w:bookmarkEnd w:id="487"/>
      <w:r>
        <w:t xml:space="preserve"> </w:t>
      </w:r>
      <w:bookmarkStart w:id="488" w:name="sec-github-desktop"/>
      <w:bookmarkEnd w:id="488"/>
      <w:r>
        <w:t xml:space="preserve"> </w:t>
      </w:r>
      <w:bookmarkStart w:id="489" w:name="sec-gitkraken"/>
      <w:bookmarkEnd w:id="489"/>
      <w:r>
        <w:t xml:space="preserve"> </w:t>
      </w:r>
      <w:bookmarkStart w:id="490" w:name="sec-gitkraken-kepler"/>
      <w:bookmarkEnd w:id="490"/>
      <w:r>
        <w:t xml:space="preserve"> </w:t>
      </w:r>
      <w:bookmarkStart w:id="491" w:name="sec-gitlab"/>
      <w:bookmarkEnd w:id="491"/>
      <w:r>
        <w:t xml:space="preserve"> </w:t>
      </w:r>
      <w:bookmarkStart w:id="492" w:name="sec-install-gh"/>
      <w:bookmarkEnd w:id="492"/>
      <w:r>
        <w:t xml:space="preserve"> </w:t>
      </w:r>
      <w:bookmarkStart w:id="493" w:name="sec-install-glab"/>
      <w:bookmarkEnd w:id="493"/>
      <w:r>
        <w:t xml:space="preserve"> </w:t>
      </w:r>
      <w:bookmarkStart w:id="494" w:name="sec-removing-sensitive-data"/>
      <w:bookmarkEnd w:id="494"/>
      <w:r>
        <w:t xml:space="preserve"> </w:t>
      </w:r>
      <w:bookmarkStart w:id="495" w:name="basics"/>
      <w:bookmarkEnd w:id="495"/>
      <w:r>
        <w:t xml:space="preserve"> </w:t>
      </w:r>
      <w:bookmarkStart w:id="496" w:name="git-branching"/>
      <w:bookmarkEnd w:id="496"/>
      <w:r>
        <w:t xml:space="preserve"> </w:t>
      </w:r>
      <w:bookmarkStart w:id="497" w:name="example-workflow"/>
      <w:bookmarkEnd w:id="497"/>
      <w:r>
        <w:t xml:space="preserve"> </w:t>
      </w:r>
      <w:bookmarkStart w:id="498" w:name="pull-request-roles-and-protocol"/>
      <w:bookmarkEnd w:id="498"/>
      <w:r>
        <w:t xml:space="preserve"> </w:t>
      </w:r>
      <w:bookmarkStart w:id="499" w:name="commonly-used-git-commands"/>
      <w:bookmarkEnd w:id="499"/>
      <w:r>
        <w:t xml:space="preserve"> </w:t>
      </w:r>
      <w:bookmarkStart w:id="500" w:name="how-often-should-i-commit"/>
      <w:bookmarkEnd w:id="500"/>
      <w:r>
        <w:t xml:space="preserve"> </w:t>
      </w:r>
      <w:bookmarkStart w:id="501" w:name="repeated-amend-workflow"/>
      <w:bookmarkEnd w:id="501"/>
      <w:r>
        <w:t xml:space="preserve"> </w:t>
      </w:r>
      <w:bookmarkStart w:id="502" w:name="basic-workflow"/>
      <w:bookmarkEnd w:id="502"/>
      <w:r>
        <w:t xml:space="preserve"> </w:t>
      </w:r>
      <w:bookmarkStart w:id="503" w:name="key-points"/>
      <w:bookmarkEnd w:id="503"/>
      <w:r>
        <w:t xml:space="preserve"> </w:t>
      </w:r>
      <w:bookmarkStart w:id="504" w:name="what-should-be-pushed-to-github"/>
      <w:bookmarkEnd w:id="504"/>
      <w:r>
        <w:t xml:space="preserve"> </w:t>
      </w:r>
      <w:bookmarkStart w:id="505" w:name="the-linguist-generated-attribute"/>
      <w:bookmarkEnd w:id="505"/>
      <w:r>
        <w:t xml:space="preserve"> </w:t>
      </w:r>
      <w:bookmarkStart w:id="506" w:name="using-.gitattributes"/>
      <w:bookmarkEnd w:id="506"/>
      <w:r>
        <w:t xml:space="preserve"> </w:t>
      </w:r>
      <w:bookmarkStart w:id="507" w:name="other-useful-linguist-attributes"/>
      <w:bookmarkEnd w:id="507"/>
      <w:r>
        <w:t xml:space="preserve"> </w:t>
      </w:r>
      <w:bookmarkStart w:id="508" w:name="immediate-steps"/>
      <w:bookmarkEnd w:id="508"/>
      <w:r>
        <w:t xml:space="preserve"> </w:t>
      </w:r>
      <w:bookmarkStart w:id="509" w:name="tbl-git-workflow"/>
      <w:bookmarkEnd w:id="509"/>
      <w:r>
        <w:t xml:space="preserve"> </w:t>
      </w:r>
      <w:bookmarkStart w:id="510" w:name="tbl-git-commands"/>
      <w:bookmarkEnd w:id="510"/>
    </w:p>
    <w:p>
      <w:pPr>
        <w:pStyle w:val="BodyText"/>
      </w:pPr>
      <w:r>
        <w:t xml:space="preserve">That page covers:</w:t>
      </w:r>
    </w:p>
    <w:p>
      <w:pPr>
        <w:pStyle w:val="Compact"/>
        <w:numPr>
          <w:ilvl w:val="0"/>
          <w:numId w:val="1030"/>
        </w:numPr>
      </w:pPr>
      <w:hyperlink r:id="rId511">
        <w:r>
          <w:rPr>
            <w:rStyle w:val="Hyperlink"/>
          </w:rPr>
          <w:t xml:space="preserve">Basics</w:t>
        </w:r>
      </w:hyperlink>
    </w:p>
    <w:p>
      <w:pPr>
        <w:pStyle w:val="Compact"/>
        <w:numPr>
          <w:ilvl w:val="0"/>
          <w:numId w:val="1030"/>
        </w:numPr>
      </w:pPr>
      <w:hyperlink r:id="rId512">
        <w:r>
          <w:rPr>
            <w:rStyle w:val="Hyperlink"/>
          </w:rPr>
          <w:t xml:space="preserve">Graphical Git Clients</w:t>
        </w:r>
      </w:hyperlink>
    </w:p>
    <w:p>
      <w:pPr>
        <w:pStyle w:val="Compact"/>
        <w:numPr>
          <w:ilvl w:val="0"/>
          <w:numId w:val="1030"/>
        </w:numPr>
      </w:pPr>
      <w:hyperlink r:id="rId513">
        <w:r>
          <w:rPr>
            <w:rStyle w:val="Hyperlink"/>
          </w:rPr>
          <w:t xml:space="preserve">GitHub CLI and GitLab CLI</w:t>
        </w:r>
      </w:hyperlink>
    </w:p>
    <w:p>
      <w:pPr>
        <w:pStyle w:val="Compact"/>
        <w:numPr>
          <w:ilvl w:val="0"/>
          <w:numId w:val="1030"/>
        </w:numPr>
      </w:pPr>
      <w:hyperlink r:id="rId514">
        <w:r>
          <w:rPr>
            <w:rStyle w:val="Hyperlink"/>
          </w:rPr>
          <w:t xml:space="preserve">Git Branching</w:t>
        </w:r>
      </w:hyperlink>
    </w:p>
    <w:p>
      <w:pPr>
        <w:pStyle w:val="Compact"/>
        <w:numPr>
          <w:ilvl w:val="0"/>
          <w:numId w:val="1030"/>
        </w:numPr>
      </w:pPr>
      <w:hyperlink r:id="rId515">
        <w:r>
          <w:rPr>
            <w:rStyle w:val="Hyperlink"/>
          </w:rPr>
          <w:t xml:space="preserve">Personal Dev Branches</w:t>
        </w:r>
      </w:hyperlink>
    </w:p>
    <w:p>
      <w:pPr>
        <w:pStyle w:val="Compact"/>
        <w:numPr>
          <w:ilvl w:val="0"/>
          <w:numId w:val="1030"/>
        </w:numPr>
      </w:pPr>
      <w:hyperlink r:id="rId516">
        <w:r>
          <w:rPr>
            <w:rStyle w:val="Hyperlink"/>
          </w:rPr>
          <w:t xml:space="preserve">Example Workflow</w:t>
        </w:r>
      </w:hyperlink>
    </w:p>
    <w:p>
      <w:pPr>
        <w:pStyle w:val="Compact"/>
        <w:numPr>
          <w:ilvl w:val="0"/>
          <w:numId w:val="1030"/>
        </w:numPr>
      </w:pPr>
      <w:hyperlink r:id="rId517">
        <w:r>
          <w:rPr>
            <w:rStyle w:val="Hyperlink"/>
          </w:rPr>
          <w:t xml:space="preserve">Pull Request Roles and Protocol</w:t>
        </w:r>
      </w:hyperlink>
    </w:p>
    <w:p>
      <w:pPr>
        <w:pStyle w:val="Compact"/>
        <w:numPr>
          <w:ilvl w:val="0"/>
          <w:numId w:val="1030"/>
        </w:numPr>
      </w:pPr>
      <w:hyperlink r:id="rId518">
        <w:r>
          <w:rPr>
            <w:rStyle w:val="Hyperlink"/>
          </w:rPr>
          <w:t xml:space="preserve">Commonly Used Git Commands</w:t>
        </w:r>
      </w:hyperlink>
    </w:p>
    <w:p>
      <w:pPr>
        <w:pStyle w:val="Compact"/>
        <w:numPr>
          <w:ilvl w:val="0"/>
          <w:numId w:val="1030"/>
        </w:numPr>
      </w:pPr>
      <w:hyperlink r:id="rId519">
        <w:r>
          <w:rPr>
            <w:rStyle w:val="Hyperlink"/>
          </w:rPr>
          <w:t xml:space="preserve">How often should I commit?</w:t>
        </w:r>
      </w:hyperlink>
    </w:p>
    <w:p>
      <w:pPr>
        <w:pStyle w:val="Compact"/>
        <w:numPr>
          <w:ilvl w:val="0"/>
          <w:numId w:val="1030"/>
        </w:numPr>
      </w:pPr>
      <w:hyperlink r:id="rId520">
        <w:r>
          <w:rPr>
            <w:rStyle w:val="Hyperlink"/>
          </w:rPr>
          <w:t xml:space="preserve">Repeated Amend Workflow</w:t>
        </w:r>
      </w:hyperlink>
    </w:p>
    <w:p>
      <w:pPr>
        <w:pStyle w:val="Compact"/>
        <w:numPr>
          <w:ilvl w:val="0"/>
          <w:numId w:val="1030"/>
        </w:numPr>
      </w:pPr>
      <w:hyperlink r:id="rId521">
        <w:r>
          <w:rPr>
            <w:rStyle w:val="Hyperlink"/>
          </w:rPr>
          <w:t xml:space="preserve">What should be pushed to Github?</w:t>
        </w:r>
      </w:hyperlink>
    </w:p>
    <w:p>
      <w:pPr>
        <w:pStyle w:val="Compact"/>
        <w:numPr>
          <w:ilvl w:val="0"/>
          <w:numId w:val="1030"/>
        </w:numPr>
      </w:pPr>
      <w:hyperlink r:id="rId522">
        <w:r>
          <w:rPr>
            <w:rStyle w:val="Hyperlink"/>
          </w:rPr>
          <w:t xml:space="preserve">GitLab</w:t>
        </w:r>
      </w:hyperlink>
    </w:p>
    <w:p>
      <w:pPr>
        <w:pStyle w:val="Compact"/>
        <w:numPr>
          <w:ilvl w:val="0"/>
          <w:numId w:val="1030"/>
        </w:numPr>
      </w:pPr>
      <w:hyperlink r:id="rId523">
        <w:r>
          <w:rPr>
            <w:rStyle w:val="Hyperlink"/>
          </w:rPr>
          <w:t xml:space="preserve">Customizing How Files Appear on GitHub</w:t>
        </w:r>
      </w:hyperlink>
    </w:p>
    <w:p>
      <w:pPr>
        <w:pStyle w:val="Compact"/>
        <w:numPr>
          <w:ilvl w:val="0"/>
          <w:numId w:val="1030"/>
        </w:numPr>
      </w:pPr>
      <w:hyperlink r:id="rId524">
        <w:r>
          <w:rPr>
            <w:rStyle w:val="Hyperlink"/>
          </w:rPr>
          <w:t xml:space="preserve">Exporting Issue and Pull Request Conversations</w:t>
        </w:r>
      </w:hyperlink>
    </w:p>
    <w:p>
      <w:pPr>
        <w:pStyle w:val="Compact"/>
        <w:numPr>
          <w:ilvl w:val="0"/>
          <w:numId w:val="1030"/>
        </w:numPr>
      </w:pPr>
      <w:hyperlink r:id="rId525">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note.png" id="527"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4" w:name="sec-github-education"/>
    <w:p>
      <w:pPr>
        <w:pStyle w:val="Heading2"/>
      </w:pPr>
      <w:r>
        <w:t xml:space="preserve">11.1 GitHub Education and Copilot Access</w:t>
      </w:r>
    </w:p>
    <w:bookmarkStart w:id="531"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1"/>
        </w:numPr>
      </w:pPr>
      <w:r>
        <w:t xml:space="preserve">Visit the</w:t>
      </w:r>
      <w:r>
        <w:t xml:space="preserve"> </w:t>
      </w:r>
      <w:hyperlink r:id="rId528">
        <w:r>
          <w:rPr>
            <w:rStyle w:val="Hyperlink"/>
          </w:rPr>
          <w:t xml:space="preserve">GitHub Education website</w:t>
        </w:r>
      </w:hyperlink>
    </w:p>
    <w:p>
      <w:pPr>
        <w:pStyle w:val="Compact"/>
        <w:numPr>
          <w:ilvl w:val="0"/>
          <w:numId w:val="103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1"/>
        </w:numPr>
      </w:pPr>
      <w:r>
        <w:t xml:space="preserve">Sign in with your GitHub account (or create one if you don’t have one)</w:t>
      </w:r>
    </w:p>
    <w:p>
      <w:pPr>
        <w:pStyle w:val="Compact"/>
        <w:numPr>
          <w:ilvl w:val="0"/>
          <w:numId w:val="103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1"/>
        </w:numPr>
      </w:pPr>
      <w:r>
        <w:t xml:space="preserve">Provide proof of your academic affiliation (e.g., upload a photo of your student ID or university letter)</w:t>
      </w:r>
    </w:p>
    <w:p>
      <w:pPr>
        <w:pStyle w:val="Compact"/>
        <w:numPr>
          <w:ilvl w:val="0"/>
          <w:numId w:val="103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29">
        <w:r>
          <w:rPr>
            <w:rStyle w:val="Hyperlink"/>
          </w:rPr>
          <w:t xml:space="preserve">GitHub Student Developer Pack</w:t>
        </w:r>
      </w:hyperlink>
      <w:r>
        <w:t xml:space="preserve"> </w:t>
      </w:r>
      <w:r>
        <w:t xml:space="preserve">(for students)</w:t>
      </w:r>
      <w:r>
        <w:t xml:space="preserve"> </w:t>
      </w:r>
      <w:r>
        <w:t xml:space="preserve">or</w:t>
      </w:r>
      <w:r>
        <w:t xml:space="preserve"> </w:t>
      </w:r>
      <w:hyperlink r:id="rId53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1"/>
    <w:bookmarkStart w:id="543"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2"/>
        </w:numPr>
      </w:pPr>
      <w:r>
        <w:t xml:space="preserve">Ensure you have a GitHub account and have signed up for GitHub Education (see above)</w:t>
      </w:r>
    </w:p>
    <w:p>
      <w:pPr>
        <w:pStyle w:val="Compact"/>
        <w:numPr>
          <w:ilvl w:val="0"/>
          <w:numId w:val="1032"/>
        </w:numPr>
      </w:pPr>
      <w:r>
        <w:t xml:space="preserve">Go to the</w:t>
      </w:r>
      <w:r>
        <w:t xml:space="preserve"> </w:t>
      </w:r>
      <w:hyperlink r:id="rId532">
        <w:r>
          <w:rPr>
            <w:rStyle w:val="Hyperlink"/>
          </w:rPr>
          <w:t xml:space="preserve">UC Davis IT ServiceHub GitHub page</w:t>
        </w:r>
      </w:hyperlink>
    </w:p>
    <w:p>
      <w:pPr>
        <w:pStyle w:val="Compact"/>
        <w:numPr>
          <w:ilvl w:val="0"/>
          <w:numId w:val="1032"/>
        </w:numPr>
      </w:pPr>
      <w:r>
        <w:t xml:space="preserve">Click the blue</w:t>
      </w:r>
      <w:r>
        <w:t xml:space="preserve"> </w:t>
      </w:r>
      <w:r>
        <w:t xml:space="preserve">“Get GitHub!”</w:t>
      </w:r>
      <w:r>
        <w:t xml:space="preserve"> </w:t>
      </w:r>
      <w:r>
        <w:t xml:space="preserve">button near the top right</w:t>
      </w:r>
    </w:p>
    <w:p>
      <w:pPr>
        <w:pStyle w:val="Compact"/>
        <w:numPr>
          <w:ilvl w:val="0"/>
          <w:numId w:val="103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6" w:name="fig-request-copilot-seat"/>
          <w:p>
            <w:pPr>
              <w:pStyle w:val="Compact"/>
              <w:jc w:val="center"/>
            </w:pPr>
            <w:r>
              <w:drawing>
                <wp:inline>
                  <wp:extent cx="5334000" cy="3052792"/>
                  <wp:effectExtent b="0" l="0" r="0" t="0"/>
                  <wp:docPr descr="" title="" id="534" name="Picture"/>
                  <a:graphic>
                    <a:graphicData uri="http://schemas.openxmlformats.org/drawingml/2006/picture">
                      <pic:pic>
                        <pic:nvPicPr>
                          <pic:cNvPr descr="assets/images/github-copilot-invitation-email.png" id="535" name="Picture"/>
                          <pic:cNvPicPr>
                            <a:picLocks noChangeArrowheads="1" noChangeAspect="1"/>
                          </pic:cNvPicPr>
                        </pic:nvPicPr>
                        <pic:blipFill>
                          <a:blip r:embed="rId53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6"/>
        </w:tc>
      </w:tr>
    </w:tbl>
    <w:p>
      <w:pPr>
        <w:pStyle w:val="Compact"/>
        <w:numPr>
          <w:ilvl w:val="0"/>
          <w:numId w:val="1033"/>
        </w:numPr>
      </w:pPr>
      <w:r>
        <w:t xml:space="preserve">Click</w:t>
      </w:r>
      <w:r>
        <w:t xml:space="preserve"> </w:t>
      </w:r>
      <w:r>
        <w:t xml:space="preserve">“Join UC Davis”</w:t>
      </w:r>
      <w:r>
        <w:t xml:space="preserve"> </w:t>
      </w:r>
      <w:r>
        <w:t xml:space="preserve">to accept the invitation</w:t>
      </w:r>
    </w:p>
    <w:p>
      <w:pPr>
        <w:pStyle w:val="Compact"/>
        <w:numPr>
          <w:ilvl w:val="0"/>
          <w:numId w:val="103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4"/>
        </w:numPr>
      </w:pPr>
      <w:r>
        <w:t xml:space="preserve">Go to your</w:t>
      </w:r>
      <w:r>
        <w:t xml:space="preserve"> </w:t>
      </w:r>
      <w:hyperlink r:id="rId537">
        <w:r>
          <w:rPr>
            <w:rStyle w:val="Hyperlink"/>
          </w:rPr>
          <w:t xml:space="preserve">GitHub Copilot settings</w:t>
        </w:r>
      </w:hyperlink>
    </w:p>
    <w:p>
      <w:pPr>
        <w:pStyle w:val="Compact"/>
        <w:numPr>
          <w:ilvl w:val="0"/>
          <w:numId w:val="103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1" w:name="fig-copilot-settings-org-options"/>
          <w:p>
            <w:pPr>
              <w:pStyle w:val="Compact"/>
              <w:jc w:val="center"/>
            </w:pPr>
            <w:r>
              <w:drawing>
                <wp:inline>
                  <wp:extent cx="5334000" cy="531962"/>
                  <wp:effectExtent b="0" l="0" r="0" t="0"/>
                  <wp:docPr descr="" title="" id="539" name="Picture"/>
                  <a:graphic>
                    <a:graphicData uri="http://schemas.openxmlformats.org/drawingml/2006/picture">
                      <pic:pic>
                        <pic:nvPicPr>
                          <pic:cNvPr descr="assets/images/github-copilot-settings-page.png" id="540" name="Picture"/>
                          <pic:cNvPicPr>
                            <a:picLocks noChangeArrowheads="1" noChangeAspect="1"/>
                          </pic:cNvPicPr>
                        </pic:nvPicPr>
                        <pic:blipFill>
                          <a:blip r:embed="rId53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1"/>
        </w:tc>
      </w:tr>
    </w:tbl>
    <w:p>
      <w:pPr>
        <w:pStyle w:val="Compact"/>
        <w:numPr>
          <w:ilvl w:val="0"/>
          <w:numId w:val="1035"/>
        </w:numPr>
      </w:pPr>
      <w:r>
        <w:t xml:space="preserve">Wait for approval from the UC Davis GitHub organization administrators</w:t>
      </w:r>
    </w:p>
    <w:p>
      <w:pPr>
        <w:pStyle w:val="Compact"/>
        <w:numPr>
          <w:ilvl w:val="0"/>
          <w:numId w:val="103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2">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3"/>
    <w:bookmarkEnd w:id="544"/>
    <w:bookmarkEnd w:id="545"/>
    <w:bookmarkStart w:id="586" w:name="sec-collab-dev"/>
    <w:p>
      <w:pPr>
        <w:pStyle w:val="Heading1"/>
      </w:pPr>
      <w:r>
        <w:t xml:space="preserve">12. Collaborative Software Development</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6">
        <w:r>
          <w:rPr>
            <w:rStyle w:val="Hyperlink"/>
            <w:b/>
            <w:bCs/>
          </w:rPr>
          <w:t xml:space="preserve">Collaborative Software Development</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46" w:name="sec-avoid-closing-restarting-prs"/>
      <w:bookmarkEnd w:id="546"/>
      <w:r>
        <w:t xml:space="preserve"> </w:t>
      </w:r>
      <w:bookmarkStart w:id="547" w:name="sec-code-review"/>
      <w:bookmarkEnd w:id="547"/>
      <w:r>
        <w:t xml:space="preserve"> </w:t>
      </w:r>
      <w:bookmarkStart w:id="548" w:name="sec-opening-pull-requests"/>
      <w:bookmarkEnd w:id="548"/>
      <w:r>
        <w:t xml:space="preserve"> </w:t>
      </w:r>
      <w:bookmarkStart w:id="549" w:name="sec-pr-assignee"/>
      <w:bookmarkEnd w:id="549"/>
      <w:r>
        <w:t xml:space="preserve"> </w:t>
      </w:r>
      <w:bookmarkStart w:id="550" w:name="sec-pr-author"/>
      <w:bookmarkEnd w:id="550"/>
      <w:r>
        <w:t xml:space="preserve"> </w:t>
      </w:r>
      <w:bookmarkStart w:id="551" w:name="sec-pr-issue-creator"/>
      <w:bookmarkEnd w:id="551"/>
      <w:r>
        <w:t xml:space="preserve"> </w:t>
      </w:r>
      <w:bookmarkStart w:id="552" w:name="sec-pr-merger"/>
      <w:bookmarkEnd w:id="552"/>
      <w:r>
        <w:t xml:space="preserve"> </w:t>
      </w:r>
      <w:bookmarkStart w:id="553" w:name="sec-pr-reviewer"/>
      <w:bookmarkEnd w:id="553"/>
      <w:r>
        <w:t xml:space="preserve"> </w:t>
      </w:r>
      <w:bookmarkStart w:id="554" w:name="sec-pr-roles"/>
      <w:bookmarkEnd w:id="554"/>
      <w:r>
        <w:t xml:space="preserve"> </w:t>
      </w:r>
      <w:bookmarkStart w:id="555" w:name="sec-pr-steward"/>
      <w:bookmarkEnd w:id="555"/>
      <w:r>
        <w:t xml:space="preserve"> </w:t>
      </w:r>
      <w:bookmarkStart w:id="556" w:name="sec-pull-requests"/>
      <w:bookmarkEnd w:id="556"/>
      <w:r>
        <w:t xml:space="preserve"> </w:t>
      </w:r>
      <w:bookmarkStart w:id="557" w:name="sec-resolving-review-threads"/>
      <w:bookmarkEnd w:id="557"/>
      <w:r>
        <w:t xml:space="preserve"> </w:t>
      </w:r>
      <w:bookmarkStart w:id="558" w:name="sec-responding-to-review-comments"/>
      <w:bookmarkEnd w:id="558"/>
      <w:r>
        <w:t xml:space="preserve"> </w:t>
      </w:r>
      <w:bookmarkStart w:id="559" w:name="sec-reviewing-pull-requests"/>
      <w:bookmarkEnd w:id="559"/>
      <w:r>
        <w:t xml:space="preserve"> </w:t>
      </w:r>
      <w:bookmarkStart w:id="560" w:name="sec-stacked-pull-requests"/>
      <w:bookmarkEnd w:id="560"/>
      <w:r>
        <w:t xml:space="preserve"> </w:t>
      </w:r>
      <w:bookmarkStart w:id="561" w:name="write-focused-prs"/>
      <w:bookmarkEnd w:id="561"/>
      <w:r>
        <w:t xml:space="preserve"> </w:t>
      </w:r>
      <w:bookmarkStart w:id="562" w:name="write-clear-pr-titles-and-descriptions"/>
      <w:bookmarkEnd w:id="562"/>
      <w:r>
        <w:t xml:space="preserve"> </w:t>
      </w:r>
      <w:bookmarkStart w:id="563" w:name="explain-technical-reasoning-up-front"/>
      <w:bookmarkEnd w:id="563"/>
      <w:r>
        <w:t xml:space="preserve"> </w:t>
      </w:r>
      <w:bookmarkStart w:id="564" w:name="request-reviews-in-the-right-order"/>
      <w:bookmarkEnd w:id="564"/>
      <w:r>
        <w:t xml:space="preserve"> </w:t>
      </w:r>
      <w:bookmarkStart w:id="565" w:name="include-tests-with-behavior-changes"/>
      <w:bookmarkEnd w:id="565"/>
      <w:r>
        <w:t xml:space="preserve"> </w:t>
      </w:r>
      <w:bookmarkStart w:id="566" w:name="separate-refactorings-from-feature-work"/>
      <w:bookmarkEnd w:id="566"/>
      <w:r>
        <w:t xml:space="preserve"> </w:t>
      </w:r>
      <w:bookmarkStart w:id="567" w:name="X50338839007aa36ec7a0c29a9ee5822857f20d8"/>
      <w:bookmarkEnd w:id="567"/>
      <w:r>
        <w:t xml:space="preserve"> </w:t>
      </w:r>
      <w:bookmarkStart w:id="568" w:name="stacked-pull-requests"/>
      <w:bookmarkEnd w:id="568"/>
      <w:r>
        <w:t xml:space="preserve"> </w:t>
      </w:r>
      <w:bookmarkStart w:id="569" w:name="what-are-stacked-pull-requests"/>
      <w:bookmarkEnd w:id="569"/>
      <w:r>
        <w:t xml:space="preserve"> </w:t>
      </w:r>
      <w:bookmarkStart w:id="570" w:name="benefits-of-stacked-pull-requests"/>
      <w:bookmarkEnd w:id="570"/>
      <w:r>
        <w:t xml:space="preserve"> </w:t>
      </w:r>
      <w:bookmarkStart w:id="571" w:name="core-principles-for-stacking"/>
      <w:bookmarkEnd w:id="571"/>
      <w:r>
        <w:t xml:space="preserve"> </w:t>
      </w:r>
      <w:bookmarkStart w:id="572" w:name="ci-rebasing-and-merging"/>
      <w:bookmarkEnd w:id="572"/>
      <w:r>
        <w:t xml:space="preserve"> </w:t>
      </w:r>
      <w:bookmarkStart w:id="573" w:name="purpose-of-code-review"/>
      <w:bookmarkEnd w:id="573"/>
      <w:r>
        <w:t xml:space="preserve"> </w:t>
      </w:r>
      <w:bookmarkStart w:id="574" w:name="monitor-prs-awaiting-your-review"/>
      <w:bookmarkEnd w:id="574"/>
      <w:r>
        <w:t xml:space="preserve"> </w:t>
      </w:r>
      <w:bookmarkStart w:id="575" w:name="write-review-comments-that-teach"/>
      <w:bookmarkEnd w:id="575"/>
      <w:r>
        <w:t xml:space="preserve"> </w:t>
      </w:r>
      <w:bookmarkStart w:id="576" w:name="use-review-as-mentoring"/>
      <w:bookmarkEnd w:id="576"/>
      <w:r>
        <w:t xml:space="preserve"> </w:t>
      </w:r>
      <w:bookmarkStart w:id="577" w:name="balance-direct-fixes-with-guidance"/>
      <w:bookmarkEnd w:id="577"/>
      <w:r>
        <w:t xml:space="preserve"> </w:t>
      </w:r>
      <w:bookmarkStart w:id="578" w:name="Xb79f8536e368ddea61466be29d8dc7bff058357"/>
      <w:bookmarkEnd w:id="578"/>
      <w:r>
        <w:t xml:space="preserve"> </w:t>
      </w:r>
      <w:bookmarkStart w:id="579" w:name="X5f65d278c65bbb0dc383f2bf0a669eebfe317ac"/>
      <w:bookmarkEnd w:id="579"/>
      <w:r>
        <w:t xml:space="preserve"> </w:t>
      </w:r>
      <w:bookmarkStart w:id="580" w:name="fig-github-suggestion-feature"/>
      <w:bookmarkEnd w:id="580"/>
      <w:r>
        <w:t xml:space="preserve"> </w:t>
      </w:r>
      <w:bookmarkStart w:id="581" w:name="fig-preview-comment"/>
      <w:bookmarkEnd w:id="581"/>
    </w:p>
    <w:p>
      <w:pPr>
        <w:pStyle w:val="BodyText"/>
      </w:pPr>
      <w:r>
        <w:t xml:space="preserve">That page covers:</w:t>
      </w:r>
    </w:p>
    <w:p>
      <w:pPr>
        <w:pStyle w:val="Compact"/>
        <w:numPr>
          <w:ilvl w:val="0"/>
          <w:numId w:val="1036"/>
        </w:numPr>
      </w:pPr>
      <w:hyperlink r:id="rId582">
        <w:r>
          <w:rPr>
            <w:rStyle w:val="Hyperlink"/>
          </w:rPr>
          <w:t xml:space="preserve">Pull Requests</w:t>
        </w:r>
      </w:hyperlink>
    </w:p>
    <w:p>
      <w:pPr>
        <w:pStyle w:val="Compact"/>
        <w:numPr>
          <w:ilvl w:val="0"/>
          <w:numId w:val="1036"/>
        </w:numPr>
      </w:pPr>
      <w:hyperlink r:id="rId583">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note.png" id="585"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6"/>
    <w:bookmarkStart w:id="630" w:name="sec-r-ci"/>
    <w:p>
      <w:pPr>
        <w:pStyle w:val="Heading1"/>
      </w:pPr>
      <w:r>
        <w:t xml:space="preserve">13. Continuous Integration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87">
        <w:r>
          <w:rPr>
            <w:rStyle w:val="Hyperlink"/>
            <w:b/>
            <w:bCs/>
          </w:rPr>
          <w:t xml:space="preserve">Continuous Integration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588" w:name="sec-ci-concurrency"/>
      <w:bookmarkEnd w:id="588"/>
      <w:r>
        <w:t xml:space="preserve"> </w:t>
      </w:r>
      <w:bookmarkStart w:id="589" w:name="sec-ci-decomposition"/>
      <w:bookmarkEnd w:id="589"/>
      <w:r>
        <w:t xml:space="preserve"> </w:t>
      </w:r>
      <w:bookmarkStart w:id="590" w:name="sec-ci-design-patterns"/>
      <w:bookmarkEnd w:id="590"/>
      <w:r>
        <w:t xml:space="preserve"> </w:t>
      </w:r>
      <w:bookmarkStart w:id="591" w:name="sec-ci-fail-open-closed"/>
      <w:bookmarkEnd w:id="591"/>
      <w:r>
        <w:t xml:space="preserve"> </w:t>
      </w:r>
      <w:bookmarkStart w:id="592" w:name="sec-ci-idempotency"/>
      <w:bookmarkEnd w:id="592"/>
      <w:r>
        <w:t xml:space="preserve"> </w:t>
      </w:r>
      <w:bookmarkStart w:id="593" w:name="sec-ci-observability"/>
      <w:bookmarkEnd w:id="593"/>
      <w:r>
        <w:t xml:space="preserve"> </w:t>
      </w:r>
      <w:bookmarkStart w:id="594" w:name="sec-ci-retries"/>
      <w:bookmarkEnd w:id="594"/>
      <w:r>
        <w:t xml:space="preserve"> </w:t>
      </w:r>
      <w:bookmarkStart w:id="595" w:name="sec-ci-secrets"/>
      <w:bookmarkEnd w:id="595"/>
      <w:r>
        <w:t xml:space="preserve"> </w:t>
      </w:r>
      <w:bookmarkStart w:id="596" w:name="sec-ci-toctou"/>
      <w:bookmarkEnd w:id="596"/>
      <w:r>
        <w:t xml:space="preserve"> </w:t>
      </w:r>
      <w:bookmarkStart w:id="597" w:name="sec-pr-comment-automation"/>
      <w:bookmarkEnd w:id="597"/>
      <w:r>
        <w:t xml:space="preserve"> </w:t>
      </w:r>
      <w:bookmarkStart w:id="598" w:name="sec-reusable-workflow-collections"/>
      <w:bookmarkEnd w:id="598"/>
      <w:r>
        <w:t xml:space="preserve"> </w:t>
      </w:r>
      <w:bookmarkStart w:id="599" w:name="sec-setting-up-github-actions"/>
      <w:bookmarkEnd w:id="599"/>
      <w:r>
        <w:t xml:space="preserve"> </w:t>
      </w:r>
      <w:bookmarkStart w:id="600" w:name="understanding-github-actions"/>
      <w:bookmarkEnd w:id="600"/>
      <w:r>
        <w:t xml:space="preserve"> </w:t>
      </w:r>
      <w:bookmarkStart w:id="601" w:name="action-versioning"/>
      <w:bookmarkEnd w:id="601"/>
      <w:r>
        <w:t xml:space="preserve"> </w:t>
      </w:r>
      <w:bookmarkStart w:id="602" w:name="floating-mutable-tags"/>
      <w:bookmarkEnd w:id="602"/>
      <w:r>
        <w:t xml:space="preserve"> </w:t>
      </w:r>
      <w:bookmarkStart w:id="603" w:name="how-a-floating-tag-differs-from-a-branch"/>
      <w:bookmarkEnd w:id="603"/>
      <w:r>
        <w:t xml:space="preserve"> </w:t>
      </w:r>
      <w:bookmarkStart w:id="604" w:name="the-reproducibility-tradeoff"/>
      <w:bookmarkEnd w:id="604"/>
      <w:r>
        <w:t xml:space="preserve"> </w:t>
      </w:r>
      <w:bookmarkStart w:id="605" w:name="essential-workflows"/>
      <w:bookmarkEnd w:id="605"/>
      <w:r>
        <w:t xml:space="preserve"> </w:t>
      </w:r>
      <w:bookmarkStart w:id="606" w:name="interactive-setup"/>
      <w:bookmarkEnd w:id="606"/>
      <w:r>
        <w:t xml:space="preserve"> </w:t>
      </w:r>
      <w:bookmarkStart w:id="607" w:name="allowing-actions-to-create-pull-requests"/>
      <w:bookmarkEnd w:id="607"/>
      <w:r>
        <w:t xml:space="preserve"> </w:t>
      </w:r>
      <w:bookmarkStart w:id="608" w:name="how-github-actions-workflows-work"/>
      <w:bookmarkEnd w:id="608"/>
      <w:r>
        <w:t xml:space="preserve"> </w:t>
      </w:r>
      <w:bookmarkStart w:id="609" w:name="workflow-files-and-security"/>
      <w:bookmarkEnd w:id="609"/>
      <w:r>
        <w:t xml:space="preserve"> </w:t>
      </w:r>
      <w:bookmarkStart w:id="610" w:name="troubleshooting-failed-workflows"/>
      <w:bookmarkEnd w:id="610"/>
      <w:r>
        <w:t xml:space="preserve"> </w:t>
      </w:r>
      <w:bookmarkStart w:id="611" w:name="common-use-cases"/>
      <w:bookmarkEnd w:id="611"/>
      <w:r>
        <w:t xml:space="preserve"> </w:t>
      </w:r>
      <w:bookmarkStart w:id="612" w:name="comparison-of-popular-actions"/>
      <w:bookmarkEnd w:id="612"/>
      <w:r>
        <w:t xml:space="preserve"> </w:t>
      </w:r>
      <w:bookmarkStart w:id="613" w:name="tbl-pr-comment-features"/>
      <w:bookmarkEnd w:id="613"/>
      <w:r>
        <w:t xml:space="preserve"> </w:t>
      </w:r>
      <w:bookmarkStart w:id="614" w:name="choosing-the-right-action"/>
      <w:bookmarkEnd w:id="614"/>
      <w:r>
        <w:t xml:space="preserve"> </w:t>
      </w:r>
      <w:bookmarkStart w:id="615" w:name="security-considerations"/>
      <w:bookmarkEnd w:id="615"/>
      <w:r>
        <w:t xml:space="preserve"> </w:t>
      </w:r>
      <w:bookmarkStart w:id="616" w:name="fast-package-installation-with-r2u"/>
      <w:bookmarkEnd w:id="616"/>
      <w:r>
        <w:t xml:space="preserve"> </w:t>
      </w:r>
      <w:bookmarkStart w:id="617" w:name="additional-resources"/>
      <w:bookmarkEnd w:id="617"/>
    </w:p>
    <w:p>
      <w:pPr>
        <w:pStyle w:val="BodyText"/>
      </w:pPr>
      <w:r>
        <w:t xml:space="preserve">That page covers:</w:t>
      </w:r>
    </w:p>
    <w:p>
      <w:pPr>
        <w:pStyle w:val="Compact"/>
        <w:numPr>
          <w:ilvl w:val="0"/>
          <w:numId w:val="1037"/>
        </w:numPr>
      </w:pPr>
      <w:hyperlink r:id="rId618">
        <w:r>
          <w:rPr>
            <w:rStyle w:val="Hyperlink"/>
          </w:rPr>
          <w:t xml:space="preserve">Understanding GitHub Actions</w:t>
        </w:r>
      </w:hyperlink>
    </w:p>
    <w:p>
      <w:pPr>
        <w:pStyle w:val="Compact"/>
        <w:numPr>
          <w:ilvl w:val="0"/>
          <w:numId w:val="1037"/>
        </w:numPr>
      </w:pPr>
      <w:hyperlink r:id="rId619">
        <w:r>
          <w:rPr>
            <w:rStyle w:val="Hyperlink"/>
          </w:rPr>
          <w:t xml:space="preserve">Setting Up GitHub Actions</w:t>
        </w:r>
      </w:hyperlink>
    </w:p>
    <w:p>
      <w:pPr>
        <w:pStyle w:val="Compact"/>
        <w:numPr>
          <w:ilvl w:val="0"/>
          <w:numId w:val="1037"/>
        </w:numPr>
      </w:pPr>
      <w:hyperlink r:id="rId620">
        <w:r>
          <w:rPr>
            <w:rStyle w:val="Hyperlink"/>
          </w:rPr>
          <w:t xml:space="preserve">Reusable Workflow Collections</w:t>
        </w:r>
      </w:hyperlink>
    </w:p>
    <w:p>
      <w:pPr>
        <w:pStyle w:val="Compact"/>
        <w:numPr>
          <w:ilvl w:val="0"/>
          <w:numId w:val="1037"/>
        </w:numPr>
      </w:pPr>
      <w:hyperlink r:id="rId621">
        <w:r>
          <w:rPr>
            <w:rStyle w:val="Hyperlink"/>
          </w:rPr>
          <w:t xml:space="preserve">How GitHub Actions Workflows Work</w:t>
        </w:r>
      </w:hyperlink>
    </w:p>
    <w:p>
      <w:pPr>
        <w:pStyle w:val="Compact"/>
        <w:numPr>
          <w:ilvl w:val="0"/>
          <w:numId w:val="1037"/>
        </w:numPr>
      </w:pPr>
      <w:hyperlink r:id="rId622">
        <w:r>
          <w:rPr>
            <w:rStyle w:val="Hyperlink"/>
          </w:rPr>
          <w:t xml:space="preserve">Workflow Files and Security</w:t>
        </w:r>
      </w:hyperlink>
    </w:p>
    <w:p>
      <w:pPr>
        <w:pStyle w:val="Compact"/>
        <w:numPr>
          <w:ilvl w:val="0"/>
          <w:numId w:val="1037"/>
        </w:numPr>
      </w:pPr>
      <w:hyperlink r:id="rId623">
        <w:r>
          <w:rPr>
            <w:rStyle w:val="Hyperlink"/>
          </w:rPr>
          <w:t xml:space="preserve">Pipeline Design Patterns</w:t>
        </w:r>
      </w:hyperlink>
    </w:p>
    <w:p>
      <w:pPr>
        <w:pStyle w:val="Compact"/>
        <w:numPr>
          <w:ilvl w:val="0"/>
          <w:numId w:val="1037"/>
        </w:numPr>
      </w:pPr>
      <w:hyperlink r:id="rId624">
        <w:r>
          <w:rPr>
            <w:rStyle w:val="Hyperlink"/>
          </w:rPr>
          <w:t xml:space="preserve">Troubleshooting Failed Workflows</w:t>
        </w:r>
      </w:hyperlink>
    </w:p>
    <w:p>
      <w:pPr>
        <w:pStyle w:val="Compact"/>
        <w:numPr>
          <w:ilvl w:val="0"/>
          <w:numId w:val="1037"/>
        </w:numPr>
      </w:pPr>
      <w:hyperlink r:id="rId625">
        <w:r>
          <w:rPr>
            <w:rStyle w:val="Hyperlink"/>
          </w:rPr>
          <w:t xml:space="preserve">Pull Request Comment Automation</w:t>
        </w:r>
      </w:hyperlink>
    </w:p>
    <w:p>
      <w:pPr>
        <w:pStyle w:val="Compact"/>
        <w:numPr>
          <w:ilvl w:val="0"/>
          <w:numId w:val="1037"/>
        </w:numPr>
      </w:pPr>
      <w:hyperlink r:id="rId626">
        <w:r>
          <w:rPr>
            <w:rStyle w:val="Hyperlink"/>
          </w:rPr>
          <w:t xml:space="preserve">Fast Package Installation with r2u</w:t>
        </w:r>
      </w:hyperlink>
    </w:p>
    <w:p>
      <w:pPr>
        <w:pStyle w:val="Compact"/>
        <w:numPr>
          <w:ilvl w:val="0"/>
          <w:numId w:val="1037"/>
        </w:numPr>
      </w:pPr>
      <w:hyperlink r:id="rId627">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0"/>
    <w:bookmarkStart w:id="694" w:name="sec-unix"/>
    <w:p>
      <w:pPr>
        <w:pStyle w:val="Heading1"/>
      </w:pPr>
      <w:r>
        <w:t xml:space="preserve">14. Unix</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1">
        <w:r>
          <w:rPr>
            <w:rStyle w:val="Hyperlink"/>
            <w:b/>
            <w:bCs/>
          </w:rPr>
          <w:t xml:space="preserve">Unix</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32" w:name="sec-cli-tui-gui"/>
      <w:bookmarkEnd w:id="632"/>
      <w:r>
        <w:t xml:space="preserve"> </w:t>
      </w:r>
      <w:bookmarkStart w:id="633" w:name="sec-shell-style"/>
      <w:bookmarkEnd w:id="633"/>
      <w:r>
        <w:t xml:space="preserve"> </w:t>
      </w:r>
      <w:bookmarkStart w:id="634" w:name="sec-terminal-emulators"/>
      <w:bookmarkEnd w:id="634"/>
      <w:r>
        <w:t xml:space="preserve"> </w:t>
      </w:r>
      <w:bookmarkStart w:id="635" w:name="sec-zsh"/>
      <w:bookmarkEnd w:id="635"/>
      <w:r>
        <w:t xml:space="preserve"> </w:t>
      </w:r>
      <w:bookmarkStart w:id="636" w:name="command-line-interfaces-cli"/>
      <w:bookmarkEnd w:id="636"/>
      <w:r>
        <w:t xml:space="preserve"> </w:t>
      </w:r>
      <w:bookmarkStart w:id="637" w:name="terminal-user-interfaces-tui"/>
      <w:bookmarkEnd w:id="637"/>
      <w:r>
        <w:t xml:space="preserve"> </w:t>
      </w:r>
      <w:bookmarkStart w:id="638" w:name="graphical-user-interfaces-gui"/>
      <w:bookmarkEnd w:id="638"/>
      <w:r>
        <w:t xml:space="preserve"> </w:t>
      </w:r>
      <w:bookmarkStart w:id="639" w:name="summary-and-trade-offs"/>
      <w:bookmarkEnd w:id="639"/>
      <w:r>
        <w:t xml:space="preserve"> </w:t>
      </w:r>
      <w:bookmarkStart w:id="640" w:name="basics"/>
      <w:bookmarkEnd w:id="640"/>
      <w:r>
        <w:t xml:space="preserve"> </w:t>
      </w:r>
      <w:bookmarkStart w:id="641" w:name="recommended-options"/>
      <w:bookmarkEnd w:id="641"/>
      <w:r>
        <w:t xml:space="preserve"> </w:t>
      </w:r>
      <w:bookmarkStart w:id="642" w:name="ghostty"/>
      <w:bookmarkEnd w:id="642"/>
      <w:r>
        <w:t xml:space="preserve"> </w:t>
      </w:r>
      <w:bookmarkStart w:id="643" w:name="wezterm"/>
      <w:bookmarkEnd w:id="643"/>
      <w:r>
        <w:t xml:space="preserve"> </w:t>
      </w:r>
      <w:bookmarkStart w:id="644" w:name="alacritty"/>
      <w:bookmarkEnd w:id="644"/>
      <w:r>
        <w:t xml:space="preserve"> </w:t>
      </w:r>
      <w:bookmarkStart w:id="645" w:name="kitty"/>
      <w:bookmarkEnd w:id="645"/>
      <w:r>
        <w:t xml:space="preserve"> </w:t>
      </w:r>
      <w:bookmarkStart w:id="646" w:name="iterm2"/>
      <w:bookmarkEnd w:id="646"/>
      <w:r>
        <w:t xml:space="preserve"> </w:t>
      </w:r>
      <w:bookmarkStart w:id="647" w:name="windows-terminal"/>
      <w:bookmarkEnd w:id="647"/>
      <w:r>
        <w:t xml:space="preserve"> </w:t>
      </w:r>
      <w:bookmarkStart w:id="648" w:name="comparison-summary"/>
      <w:bookmarkEnd w:id="648"/>
      <w:r>
        <w:t xml:space="preserve"> </w:t>
      </w:r>
      <w:bookmarkStart w:id="649" w:name="syntax-for-both-macwindows"/>
      <w:bookmarkEnd w:id="649"/>
      <w:r>
        <w:t xml:space="preserve"> </w:t>
      </w:r>
      <w:bookmarkStart w:id="650" w:name="installing-zsh"/>
      <w:bookmarkEnd w:id="650"/>
      <w:r>
        <w:t xml:space="preserve"> </w:t>
      </w:r>
      <w:bookmarkStart w:id="651" w:name="installing-oh-my-zsh"/>
      <w:bookmarkEnd w:id="651"/>
      <w:r>
        <w:t xml:space="preserve"> </w:t>
      </w:r>
      <w:bookmarkStart w:id="652" w:name="the-two-plugins-we-use"/>
      <w:bookmarkEnd w:id="652"/>
      <w:r>
        <w:t xml:space="preserve"> </w:t>
      </w:r>
      <w:bookmarkStart w:id="653" w:name="more-plugins-at-no-install-cost"/>
      <w:bookmarkEnd w:id="653"/>
      <w:r>
        <w:t xml:space="preserve"> </w:t>
      </w:r>
      <w:bookmarkStart w:id="654" w:name="prompt-themes"/>
      <w:bookmarkEnd w:id="654"/>
      <w:r>
        <w:t xml:space="preserve"> </w:t>
      </w:r>
      <w:bookmarkStart w:id="655" w:name="X011670ee6c6000a8cba5cb4c9eb89f7822efe26"/>
      <w:bookmarkEnd w:id="655"/>
      <w:r>
        <w:t xml:space="preserve"> </w:t>
      </w:r>
      <w:bookmarkStart w:id="656" w:name="X78be3aeb742b1d2b9c7bd71a18d58f3a9503c9f"/>
      <w:bookmarkEnd w:id="656"/>
      <w:r>
        <w:t xml:space="preserve"> </w:t>
      </w:r>
      <w:bookmarkStart w:id="657" w:name="running-bash-scripts"/>
      <w:bookmarkEnd w:id="657"/>
      <w:r>
        <w:t xml:space="preserve"> </w:t>
      </w:r>
      <w:bookmarkStart w:id="658" w:name="error-handling"/>
      <w:bookmarkEnd w:id="658"/>
      <w:r>
        <w:t xml:space="preserve"> </w:t>
      </w:r>
      <w:bookmarkStart w:id="659" w:name="functions-and-naming"/>
      <w:bookmarkEnd w:id="659"/>
      <w:r>
        <w:t xml:space="preserve"> </w:t>
      </w:r>
      <w:bookmarkStart w:id="660" w:name="comments"/>
      <w:bookmarkEnd w:id="660"/>
      <w:r>
        <w:t xml:space="preserve"> </w:t>
      </w:r>
      <w:bookmarkStart w:id="661" w:name="logging"/>
      <w:bookmarkEnd w:id="661"/>
      <w:r>
        <w:t xml:space="preserve"> </w:t>
      </w:r>
      <w:bookmarkStart w:id="662" w:name="security"/>
      <w:bookmarkEnd w:id="662"/>
      <w:r>
        <w:t xml:space="preserve"> </w:t>
      </w:r>
      <w:bookmarkStart w:id="663" w:name="linting"/>
      <w:bookmarkEnd w:id="663"/>
      <w:r>
        <w:t xml:space="preserve"> </w:t>
      </w:r>
      <w:bookmarkStart w:id="664" w:name="portability"/>
      <w:bookmarkEnd w:id="664"/>
      <w:r>
        <w:t xml:space="preserve"> </w:t>
      </w:r>
      <w:bookmarkStart w:id="665" w:name="formatting"/>
      <w:bookmarkEnd w:id="665"/>
      <w:r>
        <w:t xml:space="preserve"> </w:t>
      </w:r>
      <w:bookmarkStart w:id="666" w:name="running-rscripts-in-windows"/>
      <w:bookmarkEnd w:id="666"/>
      <w:r>
        <w:t xml:space="preserve"> </w:t>
      </w:r>
      <w:bookmarkStart w:id="667" w:name="common-mistakes"/>
      <w:bookmarkEnd w:id="667"/>
      <w:r>
        <w:t xml:space="preserve"> </w:t>
      </w:r>
      <w:bookmarkStart w:id="668" w:name="checking-tasks-and-killing-jobs"/>
      <w:bookmarkEnd w:id="668"/>
      <w:r>
        <w:t xml:space="preserve"> </w:t>
      </w:r>
      <w:bookmarkStart w:id="669" w:name="running-big-jobs"/>
      <w:bookmarkEnd w:id="669"/>
      <w:r>
        <w:t xml:space="preserve"> </w:t>
      </w:r>
      <w:bookmarkStart w:id="670" w:name="example-code-for-runfilesavelogs"/>
      <w:bookmarkEnd w:id="670"/>
      <w:r>
        <w:t xml:space="preserve"> </w:t>
      </w:r>
      <w:bookmarkStart w:id="671" w:name="example-usage-for-runfilesavelogs"/>
      <w:bookmarkEnd w:id="671"/>
      <w:r>
        <w:t xml:space="preserve"> </w:t>
      </w:r>
      <w:bookmarkStart w:id="672" w:name="external-resources"/>
      <w:bookmarkEnd w:id="672"/>
      <w:r>
        <w:t xml:space="preserve"> </w:t>
      </w:r>
      <w:bookmarkStart w:id="673" w:name="tbl-cli-tui-gui"/>
      <w:bookmarkEnd w:id="673"/>
      <w:r>
        <w:t xml:space="preserve"> </w:t>
      </w:r>
      <w:bookmarkStart w:id="674" w:name="fig-unix-desktop"/>
      <w:bookmarkEnd w:id="674"/>
      <w:r>
        <w:t xml:space="preserve"> </w:t>
      </w:r>
      <w:bookmarkStart w:id="675" w:name="tbl-terminal-emulators"/>
      <w:bookmarkEnd w:id="675"/>
      <w:r>
        <w:t xml:space="preserve"> </w:t>
      </w:r>
      <w:bookmarkStart w:id="676" w:name="tbl-unix-basic-commands"/>
      <w:bookmarkEnd w:id="676"/>
      <w:r>
        <w:t xml:space="preserve"> </w:t>
      </w:r>
      <w:bookmarkStart w:id="677" w:name="fig-unix-terminal"/>
      <w:bookmarkEnd w:id="677"/>
      <w:r>
        <w:t xml:space="preserve"> </w:t>
      </w:r>
      <w:bookmarkStart w:id="678" w:name="tbl-unix-omz-plugins"/>
      <w:bookmarkEnd w:id="678"/>
      <w:r>
        <w:t xml:space="preserve"> </w:t>
      </w:r>
      <w:bookmarkStart w:id="679" w:name="tbl-unix-cli-tools"/>
      <w:bookmarkEnd w:id="679"/>
      <w:r>
        <w:t xml:space="preserve"> </w:t>
      </w:r>
      <w:bookmarkStart w:id="680" w:name="tbl-unix-bash-scripts"/>
      <w:bookmarkEnd w:id="680"/>
    </w:p>
    <w:p>
      <w:pPr>
        <w:pStyle w:val="BodyText"/>
      </w:pPr>
      <w:r>
        <w:t xml:space="preserve">That page covers:</w:t>
      </w:r>
    </w:p>
    <w:p>
      <w:pPr>
        <w:pStyle w:val="Compact"/>
        <w:numPr>
          <w:ilvl w:val="0"/>
          <w:numId w:val="1038"/>
        </w:numPr>
      </w:pPr>
      <w:hyperlink r:id="rId681">
        <w:r>
          <w:rPr>
            <w:rStyle w:val="Hyperlink"/>
          </w:rPr>
          <w:t xml:space="preserve">User interfaces: CLI, TUI, and GUI</w:t>
        </w:r>
      </w:hyperlink>
    </w:p>
    <w:p>
      <w:pPr>
        <w:pStyle w:val="Compact"/>
        <w:numPr>
          <w:ilvl w:val="0"/>
          <w:numId w:val="1038"/>
        </w:numPr>
      </w:pPr>
      <w:hyperlink r:id="rId682">
        <w:r>
          <w:rPr>
            <w:rStyle w:val="Hyperlink"/>
          </w:rPr>
          <w:t xml:space="preserve">Basics</w:t>
        </w:r>
      </w:hyperlink>
    </w:p>
    <w:p>
      <w:pPr>
        <w:pStyle w:val="Compact"/>
        <w:numPr>
          <w:ilvl w:val="0"/>
          <w:numId w:val="1038"/>
        </w:numPr>
      </w:pPr>
      <w:hyperlink r:id="rId683">
        <w:r>
          <w:rPr>
            <w:rStyle w:val="Hyperlink"/>
          </w:rPr>
          <w:t xml:space="preserve">Terminal Emulators</w:t>
        </w:r>
      </w:hyperlink>
    </w:p>
    <w:p>
      <w:pPr>
        <w:pStyle w:val="Compact"/>
        <w:numPr>
          <w:ilvl w:val="0"/>
          <w:numId w:val="1038"/>
        </w:numPr>
      </w:pPr>
      <w:hyperlink r:id="rId684">
        <w:r>
          <w:rPr>
            <w:rStyle w:val="Hyperlink"/>
          </w:rPr>
          <w:t xml:space="preserve">Syntax for both Mac/Windows</w:t>
        </w:r>
      </w:hyperlink>
    </w:p>
    <w:p>
      <w:pPr>
        <w:pStyle w:val="Compact"/>
        <w:numPr>
          <w:ilvl w:val="0"/>
          <w:numId w:val="1038"/>
        </w:numPr>
      </w:pPr>
      <w:hyperlink r:id="rId685">
        <w:r>
          <w:rPr>
            <w:rStyle w:val="Hyperlink"/>
          </w:rPr>
          <w:t xml:space="preserve">Zsh and Oh My Zsh</w:t>
        </w:r>
      </w:hyperlink>
    </w:p>
    <w:p>
      <w:pPr>
        <w:pStyle w:val="Compact"/>
        <w:numPr>
          <w:ilvl w:val="0"/>
          <w:numId w:val="1038"/>
        </w:numPr>
      </w:pPr>
      <w:hyperlink r:id="rId686">
        <w:r>
          <w:rPr>
            <w:rStyle w:val="Hyperlink"/>
          </w:rPr>
          <w:t xml:space="preserve">Running Bash Scripts</w:t>
        </w:r>
      </w:hyperlink>
    </w:p>
    <w:p>
      <w:pPr>
        <w:pStyle w:val="Compact"/>
        <w:numPr>
          <w:ilvl w:val="0"/>
          <w:numId w:val="1038"/>
        </w:numPr>
      </w:pPr>
      <w:hyperlink r:id="rId687">
        <w:r>
          <w:rPr>
            <w:rStyle w:val="Hyperlink"/>
          </w:rPr>
          <w:t xml:space="preserve">Shell Scripting Style</w:t>
        </w:r>
      </w:hyperlink>
    </w:p>
    <w:p>
      <w:pPr>
        <w:pStyle w:val="Compact"/>
        <w:numPr>
          <w:ilvl w:val="0"/>
          <w:numId w:val="1038"/>
        </w:numPr>
      </w:pPr>
      <w:hyperlink r:id="rId688">
        <w:r>
          <w:rPr>
            <w:rStyle w:val="Hyperlink"/>
          </w:rPr>
          <w:t xml:space="preserve">Running Rscripts in Windows</w:t>
        </w:r>
      </w:hyperlink>
    </w:p>
    <w:p>
      <w:pPr>
        <w:pStyle w:val="Compact"/>
        <w:numPr>
          <w:ilvl w:val="0"/>
          <w:numId w:val="1038"/>
        </w:numPr>
      </w:pPr>
      <w:hyperlink r:id="rId689">
        <w:r>
          <w:rPr>
            <w:rStyle w:val="Hyperlink"/>
          </w:rPr>
          <w:t xml:space="preserve">Checking tasks and killing jobs</w:t>
        </w:r>
      </w:hyperlink>
    </w:p>
    <w:p>
      <w:pPr>
        <w:pStyle w:val="Compact"/>
        <w:numPr>
          <w:ilvl w:val="0"/>
          <w:numId w:val="1038"/>
        </w:numPr>
      </w:pPr>
      <w:hyperlink r:id="rId690">
        <w:r>
          <w:rPr>
            <w:rStyle w:val="Hyperlink"/>
          </w:rPr>
          <w:t xml:space="preserve">Running big jobs</w:t>
        </w:r>
      </w:hyperlink>
    </w:p>
    <w:p>
      <w:pPr>
        <w:pStyle w:val="Compact"/>
        <w:numPr>
          <w:ilvl w:val="0"/>
          <w:numId w:val="1038"/>
        </w:numPr>
      </w:pPr>
      <w:hyperlink r:id="rId691">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note.png" id="693"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4"/>
    <w:bookmarkStart w:id="709" w:name="sec-reproducible-environments"/>
    <w:p>
      <w:pPr>
        <w:pStyle w:val="Heading1"/>
      </w:pPr>
      <w:r>
        <w:t xml:space="preserve">15. Reproducible Environments</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5">
        <w:r>
          <w:rPr>
            <w:rStyle w:val="Hyperlink"/>
            <w:b/>
            <w:bCs/>
          </w:rPr>
          <w:t xml:space="preserve">Reproducible Environments</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696" w:name="package-version-control-with-renv"/>
      <w:bookmarkEnd w:id="696"/>
      <w:r>
        <w:t xml:space="preserve"> </w:t>
      </w:r>
      <w:bookmarkStart w:id="697" w:name="introduction"/>
      <w:bookmarkEnd w:id="697"/>
      <w:r>
        <w:t xml:space="preserve"> </w:t>
      </w:r>
      <w:bookmarkStart w:id="698" w:name="implementing-renv-in-projects"/>
      <w:bookmarkEnd w:id="698"/>
      <w:r>
        <w:t xml:space="preserve"> </w:t>
      </w:r>
      <w:bookmarkStart w:id="699" w:name="configuring-renv-settings"/>
      <w:bookmarkEnd w:id="699"/>
      <w:r>
        <w:t xml:space="preserve"> </w:t>
      </w:r>
      <w:bookmarkStart w:id="700" w:name="reducing-startup-messages"/>
      <w:bookmarkEnd w:id="700"/>
      <w:r>
        <w:t xml:space="preserve"> </w:t>
      </w:r>
      <w:bookmarkStart w:id="701" w:name="using-projects-with-renv"/>
      <w:bookmarkEnd w:id="701"/>
      <w:r>
        <w:t xml:space="preserve"> </w:t>
      </w:r>
      <w:bookmarkStart w:id="702" w:name="X95323e1d396258fce1ce82f3a573e34bd494b0b"/>
      <w:bookmarkEnd w:id="702"/>
      <w:r>
        <w:t xml:space="preserve"> </w:t>
      </w:r>
      <w:bookmarkStart w:id="703" w:name="managing-r-versions-with-rig"/>
      <w:bookmarkEnd w:id="703"/>
      <w:r>
        <w:t xml:space="preserve"> </w:t>
      </w:r>
      <w:bookmarkStart w:id="704" w:name="clearing-docker-cache"/>
      <w:bookmarkEnd w:id="704"/>
    </w:p>
    <w:p>
      <w:pPr>
        <w:pStyle w:val="BodyText"/>
      </w:pPr>
      <w:r>
        <w:t xml:space="preserve">That page covers:</w:t>
      </w:r>
    </w:p>
    <w:p>
      <w:pPr>
        <w:pStyle w:val="Compact"/>
        <w:numPr>
          <w:ilvl w:val="0"/>
          <w:numId w:val="1039"/>
        </w:numPr>
      </w:pPr>
      <w:hyperlink r:id="rId705">
        <w:r>
          <w:rPr>
            <w:rStyle w:val="Hyperlink"/>
          </w:rPr>
          <w:t xml:space="preserve">Package Version Control with renv</w:t>
        </w:r>
      </w:hyperlink>
    </w:p>
    <w:p>
      <w:pPr>
        <w:pStyle w:val="Compact"/>
        <w:numPr>
          <w:ilvl w:val="0"/>
          <w:numId w:val="1039"/>
        </w:numPr>
      </w:pPr>
      <w:hyperlink r:id="rId706">
        <w:r>
          <w:rPr>
            <w:rStyle w:val="Hyperlink"/>
          </w:rPr>
          <w:t xml:space="preserve">Fast Package Installation on Ubuntu with r2u</w:t>
        </w:r>
      </w:hyperlink>
    </w:p>
    <w:p>
      <w:pPr>
        <w:pStyle w:val="Compact"/>
        <w:numPr>
          <w:ilvl w:val="0"/>
          <w:numId w:val="1039"/>
        </w:numPr>
      </w:pPr>
      <w:hyperlink r:id="rId707">
        <w:r>
          <w:rPr>
            <w:rStyle w:val="Hyperlink"/>
          </w:rPr>
          <w:t xml:space="preserve">Managing R Versions with rig</w:t>
        </w:r>
      </w:hyperlink>
    </w:p>
    <w:p>
      <w:pPr>
        <w:pStyle w:val="Compact"/>
        <w:numPr>
          <w:ilvl w:val="0"/>
          <w:numId w:val="1039"/>
        </w:numPr>
      </w:pPr>
      <w:hyperlink r:id="rId708">
        <w:r>
          <w:rPr>
            <w:rStyle w:val="Hyperlink"/>
          </w:rPr>
          <w:t xml:space="preserve">Clearing Docker Cache</w:t>
        </w:r>
      </w:hyperlink>
    </w:p>
    <w:p>
      <w:r>
        <w:br w:type="page"/>
      </w:r>
    </w:p>
    <w:bookmarkEnd w:id="709"/>
    <w:bookmarkStart w:id="737" w:name="code-publication"/>
    <w:p>
      <w:pPr>
        <w:pStyle w:val="Heading1"/>
      </w:pPr>
      <w:r>
        <w:t xml:space="preserve">16. Code Publication</w:t>
      </w:r>
    </w:p>
    <w:p>
      <w:pPr>
        <w:pStyle w:val="FirstParagraph"/>
      </w:pPr>
      <w:r>
        <w:t xml:space="preserve">This chapter has moved to</w:t>
      </w:r>
      <w:r>
        <w:t xml:space="preserve"> </w:t>
      </w:r>
      <w:hyperlink r:id="rId59">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0">
        <w:r>
          <w:rPr>
            <w:rStyle w:val="Hyperlink"/>
            <w:b/>
            <w:bCs/>
          </w:rPr>
          <w:t xml:space="preserve">Code Publication</w:t>
        </w:r>
      </w:hyperlink>
      <w:r>
        <w:t xml:space="preserve"> </w:t>
      </w:r>
      <w:r>
        <w:t xml:space="preserve">(source:</w:t>
      </w:r>
      <w:r>
        <w:t xml:space="preserve"> </w:t>
      </w:r>
      <w:hyperlink r:id="rId61">
        <w:r>
          <w:rPr>
            <w:rStyle w:val="Hyperlink"/>
          </w:rPr>
          <w:t xml:space="preserve">https://github.com/Morrison-Lab/psc</w:t>
        </w:r>
      </w:hyperlink>
      <w:r>
        <w:t xml:space="preserve">).</w:t>
      </w:r>
    </w:p>
    <w:p>
      <w:pPr>
        <w:pStyle w:val="BodyText"/>
      </w:pPr>
      <w:bookmarkStart w:id="711" w:name="sec-cran-release"/>
      <w:bookmarkEnd w:id="711"/>
      <w:r>
        <w:t xml:space="preserve"> </w:t>
      </w:r>
      <w:bookmarkStart w:id="712" w:name="sec-create-github-release"/>
      <w:bookmarkEnd w:id="712"/>
      <w:r>
        <w:t xml:space="preserve"> </w:t>
      </w:r>
      <w:bookmarkStart w:id="713" w:name="checklist-overview"/>
      <w:bookmarkEnd w:id="713"/>
      <w:r>
        <w:t xml:space="preserve"> </w:t>
      </w:r>
      <w:bookmarkStart w:id="714" w:name="fill-out-file-headers"/>
      <w:bookmarkEnd w:id="714"/>
      <w:r>
        <w:t xml:space="preserve"> </w:t>
      </w:r>
      <w:bookmarkStart w:id="715" w:name="clean-up-comments"/>
      <w:bookmarkEnd w:id="715"/>
      <w:r>
        <w:t xml:space="preserve"> </w:t>
      </w:r>
      <w:bookmarkStart w:id="716" w:name="document-functions"/>
      <w:bookmarkEnd w:id="716"/>
      <w:r>
        <w:t xml:space="preserve"> </w:t>
      </w:r>
      <w:bookmarkStart w:id="717" w:name="remove-deprecated-filepaths"/>
      <w:bookmarkEnd w:id="717"/>
      <w:r>
        <w:t xml:space="preserve"> </w:t>
      </w:r>
      <w:bookmarkStart w:id="718" w:name="ensure-project-runs-via-bash"/>
      <w:bookmarkEnd w:id="718"/>
      <w:r>
        <w:t xml:space="preserve"> </w:t>
      </w:r>
      <w:bookmarkStart w:id="719" w:name="complete-the-readme"/>
      <w:bookmarkEnd w:id="719"/>
      <w:r>
        <w:t xml:space="preserve"> </w:t>
      </w:r>
      <w:bookmarkStart w:id="720" w:name="clean-up-feature-branches"/>
      <w:bookmarkEnd w:id="720"/>
      <w:r>
        <w:t xml:space="preserve"> </w:t>
      </w:r>
      <w:bookmarkStart w:id="721" w:name="versioning"/>
      <w:bookmarkEnd w:id="721"/>
      <w:r>
        <w:t xml:space="preserve"> </w:t>
      </w:r>
      <w:bookmarkStart w:id="722" w:name="pre-release-checklist"/>
      <w:bookmarkEnd w:id="722"/>
      <w:r>
        <w:t xml:space="preserve"> </w:t>
      </w:r>
      <w:bookmarkStart w:id="723" w:name="submitting-to-cran"/>
      <w:bookmarkEnd w:id="723"/>
      <w:r>
        <w:t xml:space="preserve"> </w:t>
      </w:r>
      <w:bookmarkStart w:id="724" w:name="after-cran-acceptance"/>
      <w:bookmarkEnd w:id="724"/>
    </w:p>
    <w:p>
      <w:pPr>
        <w:pStyle w:val="BodyText"/>
      </w:pPr>
      <w:r>
        <w:t xml:space="preserve">That page covers:</w:t>
      </w:r>
    </w:p>
    <w:p>
      <w:pPr>
        <w:pStyle w:val="Compact"/>
        <w:numPr>
          <w:ilvl w:val="0"/>
          <w:numId w:val="1040"/>
        </w:numPr>
      </w:pPr>
      <w:hyperlink r:id="rId725">
        <w:r>
          <w:rPr>
            <w:rStyle w:val="Hyperlink"/>
          </w:rPr>
          <w:t xml:space="preserve">Checklist overview</w:t>
        </w:r>
      </w:hyperlink>
    </w:p>
    <w:p>
      <w:pPr>
        <w:pStyle w:val="Compact"/>
        <w:numPr>
          <w:ilvl w:val="0"/>
          <w:numId w:val="1040"/>
        </w:numPr>
      </w:pPr>
      <w:hyperlink r:id="rId726">
        <w:r>
          <w:rPr>
            <w:rStyle w:val="Hyperlink"/>
          </w:rPr>
          <w:t xml:space="preserve">Fill out file headers</w:t>
        </w:r>
      </w:hyperlink>
    </w:p>
    <w:p>
      <w:pPr>
        <w:pStyle w:val="Compact"/>
        <w:numPr>
          <w:ilvl w:val="0"/>
          <w:numId w:val="1040"/>
        </w:numPr>
      </w:pPr>
      <w:hyperlink r:id="rId727">
        <w:r>
          <w:rPr>
            <w:rStyle w:val="Hyperlink"/>
          </w:rPr>
          <w:t xml:space="preserve">Clean up comments</w:t>
        </w:r>
      </w:hyperlink>
    </w:p>
    <w:p>
      <w:pPr>
        <w:pStyle w:val="Compact"/>
        <w:numPr>
          <w:ilvl w:val="0"/>
          <w:numId w:val="1040"/>
        </w:numPr>
      </w:pPr>
      <w:hyperlink r:id="rId728">
        <w:r>
          <w:rPr>
            <w:rStyle w:val="Hyperlink"/>
          </w:rPr>
          <w:t xml:space="preserve">Document functions</w:t>
        </w:r>
      </w:hyperlink>
    </w:p>
    <w:p>
      <w:pPr>
        <w:pStyle w:val="Compact"/>
        <w:numPr>
          <w:ilvl w:val="0"/>
          <w:numId w:val="1040"/>
        </w:numPr>
      </w:pPr>
      <w:hyperlink r:id="rId729">
        <w:r>
          <w:rPr>
            <w:rStyle w:val="Hyperlink"/>
          </w:rPr>
          <w:t xml:space="preserve">Remove deprecated filepaths</w:t>
        </w:r>
      </w:hyperlink>
    </w:p>
    <w:p>
      <w:pPr>
        <w:pStyle w:val="Compact"/>
        <w:numPr>
          <w:ilvl w:val="0"/>
          <w:numId w:val="1040"/>
        </w:numPr>
      </w:pPr>
      <w:hyperlink r:id="rId730">
        <w:r>
          <w:rPr>
            <w:rStyle w:val="Hyperlink"/>
          </w:rPr>
          <w:t xml:space="preserve">Ensure project runs via bash</w:t>
        </w:r>
      </w:hyperlink>
    </w:p>
    <w:p>
      <w:pPr>
        <w:pStyle w:val="Compact"/>
        <w:numPr>
          <w:ilvl w:val="0"/>
          <w:numId w:val="1040"/>
        </w:numPr>
      </w:pPr>
      <w:hyperlink r:id="rId731">
        <w:r>
          <w:rPr>
            <w:rStyle w:val="Hyperlink"/>
          </w:rPr>
          <w:t xml:space="preserve">Complete the README</w:t>
        </w:r>
      </w:hyperlink>
    </w:p>
    <w:p>
      <w:pPr>
        <w:pStyle w:val="Compact"/>
        <w:numPr>
          <w:ilvl w:val="0"/>
          <w:numId w:val="1040"/>
        </w:numPr>
      </w:pPr>
      <w:hyperlink r:id="rId732">
        <w:r>
          <w:rPr>
            <w:rStyle w:val="Hyperlink"/>
          </w:rPr>
          <w:t xml:space="preserve">Clean up feature branches</w:t>
        </w:r>
      </w:hyperlink>
    </w:p>
    <w:p>
      <w:pPr>
        <w:pStyle w:val="Compact"/>
        <w:numPr>
          <w:ilvl w:val="0"/>
          <w:numId w:val="1040"/>
        </w:numPr>
      </w:pPr>
      <w:hyperlink r:id="rId733">
        <w:r>
          <w:rPr>
            <w:rStyle w:val="Hyperlink"/>
          </w:rPr>
          <w:t xml:space="preserve">Create GitHub release</w:t>
        </w:r>
      </w:hyperlink>
    </w:p>
    <w:p>
      <w:pPr>
        <w:pStyle w:val="Compact"/>
        <w:numPr>
          <w:ilvl w:val="0"/>
          <w:numId w:val="1040"/>
        </w:numPr>
      </w:pPr>
      <w:hyperlink r:id="rId734">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note.png" id="73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37"/>
    <w:bookmarkStart w:id="757" w:name="sec-data-publication"/>
    <w:p>
      <w:pPr>
        <w:pStyle w:val="Heading1"/>
      </w:pPr>
      <w:r>
        <w:t xml:space="preserve">17. Data Publication</w:t>
      </w:r>
    </w:p>
    <w:bookmarkStart w:id="73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38"/>
    <w:bookmarkStart w:id="74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3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39"/>
    <w:bookmarkStart w:id="74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0"/>
    <w:bookmarkStart w:id="74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1">
        <w:r>
          <w:rPr>
            <w:rStyle w:val="Hyperlink"/>
          </w:rPr>
          <w:t xml:space="preserve">UC Davis DataLab GIS workshops</w:t>
        </w:r>
      </w:hyperlink>
      <w:r>
        <w:t xml:space="preserve">, including resources on QGIS and spatial SQL.</w:t>
      </w:r>
    </w:p>
    <w:bookmarkEnd w:id="742"/>
    <w:bookmarkEnd w:id="743"/>
    <w:bookmarkStart w:id="747" w:name="create-public-ids"/>
    <w:p>
      <w:pPr>
        <w:pStyle w:val="Heading2"/>
      </w:pPr>
      <w:r>
        <w:t xml:space="preserve">17.3 Create public IDs</w:t>
      </w:r>
    </w:p>
    <w:bookmarkStart w:id="74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4"/>
    <w:bookmarkStart w:id="74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5"/>
    <w:bookmarkStart w:id="74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1"/>
        </w:numPr>
      </w:pPr>
      <w:r>
        <w:rPr>
          <w:rStyle w:val="VerbatimChar"/>
        </w:rPr>
        <w:t xml:space="preserve">data/final/</w:t>
      </w:r>
      <w:r>
        <w:t xml:space="preserve">- folder containing the projects final data in both csv and rds formats</w:t>
      </w:r>
      <w:r>
        <w:br/>
      </w:r>
    </w:p>
    <w:p>
      <w:pPr>
        <w:pStyle w:val="Compact"/>
        <w:numPr>
          <w:ilvl w:val="0"/>
          <w:numId w:val="104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6"/>
    <w:bookmarkEnd w:id="747"/>
    <w:bookmarkStart w:id="75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48">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49">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0">
        <w:r>
          <w:rPr>
            <w:rStyle w:val="Hyperlink"/>
          </w:rPr>
          <w:t xml:space="preserve">UC Davis DataLab workshop on data documentation</w:t>
        </w:r>
      </w:hyperlink>
      <w:r>
        <w:t xml:space="preserve">.</w:t>
      </w:r>
    </w:p>
    <w:bookmarkStart w:id="752" w:name="X659912a983e12070198566d6758f84b7c139c71"/>
    <w:p>
      <w:pPr>
        <w:pStyle w:val="Heading3"/>
      </w:pPr>
      <w:r>
        <w:t xml:space="preserve">17.4.1 Steps for creating an Open Science Framework (OSF) repository:</w:t>
      </w:r>
    </w:p>
    <w:p>
      <w:pPr>
        <w:pStyle w:val="Compact"/>
        <w:numPr>
          <w:ilvl w:val="0"/>
          <w:numId w:val="1042"/>
        </w:numPr>
      </w:pPr>
      <w:r>
        <w:t xml:space="preserve">Create a new OSF project per these instructions: https://help.osf.io/article/252-create-a-project</w:t>
      </w:r>
    </w:p>
    <w:p>
      <w:pPr>
        <w:pStyle w:val="Compact"/>
        <w:numPr>
          <w:ilvl w:val="0"/>
          <w:numId w:val="104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2"/>
        </w:numPr>
      </w:pPr>
      <w:r>
        <w:t xml:space="preserve">Create a notebook component and upload the final .html files (which will not be on github… but see optional item below)</w:t>
      </w:r>
    </w:p>
    <w:p>
      <w:pPr>
        <w:pStyle w:val="Compact"/>
        <w:numPr>
          <w:ilvl w:val="0"/>
          <w:numId w:val="1042"/>
        </w:numPr>
      </w:pPr>
      <w:r>
        <w:t xml:space="preserve">On the OSF landing Wiki, provide some context. Here is a recent example: https://osf.io/954bt/</w:t>
      </w:r>
    </w:p>
    <w:p>
      <w:pPr>
        <w:pStyle w:val="Compact"/>
        <w:numPr>
          <w:ilvl w:val="0"/>
          <w:numId w:val="1042"/>
        </w:numPr>
      </w:pPr>
      <w:r>
        <w:t xml:space="preserve">Create a Digital Object Identifier (DOI) for the repository. A DOI is a unique identifier that provides a persistent link to content, such as a dataset in this case.</w:t>
      </w:r>
      <w:r>
        <w:t xml:space="preserve"> </w:t>
      </w:r>
      <w:hyperlink r:id="rId751">
        <w:r>
          <w:rPr>
            <w:rStyle w:val="Hyperlink"/>
          </w:rPr>
          <w:t xml:space="preserve">Learn more about DOIs</w:t>
        </w:r>
      </w:hyperlink>
    </w:p>
    <w:p>
      <w:pPr>
        <w:pStyle w:val="Compact"/>
        <w:numPr>
          <w:ilvl w:val="0"/>
          <w:numId w:val="1042"/>
        </w:numPr>
      </w:pPr>
      <w:r>
        <w:t xml:space="preserve">Optional: Complete the software checklist and system requirement guide for the analysis to guide others. Include it on the GitHub README for the project: https://github.com/proctor-ucsf/mordor-antibody</w:t>
      </w:r>
    </w:p>
    <w:bookmarkEnd w:id="752"/>
    <w:bookmarkEnd w:id="753"/>
    <w:bookmarkStart w:id="75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4"/>
    <w:bookmarkStart w:id="75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5">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5"/>
    <w:bookmarkStart w:id="75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3"/>
        </w:numPr>
      </w:pPr>
      <w:r>
        <w:t xml:space="preserve">ACTION - https://osf.io/ca3pe/</w:t>
      </w:r>
      <w:r>
        <w:br/>
      </w:r>
    </w:p>
    <w:p>
      <w:pPr>
        <w:pStyle w:val="Compact"/>
        <w:numPr>
          <w:ilvl w:val="0"/>
          <w:numId w:val="1043"/>
        </w:numPr>
      </w:pPr>
      <w:r>
        <w:t xml:space="preserve">NAITRE - https://osf.io/ujeyb/</w:t>
      </w:r>
      <w:r>
        <w:br/>
      </w:r>
    </w:p>
    <w:p>
      <w:pPr>
        <w:pStyle w:val="Compact"/>
        <w:numPr>
          <w:ilvl w:val="0"/>
          <w:numId w:val="104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6"/>
    <w:bookmarkEnd w:id="757"/>
    <w:bookmarkStart w:id="80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1" w:name="uc-davis-computing-resources"/>
    <w:p>
      <w:pPr>
        <w:pStyle w:val="Heading2"/>
      </w:pPr>
      <w:r>
        <w:t xml:space="preserve">18.1 UC Davis Computing Resources</w:t>
      </w:r>
    </w:p>
    <w:bookmarkStart w:id="76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5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4"/>
        </w:numPr>
      </w:pPr>
      <w:r>
        <w:rPr>
          <w:b/>
          <w:bCs/>
        </w:rPr>
        <w:t xml:space="preserve">Shiva</w:t>
      </w:r>
      <w:r>
        <w:t xml:space="preserve"> </w:t>
      </w:r>
      <w:r>
        <w:t xml:space="preserve">(shiva.ucdavis.edu): SLURM-based cluster for computational work</w:t>
      </w:r>
    </w:p>
    <w:p>
      <w:pPr>
        <w:pStyle w:val="Compact"/>
        <w:numPr>
          <w:ilvl w:val="0"/>
          <w:numId w:val="104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5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0"/>
    <w:bookmarkEnd w:id="761"/>
    <w:bookmarkStart w:id="76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2"/>
    <w:bookmarkEnd w:id="763"/>
    <w:bookmarkStart w:id="76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5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4"/>
    <w:bookmarkStart w:id="76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58">
        <w:r>
          <w:rPr>
            <w:rStyle w:val="Hyperlink"/>
          </w:rPr>
          <w:t xml:space="preserve">hpc.ucdavis.edu</w:t>
        </w:r>
      </w:hyperlink>
      <w:r>
        <w:t xml:space="preserve"> </w:t>
      </w:r>
      <w:r>
        <w:t xml:space="preserve">for support information.</w:t>
      </w:r>
    </w:p>
    <w:bookmarkEnd w:id="765"/>
    <w:bookmarkStart w:id="76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6"/>
    <w:bookmarkStart w:id="76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67"/>
    <w:bookmarkStart w:id="76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68"/>
    <w:bookmarkEnd w:id="769"/>
    <w:bookmarkStart w:id="78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7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2">
                    <w:r>
                      <w:rPr>
                        <w:rStyle w:val="Hyperlink"/>
                      </w:rPr>
                      <w:t xml:space="preserve">VcXsrv</w:t>
                    </w:r>
                  </w:hyperlink>
                  <w:r>
                    <w:t xml:space="preserve">, or</w:t>
                  </w:r>
                  <w:r>
                    <w:t xml:space="preserve"> </w:t>
                  </w:r>
                  <w:hyperlink r:id="rId77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6"/>
          <w:p/>
        </w:tc>
      </w:tr>
    </w:tbl>
    <w:bookmarkEnd w:id="777"/>
    <w:bookmarkStart w:id="77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78"/>
    <w:bookmarkStart w:id="77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79"/>
    <w:bookmarkStart w:id="78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2"/>
    <w:bookmarkStart w:id="78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5">
        <w:r>
          <w:rPr>
            <w:rStyle w:val="Hyperlink"/>
          </w:rPr>
          <w:t xml:space="preserve">Xpra</w:t>
        </w:r>
      </w:hyperlink>
      <w:r>
        <w:t xml:space="preserve">, VNC, and</w:t>
      </w:r>
      <w:r>
        <w:t xml:space="preserve"> </w:t>
      </w:r>
      <w:hyperlink r:id="rId78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87"/>
    <w:bookmarkEnd w:id="788"/>
    <w:bookmarkStart w:id="79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89">
        <w:r>
          <w:rPr>
            <w:rStyle w:val="VerbatimChar"/>
          </w:rPr>
          <w:t xml:space="preserve">tmux</w:t>
        </w:r>
      </w:hyperlink>
      <w:r>
        <w:t xml:space="preserve"> </w:t>
      </w:r>
      <w:r>
        <w:t xml:space="preserve">or</w:t>
      </w:r>
      <w:r>
        <w:t xml:space="preserve"> </w:t>
      </w:r>
      <w:hyperlink r:id="rId79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1"/>
    <w:bookmarkStart w:id="79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3" name="Picture"/>
                  <a:graphic>
                    <a:graphicData uri="http://schemas.openxmlformats.org/drawingml/2006/picture">
                      <pic:pic>
                        <pic:nvPicPr>
                          <pic:cNvPr descr="/opt/quarto/share/formats/docx/important.png" id="794" name="Picture"/>
                          <pic:cNvPicPr>
                            <a:picLocks noChangeArrowheads="1" noChangeAspect="1"/>
                          </pic:cNvPicPr>
                        </pic:nvPicPr>
                        <pic:blipFill>
                          <a:blip r:embed="rId7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opt/quarto/share/formats/docx/note.png" id="796"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58">
              <w:r>
                <w:rPr>
                  <w:rStyle w:val="Hyperlink"/>
                </w:rPr>
                <w:t xml:space="preserve">UC Davis HPC documentation</w:t>
              </w:r>
            </w:hyperlink>
            <w:r>
              <w:t xml:space="preserve"> </w:t>
            </w:r>
            <w:r>
              <w:t xml:space="preserve">or contact HPC support.</w:t>
            </w:r>
          </w:p>
          <w:p/>
        </w:tc>
      </w:tr>
    </w:tbl>
    <w:bookmarkEnd w:id="797"/>
    <w:bookmarkEnd w:id="798"/>
    <w:bookmarkStart w:id="803" w:name="storage-group-storage-access"/>
    <w:p>
      <w:pPr>
        <w:pStyle w:val="Heading2"/>
      </w:pPr>
      <w:r>
        <w:t xml:space="preserve">18.8 Storage &amp; group storage access</w:t>
      </w:r>
    </w:p>
    <w:bookmarkStart w:id="79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58">
        <w:r>
          <w:rPr>
            <w:rStyle w:val="Hyperlink"/>
          </w:rPr>
          <w:t xml:space="preserve">UC Davis HPC documentation</w:t>
        </w:r>
      </w:hyperlink>
      <w:r>
        <w:t xml:space="preserve"> </w:t>
      </w:r>
      <w:r>
        <w:t xml:space="preserve">for specific storage options and quotas.</w:t>
      </w:r>
    </w:p>
    <w:bookmarkEnd w:id="799"/>
    <w:bookmarkStart w:id="80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0"/>
    <w:bookmarkStart w:id="80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1">
        <w:r>
          <w:rPr>
            <w:rStyle w:val="Hyperlink"/>
          </w:rPr>
          <w:t xml:space="preserve">this guide</w:t>
        </w:r>
      </w:hyperlink>
      <w:r>
        <w:t xml:space="preserve">.</w:t>
      </w:r>
    </w:p>
    <w:bookmarkEnd w:id="802"/>
    <w:bookmarkEnd w:id="803"/>
    <w:bookmarkStart w:id="804"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5"/>
        </w:numPr>
      </w:pPr>
      <w:r>
        <w:rPr>
          <w:rStyle w:val="VerbatimChar"/>
        </w:rPr>
        <w:t xml:space="preserve">job-name=run_inc</w:t>
      </w:r>
      <w:r>
        <w:t xml:space="preserve">: Job name that will show up in the SLURM system</w:t>
      </w:r>
    </w:p>
    <w:p>
      <w:pPr>
        <w:pStyle w:val="Compact"/>
        <w:numPr>
          <w:ilvl w:val="0"/>
          <w:numId w:val="1045"/>
        </w:numPr>
      </w:pPr>
      <w:r>
        <w:rPr>
          <w:rStyle w:val="VerbatimChar"/>
        </w:rPr>
        <w:t xml:space="preserve">begin=now</w:t>
      </w:r>
      <w:r>
        <w:t xml:space="preserve">: Requests to start the job as soon as the requested resources are available</w:t>
      </w:r>
    </w:p>
    <w:p>
      <w:pPr>
        <w:pStyle w:val="Compact"/>
        <w:numPr>
          <w:ilvl w:val="0"/>
          <w:numId w:val="1045"/>
        </w:numPr>
      </w:pPr>
      <w:r>
        <w:rPr>
          <w:rStyle w:val="VerbatimChar"/>
        </w:rPr>
        <w:t xml:space="preserve">dependency=singleton</w:t>
      </w:r>
      <w:r>
        <w:t xml:space="preserve">: Jobs can begin after all previously launched jobs with the same name and user have ended.</w:t>
      </w:r>
    </w:p>
    <w:p>
      <w:pPr>
        <w:pStyle w:val="Compact"/>
        <w:numPr>
          <w:ilvl w:val="0"/>
          <w:numId w:val="1045"/>
        </w:numPr>
      </w:pPr>
      <w:r>
        <w:rPr>
          <w:rStyle w:val="VerbatimChar"/>
        </w:rPr>
        <w:t xml:space="preserve">mail-type=ALL</w:t>
      </w:r>
      <w:r>
        <w:t xml:space="preserve">: Receive all types of email notification (e.g., when job starts, fails, ends)</w:t>
      </w:r>
    </w:p>
    <w:p>
      <w:pPr>
        <w:pStyle w:val="Compact"/>
        <w:numPr>
          <w:ilvl w:val="0"/>
          <w:numId w:val="1045"/>
        </w:numPr>
      </w:pPr>
      <w:r>
        <w:rPr>
          <w:rStyle w:val="VerbatimChar"/>
        </w:rPr>
        <w:t xml:space="preserve">cpus-per-task=16</w:t>
      </w:r>
      <w:r>
        <w:t xml:space="preserve">: Request 16 processors per task. The default is one processor per task.</w:t>
      </w:r>
    </w:p>
    <w:p>
      <w:pPr>
        <w:pStyle w:val="Compact"/>
        <w:numPr>
          <w:ilvl w:val="0"/>
          <w:numId w:val="1045"/>
        </w:numPr>
      </w:pPr>
      <w:r>
        <w:rPr>
          <w:rStyle w:val="VerbatimChar"/>
        </w:rPr>
        <w:t xml:space="preserve">mem=64G</w:t>
      </w:r>
      <w:r>
        <w:t xml:space="preserve">: Request 64 GB memory per node.</w:t>
      </w:r>
    </w:p>
    <w:p>
      <w:pPr>
        <w:pStyle w:val="Compact"/>
        <w:numPr>
          <w:ilvl w:val="0"/>
          <w:numId w:val="104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4"/>
    <w:bookmarkEnd w:id="805"/>
    <w:bookmarkStart w:id="83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6">
        <w:r>
          <w:rPr>
            <w:rStyle w:val="Hyperlink"/>
            <w:b/>
            <w:bCs/>
          </w:rPr>
          <w:t xml:space="preserve">Working with AI</w:t>
        </w:r>
      </w:hyperlink>
      <w:r>
        <w:t xml:space="preserve"> </w:t>
      </w:r>
      <w:r>
        <w:t xml:space="preserve">(source:</w:t>
      </w:r>
      <w:r>
        <w:t xml:space="preserve"> </w:t>
      </w:r>
      <w:hyperlink r:id="rId807">
        <w:r>
          <w:rPr>
            <w:rStyle w:val="Hyperlink"/>
          </w:rPr>
          <w:t xml:space="preserve">https://github.com/Morrison-Lab/wai</w:t>
        </w:r>
      </w:hyperlink>
      <w:r>
        <w:t xml:space="preserve">).</w:t>
      </w:r>
    </w:p>
    <w:p>
      <w:pPr>
        <w:pStyle w:val="BodyText"/>
      </w:pPr>
      <w:r>
        <w:t xml:space="preserve">That site covers:</w:t>
      </w:r>
      <w:r>
        <w:t xml:space="preserve"> </w:t>
      </w:r>
      <w:bookmarkStart w:id="808" w:name="sec-ai-disclosure"/>
      <w:bookmarkEnd w:id="808"/>
      <w:bookmarkStart w:id="809" w:name="sec-ai-journal-articles"/>
      <w:bookmarkEnd w:id="809"/>
      <w:r>
        <w:t xml:space="preserve"> </w:t>
      </w:r>
      <w:bookmarkStart w:id="810" w:name="sec-ai-language-model"/>
      <w:bookmarkEnd w:id="810"/>
      <w:bookmarkStart w:id="811" w:name="sec-ai-harnesses"/>
      <w:bookmarkEnd w:id="811"/>
      <w:bookmarkStart w:id="812" w:name="sec-ai-agent-implementation"/>
      <w:bookmarkEnd w:id="812"/>
      <w:r>
        <w:t xml:space="preserve"> </w:t>
      </w:r>
      <w:bookmarkStart w:id="813" w:name="sec-ai-harness-construction"/>
      <w:bookmarkEnd w:id="813"/>
      <w:bookmarkStart w:id="814" w:name="sec-ai-agent-program-kind"/>
      <w:bookmarkEnd w:id="814"/>
      <w:r>
        <w:t xml:space="preserve"> </w:t>
      </w:r>
      <w:bookmarkStart w:id="815" w:name="sec-ai-harness-agent-relationship"/>
      <w:bookmarkEnd w:id="815"/>
      <w:bookmarkStart w:id="816" w:name="sec-ai-addressing-failing-workflows"/>
      <w:bookmarkEnd w:id="816"/>
      <w:r>
        <w:t xml:space="preserve"> </w:t>
      </w:r>
      <w:bookmarkStart w:id="817" w:name="sec-ai-benefits-hazards"/>
      <w:bookmarkEnd w:id="817"/>
      <w:bookmarkStart w:id="818" w:name="sec-ai-best-practices"/>
      <w:bookmarkEnd w:id="818"/>
      <w:bookmarkStart w:id="819" w:name="sec-ai-offline"/>
      <w:bookmarkEnd w:id="819"/>
      <w:r>
        <w:t xml:space="preserve"> </w:t>
      </w:r>
      <w:bookmarkStart w:id="820" w:name="sec-ai-copilot-settings"/>
      <w:bookmarkEnd w:id="820"/>
      <w:bookmarkStart w:id="821" w:name="sec-ai-agent-skills"/>
      <w:bookmarkEnd w:id="821"/>
      <w:bookmarkStart w:id="822" w:name="sec-ai-claude-cloud-env"/>
      <w:bookmarkEnd w:id="822"/>
      <w:r>
        <w:t xml:space="preserve"> </w:t>
      </w:r>
      <w:bookmarkStart w:id="823" w:name="sec-ai-when-to-use"/>
      <w:bookmarkEnd w:id="823"/>
      <w:bookmarkStart w:id="824" w:name="sec-ai-claude-code-windows"/>
      <w:bookmarkEnd w:id="824"/>
      <w:bookmarkStart w:id="825" w:name="sec-fully-clean"/>
      <w:bookmarkEnd w:id="825"/>
    </w:p>
    <w:p>
      <w:pPr>
        <w:numPr>
          <w:ilvl w:val="0"/>
          <w:numId w:val="1046"/>
        </w:numPr>
      </w:pPr>
      <w:hyperlink r:id="rId82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6"/>
        </w:numPr>
      </w:pPr>
      <w:hyperlink r:id="rId82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6"/>
        </w:numPr>
      </w:pPr>
      <w:hyperlink r:id="rId82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9" name="Picture"/>
                  <a:graphic>
                    <a:graphicData uri="http://schemas.openxmlformats.org/drawingml/2006/picture">
                      <pic:pic>
                        <pic:nvPicPr>
                          <pic:cNvPr descr="/opt/quarto/share/formats/docx/note.png" id="830" name="Picture"/>
                          <pic:cNvPicPr>
                            <a:picLocks noChangeArrowheads="1" noChangeAspect="1"/>
                          </pic:cNvPicPr>
                        </pic:nvPicPr>
                        <pic:blipFill>
                          <a:blip r:embed="rId8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6" w:name="sec-institutional-ai-access"/>
    <w:p>
      <w:pPr>
        <w:pStyle w:val="Heading2"/>
      </w:pPr>
      <w:r>
        <w:t xml:space="preserve">19.1 Institutional AI account access</w:t>
      </w:r>
    </w:p>
    <w:bookmarkStart w:id="832"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7"/>
        </w:numPr>
      </w:pPr>
      <w:r>
        <w:t xml:space="preserve">Navigate to the</w:t>
      </w:r>
      <w:r>
        <w:t xml:space="preserve"> </w:t>
      </w:r>
      <w:hyperlink r:id="rId831">
        <w:r>
          <w:rPr>
            <w:rStyle w:val="Hyperlink"/>
          </w:rPr>
          <w:t xml:space="preserve">UCDH ServiceNow OpenAI catalog item</w:t>
        </w:r>
      </w:hyperlink>
      <w:r>
        <w:t xml:space="preserve">.</w:t>
      </w:r>
    </w:p>
    <w:p>
      <w:pPr>
        <w:pStyle w:val="Compact"/>
        <w:numPr>
          <w:ilvl w:val="0"/>
          <w:numId w:val="1047"/>
        </w:numPr>
      </w:pPr>
      <w:r>
        <w:t xml:space="preserve">Log in with your UC Davis Health credentials and complete Duo two-factor authentication if prompted.</w:t>
      </w:r>
    </w:p>
    <w:p>
      <w:pPr>
        <w:pStyle w:val="Compact"/>
        <w:numPr>
          <w:ilvl w:val="0"/>
          <w:numId w:val="1047"/>
        </w:numPr>
      </w:pPr>
      <w:r>
        <w:t xml:space="preserve">Fill out the request form with your department, contact details, and business or research justification.</w:t>
      </w:r>
    </w:p>
    <w:p>
      <w:pPr>
        <w:pStyle w:val="Compact"/>
        <w:numPr>
          <w:ilvl w:val="0"/>
          <w:numId w:val="1047"/>
        </w:numPr>
      </w:pPr>
      <w:r>
        <w:t xml:space="preserve">Submit the request for processing by UCDH IT.</w:t>
      </w:r>
    </w:p>
    <w:p>
      <w:pPr>
        <w:pStyle w:val="Compact"/>
        <w:numPr>
          <w:ilvl w:val="0"/>
          <w:numId w:val="1047"/>
        </w:numPr>
      </w:pPr>
      <w:r>
        <w:t xml:space="preserve">Once approved, follow the instructions in the confirmation email to join the UC Davis Health OpenAI workspace.</w:t>
      </w:r>
    </w:p>
    <w:bookmarkEnd w:id="832"/>
    <w:bookmarkStart w:id="834"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3">
        <w:r>
          <w:rPr>
            <w:rStyle w:val="Hyperlink"/>
          </w:rPr>
          <w:t xml:space="preserve">IET Aggie AI ChatGPT Edu documentation</w:t>
        </w:r>
      </w:hyperlink>
      <w:r>
        <w:t xml:space="preserve"> </w:t>
      </w:r>
      <w:r>
        <w:t xml:space="preserve">for setup instructions and eligibility details.</w:t>
      </w:r>
    </w:p>
    <w:bookmarkEnd w:id="834"/>
    <w:bookmarkStart w:id="835"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48"/>
        </w:numPr>
      </w:pPr>
      <w:r>
        <w:t xml:space="preserve">Never submit Protected Health Information (PHI), personally identifiable information (PII), or restricted research data to AI tools unless authorized under an approved protocol.</w:t>
      </w:r>
    </w:p>
    <w:p>
      <w:pPr>
        <w:pStyle w:val="Compact"/>
        <w:numPr>
          <w:ilvl w:val="0"/>
          <w:numId w:val="1048"/>
        </w:numPr>
      </w:pPr>
      <w:r>
        <w:t xml:space="preserve">Follow all institutional data handling policies and the lab’s guidelines on</w:t>
      </w:r>
      <w:r>
        <w:t xml:space="preserve"> </w:t>
      </w:r>
      <w:hyperlink r:id="rId826">
        <w:r>
          <w:rPr>
            <w:rStyle w:val="Hyperlink"/>
          </w:rPr>
          <w:t xml:space="preserve">Working with AI</w:t>
        </w:r>
      </w:hyperlink>
      <w:r>
        <w:t xml:space="preserve">.</w:t>
      </w:r>
    </w:p>
    <w:p>
      <w:r>
        <w:br w:type="page"/>
      </w:r>
    </w:p>
    <w:bookmarkEnd w:id="835"/>
    <w:bookmarkEnd w:id="836"/>
    <w:bookmarkEnd w:id="837"/>
    <w:bookmarkStart w:id="847" w:name="checklists"/>
    <w:p>
      <w:pPr>
        <w:pStyle w:val="Heading1"/>
      </w:pPr>
      <w:r>
        <w:t xml:space="preserve">20. Checklists</w:t>
      </w:r>
    </w:p>
    <w:bookmarkStart w:id="838"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49"/>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0"/>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09">
        <w:r>
          <w:rPr>
            <w:rStyle w:val="Hyperlink"/>
          </w:rPr>
          <w:t xml:space="preserve">coding style</w:t>
        </w:r>
      </w:hyperlink>
      <w:r>
        <w:t xml:space="preserve"> </w:t>
      </w:r>
      <w:r>
        <w:t xml:space="preserve">and</w:t>
      </w:r>
      <w:r>
        <w:t xml:space="preserve"> </w:t>
      </w:r>
      <w:hyperlink r:id="rId36">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2"/>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4"/>
        </w:numPr>
      </w:pPr>
      <w:r>
        <w:rPr>
          <w:b/>
          <w:bCs/>
        </w:rPr>
        <w:t xml:space="preserve">Team introductions</w:t>
      </w:r>
      <w:r>
        <w:t xml:space="preserve">: Introduce yourself on Microsoft Teams and at the next weekly lab meeting.</w:t>
      </w:r>
    </w:p>
    <w:p>
      <w:pPr>
        <w:pStyle w:val="Compact"/>
        <w:numPr>
          <w:ilvl w:val="0"/>
          <w:numId w:val="1055"/>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38"/>
    <w:bookmarkStart w:id="839" w:name="pre-analysis-plan-checklist"/>
    <w:p>
      <w:pPr>
        <w:pStyle w:val="Heading2"/>
      </w:pPr>
      <w:r>
        <w:t xml:space="preserve">20.2 Pre-analysis plan checklist</w:t>
      </w:r>
    </w:p>
    <w:p>
      <w:pPr>
        <w:pStyle w:val="Compact"/>
        <w:numPr>
          <w:ilvl w:val="0"/>
          <w:numId w:val="1056"/>
        </w:numPr>
      </w:pPr>
      <w:r>
        <w:t xml:space="preserve">Brief background on the study (a condensed version of the introduction section of the paper)</w:t>
      </w:r>
    </w:p>
    <w:p>
      <w:pPr>
        <w:pStyle w:val="Compact"/>
        <w:numPr>
          <w:ilvl w:val="0"/>
          <w:numId w:val="1057"/>
        </w:numPr>
      </w:pPr>
      <w:r>
        <w:t xml:space="preserve">Hypotheses / objectives</w:t>
      </w:r>
    </w:p>
    <w:p>
      <w:pPr>
        <w:pStyle w:val="Compact"/>
        <w:numPr>
          <w:ilvl w:val="0"/>
          <w:numId w:val="1058"/>
        </w:numPr>
      </w:pPr>
      <w:r>
        <w:t xml:space="preserve">Study design</w:t>
      </w:r>
    </w:p>
    <w:p>
      <w:pPr>
        <w:pStyle w:val="Compact"/>
        <w:numPr>
          <w:ilvl w:val="0"/>
          <w:numId w:val="1059"/>
        </w:numPr>
      </w:pPr>
      <w:r>
        <w:t xml:space="preserve">Description of data</w:t>
      </w:r>
    </w:p>
    <w:p>
      <w:pPr>
        <w:pStyle w:val="Compact"/>
        <w:numPr>
          <w:ilvl w:val="0"/>
          <w:numId w:val="1060"/>
        </w:numPr>
      </w:pPr>
      <w:r>
        <w:t xml:space="preserve">Definition of outcomes</w:t>
      </w:r>
    </w:p>
    <w:p>
      <w:pPr>
        <w:pStyle w:val="Compact"/>
        <w:numPr>
          <w:ilvl w:val="0"/>
          <w:numId w:val="1061"/>
        </w:numPr>
      </w:pPr>
      <w:r>
        <w:t xml:space="preserve">Definition of interventions / exposures</w:t>
      </w:r>
    </w:p>
    <w:p>
      <w:pPr>
        <w:pStyle w:val="Compact"/>
        <w:numPr>
          <w:ilvl w:val="0"/>
          <w:numId w:val="1062"/>
        </w:numPr>
      </w:pPr>
      <w:r>
        <w:t xml:space="preserve">Definition of covariates</w:t>
      </w:r>
    </w:p>
    <w:p>
      <w:pPr>
        <w:pStyle w:val="Compact"/>
        <w:numPr>
          <w:ilvl w:val="0"/>
          <w:numId w:val="1063"/>
        </w:numPr>
      </w:pPr>
      <w:r>
        <w:t xml:space="preserve">Statistical power calculation</w:t>
      </w:r>
    </w:p>
    <w:p>
      <w:pPr>
        <w:pStyle w:val="Compact"/>
        <w:numPr>
          <w:ilvl w:val="0"/>
          <w:numId w:val="1064"/>
        </w:numPr>
      </w:pPr>
      <w:r>
        <w:t xml:space="preserve">Statistical model description</w:t>
      </w:r>
    </w:p>
    <w:p>
      <w:pPr>
        <w:pStyle w:val="Compact"/>
        <w:numPr>
          <w:ilvl w:val="0"/>
          <w:numId w:val="1065"/>
        </w:numPr>
      </w:pPr>
      <w:r>
        <w:t xml:space="preserve">Covariate selection / screening</w:t>
      </w:r>
    </w:p>
    <w:p>
      <w:pPr>
        <w:pStyle w:val="Compact"/>
        <w:numPr>
          <w:ilvl w:val="0"/>
          <w:numId w:val="1066"/>
        </w:numPr>
      </w:pPr>
      <w:r>
        <w:t xml:space="preserve">Standard error estimation method</w:t>
      </w:r>
    </w:p>
    <w:p>
      <w:pPr>
        <w:pStyle w:val="Compact"/>
        <w:numPr>
          <w:ilvl w:val="0"/>
          <w:numId w:val="1067"/>
        </w:numPr>
      </w:pPr>
      <w:r>
        <w:t xml:space="preserve">Missing data analysis</w:t>
      </w:r>
    </w:p>
    <w:p>
      <w:pPr>
        <w:pStyle w:val="Compact"/>
        <w:numPr>
          <w:ilvl w:val="0"/>
          <w:numId w:val="1068"/>
        </w:numPr>
      </w:pPr>
      <w:r>
        <w:t xml:space="preserve">Assessment of effect modification / subgroup analyses</w:t>
      </w:r>
    </w:p>
    <w:p>
      <w:pPr>
        <w:pStyle w:val="Compact"/>
        <w:numPr>
          <w:ilvl w:val="0"/>
          <w:numId w:val="1069"/>
        </w:numPr>
      </w:pPr>
      <w:r>
        <w:t xml:space="preserve">Sensitivity analyses</w:t>
      </w:r>
    </w:p>
    <w:p>
      <w:pPr>
        <w:pStyle w:val="Compact"/>
        <w:numPr>
          <w:ilvl w:val="0"/>
          <w:numId w:val="1070"/>
        </w:numPr>
      </w:pPr>
      <w:r>
        <w:t xml:space="preserve">Negative control analyses</w:t>
      </w:r>
    </w:p>
    <w:bookmarkEnd w:id="839"/>
    <w:bookmarkStart w:id="840" w:name="code-checklist"/>
    <w:p>
      <w:pPr>
        <w:pStyle w:val="Heading2"/>
      </w:pPr>
      <w:r>
        <w:t xml:space="preserve">20.3 Code checklist</w:t>
      </w:r>
    </w:p>
    <w:p>
      <w:pPr>
        <w:pStyle w:val="Compact"/>
        <w:numPr>
          <w:ilvl w:val="0"/>
          <w:numId w:val="1071"/>
        </w:numPr>
      </w:pPr>
      <w:r>
        <w:t xml:space="preserve">Does the script run without errors?</w:t>
      </w:r>
    </w:p>
    <w:p>
      <w:pPr>
        <w:pStyle w:val="Compact"/>
        <w:numPr>
          <w:ilvl w:val="0"/>
          <w:numId w:val="1072"/>
        </w:numPr>
      </w:pPr>
      <w:r>
        <w:t xml:space="preserve">Is code self-contained within repo and/or associated Box folder?</w:t>
      </w:r>
    </w:p>
    <w:p>
      <w:pPr>
        <w:pStyle w:val="Compact"/>
        <w:numPr>
          <w:ilvl w:val="0"/>
          <w:numId w:val="1073"/>
        </w:numPr>
      </w:pPr>
      <w:r>
        <w:t xml:space="preserve">Is all commented out code / remarks removed?</w:t>
      </w:r>
    </w:p>
    <w:p>
      <w:pPr>
        <w:pStyle w:val="Compact"/>
        <w:numPr>
          <w:ilvl w:val="0"/>
          <w:numId w:val="1074"/>
        </w:numPr>
      </w:pPr>
      <w:r>
        <w:t xml:space="preserve">Does the header accurately describe the process completed in the script?</w:t>
      </w:r>
    </w:p>
    <w:p>
      <w:pPr>
        <w:pStyle w:val="Compact"/>
        <w:numPr>
          <w:ilvl w:val="0"/>
          <w:numId w:val="1075"/>
        </w:numPr>
      </w:pPr>
      <w:r>
        <w:t xml:space="preserve">Is the script pushed to its github repository?</w:t>
      </w:r>
    </w:p>
    <w:p>
      <w:pPr>
        <w:pStyle w:val="Compact"/>
        <w:numPr>
          <w:ilvl w:val="0"/>
          <w:numId w:val="1076"/>
        </w:numPr>
      </w:pPr>
      <w:r>
        <w:t xml:space="preserve">Does the code adhere to the</w:t>
      </w:r>
      <w:r>
        <w:t xml:space="preserve"> </w:t>
      </w:r>
      <w:hyperlink r:id="rId309">
        <w:r>
          <w:rPr>
            <w:rStyle w:val="Hyperlink"/>
          </w:rPr>
          <w:t xml:space="preserve">coding style guide</w:t>
        </w:r>
      </w:hyperlink>
      <w:r>
        <w:t xml:space="preserve">?</w:t>
      </w:r>
    </w:p>
    <w:p>
      <w:pPr>
        <w:pStyle w:val="Compact"/>
        <w:numPr>
          <w:ilvl w:val="0"/>
          <w:numId w:val="1077"/>
        </w:numPr>
      </w:pPr>
      <w:r>
        <w:t xml:space="preserve">Are all warnings ignorable? Should any warnings be intentionally suppressed or addressed?</w:t>
      </w:r>
    </w:p>
    <w:bookmarkEnd w:id="840"/>
    <w:bookmarkStart w:id="842"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7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79"/>
        </w:numPr>
      </w:pPr>
      <w:r>
        <w:t xml:space="preserve">Are the study results within the manuscript replicable (i.e., if you rerun the code in the study’s repository, the tables and figures will be exactly replicated?)</w:t>
      </w:r>
    </w:p>
    <w:p>
      <w:pPr>
        <w:pStyle w:val="Compact"/>
        <w:numPr>
          <w:ilvl w:val="0"/>
          <w:numId w:val="1080"/>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3"/>
        </w:numPr>
      </w:pPr>
      <w:r>
        <w:t xml:space="preserve">Does the manuscript adhere to the formatting guide of the target journal?</w:t>
      </w:r>
    </w:p>
    <w:p>
      <w:pPr>
        <w:pStyle w:val="Compact"/>
        <w:numPr>
          <w:ilvl w:val="0"/>
          <w:numId w:val="1084"/>
        </w:numPr>
      </w:pPr>
      <w:r>
        <w:t xml:space="preserve">Does the manuscript use a consistent voice (passive or active – usually active is preferred … pun intended)?</w:t>
      </w:r>
    </w:p>
    <w:p>
      <w:pPr>
        <w:pStyle w:val="Compact"/>
        <w:numPr>
          <w:ilvl w:val="0"/>
          <w:numId w:val="1085"/>
        </w:numPr>
      </w:pPr>
      <w:r>
        <w:t xml:space="preserve">Is each figure and table (including supplementary material) referenced in the main text?</w:t>
      </w:r>
    </w:p>
    <w:p>
      <w:pPr>
        <w:pStyle w:val="Compact"/>
        <w:numPr>
          <w:ilvl w:val="0"/>
          <w:numId w:val="1086"/>
        </w:numPr>
      </w:pPr>
      <w:r>
        <w:t xml:space="preserve">Is there a caption for each figure and table (including supplementary material)?</w:t>
      </w:r>
    </w:p>
    <w:p>
      <w:pPr>
        <w:pStyle w:val="Compact"/>
        <w:numPr>
          <w:ilvl w:val="0"/>
          <w:numId w:val="1087"/>
        </w:numPr>
      </w:pPr>
      <w:r>
        <w:t xml:space="preserve">Are tables/figures and supplementary material numbered in accordance with their appearance in the main text?</w:t>
      </w:r>
    </w:p>
    <w:p>
      <w:pPr>
        <w:pStyle w:val="Compact"/>
        <w:numPr>
          <w:ilvl w:val="0"/>
          <w:numId w:val="1088"/>
        </w:numPr>
      </w:pPr>
      <w:r>
        <w:t xml:space="preserve">Does the text use past tense if it is reporting research findings or future tense if it is a study protocol?</w:t>
      </w:r>
    </w:p>
    <w:p>
      <w:pPr>
        <w:pStyle w:val="Compact"/>
        <w:numPr>
          <w:ilvl w:val="0"/>
          <w:numId w:val="10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1">
        <w:r>
          <w:rPr>
            <w:rStyle w:val="Hyperlink"/>
          </w:rPr>
          <w:t xml:space="preserve">here</w:t>
        </w:r>
      </w:hyperlink>
      <w:r>
        <w:t xml:space="preserve">)</w:t>
      </w:r>
    </w:p>
    <w:p>
      <w:pPr>
        <w:pStyle w:val="Compact"/>
        <w:numPr>
          <w:ilvl w:val="0"/>
          <w:numId w:val="109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2"/>
    <w:bookmarkStart w:id="845" w:name="figure-checklist"/>
    <w:p>
      <w:pPr>
        <w:pStyle w:val="Heading2"/>
      </w:pPr>
      <w:r>
        <w:t xml:space="preserve">20.5 Figure checklist</w:t>
      </w:r>
    </w:p>
    <w:p>
      <w:pPr>
        <w:pStyle w:val="Compact"/>
        <w:numPr>
          <w:ilvl w:val="0"/>
          <w:numId w:val="1095"/>
        </w:numPr>
      </w:pPr>
      <w:r>
        <w:t xml:space="preserve">Are the x-axis and y-axis labeled?</w:t>
      </w:r>
    </w:p>
    <w:p>
      <w:pPr>
        <w:pStyle w:val="Compact"/>
        <w:numPr>
          <w:ilvl w:val="0"/>
          <w:numId w:val="1096"/>
        </w:numPr>
      </w:pPr>
      <w:r>
        <w:t xml:space="preserve">If the figure includes panels, is each panel labeled?</w:t>
      </w:r>
    </w:p>
    <w:p>
      <w:pPr>
        <w:pStyle w:val="Compact"/>
        <w:numPr>
          <w:ilvl w:val="0"/>
          <w:numId w:val="1097"/>
        </w:numPr>
      </w:pPr>
      <w:r>
        <w:t xml:space="preserve">Are there sufficient numerical / text labels and breaks on the x-axis and y-axis?</w:t>
      </w:r>
    </w:p>
    <w:p>
      <w:pPr>
        <w:pStyle w:val="Compact"/>
        <w:numPr>
          <w:ilvl w:val="0"/>
          <w:numId w:val="1098"/>
        </w:numPr>
      </w:pPr>
      <w:r>
        <w:t xml:space="preserve">Is the font size appropriate (i.e., large enough to read, not so large that it distracts from the data presented in the figure?)</w:t>
      </w:r>
    </w:p>
    <w:p>
      <w:pPr>
        <w:pStyle w:val="Compact"/>
        <w:numPr>
          <w:ilvl w:val="0"/>
          <w:numId w:val="1099"/>
        </w:numPr>
      </w:pPr>
      <w:r>
        <w:t xml:space="preserve">Are the colors used colorblind friendly? See a colorblind-friendly palette</w:t>
      </w:r>
      <w:r>
        <w:t xml:space="preserve"> </w:t>
      </w:r>
      <w:hyperlink r:id="rId843">
        <w:r>
          <w:rPr>
            <w:rStyle w:val="Hyperlink"/>
          </w:rPr>
          <w:t xml:space="preserve">here</w:t>
        </w:r>
      </w:hyperlink>
      <w:r>
        <w:t xml:space="preserve">, a neat palette generator with colorblind options</w:t>
      </w:r>
      <w:r>
        <w:t xml:space="preserve"> </w:t>
      </w:r>
      <w:hyperlink r:id="rId84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0"/>
        </w:numPr>
      </w:pPr>
      <w:r>
        <w:t xml:space="preserve">Are colors/shapes/line types defined in a legend?</w:t>
      </w:r>
    </w:p>
    <w:p>
      <w:pPr>
        <w:pStyle w:val="Compact"/>
        <w:numPr>
          <w:ilvl w:val="0"/>
          <w:numId w:val="1101"/>
        </w:numPr>
      </w:pPr>
      <w:r>
        <w:t xml:space="preserve">Are the legends and other labels easy to understand with minimal abbreviations?</w:t>
      </w:r>
    </w:p>
    <w:p>
      <w:pPr>
        <w:pStyle w:val="Compact"/>
        <w:numPr>
          <w:ilvl w:val="0"/>
          <w:numId w:val="1102"/>
        </w:numPr>
      </w:pPr>
      <w:r>
        <w:t xml:space="preserve">If there is overplotting, is transparency used to show overlapping data?</w:t>
      </w:r>
    </w:p>
    <w:p>
      <w:pPr>
        <w:pStyle w:val="Compact"/>
        <w:numPr>
          <w:ilvl w:val="0"/>
          <w:numId w:val="1103"/>
        </w:numPr>
      </w:pPr>
      <w:r>
        <w:t xml:space="preserve">Are 95% confidence intervals or other measures of precision shown, if applicable?</w:t>
      </w:r>
    </w:p>
    <w:bookmarkEnd w:id="845"/>
    <w:bookmarkStart w:id="846"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4"/>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5"/>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7"/>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08"/>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09"/>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0"/>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6"/>
    <w:bookmarkEnd w:id="847"/>
    <w:bookmarkStart w:id="892"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1"/>
        </w:numPr>
      </w:pPr>
      <w:r>
        <w:t xml:space="preserve">R, Git and GitHub, the command line, Python, Julia, and open science:</w:t>
      </w:r>
      <w:r>
        <w:t xml:space="preserve"> </w:t>
      </w:r>
      <w:r>
        <w:t xml:space="preserve">the</w:t>
      </w:r>
      <w:r>
        <w:t xml:space="preserve"> </w:t>
      </w:r>
      <w:hyperlink r:id="rId848">
        <w:r>
          <w:rPr>
            <w:rStyle w:val="Hyperlink"/>
          </w:rPr>
          <w:t xml:space="preserve">Resources page</w:t>
        </w:r>
      </w:hyperlink>
      <w:r>
        <w:t xml:space="preserve"> </w:t>
      </w:r>
      <w:r>
        <w:t xml:space="preserve">of</w:t>
      </w:r>
      <w:r>
        <w:t xml:space="preserve"> </w:t>
      </w:r>
      <w:hyperlink r:id="rId59">
        <w:r>
          <w:rPr>
            <w:rStyle w:val="Hyperlink"/>
            <w:i/>
            <w:iCs/>
          </w:rPr>
          <w:t xml:space="preserve">Principles of Scientific Computing</w:t>
        </w:r>
      </w:hyperlink>
    </w:p>
    <w:p>
      <w:pPr>
        <w:pStyle w:val="Compact"/>
        <w:numPr>
          <w:ilvl w:val="0"/>
          <w:numId w:val="1111"/>
        </w:numPr>
      </w:pPr>
      <w:r>
        <w:t xml:space="preserve">AI and coding agents:</w:t>
      </w:r>
      <w:r>
        <w:t xml:space="preserve"> </w:t>
      </w:r>
      <w:hyperlink r:id="rId806">
        <w:r>
          <w:rPr>
            <w:rStyle w:val="Hyperlink"/>
            <w:i/>
            <w:iCs/>
          </w:rPr>
          <w:t xml:space="preserve">Working with AI</w:t>
        </w:r>
      </w:hyperlink>
    </w:p>
    <w:p>
      <w:pPr>
        <w:pStyle w:val="Compact"/>
        <w:numPr>
          <w:ilvl w:val="0"/>
          <w:numId w:val="1111"/>
        </w:numPr>
      </w:pPr>
      <w:r>
        <w:t xml:space="preserve">Writing:</w:t>
      </w:r>
      <w:r>
        <w:t xml:space="preserve"> </w:t>
      </w:r>
      <w:hyperlink r:id="rId849">
        <w:r>
          <w:rPr>
            <w:rStyle w:val="Hyperlink"/>
          </w:rPr>
          <w:t xml:space="preserve">Further reading</w:t>
        </w:r>
      </w:hyperlink>
      <w:r>
        <w:t xml:space="preserve"> </w:t>
      </w:r>
      <w:r>
        <w:t xml:space="preserve">in</w:t>
      </w:r>
      <w:r>
        <w:t xml:space="preserve"> </w:t>
      </w:r>
      <w:hyperlink r:id="rId850">
        <w:r>
          <w:rPr>
            <w:rStyle w:val="Hyperlink"/>
            <w:i/>
            <w:iCs/>
          </w:rPr>
          <w:t xml:space="preserve">Principles of Scientific Writing</w:t>
        </w:r>
      </w:hyperlink>
    </w:p>
    <w:p>
      <w:pPr>
        <w:pStyle w:val="Compact"/>
        <w:numPr>
          <w:ilvl w:val="0"/>
          <w:numId w:val="1111"/>
        </w:numPr>
      </w:pPr>
      <w:r>
        <w:t xml:space="preserve">Presentations, posters, and scientific figures:</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p>
    <w:p>
      <w:pPr>
        <w:pStyle w:val="FirstParagraph"/>
      </w:pPr>
      <w:bookmarkStart w:id="852" w:name="books-and-comprehensive-guides"/>
      <w:bookmarkEnd w:id="852"/>
      <w:r>
        <w:t xml:space="preserve"> </w:t>
      </w:r>
      <w:bookmarkStart w:id="853" w:name="uc-davis-datalab-workshops-and-tutorials"/>
      <w:bookmarkEnd w:id="853"/>
      <w:r>
        <w:t xml:space="preserve"> </w:t>
      </w:r>
      <w:bookmarkStart w:id="854" w:name="cheat-sheets"/>
      <w:bookmarkEnd w:id="854"/>
      <w:r>
        <w:t xml:space="preserve"> </w:t>
      </w:r>
      <w:bookmarkStart w:id="855" w:name="style-and-best-practices"/>
      <w:bookmarkEnd w:id="855"/>
      <w:r>
        <w:t xml:space="preserve"> </w:t>
      </w:r>
      <w:bookmarkStart w:id="856" w:name="data-documentation-and-dictionaries"/>
      <w:bookmarkEnd w:id="856"/>
      <w:r>
        <w:t xml:space="preserve"> </w:t>
      </w:r>
      <w:bookmarkStart w:id="857" w:name="tidy-evaluation-resources"/>
      <w:bookmarkEnd w:id="857"/>
      <w:r>
        <w:t xml:space="preserve"> </w:t>
      </w:r>
      <w:bookmarkStart w:id="858" w:name="continuous-integration-for-r"/>
      <w:bookmarkEnd w:id="858"/>
      <w:r>
        <w:t xml:space="preserve"> </w:t>
      </w:r>
      <w:bookmarkStart w:id="859" w:name="resources-for-git-github"/>
      <w:bookmarkEnd w:id="859"/>
      <w:r>
        <w:t xml:space="preserve"> </w:t>
      </w:r>
      <w:bookmarkStart w:id="860" w:name="practical-computing-and-command-line"/>
      <w:bookmarkEnd w:id="860"/>
      <w:r>
        <w:t xml:space="preserve"> </w:t>
      </w:r>
      <w:bookmarkStart w:id="861" w:name="resources-for-python"/>
      <w:bookmarkEnd w:id="861"/>
      <w:r>
        <w:t xml:space="preserve"> </w:t>
      </w:r>
      <w:bookmarkStart w:id="862" w:name="resources-for-julia"/>
      <w:bookmarkEnd w:id="862"/>
      <w:r>
        <w:t xml:space="preserve"> </w:t>
      </w:r>
      <w:bookmarkStart w:id="863" w:name="artificial-intelligence-coding-agents"/>
      <w:bookmarkEnd w:id="863"/>
      <w:r>
        <w:t xml:space="preserve"> </w:t>
      </w:r>
      <w:bookmarkStart w:id="864" w:name="scientific-figures"/>
      <w:bookmarkEnd w:id="864"/>
      <w:r>
        <w:t xml:space="preserve"> </w:t>
      </w:r>
      <w:bookmarkStart w:id="865" w:name="writing"/>
      <w:bookmarkEnd w:id="865"/>
      <w:r>
        <w:t xml:space="preserve"> </w:t>
      </w:r>
      <w:bookmarkStart w:id="866" w:name="presentations"/>
      <w:bookmarkEnd w:id="866"/>
      <w:r>
        <w:t xml:space="preserve"> </w:t>
      </w:r>
      <w:bookmarkStart w:id="867" w:name="X951a5c013bfaeeb3379a0aa152a80b856716558"/>
      <w:bookmarkEnd w:id="867"/>
    </w:p>
    <w:bookmarkStart w:id="869" w:name="resources-for-r"/>
    <w:p>
      <w:pPr>
        <w:pStyle w:val="Heading2"/>
      </w:pPr>
      <w:r>
        <w:t xml:space="preserve">21.1 Resources for R</w:t>
      </w:r>
    </w:p>
    <w:p>
      <w:pPr>
        <w:pStyle w:val="Compact"/>
        <w:numPr>
          <w:ilvl w:val="0"/>
          <w:numId w:val="1112"/>
        </w:numPr>
      </w:pPr>
      <w:hyperlink r:id="rId868">
        <w:r>
          <w:rPr>
            <w:rStyle w:val="Hyperlink"/>
          </w:rPr>
          <w:t xml:space="preserve">DataCamp</w:t>
        </w:r>
      </w:hyperlink>
      <w:r>
        <w:t xml:space="preserve"> </w:t>
      </w:r>
      <w:r>
        <w:t xml:space="preserve">- email Kristen for access</w:t>
      </w:r>
    </w:p>
    <w:bookmarkEnd w:id="869"/>
    <w:bookmarkStart w:id="872" w:name="professional-advice"/>
    <w:p>
      <w:pPr>
        <w:pStyle w:val="Heading2"/>
      </w:pPr>
      <w:r>
        <w:t xml:space="preserve">21.2 Professional advice</w:t>
      </w:r>
    </w:p>
    <w:p>
      <w:pPr>
        <w:pStyle w:val="Compact"/>
        <w:numPr>
          <w:ilvl w:val="0"/>
          <w:numId w:val="1113"/>
        </w:numPr>
      </w:pPr>
      <w:hyperlink r:id="rId870">
        <w:r>
          <w:rPr>
            <w:rStyle w:val="Hyperlink"/>
          </w:rPr>
          <w:t xml:space="preserve">Professional advice, especially for your first job</w:t>
        </w:r>
      </w:hyperlink>
    </w:p>
    <w:p>
      <w:pPr>
        <w:pStyle w:val="Compact"/>
        <w:numPr>
          <w:ilvl w:val="0"/>
          <w:numId w:val="1113"/>
        </w:numPr>
      </w:pPr>
      <w:hyperlink r:id="rId871">
        <w:r>
          <w:rPr>
            <w:rStyle w:val="Hyperlink"/>
          </w:rPr>
          <w:t xml:space="preserve">Team Public Health Substack</w:t>
        </w:r>
      </w:hyperlink>
    </w:p>
    <w:bookmarkEnd w:id="872"/>
    <w:bookmarkStart w:id="875" w:name="funding"/>
    <w:p>
      <w:pPr>
        <w:pStyle w:val="Heading2"/>
      </w:pPr>
      <w:r>
        <w:t xml:space="preserve">21.3 Funding</w:t>
      </w:r>
    </w:p>
    <w:p>
      <w:pPr>
        <w:pStyle w:val="Compact"/>
        <w:numPr>
          <w:ilvl w:val="0"/>
          <w:numId w:val="1114"/>
        </w:numPr>
      </w:pPr>
      <w:hyperlink r:id="rId873">
        <w:r>
          <w:rPr>
            <w:rStyle w:val="Hyperlink"/>
          </w:rPr>
          <w:t xml:space="preserve">Building Your Funding Train</w:t>
        </w:r>
      </w:hyperlink>
    </w:p>
    <w:p>
      <w:pPr>
        <w:pStyle w:val="Compact"/>
        <w:numPr>
          <w:ilvl w:val="0"/>
          <w:numId w:val="1114"/>
        </w:numPr>
      </w:pPr>
      <w:hyperlink r:id="rId874">
        <w:r>
          <w:rPr>
            <w:rStyle w:val="Hyperlink"/>
          </w:rPr>
          <w:t xml:space="preserve">NIH Grant Writing Resources</w:t>
        </w:r>
      </w:hyperlink>
    </w:p>
    <w:bookmarkEnd w:id="875"/>
    <w:bookmarkStart w:id="878" w:name="ethics-and-global-health-research"/>
    <w:p>
      <w:pPr>
        <w:pStyle w:val="Heading2"/>
      </w:pPr>
      <w:r>
        <w:t xml:space="preserve">21.4 Ethics and global health research</w:t>
      </w:r>
    </w:p>
    <w:p>
      <w:pPr>
        <w:pStyle w:val="Compact"/>
        <w:numPr>
          <w:ilvl w:val="0"/>
          <w:numId w:val="1115"/>
        </w:numPr>
      </w:pPr>
      <w:hyperlink r:id="rId876">
        <w:r>
          <w:rPr>
            <w:rStyle w:val="Hyperlink"/>
          </w:rPr>
          <w:t xml:space="preserve">Global Code of Conduct For Research in Resource-Poor Settings</w:t>
        </w:r>
      </w:hyperlink>
    </w:p>
    <w:p>
      <w:pPr>
        <w:pStyle w:val="Compact"/>
        <w:numPr>
          <w:ilvl w:val="0"/>
          <w:numId w:val="1115"/>
        </w:numPr>
      </w:pPr>
      <w:r>
        <w:t xml:space="preserve">Who is a global health expert?</w:t>
      </w:r>
      <w:r>
        <w:t xml:space="preserve"> </w:t>
      </w:r>
      <w:r>
        <w:t xml:space="preserve">(Ojiako et al. 2023)</w:t>
      </w:r>
    </w:p>
    <w:p>
      <w:pPr>
        <w:pStyle w:val="Compact"/>
        <w:numPr>
          <w:ilvl w:val="0"/>
          <w:numId w:val="1115"/>
        </w:numPr>
      </w:pPr>
      <w:hyperlink r:id="rId877">
        <w:r>
          <w:rPr>
            <w:rStyle w:val="Hyperlink"/>
          </w:rPr>
          <w:t xml:space="preserve">Transforming Global Health Partnerships</w:t>
        </w:r>
      </w:hyperlink>
    </w:p>
    <w:bookmarkEnd w:id="878"/>
    <w:bookmarkStart w:id="889"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6"/>
        </w:numPr>
      </w:pPr>
      <w:hyperlink r:id="rId879">
        <w:r>
          <w:rPr>
            <w:rStyle w:val="Hyperlink"/>
          </w:rPr>
          <w:t xml:space="preserve">Benjamin-Chung Lab Manual</w:t>
        </w:r>
      </w:hyperlink>
      <w:r>
        <w:t xml:space="preserve"> </w:t>
      </w:r>
      <w:r>
        <w:t xml:space="preserve">(</w:t>
      </w:r>
      <w:hyperlink r:id="rId88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6"/>
        </w:numPr>
      </w:pPr>
      <w:hyperlink r:id="rId881">
        <w:r>
          <w:rPr>
            <w:rStyle w:val="Hyperlink"/>
          </w:rPr>
          <w:t xml:space="preserve">Fay Lab Manual</w:t>
        </w:r>
      </w:hyperlink>
      <w:r>
        <w:t xml:space="preserve"> </w:t>
      </w:r>
      <w:r>
        <w:t xml:space="preserve">(</w:t>
      </w:r>
      <w:hyperlink r:id="rId88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6"/>
        </w:numPr>
      </w:pPr>
      <w:hyperlink r:id="rId883">
        <w:r>
          <w:rPr>
            <w:rStyle w:val="Hyperlink"/>
          </w:rPr>
          <w:t xml:space="preserve">ContextLab Lab Manual</w:t>
        </w:r>
      </w:hyperlink>
      <w:r>
        <w:t xml:space="preserve"> </w:t>
      </w:r>
      <w:r>
        <w:t xml:space="preserve">(</w:t>
      </w:r>
      <w:hyperlink r:id="rId88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6"/>
        </w:numPr>
      </w:pPr>
      <w:hyperlink r:id="rId885">
        <w:r>
          <w:rPr>
            <w:rStyle w:val="Hyperlink"/>
          </w:rPr>
          <w:t xml:space="preserve">Proctor-UCSF DCC Handbook</w:t>
        </w:r>
      </w:hyperlink>
      <w:r>
        <w:t xml:space="preserve"> </w:t>
      </w:r>
      <w:r>
        <w:t xml:space="preserve">(</w:t>
      </w:r>
      <w:hyperlink r:id="rId88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6"/>
        </w:numPr>
      </w:pPr>
      <w:hyperlink r:id="rId887">
        <w:r>
          <w:rPr>
            <w:rStyle w:val="Hyperlink"/>
          </w:rPr>
          <w:t xml:space="preserve">Quantitative Marine Ecology Lab Manual</w:t>
        </w:r>
      </w:hyperlink>
      <w:r>
        <w:t xml:space="preserve"> </w:t>
      </w:r>
      <w:r>
        <w:t xml:space="preserve">(</w:t>
      </w:r>
      <w:hyperlink r:id="rId88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89"/>
    <w:bookmarkStart w:id="891" w:name="sec-reading-watching-list"/>
    <w:p>
      <w:pPr>
        <w:pStyle w:val="Heading2"/>
      </w:pPr>
      <w:r>
        <w:t xml:space="preserve">21.6 Reading and Watching List</w:t>
      </w:r>
    </w:p>
    <w:p>
      <w:pPr>
        <w:pStyle w:val="Compact"/>
        <w:numPr>
          <w:ilvl w:val="0"/>
          <w:numId w:val="1117"/>
        </w:numPr>
      </w:pPr>
      <w:hyperlink r:id="rId89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1"/>
    <w:bookmarkEnd w:id="892"/>
    <w:bookmarkStart w:id="923" w:name="professional-development"/>
    <w:p>
      <w:pPr>
        <w:pStyle w:val="Heading1"/>
      </w:pPr>
      <w:r>
        <w:t xml:space="preserve">22. Professional Development</w:t>
      </w:r>
    </w:p>
    <w:bookmarkStart w:id="89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18"/>
        </w:numPr>
      </w:pPr>
      <w:r>
        <w:t xml:space="preserve">Regular, open communication between mentees and mentors</w:t>
      </w:r>
    </w:p>
    <w:p>
      <w:pPr>
        <w:pStyle w:val="Compact"/>
        <w:numPr>
          <w:ilvl w:val="0"/>
          <w:numId w:val="1118"/>
        </w:numPr>
      </w:pPr>
      <w:r>
        <w:t xml:space="preserve">Mutual respect and trust</w:t>
      </w:r>
    </w:p>
    <w:p>
      <w:pPr>
        <w:pStyle w:val="Compact"/>
        <w:numPr>
          <w:ilvl w:val="0"/>
          <w:numId w:val="1118"/>
        </w:numPr>
      </w:pPr>
      <w:r>
        <w:t xml:space="preserve">Clear expectations and goals</w:t>
      </w:r>
    </w:p>
    <w:p>
      <w:pPr>
        <w:pStyle w:val="Compact"/>
        <w:numPr>
          <w:ilvl w:val="0"/>
          <w:numId w:val="1118"/>
        </w:numPr>
      </w:pPr>
      <w:r>
        <w:t xml:space="preserve">Constructive feedback</w:t>
      </w:r>
    </w:p>
    <w:p>
      <w:pPr>
        <w:pStyle w:val="Compact"/>
        <w:numPr>
          <w:ilvl w:val="0"/>
          <w:numId w:val="1118"/>
        </w:numPr>
      </w:pPr>
      <w:r>
        <w:t xml:space="preserve">Support for both research and career development</w:t>
      </w:r>
    </w:p>
    <w:bookmarkEnd w:id="893"/>
    <w:bookmarkStart w:id="89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19"/>
        </w:numPr>
      </w:pPr>
      <w:r>
        <w:t xml:space="preserve">Short-term and long-term career goals</w:t>
      </w:r>
    </w:p>
    <w:p>
      <w:pPr>
        <w:pStyle w:val="Compact"/>
        <w:numPr>
          <w:ilvl w:val="0"/>
          <w:numId w:val="1119"/>
        </w:numPr>
      </w:pPr>
      <w:r>
        <w:t xml:space="preserve">Skills to develop</w:t>
      </w:r>
    </w:p>
    <w:p>
      <w:pPr>
        <w:pStyle w:val="Compact"/>
        <w:numPr>
          <w:ilvl w:val="0"/>
          <w:numId w:val="1119"/>
        </w:numPr>
      </w:pPr>
      <w:r>
        <w:t xml:space="preserve">Training needs and opportunities</w:t>
      </w:r>
    </w:p>
    <w:p>
      <w:pPr>
        <w:pStyle w:val="Compact"/>
        <w:numPr>
          <w:ilvl w:val="0"/>
          <w:numId w:val="1119"/>
        </w:numPr>
      </w:pPr>
      <w:r>
        <w:t xml:space="preserve">Timeline and milestones</w:t>
      </w:r>
    </w:p>
    <w:p>
      <w:pPr>
        <w:pStyle w:val="Compact"/>
        <w:numPr>
          <w:ilvl w:val="0"/>
          <w:numId w:val="1119"/>
        </w:numPr>
      </w:pPr>
      <w:r>
        <w:t xml:space="preserve">Progress toward goals</w:t>
      </w:r>
    </w:p>
    <w:p>
      <w:pPr>
        <w:pStyle w:val="FirstParagraph"/>
      </w:pPr>
      <w:r>
        <w:t xml:space="preserve">Update your IDP at least annually and discuss it with your PI. Useful resources:</w:t>
      </w:r>
    </w:p>
    <w:p>
      <w:pPr>
        <w:pStyle w:val="Compact"/>
        <w:numPr>
          <w:ilvl w:val="0"/>
          <w:numId w:val="1120"/>
        </w:numPr>
      </w:pPr>
      <w:hyperlink r:id="rId894">
        <w:r>
          <w:rPr>
            <w:rStyle w:val="Hyperlink"/>
          </w:rPr>
          <w:t xml:space="preserve">myIDP - Individual Development Plan tool</w:t>
        </w:r>
      </w:hyperlink>
    </w:p>
    <w:p>
      <w:pPr>
        <w:pStyle w:val="Compact"/>
        <w:numPr>
          <w:ilvl w:val="0"/>
          <w:numId w:val="1120"/>
        </w:numPr>
      </w:pPr>
      <w:hyperlink r:id="rId895">
        <w:r>
          <w:rPr>
            <w:rStyle w:val="Hyperlink"/>
          </w:rPr>
          <w:t xml:space="preserve">NIH OITE Career Resources</w:t>
        </w:r>
      </w:hyperlink>
    </w:p>
    <w:bookmarkEnd w:id="896"/>
    <w:bookmarkStart w:id="90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89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897"/>
    <w:bookmarkStart w:id="89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898"/>
    <w:bookmarkStart w:id="89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3"/>
        </w:numPr>
      </w:pPr>
      <w:ins w:id="741" w:author="PR Preview" w:date="2024-01-01T00:00:00Z">
        <w:r>
          <w:rPr>
            <w:b/>
            <w:bCs/>
          </w:rPr>
          <w:t xml:space="preserve">Approaching reviewer feedback</w:t>
        </w:r>
      </w:ins>
      <w:ins w:id="741" w:author="PR Preview" w:date="2024-01-01T00:00:00Z">
        <w:r>
          <w:t xml:space="preserve">: Read peer reviews,</w:t>
        </w:r>
      </w:ins>
      <w:ins w:id="741" w:author="PR Preview" w:date="2024-01-01T00:00:00Z">
        <w:r>
          <w:t xml:space="preserve"> </w:t>
        </w:r>
      </w:ins>
      <w:ins w:id="741" w:author="PR Preview" w:date="2024-01-01T00:00:00Z">
        <w:r>
          <w:t xml:space="preserve">step back for a day to process feedback,</w:t>
        </w:r>
      </w:ins>
      <w:ins w:id="741" w:author="PR Preview" w:date="2024-01-01T00:00:00Z">
        <w:r>
          <w:t xml:space="preserve"> </w:t>
        </w:r>
      </w:ins>
      <w:ins w:id="741" w:author="PR Preview" w:date="2024-01-01T00:00:00Z">
        <w:r>
          <w:t xml:space="preserve">and draft systematic, point-by-point response letters</w:t>
        </w:r>
      </w:ins>
      <w:ins w:id="741" w:author="PR Preview" w:date="2024-01-01T00:00:00Z">
        <w:r>
          <w:t xml:space="preserve"> </w:t>
        </w:r>
      </w:ins>
      <w:ins w:id="741" w:author="PR Preview" w:date="2024-01-01T00:00:00Z">
        <w:r>
          <w:t xml:space="preserve">using the guidance in</w:t>
        </w:r>
      </w:ins>
      <w:ins w:id="741" w:author="PR Preview" w:date="2024-01-01T00:00:00Z">
        <w:r>
          <w:t xml:space="preserve"> </w:t>
        </w:r>
      </w:ins>
      <w:hyperlink w:anchor="sec-responding-to-peer-review">
        <w:r>
          <w:rPr>
            <w:rStyle w:val="Hyperlink"/>
          </w:rPr>
          <w:t xml:space="preserve">Section 24.3</w:t>
        </w:r>
      </w:hyperlink>
      <w:ins w:id="741" w:author="PR Preview" w:date="2024-01-01T00:00:00Z">
        <w:r>
          <w:t xml:space="preserve">.</w:t>
        </w:r>
      </w:ins>
    </w:p>
    <w:p>
      <w:pPr>
        <w:pStyle w:val="Compact"/>
        <w:numPr>
          <w:ilvl w:val="0"/>
          <w:numId w:val="1123"/>
        </w:numPr>
      </w:pPr>
      <w:ins w:id="742" w:author="PR Preview" w:date="2024-01-01T00:00:00Z">
        <w:r>
          <w:rPr>
            <w:b/>
            <w:bCs/>
          </w:rPr>
          <w:t xml:space="preserve">Authorship conversations</w:t>
        </w:r>
      </w:ins>
      <w:ins w:id="742" w:author="PR Preview" w:date="2024-01-01T00:00:00Z">
        <w:r>
          <w:t xml:space="preserve">: Initiate discussions regarding authorship order</w:t>
        </w:r>
      </w:ins>
      <w:ins w:id="742" w:author="PR Preview" w:date="2024-01-01T00:00:00Z">
        <w:r>
          <w:t xml:space="preserve"> </w:t>
        </w:r>
      </w:ins>
      <w:ins w:id="742" w:author="PR Preview" w:date="2024-01-01T00:00:00Z">
        <w:r>
          <w:t xml:space="preserve">and contribution roles early in every project and revisit them regularly</w:t>
        </w:r>
      </w:ins>
      <w:ins w:id="742" w:author="PR Preview" w:date="2024-01-01T00:00:00Z">
        <w:r>
          <w:t xml:space="preserve"> </w:t>
        </w:r>
      </w:ins>
      <w:ins w:id="742" w:author="PR Preview" w:date="2024-01-01T00:00:00Z">
        <w:r>
          <w:t xml:space="preserve">(see</w:t>
        </w:r>
      </w:ins>
      <w:ins w:id="742" w:author="PR Preview" w:date="2024-01-01T00:00:00Z">
        <w:r>
          <w:t xml:space="preserve"> </w:t>
        </w:r>
      </w:ins>
      <w:hyperlink w:anchor="sec-authorship">
        <w:r>
          <w:rPr>
            <w:rStyle w:val="Hyperlink"/>
          </w:rPr>
          <w:t xml:space="preserve">Section 24.2</w:t>
        </w:r>
      </w:hyperlink>
      <w:ins w:id="742" w:author="PR Preview" w:date="2024-01-01T00:00:00Z">
        <w:r>
          <w:t xml:space="preserve">).</w:t>
        </w:r>
      </w:ins>
    </w:p>
    <w:bookmarkEnd w:id="899"/>
    <w:bookmarkStart w:id="90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0"/>
    <w:bookmarkEnd w:id="901"/>
    <w:bookmarkStart w:id="9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5"/>
        </w:numPr>
      </w:pPr>
      <w:r>
        <w:t xml:space="preserve">Discuss conference opportunities with PIs early</w:t>
      </w:r>
    </w:p>
    <w:p>
      <w:pPr>
        <w:pStyle w:val="Compact"/>
        <w:numPr>
          <w:ilvl w:val="0"/>
          <w:numId w:val="1125"/>
        </w:numPr>
      </w:pPr>
      <w:r>
        <w:t xml:space="preserve">Submit abstracts with PI approval</w:t>
      </w:r>
    </w:p>
    <w:p>
      <w:pPr>
        <w:pStyle w:val="Compact"/>
        <w:numPr>
          <w:ilvl w:val="0"/>
          <w:numId w:val="1125"/>
        </w:numPr>
      </w:pPr>
      <w:r>
        <w:t xml:space="preserve">Practice presentations in lab meeting before the conference</w:t>
      </w:r>
    </w:p>
    <w:p>
      <w:pPr>
        <w:pStyle w:val="Compact"/>
        <w:numPr>
          <w:ilvl w:val="0"/>
          <w:numId w:val="1125"/>
        </w:numPr>
      </w:pPr>
      <w:r>
        <w:t xml:space="preserve">Prioritize clear visuals over text-dense slides following our</w:t>
      </w:r>
      <w:r>
        <w:t xml:space="preserve"> </w:t>
      </w:r>
      <w:hyperlink w:anchor="sec-show-dont-tell">
        <w:r>
          <w:rPr>
            <w:rStyle w:val="Hyperlink"/>
          </w:rPr>
          <w:t xml:space="preserve">Show, Don’t Tell</w:t>
        </w:r>
      </w:hyperlink>
      <w:r>
        <w:t xml:space="preserve"> </w:t>
      </w:r>
      <w:r>
        <w:t xml:space="preserve">principle</w:t>
      </w:r>
    </w:p>
    <w:p>
      <w:pPr>
        <w:pStyle w:val="Compact"/>
        <w:numPr>
          <w:ilvl w:val="0"/>
          <w:numId w:val="1125"/>
        </w:numPr>
      </w:pPr>
      <w:r>
        <w:t xml:space="preserve">Funding for conferences depends on availability and should be discussed in advance</w:t>
      </w:r>
    </w:p>
    <w:bookmarkStart w:id="904"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1">
        <w:r>
          <w:rPr>
            <w:rStyle w:val="Hyperlink"/>
          </w:rPr>
          <w:t xml:space="preserve">Slides, posters, and figures</w:t>
        </w:r>
      </w:hyperlink>
      <w:r>
        <w:t xml:space="preserve"> </w:t>
      </w:r>
      <w:r>
        <w:t xml:space="preserve">in</w:t>
      </w:r>
      <w:r>
        <w:t xml:space="preserve"> </w:t>
      </w:r>
      <w:hyperlink r:id="rId850">
        <w:r>
          <w:rPr>
            <w:rStyle w:val="Hyperlink"/>
            <w:i/>
            <w:iCs/>
          </w:rPr>
          <w:t xml:space="preserve">Principles of Scientific Writing</w:t>
        </w:r>
      </w:hyperlink>
      <w:r>
        <w:t xml:space="preserve">.</w:t>
      </w:r>
    </w:p>
    <w:p>
      <w:pPr>
        <w:pStyle w:val="BodyText"/>
      </w:pPr>
      <w:bookmarkStart w:id="902" w:name="sec-presentation-resources"/>
      <w:bookmarkEnd w:id="902"/>
      <w:r>
        <w:t xml:space="preserve"> </w:t>
      </w:r>
      <w:bookmarkStart w:id="903" w:name="scientific-figures"/>
      <w:bookmarkEnd w:id="903"/>
    </w:p>
    <w:bookmarkEnd w:id="904"/>
    <w:bookmarkEnd w:id="905"/>
    <w:bookmarkStart w:id="908" w:name="grant-writing"/>
    <w:p>
      <w:pPr>
        <w:pStyle w:val="Heading2"/>
      </w:pPr>
      <w:r>
        <w:t xml:space="preserve">22.5 Grant Writing</w:t>
      </w:r>
    </w:p>
    <w:p>
      <w:pPr>
        <w:pStyle w:val="Compact"/>
        <w:numPr>
          <w:ilvl w:val="0"/>
          <w:numId w:val="1126"/>
        </w:numPr>
      </w:pPr>
      <w:r>
        <w:t xml:space="preserve">Graduate students and postdocs are encouraged to apply for fellowships (e.g., NIH F31, NSF GRFP, K awards)</w:t>
      </w:r>
    </w:p>
    <w:p>
      <w:pPr>
        <w:pStyle w:val="Compact"/>
        <w:numPr>
          <w:ilvl w:val="0"/>
          <w:numId w:val="1126"/>
        </w:numPr>
      </w:pPr>
      <w:r>
        <w:t xml:space="preserve">PIs will support fellowship applications with feedback, letters of support, and mentoring</w:t>
      </w:r>
    </w:p>
    <w:p>
      <w:pPr>
        <w:pStyle w:val="Compact"/>
        <w:numPr>
          <w:ilvl w:val="0"/>
          <w:numId w:val="1126"/>
        </w:numPr>
      </w:pPr>
      <w:r>
        <w:t xml:space="preserve">Start planning fellowship applications well in advance of deadlines (typically 3-6 months)</w:t>
      </w:r>
    </w:p>
    <w:p>
      <w:pPr>
        <w:pStyle w:val="Compact"/>
        <w:numPr>
          <w:ilvl w:val="0"/>
          <w:numId w:val="1126"/>
        </w:numPr>
      </w:pPr>
      <w:r>
        <w:t xml:space="preserve">Attend grant writing workshops and seek feedback from multiple sources</w:t>
      </w:r>
    </w:p>
    <w:p>
      <w:pPr>
        <w:pStyle w:val="Compact"/>
        <w:numPr>
          <w:ilvl w:val="0"/>
          <w:numId w:val="1126"/>
        </w:numPr>
      </w:pPr>
      <w:ins w:id="1763" w:author="PR Preview" w:date="2024-01-01T00:00:00Z">
        <w:r>
          <w:t xml:space="preserve">We recommend that all our UC Davis graduate students enroll in the</w:t>
        </w:r>
      </w:ins>
      <w:ins w:id="1763" w:author="PR Preview" w:date="2024-01-01T00:00:00Z">
        <w:r>
          <w:t xml:space="preserve"> </w:t>
        </w:r>
      </w:ins>
      <w:hyperlink r:id="rId906">
        <w:r>
          <w:rPr>
            <w:rStyle w:val="Hyperlink"/>
          </w:rPr>
          <w:t xml:space="preserve">Fellowship Award Writing course</w:t>
        </w:r>
      </w:hyperlink>
      <w:ins w:id="1763" w:author="PR Preview" w:date="2024-01-01T00:00:00Z">
        <w:r>
          <w:t xml:space="preserve"> </w:t>
        </w:r>
      </w:ins>
      <w:ins w:id="1763" w:author="PR Preview" w:date="2024-01-01T00:00:00Z">
        <w:r>
          <w:t xml:space="preserve">for NIH F31 and F32 applications</w:t>
        </w:r>
      </w:ins>
    </w:p>
    <w:p>
      <w:pPr>
        <w:pStyle w:val="FirstParagraph"/>
      </w:pPr>
      <w:r>
        <w:rPr>
          <w:b/>
          <w:bCs/>
        </w:rPr>
        <w:t xml:space="preserve">Resources:</w:t>
      </w:r>
    </w:p>
    <w:p>
      <w:pPr>
        <w:pStyle w:val="Compact"/>
        <w:numPr>
          <w:ilvl w:val="0"/>
          <w:numId w:val="1127"/>
        </w:numPr>
      </w:pPr>
      <w:hyperlink r:id="rId873">
        <w:r>
          <w:rPr>
            <w:rStyle w:val="Hyperlink"/>
          </w:rPr>
          <w:t xml:space="preserve">Building Your Funding Train</w:t>
        </w:r>
      </w:hyperlink>
    </w:p>
    <w:p>
      <w:pPr>
        <w:pStyle w:val="Compact"/>
        <w:numPr>
          <w:ilvl w:val="0"/>
          <w:numId w:val="1127"/>
        </w:numPr>
      </w:pPr>
      <w:hyperlink r:id="rId907">
        <w:r>
          <w:rPr>
            <w:rStyle w:val="Hyperlink"/>
          </w:rPr>
          <w:t xml:space="preserve">NIH Funding Opportunities</w:t>
        </w:r>
      </w:hyperlink>
    </w:p>
    <w:p>
      <w:pPr>
        <w:pStyle w:val="Compact"/>
        <w:numPr>
          <w:ilvl w:val="0"/>
          <w:numId w:val="1127"/>
        </w:numPr>
      </w:pPr>
      <w:hyperlink r:id="rId874">
        <w:r>
          <w:rPr>
            <w:rStyle w:val="Hyperlink"/>
          </w:rPr>
          <w:t xml:space="preserve">NIH Grant Writing Resources</w:t>
        </w:r>
      </w:hyperlink>
    </w:p>
    <w:bookmarkEnd w:id="908"/>
    <w:bookmarkStart w:id="91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0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28"/>
        </w:numPr>
      </w:pPr>
      <w:r>
        <w:t xml:space="preserve">Understand the typical scope and depth expected</w:t>
      </w:r>
    </w:p>
    <w:p>
      <w:pPr>
        <w:pStyle w:val="Compact"/>
        <w:numPr>
          <w:ilvl w:val="0"/>
          <w:numId w:val="1128"/>
        </w:numPr>
      </w:pPr>
      <w:r>
        <w:t xml:space="preserve">See different approaches to structure and presentation</w:t>
      </w:r>
    </w:p>
    <w:p>
      <w:pPr>
        <w:pStyle w:val="Compact"/>
        <w:numPr>
          <w:ilvl w:val="0"/>
          <w:numId w:val="1128"/>
        </w:numPr>
      </w:pPr>
      <w:r>
        <w:t xml:space="preserve">Calibrate your expectations based on successful examples</w:t>
      </w:r>
    </w:p>
    <w:p>
      <w:pPr>
        <w:pStyle w:val="Compact"/>
        <w:numPr>
          <w:ilvl w:val="0"/>
          <w:numId w:val="112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09"/>
    <w:bookmarkStart w:id="91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29"/>
        </w:numPr>
      </w:pPr>
      <w:r>
        <w:t xml:space="preserve">Independent research capability</w:t>
      </w:r>
    </w:p>
    <w:p>
      <w:pPr>
        <w:pStyle w:val="Compact"/>
        <w:numPr>
          <w:ilvl w:val="0"/>
          <w:numId w:val="1129"/>
        </w:numPr>
      </w:pPr>
      <w:r>
        <w:t xml:space="preserve">Ability to communicate findings effectively</w:t>
      </w:r>
    </w:p>
    <w:p>
      <w:pPr>
        <w:pStyle w:val="Compact"/>
        <w:numPr>
          <w:ilvl w:val="0"/>
          <w:numId w:val="1129"/>
        </w:numPr>
      </w:pPr>
      <w:r>
        <w:t xml:space="preserve">Contribution to the scientific literature</w:t>
      </w:r>
    </w:p>
    <w:p>
      <w:pPr>
        <w:pStyle w:val="Compact"/>
        <w:numPr>
          <w:ilvl w:val="0"/>
          <w:numId w:val="1129"/>
        </w:numPr>
      </w:pPr>
      <w:r>
        <w:t xml:space="preserve">Readiness for an academic or research career</w:t>
      </w:r>
    </w:p>
    <w:bookmarkEnd w:id="910"/>
    <w:bookmarkStart w:id="91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1"/>
    <w:bookmarkStart w:id="91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3">
        <w:r>
          <w:rPr>
            <w:rStyle w:val="Hyperlink"/>
          </w:rPr>
          <w:t xml:space="preserve">PhD</w:t>
        </w:r>
      </w:hyperlink>
      <w:r>
        <w:t xml:space="preserve">,</w:t>
      </w:r>
      <w:r>
        <w:t xml:space="preserve"> </w:t>
      </w:r>
      <w:r>
        <w:t xml:space="preserve">is a spiritual successor to an apprentice’s</w:t>
      </w:r>
      <w:r>
        <w:t xml:space="preserve"> </w:t>
      </w:r>
      <w:hyperlink r:id="rId91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0"/>
        </w:numPr>
      </w:pPr>
      <w:r>
        <w:t xml:space="preserve">The dissertation proves you can conduct rigorous research</w:t>
      </w:r>
    </w:p>
    <w:p>
      <w:pPr>
        <w:pStyle w:val="Compact"/>
        <w:numPr>
          <w:ilvl w:val="0"/>
          <w:numId w:val="1130"/>
        </w:numPr>
      </w:pPr>
      <w:r>
        <w:t xml:space="preserve">It doesn’t need to solve every problem in your field</w:t>
      </w:r>
    </w:p>
    <w:p>
      <w:pPr>
        <w:pStyle w:val="Compact"/>
        <w:numPr>
          <w:ilvl w:val="0"/>
          <w:numId w:val="1130"/>
        </w:numPr>
      </w:pPr>
      <w:r>
        <w:t xml:space="preserve">It doesn’t need to be flawless</w:t>
      </w:r>
    </w:p>
    <w:p>
      <w:pPr>
        <w:pStyle w:val="Compact"/>
        <w:numPr>
          <w:ilvl w:val="0"/>
          <w:numId w:val="1130"/>
        </w:numPr>
      </w:pPr>
      <w:r>
        <w:t xml:space="preserve">It doesn’t need to be all-encompassing</w:t>
      </w:r>
    </w:p>
    <w:p>
      <w:pPr>
        <w:pStyle w:val="Compact"/>
        <w:numPr>
          <w:ilvl w:val="0"/>
          <w:numId w:val="1130"/>
        </w:numPr>
      </w:pPr>
      <w:r>
        <w:t xml:space="preserve">It just needs to constitute incremental progress in your field</w:t>
      </w:r>
    </w:p>
    <w:bookmarkEnd w:id="915"/>
    <w:bookmarkStart w:id="91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1"/>
        </w:numPr>
      </w:pPr>
      <w:r>
        <w:t xml:space="preserve">Done is better than perfect when it comes to dissertations</w:t>
      </w:r>
    </w:p>
    <w:p>
      <w:pPr>
        <w:pStyle w:val="Compact"/>
        <w:numPr>
          <w:ilvl w:val="0"/>
          <w:numId w:val="1131"/>
        </w:numPr>
      </w:pPr>
      <w:r>
        <w:t xml:space="preserve">You’ll have your entire career to refine and expand on these ideas</w:t>
      </w:r>
    </w:p>
    <w:p>
      <w:pPr>
        <w:pStyle w:val="Compact"/>
        <w:numPr>
          <w:ilvl w:val="0"/>
          <w:numId w:val="1131"/>
        </w:numPr>
      </w:pPr>
      <w:r>
        <w:t xml:space="preserve">The goal is to finish and move forward,</w:t>
      </w:r>
      <w:r>
        <w:t xml:space="preserve"> </w:t>
      </w:r>
      <w:r>
        <w:t xml:space="preserve">not to write the definitive work on your topic</w:t>
      </w:r>
    </w:p>
    <w:p>
      <w:pPr>
        <w:pStyle w:val="Compact"/>
        <w:numPr>
          <w:ilvl w:val="0"/>
          <w:numId w:val="113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6"/>
    <w:bookmarkStart w:id="918" w:name="resources-1"/>
    <w:p>
      <w:pPr>
        <w:pStyle w:val="Heading3"/>
      </w:pPr>
      <w:r>
        <w:t xml:space="preserve">22.6.6 Resources</w:t>
      </w:r>
    </w:p>
    <w:p>
      <w:pPr>
        <w:pStyle w:val="FirstParagraph"/>
      </w:pPr>
      <w:r>
        <w:rPr>
          <w:b/>
          <w:bCs/>
        </w:rPr>
        <w:t xml:space="preserve">Dissertation writing tools:</w:t>
      </w:r>
    </w:p>
    <w:p>
      <w:pPr>
        <w:pStyle w:val="Compact"/>
        <w:numPr>
          <w:ilvl w:val="0"/>
          <w:numId w:val="1132"/>
        </w:numPr>
      </w:pPr>
      <w:hyperlink r:id="rId917">
        <w:r>
          <w:rPr>
            <w:rStyle w:val="Hyperlink"/>
          </w:rPr>
          <w:t xml:space="preserve">quarto-thesis</w:t>
        </w:r>
      </w:hyperlink>
      <w:r>
        <w:t xml:space="preserve"> </w:t>
      </w:r>
      <w:r>
        <w:t xml:space="preserve">- Quarto extension for creating masters or PhD theses with professional LaTeX formatting</w:t>
      </w:r>
    </w:p>
    <w:bookmarkEnd w:id="918"/>
    <w:bookmarkEnd w:id="919"/>
    <w:bookmarkStart w:id="92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3"/>
        </w:numPr>
      </w:pPr>
      <w:r>
        <w:t xml:space="preserve">Graduate students are encouraged to gain teaching experience</w:t>
      </w:r>
    </w:p>
    <w:p>
      <w:pPr>
        <w:pStyle w:val="Compact"/>
        <w:numPr>
          <w:ilvl w:val="0"/>
          <w:numId w:val="1133"/>
        </w:numPr>
      </w:pPr>
      <w:r>
        <w:t xml:space="preserve">We support science communication and outreach activities</w:t>
      </w:r>
    </w:p>
    <w:p>
      <w:pPr>
        <w:pStyle w:val="Compact"/>
        <w:numPr>
          <w:ilvl w:val="0"/>
          <w:numId w:val="1133"/>
        </w:numPr>
      </w:pPr>
      <w:r>
        <w:t xml:space="preserve">Discuss opportunities with PIs</w:t>
      </w:r>
    </w:p>
    <w:p>
      <w:pPr>
        <w:pStyle w:val="FirstParagraph"/>
      </w:pPr>
      <w:r>
        <w:t xml:space="preserve">The</w:t>
      </w:r>
      <w:r>
        <w:t xml:space="preserve"> </w:t>
      </w:r>
      <w:hyperlink r:id="rId74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0">
        <w:r>
          <w:rPr>
            <w:rStyle w:val="Hyperlink"/>
          </w:rPr>
          <w:t xml:space="preserve">workshop index</w:t>
        </w:r>
      </w:hyperlink>
      <w:r>
        <w:t xml:space="preserve"> </w:t>
      </w:r>
      <w:r>
        <w:t xml:space="preserve">provides a comprehensive catalog of available resources.</w:t>
      </w:r>
    </w:p>
    <w:bookmarkEnd w:id="921"/>
    <w:bookmarkStart w:id="92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4"/>
        </w:numPr>
      </w:pPr>
      <w:r>
        <w:t xml:space="preserve">Attend seminars and departmental events</w:t>
      </w:r>
    </w:p>
    <w:p>
      <w:pPr>
        <w:pStyle w:val="Compact"/>
        <w:numPr>
          <w:ilvl w:val="0"/>
          <w:numId w:val="1134"/>
        </w:numPr>
      </w:pPr>
      <w:r>
        <w:t xml:space="preserve">Connect with researchers in your field</w:t>
      </w:r>
    </w:p>
    <w:p>
      <w:pPr>
        <w:pStyle w:val="Compact"/>
        <w:numPr>
          <w:ilvl w:val="0"/>
          <w:numId w:val="1134"/>
        </w:numPr>
      </w:pPr>
      <w:r>
        <w:t xml:space="preserve">Join professional societies</w:t>
      </w:r>
    </w:p>
    <w:p>
      <w:pPr>
        <w:pStyle w:val="Compact"/>
        <w:numPr>
          <w:ilvl w:val="0"/>
          <w:numId w:val="1134"/>
        </w:numPr>
      </w:pPr>
      <w:r>
        <w:t xml:space="preserve">Use professional social media platforms to share research and engage with the scientific community</w:t>
      </w:r>
    </w:p>
    <w:p>
      <w:r>
        <w:br w:type="page"/>
      </w:r>
    </w:p>
    <w:bookmarkEnd w:id="922"/>
    <w:bookmarkEnd w:id="923"/>
    <w:bookmarkStart w:id="930" w:name="sec-writing"/>
    <w:p>
      <w:pPr>
        <w:pStyle w:val="Heading1"/>
      </w:pPr>
      <w:r>
        <w:t xml:space="preserve">23. Writing</w:t>
      </w:r>
    </w:p>
    <w:bookmarkStart w:id="92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5"/>
        </w:numPr>
      </w:pPr>
      <w:r>
        <w:t xml:space="preserve">Organize your thoughts and identify what you actually need to know</w:t>
      </w:r>
    </w:p>
    <w:p>
      <w:pPr>
        <w:pStyle w:val="Compact"/>
        <w:numPr>
          <w:ilvl w:val="0"/>
          <w:numId w:val="1135"/>
        </w:numPr>
      </w:pPr>
      <w:r>
        <w:t xml:space="preserve">Articulate the problem more precisely</w:t>
      </w:r>
    </w:p>
    <w:p>
      <w:pPr>
        <w:pStyle w:val="Compact"/>
        <w:numPr>
          <w:ilvl w:val="0"/>
          <w:numId w:val="113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4"/>
    <w:bookmarkStart w:id="925"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5"/>
    <w:bookmarkStart w:id="92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6"/>
    <w:bookmarkStart w:id="92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27" w:name="in-scientific-manuscripts-and-reports"/>
    <w:p>
      <w:pPr>
        <w:pStyle w:val="Heading3"/>
      </w:pPr>
      <w:r>
        <w:t xml:space="preserve">23.4.1 In scientific manuscripts and reports</w:t>
      </w:r>
    </w:p>
    <w:p>
      <w:pPr>
        <w:pStyle w:val="Compact"/>
        <w:numPr>
          <w:ilvl w:val="0"/>
          <w:numId w:val="113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3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3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27"/>
    <w:bookmarkStart w:id="928" w:name="in-conference-and-lab-presentations"/>
    <w:p>
      <w:pPr>
        <w:pStyle w:val="Heading3"/>
      </w:pPr>
      <w:r>
        <w:t xml:space="preserve">23.4.2 In conference and lab presentations</w:t>
      </w:r>
    </w:p>
    <w:p>
      <w:pPr>
        <w:pStyle w:val="Compact"/>
        <w:numPr>
          <w:ilvl w:val="0"/>
          <w:numId w:val="113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3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3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28"/>
    <w:bookmarkEnd w:id="929"/>
    <w:bookmarkEnd w:id="930"/>
    <w:bookmarkStart w:id="949" w:name="manuscript-preparation-and-publication"/>
    <w:p>
      <w:pPr>
        <w:pStyle w:val="Heading1"/>
      </w:pPr>
      <w:r>
        <w:t xml:space="preserve">24. Manuscript Preparation and Publication</w:t>
      </w:r>
    </w:p>
    <w:bookmarkStart w:id="93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0"/>
        </w:numPr>
      </w:pPr>
      <w:r>
        <w:rPr>
          <w:b/>
          <w:bCs/>
        </w:rPr>
        <w:t xml:space="preserve">Planning</w:t>
      </w:r>
      <w:r>
        <w:t xml:space="preserve">: Discuss target journals, outline, and timeline with PIs</w:t>
      </w:r>
    </w:p>
    <w:p>
      <w:pPr>
        <w:pStyle w:val="Compact"/>
        <w:numPr>
          <w:ilvl w:val="0"/>
          <w:numId w:val="1140"/>
        </w:numPr>
      </w:pPr>
      <w:r>
        <w:rPr>
          <w:b/>
          <w:bCs/>
        </w:rPr>
        <w:t xml:space="preserve">Drafting</w:t>
      </w:r>
      <w:r>
        <w:t xml:space="preserve">: Lead author prepares initial draft</w:t>
      </w:r>
    </w:p>
    <w:p>
      <w:pPr>
        <w:pStyle w:val="Compact"/>
        <w:numPr>
          <w:ilvl w:val="0"/>
          <w:numId w:val="1140"/>
        </w:numPr>
      </w:pPr>
      <w:r>
        <w:rPr>
          <w:b/>
          <w:bCs/>
        </w:rPr>
        <w:t xml:space="preserve">Internal review</w:t>
      </w:r>
      <w:r>
        <w:t xml:space="preserve">: Co-authors review and provide feedback</w:t>
      </w:r>
    </w:p>
    <w:p>
      <w:pPr>
        <w:pStyle w:val="Compact"/>
        <w:numPr>
          <w:ilvl w:val="0"/>
          <w:numId w:val="1140"/>
        </w:numPr>
      </w:pPr>
      <w:r>
        <w:rPr>
          <w:b/>
          <w:bCs/>
        </w:rPr>
        <w:t xml:space="preserve">Revision</w:t>
      </w:r>
      <w:r>
        <w:t xml:space="preserve">: Lead author incorporates feedback iteratively</w:t>
      </w:r>
    </w:p>
    <w:p>
      <w:pPr>
        <w:pStyle w:val="Compact"/>
        <w:numPr>
          <w:ilvl w:val="0"/>
          <w:numId w:val="1140"/>
        </w:numPr>
      </w:pPr>
      <w:r>
        <w:rPr>
          <w:b/>
          <w:bCs/>
        </w:rPr>
        <w:t xml:space="preserve">PI approval</w:t>
      </w:r>
      <w:r>
        <w:t xml:space="preserve">: Obtain final approval from PIs before submission</w:t>
      </w:r>
    </w:p>
    <w:p>
      <w:pPr>
        <w:pStyle w:val="Compact"/>
        <w:numPr>
          <w:ilvl w:val="0"/>
          <w:numId w:val="1140"/>
        </w:numPr>
      </w:pPr>
      <w:r>
        <w:rPr>
          <w:b/>
          <w:bCs/>
        </w:rPr>
        <w:t xml:space="preserve">Submission</w:t>
      </w:r>
      <w:r>
        <w:t xml:space="preserve">: Submit to journal</w:t>
      </w:r>
    </w:p>
    <w:p>
      <w:pPr>
        <w:pStyle w:val="Compact"/>
        <w:numPr>
          <w:ilvl w:val="0"/>
          <w:numId w:val="1140"/>
        </w:numPr>
      </w:pPr>
      <w:r>
        <w:rPr>
          <w:b/>
          <w:bCs/>
        </w:rPr>
        <w:t xml:space="preserve">Revisions</w:t>
      </w:r>
      <w:r>
        <w:t xml:space="preserve">: Lead author coordinates response to peer reviewers</w:t>
      </w:r>
    </w:p>
    <w:p>
      <w:pPr>
        <w:pStyle w:val="Compact"/>
        <w:numPr>
          <w:ilvl w:val="0"/>
          <w:numId w:val="1140"/>
        </w:numPr>
      </w:pPr>
      <w:r>
        <w:rPr>
          <w:b/>
          <w:bCs/>
        </w:rPr>
        <w:t xml:space="preserve">Publication</w:t>
      </w:r>
      <w:r>
        <w:t xml:space="preserve">: Celebrate and share!</w:t>
      </w:r>
    </w:p>
    <w:bookmarkEnd w:id="931"/>
    <w:bookmarkStart w:id="934" w:name="sec-authorship"/>
    <w:p>
      <w:pPr>
        <w:pStyle w:val="Heading2"/>
      </w:pPr>
      <w:ins w:id="865" w:author="PR Preview" w:date="2024-01-01T00:00:00Z">
        <w:r>
          <w:t xml:space="preserve">24.2 Authorship</w:t>
        </w:r>
      </w:ins>
    </w:p>
    <w:p>
      <w:pPr>
        <w:pStyle w:val="FirstParagraph"/>
      </w:pPr>
      <w:ins w:id="866" w:author="PR Preview" w:date="2024-01-01T00:00:00Z">
        <w:r>
          <w:t xml:space="preserve">We adhere to the</w:t>
        </w:r>
      </w:ins>
      <w:ins w:id="866" w:author="PR Preview" w:date="2024-01-01T00:00:00Z">
        <w:r>
          <w:t xml:space="preserve"> </w:t>
        </w:r>
      </w:ins>
      <w:hyperlink r:id="rId932">
        <w:r>
          <w:rPr>
            <w:rStyle w:val="Hyperlink"/>
          </w:rPr>
          <w:t xml:space="preserve">ICMJE Definition of authorship</w:t>
        </w:r>
      </w:hyperlink>
      <w:ins w:id="866" w:author="PR Preview" w:date="2024-01-01T00:00:00Z">
        <w:r>
          <w:t xml:space="preserve"> </w:t>
        </w:r>
      </w:ins>
      <w:ins w:id="866" w:author="PR Preview" w:date="2024-01-01T00:00:00Z">
        <w:r>
          <w:t xml:space="preserve">(International Committee of Medical Journal Editors, n.d.)</w:t>
        </w:r>
      </w:ins>
      <w:ins w:id="866" w:author="PR Preview" w:date="2024-01-01T00:00:00Z">
        <w:r>
          <w:t xml:space="preserve"> </w:t>
        </w:r>
      </w:ins>
      <w:ins w:id="866" w:author="PR Preview" w:date="2024-01-01T00:00:00Z">
        <w:r>
          <w:t xml:space="preserve">and are happy for team members who meet the definition of authorship to be included as co-authors on scientific manuscripts.</w:t>
        </w:r>
      </w:ins>
      <w:ins w:id="866" w:author="PR Preview" w:date="2024-01-01T00:00:00Z">
        <w:r>
          <w:t xml:space="preserve"> </w:t>
        </w:r>
      </w:ins>
      <w:ins w:id="866" w:author="PR Preview" w:date="2024-01-01T00:00:00Z">
        <w:r>
          <w:t xml:space="preserve">To qualify for authorship, individuals must meet all four criteria:</w:t>
        </w:r>
      </w:ins>
    </w:p>
    <w:p>
      <w:pPr>
        <w:pStyle w:val="Compact"/>
        <w:numPr>
          <w:ilvl w:val="0"/>
          <w:numId w:val="1141"/>
        </w:numPr>
      </w:pPr>
      <w:ins w:id="867" w:author="PR Preview" w:date="2024-01-01T00:00:00Z">
        <w:r>
          <w:t xml:space="preserve">Substantial contributions to conception/design, or acquisition/analysis/interpretation of data</w:t>
        </w:r>
      </w:ins>
    </w:p>
    <w:p>
      <w:pPr>
        <w:pStyle w:val="Compact"/>
        <w:numPr>
          <w:ilvl w:val="0"/>
          <w:numId w:val="1141"/>
        </w:numPr>
      </w:pPr>
      <w:ins w:id="868" w:author="PR Preview" w:date="2024-01-01T00:00:00Z">
        <w:r>
          <w:t xml:space="preserve">Drafting the work or revising it critically for important intellectual content</w:t>
        </w:r>
      </w:ins>
    </w:p>
    <w:p>
      <w:pPr>
        <w:pStyle w:val="Compact"/>
        <w:numPr>
          <w:ilvl w:val="0"/>
          <w:numId w:val="1141"/>
        </w:numPr>
      </w:pPr>
      <w:ins w:id="869" w:author="PR Preview" w:date="2024-01-01T00:00:00Z">
        <w:r>
          <w:t xml:space="preserve">Final approval of the version to be published</w:t>
        </w:r>
      </w:ins>
    </w:p>
    <w:p>
      <w:pPr>
        <w:pStyle w:val="Compact"/>
        <w:numPr>
          <w:ilvl w:val="0"/>
          <w:numId w:val="1141"/>
        </w:numPr>
      </w:pPr>
      <w:ins w:id="870" w:author="PR Preview" w:date="2024-01-01T00:00:00Z">
        <w:r>
          <w:t xml:space="preserve">Agreement to be accountable for all aspects of the work</w:t>
        </w:r>
      </w:ins>
    </w:p>
    <w:p>
      <w:pPr>
        <w:pStyle w:val="FirstParagraph"/>
      </w:pPr>
      <w:ins w:id="871" w:author="PR Preview" w:date="2024-01-01T00:00:00Z">
        <w:r>
          <w:rPr>
            <w:b/>
            <w:bCs/>
          </w:rPr>
          <w:t xml:space="preserve">Authorship practices:</w:t>
        </w:r>
      </w:ins>
    </w:p>
    <w:p>
      <w:pPr>
        <w:pStyle w:val="Compact"/>
        <w:numPr>
          <w:ilvl w:val="0"/>
          <w:numId w:val="1142"/>
        </w:numPr>
      </w:pPr>
      <w:ins w:id="872" w:author="PR Preview" w:date="2024-01-01T00:00:00Z">
        <w:r>
          <w:rPr>
            <w:b/>
            <w:bCs/>
          </w:rPr>
          <w:t xml:space="preserve">First authorship</w:t>
        </w:r>
      </w:ins>
      <w:ins w:id="872" w:author="PR Preview" w:date="2024-01-01T00:00:00Z">
        <w:r>
          <w:t xml:space="preserve">: Typically goes to the person who led the work.</w:t>
        </w:r>
      </w:ins>
      <w:ins w:id="872" w:author="PR Preview" w:date="2024-01-01T00:00:00Z">
        <w:r>
          <w:t xml:space="preserve"> </w:t>
        </w:r>
      </w:ins>
      <w:ins w:id="872" w:author="PR Preview" w:date="2024-01-01T00:00:00Z">
        <w:r>
          <w:t xml:space="preserve">For international collaborative projects,</w:t>
        </w:r>
      </w:ins>
      <w:ins w:id="872" w:author="PR Preview" w:date="2024-01-01T00:00:00Z">
        <w:r>
          <w:t xml:space="preserve"> </w:t>
        </w:r>
      </w:ins>
      <w:ins w:id="872" w:author="PR Preview" w:date="2024-01-01T00:00:00Z">
        <w:r>
          <w:t xml:space="preserve">first authorship is often shared between the people who lead data collection and analysis.</w:t>
        </w:r>
      </w:ins>
    </w:p>
    <w:p>
      <w:pPr>
        <w:pStyle w:val="Compact"/>
        <w:numPr>
          <w:ilvl w:val="0"/>
          <w:numId w:val="1142"/>
        </w:numPr>
      </w:pPr>
      <w:ins w:id="873" w:author="PR Preview" w:date="2024-01-01T00:00:00Z">
        <w:r>
          <w:rPr>
            <w:b/>
            <w:bCs/>
          </w:rPr>
          <w:t xml:space="preserve">Corresponding author</w:t>
        </w:r>
      </w:ins>
      <w:ins w:id="873" w:author="PR Preview" w:date="2024-01-01T00:00:00Z">
        <w:r>
          <w:t xml:space="preserve">: Usually Dr. Morrison or Dr. Aiemjoy, unless otherwise agreed</w:t>
        </w:r>
      </w:ins>
    </w:p>
    <w:p>
      <w:pPr>
        <w:pStyle w:val="Compact"/>
        <w:numPr>
          <w:ilvl w:val="0"/>
          <w:numId w:val="1142"/>
        </w:numPr>
      </w:pPr>
      <w:ins w:id="874" w:author="PR Preview" w:date="2024-01-01T00:00:00Z">
        <w:r>
          <w:rPr>
            <w:b/>
            <w:bCs/>
          </w:rPr>
          <w:t xml:space="preserve">Co-authorship</w:t>
        </w:r>
      </w:ins>
      <w:ins w:id="874" w:author="PR Preview" w:date="2024-01-01T00:00:00Z">
        <w:r>
          <w:t xml:space="preserve">: Determined by substantial intellectual contributions</w:t>
        </w:r>
      </w:ins>
    </w:p>
    <w:p>
      <w:pPr>
        <w:pStyle w:val="Compact"/>
        <w:numPr>
          <w:ilvl w:val="0"/>
          <w:numId w:val="1142"/>
        </w:numPr>
      </w:pPr>
      <w:ins w:id="875" w:author="PR Preview" w:date="2024-01-01T00:00:00Z">
        <w:r>
          <w:rPr>
            <w:b/>
            <w:bCs/>
          </w:rPr>
          <w:t xml:space="preserve">Author order</w:t>
        </w:r>
      </w:ins>
      <w:ins w:id="875" w:author="PR Preview" w:date="2024-01-01T00:00:00Z">
        <w:r>
          <w:t xml:space="preserve">: Should be discussed and agreed upon by all authors</w:t>
        </w:r>
      </w:ins>
    </w:p>
    <w:p>
      <w:pPr>
        <w:pStyle w:val="Compact"/>
        <w:numPr>
          <w:ilvl w:val="0"/>
          <w:numId w:val="1142"/>
        </w:numPr>
      </w:pPr>
      <w:ins w:id="876" w:author="PR Preview" w:date="2024-01-01T00:00:00Z">
        <w:r>
          <w:rPr>
            <w:b/>
            <w:bCs/>
          </w:rPr>
          <w:t xml:space="preserve">Acknowledgments</w:t>
        </w:r>
      </w:ins>
      <w:ins w:id="876" w:author="PR Preview" w:date="2024-01-01T00:00:00Z">
        <w:r>
          <w:t xml:space="preserve">: For contributions that don’t meet authorship criteria</w:t>
        </w:r>
      </w:ins>
    </w:p>
    <w:p>
      <w:pPr>
        <w:pStyle w:val="FirstParagraph"/>
      </w:pPr>
      <w:ins w:id="877" w:author="PR Preview" w:date="2024-01-01T00:00:00Z">
        <w:r>
          <w:t xml:space="preserve">Authorship should be discussed early in a project and revisited as the work evolves to ensure transparency and fairness.</w:t>
        </w:r>
      </w:ins>
      <w:ins w:id="877" w:author="PR Preview" w:date="2024-01-01T00:00:00Z">
        <w:r>
          <w:t xml:space="preserve"> </w:t>
        </w:r>
      </w:ins>
      <w:ins w:id="877" w:author="PR Preview" w:date="2024-01-01T00:00:00Z">
        <w:r>
          <w:t xml:space="preserve">We encourage using the</w:t>
        </w:r>
      </w:ins>
      <w:ins w:id="877" w:author="PR Preview" w:date="2024-01-01T00:00:00Z">
        <w:r>
          <w:t xml:space="preserve"> </w:t>
        </w:r>
      </w:ins>
      <w:hyperlink r:id="rId933">
        <w:r>
          <w:rPr>
            <w:rStyle w:val="Hyperlink"/>
          </w:rPr>
          <w:t xml:space="preserve">CRediT Taxonomy</w:t>
        </w:r>
      </w:hyperlink>
      <w:ins w:id="877" w:author="PR Preview" w:date="2024-01-01T00:00:00Z">
        <w:r>
          <w:t xml:space="preserve"> </w:t>
        </w:r>
      </w:ins>
      <w:ins w:id="877" w:author="PR Preview" w:date="2024-01-01T00:00:00Z">
        <w:r>
          <w:t xml:space="preserve">to document specific author contributions.</w:t>
        </w:r>
      </w:ins>
    </w:p>
    <w:bookmarkEnd w:id="934"/>
    <w:bookmarkStart w:id="937" w:name="sec-responding-to-peer-review"/>
    <w:p>
      <w:pPr>
        <w:pStyle w:val="Heading2"/>
      </w:pPr>
      <w:ins w:id="878" w:author="PR Preview" w:date="2024-01-01T00:00:00Z">
        <w:r>
          <w:t xml:space="preserve">24.3 Responding to Peer Review</w:t>
        </w:r>
      </w:ins>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ins w:id="897" w:author="PR Preview" w:date="2024-01-01T00:00:00Z">
        <w:r>
          <w:t xml:space="preserve">24.4 Preprints and Open Access</w:t>
        </w:r>
      </w:ins>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ins w:id="903" w:author="PR Preview" w:date="2024-01-01T00:00:00Z">
        <w:r>
          <w:t xml:space="preserve">24.5 Reporting Checklists</w:t>
        </w:r>
      </w:ins>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49">
        <w:r>
          <w:rPr>
            <w:rStyle w:val="Hyperlink"/>
          </w:rPr>
          <w:t xml:space="preserve">EQUATOR Network</w:t>
        </w:r>
      </w:hyperlink>
      <w:r>
        <w:t xml:space="preserve">)</w:t>
      </w:r>
    </w:p>
    <w:bookmarkEnd w:id="941"/>
    <w:bookmarkStart w:id="942" w:name="manuscript-checklist-1"/>
    <w:p>
      <w:pPr>
        <w:pStyle w:val="Heading2"/>
      </w:pPr>
      <w:ins w:id="909" w:author="PR Preview" w:date="2024-01-01T00:00:00Z">
        <w:r>
          <w:t xml:space="preserve">24.6 Manuscript Checklist</w:t>
        </w:r>
      </w:ins>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ins w:id="927" w:author="PR Preview" w:date="2024-01-01T00:00:00Z">
        <w:r>
          <w:t xml:space="preserve">24.7 Formatting tables with</w:t>
        </w:r>
      </w:ins>
      <w:ins w:id="927" w:author="PR Preview" w:date="2024-01-01T00:00:00Z">
        <w:r>
          <w:t xml:space="preserve"> </w:t>
        </w:r>
      </w:ins>
      <w:ins w:id="927" w:author="PR Preview" w:date="2024-01-01T00:00:00Z">
        <w:r>
          <w:rPr>
            <w:rStyle w:val="VerbatimChar"/>
          </w:rPr>
          <w:t xml:space="preserve">gtsummary</w:t>
        </w:r>
      </w:ins>
      <w:ins w:id="927" w:author="PR Preview" w:date="2024-01-01T00:00:00Z">
        <w:r>
          <w:t xml:space="preserve"> </w:t>
        </w:r>
      </w:ins>
      <w:ins w:id="927" w:author="PR Preview" w:date="2024-01-01T00:00:00Z">
        <w:r>
          <w:t xml:space="preserve">+</w:t>
        </w:r>
      </w:ins>
      <w:ins w:id="927" w:author="PR Preview" w:date="2024-01-01T00:00:00Z">
        <w:r>
          <w:t xml:space="preserve"> </w:t>
        </w:r>
      </w:ins>
      <w:ins w:id="927" w:author="PR Preview" w:date="2024-01-01T00:00:00Z">
        <w:r>
          <w:rPr>
            <w:rStyle w:val="VerbatimChar"/>
          </w:rPr>
          <w:t xml:space="preserve">flextable</w:t>
        </w:r>
      </w:ins>
      <w:ins w:id="927" w:author="PR Preview" w:date="2024-01-01T00:00:00Z">
        <w:r>
          <w:t xml:space="preserve"> </w:t>
        </w:r>
      </w:ins>
      <w:ins w:id="927" w:author="PR Preview" w:date="2024-01-01T00:00:00Z">
        <w:r>
          <w:t xml:space="preserve">+</w:t>
        </w:r>
      </w:ins>
      <w:ins w:id="927" w:author="PR Preview" w:date="2024-01-01T00:00:00Z">
        <w:r>
          <w:t xml:space="preserve"> </w:t>
        </w:r>
      </w:ins>
      <w:ins w:id="927" w:author="PR Preview" w:date="2024-01-01T00:00:00Z">
        <w:r>
          <w:rPr>
            <w:rStyle w:val="VerbatimChar"/>
          </w:rPr>
          <w:t xml:space="preserve">flexlsx</w:t>
        </w:r>
      </w:ins>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ins w:id="934" w:author="PR Preview" w:date="2024-01-01T00:00:00Z">
        <w:r>
          <w:t xml:space="preserve">24.8 Scientific Writing: Claims and Evidence</w:t>
        </w:r>
      </w:ins>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9">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9">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932">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ins w:id="987" w:author="PR Preview" w:date="2024-01-01T00:00:00Z">
        <w:r>
          <w:rPr>
            <w:b/>
            <w:bCs/>
          </w:rPr>
          <w:t xml:space="preserve">Branch:</w:t>
        </w:r>
      </w:ins>
      <w:ins w:id="987" w:author="PR Preview" w:date="2024-01-01T00:00:00Z">
        <w:r>
          <w:t xml:space="preserve"> </w:t>
        </w:r>
      </w:ins>
      <w:ins w:id="987" w:author="PR Preview" w:date="2024-01-01T00:00:00Z">
        <w:r>
          <w:t xml:space="preserve">HEAD</w:t>
        </w:r>
      </w:ins>
    </w:p>
    <w:p>
      <w:pPr>
        <w:pStyle w:val="Compact"/>
        <w:numPr>
          <w:ilvl w:val="0"/>
          <w:numId w:val="1166"/>
        </w:numPr>
      </w:pPr>
      <w:ins w:id="988" w:author="PR Preview" w:date="2024-01-01T00:00:00Z">
        <w:r>
          <w:rPr>
            <w:b/>
            <w:bCs/>
          </w:rPr>
          <w:t xml:space="preserve">Commit:</w:t>
        </w:r>
      </w:ins>
      <w:ins w:id="988" w:author="PR Preview" w:date="2024-01-01T00:00:00Z">
        <w:r>
          <w:t xml:space="preserve"> </w:t>
        </w:r>
      </w:ins>
      <w:ins w:id="988" w:author="PR Preview" w:date="2024-01-01T00:00:00Z">
        <w:r>
          <w:t xml:space="preserve">e80ccec</w:t>
        </w:r>
      </w:ins>
    </w:p>
    <w:p>
      <w:pPr>
        <w:pStyle w:val="Compact"/>
        <w:numPr>
          <w:ilvl w:val="0"/>
          <w:numId w:val="1166"/>
        </w:numPr>
      </w:pPr>
      <w:ins w:id="989" w:author="PR Preview" w:date="2024-01-01T00:00:00Z">
        <w:r>
          <w:rPr>
            <w:b/>
            <w:bCs/>
          </w:rPr>
          <w:t xml:space="preserve">Full commit hash:</w:t>
        </w:r>
      </w:ins>
      <w:ins w:id="989" w:author="PR Preview" w:date="2024-01-01T00:00:00Z">
        <w:r>
          <w:t xml:space="preserve"> </w:t>
        </w:r>
      </w:ins>
      <w:ins w:id="989" w:author="PR Preview" w:date="2024-01-01T00:00:00Z">
        <w:r>
          <w:t xml:space="preserve">e80ccec98788fe9b3ed552a3a8475a7f345ffea0</w:t>
        </w:r>
      </w:ins>
    </w:p>
    <w:p>
      <w:pPr>
        <w:pStyle w:val="Compact"/>
        <w:numPr>
          <w:ilvl w:val="0"/>
          <w:numId w:val="1166"/>
        </w:numPr>
      </w:pPr>
      <w:ins w:id="990" w:author="PR Preview" w:date="2024-01-01T00:00:00Z">
        <w:r>
          <w:rPr>
            <w:b/>
            <w:bCs/>
          </w:rPr>
          <w:t xml:space="preserve">Commit date:</w:t>
        </w:r>
      </w:ins>
      <w:ins w:id="990" w:author="PR Preview" w:date="2024-01-01T00:00:00Z">
        <w:r>
          <w:t xml:space="preserve"> </w:t>
        </w:r>
      </w:ins>
      <w:ins w:id="990" w:author="PR Preview" w:date="2024-01-01T00:00:00Z">
        <w:r>
          <w:t xml:space="preserve">2026-10-14 08:52:23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2" Type="http://schemas.openxmlformats.org/officeDocument/2006/relationships/image" Target="media/rId792.png"/><Relationship Id="rId88" Type="http://schemas.openxmlformats.org/officeDocument/2006/relationships/image" Target="media/rId88.png"/><Relationship Id="rId533" Type="http://schemas.openxmlformats.org/officeDocument/2006/relationships/image" Target="media/rId533.png"/><Relationship Id="rId538" Type="http://schemas.openxmlformats.org/officeDocument/2006/relationships/image" Target="media/rId538.png"/><Relationship Id="rId75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5"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3" Type="http://schemas.openxmlformats.org/officeDocument/2006/relationships/hyperlink" Target="http://www.cookbook-r.com/Graphs/Colors_(ggplot2)/#a-colorblind-friendly-palette" TargetMode="External"/><Relationship Id="rId932" Type="http://schemas.openxmlformats.org/officeDocument/2006/relationships/hyperlink" Target="http://www.icmje.org/recommendations/browse/roles-and-responsibilities/defining-the-role-of-authors-and-contributors.html" TargetMode="External"/><Relationship Id="rId780" Type="http://schemas.openxmlformats.org/officeDocument/2006/relationships/hyperlink" Target="https://conda-forge.org/" TargetMode="External"/><Relationship Id="rId883"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4" Type="http://schemas.openxmlformats.org/officeDocument/2006/relationships/hyperlink" Target="https://cran.r-project.org/package=httpgd" TargetMode="External"/><Relationship Id="rId933" Type="http://schemas.openxmlformats.org/officeDocument/2006/relationships/hyperlink" Target="https://credit.niso.org/" TargetMode="External"/><Relationship Id="rId749"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0"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28" Type="http://schemas.openxmlformats.org/officeDocument/2006/relationships/hyperlink" Target="https://education.github.com/" TargetMode="External"/><Relationship Id="rId529" Type="http://schemas.openxmlformats.org/officeDocument/2006/relationships/hyperlink" Target="https://education.github.com/pack" TargetMode="External"/><Relationship Id="rId530" Type="http://schemas.openxmlformats.org/officeDocument/2006/relationships/hyperlink" Target="https://education.github.com/teachers" TargetMode="External"/><Relationship Id="rId913" Type="http://schemas.openxmlformats.org/officeDocument/2006/relationships/hyperlink" Target="https://en.wikipedia.org/wiki/Doctor_of_Philosophy#History" TargetMode="External"/><Relationship Id="rId890"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4" Type="http://schemas.openxmlformats.org/officeDocument/2006/relationships/hyperlink" Target="https://en.wikipedia.org/wiki/Masterpiece#History" TargetMode="External"/><Relationship Id="rId912"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4" Type="http://schemas.openxmlformats.org/officeDocument/2006/relationships/hyperlink" Target="https://github.com/ContextLab/lab-manual" TargetMode="External"/><Relationship Id="rId61" Type="http://schemas.openxmlformats.org/officeDocument/2006/relationships/hyperlink" Target="https://github.com/Morrison-Lab/psc" TargetMode="External"/><Relationship Id="rId807" Type="http://schemas.openxmlformats.org/officeDocument/2006/relationships/hyperlink" Target="https://github.com/Morrison-Lab/wai" TargetMode="External"/><Relationship Id="rId785" Type="http://schemas.openxmlformats.org/officeDocument/2006/relationships/hyperlink" Target="https://github.com/Xpra-org/xpra" TargetMode="External"/><Relationship Id="rId781" Type="http://schemas.openxmlformats.org/officeDocument/2006/relationships/hyperlink" Target="https://github.com/conda-forge/miniforge" TargetMode="External"/><Relationship Id="rId880" Type="http://schemas.openxmlformats.org/officeDocument/2006/relationships/hyperlink" Target="https://github.com/jadebc/lab-manual" TargetMode="External"/><Relationship Id="rId917" Type="http://schemas.openxmlformats.org/officeDocument/2006/relationships/hyperlink" Target="https://github.com/nmfs-opensci/quarto-thesis" TargetMode="External"/><Relationship Id="rId886" Type="http://schemas.openxmlformats.org/officeDocument/2006/relationships/hyperlink" Target="https://github.com/proctor-ucsf/dcc-handbook" TargetMode="External"/><Relationship Id="rId888" Type="http://schemas.openxmlformats.org/officeDocument/2006/relationships/hyperlink" Target="https://github.com/quantmarineecolab/lab-manual" TargetMode="External"/><Relationship Id="rId537" Type="http://schemas.openxmlformats.org/officeDocument/2006/relationships/hyperlink" Target="https://github.com/settings/copilot/features" TargetMode="External"/><Relationship Id="rId882" Type="http://schemas.openxmlformats.org/officeDocument/2006/relationships/hyperlink" Target="https://github.com/thefaylab/lab-manual" TargetMode="External"/><Relationship Id="rId789" Type="http://schemas.openxmlformats.org/officeDocument/2006/relationships/hyperlink" Target="https://github.com/tmux/tmux/wiki" TargetMode="External"/><Relationship Id="rId741" Type="http://schemas.openxmlformats.org/officeDocument/2006/relationships/hyperlink" Target="https://github.com/ucdavisdatalab" TargetMode="External"/><Relationship Id="rId750" Type="http://schemas.openxmlformats.org/officeDocument/2006/relationships/hyperlink" Target="https://github.com/ucdavisdatalab/workshop_how-to-data-documentation" TargetMode="External"/><Relationship Id="rId45" Type="http://schemas.openxmlformats.org/officeDocument/2006/relationships/hyperlink" Target="https://github.com/ucdavisdatalab/workshop_reproducible_research" TargetMode="External"/><Relationship Id="rId907" Type="http://schemas.openxmlformats.org/officeDocument/2006/relationships/hyperlink" Target="https://grants.nih.gov" TargetMode="External"/><Relationship Id="rId873" Type="http://schemas.openxmlformats.org/officeDocument/2006/relationships/hyperlink" Target="https://grantwriting.stanford.edu/resources/funding-train/" TargetMode="External"/><Relationship Id="rId906" Type="http://schemas.openxmlformats.org/officeDocument/2006/relationships/hyperlink" Target="https://health.ucdavis.edu/cancer/research/education-training/fellow-award" TargetMode="External"/><Relationship Id="rId758" Type="http://schemas.openxmlformats.org/officeDocument/2006/relationships/hyperlink" Target="https://hpc.ucdavis.edu/" TargetMode="External"/><Relationship Id="rId833" Type="http://schemas.openxmlformats.org/officeDocument/2006/relationships/hyperlink" Target="https://iet.ucdavis.edu/aggie-ai/ai-tools/chatgpt-edu" TargetMode="External"/><Relationship Id="rId87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1"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4" Type="http://schemas.openxmlformats.org/officeDocument/2006/relationships/hyperlink" Target="https://learn.microsoft.com/en-us/windows/wsl/tutorials/gui-apps" TargetMode="External"/><Relationship Id="rId877"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4"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3" Type="http://schemas.openxmlformats.org/officeDocument/2006/relationships/hyperlink" Target="https://mobaxterm.mobatek.net/" TargetMode="External"/><Relationship Id="rId59" Type="http://schemas.openxmlformats.org/officeDocument/2006/relationships/hyperlink" Target="https://morrison-lab.github.io/psc/" TargetMode="External"/><Relationship Id="rId385" Type="http://schemas.openxmlformats.org/officeDocument/2006/relationships/hyperlink" Target="https://morrison-lab.github.io/psc/chapters/big-data.html" TargetMode="External"/><Relationship Id="rId391" Type="http://schemas.openxmlformats.org/officeDocument/2006/relationships/hyperlink" Target="https://morrison-lab.github.io/psc/chapters/big-data.html#sec-optimal-rstudio-set-up" TargetMode="External"/><Relationship Id="rId389" Type="http://schemas.openxmlformats.org/officeDocument/2006/relationships/hyperlink" Target="https://morrison-lab.github.io/psc/chapters/big-data.html#sec-the-data-table-package" TargetMode="External"/><Relationship Id="rId390" Type="http://schemas.openxmlformats.org/officeDocument/2006/relationships/hyperlink" Target="https://morrison-lab.github.io/psc/chapters/big-data.html#sec-using-downsampled-data" TargetMode="External"/><Relationship Id="rId710" Type="http://schemas.openxmlformats.org/officeDocument/2006/relationships/hyperlink" Target="https://morrison-lab.github.io/psc/chapters/code-publication.html" TargetMode="External"/><Relationship Id="rId725" Type="http://schemas.openxmlformats.org/officeDocument/2006/relationships/hyperlink" Target="https://morrison-lab.github.io/psc/chapters/code-publication.html#sec-checklist-overview" TargetMode="External"/><Relationship Id="rId727" Type="http://schemas.openxmlformats.org/officeDocument/2006/relationships/hyperlink" Target="https://morrison-lab.github.io/psc/chapters/code-publication.html#sec-clean-up-comments" TargetMode="External"/><Relationship Id="rId732" Type="http://schemas.openxmlformats.org/officeDocument/2006/relationships/hyperlink" Target="https://morrison-lab.github.io/psc/chapters/code-publication.html#sec-clean-up-feature-branches" TargetMode="External"/><Relationship Id="rId731" Type="http://schemas.openxmlformats.org/officeDocument/2006/relationships/hyperlink" Target="https://morrison-lab.github.io/psc/chapters/code-publication.html#sec-complete-the-readme" TargetMode="External"/><Relationship Id="rId734" Type="http://schemas.openxmlformats.org/officeDocument/2006/relationships/hyperlink" Target="https://morrison-lab.github.io/psc/chapters/code-publication.html#sec-cran-release" TargetMode="External"/><Relationship Id="rId733" Type="http://schemas.openxmlformats.org/officeDocument/2006/relationships/hyperlink" Target="https://morrison-lab.github.io/psc/chapters/code-publication.html#sec-create-github-release" TargetMode="External"/><Relationship Id="rId728" Type="http://schemas.openxmlformats.org/officeDocument/2006/relationships/hyperlink" Target="https://morrison-lab.github.io/psc/chapters/code-publication.html#sec-document-functions" TargetMode="External"/><Relationship Id="rId730" Type="http://schemas.openxmlformats.org/officeDocument/2006/relationships/hyperlink" Target="https://morrison-lab.github.io/psc/chapters/code-publication.html#sec-ensure-project-runs-via-bash" TargetMode="External"/><Relationship Id="rId726" Type="http://schemas.openxmlformats.org/officeDocument/2006/relationships/hyperlink" Target="https://morrison-lab.github.io/psc/chapters/code-publication.html#sec-fill-out-file-headers" TargetMode="External"/><Relationship Id="rId729" Type="http://schemas.openxmlformats.org/officeDocument/2006/relationships/hyperlink" Target="https://morrison-lab.github.io/psc/chapters/code-publication.html#sec-remove-deprecated-filepaths" TargetMode="External"/><Relationship Id="rId60" Type="http://schemas.openxmlformats.org/officeDocument/2006/relationships/hyperlink" Target="https://morrison-lab.github.io/psc/chapters/code-repositories.html" TargetMode="External"/><Relationship Id="rId86" Type="http://schemas.openxmlformats.org/officeDocument/2006/relationships/hyperlink" Target="https://morrison-lab.github.io/psc/chapters/code-repositories.html#sec-organizing-the-data-raw-folder" TargetMode="External"/><Relationship Id="rId84" Type="http://schemas.openxmlformats.org/officeDocument/2006/relationships/hyperlink" Target="https://morrison-lab.github.io/psc/chapters/code-repositories.html#sec-package-structure" TargetMode="External"/><Relationship Id="rId87"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sec-rproj-files" TargetMode="External"/><Relationship Id="rId83" Type="http://schemas.openxmlformats.org/officeDocument/2006/relationships/hyperlink" Target="https://morrison-lab.github.io/psc/chapters/code-repositories.html#sec-template-repositories" TargetMode="External"/><Relationship Id="rId92" Type="http://schemas.openxmlformats.org/officeDocument/2006/relationships/hyperlink" Target="https://morrison-lab.github.io/psc/chapters/coding-practices.html" TargetMode="External"/><Relationship Id="rId288" Type="http://schemas.openxmlformats.org/officeDocument/2006/relationships/hyperlink" Target="https://morrison-lab.github.io/psc/chapters/coding-practices.html#sec-adrs" TargetMode="External"/><Relationship Id="rId286" Type="http://schemas.openxmlformats.org/officeDocument/2006/relationships/hyperlink" Target="https://morrison-lab.github.io/psc/chapters/coding-practices.html#sec-auto-styling" TargetMode="External"/><Relationship Id="rId281" Type="http://schemas.openxmlformats.org/officeDocument/2006/relationships/hyperlink" Target="https://morrison-lab.github.io/psc/chapters/coding-practices.html#sec-benchmarking" TargetMode="External"/><Relationship Id="rId289" Type="http://schemas.openxmlformats.org/officeDocument/2006/relationships/hyperlink" Target="https://morrison-lab.github.io/psc/chapters/coding-practices.html#sec-coding-practices-object-naming" TargetMode="External"/><Relationship Id="rId301" Type="http://schemas.openxmlformats.org/officeDocument/2006/relationships/hyperlink" Target="https://morrison-lab.github.io/psc/chapters/coding-practices.html#sec-coding-with-r-and-python" TargetMode="External"/><Relationship Id="rId283" Type="http://schemas.openxmlformats.org/officeDocument/2006/relationships/hyperlink" Target="https://morrison-lab.github.io/psc/chapters/coding-practices.html#sec-data-io" TargetMode="External"/><Relationship Id="rId295" Type="http://schemas.openxmlformats.org/officeDocument/2006/relationships/hyperlink" Target="https://morrison-lab.github.io/psc/chapters/coding-practices.html#sec-decompose-qmd-chunks" TargetMode="External"/><Relationship Id="rId287" Type="http://schemas.openxmlformats.org/officeDocument/2006/relationships/hyperlink" Target="https://morrison-lab.github.io/psc/chapters/coding-practices.html#sec-documenting-code" TargetMode="External"/><Relationship Id="rId290" Type="http://schemas.openxmlformats.org/officeDocument/2006/relationships/hyperlink" Target="https://morrison-lab.github.io/psc/chapters/coding-practices.html#sec-function-calls" TargetMode="External"/><Relationship Id="rId291" Type="http://schemas.openxmlformats.org/officeDocument/2006/relationships/hyperlink" Target="https://morrison-lab.github.io/psc/chapters/coding-practices.html#sec-function-decomposition" TargetMode="External"/><Relationship Id="rId293" Type="http://schemas.openxmlformats.org/officeDocument/2006/relationships/hyperlink" Target="https://morrison-lab.github.io/psc/chapters/coding-practices.html#sec-function-length-limits" TargetMode="External"/><Relationship Id="rId304" Type="http://schemas.openxmlformats.org/officeDocument/2006/relationships/hyperlink" Target="https://morrison-lab.github.io/psc/chapters/coding-practices.html#sec-getting-help-with-code" TargetMode="External"/><Relationship Id="rId296" Type="http://schemas.openxmlformats.org/officeDocument/2006/relationships/hyperlink" Target="https://morrison-lab.github.io/psc/chapters/coding-practices.html#sec-here-package-practices" TargetMode="External"/><Relationship Id="rId298" Type="http://schemas.openxmlformats.org/officeDocument/2006/relationships/hyperlink" Target="https://morrison-lab.github.io/psc/chapters/coding-practices.html#sec-integrating-box-and-dropbox" TargetMode="External"/><Relationship Id="rId282" Type="http://schemas.openxmlformats.org/officeDocument/2006/relationships/hyperlink" Target="https://morrison-lab.github.io/psc/chapters/coding-practices.html#sec-iteration" TargetMode="External"/><Relationship Id="rId294" Type="http://schemas.openxmlformats.org/officeDocument/2006/relationships/hyperlink" Target="https://morrison-lab.github.io/psc/chapters/coding-practices.html#sec-kiss" TargetMode="External"/><Relationship Id="rId274" Type="http://schemas.openxmlformats.org/officeDocument/2006/relationships/hyperlink" Target="https://morrison-lab.github.io/psc/chapters/coding-practices.html#sec-lab-protocols-for-code-and-data" TargetMode="External"/><Relationship Id="rId292" Type="http://schemas.openxmlformats.org/officeDocument/2006/relationships/hyperlink" Target="https://morrison-lab.github.io/psc/chapters/coding-practices.html#sec-one-function-per-file" TargetMode="External"/><Relationship Id="rId278" Type="http://schemas.openxmlformats.org/officeDocument/2006/relationships/hyperlink" Target="https://morrison-lab.github.io/psc/chapters/coding-practices.html#sec-organizing-scripts" TargetMode="External"/><Relationship Id="rId299" Type="http://schemas.openxmlformats.org/officeDocument/2006/relationships/hyperlink" Target="https://morrison-lab.github.io/psc/chapters/coding-practices.html#sec-r-lib-packages" TargetMode="External"/><Relationship Id="rId276" Type="http://schemas.openxmlformats.org/officeDocument/2006/relationships/hyperlink" Target="https://morrison-lab.github.io/psc/chapters/coding-practices.html#sec-r-package-tools" TargetMode="External"/><Relationship Id="rId285" Type="http://schemas.openxmlformats.org/officeDocument/2006/relationships/hyperlink" Target="https://morrison-lab.github.io/psc/chapters/coding-practices.html#sec-r-qa-checklist" TargetMode="External"/><Relationship Id="rId305" Type="http://schemas.openxmlformats.org/officeDocument/2006/relationships/hyperlink" Target="https://morrison-lab.github.io/psc/chapters/coding-practices.html#sec-r-resources" TargetMode="External"/><Relationship Id="rId279" Type="http://schemas.openxmlformats.org/officeDocument/2006/relationships/hyperlink" Target="https://morrison-lab.github.io/psc/chapters/coding-practices.html#sec-r-testing" TargetMode="External"/><Relationship Id="rId284" Type="http://schemas.openxmlformats.org/officeDocument/2006/relationships/hyperlink" Target="https://morrison-lab.github.io/psc/chapters/coding-practices.html#sec-r-version-control" TargetMode="External"/><Relationship Id="rId277" Type="http://schemas.openxmlformats.org/officeDocument/2006/relationships/hyperlink" Target="https://morrison-lab.github.io/psc/chapters/coding-practices.html#sec-r-workflow" TargetMode="External"/><Relationship Id="rId297" Type="http://schemas.openxmlformats.org/officeDocument/2006/relationships/hyperlink" Target="https://morrison-lab.github.io/psc/chapters/coding-practices.html#sec-readingsaving-data" TargetMode="External"/><Relationship Id="rId302" Type="http://schemas.openxmlformats.org/officeDocument/2006/relationships/hyperlink" Target="https://morrison-lab.github.io/psc/chapters/coding-practices.html#sec-repeating-analyses-with-different-variations" TargetMode="External"/><Relationship Id="rId303" Type="http://schemas.openxmlformats.org/officeDocument/2006/relationships/hyperlink" Target="https://morrison-lab.github.io/psc/chapters/coding-practices.html#sec-reviewing-code" TargetMode="External"/><Relationship Id="rId280" Type="http://schemas.openxmlformats.org/officeDocument/2006/relationships/hyperlink" Target="https://morrison-lab.github.io/psc/chapters/coding-practices.html#sec-tdd" TargetMode="External"/><Relationship Id="rId300" Type="http://schemas.openxmlformats.org/officeDocument/2006/relationships/hyperlink" Target="https://morrison-lab.github.io/psc/chapters/coding-practices.html#sec-tidyverse" TargetMode="External"/><Relationship Id="rId275" Type="http://schemas.openxmlformats.org/officeDocument/2006/relationships/hyperlink" Target="https://morrison-lab.github.io/psc/chapters/coding-practices.html#sec-tool-building" TargetMode="External"/><Relationship Id="rId309"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sec-assertions-input-validation" TargetMode="External"/><Relationship Id="rId370" Type="http://schemas.openxmlformats.org/officeDocument/2006/relationships/hyperlink" Target="https://morrison-lab.github.io/psc/chapters/coding-style.html#sec-avoid-hardcoding-external-data" TargetMode="External"/><Relationship Id="rId367" Type="http://schemas.openxmlformats.org/officeDocument/2006/relationships/hyperlink" Target="https://morrison-lab.github.io/psc/chapters/coding-style.html#sec-avoid-nesting" TargetMode="External"/><Relationship Id="rId364" Type="http://schemas.openxmlformats.org/officeDocument/2006/relationships/hyperlink" Target="https://morrison-lab.github.io/psc/chapters/coding-style.html#sec-clean-code" TargetMode="External"/><Relationship Id="rId372" Type="http://schemas.openxmlformats.org/officeDocument/2006/relationships/hyperlink" Target="https://morrison-lab.github.io/psc/chapters/coding-style.html#sec-comments" TargetMode="External"/><Relationship Id="rId371" Type="http://schemas.openxmlformats.org/officeDocument/2006/relationships/hyperlink" Target="https://morrison-lab.github.io/psc/chapters/coding-style.html#sec-construct-inputs" TargetMode="External"/><Relationship Id="rId365" Type="http://schemas.openxmlformats.org/officeDocument/2006/relationships/hyperlink" Target="https://morrison-lab.github.io/psc/chapters/coding-style.html#sec-function-docs" TargetMode="External"/><Relationship Id="rId363" Type="http://schemas.openxmlformats.org/officeDocument/2006/relationships/hyperlink" Target="https://morrison-lab.github.io/psc/chapters/coding-style.html#sec-general-principles" TargetMode="External"/><Relationship Id="rId378" Type="http://schemas.openxmlformats.org/officeDocument/2006/relationships/hyperlink" Target="https://morrison-lab.github.io/psc/chapters/coding-style.html#sec-here-package-style" TargetMode="External"/><Relationship Id="rId373" Type="http://schemas.openxmlformats.org/officeDocument/2006/relationships/hyperlink" Target="https://morrison-lab.github.io/psc/chapters/coding-style.html#sec-line-breaks-and-formatting" TargetMode="External"/><Relationship Id="rId374" Type="http://schemas.openxmlformats.org/officeDocument/2006/relationships/hyperlink" Target="https://morrison-lab.github.io/psc/chapters/coding-style.html#sec-markdown-and-quarto-formatting" TargetMode="External"/><Relationship Id="rId375" Type="http://schemas.openxmlformats.org/officeDocument/2006/relationships/hyperlink" Target="https://morrison-lab.github.io/psc/chapters/coding-style.html#sec-messaging-and-user-communication" TargetMode="External"/><Relationship Id="rId379" Type="http://schemas.openxmlformats.org/officeDocument/2006/relationships/hyperlink" Target="https://morrison-lab.github.io/psc/chapters/coding-style.html#sec-object-naming" TargetMode="External"/><Relationship Id="rId376" Type="http://schemas.openxmlformats.org/officeDocument/2006/relationships/hyperlink" Target="https://morrison-lab.github.io/psc/chapters/coding-style.html#sec-package-code-practices" TargetMode="External"/><Relationship Id="rId369" Type="http://schemas.openxmlformats.org/officeDocument/2006/relationships/hyperlink" Target="https://morrison-lab.github.io/psc/chapters/coding-style.html#sec-per-operation-grouping" TargetMode="External"/><Relationship Id="rId368" Type="http://schemas.openxmlformats.org/officeDocument/2006/relationships/hyperlink" Target="https://morrison-lab.github.io/psc/chapters/coding-style.html#sec-prefer-packaged-functions" TargetMode="External"/><Relationship Id="rId381" Type="http://schemas.openxmlformats.org/officeDocument/2006/relationships/hyperlink" Target="https://morrison-lab.github.io/psc/chapters/coding-style.html#sec-r-resources-style" TargetMode="External"/><Relationship Id="rId380" Type="http://schemas.openxmlformats.org/officeDocument/2006/relationships/hyperlink" Target="https://morrison-lab.github.io/psc/chapters/coding-style.html#sec-style-auto-style" TargetMode="External"/><Relationship Id="rId377" Type="http://schemas.openxmlformats.org/officeDocument/2006/relationships/hyperlink" Target="https://morrison-lab.github.io/psc/chapters/coding-style.html#sec-tidyverse-replacements" TargetMode="External"/><Relationship Id="rId36" Type="http://schemas.openxmlformats.org/officeDocument/2006/relationships/hyperlink" Target="https://morrison-lab.github.io/psc/chapters/collaborative-software-development.html" TargetMode="External"/><Relationship Id="rId583" Type="http://schemas.openxmlformats.org/officeDocument/2006/relationships/hyperlink" Target="https://morrison-lab.github.io/psc/chapters/collaborative-software-development.html#sec-code-review" TargetMode="External"/><Relationship Id="rId582" Type="http://schemas.openxmlformats.org/officeDocument/2006/relationships/hyperlink" Target="https://morrison-lab.github.io/psc/chapters/collaborative-software-development.html#sec-pull-requests" TargetMode="External"/><Relationship Id="rId587" Type="http://schemas.openxmlformats.org/officeDocument/2006/relationships/hyperlink" Target="https://morrison-lab.github.io/psc/chapters/continuous-integration.html" TargetMode="External"/><Relationship Id="rId623"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continuous-integration-additional-resources" TargetMode="External"/><Relationship Id="rId626" Type="http://schemas.openxmlformats.org/officeDocument/2006/relationships/hyperlink" Target="https://morrison-lab.github.io/psc/chapters/continuous-integration.html#sec-fast-package-installation-with-r2u" TargetMode="External"/><Relationship Id="rId621" Type="http://schemas.openxmlformats.org/officeDocument/2006/relationships/hyperlink" Target="https://morrison-lab.github.io/psc/chapters/continuous-integration.html#sec-how-github-actions-workflows-work" TargetMode="External"/><Relationship Id="rId625" Type="http://schemas.openxmlformats.org/officeDocument/2006/relationships/hyperlink" Target="https://morrison-lab.github.io/psc/chapters/continuous-integration.html#sec-pr-comment-automation" TargetMode="External"/><Relationship Id="rId620" Type="http://schemas.openxmlformats.org/officeDocument/2006/relationships/hyperlink" Target="https://morrison-lab.github.io/psc/chapters/continuous-integration.html#sec-reusable-workflow-collections" TargetMode="External"/><Relationship Id="rId619" Type="http://schemas.openxmlformats.org/officeDocument/2006/relationships/hyperlink" Target="https://morrison-lab.github.io/psc/chapters/continuous-integration.html#sec-setting-up-github-actions" TargetMode="External"/><Relationship Id="rId624" Type="http://schemas.openxmlformats.org/officeDocument/2006/relationships/hyperlink" Target="https://morrison-lab.github.io/psc/chapters/continuous-integration.html#sec-troubleshooting-failed-workflows" TargetMode="External"/><Relationship Id="rId618" Type="http://schemas.openxmlformats.org/officeDocument/2006/relationships/hyperlink" Target="https://morrison-lab.github.io/psc/chapters/continuous-integration.html#sec-understanding-github-actions" TargetMode="External"/><Relationship Id="rId622" Type="http://schemas.openxmlformats.org/officeDocument/2006/relationships/hyperlink" Target="https://morrison-lab.github.io/psc/chapters/continuous-integration.html#sec-workflow-files-and-security" TargetMode="External"/><Relationship Id="rId393" Type="http://schemas.openxmlformats.org/officeDocument/2006/relationships/hyperlink" Target="https://morrison-lab.github.io/psc/chapters/data-masking.html" TargetMode="External"/><Relationship Id="rId404" Type="http://schemas.openxmlformats.org/officeDocument/2006/relationships/hyperlink" Target="https://morrison-lab.github.io/psc/chapters/data-masking.html#sec-data-masking-vs-tidy-selection" TargetMode="External"/><Relationship Id="rId403" Type="http://schemas.openxmlformats.org/officeDocument/2006/relationships/hyperlink" Target="https://morrison-lab.github.io/psc/chapters/data-masking.html#sec-general-overview" TargetMode="External"/><Relationship Id="rId405" Type="http://schemas.openxmlformats.org/officeDocument/2006/relationships/hyperlink" Target="https://morrison-lab.github.io/psc/chapters/data-masking.html#sec-technical-overview" TargetMode="External"/><Relationship Id="rId476"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commonly-used-git-commands" TargetMode="External"/><Relationship Id="rId515" Type="http://schemas.openxmlformats.org/officeDocument/2006/relationships/hyperlink" Target="https://morrison-lab.github.io/psc/chapters/github.html#sec-dev-branches" TargetMode="External"/><Relationship Id="rId516" Type="http://schemas.openxmlformats.org/officeDocument/2006/relationships/hyperlink" Target="https://morrison-lab.github.io/psc/chapters/github.html#sec-example-workflow" TargetMode="External"/><Relationship Id="rId524"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branching" TargetMode="External"/><Relationship Id="rId512" Type="http://schemas.openxmlformats.org/officeDocument/2006/relationships/hyperlink" Target="https://morrison-lab.github.io/psc/chapters/github.html#sec-git-gui-clients" TargetMode="External"/><Relationship Id="rId523" Type="http://schemas.openxmlformats.org/officeDocument/2006/relationships/hyperlink" Target="https://morrison-lab.github.io/psc/chapters/github.html#sec-gitattributes" TargetMode="External"/><Relationship Id="rId511" Type="http://schemas.openxmlformats.org/officeDocument/2006/relationships/hyperlink" Target="https://morrison-lab.github.io/psc/chapters/github.html#sec-github-basics" TargetMode="External"/><Relationship Id="rId522" Type="http://schemas.openxmlformats.org/officeDocument/2006/relationships/hyperlink" Target="https://morrison-lab.github.io/psc/chapters/github.html#sec-gitlab" TargetMode="External"/><Relationship Id="rId519" Type="http://schemas.openxmlformats.org/officeDocument/2006/relationships/hyperlink" Target="https://morrison-lab.github.io/psc/chapters/github.html#sec-how-often-should-i-commit" TargetMode="External"/><Relationship Id="rId517" Type="http://schemas.openxmlformats.org/officeDocument/2006/relationships/hyperlink" Target="https://morrison-lab.github.io/psc/chapters/github.html#sec-pull-request-roles-and-protocol" TargetMode="External"/><Relationship Id="rId525" Type="http://schemas.openxmlformats.org/officeDocument/2006/relationships/hyperlink" Target="https://morrison-lab.github.io/psc/chapters/github.html#sec-removing-sensitive-data" TargetMode="External"/><Relationship Id="rId520" Type="http://schemas.openxmlformats.org/officeDocument/2006/relationships/hyperlink" Target="https://morrison-lab.github.io/psc/chapters/github.html#sec-repeated-amend-workflow" TargetMode="External"/><Relationship Id="rId521" Type="http://schemas.openxmlformats.org/officeDocument/2006/relationships/hyperlink" Target="https://morrison-lab.github.io/psc/chapters/github.html#sec-what-should-be-pushed-to-github" TargetMode="External"/><Relationship Id="rId409" Type="http://schemas.openxmlformats.org/officeDocument/2006/relationships/hyperlink" Target="https://morrison-lab.github.io/psc/chapters/quarto.html" TargetMode="External"/><Relationship Id="rId469" Type="http://schemas.openxmlformats.org/officeDocument/2006/relationships/hyperlink" Target="https://morrison-lab.github.io/psc/chapters/quarto.html#sec-advanced-features" TargetMode="External"/><Relationship Id="rId466" Type="http://schemas.openxmlformats.org/officeDocument/2006/relationships/hyperlink" Target="https://morrison-lab.github.io/psc/chapters/quarto.html#sec-building-quarto-books" TargetMode="External"/><Relationship Id="rId470" Type="http://schemas.openxmlformats.org/officeDocument/2006/relationships/hyperlink" Target="https://morrison-lab.github.io/psc/chapters/quarto.html#sec-mermaid-diagrams" TargetMode="External"/><Relationship Id="rId472" Type="http://schemas.openxmlformats.org/officeDocument/2006/relationships/hyperlink" Target="https://morrison-lab.github.io/psc/chapters/quarto.html#sec-quarto-additional-resources" TargetMode="External"/><Relationship Id="rId465" Type="http://schemas.openxmlformats.org/officeDocument/2006/relationships/hyperlink" Target="https://morrison-lab.github.io/psc/chapters/quarto.html#sec-quarto-basics" TargetMode="External"/><Relationship Id="rId467" Type="http://schemas.openxmlformats.org/officeDocument/2006/relationships/hyperlink" Target="https://morrison-lab.github.io/psc/chapters/quarto.html#sec-quarto-dashboards" TargetMode="External"/><Relationship Id="rId464" Type="http://schemas.openxmlformats.org/officeDocument/2006/relationships/hyperlink" Target="https://morrison-lab.github.io/psc/chapters/quarto.html#sec-quarto-introduction" TargetMode="External"/><Relationship Id="rId468" Type="http://schemas.openxmlformats.org/officeDocument/2006/relationships/hyperlink" Target="https://morrison-lab.github.io/psc/chapters/quarto.html#sec-quarto-profiles" TargetMode="External"/><Relationship Id="rId471" Type="http://schemas.openxmlformats.org/officeDocument/2006/relationships/hyperlink" Target="https://morrison-lab.github.io/psc/chapters/quarto.html#sec-troubleshooting" TargetMode="External"/><Relationship Id="rId695" Type="http://schemas.openxmlformats.org/officeDocument/2006/relationships/hyperlink" Target="https://morrison-lab.github.io/psc/chapters/reproducible-environments.html" TargetMode="External"/><Relationship Id="rId708" Type="http://schemas.openxmlformats.org/officeDocument/2006/relationships/hyperlink" Target="https://morrison-lab.github.io/psc/chapters/reproducible-environments.html#sec-clearing-docker-cache" TargetMode="External"/><Relationship Id="rId706" Type="http://schemas.openxmlformats.org/officeDocument/2006/relationships/hyperlink" Target="https://morrison-lab.github.io/psc/chapters/reproducible-environments.html#sec-fast-package-installation-on-ubuntu-with-r2u" TargetMode="External"/><Relationship Id="rId707" Type="http://schemas.openxmlformats.org/officeDocument/2006/relationships/hyperlink" Target="https://morrison-lab.github.io/psc/chapters/reproducible-environments.html#sec-managing-r-versions-with-rig" TargetMode="External"/><Relationship Id="rId705" Type="http://schemas.openxmlformats.org/officeDocument/2006/relationships/hyperlink" Target="https://morrison-lab.github.io/psc/chapters/reproducible-environments.html#sec-package-version-control-with-renv" TargetMode="External"/><Relationship Id="rId848" Type="http://schemas.openxmlformats.org/officeDocument/2006/relationships/hyperlink" Target="https://morrison-lab.github.io/psc/chapters/resources.html" TargetMode="External"/><Relationship Id="rId631" Type="http://schemas.openxmlformats.org/officeDocument/2006/relationships/hyperlink" Target="https://morrison-lab.github.io/psc/chapters/unix.html" TargetMode="External"/><Relationship Id="rId689" Type="http://schemas.openxmlformats.org/officeDocument/2006/relationships/hyperlink" Target="https://morrison-lab.github.io/psc/chapters/unix.html#sec-checking-tasks-and-killing-jobs" TargetMode="External"/><Relationship Id="rId681" Type="http://schemas.openxmlformats.org/officeDocument/2006/relationships/hyperlink" Target="https://morrison-lab.github.io/psc/chapters/unix.html#sec-cli-tui-gui" TargetMode="External"/><Relationship Id="rId691" Type="http://schemas.openxmlformats.org/officeDocument/2006/relationships/hyperlink" Target="https://morrison-lab.github.io/psc/chapters/unix.html#sec-external-resources" TargetMode="External"/><Relationship Id="rId686" Type="http://schemas.openxmlformats.org/officeDocument/2006/relationships/hyperlink" Target="https://morrison-lab.github.io/psc/chapters/unix.html#sec-running-bash-scripts" TargetMode="External"/><Relationship Id="rId690" Type="http://schemas.openxmlformats.org/officeDocument/2006/relationships/hyperlink" Target="https://morrison-lab.github.io/psc/chapters/unix.html#sec-running-big-jobs" TargetMode="External"/><Relationship Id="rId688" Type="http://schemas.openxmlformats.org/officeDocument/2006/relationships/hyperlink" Target="https://morrison-lab.github.io/psc/chapters/unix.html#sec-running-rscripts-in-windows" TargetMode="External"/><Relationship Id="rId687" Type="http://schemas.openxmlformats.org/officeDocument/2006/relationships/hyperlink" Target="https://morrison-lab.github.io/psc/chapters/unix.html#sec-shell-style" TargetMode="External"/><Relationship Id="rId684" Type="http://schemas.openxmlformats.org/officeDocument/2006/relationships/hyperlink" Target="https://morrison-lab.github.io/psc/chapters/unix.html#sec-syntax-for-both-macwindows" TargetMode="External"/><Relationship Id="rId683" Type="http://schemas.openxmlformats.org/officeDocument/2006/relationships/hyperlink" Target="https://morrison-lab.github.io/psc/chapters/unix.html#sec-terminal-emulators" TargetMode="External"/><Relationship Id="rId682" Type="http://schemas.openxmlformats.org/officeDocument/2006/relationships/hyperlink" Target="https://morrison-lab.github.io/psc/chapters/unix.html#sec-unix-basics" TargetMode="External"/><Relationship Id="rId685" Type="http://schemas.openxmlformats.org/officeDocument/2006/relationships/hyperlink" Target="https://morrison-lab.github.io/psc/chapters/unix.html#sec-zsh" TargetMode="External"/><Relationship Id="rId850" Type="http://schemas.openxmlformats.org/officeDocument/2006/relationships/hyperlink" Target="https://morrison-lab.github.io/psw/" TargetMode="External"/><Relationship Id="rId849" Type="http://schemas.openxmlformats.org/officeDocument/2006/relationships/hyperlink" Target="https://morrison-lab.github.io/psw/chapters/intro.html#sec-further-reading" TargetMode="External"/><Relationship Id="rId851" Type="http://schemas.openxmlformats.org/officeDocument/2006/relationships/hyperlink" Target="https://morrison-lab.github.io/psw/chapters/slides-posters-figures.html" TargetMode="External"/><Relationship Id="rId806" Type="http://schemas.openxmlformats.org/officeDocument/2006/relationships/hyperlink" Target="https://morrison-lab.github.io/wai/" TargetMode="External"/><Relationship Id="rId826"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27" Type="http://schemas.openxmlformats.org/officeDocument/2006/relationships/hyperlink" Target="https://morrison-lab.github.io/wai/chapters/coding-agents.html" TargetMode="External"/><Relationship Id="rId542" Type="http://schemas.openxmlformats.org/officeDocument/2006/relationships/hyperlink" Target="https://morrison-lab.github.io/wai/chapters/coding-agents.html#sec-ai-best-practices" TargetMode="External"/><Relationship Id="rId828" Type="http://schemas.openxmlformats.org/officeDocument/2006/relationships/hyperlink" Target="https://morrison-lab.github.io/wai/chapters/pr-workflow-with-agents.html" TargetMode="External"/><Relationship Id="rId894" Type="http://schemas.openxmlformats.org/officeDocument/2006/relationships/hyperlink" Target="https://myidp.sciencecareers.org/" TargetMode="External"/><Relationship Id="rId972" Type="http://schemas.openxmlformats.org/officeDocument/2006/relationships/hyperlink" Target="https://osf.io/" TargetMode="External"/><Relationship Id="rId43"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0" Type="http://schemas.openxmlformats.org/officeDocument/2006/relationships/hyperlink" Target="https://posit.co/products/open-source/rstudio-server/" TargetMode="External"/><Relationship Id="rId885" Type="http://schemas.openxmlformats.org/officeDocument/2006/relationships/hyperlink" Target="https://proctor-ucsf.github.io/dcc-handbook/" TargetMode="External"/><Relationship Id="rId74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7" Type="http://schemas.openxmlformats.org/officeDocument/2006/relationships/hyperlink" Target="https://quantmarineecolab.github.io/lab-manual/" TargetMode="External"/><Relationship Id="rId783"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1" Type="http://schemas.openxmlformats.org/officeDocument/2006/relationships/hyperlink" Target="https://researchdata.princeton.edu/research-lifecycle-guide/publishing-and-preservation/dois" TargetMode="External"/><Relationship Id="rId5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2" Type="http://schemas.openxmlformats.org/officeDocument/2006/relationships/hyperlink" Target="https://sourceforge.net/projects/vcxsrv/" TargetMode="External"/><Relationship Id="rId871" Type="http://schemas.openxmlformats.org/officeDocument/2006/relationships/hyperlink" Target="https://teampublichealth.substack.com/" TargetMode="External"/><Relationship Id="rId881"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0" Type="http://schemas.openxmlformats.org/officeDocument/2006/relationships/hyperlink" Target="https://ucdavisdatalab.github.io/workshop_index/" TargetMode="External"/><Relationship Id="rId831"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5" Type="http://schemas.openxmlformats.org/officeDocument/2006/relationships/hyperlink" Target="https://wiki.archlinux.org/title/Wayland" TargetMode="External"/><Relationship Id="rId786" Type="http://schemas.openxmlformats.org/officeDocument/2006/relationships/hyperlink" Target="https://wiki.x2go.org/" TargetMode="External"/><Relationship Id="rId939" Type="http://schemas.openxmlformats.org/officeDocument/2006/relationships/hyperlink" Target="https://www.biorxiv.org/" TargetMode="External"/><Relationship Id="rId801"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9" Type="http://schemas.openxmlformats.org/officeDocument/2006/relationships/hyperlink" Target="https://www.equator-network.org/" TargetMode="External"/><Relationship Id="rId50" Type="http://schemas.openxmlformats.org/officeDocument/2006/relationships/hyperlink" Target="https://www.equator-network.org/reporting-guidelines/consort/" TargetMode="External"/><Relationship Id="rId52" Type="http://schemas.openxmlformats.org/officeDocument/2006/relationships/hyperlink" Target="https://www.equator-network.org/reporting-guidelines/stard/" TargetMode="External"/><Relationship Id="rId51" Type="http://schemas.openxmlformats.org/officeDocument/2006/relationships/hyperlink" Target="https://www.equator-network.org/reporting-guidelines/strobe/" TargetMode="External"/><Relationship Id="rId876" Type="http://schemas.openxmlformats.org/officeDocument/2006/relationships/hyperlink" Target="https://www.globalcodeofconduct.org/" TargetMode="External"/><Relationship Id="rId790"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4" Type="http://schemas.openxmlformats.org/officeDocument/2006/relationships/hyperlink" Target="https://www.niaid.nih.gov/grants-contracts/write-grant-application" TargetMode="External"/><Relationship Id="rId895" Type="http://schemas.openxmlformats.org/officeDocument/2006/relationships/hyperlink" Target="https://www.training.nih.gov/career-services/" TargetMode="External"/><Relationship Id="rId771" Type="http://schemas.openxmlformats.org/officeDocument/2006/relationships/hyperlink" Target="https://www.xquartz.org/" TargetMode="External"/><Relationship Id="rId47" Type="http://schemas.openxmlformats.org/officeDocument/2006/relationships/hyperlink" Target="https://www.youtube.com/watch?v=WoYkY9MkbRE" TargetMode="External"/><Relationship Id="rId56"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5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5" Type="http://schemas.openxmlformats.org/officeDocument/2006/relationships/hyperlink" Target="github.com" TargetMode="External"/><Relationship Id="rId953" Type="http://schemas.openxmlformats.org/officeDocument/2006/relationships/hyperlink" Target="http://creativecommons.org/licenses/by-nc/4.0/" TargetMode="External"/><Relationship Id="rId843" Type="http://schemas.openxmlformats.org/officeDocument/2006/relationships/hyperlink" Target="http://www.cookbook-r.com/Graphs/Colors_(ggplot2)/#a-colorblind-friendly-palette" TargetMode="External"/><Relationship Id="rId932" Type="http://schemas.openxmlformats.org/officeDocument/2006/relationships/hyperlink" Target="http://www.icmje.org/recommendations/browse/roles-and-responsibilities/defining-the-role-of-authors-and-contributors.html" TargetMode="External"/><Relationship Id="rId780" Type="http://schemas.openxmlformats.org/officeDocument/2006/relationships/hyperlink" Target="https://conda-forge.org/" TargetMode="External"/><Relationship Id="rId883" Type="http://schemas.openxmlformats.org/officeDocument/2006/relationships/hyperlink" Target="https://contextlab.github.io/lab-manual/" TargetMode="External"/><Relationship Id="rId945" Type="http://schemas.openxmlformats.org/officeDocument/2006/relationships/hyperlink" Target="https://cran.r-project.org/package=flexlsx" TargetMode="External"/><Relationship Id="rId784" Type="http://schemas.openxmlformats.org/officeDocument/2006/relationships/hyperlink" Target="https://cran.r-project.org/package=httpgd" TargetMode="External"/><Relationship Id="rId933" Type="http://schemas.openxmlformats.org/officeDocument/2006/relationships/hyperlink" Target="https://credit.niso.org/" TargetMode="External"/><Relationship Id="rId749" Type="http://schemas.openxmlformats.org/officeDocument/2006/relationships/hyperlink" Target="https://data-dict.tidyverse.org/" TargetMode="External"/><Relationship Id="rId957" Type="http://schemas.openxmlformats.org/officeDocument/2006/relationships/hyperlink" Target="https://datadryad.org/" TargetMode="External"/><Relationship Id="rId944" Type="http://schemas.openxmlformats.org/officeDocument/2006/relationships/hyperlink" Target="https://davidgohel.github.io/flextable/" TargetMode="External"/><Relationship Id="rId870" Type="http://schemas.openxmlformats.org/officeDocument/2006/relationships/hyperlink" Target="https://docs.google.com/document/d/1ckgRCcr7FFPyymyMA6Y_-cB_vftOyrrxT28c6gRg0PI/edit" TargetMode="External"/><Relationship Id="rId968" Type="http://schemas.openxmlformats.org/officeDocument/2006/relationships/hyperlink" Target="https://doi.org/10.1038/526182a" TargetMode="External"/><Relationship Id="rId988" Type="http://schemas.openxmlformats.org/officeDocument/2006/relationships/hyperlink" Target="https://doi.org/10.1038/d41586-019-00067-3" TargetMode="External"/><Relationship Id="rId990" Type="http://schemas.openxmlformats.org/officeDocument/2006/relationships/hyperlink" Target="https://doi.org/10.1038/d41586-019-01431-z" TargetMode="External"/><Relationship Id="rId951"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70" Type="http://schemas.openxmlformats.org/officeDocument/2006/relationships/hyperlink" Target="https://doi.org/10.1371/journal.pgph.0002269" TargetMode="External"/><Relationship Id="rId528" Type="http://schemas.openxmlformats.org/officeDocument/2006/relationships/hyperlink" Target="https://education.github.com/" TargetMode="External"/><Relationship Id="rId529" Type="http://schemas.openxmlformats.org/officeDocument/2006/relationships/hyperlink" Target="https://education.github.com/pack" TargetMode="External"/><Relationship Id="rId530" Type="http://schemas.openxmlformats.org/officeDocument/2006/relationships/hyperlink" Target="https://education.github.com/teachers" TargetMode="External"/><Relationship Id="rId913" Type="http://schemas.openxmlformats.org/officeDocument/2006/relationships/hyperlink" Target="https://en.wikipedia.org/wiki/Doctor_of_Philosophy#History" TargetMode="External"/><Relationship Id="rId890" Type="http://schemas.openxmlformats.org/officeDocument/2006/relationships/hyperlink" Target="https://en.wikipedia.org/wiki/Good_Luck,_Have_Fun,_Don%27t_Die" TargetMode="External"/><Relationship Id="rId936" Type="http://schemas.openxmlformats.org/officeDocument/2006/relationships/hyperlink" Target="https://en.wikipedia.org/wiki/Implicature" TargetMode="External"/><Relationship Id="rId914" Type="http://schemas.openxmlformats.org/officeDocument/2006/relationships/hyperlink" Target="https://en.wikipedia.org/wiki/Masterpiece#History" TargetMode="External"/><Relationship Id="rId912" Type="http://schemas.openxmlformats.org/officeDocument/2006/relationships/hyperlink" Target="https://en.wikipedia.org/wiki/Thesis" TargetMode="External"/><Relationship Id="rId935" Type="http://schemas.openxmlformats.org/officeDocument/2006/relationships/hyperlink" Target="https://en.wikipedia.org/wiki/Yes,_and_..." TargetMode="External"/><Relationship Id="rId884" Type="http://schemas.openxmlformats.org/officeDocument/2006/relationships/hyperlink" Target="https://github.com/ContextLab/lab-manual" TargetMode="External"/><Relationship Id="rId61" Type="http://schemas.openxmlformats.org/officeDocument/2006/relationships/hyperlink" Target="https://github.com/Morrison-Lab/psc" TargetMode="External"/><Relationship Id="rId807" Type="http://schemas.openxmlformats.org/officeDocument/2006/relationships/hyperlink" Target="https://github.com/Morrison-Lab/wai" TargetMode="External"/><Relationship Id="rId785" Type="http://schemas.openxmlformats.org/officeDocument/2006/relationships/hyperlink" Target="https://github.com/Xpra-org/xpra" TargetMode="External"/><Relationship Id="rId781" Type="http://schemas.openxmlformats.org/officeDocument/2006/relationships/hyperlink" Target="https://github.com/conda-forge/miniforge" TargetMode="External"/><Relationship Id="rId880" Type="http://schemas.openxmlformats.org/officeDocument/2006/relationships/hyperlink" Target="https://github.com/jadebc/lab-manual" TargetMode="External"/><Relationship Id="rId917" Type="http://schemas.openxmlformats.org/officeDocument/2006/relationships/hyperlink" Target="https://github.com/nmfs-opensci/quarto-thesis" TargetMode="External"/><Relationship Id="rId886" Type="http://schemas.openxmlformats.org/officeDocument/2006/relationships/hyperlink" Target="https://github.com/proctor-ucsf/dcc-handbook" TargetMode="External"/><Relationship Id="rId888" Type="http://schemas.openxmlformats.org/officeDocument/2006/relationships/hyperlink" Target="https://github.com/quantmarineecolab/lab-manual" TargetMode="External"/><Relationship Id="rId537" Type="http://schemas.openxmlformats.org/officeDocument/2006/relationships/hyperlink" Target="https://github.com/settings/copilot/features" TargetMode="External"/><Relationship Id="rId882" Type="http://schemas.openxmlformats.org/officeDocument/2006/relationships/hyperlink" Target="https://github.com/thefaylab/lab-manual" TargetMode="External"/><Relationship Id="rId789" Type="http://schemas.openxmlformats.org/officeDocument/2006/relationships/hyperlink" Target="https://github.com/tmux/tmux/wiki" TargetMode="External"/><Relationship Id="rId741" Type="http://schemas.openxmlformats.org/officeDocument/2006/relationships/hyperlink" Target="https://github.com/ucdavisdatalab" TargetMode="External"/><Relationship Id="rId750" Type="http://schemas.openxmlformats.org/officeDocument/2006/relationships/hyperlink" Target="https://github.com/ucdavisdatalab/workshop_how-to-data-documentation" TargetMode="External"/><Relationship Id="rId45" Type="http://schemas.openxmlformats.org/officeDocument/2006/relationships/hyperlink" Target="https://github.com/ucdavisdatalab/workshop_reproducible_research" TargetMode="External"/><Relationship Id="rId907" Type="http://schemas.openxmlformats.org/officeDocument/2006/relationships/hyperlink" Target="https://grants.nih.gov" TargetMode="External"/><Relationship Id="rId873" Type="http://schemas.openxmlformats.org/officeDocument/2006/relationships/hyperlink" Target="https://grantwriting.stanford.edu/resources/funding-train/" TargetMode="External"/><Relationship Id="rId906" Type="http://schemas.openxmlformats.org/officeDocument/2006/relationships/hyperlink" Target="https://health.ucdavis.edu/cancer/research/education-training/fellow-award" TargetMode="External"/><Relationship Id="rId758" Type="http://schemas.openxmlformats.org/officeDocument/2006/relationships/hyperlink" Target="https://hpc.ucdavis.edu/" TargetMode="External"/><Relationship Id="rId833" Type="http://schemas.openxmlformats.org/officeDocument/2006/relationships/hyperlink" Target="https://iet.ucdavis.edu/aggie-ai/ai-tools/chatgpt-edu" TargetMode="External"/><Relationship Id="rId87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41" Type="http://schemas.openxmlformats.org/officeDocument/2006/relationships/hyperlink" Target="https://journals.lww.com/epidem/Fulltext/2001/05000/The_Value_of_P.2.aspx" TargetMode="External"/><Relationship Id="rId955" Type="http://schemas.openxmlformats.org/officeDocument/2006/relationships/hyperlink" Target="https://journals.plos.org/plosone/s/authorship" TargetMode="External"/><Relationship Id="rId774" Type="http://schemas.openxmlformats.org/officeDocument/2006/relationships/hyperlink" Target="https://learn.microsoft.com/en-us/windows/wsl/tutorials/gui-apps" TargetMode="External"/><Relationship Id="rId877" Type="http://schemas.openxmlformats.org/officeDocument/2006/relationships/hyperlink" Target="https://link.springer.com/book/9783031537929" TargetMode="External"/><Relationship Id="rId984" Type="http://schemas.openxmlformats.org/officeDocument/2006/relationships/hyperlink" Target="https://man.openbsd.org/ssh_config" TargetMode="External"/><Relationship Id="rId986" Type="http://schemas.openxmlformats.org/officeDocument/2006/relationships/hyperlink" Target="https://manpages.debian.org/stable/openssh-client/ssh_config.5.en.html" TargetMode="External"/><Relationship Id="rId844" Type="http://schemas.openxmlformats.org/officeDocument/2006/relationships/hyperlink" Target="https://medialab.github.io/iwanthue/?utm_source=Nature+Briefing&amp;utm_campaign=2c68711076-briefing-dy-20211006&amp;utm_medium=email&amp;utm_term=0_c9dfd39373-2c68711076-44335685" TargetMode="External"/><Relationship Id="rId963" Type="http://schemas.openxmlformats.org/officeDocument/2006/relationships/hyperlink" Target="https://mentors.fm/2019/08/13/think-and-write-with-leslie-lamport/" TargetMode="External"/><Relationship Id="rId773" Type="http://schemas.openxmlformats.org/officeDocument/2006/relationships/hyperlink" Target="https://mobaxterm.mobatek.net/" TargetMode="External"/><Relationship Id="rId59" Type="http://schemas.openxmlformats.org/officeDocument/2006/relationships/hyperlink" Target="https://morrison-lab.github.io/psc/" TargetMode="External"/><Relationship Id="rId385" Type="http://schemas.openxmlformats.org/officeDocument/2006/relationships/hyperlink" Target="https://morrison-lab.github.io/psc/chapters/big-data.html" TargetMode="External"/><Relationship Id="rId391" Type="http://schemas.openxmlformats.org/officeDocument/2006/relationships/hyperlink" Target="https://morrison-lab.github.io/psc/chapters/big-data.html#sec-optimal-rstudio-set-up" TargetMode="External"/><Relationship Id="rId389" Type="http://schemas.openxmlformats.org/officeDocument/2006/relationships/hyperlink" Target="https://morrison-lab.github.io/psc/chapters/big-data.html#sec-the-data-table-package" TargetMode="External"/><Relationship Id="rId390" Type="http://schemas.openxmlformats.org/officeDocument/2006/relationships/hyperlink" Target="https://morrison-lab.github.io/psc/chapters/big-data.html#sec-using-downsampled-data" TargetMode="External"/><Relationship Id="rId710" Type="http://schemas.openxmlformats.org/officeDocument/2006/relationships/hyperlink" Target="https://morrison-lab.github.io/psc/chapters/code-publication.html" TargetMode="External"/><Relationship Id="rId725" Type="http://schemas.openxmlformats.org/officeDocument/2006/relationships/hyperlink" Target="https://morrison-lab.github.io/psc/chapters/code-publication.html#sec-checklist-overview" TargetMode="External"/><Relationship Id="rId727" Type="http://schemas.openxmlformats.org/officeDocument/2006/relationships/hyperlink" Target="https://morrison-lab.github.io/psc/chapters/code-publication.html#sec-clean-up-comments" TargetMode="External"/><Relationship Id="rId732" Type="http://schemas.openxmlformats.org/officeDocument/2006/relationships/hyperlink" Target="https://morrison-lab.github.io/psc/chapters/code-publication.html#sec-clean-up-feature-branches" TargetMode="External"/><Relationship Id="rId731" Type="http://schemas.openxmlformats.org/officeDocument/2006/relationships/hyperlink" Target="https://morrison-lab.github.io/psc/chapters/code-publication.html#sec-complete-the-readme" TargetMode="External"/><Relationship Id="rId734" Type="http://schemas.openxmlformats.org/officeDocument/2006/relationships/hyperlink" Target="https://morrison-lab.github.io/psc/chapters/code-publication.html#sec-cran-release" TargetMode="External"/><Relationship Id="rId733" Type="http://schemas.openxmlformats.org/officeDocument/2006/relationships/hyperlink" Target="https://morrison-lab.github.io/psc/chapters/code-publication.html#sec-create-github-release" TargetMode="External"/><Relationship Id="rId728" Type="http://schemas.openxmlformats.org/officeDocument/2006/relationships/hyperlink" Target="https://morrison-lab.github.io/psc/chapters/code-publication.html#sec-document-functions" TargetMode="External"/><Relationship Id="rId730" Type="http://schemas.openxmlformats.org/officeDocument/2006/relationships/hyperlink" Target="https://morrison-lab.github.io/psc/chapters/code-publication.html#sec-ensure-project-runs-via-bash" TargetMode="External"/><Relationship Id="rId726" Type="http://schemas.openxmlformats.org/officeDocument/2006/relationships/hyperlink" Target="https://morrison-lab.github.io/psc/chapters/code-publication.html#sec-fill-out-file-headers" TargetMode="External"/><Relationship Id="rId729" Type="http://schemas.openxmlformats.org/officeDocument/2006/relationships/hyperlink" Target="https://morrison-lab.github.io/psc/chapters/code-publication.html#sec-remove-deprecated-filepaths" TargetMode="External"/><Relationship Id="rId60" Type="http://schemas.openxmlformats.org/officeDocument/2006/relationships/hyperlink" Target="https://morrison-lab.github.io/psc/chapters/code-repositories.html" TargetMode="External"/><Relationship Id="rId86" Type="http://schemas.openxmlformats.org/officeDocument/2006/relationships/hyperlink" Target="https://morrison-lab.github.io/psc/chapters/code-repositories.html#sec-organizing-the-data-raw-folder" TargetMode="External"/><Relationship Id="rId84" Type="http://schemas.openxmlformats.org/officeDocument/2006/relationships/hyperlink" Target="https://morrison-lab.github.io/psc/chapters/code-repositories.html#sec-package-structure" TargetMode="External"/><Relationship Id="rId87" Type="http://schemas.openxmlformats.org/officeDocument/2006/relationships/hyperlink" Target="https://morrison-lab.github.io/psc/chapters/code-repositories.html#sec-repostatus" TargetMode="External"/><Relationship Id="rId85" Type="http://schemas.openxmlformats.org/officeDocument/2006/relationships/hyperlink" Target="https://morrison-lab.github.io/psc/chapters/code-repositories.html#sec-rproj-files" TargetMode="External"/><Relationship Id="rId83" Type="http://schemas.openxmlformats.org/officeDocument/2006/relationships/hyperlink" Target="https://morrison-lab.github.io/psc/chapters/code-repositories.html#sec-template-repositories" TargetMode="External"/><Relationship Id="rId92" Type="http://schemas.openxmlformats.org/officeDocument/2006/relationships/hyperlink" Target="https://morrison-lab.github.io/psc/chapters/coding-practices.html" TargetMode="External"/><Relationship Id="rId288" Type="http://schemas.openxmlformats.org/officeDocument/2006/relationships/hyperlink" Target="https://morrison-lab.github.io/psc/chapters/coding-practices.html#sec-adrs" TargetMode="External"/><Relationship Id="rId286" Type="http://schemas.openxmlformats.org/officeDocument/2006/relationships/hyperlink" Target="https://morrison-lab.github.io/psc/chapters/coding-practices.html#sec-auto-styling" TargetMode="External"/><Relationship Id="rId281" Type="http://schemas.openxmlformats.org/officeDocument/2006/relationships/hyperlink" Target="https://morrison-lab.github.io/psc/chapters/coding-practices.html#sec-benchmarking" TargetMode="External"/><Relationship Id="rId289" Type="http://schemas.openxmlformats.org/officeDocument/2006/relationships/hyperlink" Target="https://morrison-lab.github.io/psc/chapters/coding-practices.html#sec-coding-practices-object-naming" TargetMode="External"/><Relationship Id="rId301" Type="http://schemas.openxmlformats.org/officeDocument/2006/relationships/hyperlink" Target="https://morrison-lab.github.io/psc/chapters/coding-practices.html#sec-coding-with-r-and-python" TargetMode="External"/><Relationship Id="rId283" Type="http://schemas.openxmlformats.org/officeDocument/2006/relationships/hyperlink" Target="https://morrison-lab.github.io/psc/chapters/coding-practices.html#sec-data-io" TargetMode="External"/><Relationship Id="rId295" Type="http://schemas.openxmlformats.org/officeDocument/2006/relationships/hyperlink" Target="https://morrison-lab.github.io/psc/chapters/coding-practices.html#sec-decompose-qmd-chunks" TargetMode="External"/><Relationship Id="rId287" Type="http://schemas.openxmlformats.org/officeDocument/2006/relationships/hyperlink" Target="https://morrison-lab.github.io/psc/chapters/coding-practices.html#sec-documenting-code" TargetMode="External"/><Relationship Id="rId290" Type="http://schemas.openxmlformats.org/officeDocument/2006/relationships/hyperlink" Target="https://morrison-lab.github.io/psc/chapters/coding-practices.html#sec-function-calls" TargetMode="External"/><Relationship Id="rId291" Type="http://schemas.openxmlformats.org/officeDocument/2006/relationships/hyperlink" Target="https://morrison-lab.github.io/psc/chapters/coding-practices.html#sec-function-decomposition" TargetMode="External"/><Relationship Id="rId293" Type="http://schemas.openxmlformats.org/officeDocument/2006/relationships/hyperlink" Target="https://morrison-lab.github.io/psc/chapters/coding-practices.html#sec-function-length-limits" TargetMode="External"/><Relationship Id="rId304" Type="http://schemas.openxmlformats.org/officeDocument/2006/relationships/hyperlink" Target="https://morrison-lab.github.io/psc/chapters/coding-practices.html#sec-getting-help-with-code" TargetMode="External"/><Relationship Id="rId296" Type="http://schemas.openxmlformats.org/officeDocument/2006/relationships/hyperlink" Target="https://morrison-lab.github.io/psc/chapters/coding-practices.html#sec-here-package-practices" TargetMode="External"/><Relationship Id="rId298" Type="http://schemas.openxmlformats.org/officeDocument/2006/relationships/hyperlink" Target="https://morrison-lab.github.io/psc/chapters/coding-practices.html#sec-integrating-box-and-dropbox" TargetMode="External"/><Relationship Id="rId282" Type="http://schemas.openxmlformats.org/officeDocument/2006/relationships/hyperlink" Target="https://morrison-lab.github.io/psc/chapters/coding-practices.html#sec-iteration" TargetMode="External"/><Relationship Id="rId294" Type="http://schemas.openxmlformats.org/officeDocument/2006/relationships/hyperlink" Target="https://morrison-lab.github.io/psc/chapters/coding-practices.html#sec-kiss" TargetMode="External"/><Relationship Id="rId274" Type="http://schemas.openxmlformats.org/officeDocument/2006/relationships/hyperlink" Target="https://morrison-lab.github.io/psc/chapters/coding-practices.html#sec-lab-protocols-for-code-and-data" TargetMode="External"/><Relationship Id="rId292" Type="http://schemas.openxmlformats.org/officeDocument/2006/relationships/hyperlink" Target="https://morrison-lab.github.io/psc/chapters/coding-practices.html#sec-one-function-per-file" TargetMode="External"/><Relationship Id="rId278" Type="http://schemas.openxmlformats.org/officeDocument/2006/relationships/hyperlink" Target="https://morrison-lab.github.io/psc/chapters/coding-practices.html#sec-organizing-scripts" TargetMode="External"/><Relationship Id="rId299" Type="http://schemas.openxmlformats.org/officeDocument/2006/relationships/hyperlink" Target="https://morrison-lab.github.io/psc/chapters/coding-practices.html#sec-r-lib-packages" TargetMode="External"/><Relationship Id="rId276" Type="http://schemas.openxmlformats.org/officeDocument/2006/relationships/hyperlink" Target="https://morrison-lab.github.io/psc/chapters/coding-practices.html#sec-r-package-tools" TargetMode="External"/><Relationship Id="rId285" Type="http://schemas.openxmlformats.org/officeDocument/2006/relationships/hyperlink" Target="https://morrison-lab.github.io/psc/chapters/coding-practices.html#sec-r-qa-checklist" TargetMode="External"/><Relationship Id="rId305" Type="http://schemas.openxmlformats.org/officeDocument/2006/relationships/hyperlink" Target="https://morrison-lab.github.io/psc/chapters/coding-practices.html#sec-r-resources" TargetMode="External"/><Relationship Id="rId279" Type="http://schemas.openxmlformats.org/officeDocument/2006/relationships/hyperlink" Target="https://morrison-lab.github.io/psc/chapters/coding-practices.html#sec-r-testing" TargetMode="External"/><Relationship Id="rId284" Type="http://schemas.openxmlformats.org/officeDocument/2006/relationships/hyperlink" Target="https://morrison-lab.github.io/psc/chapters/coding-practices.html#sec-r-version-control" TargetMode="External"/><Relationship Id="rId277" Type="http://schemas.openxmlformats.org/officeDocument/2006/relationships/hyperlink" Target="https://morrison-lab.github.io/psc/chapters/coding-practices.html#sec-r-workflow" TargetMode="External"/><Relationship Id="rId297" Type="http://schemas.openxmlformats.org/officeDocument/2006/relationships/hyperlink" Target="https://morrison-lab.github.io/psc/chapters/coding-practices.html#sec-readingsaving-data" TargetMode="External"/><Relationship Id="rId302" Type="http://schemas.openxmlformats.org/officeDocument/2006/relationships/hyperlink" Target="https://morrison-lab.github.io/psc/chapters/coding-practices.html#sec-repeating-analyses-with-different-variations" TargetMode="External"/><Relationship Id="rId303" Type="http://schemas.openxmlformats.org/officeDocument/2006/relationships/hyperlink" Target="https://morrison-lab.github.io/psc/chapters/coding-practices.html#sec-reviewing-code" TargetMode="External"/><Relationship Id="rId280" Type="http://schemas.openxmlformats.org/officeDocument/2006/relationships/hyperlink" Target="https://morrison-lab.github.io/psc/chapters/coding-practices.html#sec-tdd" TargetMode="External"/><Relationship Id="rId300" Type="http://schemas.openxmlformats.org/officeDocument/2006/relationships/hyperlink" Target="https://morrison-lab.github.io/psc/chapters/coding-practices.html#sec-tidyverse" TargetMode="External"/><Relationship Id="rId275" Type="http://schemas.openxmlformats.org/officeDocument/2006/relationships/hyperlink" Target="https://morrison-lab.github.io/psc/chapters/coding-practices.html#sec-tool-building" TargetMode="External"/><Relationship Id="rId309" Type="http://schemas.openxmlformats.org/officeDocument/2006/relationships/hyperlink" Target="https://morrison-lab.github.io/psc/chapters/coding-style.html" TargetMode="External"/><Relationship Id="rId366" Type="http://schemas.openxmlformats.org/officeDocument/2006/relationships/hyperlink" Target="https://morrison-lab.github.io/psc/chapters/coding-style.html#sec-assertions-input-validation" TargetMode="External"/><Relationship Id="rId370" Type="http://schemas.openxmlformats.org/officeDocument/2006/relationships/hyperlink" Target="https://morrison-lab.github.io/psc/chapters/coding-style.html#sec-avoid-hardcoding-external-data" TargetMode="External"/><Relationship Id="rId367" Type="http://schemas.openxmlformats.org/officeDocument/2006/relationships/hyperlink" Target="https://morrison-lab.github.io/psc/chapters/coding-style.html#sec-avoid-nesting" TargetMode="External"/><Relationship Id="rId364" Type="http://schemas.openxmlformats.org/officeDocument/2006/relationships/hyperlink" Target="https://morrison-lab.github.io/psc/chapters/coding-style.html#sec-clean-code" TargetMode="External"/><Relationship Id="rId372" Type="http://schemas.openxmlformats.org/officeDocument/2006/relationships/hyperlink" Target="https://morrison-lab.github.io/psc/chapters/coding-style.html#sec-comments" TargetMode="External"/><Relationship Id="rId371" Type="http://schemas.openxmlformats.org/officeDocument/2006/relationships/hyperlink" Target="https://morrison-lab.github.io/psc/chapters/coding-style.html#sec-construct-inputs" TargetMode="External"/><Relationship Id="rId365" Type="http://schemas.openxmlformats.org/officeDocument/2006/relationships/hyperlink" Target="https://morrison-lab.github.io/psc/chapters/coding-style.html#sec-function-docs" TargetMode="External"/><Relationship Id="rId363" Type="http://schemas.openxmlformats.org/officeDocument/2006/relationships/hyperlink" Target="https://morrison-lab.github.io/psc/chapters/coding-style.html#sec-general-principles" TargetMode="External"/><Relationship Id="rId378" Type="http://schemas.openxmlformats.org/officeDocument/2006/relationships/hyperlink" Target="https://morrison-lab.github.io/psc/chapters/coding-style.html#sec-here-package-style" TargetMode="External"/><Relationship Id="rId373" Type="http://schemas.openxmlformats.org/officeDocument/2006/relationships/hyperlink" Target="https://morrison-lab.github.io/psc/chapters/coding-style.html#sec-line-breaks-and-formatting" TargetMode="External"/><Relationship Id="rId374" Type="http://schemas.openxmlformats.org/officeDocument/2006/relationships/hyperlink" Target="https://morrison-lab.github.io/psc/chapters/coding-style.html#sec-markdown-and-quarto-formatting" TargetMode="External"/><Relationship Id="rId375" Type="http://schemas.openxmlformats.org/officeDocument/2006/relationships/hyperlink" Target="https://morrison-lab.github.io/psc/chapters/coding-style.html#sec-messaging-and-user-communication" TargetMode="External"/><Relationship Id="rId379" Type="http://schemas.openxmlformats.org/officeDocument/2006/relationships/hyperlink" Target="https://morrison-lab.github.io/psc/chapters/coding-style.html#sec-object-naming" TargetMode="External"/><Relationship Id="rId376" Type="http://schemas.openxmlformats.org/officeDocument/2006/relationships/hyperlink" Target="https://morrison-lab.github.io/psc/chapters/coding-style.html#sec-package-code-practices" TargetMode="External"/><Relationship Id="rId369" Type="http://schemas.openxmlformats.org/officeDocument/2006/relationships/hyperlink" Target="https://morrison-lab.github.io/psc/chapters/coding-style.html#sec-per-operation-grouping" TargetMode="External"/><Relationship Id="rId368" Type="http://schemas.openxmlformats.org/officeDocument/2006/relationships/hyperlink" Target="https://morrison-lab.github.io/psc/chapters/coding-style.html#sec-prefer-packaged-functions" TargetMode="External"/><Relationship Id="rId381" Type="http://schemas.openxmlformats.org/officeDocument/2006/relationships/hyperlink" Target="https://morrison-lab.github.io/psc/chapters/coding-style.html#sec-r-resources-style" TargetMode="External"/><Relationship Id="rId380" Type="http://schemas.openxmlformats.org/officeDocument/2006/relationships/hyperlink" Target="https://morrison-lab.github.io/psc/chapters/coding-style.html#sec-style-auto-style" TargetMode="External"/><Relationship Id="rId377" Type="http://schemas.openxmlformats.org/officeDocument/2006/relationships/hyperlink" Target="https://morrison-lab.github.io/psc/chapters/coding-style.html#sec-tidyverse-replacements" TargetMode="External"/><Relationship Id="rId36" Type="http://schemas.openxmlformats.org/officeDocument/2006/relationships/hyperlink" Target="https://morrison-lab.github.io/psc/chapters/collaborative-software-development.html" TargetMode="External"/><Relationship Id="rId583" Type="http://schemas.openxmlformats.org/officeDocument/2006/relationships/hyperlink" Target="https://morrison-lab.github.io/psc/chapters/collaborative-software-development.html#sec-code-review" TargetMode="External"/><Relationship Id="rId582" Type="http://schemas.openxmlformats.org/officeDocument/2006/relationships/hyperlink" Target="https://morrison-lab.github.io/psc/chapters/collaborative-software-development.html#sec-pull-requests" TargetMode="External"/><Relationship Id="rId587" Type="http://schemas.openxmlformats.org/officeDocument/2006/relationships/hyperlink" Target="https://morrison-lab.github.io/psc/chapters/continuous-integration.html" TargetMode="External"/><Relationship Id="rId623" Type="http://schemas.openxmlformats.org/officeDocument/2006/relationships/hyperlink" Target="https://morrison-lab.github.io/psc/chapters/continuous-integration.html#sec-ci-design-patterns" TargetMode="External"/><Relationship Id="rId627" Type="http://schemas.openxmlformats.org/officeDocument/2006/relationships/hyperlink" Target="https://morrison-lab.github.io/psc/chapters/continuous-integration.html#sec-continuous-integration-additional-resources" TargetMode="External"/><Relationship Id="rId626" Type="http://schemas.openxmlformats.org/officeDocument/2006/relationships/hyperlink" Target="https://morrison-lab.github.io/psc/chapters/continuous-integration.html#sec-fast-package-installation-with-r2u" TargetMode="External"/><Relationship Id="rId621" Type="http://schemas.openxmlformats.org/officeDocument/2006/relationships/hyperlink" Target="https://morrison-lab.github.io/psc/chapters/continuous-integration.html#sec-how-github-actions-workflows-work" TargetMode="External"/><Relationship Id="rId625" Type="http://schemas.openxmlformats.org/officeDocument/2006/relationships/hyperlink" Target="https://morrison-lab.github.io/psc/chapters/continuous-integration.html#sec-pr-comment-automation" TargetMode="External"/><Relationship Id="rId620" Type="http://schemas.openxmlformats.org/officeDocument/2006/relationships/hyperlink" Target="https://morrison-lab.github.io/psc/chapters/continuous-integration.html#sec-reusable-workflow-collections" TargetMode="External"/><Relationship Id="rId619" Type="http://schemas.openxmlformats.org/officeDocument/2006/relationships/hyperlink" Target="https://morrison-lab.github.io/psc/chapters/continuous-integration.html#sec-setting-up-github-actions" TargetMode="External"/><Relationship Id="rId624" Type="http://schemas.openxmlformats.org/officeDocument/2006/relationships/hyperlink" Target="https://morrison-lab.github.io/psc/chapters/continuous-integration.html#sec-troubleshooting-failed-workflows" TargetMode="External"/><Relationship Id="rId618" Type="http://schemas.openxmlformats.org/officeDocument/2006/relationships/hyperlink" Target="https://morrison-lab.github.io/psc/chapters/continuous-integration.html#sec-understanding-github-actions" TargetMode="External"/><Relationship Id="rId622" Type="http://schemas.openxmlformats.org/officeDocument/2006/relationships/hyperlink" Target="https://morrison-lab.github.io/psc/chapters/continuous-integration.html#sec-workflow-files-and-security" TargetMode="External"/><Relationship Id="rId393" Type="http://schemas.openxmlformats.org/officeDocument/2006/relationships/hyperlink" Target="https://morrison-lab.github.io/psc/chapters/data-masking.html" TargetMode="External"/><Relationship Id="rId404" Type="http://schemas.openxmlformats.org/officeDocument/2006/relationships/hyperlink" Target="https://morrison-lab.github.io/psc/chapters/data-masking.html#sec-data-masking-vs-tidy-selection" TargetMode="External"/><Relationship Id="rId403" Type="http://schemas.openxmlformats.org/officeDocument/2006/relationships/hyperlink" Target="https://morrison-lab.github.io/psc/chapters/data-masking.html#sec-general-overview" TargetMode="External"/><Relationship Id="rId405" Type="http://schemas.openxmlformats.org/officeDocument/2006/relationships/hyperlink" Target="https://morrison-lab.github.io/psc/chapters/data-masking.html#sec-technical-overview" TargetMode="External"/><Relationship Id="rId476" Type="http://schemas.openxmlformats.org/officeDocument/2006/relationships/hyperlink" Target="https://morrison-lab.github.io/psc/chapters/github.html" TargetMode="External"/><Relationship Id="rId513" Type="http://schemas.openxmlformats.org/officeDocument/2006/relationships/hyperlink" Target="https://morrison-lab.github.io/psc/chapters/github.html#sec-cli-tools" TargetMode="External"/><Relationship Id="rId518" Type="http://schemas.openxmlformats.org/officeDocument/2006/relationships/hyperlink" Target="https://morrison-lab.github.io/psc/chapters/github.html#sec-commonly-used-git-commands" TargetMode="External"/><Relationship Id="rId515" Type="http://schemas.openxmlformats.org/officeDocument/2006/relationships/hyperlink" Target="https://morrison-lab.github.io/psc/chapters/github.html#sec-dev-branches" TargetMode="External"/><Relationship Id="rId516" Type="http://schemas.openxmlformats.org/officeDocument/2006/relationships/hyperlink" Target="https://morrison-lab.github.io/psc/chapters/github.html#sec-example-workflow" TargetMode="External"/><Relationship Id="rId524" Type="http://schemas.openxmlformats.org/officeDocument/2006/relationships/hyperlink" Target="https://morrison-lab.github.io/psc/chapters/github.html#sec-export-conversations" TargetMode="External"/><Relationship Id="rId514" Type="http://schemas.openxmlformats.org/officeDocument/2006/relationships/hyperlink" Target="https://morrison-lab.github.io/psc/chapters/github.html#sec-git-branching" TargetMode="External"/><Relationship Id="rId512" Type="http://schemas.openxmlformats.org/officeDocument/2006/relationships/hyperlink" Target="https://morrison-lab.github.io/psc/chapters/github.html#sec-git-gui-clients" TargetMode="External"/><Relationship Id="rId523" Type="http://schemas.openxmlformats.org/officeDocument/2006/relationships/hyperlink" Target="https://morrison-lab.github.io/psc/chapters/github.html#sec-gitattributes" TargetMode="External"/><Relationship Id="rId511" Type="http://schemas.openxmlformats.org/officeDocument/2006/relationships/hyperlink" Target="https://morrison-lab.github.io/psc/chapters/github.html#sec-github-basics" TargetMode="External"/><Relationship Id="rId522" Type="http://schemas.openxmlformats.org/officeDocument/2006/relationships/hyperlink" Target="https://morrison-lab.github.io/psc/chapters/github.html#sec-gitlab" TargetMode="External"/><Relationship Id="rId519" Type="http://schemas.openxmlformats.org/officeDocument/2006/relationships/hyperlink" Target="https://morrison-lab.github.io/psc/chapters/github.html#sec-how-often-should-i-commit" TargetMode="External"/><Relationship Id="rId517" Type="http://schemas.openxmlformats.org/officeDocument/2006/relationships/hyperlink" Target="https://morrison-lab.github.io/psc/chapters/github.html#sec-pull-request-roles-and-protocol" TargetMode="External"/><Relationship Id="rId525" Type="http://schemas.openxmlformats.org/officeDocument/2006/relationships/hyperlink" Target="https://morrison-lab.github.io/psc/chapters/github.html#sec-removing-sensitive-data" TargetMode="External"/><Relationship Id="rId520" Type="http://schemas.openxmlformats.org/officeDocument/2006/relationships/hyperlink" Target="https://morrison-lab.github.io/psc/chapters/github.html#sec-repeated-amend-workflow" TargetMode="External"/><Relationship Id="rId521" Type="http://schemas.openxmlformats.org/officeDocument/2006/relationships/hyperlink" Target="https://morrison-lab.github.io/psc/chapters/github.html#sec-what-should-be-pushed-to-github" TargetMode="External"/><Relationship Id="rId409" Type="http://schemas.openxmlformats.org/officeDocument/2006/relationships/hyperlink" Target="https://morrison-lab.github.io/psc/chapters/quarto.html" TargetMode="External"/><Relationship Id="rId469" Type="http://schemas.openxmlformats.org/officeDocument/2006/relationships/hyperlink" Target="https://morrison-lab.github.io/psc/chapters/quarto.html#sec-advanced-features" TargetMode="External"/><Relationship Id="rId466" Type="http://schemas.openxmlformats.org/officeDocument/2006/relationships/hyperlink" Target="https://morrison-lab.github.io/psc/chapters/quarto.html#sec-building-quarto-books" TargetMode="External"/><Relationship Id="rId470" Type="http://schemas.openxmlformats.org/officeDocument/2006/relationships/hyperlink" Target="https://morrison-lab.github.io/psc/chapters/quarto.html#sec-mermaid-diagrams" TargetMode="External"/><Relationship Id="rId472" Type="http://schemas.openxmlformats.org/officeDocument/2006/relationships/hyperlink" Target="https://morrison-lab.github.io/psc/chapters/quarto.html#sec-quarto-additional-resources" TargetMode="External"/><Relationship Id="rId465" Type="http://schemas.openxmlformats.org/officeDocument/2006/relationships/hyperlink" Target="https://morrison-lab.github.io/psc/chapters/quarto.html#sec-quarto-basics" TargetMode="External"/><Relationship Id="rId467" Type="http://schemas.openxmlformats.org/officeDocument/2006/relationships/hyperlink" Target="https://morrison-lab.github.io/psc/chapters/quarto.html#sec-quarto-dashboards" TargetMode="External"/><Relationship Id="rId464" Type="http://schemas.openxmlformats.org/officeDocument/2006/relationships/hyperlink" Target="https://morrison-lab.github.io/psc/chapters/quarto.html#sec-quarto-introduction" TargetMode="External"/><Relationship Id="rId468" Type="http://schemas.openxmlformats.org/officeDocument/2006/relationships/hyperlink" Target="https://morrison-lab.github.io/psc/chapters/quarto.html#sec-quarto-profiles" TargetMode="External"/><Relationship Id="rId471" Type="http://schemas.openxmlformats.org/officeDocument/2006/relationships/hyperlink" Target="https://morrison-lab.github.io/psc/chapters/quarto.html#sec-troubleshooting" TargetMode="External"/><Relationship Id="rId695" Type="http://schemas.openxmlformats.org/officeDocument/2006/relationships/hyperlink" Target="https://morrison-lab.github.io/psc/chapters/reproducible-environments.html" TargetMode="External"/><Relationship Id="rId708" Type="http://schemas.openxmlformats.org/officeDocument/2006/relationships/hyperlink" Target="https://morrison-lab.github.io/psc/chapters/reproducible-environments.html#sec-clearing-docker-cache" TargetMode="External"/><Relationship Id="rId706" Type="http://schemas.openxmlformats.org/officeDocument/2006/relationships/hyperlink" Target="https://morrison-lab.github.io/psc/chapters/reproducible-environments.html#sec-fast-package-installation-on-ubuntu-with-r2u" TargetMode="External"/><Relationship Id="rId707" Type="http://schemas.openxmlformats.org/officeDocument/2006/relationships/hyperlink" Target="https://morrison-lab.github.io/psc/chapters/reproducible-environments.html#sec-managing-r-versions-with-rig" TargetMode="External"/><Relationship Id="rId705" Type="http://schemas.openxmlformats.org/officeDocument/2006/relationships/hyperlink" Target="https://morrison-lab.github.io/psc/chapters/reproducible-environments.html#sec-package-version-control-with-renv" TargetMode="External"/><Relationship Id="rId848" Type="http://schemas.openxmlformats.org/officeDocument/2006/relationships/hyperlink" Target="https://morrison-lab.github.io/psc/chapters/resources.html" TargetMode="External"/><Relationship Id="rId631" Type="http://schemas.openxmlformats.org/officeDocument/2006/relationships/hyperlink" Target="https://morrison-lab.github.io/psc/chapters/unix.html" TargetMode="External"/><Relationship Id="rId689" Type="http://schemas.openxmlformats.org/officeDocument/2006/relationships/hyperlink" Target="https://morrison-lab.github.io/psc/chapters/unix.html#sec-checking-tasks-and-killing-jobs" TargetMode="External"/><Relationship Id="rId681" Type="http://schemas.openxmlformats.org/officeDocument/2006/relationships/hyperlink" Target="https://morrison-lab.github.io/psc/chapters/unix.html#sec-cli-tui-gui" TargetMode="External"/><Relationship Id="rId691" Type="http://schemas.openxmlformats.org/officeDocument/2006/relationships/hyperlink" Target="https://morrison-lab.github.io/psc/chapters/unix.html#sec-external-resources" TargetMode="External"/><Relationship Id="rId686" Type="http://schemas.openxmlformats.org/officeDocument/2006/relationships/hyperlink" Target="https://morrison-lab.github.io/psc/chapters/unix.html#sec-running-bash-scripts" TargetMode="External"/><Relationship Id="rId690" Type="http://schemas.openxmlformats.org/officeDocument/2006/relationships/hyperlink" Target="https://morrison-lab.github.io/psc/chapters/unix.html#sec-running-big-jobs" TargetMode="External"/><Relationship Id="rId688" Type="http://schemas.openxmlformats.org/officeDocument/2006/relationships/hyperlink" Target="https://morrison-lab.github.io/psc/chapters/unix.html#sec-running-rscripts-in-windows" TargetMode="External"/><Relationship Id="rId687" Type="http://schemas.openxmlformats.org/officeDocument/2006/relationships/hyperlink" Target="https://morrison-lab.github.io/psc/chapters/unix.html#sec-shell-style" TargetMode="External"/><Relationship Id="rId684" Type="http://schemas.openxmlformats.org/officeDocument/2006/relationships/hyperlink" Target="https://morrison-lab.github.io/psc/chapters/unix.html#sec-syntax-for-both-macwindows" TargetMode="External"/><Relationship Id="rId683" Type="http://schemas.openxmlformats.org/officeDocument/2006/relationships/hyperlink" Target="https://morrison-lab.github.io/psc/chapters/unix.html#sec-terminal-emulators" TargetMode="External"/><Relationship Id="rId682" Type="http://schemas.openxmlformats.org/officeDocument/2006/relationships/hyperlink" Target="https://morrison-lab.github.io/psc/chapters/unix.html#sec-unix-basics" TargetMode="External"/><Relationship Id="rId685" Type="http://schemas.openxmlformats.org/officeDocument/2006/relationships/hyperlink" Target="https://morrison-lab.github.io/psc/chapters/unix.html#sec-zsh" TargetMode="External"/><Relationship Id="rId850" Type="http://schemas.openxmlformats.org/officeDocument/2006/relationships/hyperlink" Target="https://morrison-lab.github.io/psw/" TargetMode="External"/><Relationship Id="rId849" Type="http://schemas.openxmlformats.org/officeDocument/2006/relationships/hyperlink" Target="https://morrison-lab.github.io/psw/chapters/intro.html#sec-further-reading" TargetMode="External"/><Relationship Id="rId851" Type="http://schemas.openxmlformats.org/officeDocument/2006/relationships/hyperlink" Target="https://morrison-lab.github.io/psw/chapters/slides-posters-figures.html" TargetMode="External"/><Relationship Id="rId806" Type="http://schemas.openxmlformats.org/officeDocument/2006/relationships/hyperlink" Target="https://morrison-lab.github.io/wai/" TargetMode="External"/><Relationship Id="rId826" Type="http://schemas.openxmlformats.org/officeDocument/2006/relationships/hyperlink" Target="https://morrison-lab.github.io/wai/chapters/ai-use-policies.html" TargetMode="External"/><Relationship Id="rId947" Type="http://schemas.openxmlformats.org/officeDocument/2006/relationships/hyperlink" Target="https://morrison-lab.github.io/wai/chapters/ai-use-policies.html#sec-ai-journal-articles" TargetMode="External"/><Relationship Id="rId827" Type="http://schemas.openxmlformats.org/officeDocument/2006/relationships/hyperlink" Target="https://morrison-lab.github.io/wai/chapters/coding-agents.html" TargetMode="External"/><Relationship Id="rId542" Type="http://schemas.openxmlformats.org/officeDocument/2006/relationships/hyperlink" Target="https://morrison-lab.github.io/wai/chapters/coding-agents.html#sec-ai-best-practices" TargetMode="External"/><Relationship Id="rId828" Type="http://schemas.openxmlformats.org/officeDocument/2006/relationships/hyperlink" Target="https://morrison-lab.github.io/wai/chapters/pr-workflow-with-agents.html" TargetMode="External"/><Relationship Id="rId894" Type="http://schemas.openxmlformats.org/officeDocument/2006/relationships/hyperlink" Target="https://myidp.sciencecareers.org/" TargetMode="External"/><Relationship Id="rId972" Type="http://schemas.openxmlformats.org/officeDocument/2006/relationships/hyperlink" Target="https://osf.io/" TargetMode="External"/><Relationship Id="rId43" Type="http://schemas.openxmlformats.org/officeDocument/2006/relationships/hyperlink" Target="https://osf.io/tgbxr/" TargetMode="External"/><Relationship Id="rId960" Type="http://schemas.openxmlformats.org/officeDocument/2006/relationships/hyperlink" Target="https://plos.org/resource/how-to-store-and-manage-your-data/" TargetMode="External"/><Relationship Id="rId770" Type="http://schemas.openxmlformats.org/officeDocument/2006/relationships/hyperlink" Target="https://posit.co/products/open-source/rstudio-server/" TargetMode="External"/><Relationship Id="rId885" Type="http://schemas.openxmlformats.org/officeDocument/2006/relationships/hyperlink" Target="https://proctor-ucsf.github.io/dcc-handbook/" TargetMode="External"/><Relationship Id="rId748"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887" Type="http://schemas.openxmlformats.org/officeDocument/2006/relationships/hyperlink" Target="https://quantmarineecolab.github.io/lab-manual/" TargetMode="External"/><Relationship Id="rId783" Type="http://schemas.openxmlformats.org/officeDocument/2006/relationships/hyperlink" Target="https://ragg.r-lib.org/" TargetMode="External"/><Relationship Id="rId17" Type="http://schemas.openxmlformats.org/officeDocument/2006/relationships/hyperlink" Target="https://research.ucdavis.edu/policiescompliance/irb-admin/education/" TargetMode="External"/><Relationship Id="rId751" Type="http://schemas.openxmlformats.org/officeDocument/2006/relationships/hyperlink" Target="https://researchdata.princeton.edu/research-lifecycle-guide/publishing-and-preservation/dois" TargetMode="External"/><Relationship Id="rId532"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974" Type="http://schemas.openxmlformats.org/officeDocument/2006/relationships/hyperlink" Target="https://slurm.schedmd.com/salloc.html" TargetMode="External"/><Relationship Id="rId976" Type="http://schemas.openxmlformats.org/officeDocument/2006/relationships/hyperlink" Target="https://slurm.schedmd.com/sattach.html" TargetMode="External"/><Relationship Id="rId978" Type="http://schemas.openxmlformats.org/officeDocument/2006/relationships/hyperlink" Target="https://slurm.schedmd.com/sbatch.html" TargetMode="External"/><Relationship Id="rId980" Type="http://schemas.openxmlformats.org/officeDocument/2006/relationships/hyperlink" Target="https://slurm.schedmd.com/squeue.html" TargetMode="External"/><Relationship Id="rId982" Type="http://schemas.openxmlformats.org/officeDocument/2006/relationships/hyperlink" Target="https://slurm.schedmd.com/srun.html" TargetMode="External"/><Relationship Id="rId772" Type="http://schemas.openxmlformats.org/officeDocument/2006/relationships/hyperlink" Target="https://sourceforge.net/projects/vcxsrv/" TargetMode="External"/><Relationship Id="rId871" Type="http://schemas.openxmlformats.org/officeDocument/2006/relationships/hyperlink" Target="https://teampublichealth.substack.com/" TargetMode="External"/><Relationship Id="rId881" Type="http://schemas.openxmlformats.org/officeDocument/2006/relationships/hyperlink" Target="https://thefaylab.github.io/lab-manual/" TargetMode="External"/><Relationship Id="rId994" Type="http://schemas.openxmlformats.org/officeDocument/2006/relationships/hyperlink" Target="https://ucd-serg.github.io/lab-manual/appendix-copilot-instructions.html" TargetMode="External"/><Relationship Id="rId996" Type="http://schemas.openxmlformats.org/officeDocument/2006/relationships/hyperlink" Target="https://ucd-serg.github.io/lab-manual/appendix-copilot-setup-steps.html" TargetMode="External"/><Relationship Id="rId920" Type="http://schemas.openxmlformats.org/officeDocument/2006/relationships/hyperlink" Target="https://ucdavisdatalab.github.io/workshop_index/" TargetMode="External"/><Relationship Id="rId831"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775" Type="http://schemas.openxmlformats.org/officeDocument/2006/relationships/hyperlink" Target="https://wiki.archlinux.org/title/Wayland" TargetMode="External"/><Relationship Id="rId786" Type="http://schemas.openxmlformats.org/officeDocument/2006/relationships/hyperlink" Target="https://wiki.x2go.org/" TargetMode="External"/><Relationship Id="rId939" Type="http://schemas.openxmlformats.org/officeDocument/2006/relationships/hyperlink" Target="https://www.biorxiv.org/" TargetMode="External"/><Relationship Id="rId801" Type="http://schemas.openxmlformats.org/officeDocument/2006/relationships/hyperlink" Target="https://www.chriswrites.com/how-to-change-file-permissions-using-the-terminal/" TargetMode="External"/><Relationship Id="rId943" Type="http://schemas.openxmlformats.org/officeDocument/2006/relationships/hyperlink" Target="https://www.danieldsjoberg.com/gtsummary/" TargetMode="External"/><Relationship Id="rId868" Type="http://schemas.openxmlformats.org/officeDocument/2006/relationships/hyperlink" Target="https://www.datacamp.com/" TargetMode="External"/><Relationship Id="rId49" Type="http://schemas.openxmlformats.org/officeDocument/2006/relationships/hyperlink" Target="https://www.equator-network.org/" TargetMode="External"/><Relationship Id="rId50" Type="http://schemas.openxmlformats.org/officeDocument/2006/relationships/hyperlink" Target="https://www.equator-network.org/reporting-guidelines/consort/" TargetMode="External"/><Relationship Id="rId52" Type="http://schemas.openxmlformats.org/officeDocument/2006/relationships/hyperlink" Target="https://www.equator-network.org/reporting-guidelines/stard/" TargetMode="External"/><Relationship Id="rId51" Type="http://schemas.openxmlformats.org/officeDocument/2006/relationships/hyperlink" Target="https://www.equator-network.org/reporting-guidelines/strobe/" TargetMode="External"/><Relationship Id="rId876" Type="http://schemas.openxmlformats.org/officeDocument/2006/relationships/hyperlink" Target="https://www.globalcodeofconduct.org/" TargetMode="External"/><Relationship Id="rId790" Type="http://schemas.openxmlformats.org/officeDocument/2006/relationships/hyperlink" Target="https://www.gnu.org/software/screen/" TargetMode="External"/><Relationship Id="rId938" Type="http://schemas.openxmlformats.org/officeDocument/2006/relationships/hyperlink" Target="https://www.medrxiv.org/" TargetMode="External"/><Relationship Id="rId874" Type="http://schemas.openxmlformats.org/officeDocument/2006/relationships/hyperlink" Target="https://www.niaid.nih.gov/grants-contracts/write-grant-application" TargetMode="External"/><Relationship Id="rId895" Type="http://schemas.openxmlformats.org/officeDocument/2006/relationships/hyperlink" Target="https://www.training.nih.gov/career-services/" TargetMode="External"/><Relationship Id="rId771" Type="http://schemas.openxmlformats.org/officeDocument/2006/relationships/hyperlink" Target="https://www.xquartz.org/" TargetMode="External"/><Relationship Id="rId47" Type="http://schemas.openxmlformats.org/officeDocument/2006/relationships/hyperlink" Target="https://www.youtube.com/watch?v=WoYkY9MkbRE" TargetMode="External"/><Relationship Id="rId56"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2026-10-14T08:55:25Z</dcterms:created>
  <dcterms:modified xsi:type="dcterms:W3CDTF">2026-10-14T08:55:25Z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