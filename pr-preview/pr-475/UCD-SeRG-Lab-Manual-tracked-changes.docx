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2026-08-31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ins w:id="2608" w:author="PR Preview" w:date="2024-01-01T00:00:00Z">
        <w:r>
          <w:t xml:space="preserve"> </w:t>
        </w:r>
      </w:ins>
      <w:ins w:id="2608" w:author="PR Preview" w:date="2024-01-01T00:00:00Z">
        <w:r>
          <w:t xml:space="preserve">- a book by Yihui Xie on</w:t>
        </w:r>
      </w:ins>
      <w:ins w:id="2608" w:author="PR Preview" w:date="2024-01-01T00:00:00Z">
        <w:r>
          <w:t xml:space="preserve"> </w:t>
        </w:r>
      </w:ins>
      <w:hyperlink r:id="rId548">
        <w:r>
          <w:rPr>
            <w:rStyle w:val="VerbatimChar"/>
          </w:rPr>
          <w:t xml:space="preserve">{litedown}</w:t>
        </w:r>
      </w:hyperlink>
      <w:ins w:id="2608" w:author="PR Preview" w:date="2024-01-01T00:00:00Z">
        <w:r>
          <w:t xml:space="preserve">, a lightweight R Markdown implementation aimed at simplicity and speed</w:t>
        </w:r>
      </w:ins>
      <w:ins w:id="2608" w:author="PR Preview" w:date="2024-01-01T00:00:00Z">
        <w:r>
          <w:t xml:space="preserve"> </w:t>
        </w:r>
      </w:ins>
      <w:ins w:id="2608" w:author="PR Preview" w:date="2024-01-01T00:00:00Z">
        <w:r>
          <w:t xml:space="preserve">(most users may still prefer Pandoc-based tools such as Quarto)</w:t>
        </w:r>
      </w:ins>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8" w:name="sec-github"/>
    <w:p>
      <w:pPr>
        <w:pStyle w:val="Heading1"/>
      </w:pPr>
      <w:r>
        <w:t xml:space="preserve">11. Github</w:t>
      </w:r>
    </w:p>
    <w:bookmarkStart w:id="559" w:name="basics"/>
    <w:p>
      <w:pPr>
        <w:pStyle w:val="Heading2"/>
      </w:pPr>
      <w:r>
        <w:t xml:space="preserve">11.1 Basics</w:t>
      </w:r>
    </w:p>
    <w:p>
      <w:pPr>
        <w:pStyle w:val="Compact"/>
        <w:numPr>
          <w:ilvl w:val="0"/>
          <w:numId w:val="1164"/>
        </w:numPr>
      </w:pPr>
      <w:r>
        <w:t xml:space="preserve">A detailed tutorial of Git can be found</w:t>
      </w:r>
      <w:r>
        <w:t xml:space="preserve"> </w:t>
      </w:r>
      <w:hyperlink r:id="rId557">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7">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8">
        <w:r>
          <w:rPr>
            <w:rStyle w:val="Hyperlink"/>
          </w:rPr>
          <w:t xml:space="preserve">UC Davis DataLab Git Sandbox</w:t>
        </w:r>
      </w:hyperlink>
      <w:r>
        <w:t xml:space="preserve"> </w:t>
      </w:r>
      <w:r>
        <w:t xml:space="preserve">- a collaborative repository for learning Git workflows.</w:t>
      </w:r>
    </w:p>
    <w:bookmarkEnd w:id="559"/>
    <w:bookmarkStart w:id="575" w:name="sec-github-education"/>
    <w:p>
      <w:pPr>
        <w:pStyle w:val="Heading2"/>
      </w:pPr>
      <w:r>
        <w:t xml:space="preserve">11.2 GitHub Education and Copilot Access</w:t>
      </w:r>
    </w:p>
    <w:bookmarkStart w:id="56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0">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1">
        <w:r>
          <w:rPr>
            <w:rStyle w:val="Hyperlink"/>
          </w:rPr>
          <w:t xml:space="preserve">GitHub Student Developer Pack</w:t>
        </w:r>
      </w:hyperlink>
      <w:r>
        <w:t xml:space="preserve"> </w:t>
      </w:r>
      <w:r>
        <w:t xml:space="preserve">(for students)</w:t>
      </w:r>
      <w:r>
        <w:t xml:space="preserve"> </w:t>
      </w:r>
      <w:r>
        <w:t xml:space="preserve">or</w:t>
      </w:r>
      <w:r>
        <w:t xml:space="preserve"> </w:t>
      </w:r>
      <w:hyperlink r:id="rId56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3"/>
    <w:bookmarkStart w:id="57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4">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8" w:name="fig-request-copilot-seat"/>
          <w:p>
            <w:pPr>
              <w:pStyle w:val="Compact"/>
              <w:jc w:val="center"/>
            </w:pPr>
            <w:r>
              <w:drawing>
                <wp:inline>
                  <wp:extent cx="5334000" cy="3052792"/>
                  <wp:effectExtent b="0" l="0" r="0" t="0"/>
                  <wp:docPr descr="" title="" id="566" name="Picture"/>
                  <a:graphic>
                    <a:graphicData uri="http://schemas.openxmlformats.org/drawingml/2006/picture">
                      <pic:pic>
                        <pic:nvPicPr>
                          <pic:cNvPr descr="assets/images/github-copilot-invitation-email.png" id="567" name="Picture"/>
                          <pic:cNvPicPr>
                            <a:picLocks noChangeArrowheads="1" noChangeAspect="1"/>
                          </pic:cNvPicPr>
                        </pic:nvPicPr>
                        <pic:blipFill>
                          <a:blip r:embed="rId56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8"/>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9">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3" w:name="fig-copilot-settings-org-options"/>
          <w:p>
            <w:pPr>
              <w:pStyle w:val="Compact"/>
              <w:jc w:val="center"/>
            </w:pPr>
            <w:r>
              <w:drawing>
                <wp:inline>
                  <wp:extent cx="5334000" cy="531962"/>
                  <wp:effectExtent b="0" l="0" r="0" t="0"/>
                  <wp:docPr descr="" title="" id="571" name="Picture"/>
                  <a:graphic>
                    <a:graphicData uri="http://schemas.openxmlformats.org/drawingml/2006/picture">
                      <pic:pic>
                        <pic:nvPicPr>
                          <pic:cNvPr descr="assets/images/github-copilot-settings-page.png" id="572" name="Picture"/>
                          <pic:cNvPicPr>
                            <a:picLocks noChangeArrowheads="1" noChangeAspect="1"/>
                          </pic:cNvPicPr>
                        </pic:nvPicPr>
                        <pic:blipFill>
                          <a:blip r:embed="rId57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3"/>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4"/>
    <w:bookmarkEnd w:id="575"/>
    <w:bookmarkStart w:id="576"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6"/>
    <w:bookmarkStart w:id="586" w:name="sec-cli-tools"/>
    <w:p>
      <w:pPr>
        <w:pStyle w:val="Heading2"/>
      </w:pPr>
      <w:r>
        <w:t xml:space="preserve">11.4 GitHub CLI and GitLab CLI</w:t>
      </w:r>
    </w:p>
    <w:p>
      <w:pPr>
        <w:pStyle w:val="FirstParagraph"/>
      </w:pPr>
      <w:hyperlink r:id="rId57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8">
        <w:r>
          <w:rPr>
            <w:rStyle w:val="VerbatimChar"/>
          </w:rPr>
          <w:t xml:space="preserve">glab</w:t>
        </w:r>
      </w:hyperlink>
      <w:r>
        <w:t xml:space="preserve"> </w:t>
      </w:r>
      <w:r>
        <w:t xml:space="preserve">is the GitLab equivalent.</w:t>
      </w:r>
    </w:p>
    <w:bookmarkStart w:id="58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0">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2"/>
    <w:bookmarkStart w:id="58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End w:id="586"/>
    <w:bookmarkStart w:id="58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7">
        <w:r>
          <w:rPr>
            <w:rStyle w:val="Hyperlink"/>
          </w:rPr>
          <w:t xml:space="preserve">here</w:t>
        </w:r>
      </w:hyperlink>
      <w:r>
        <w:t xml:space="preserve">. You can also find instructions on how to handle merge conflicts when joining branches together.</w:t>
      </w:r>
    </w:p>
    <w:bookmarkEnd w:id="588"/>
    <w:bookmarkStart w:id="58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9"/>
    <w:bookmarkStart w:id="59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1"/>
          <w:p/>
        </w:tc>
      </w:tr>
    </w:tbl>
    <w:bookmarkEnd w:id="592"/>
    <w:bookmarkStart w:id="59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3"/>
    <w:bookmarkStart w:id="59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4"/>
          <w:p/>
        </w:tc>
      </w:tr>
    </w:tbl>
    <w:bookmarkEnd w:id="595"/>
    <w:bookmarkStart w:id="59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6"/>
    <w:bookmarkStart w:id="60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7"/>
    <w:bookmarkStart w:id="599"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8">
        <w:r>
          <w:rPr>
            <w:rStyle w:val="Hyperlink"/>
          </w:rPr>
          <w:t xml:space="preserve">Repeated Amend chapter</w:t>
        </w:r>
      </w:hyperlink>
      <w:r>
        <w:t xml:space="preserve"> </w:t>
      </w:r>
      <w:r>
        <w:t xml:space="preserve">in Happy Git with R.</w:t>
      </w:r>
    </w:p>
    <w:bookmarkEnd w:id="599"/>
    <w:bookmarkEnd w:id="600"/>
    <w:bookmarkStart w:id="60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2">
        <w:r>
          <w:rPr>
            <w:rStyle w:val="Hyperlink"/>
          </w:rPr>
          <w:t xml:space="preserve">great discussion of project-oriented workflows</w:t>
        </w:r>
      </w:hyperlink>
      <w:r>
        <w:t xml:space="preserve">, extolling the virtues of a self-contained, portable projects, for your reference.</w:t>
      </w:r>
    </w:p>
    <w:bookmarkEnd w:id="603"/>
    <w:bookmarkStart w:id="60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7"/>
    <w:bookmarkStart w:id="620" w:name="sec-gitattributes"/>
    <w:p>
      <w:pPr>
        <w:pStyle w:val="Heading2"/>
      </w:pPr>
      <w:r>
        <w:t xml:space="preserve">11.14 Customizing How Files Appear on GitHub</w:t>
      </w:r>
    </w:p>
    <w:p>
      <w:pPr>
        <w:pStyle w:val="FirstParagraph"/>
      </w:pPr>
      <w:r>
        <w:t xml:space="preserve">GitHub uses a tool called</w:t>
      </w:r>
      <w:r>
        <w:t xml:space="preserve"> </w:t>
      </w:r>
      <w:hyperlink r:id="rId60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9">
        <w:r>
          <w:rPr>
            <w:rStyle w:val="Hyperlink"/>
          </w:rPr>
          <w:t xml:space="preserve">Generated code documentation</w:t>
        </w:r>
      </w:hyperlink>
      <w:r>
        <w:t xml:space="preserve">.</w:t>
      </w:r>
    </w:p>
    <w:bookmarkEnd w:id="610"/>
    <w:bookmarkStart w:id="61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1">
        <w:r>
          <w:rPr>
            <w:rStyle w:val="Hyperlink"/>
          </w:rPr>
          <w:t xml:space="preserve">pattern format documentation</w:t>
        </w:r>
      </w:hyperlink>
      <w:r>
        <w:t xml:space="preserve"> </w:t>
      </w:r>
      <w:r>
        <w:t xml:space="preserve">and the</w:t>
      </w:r>
      <w:r>
        <w:t xml:space="preserve"> </w:t>
      </w:r>
      <w:hyperlink r:id="rId612">
        <w:r>
          <w:rPr>
            <w:rStyle w:val="Hyperlink"/>
          </w:rPr>
          <w:t xml:space="preserve">Using gitattributes guide</w:t>
        </w:r>
      </w:hyperlink>
      <w:r>
        <w:t xml:space="preserve">.</w:t>
      </w:r>
    </w:p>
    <w:bookmarkEnd w:id="613"/>
    <w:bookmarkStart w:id="61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7">
        <w:r>
          <w:rPr>
            <w:rStyle w:val="Hyperlink"/>
          </w:rPr>
          <w:t xml:space="preserve">Customizing how changed files appear on GitHub</w:t>
        </w:r>
      </w:hyperlink>
      <w:r>
        <w:t xml:space="preserve"> </w:t>
      </w:r>
      <w:r>
        <w:t xml:space="preserve">and the</w:t>
      </w:r>
      <w:r>
        <w:t xml:space="preserve"> </w:t>
      </w:r>
      <w:hyperlink r:id="rId618">
        <w:r>
          <w:rPr>
            <w:rStyle w:val="Hyperlink"/>
          </w:rPr>
          <w:t xml:space="preserve">Linguist overrides documentation</w:t>
        </w:r>
      </w:hyperlink>
      <w:r>
        <w:t xml:space="preserve">.</w:t>
      </w:r>
    </w:p>
    <w:bookmarkEnd w:id="619"/>
    <w:bookmarkEnd w:id="620"/>
    <w:bookmarkStart w:id="62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1"/>
    <w:bookmarkStart w:id="62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2"/>
    <w:bookmarkStart w:id="62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3"/>
    <w:bookmarkStart w:id="62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4"/>
    <w:bookmarkStart w:id="62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5"/>
    <w:bookmarkStart w:id="626"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6"/>
    <w:bookmarkEnd w:id="627"/>
    <w:bookmarkEnd w:id="628"/>
    <w:bookmarkStart w:id="66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6" w:name="sec-pull-requests"/>
    <w:p>
      <w:pPr>
        <w:pStyle w:val="Heading2"/>
      </w:pPr>
      <w:r>
        <w:t xml:space="preserve">12.1 Pull Requests</w:t>
      </w:r>
    </w:p>
    <w:bookmarkStart w:id="636"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9"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9"/>
    <w:bookmarkStart w:id="630"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0"/>
    <w:bookmarkStart w:id="631"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1"/>
    <w:bookmarkStart w:id="632"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2"/>
    <w:bookmarkStart w:id="633"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3"/>
    <w:bookmarkStart w:id="635"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4">
        <w:r>
          <w:rPr>
            <w:rStyle w:val="Hyperlink"/>
          </w:rPr>
          <w:t xml:space="preserve">steward guidelines</w:t>
        </w:r>
      </w:hyperlink>
      <w:r>
        <w:t xml:space="preserve">.</w:t>
      </w:r>
    </w:p>
    <w:bookmarkEnd w:id="635"/>
    <w:bookmarkEnd w:id="636"/>
    <w:bookmarkStart w:id="645" w:name="sec-opening-pull-requests"/>
    <w:p>
      <w:pPr>
        <w:pStyle w:val="Heading3"/>
      </w:pPr>
      <w:r>
        <w:t xml:space="preserve">12.1.2 Opening pull requests</w:t>
      </w:r>
    </w:p>
    <w:bookmarkStart w:id="637"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7"/>
    <w:bookmarkStart w:id="638"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8"/>
    <w:bookmarkStart w:id="639"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9"/>
    <w:bookmarkStart w:id="640"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0"/>
    <w:bookmarkStart w:id="641"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1"/>
    <w:bookmarkStart w:id="642"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2"/>
    <w:bookmarkStart w:id="644"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3">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4"/>
    <w:bookmarkEnd w:id="645"/>
    <w:bookmarkEnd w:id="646"/>
    <w:bookmarkStart w:id="668" w:name="sec-code-review"/>
    <w:p>
      <w:pPr>
        <w:pStyle w:val="Heading2"/>
      </w:pPr>
      <w:r>
        <w:t xml:space="preserve">12.2 Code Review</w:t>
      </w:r>
    </w:p>
    <w:bookmarkStart w:id="66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7">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8"/>
    <w:bookmarkStart w:id="65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1"/>
    <w:bookmarkStart w:id="65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2"/>
    <w:bookmarkStart w:id="65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3"/>
    <w:bookmarkStart w:id="65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7" w:name="fig-github-suggestion-feature"/>
          <w:p>
            <w:pPr>
              <w:pStyle w:val="Compact"/>
              <w:jc w:val="center"/>
            </w:pPr>
            <w:r>
              <w:drawing>
                <wp:inline>
                  <wp:extent cx="5334000" cy="1989605"/>
                  <wp:effectExtent b="0" l="0" r="0" t="0"/>
                  <wp:docPr descr="" title="" id="655" name="Picture"/>
                  <a:graphic>
                    <a:graphicData uri="http://schemas.openxmlformats.org/drawingml/2006/picture">
                      <pic:pic>
                        <pic:nvPicPr>
                          <pic:cNvPr descr="assets/images/github-suggestion-feature.png" id="656" name="Picture"/>
                          <pic:cNvPicPr>
                            <a:picLocks noChangeArrowheads="1" noChangeAspect="1"/>
                          </pic:cNvPicPr>
                        </pic:nvPicPr>
                        <pic:blipFill>
                          <a:blip r:embed="rId65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7"/>
        </w:tc>
      </w:tr>
    </w:tbl>
    <w:bookmarkEnd w:id="658"/>
    <w:bookmarkStart w:id="66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2" w:name="fig-preview-comment"/>
          <w:p>
            <w:pPr>
              <w:pStyle w:val="Compact"/>
              <w:jc w:val="center"/>
            </w:pPr>
            <w:r>
              <w:drawing>
                <wp:inline>
                  <wp:extent cx="5334000" cy="1333500"/>
                  <wp:effectExtent b="0" l="0" r="0" t="0"/>
                  <wp:docPr descr="" title="" id="660" name="Picture"/>
                  <a:graphic>
                    <a:graphicData uri="http://schemas.openxmlformats.org/drawingml/2006/picture">
                      <pic:pic>
                        <pic:nvPicPr>
                          <pic:cNvPr descr="assets/images/quarto-preview-comment.png" id="661" name="Picture"/>
                          <pic:cNvPicPr>
                            <a:picLocks noChangeArrowheads="1" noChangeAspect="1"/>
                          </pic:cNvPicPr>
                        </pic:nvPicPr>
                        <pic:blipFill>
                          <a:blip r:embed="rId65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3"/>
    <w:bookmarkStart w:id="66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4"/>
    <w:bookmarkEnd w:id="665"/>
    <w:bookmarkStart w:id="66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6"/>
    <w:bookmarkStart w:id="66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7"/>
    <w:bookmarkEnd w:id="668"/>
    <w:bookmarkEnd w:id="669"/>
    <w:bookmarkStart w:id="730" w:name="sec-r-ci"/>
    <w:p>
      <w:pPr>
        <w:pStyle w:val="Heading1"/>
      </w:pPr>
      <w:r>
        <w:t xml:space="preserve">13. Continuous Integration</w:t>
      </w:r>
    </w:p>
    <w:bookmarkStart w:id="681" w:name="understanding-github-actions"/>
    <w:p>
      <w:pPr>
        <w:pStyle w:val="Heading2"/>
      </w:pPr>
      <w:r>
        <w:t xml:space="preserve">13.1 Understanding GitHub Actions</w:t>
      </w:r>
    </w:p>
    <w:p>
      <w:pPr>
        <w:pStyle w:val="FirstParagraph"/>
      </w:pPr>
      <w:hyperlink r:id="rId67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4"/>
    <w:bookmarkStart w:id="67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1">
              <w:r>
                <w:rPr>
                  <w:rStyle w:val="Hyperlink"/>
                </w:rPr>
                <w:t xml:space="preserve">Actions versioning guide</w:t>
              </w:r>
            </w:hyperlink>
            <w:r>
              <w:t xml:space="preserve">.</w:t>
            </w:r>
          </w:p>
          <w:p/>
        </w:tc>
      </w:tr>
    </w:tbl>
    <w:bookmarkEnd w:id="678"/>
    <w:bookmarkStart w:id="67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9"/>
    <w:bookmarkEnd w:id="680"/>
    <w:bookmarkEnd w:id="681"/>
    <w:bookmarkStart w:id="68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3"/>
    <w:bookmarkStart w:id="68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4"/>
    <w:bookmarkStart w:id="68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5"/>
    <w:bookmarkEnd w:id="686"/>
    <w:bookmarkStart w:id="69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0"/>
    <w:bookmarkStart w:id="69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1"/>
    <w:bookmarkStart w:id="69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opt/quarto/share/formats/docx/warning.png" id="694"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5"/>
    <w:bookmarkStart w:id="70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8"/>
    <w:bookmarkStart w:id="69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9"/>
    <w:bookmarkStart w:id="70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0"/>
    <w:bookmarkStart w:id="70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1"/>
    <w:bookmarkStart w:id="70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2"/>
    <w:bookmarkStart w:id="70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3"/>
    <w:bookmarkStart w:id="704"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4"/>
    <w:bookmarkStart w:id="70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5"/>
    <w:bookmarkEnd w:id="706"/>
    <w:bookmarkStart w:id="70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9"/>
    <w:bookmarkStart w:id="72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0"/>
    <w:bookmarkStart w:id="716" w:name="comparison-of-popular-actions"/>
    <w:p>
      <w:pPr>
        <w:pStyle w:val="Heading4"/>
      </w:pPr>
      <w:r>
        <w:t xml:space="preserve">13.8.0.2 Comparison of Popular Actions</w:t>
      </w:r>
    </w:p>
    <w:p>
      <w:pPr>
        <w:pStyle w:val="FirstParagraph"/>
      </w:pPr>
      <w:hyperlink r:id="rId71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6"/>
    <w:bookmarkStart w:id="71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7"/>
    <w:bookmarkStart w:id="71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8"/>
    <w:bookmarkStart w:id="72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opt/quarto/share/formats/docx/warning.png" id="720"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1"/>
    <w:bookmarkEnd w:id="722"/>
    <w:bookmarkStart w:id="72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3">
        <w:r>
          <w:rPr>
            <w:rStyle w:val="Hyperlink"/>
          </w:rPr>
          <w:t xml:space="preserve">r2u website</w:t>
        </w:r>
      </w:hyperlink>
      <w:r>
        <w:t xml:space="preserve">.</w:t>
      </w:r>
    </w:p>
    <w:bookmarkEnd w:id="725"/>
    <w:bookmarkStart w:id="729" w:name="additional-resources-2"/>
    <w:p>
      <w:pPr>
        <w:pStyle w:val="Heading2"/>
      </w:pPr>
      <w:r>
        <w:t xml:space="preserve">13.10 Additional Resources</w:t>
      </w:r>
    </w:p>
    <w:p>
      <w:pPr>
        <w:pStyle w:val="Compact"/>
        <w:numPr>
          <w:ilvl w:val="0"/>
          <w:numId w:val="1225"/>
        </w:numPr>
      </w:pPr>
      <w:hyperlink r:id="rId670">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6">
        <w:r>
          <w:rPr>
            <w:rStyle w:val="Hyperlink"/>
          </w:rPr>
          <w:t xml:space="preserve">R Packages book: Continuous Integration</w:t>
        </w:r>
      </w:hyperlink>
    </w:p>
    <w:p>
      <w:pPr>
        <w:pStyle w:val="Compact"/>
        <w:numPr>
          <w:ilvl w:val="0"/>
          <w:numId w:val="1225"/>
        </w:numPr>
      </w:pPr>
      <w:hyperlink r:id="rId727">
        <w:r>
          <w:rPr>
            <w:rStyle w:val="Hyperlink"/>
          </w:rPr>
          <w:t xml:space="preserve">GitHub Actions documentation</w:t>
        </w:r>
      </w:hyperlink>
    </w:p>
    <w:p>
      <w:pPr>
        <w:pStyle w:val="Compact"/>
        <w:numPr>
          <w:ilvl w:val="0"/>
          <w:numId w:val="1225"/>
        </w:numPr>
      </w:pPr>
      <w:hyperlink r:id="rId728">
        <w:r>
          <w:rPr>
            <w:rStyle w:val="Hyperlink"/>
          </w:rPr>
          <w:t xml:space="preserve">Where to find help with r-lib/actions</w:t>
        </w:r>
      </w:hyperlink>
    </w:p>
    <w:p>
      <w:pPr>
        <w:pStyle w:val="Compact"/>
        <w:numPr>
          <w:ilvl w:val="0"/>
          <w:numId w:val="1225"/>
        </w:numPr>
      </w:pPr>
      <w:hyperlink r:id="rId707">
        <w:r>
          <w:rPr>
            <w:rStyle w:val="Hyperlink"/>
          </w:rPr>
          <w:t xml:space="preserve">GitHub Status</w:t>
        </w:r>
      </w:hyperlink>
      <w:r>
        <w:t xml:space="preserve"> </w:t>
      </w:r>
      <w:r>
        <w:t xml:space="preserve">- real-time status of GitHub services</w:t>
      </w:r>
    </w:p>
    <w:p>
      <w:r>
        <w:br w:type="page"/>
      </w:r>
    </w:p>
    <w:bookmarkEnd w:id="729"/>
    <w:bookmarkEnd w:id="730"/>
    <w:bookmarkStart w:id="78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5"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4" w:name="fig-unix-desktop"/>
          <w:p>
            <w:pPr>
              <w:pStyle w:val="Compact"/>
              <w:jc w:val="center"/>
            </w:pPr>
            <w:r>
              <w:drawing>
                <wp:inline>
                  <wp:extent cx="5334000" cy="3380267"/>
                  <wp:effectExtent b="0" l="0" r="0" t="0"/>
                  <wp:docPr descr="" title="" id="732" name="Picture"/>
                  <a:graphic>
                    <a:graphicData uri="http://schemas.openxmlformats.org/drawingml/2006/picture">
                      <pic:pic>
                        <pic:nvPicPr>
                          <pic:cNvPr descr="assets/images/ex-desktop.jpg" id="733" name="Picture"/>
                          <pic:cNvPicPr>
                            <a:picLocks noChangeArrowheads="1" noChangeAspect="1"/>
                          </pic:cNvPicPr>
                        </pic:nvPicPr>
                        <pic:blipFill>
                          <a:blip r:embed="rId73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4"/>
        </w:tc>
      </w:tr>
    </w:tbl>
    <w:bookmarkEnd w:id="735"/>
    <w:bookmarkStart w:id="741"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6"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0" w:name="fig-unix-terminal"/>
          <w:p>
            <w:pPr>
              <w:pStyle w:val="Compact"/>
              <w:jc w:val="center"/>
            </w:pPr>
            <w:r>
              <w:drawing>
                <wp:inline>
                  <wp:extent cx="4488872" cy="8862646"/>
                  <wp:effectExtent b="0" l="0" r="0" t="0"/>
                  <wp:docPr descr="" title="" id="738" name="Picture"/>
                  <a:graphic>
                    <a:graphicData uri="http://schemas.openxmlformats.org/drawingml/2006/picture">
                      <pic:pic>
                        <pic:nvPicPr>
                          <pic:cNvPr descr="assets/images/ex-terminal.PNG" id="739" name="Picture"/>
                          <pic:cNvPicPr>
                            <a:picLocks noChangeArrowheads="1" noChangeAspect="1"/>
                          </pic:cNvPicPr>
                        </pic:nvPicPr>
                        <pic:blipFill>
                          <a:blip r:embed="rId73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0"/>
        </w:tc>
      </w:tr>
    </w:tbl>
    <w:bookmarkEnd w:id="741"/>
    <w:bookmarkStart w:id="763"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3"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3"/>
    <w:bookmarkStart w:id="744"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4"/>
    <w:bookmarkStart w:id="747" w:name="the-two-plugins-we-use"/>
    <w:p>
      <w:pPr>
        <w:pStyle w:val="Heading3"/>
      </w:pPr>
      <w:r>
        <w:t xml:space="preserve">14.3.3 The two plugins we use</w:t>
      </w:r>
    </w:p>
    <w:p>
      <w:pPr>
        <w:pStyle w:val="FirstParagraph"/>
      </w:pPr>
      <w:hyperlink r:id="rId74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7"/>
    <w:bookmarkStart w:id="749"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8"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9"/>
    <w:bookmarkStart w:id="752"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2"/>
    <w:bookmarkStart w:id="761"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0"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1"/>
    <w:bookmarkStart w:id="762"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2"/>
    <w:bookmarkEnd w:id="763"/>
    <w:bookmarkStart w:id="765"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4"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4"/>
          <w:p/>
        </w:tc>
      </w:tr>
    </w:tbl>
    <w:bookmarkEnd w:id="765"/>
    <w:bookmarkStart w:id="776" w:name="sec-shell-style"/>
    <w:p>
      <w:pPr>
        <w:pStyle w:val="Heading2"/>
      </w:pPr>
      <w:r>
        <w:t xml:space="preserve">14.5 Shell Scripting Style</w:t>
      </w:r>
    </w:p>
    <w:p>
      <w:pPr>
        <w:pStyle w:val="FirstParagraph"/>
      </w:pPr>
      <w:r>
        <w:t xml:space="preserve">For shell scripts, we follow the</w:t>
      </w:r>
      <w:r>
        <w:t xml:space="preserve"> </w:t>
      </w:r>
      <w:hyperlink r:id="rId76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7"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7"/>
    <w:bookmarkStart w:id="768"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8"/>
    <w:bookmarkStart w:id="769"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9"/>
    <w:bookmarkStart w:id="770"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0"/>
    <w:bookmarkStart w:id="771"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1"/>
    <w:bookmarkStart w:id="773" w:name="linting"/>
    <w:p>
      <w:pPr>
        <w:pStyle w:val="Heading3"/>
      </w:pPr>
      <w:r>
        <w:t xml:space="preserve">14.5.6 Linting</w:t>
      </w:r>
    </w:p>
    <w:p>
      <w:pPr>
        <w:pStyle w:val="FirstParagraph"/>
      </w:pPr>
      <w:hyperlink r:id="rId772">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3"/>
    <w:bookmarkStart w:id="774"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4"/>
    <w:bookmarkStart w:id="775"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5"/>
    <w:bookmarkEnd w:id="776"/>
    <w:bookmarkStart w:id="779"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8"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8"/>
    <w:bookmarkEnd w:id="779"/>
    <w:bookmarkStart w:id="780"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0"/>
    <w:bookmarkStart w:id="784"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2"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2"/>
    <w:bookmarkStart w:id="783"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3"/>
    <w:bookmarkEnd w:id="784"/>
    <w:bookmarkEnd w:id="785"/>
    <w:bookmarkStart w:id="799" w:name="reproducible-environments"/>
    <w:p>
      <w:pPr>
        <w:pStyle w:val="Heading1"/>
      </w:pPr>
      <w:r>
        <w:t xml:space="preserve">15. Reproducible Environments</w:t>
      </w:r>
    </w:p>
    <w:bookmarkStart w:id="792" w:name="package-version-control-with-renv"/>
    <w:p>
      <w:pPr>
        <w:pStyle w:val="Heading2"/>
      </w:pPr>
      <w:r>
        <w:t xml:space="preserve">15.1 Package Version Control with renv</w:t>
      </w:r>
    </w:p>
    <w:bookmarkStart w:id="78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6"/>
    <w:bookmarkStart w:id="78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7"/>
    <w:bookmarkStart w:id="790"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9"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8">
        <w:r>
          <w:rPr>
            <w:rStyle w:val="Hyperlink"/>
          </w:rPr>
          <w:t xml:space="preserve">official renv documentation</w:t>
        </w:r>
      </w:hyperlink>
      <w:r>
        <w:t xml:space="preserve">.</w:t>
      </w:r>
    </w:p>
    <w:bookmarkEnd w:id="789"/>
    <w:bookmarkEnd w:id="790"/>
    <w:bookmarkStart w:id="791"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1"/>
    <w:bookmarkEnd w:id="792"/>
    <w:bookmarkStart w:id="793"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3">
        <w:r>
          <w:rPr>
            <w:rStyle w:val="Hyperlink"/>
          </w:rPr>
          <w:t xml:space="preserve">r2u website</w:t>
        </w:r>
      </w:hyperlink>
      <w:r>
        <w:t xml:space="preserve">.</w:t>
      </w:r>
    </w:p>
    <w:bookmarkEnd w:id="793"/>
    <w:bookmarkStart w:id="795" w:name="managing-r-versions-with-rig"/>
    <w:p>
      <w:pPr>
        <w:pStyle w:val="Heading2"/>
      </w:pPr>
      <w:r>
        <w:t xml:space="preserve">15.3 Managing R Versions with rig</w:t>
      </w:r>
    </w:p>
    <w:p>
      <w:pPr>
        <w:pStyle w:val="FirstParagraph"/>
      </w:pPr>
      <w:hyperlink r:id="rId794">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4">
        <w:r>
          <w:rPr>
            <w:rStyle w:val="Hyperlink"/>
          </w:rPr>
          <w:t xml:space="preserve">rig GitHub repository</w:t>
        </w:r>
      </w:hyperlink>
      <w:r>
        <w:t xml:space="preserve">.</w:t>
      </w:r>
    </w:p>
    <w:bookmarkEnd w:id="795"/>
    <w:bookmarkStart w:id="798"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warning.png" id="797"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8"/>
    <w:bookmarkEnd w:id="799"/>
    <w:bookmarkStart w:id="827" w:name="code-publication"/>
    <w:p>
      <w:pPr>
        <w:pStyle w:val="Heading1"/>
      </w:pPr>
      <w:r>
        <w:t xml:space="preserve">16. Code Publication</w:t>
      </w:r>
    </w:p>
    <w:bookmarkStart w:id="800"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0"/>
    <w:bookmarkStart w:id="802"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1">
        <w:r>
          <w:rPr>
            <w:rStyle w:val="Hyperlink"/>
          </w:rPr>
          <w:t xml:space="preserve">here.</w:t>
        </w:r>
      </w:hyperlink>
    </w:p>
    <w:bookmarkEnd w:id="802"/>
    <w:bookmarkStart w:id="803"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3"/>
    <w:bookmarkStart w:id="805"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4">
        <w:r>
          <w:rPr>
            <w:rStyle w:val="Hyperlink"/>
          </w:rPr>
          <w:t xml:space="preserve">here.</w:t>
        </w:r>
      </w:hyperlink>
    </w:p>
    <w:bookmarkEnd w:id="805"/>
    <w:bookmarkStart w:id="806"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6"/>
    <w:bookmarkStart w:id="808"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7">
        <w:r>
          <w:rPr>
            <w:rStyle w:val="Hyperlink"/>
          </w:rPr>
          <w:t xml:space="preserve">here.</w:t>
        </w:r>
      </w:hyperlink>
    </w:p>
    <w:bookmarkEnd w:id="808"/>
    <w:bookmarkStart w:id="809"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9"/>
    <w:bookmarkStart w:id="810"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0"/>
    <w:bookmarkStart w:id="812"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1">
        <w:r>
          <w:rPr>
            <w:rStyle w:val="Hyperlink"/>
          </w:rPr>
          <w:t xml:space="preserve">Managing releases in a repository</w:t>
        </w:r>
      </w:hyperlink>
      <w:r>
        <w:t xml:space="preserve">.</w:t>
      </w:r>
    </w:p>
    <w:bookmarkEnd w:id="812"/>
    <w:bookmarkStart w:id="826"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3">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4">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5">
        <w:r>
          <w:rPr>
            <w:rStyle w:val="Hyperlink"/>
          </w:rPr>
          <w:t xml:space="preserve">CRAN stages diagram</w:t>
        </w:r>
      </w:hyperlink>
      <w:r>
        <w:t xml:space="preserve"> </w:t>
      </w:r>
      <w:r>
        <w:t xml:space="preserve">by Edgar Ruiz.</w:t>
      </w:r>
    </w:p>
    <w:bookmarkStart w:id="816"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6"/>
    <w:bookmarkStart w:id="820"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7">
        <w:r>
          <w:rPr>
            <w:rStyle w:val="Hyperlink"/>
          </w:rPr>
          <w:t xml:space="preserve">R-hub</w:t>
        </w:r>
      </w:hyperlink>
      <w:r>
        <w:t xml:space="preserve"> </w:t>
      </w:r>
      <w:r>
        <w:t xml:space="preserve">- tests on a wide range of platforms.</w:t>
      </w:r>
      <w:r>
        <w:t xml:space="preserve"> </w:t>
      </w:r>
      <w:r>
        <w:t xml:space="preserve">In</w:t>
      </w:r>
      <w:r>
        <w:t xml:space="preserve"> </w:t>
      </w:r>
      <w:hyperlink r:id="rId818">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9">
        <w:r>
          <w:rPr>
            <w:rStyle w:val="Hyperlink"/>
          </w:rPr>
          <w:t xml:space="preserve">CRAN Repository Policy</w:t>
        </w:r>
      </w:hyperlink>
      <w:r>
        <w:t xml:space="preserve">.</w:t>
      </w:r>
    </w:p>
    <w:bookmarkEnd w:id="820"/>
    <w:bookmarkStart w:id="822"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1">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2"/>
    <w:bookmarkStart w:id="825"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3">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4">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5"/>
    <w:bookmarkEnd w:id="826"/>
    <w:bookmarkEnd w:id="827"/>
    <w:bookmarkStart w:id="846" w:name="data-publication"/>
    <w:p>
      <w:pPr>
        <w:pStyle w:val="Heading1"/>
      </w:pPr>
      <w:r>
        <w:t xml:space="preserve">17. Data Publication</w:t>
      </w:r>
    </w:p>
    <w:bookmarkStart w:id="82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8"/>
    <w:bookmarkStart w:id="83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9"/>
    <w:bookmarkStart w:id="83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0"/>
    <w:bookmarkStart w:id="83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1">
        <w:r>
          <w:rPr>
            <w:rStyle w:val="Hyperlink"/>
          </w:rPr>
          <w:t xml:space="preserve">UC Davis DataLab GIS workshops</w:t>
        </w:r>
      </w:hyperlink>
      <w:r>
        <w:t xml:space="preserve">, including resources on QGIS and spatial SQL.</w:t>
      </w:r>
    </w:p>
    <w:bookmarkEnd w:id="832"/>
    <w:bookmarkEnd w:id="833"/>
    <w:bookmarkStart w:id="837" w:name="create-public-ids"/>
    <w:p>
      <w:pPr>
        <w:pStyle w:val="Heading2"/>
      </w:pPr>
      <w:r>
        <w:t xml:space="preserve">17.3 Create public IDs</w:t>
      </w:r>
    </w:p>
    <w:bookmarkStart w:id="83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4"/>
    <w:bookmarkStart w:id="83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5"/>
    <w:bookmarkStart w:id="83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6"/>
    <w:bookmarkEnd w:id="837"/>
    <w:bookmarkStart w:id="84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9">
        <w:r>
          <w:rPr>
            <w:rStyle w:val="Hyperlink"/>
          </w:rPr>
          <w:t xml:space="preserve">UC Davis DataLab workshop on data documentation</w:t>
        </w:r>
      </w:hyperlink>
      <w:r>
        <w:t xml:space="preserve">.</w:t>
      </w:r>
    </w:p>
    <w:bookmarkStart w:id="841"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0">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1"/>
    <w:bookmarkEnd w:id="842"/>
    <w:bookmarkStart w:id="84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3"/>
    <w:bookmarkStart w:id="84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4"/>
    <w:bookmarkStart w:id="84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5"/>
    <w:bookmarkEnd w:id="846"/>
    <w:bookmarkStart w:id="89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0" w:name="uc-davis-computing-resources"/>
    <w:p>
      <w:pPr>
        <w:pStyle w:val="Heading2"/>
      </w:pPr>
      <w:r>
        <w:t xml:space="preserve">18.1 UC Davis Computing Resources</w:t>
      </w:r>
    </w:p>
    <w:bookmarkStart w:id="84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9"/>
    <w:bookmarkEnd w:id="850"/>
    <w:bookmarkStart w:id="85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1"/>
    <w:bookmarkEnd w:id="852"/>
    <w:bookmarkStart w:id="85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3"/>
    <w:bookmarkStart w:id="85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7">
        <w:r>
          <w:rPr>
            <w:rStyle w:val="Hyperlink"/>
          </w:rPr>
          <w:t xml:space="preserve">hpc.ucdavis.edu</w:t>
        </w:r>
      </w:hyperlink>
      <w:r>
        <w:t xml:space="preserve"> </w:t>
      </w:r>
      <w:r>
        <w:t xml:space="preserve">for support information.</w:t>
      </w:r>
    </w:p>
    <w:bookmarkEnd w:id="854"/>
    <w:bookmarkStart w:id="85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5"/>
    <w:bookmarkStart w:id="85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6"/>
    <w:bookmarkStart w:id="85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7"/>
    <w:bookmarkEnd w:id="858"/>
    <w:bookmarkStart w:id="87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1">
                    <w:r>
                      <w:rPr>
                        <w:rStyle w:val="Hyperlink"/>
                      </w:rPr>
                      <w:t xml:space="preserve">VcXsrv</w:t>
                    </w:r>
                  </w:hyperlink>
                  <w:r>
                    <w:t xml:space="preserve">, or</w:t>
                  </w:r>
                  <w:r>
                    <w:t xml:space="preserve"> </w:t>
                  </w:r>
                  <w:hyperlink r:id="rId86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5"/>
          <w:p/>
        </w:tc>
      </w:tr>
    </w:tbl>
    <w:bookmarkEnd w:id="866"/>
    <w:bookmarkStart w:id="86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7"/>
    <w:bookmarkStart w:id="86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8"/>
    <w:bookmarkStart w:id="87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1"/>
    <w:bookmarkStart w:id="87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4">
        <w:r>
          <w:rPr>
            <w:rStyle w:val="Hyperlink"/>
          </w:rPr>
          <w:t xml:space="preserve">Xpra</w:t>
        </w:r>
      </w:hyperlink>
      <w:r>
        <w:t xml:space="preserve">, VNC, and</w:t>
      </w:r>
      <w:r>
        <w:t xml:space="preserve"> </w:t>
      </w:r>
      <w:hyperlink r:id="rId87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6"/>
    <w:bookmarkEnd w:id="877"/>
    <w:bookmarkStart w:id="88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8">
        <w:r>
          <w:rPr>
            <w:rStyle w:val="VerbatimChar"/>
          </w:rPr>
          <w:t xml:space="preserve">tmux</w:t>
        </w:r>
      </w:hyperlink>
      <w:r>
        <w:t xml:space="preserve"> </w:t>
      </w:r>
      <w:r>
        <w:t xml:space="preserve">or</w:t>
      </w:r>
      <w:r>
        <w:t xml:space="preserve"> </w:t>
      </w:r>
      <w:hyperlink r:id="rId87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0"/>
    <w:bookmarkStart w:id="88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important.png" id="88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note.png" id="88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7">
              <w:r>
                <w:rPr>
                  <w:rStyle w:val="Hyperlink"/>
                </w:rPr>
                <w:t xml:space="preserve">UC Davis HPC documentation</w:t>
              </w:r>
            </w:hyperlink>
            <w:r>
              <w:t xml:space="preserve"> </w:t>
            </w:r>
            <w:r>
              <w:t xml:space="preserve">or contact HPC support.</w:t>
            </w:r>
          </w:p>
          <w:p/>
        </w:tc>
      </w:tr>
    </w:tbl>
    <w:bookmarkEnd w:id="885"/>
    <w:bookmarkEnd w:id="886"/>
    <w:bookmarkStart w:id="891" w:name="storage-group-storage-access"/>
    <w:p>
      <w:pPr>
        <w:pStyle w:val="Heading2"/>
      </w:pPr>
      <w:r>
        <w:t xml:space="preserve">18.8 Storage &amp; group storage access</w:t>
      </w:r>
    </w:p>
    <w:bookmarkStart w:id="88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7">
        <w:r>
          <w:rPr>
            <w:rStyle w:val="Hyperlink"/>
          </w:rPr>
          <w:t xml:space="preserve">UC Davis HPC documentation</w:t>
        </w:r>
      </w:hyperlink>
      <w:r>
        <w:t xml:space="preserve"> </w:t>
      </w:r>
      <w:r>
        <w:t xml:space="preserve">for specific storage options and quotas.</w:t>
      </w:r>
    </w:p>
    <w:bookmarkEnd w:id="887"/>
    <w:bookmarkStart w:id="88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8"/>
    <w:bookmarkStart w:id="89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9">
        <w:r>
          <w:rPr>
            <w:rStyle w:val="Hyperlink"/>
          </w:rPr>
          <w:t xml:space="preserve">this guide</w:t>
        </w:r>
      </w:hyperlink>
      <w:r>
        <w:t xml:space="preserve">.</w:t>
      </w:r>
    </w:p>
    <w:bookmarkEnd w:id="890"/>
    <w:bookmarkEnd w:id="891"/>
    <w:bookmarkStart w:id="89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2"/>
    <w:bookmarkEnd w:id="893"/>
    <w:bookmarkStart w:id="91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4">
        <w:r>
          <w:rPr>
            <w:rStyle w:val="Hyperlink"/>
            <w:b/>
            <w:bCs/>
          </w:rPr>
          <w:t xml:space="preserve">Working with AI</w:t>
        </w:r>
      </w:hyperlink>
      <w:r>
        <w:t xml:space="preserve"> </w:t>
      </w:r>
      <w:r>
        <w:t xml:space="preserve">(source:</w:t>
      </w:r>
      <w:r>
        <w:t xml:space="preserve"> </w:t>
      </w:r>
      <w:hyperlink r:id="rId895">
        <w:r>
          <w:rPr>
            <w:rStyle w:val="Hyperlink"/>
          </w:rPr>
          <w:t xml:space="preserve">https://github.com/d-morrison/wai</w:t>
        </w:r>
      </w:hyperlink>
      <w:r>
        <w:t xml:space="preserve">).</w:t>
      </w:r>
    </w:p>
    <w:p>
      <w:pPr>
        <w:pStyle w:val="BodyText"/>
      </w:pPr>
      <w:r>
        <w:t xml:space="preserve">That site covers:</w:t>
      </w:r>
      <w:r>
        <w:t xml:space="preserve"> </w:t>
      </w:r>
      <w:bookmarkStart w:id="896" w:name="sec-ai-disclosure"/>
      <w:bookmarkEnd w:id="896"/>
      <w:bookmarkStart w:id="897" w:name="sec-ai-journal-articles"/>
      <w:bookmarkEnd w:id="897"/>
      <w:r>
        <w:t xml:space="preserve"> </w:t>
      </w:r>
      <w:bookmarkStart w:id="898" w:name="sec-ai-language-model"/>
      <w:bookmarkEnd w:id="898"/>
      <w:bookmarkStart w:id="899" w:name="sec-ai-harnesses"/>
      <w:bookmarkEnd w:id="899"/>
      <w:bookmarkStart w:id="900" w:name="sec-ai-agent-implementation"/>
      <w:bookmarkEnd w:id="900"/>
      <w:r>
        <w:t xml:space="preserve"> </w:t>
      </w:r>
      <w:bookmarkStart w:id="901" w:name="sec-ai-harness-construction"/>
      <w:bookmarkEnd w:id="901"/>
      <w:bookmarkStart w:id="902" w:name="sec-ai-agent-program-kind"/>
      <w:bookmarkEnd w:id="902"/>
      <w:r>
        <w:t xml:space="preserve"> </w:t>
      </w:r>
      <w:bookmarkStart w:id="903" w:name="sec-ai-harness-agent-relationship"/>
      <w:bookmarkEnd w:id="903"/>
      <w:bookmarkStart w:id="904" w:name="sec-ai-addressing-failing-workflows"/>
      <w:bookmarkEnd w:id="904"/>
      <w:r>
        <w:t xml:space="preserve"> </w:t>
      </w:r>
      <w:bookmarkStart w:id="905" w:name="sec-ai-benefits-hazards"/>
      <w:bookmarkEnd w:id="905"/>
      <w:bookmarkStart w:id="906" w:name="sec-ai-best-practices"/>
      <w:bookmarkEnd w:id="906"/>
      <w:bookmarkStart w:id="907" w:name="sec-ai-offline"/>
      <w:bookmarkEnd w:id="907"/>
      <w:r>
        <w:t xml:space="preserve"> </w:t>
      </w:r>
      <w:bookmarkStart w:id="908" w:name="sec-ai-copilot-settings"/>
      <w:bookmarkEnd w:id="908"/>
      <w:bookmarkStart w:id="909" w:name="sec-ai-agent-skills"/>
      <w:bookmarkEnd w:id="909"/>
      <w:bookmarkStart w:id="910" w:name="sec-ai-claude-cloud-env"/>
      <w:bookmarkEnd w:id="910"/>
      <w:r>
        <w:t xml:space="preserve"> </w:t>
      </w:r>
      <w:bookmarkStart w:id="911" w:name="sec-ai-when-to-use"/>
      <w:bookmarkEnd w:id="911"/>
      <w:bookmarkStart w:id="912" w:name="sec-ai-claude-code-windows"/>
      <w:bookmarkEnd w:id="912"/>
      <w:bookmarkStart w:id="913" w:name="sec-fully-clean"/>
      <w:bookmarkEnd w:id="913"/>
    </w:p>
    <w:p>
      <w:pPr>
        <w:numPr>
          <w:ilvl w:val="0"/>
          <w:numId w:val="1255"/>
        </w:numPr>
      </w:pPr>
      <w:hyperlink r:id="rId91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7" name="Picture"/>
                  <a:graphic>
                    <a:graphicData uri="http://schemas.openxmlformats.org/drawingml/2006/picture">
                      <pic:pic>
                        <pic:nvPicPr>
                          <pic:cNvPr descr="/opt/quarto/share/formats/docx/note.png" id="91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9"/>
    <w:bookmarkStart w:id="928" w:name="checklists"/>
    <w:p>
      <w:pPr>
        <w:pStyle w:val="Heading1"/>
      </w:pPr>
      <w:r>
        <w:t xml:space="preserve">20. Checklists</w:t>
      </w:r>
    </w:p>
    <w:bookmarkStart w:id="920"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0"/>
    <w:bookmarkStart w:id="922"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1">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2"/>
    <w:bookmarkStart w:id="924"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3">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4"/>
    <w:bookmarkStart w:id="927"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5">
        <w:r>
          <w:rPr>
            <w:rStyle w:val="Hyperlink"/>
          </w:rPr>
          <w:t xml:space="preserve">here</w:t>
        </w:r>
      </w:hyperlink>
      <w:r>
        <w:t xml:space="preserve">, a neat palette generator with colorblind options</w:t>
      </w:r>
      <w:r>
        <w:t xml:space="preserve"> </w:t>
      </w:r>
      <w:hyperlink r:id="rId92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7"/>
    <w:bookmarkEnd w:id="928"/>
    <w:bookmarkStart w:id="972" w:name="resources-2"/>
    <w:p>
      <w:pPr>
        <w:pStyle w:val="Heading1"/>
      </w:pPr>
      <w:r>
        <w:t xml:space="preserve">21. Resources</w:t>
      </w:r>
    </w:p>
    <w:bookmarkStart w:id="945" w:name="resources-for-r"/>
    <w:p>
      <w:pPr>
        <w:pStyle w:val="Heading2"/>
      </w:pPr>
      <w:r>
        <w:t xml:space="preserve">21.1 Resources for R</w:t>
      </w:r>
    </w:p>
    <w:bookmarkStart w:id="931"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9">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ins w:id="3761" w:author="PR Preview" w:date="2024-01-01T00:00:00Z">
        <w:r>
          <w:t xml:space="preserve"> </w:t>
        </w:r>
      </w:ins>
      <w:ins w:id="3761" w:author="PR Preview" w:date="2024-01-01T00:00:00Z">
        <w:r>
          <w:t xml:space="preserve">- a book by Yihui Xie on</w:t>
        </w:r>
      </w:ins>
      <w:ins w:id="3761" w:author="PR Preview" w:date="2024-01-01T00:00:00Z">
        <w:r>
          <w:t xml:space="preserve"> </w:t>
        </w:r>
      </w:ins>
      <w:hyperlink r:id="rId548">
        <w:r>
          <w:rPr>
            <w:rStyle w:val="VerbatimChar"/>
          </w:rPr>
          <w:t xml:space="preserve">{litedown}</w:t>
        </w:r>
      </w:hyperlink>
      <w:ins w:id="3761" w:author="PR Preview" w:date="2024-01-01T00:00:00Z">
        <w:r>
          <w:t xml:space="preserve">, a lightweight R Markdown implementation aimed at simplicity and speed</w:t>
        </w:r>
      </w:ins>
    </w:p>
    <w:p>
      <w:pPr>
        <w:pStyle w:val="Compact"/>
        <w:numPr>
          <w:ilvl w:val="0"/>
          <w:numId w:val="1260"/>
        </w:numPr>
      </w:pPr>
      <w:hyperlink r:id="rId930">
        <w:r>
          <w:rPr>
            <w:rStyle w:val="Hyperlink"/>
          </w:rPr>
          <w:t xml:space="preserve">DataCamp</w:t>
        </w:r>
      </w:hyperlink>
      <w:r>
        <w:t xml:space="preserve"> </w:t>
      </w:r>
      <w:r>
        <w:t xml:space="preserve">- email Kristen for access</w:t>
      </w:r>
    </w:p>
    <w:bookmarkEnd w:id="931"/>
    <w:bookmarkStart w:id="936" w:name="uc-davis-datalab-workshops-and-tutorials"/>
    <w:p>
      <w:pPr>
        <w:pStyle w:val="Heading3"/>
      </w:pPr>
      <w:r>
        <w:t xml:space="preserve">21.1.2 UC Davis DataLab Workshops and Tutorials</w:t>
      </w:r>
    </w:p>
    <w:p>
      <w:pPr>
        <w:pStyle w:val="FirstParagraph"/>
      </w:pPr>
      <w:r>
        <w:t xml:space="preserve">The</w:t>
      </w:r>
      <w:r>
        <w:t xml:space="preserve"> </w:t>
      </w:r>
      <w:hyperlink r:id="rId831">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2">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3">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4">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5">
        <w:r>
          <w:rPr>
            <w:rStyle w:val="Hyperlink"/>
          </w:rPr>
          <w:t xml:space="preserve">Install Guides</w:t>
        </w:r>
      </w:hyperlink>
      <w:r>
        <w:t xml:space="preserve"> </w:t>
      </w:r>
      <w:r>
        <w:t xml:space="preserve">- setup instructions for data science software</w:t>
      </w:r>
    </w:p>
    <w:bookmarkEnd w:id="936"/>
    <w:bookmarkStart w:id="941" w:name="cheat-sheets"/>
    <w:p>
      <w:pPr>
        <w:pStyle w:val="Heading3"/>
      </w:pPr>
      <w:r>
        <w:t xml:space="preserve">21.1.3 Cheat Sheets</w:t>
      </w:r>
    </w:p>
    <w:p>
      <w:pPr>
        <w:pStyle w:val="Compact"/>
        <w:numPr>
          <w:ilvl w:val="0"/>
          <w:numId w:val="1262"/>
        </w:numPr>
      </w:pPr>
      <w:hyperlink r:id="rId937">
        <w:r>
          <w:rPr>
            <w:rStyle w:val="Hyperlink"/>
          </w:rPr>
          <w:t xml:space="preserve">dplyr and tidyr cheat sheet</w:t>
        </w:r>
      </w:hyperlink>
    </w:p>
    <w:p>
      <w:pPr>
        <w:pStyle w:val="Compact"/>
        <w:numPr>
          <w:ilvl w:val="0"/>
          <w:numId w:val="1262"/>
        </w:numPr>
      </w:pPr>
      <w:hyperlink r:id="rId938">
        <w:r>
          <w:rPr>
            <w:rStyle w:val="Hyperlink"/>
          </w:rPr>
          <w:t xml:space="preserve">ggplot cheat sheet</w:t>
        </w:r>
      </w:hyperlink>
    </w:p>
    <w:p>
      <w:pPr>
        <w:pStyle w:val="Compact"/>
        <w:numPr>
          <w:ilvl w:val="0"/>
          <w:numId w:val="1262"/>
        </w:numPr>
      </w:pPr>
      <w:hyperlink r:id="rId939">
        <w:r>
          <w:rPr>
            <w:rStyle w:val="Hyperlink"/>
          </w:rPr>
          <w:t xml:space="preserve">data table cheat sheet</w:t>
        </w:r>
      </w:hyperlink>
    </w:p>
    <w:p>
      <w:pPr>
        <w:pStyle w:val="Compact"/>
        <w:numPr>
          <w:ilvl w:val="0"/>
          <w:numId w:val="1262"/>
        </w:numPr>
      </w:pPr>
      <w:hyperlink r:id="rId940">
        <w:r>
          <w:rPr>
            <w:rStyle w:val="Hyperlink"/>
          </w:rPr>
          <w:t xml:space="preserve">RMarkdown cheat sheet</w:t>
        </w:r>
      </w:hyperlink>
    </w:p>
    <w:bookmarkEnd w:id="941"/>
    <w:bookmarkStart w:id="943" w:name="style-and-best-practices"/>
    <w:p>
      <w:pPr>
        <w:pStyle w:val="Heading3"/>
      </w:pPr>
      <w:r>
        <w:t xml:space="preserve">21.1.4 Style and Best Practices</w:t>
      </w:r>
    </w:p>
    <w:p>
      <w:pPr>
        <w:pStyle w:val="Compact"/>
        <w:numPr>
          <w:ilvl w:val="0"/>
          <w:numId w:val="1263"/>
        </w:numPr>
      </w:pPr>
      <w:hyperlink r:id="rId942">
        <w:r>
          <w:rPr>
            <w:rStyle w:val="Hyperlink"/>
          </w:rPr>
          <w:t xml:space="preserve">Hadley Wickham’s R Style Guide</w:t>
        </w:r>
      </w:hyperlink>
    </w:p>
    <w:bookmarkEnd w:id="943"/>
    <w:bookmarkStart w:id="944"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4"/>
    <w:bookmarkEnd w:id="945"/>
    <w:bookmarkStart w:id="947"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6">
        <w:r>
          <w:rPr>
            <w:rStyle w:val="Hyperlink"/>
          </w:rPr>
          <w:t xml:space="preserve">GitHub Skills: Introduction to GitHub</w:t>
        </w:r>
      </w:hyperlink>
    </w:p>
    <w:p>
      <w:pPr>
        <w:pStyle w:val="Compact"/>
        <w:numPr>
          <w:ilvl w:val="0"/>
          <w:numId w:val="1265"/>
        </w:numPr>
      </w:pPr>
      <w:hyperlink r:id="rId558">
        <w:r>
          <w:rPr>
            <w:rStyle w:val="Hyperlink"/>
          </w:rPr>
          <w:t xml:space="preserve">UC Davis DataLab Git Sandbox</w:t>
        </w:r>
      </w:hyperlink>
      <w:r>
        <w:t xml:space="preserve"> </w:t>
      </w:r>
      <w:r>
        <w:t xml:space="preserve">- hands-on Git practice repository</w:t>
      </w:r>
    </w:p>
    <w:bookmarkEnd w:id="947"/>
    <w:bookmarkStart w:id="950" w:name="resources-for-python"/>
    <w:p>
      <w:pPr>
        <w:pStyle w:val="Heading2"/>
      </w:pPr>
      <w:r>
        <w:t xml:space="preserve">21.3 Resources for Python</w:t>
      </w:r>
    </w:p>
    <w:p>
      <w:pPr>
        <w:pStyle w:val="Compact"/>
        <w:numPr>
          <w:ilvl w:val="0"/>
          <w:numId w:val="1266"/>
        </w:numPr>
      </w:pPr>
      <w:hyperlink r:id="rId948">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9">
        <w:r>
          <w:rPr>
            <w:rStyle w:val="Hyperlink"/>
          </w:rPr>
          <w:t xml:space="preserve">Natural Language Processing with Python</w:t>
        </w:r>
      </w:hyperlink>
      <w:r>
        <w:t xml:space="preserve"> </w:t>
      </w:r>
      <w:r>
        <w:t xml:space="preserve">- text analysis and NLP techniques</w:t>
      </w:r>
    </w:p>
    <w:bookmarkEnd w:id="950"/>
    <w:bookmarkStart w:id="952" w:name="resources-for-julia"/>
    <w:p>
      <w:pPr>
        <w:pStyle w:val="Heading2"/>
      </w:pPr>
      <w:r>
        <w:t xml:space="preserve">21.4 Resources for Julia</w:t>
      </w:r>
    </w:p>
    <w:p>
      <w:pPr>
        <w:pStyle w:val="Compact"/>
        <w:numPr>
          <w:ilvl w:val="0"/>
          <w:numId w:val="1267"/>
        </w:numPr>
      </w:pPr>
      <w:hyperlink r:id="rId951">
        <w:r>
          <w:rPr>
            <w:rStyle w:val="Hyperlink"/>
          </w:rPr>
          <w:t xml:space="preserve">UC Davis Julia Users Group Julia Basics Workshop</w:t>
        </w:r>
      </w:hyperlink>
      <w:r>
        <w:t xml:space="preserve"> </w:t>
      </w:r>
      <w:r>
        <w:t xml:space="preserve">- foundational Julia programming</w:t>
      </w:r>
    </w:p>
    <w:bookmarkEnd w:id="952"/>
    <w:bookmarkStart w:id="954"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4"/>
    <w:bookmarkStart w:id="958"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5">
        <w:r>
          <w:rPr>
            <w:rStyle w:val="Hyperlink"/>
          </w:rPr>
          <w:t xml:space="preserve">The Pathway to Publishing: A Guide to Quantitative Writing in the Health Sciences</w:t>
        </w:r>
      </w:hyperlink>
    </w:p>
    <w:p>
      <w:pPr>
        <w:pStyle w:val="Compact"/>
        <w:numPr>
          <w:ilvl w:val="0"/>
          <w:numId w:val="1269"/>
        </w:numPr>
      </w:pPr>
      <w:hyperlink r:id="rId95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7">
        <w:r>
          <w:rPr>
            <w:rStyle w:val="Hyperlink"/>
          </w:rPr>
          <w:t xml:space="preserve">Secret, actionable writing tips</w:t>
        </w:r>
      </w:hyperlink>
    </w:p>
    <w:bookmarkEnd w:id="958"/>
    <w:bookmarkStart w:id="962"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9">
        <w:r>
          <w:rPr>
            <w:rStyle w:val="Hyperlink"/>
          </w:rPr>
          <w:t xml:space="preserve">How to give a killer narratively-driven scientific talk</w:t>
        </w:r>
      </w:hyperlink>
    </w:p>
    <w:p>
      <w:pPr>
        <w:pStyle w:val="Compact"/>
        <w:numPr>
          <w:ilvl w:val="0"/>
          <w:numId w:val="1270"/>
        </w:numPr>
      </w:pPr>
      <w:hyperlink r:id="rId960">
        <w:r>
          <w:rPr>
            <w:rStyle w:val="Hyperlink"/>
          </w:rPr>
          <w:t xml:space="preserve">How to make a better poster</w:t>
        </w:r>
      </w:hyperlink>
    </w:p>
    <w:p>
      <w:pPr>
        <w:pStyle w:val="Compact"/>
        <w:numPr>
          <w:ilvl w:val="0"/>
          <w:numId w:val="1270"/>
        </w:numPr>
      </w:pPr>
      <w:hyperlink r:id="rId961">
        <w:r>
          <w:rPr>
            <w:rStyle w:val="Hyperlink"/>
          </w:rPr>
          <w:t xml:space="preserve">How to make an even better poster</w:t>
        </w:r>
      </w:hyperlink>
    </w:p>
    <w:bookmarkEnd w:id="962"/>
    <w:bookmarkStart w:id="965" w:name="professional-advice"/>
    <w:p>
      <w:pPr>
        <w:pStyle w:val="Heading2"/>
      </w:pPr>
      <w:r>
        <w:t xml:space="preserve">21.8 Professional advice</w:t>
      </w:r>
    </w:p>
    <w:p>
      <w:pPr>
        <w:pStyle w:val="Compact"/>
        <w:numPr>
          <w:ilvl w:val="0"/>
          <w:numId w:val="1271"/>
        </w:numPr>
      </w:pPr>
      <w:hyperlink r:id="rId963">
        <w:r>
          <w:rPr>
            <w:rStyle w:val="Hyperlink"/>
          </w:rPr>
          <w:t xml:space="preserve">Professional advice, especially for your first job</w:t>
        </w:r>
      </w:hyperlink>
    </w:p>
    <w:p>
      <w:pPr>
        <w:pStyle w:val="Compact"/>
        <w:numPr>
          <w:ilvl w:val="0"/>
          <w:numId w:val="1271"/>
        </w:numPr>
      </w:pPr>
      <w:hyperlink r:id="rId964">
        <w:r>
          <w:rPr>
            <w:rStyle w:val="Hyperlink"/>
          </w:rPr>
          <w:t xml:space="preserve">Team Public Health Substack</w:t>
        </w:r>
      </w:hyperlink>
    </w:p>
    <w:bookmarkEnd w:id="965"/>
    <w:bookmarkStart w:id="968" w:name="funding"/>
    <w:p>
      <w:pPr>
        <w:pStyle w:val="Heading2"/>
      </w:pPr>
      <w:r>
        <w:t xml:space="preserve">21.9 Funding</w:t>
      </w:r>
    </w:p>
    <w:p>
      <w:pPr>
        <w:pStyle w:val="Compact"/>
        <w:numPr>
          <w:ilvl w:val="0"/>
          <w:numId w:val="1272"/>
        </w:numPr>
      </w:pPr>
      <w:hyperlink r:id="rId966">
        <w:r>
          <w:rPr>
            <w:rStyle w:val="Hyperlink"/>
          </w:rPr>
          <w:t xml:space="preserve">Building Your Funding Train</w:t>
        </w:r>
      </w:hyperlink>
    </w:p>
    <w:p>
      <w:pPr>
        <w:pStyle w:val="Compact"/>
        <w:numPr>
          <w:ilvl w:val="0"/>
          <w:numId w:val="1272"/>
        </w:numPr>
      </w:pPr>
      <w:hyperlink r:id="rId967">
        <w:r>
          <w:rPr>
            <w:rStyle w:val="Hyperlink"/>
          </w:rPr>
          <w:t xml:space="preserve">NIH Grant Writing Resources</w:t>
        </w:r>
      </w:hyperlink>
    </w:p>
    <w:bookmarkEnd w:id="968"/>
    <w:bookmarkStart w:id="971" w:name="ethics-and-global-health-research"/>
    <w:p>
      <w:pPr>
        <w:pStyle w:val="Heading2"/>
      </w:pPr>
      <w:r>
        <w:t xml:space="preserve">21.10 Ethics and global health research</w:t>
      </w:r>
    </w:p>
    <w:p>
      <w:pPr>
        <w:pStyle w:val="Compact"/>
        <w:numPr>
          <w:ilvl w:val="0"/>
          <w:numId w:val="1273"/>
        </w:numPr>
      </w:pPr>
      <w:hyperlink r:id="rId969">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70">
        <w:r>
          <w:rPr>
            <w:rStyle w:val="Hyperlink"/>
          </w:rPr>
          <w:t xml:space="preserve">Transforming Global Health Partnerships</w:t>
        </w:r>
      </w:hyperlink>
    </w:p>
    <w:p>
      <w:r>
        <w:br w:type="page"/>
      </w:r>
    </w:p>
    <w:bookmarkEnd w:id="971"/>
    <w:bookmarkEnd w:id="972"/>
    <w:bookmarkStart w:id="999" w:name="professional-development"/>
    <w:p>
      <w:pPr>
        <w:pStyle w:val="Heading1"/>
      </w:pPr>
      <w:r>
        <w:t xml:space="preserve">22. Professional Development</w:t>
      </w:r>
    </w:p>
    <w:bookmarkStart w:id="97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3"/>
    <w:bookmarkStart w:id="97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4">
        <w:r>
          <w:rPr>
            <w:rStyle w:val="Hyperlink"/>
          </w:rPr>
          <w:t xml:space="preserve">myIDP - Individual Development Plan tool</w:t>
        </w:r>
      </w:hyperlink>
    </w:p>
    <w:p>
      <w:pPr>
        <w:pStyle w:val="Compact"/>
        <w:numPr>
          <w:ilvl w:val="0"/>
          <w:numId w:val="1276"/>
        </w:numPr>
      </w:pPr>
      <w:hyperlink r:id="rId975">
        <w:r>
          <w:rPr>
            <w:rStyle w:val="Hyperlink"/>
          </w:rPr>
          <w:t xml:space="preserve">NIH OITE Career Resources</w:t>
        </w:r>
      </w:hyperlink>
    </w:p>
    <w:bookmarkEnd w:id="976"/>
    <w:bookmarkStart w:id="979"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7">
        <w:r>
          <w:rPr>
            <w:rStyle w:val="Hyperlink"/>
          </w:rPr>
          <w:t xml:space="preserve">How to tell a compelling story in scientific presentations</w:t>
        </w:r>
      </w:hyperlink>
    </w:p>
    <w:p>
      <w:pPr>
        <w:pStyle w:val="Compact"/>
        <w:numPr>
          <w:ilvl w:val="0"/>
          <w:numId w:val="1278"/>
        </w:numPr>
      </w:pPr>
      <w:hyperlink r:id="rId959">
        <w:r>
          <w:rPr>
            <w:rStyle w:val="Hyperlink"/>
          </w:rPr>
          <w:t xml:space="preserve">How to give a killer narratively-driven scientific talk</w:t>
        </w:r>
      </w:hyperlink>
    </w:p>
    <w:p>
      <w:pPr>
        <w:pStyle w:val="Compact"/>
        <w:numPr>
          <w:ilvl w:val="0"/>
          <w:numId w:val="1278"/>
        </w:numPr>
      </w:pPr>
      <w:hyperlink r:id="rId978">
        <w:r>
          <w:rPr>
            <w:rStyle w:val="Hyperlink"/>
          </w:rPr>
          <w:t xml:space="preserve">How to make a better poster</w:t>
        </w:r>
      </w:hyperlink>
    </w:p>
    <w:p>
      <w:pPr>
        <w:pStyle w:val="Compact"/>
        <w:numPr>
          <w:ilvl w:val="0"/>
          <w:numId w:val="1278"/>
        </w:numPr>
      </w:pPr>
      <w:hyperlink r:id="rId961">
        <w:r>
          <w:rPr>
            <w:rStyle w:val="Hyperlink"/>
          </w:rPr>
          <w:t xml:space="preserve">How to make an even better poster</w:t>
        </w:r>
      </w:hyperlink>
    </w:p>
    <w:bookmarkEnd w:id="979"/>
    <w:bookmarkStart w:id="983"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80">
        <w:r>
          <w:rPr>
            <w:rStyle w:val="Hyperlink"/>
          </w:rPr>
          <w:t xml:space="preserve">ColorBrewer</w:t>
        </w:r>
      </w:hyperlink>
      <w:r>
        <w:t xml:space="preserve"> </w:t>
      </w:r>
      <w:r>
        <w:t xml:space="preserve">or</w:t>
      </w:r>
      <w:r>
        <w:t xml:space="preserve"> </w:t>
      </w:r>
      <w:hyperlink r:id="rId981">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2">
        <w:r>
          <w:rPr>
            <w:rStyle w:val="Hyperlink"/>
          </w:rPr>
          <w:t xml:space="preserve">Ten Simple Rules for Better Figures</w:t>
        </w:r>
      </w:hyperlink>
    </w:p>
    <w:bookmarkEnd w:id="983"/>
    <w:bookmarkStart w:id="985"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6">
        <w:r>
          <w:rPr>
            <w:rStyle w:val="Hyperlink"/>
          </w:rPr>
          <w:t xml:space="preserve">Building Your Funding Train</w:t>
        </w:r>
      </w:hyperlink>
    </w:p>
    <w:p>
      <w:pPr>
        <w:pStyle w:val="Compact"/>
        <w:numPr>
          <w:ilvl w:val="0"/>
          <w:numId w:val="1282"/>
        </w:numPr>
      </w:pPr>
      <w:hyperlink r:id="rId984">
        <w:r>
          <w:rPr>
            <w:rStyle w:val="Hyperlink"/>
          </w:rPr>
          <w:t xml:space="preserve">NIH Funding Opportunities</w:t>
        </w:r>
      </w:hyperlink>
    </w:p>
    <w:p>
      <w:pPr>
        <w:pStyle w:val="Compact"/>
        <w:numPr>
          <w:ilvl w:val="0"/>
          <w:numId w:val="1282"/>
        </w:numPr>
      </w:pPr>
      <w:hyperlink r:id="rId967">
        <w:r>
          <w:rPr>
            <w:rStyle w:val="Hyperlink"/>
          </w:rPr>
          <w:t xml:space="preserve">NIH Grant Writing Resources</w:t>
        </w:r>
      </w:hyperlink>
    </w:p>
    <w:bookmarkEnd w:id="985"/>
    <w:bookmarkStart w:id="996"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6"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6"/>
    <w:bookmarkStart w:id="987"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7"/>
    <w:bookmarkStart w:id="988"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8"/>
    <w:bookmarkStart w:id="992"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0">
        <w:r>
          <w:rPr>
            <w:rStyle w:val="Hyperlink"/>
          </w:rPr>
          <w:t xml:space="preserve">PhD</w:t>
        </w:r>
      </w:hyperlink>
      <w:r>
        <w:t xml:space="preserve">,</w:t>
      </w:r>
      <w:r>
        <w:t xml:space="preserve"> </w:t>
      </w:r>
      <w:r>
        <w:t xml:space="preserve">is a spiritual successor to an apprentice’s</w:t>
      </w:r>
      <w:r>
        <w:t xml:space="preserve"> </w:t>
      </w:r>
      <w:hyperlink r:id="rId99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2"/>
    <w:bookmarkStart w:id="993"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3"/>
    <w:bookmarkStart w:id="995"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4">
        <w:r>
          <w:rPr>
            <w:rStyle w:val="Hyperlink"/>
          </w:rPr>
          <w:t xml:space="preserve">quarto-thesis</w:t>
        </w:r>
      </w:hyperlink>
      <w:r>
        <w:t xml:space="preserve"> </w:t>
      </w:r>
      <w:r>
        <w:t xml:space="preserve">- Quarto extension for creating masters or PhD theses with professional LaTeX formatting</w:t>
      </w:r>
    </w:p>
    <w:bookmarkEnd w:id="995"/>
    <w:bookmarkEnd w:id="996"/>
    <w:bookmarkStart w:id="997"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2">
        <w:r>
          <w:rPr>
            <w:rStyle w:val="Hyperlink"/>
          </w:rPr>
          <w:t xml:space="preserve">workshop index</w:t>
        </w:r>
      </w:hyperlink>
      <w:r>
        <w:t xml:space="preserve"> </w:t>
      </w:r>
      <w:r>
        <w:t xml:space="preserve">provides a comprehensive catalog of available resources.</w:t>
      </w:r>
    </w:p>
    <w:bookmarkEnd w:id="997"/>
    <w:bookmarkStart w:id="998"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8"/>
    <w:bookmarkEnd w:id="999"/>
    <w:bookmarkStart w:id="1004" w:name="sec-writing"/>
    <w:p>
      <w:pPr>
        <w:pStyle w:val="Heading1"/>
      </w:pPr>
      <w:r>
        <w:t xml:space="preserve">23. Writing</w:t>
      </w:r>
    </w:p>
    <w:bookmarkStart w:id="100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0"/>
    <w:bookmarkStart w:id="1002"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2"/>
    <w:bookmarkStart w:id="100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3"/>
    <w:bookmarkEnd w:id="1004"/>
    <w:bookmarkStart w:id="1020" w:name="manuscript-preparation-and-publication"/>
    <w:p>
      <w:pPr>
        <w:pStyle w:val="Heading1"/>
      </w:pPr>
      <w:r>
        <w:t xml:space="preserve">24. Manuscript Preparation and Publication</w:t>
      </w:r>
    </w:p>
    <w:bookmarkStart w:id="100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5"/>
    <w:bookmarkStart w:id="100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7">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8"/>
    <w:bookmarkStart w:id="1011"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9">
        <w:r>
          <w:rPr>
            <w:rStyle w:val="Hyperlink"/>
          </w:rPr>
          <w:t xml:space="preserve">medRxiv</w:t>
        </w:r>
      </w:hyperlink>
      <w:r>
        <w:t xml:space="preserve"> </w:t>
      </w:r>
      <w:r>
        <w:t xml:space="preserve">or</w:t>
      </w:r>
      <w:r>
        <w:t xml:space="preserve"> </w:t>
      </w:r>
      <w:hyperlink r:id="rId1010">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9">
        <w:r>
          <w:rPr>
            <w:rStyle w:val="Hyperlink"/>
          </w:rPr>
          <w:t xml:space="preserve">medRxiv</w:t>
        </w:r>
      </w:hyperlink>
      <w:r>
        <w:t xml:space="preserve">.</w:t>
      </w:r>
    </w:p>
    <w:bookmarkEnd w:id="1011"/>
    <w:bookmarkStart w:id="101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2"/>
    <w:bookmarkStart w:id="1013"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3"/>
    <w:bookmarkStart w:id="101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7"/>
    <w:bookmarkStart w:id="101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9"/>
    <w:bookmarkEnd w:id="1020"/>
    <w:bookmarkStart w:id="1103" w:name="references"/>
    <w:p>
      <w:pPr>
        <w:pStyle w:val="Heading1"/>
      </w:pPr>
      <w:r>
        <w:t xml:space="preserve">References</w:t>
      </w:r>
    </w:p>
    <w:bookmarkStart w:id="1102" w:name="refs"/>
    <w:bookmarkStart w:id="102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1">
        <w:r>
          <w:rPr>
            <w:rStyle w:val="Hyperlink"/>
          </w:rPr>
          <w:t xml:space="preserve">https://doi.org/10.1371/journal.pgph.0002269</w:t>
        </w:r>
      </w:hyperlink>
      <w:r>
        <w:t xml:space="preserve">.</w:t>
      </w:r>
    </w:p>
    <w:bookmarkEnd w:id="1022"/>
    <w:bookmarkStart w:id="102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3">
        <w:r>
          <w:rPr>
            <w:rStyle w:val="Hyperlink"/>
          </w:rPr>
          <w:t xml:space="preserve">https://doi.org/10.1038/d41586-019-01431-z</w:t>
        </w:r>
      </w:hyperlink>
      <w:r>
        <w:t xml:space="preserve">.</w:t>
      </w:r>
    </w:p>
    <w:bookmarkEnd w:id="1024"/>
    <w:bookmarkStart w:id="102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5">
        <w:r>
          <w:rPr>
            <w:rStyle w:val="Hyperlink"/>
          </w:rPr>
          <w:t xml:space="preserve">https://jadebc.github.io/lab-manual/</w:t>
        </w:r>
      </w:hyperlink>
      <w:r>
        <w:t xml:space="preserve">.</w:t>
      </w:r>
    </w:p>
    <w:bookmarkEnd w:id="1026"/>
    <w:bookmarkStart w:id="102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7">
        <w:r>
          <w:rPr>
            <w:rStyle w:val="Hyperlink"/>
          </w:rPr>
          <w:t xml:space="preserve">https://happygitwithr.com/</w:t>
        </w:r>
      </w:hyperlink>
      <w:r>
        <w:t xml:space="preserve">.</w:t>
      </w:r>
    </w:p>
    <w:bookmarkEnd w:id="1028"/>
    <w:bookmarkStart w:id="102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9"/>
    <w:bookmarkStart w:id="103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0">
        <w:r>
          <w:rPr>
            <w:rStyle w:val="Hyperlink"/>
          </w:rPr>
          <w:t xml:space="preserve">https://doi.org/10.1038/s41467-020-19160-7</w:t>
        </w:r>
      </w:hyperlink>
      <w:r>
        <w:t xml:space="preserve">.</w:t>
      </w:r>
    </w:p>
    <w:bookmarkEnd w:id="1031"/>
    <w:bookmarkStart w:id="103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2">
        <w:r>
          <w:rPr>
            <w:rStyle w:val="Hyperlink"/>
          </w:rPr>
          <w:t xml:space="preserve">http://creativecommons.org/licenses/by-nc/4.0/</w:t>
        </w:r>
      </w:hyperlink>
      <w:r>
        <w:t xml:space="preserve">.</w:t>
      </w:r>
    </w:p>
    <w:bookmarkEnd w:id="1033"/>
    <w:bookmarkStart w:id="1035" w:name="ref-credit"/>
    <w:p>
      <w:pPr>
        <w:pStyle w:val="Bibliography"/>
      </w:pPr>
      <w:r>
        <w:t xml:space="preserve">“CRediT: Contributor Roles Taxonomy.”</w:t>
      </w:r>
      <w:r>
        <w:t xml:space="preserve"> </w:t>
      </w:r>
      <w:r>
        <w:t xml:space="preserve">n.d. PLOS ONE.</w:t>
      </w:r>
      <w:r>
        <w:t xml:space="preserve"> </w:t>
      </w:r>
      <w:hyperlink r:id="rId1034">
        <w:r>
          <w:rPr>
            <w:rStyle w:val="Hyperlink"/>
          </w:rPr>
          <w:t xml:space="preserve">https://journals.plos.org/plosone/s/authorship</w:t>
        </w:r>
      </w:hyperlink>
      <w:r>
        <w:t xml:space="preserve">.</w:t>
      </w:r>
    </w:p>
    <w:bookmarkEnd w:id="1035"/>
    <w:bookmarkStart w:id="1037" w:name="ref-dryad"/>
    <w:p>
      <w:pPr>
        <w:pStyle w:val="Bibliography"/>
      </w:pPr>
      <w:r>
        <w:t xml:space="preserve">“Dryad Digital Repository.”</w:t>
      </w:r>
      <w:r>
        <w:t xml:space="preserve"> </w:t>
      </w:r>
      <w:r>
        <w:t xml:space="preserve">n.d. Dryad.</w:t>
      </w:r>
      <w:r>
        <w:t xml:space="preserve"> </w:t>
      </w:r>
      <w:hyperlink r:id="rId1036">
        <w:r>
          <w:rPr>
            <w:rStyle w:val="Hyperlink"/>
          </w:rPr>
          <w:t xml:space="preserve">https://datadryad.org/</w:t>
        </w:r>
      </w:hyperlink>
      <w:r>
        <w:t xml:space="preserve">.</w:t>
      </w:r>
    </w:p>
    <w:bookmarkEnd w:id="1037"/>
    <w:bookmarkStart w:id="103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8"/>
    <w:bookmarkStart w:id="104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9">
        <w:r>
          <w:rPr>
            <w:rStyle w:val="Hyperlink"/>
          </w:rPr>
          <w:t xml:space="preserve">https://doi.org/10.1201/9781003029878</w:t>
        </w:r>
      </w:hyperlink>
      <w:r>
        <w:t xml:space="preserve">.</w:t>
      </w:r>
    </w:p>
    <w:bookmarkEnd w:id="1040"/>
    <w:bookmarkStart w:id="104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1"/>
    <w:bookmarkStart w:id="1043" w:name="ref-githubdesktop"/>
    <w:p>
      <w:pPr>
        <w:pStyle w:val="Bibliography"/>
      </w:pPr>
      <w:r>
        <w:t xml:space="preserve">“GitHub Desktop.”</w:t>
      </w:r>
      <w:r>
        <w:t xml:space="preserve"> </w:t>
      </w:r>
      <w:r>
        <w:t xml:space="preserve">n.d. GitHub.</w:t>
      </w:r>
      <w:r>
        <w:t xml:space="preserve"> </w:t>
      </w:r>
      <w:hyperlink r:id="rId1042">
        <w:r>
          <w:rPr>
            <w:rStyle w:val="Hyperlink"/>
          </w:rPr>
          <w:t xml:space="preserve">https://desktop.github.com/</w:t>
        </w:r>
      </w:hyperlink>
      <w:r>
        <w:t xml:space="preserve">.</w:t>
      </w:r>
    </w:p>
    <w:bookmarkEnd w:id="1043"/>
    <w:bookmarkStart w:id="1045" w:name="ref-plos_data"/>
    <w:p>
      <w:pPr>
        <w:pStyle w:val="Bibliography"/>
      </w:pPr>
      <w:r>
        <w:t xml:space="preserve">“How to Store and Manage Your Data.”</w:t>
      </w:r>
      <w:r>
        <w:t xml:space="preserve"> </w:t>
      </w:r>
      <w:r>
        <w:t xml:space="preserve">n.d. PLOS.</w:t>
      </w:r>
      <w:r>
        <w:t xml:space="preserve"> </w:t>
      </w:r>
      <w:hyperlink r:id="rId1044">
        <w:r>
          <w:rPr>
            <w:rStyle w:val="Hyperlink"/>
          </w:rPr>
          <w:t xml:space="preserve">https://plos.org/resource/how-to-store-and-manage-your-data/</w:t>
        </w:r>
      </w:hyperlink>
      <w:r>
        <w:t xml:space="preserve">.</w:t>
      </w:r>
    </w:p>
    <w:bookmarkEnd w:id="1045"/>
    <w:bookmarkStart w:id="104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6"/>
    <w:bookmarkStart w:id="104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7">
        <w:r>
          <w:rPr>
            <w:rStyle w:val="Hyperlink"/>
          </w:rPr>
          <w:t xml:space="preserve">https://mentors.fm/2019/08/13/think-and-write-with-leslie-lamport/</w:t>
        </w:r>
      </w:hyperlink>
      <w:r>
        <w:t xml:space="preserve">.</w:t>
      </w:r>
    </w:p>
    <w:bookmarkEnd w:id="1048"/>
    <w:bookmarkStart w:id="1049" w:name="ref-medRxiv"/>
    <w:p>
      <w:pPr>
        <w:pStyle w:val="Bibliography"/>
      </w:pPr>
      <w:r>
        <w:t xml:space="preserve">“medRxiv: The Preprint Server for Health Sciences.”</w:t>
      </w:r>
      <w:r>
        <w:t xml:space="preserve"> </w:t>
      </w:r>
      <w:r>
        <w:t xml:space="preserve">n.d. Cold Spring Harbor Laboratory.</w:t>
      </w:r>
      <w:r>
        <w:t xml:space="preserve"> </w:t>
      </w:r>
      <w:hyperlink r:id="rId1009">
        <w:r>
          <w:rPr>
            <w:rStyle w:val="Hyperlink"/>
          </w:rPr>
          <w:t xml:space="preserve">https://www.medrxiv.org/</w:t>
        </w:r>
      </w:hyperlink>
      <w:r>
        <w:t xml:space="preserve">.</w:t>
      </w:r>
    </w:p>
    <w:bookmarkEnd w:id="1049"/>
    <w:bookmarkStart w:id="105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0">
        <w:r>
          <w:rPr>
            <w:rStyle w:val="Hyperlink"/>
          </w:rPr>
          <w:t xml:space="preserve">https://doi.org/10.1038/467775a</w:t>
        </w:r>
      </w:hyperlink>
      <w:r>
        <w:t xml:space="preserve">.</w:t>
      </w:r>
    </w:p>
    <w:bookmarkEnd w:id="1051"/>
    <w:bookmarkStart w:id="105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2">
        <w:r>
          <w:rPr>
            <w:rStyle w:val="Hyperlink"/>
          </w:rPr>
          <w:t xml:space="preserve">https://doi.org/10.1038/s41562-016-0021</w:t>
        </w:r>
      </w:hyperlink>
      <w:r>
        <w:t xml:space="preserve">.</w:t>
      </w:r>
    </w:p>
    <w:bookmarkEnd w:id="1053"/>
    <w:bookmarkStart w:id="105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4">
        <w:r>
          <w:rPr>
            <w:rStyle w:val="Hyperlink"/>
          </w:rPr>
          <w:t xml:space="preserve">https://doi.org/10.1038/526182a</w:t>
        </w:r>
      </w:hyperlink>
      <w:r>
        <w:t xml:space="preserve">.</w:t>
      </w:r>
    </w:p>
    <w:bookmarkEnd w:id="1055"/>
    <w:bookmarkStart w:id="1057" w:name="ref-osf"/>
    <w:p>
      <w:pPr>
        <w:pStyle w:val="Bibliography"/>
      </w:pPr>
      <w:r>
        <w:t xml:space="preserve">“Open Science Framework.”</w:t>
      </w:r>
      <w:r>
        <w:t xml:space="preserve"> </w:t>
      </w:r>
      <w:r>
        <w:t xml:space="preserve">n.d. Center for Open Science.</w:t>
      </w:r>
      <w:r>
        <w:t xml:space="preserve"> </w:t>
      </w:r>
      <w:hyperlink r:id="rId1056">
        <w:r>
          <w:rPr>
            <w:rStyle w:val="Hyperlink"/>
          </w:rPr>
          <w:t xml:space="preserve">https://osf.io/</w:t>
        </w:r>
      </w:hyperlink>
      <w:r>
        <w:t xml:space="preserve">.</w:t>
      </w:r>
    </w:p>
    <w:bookmarkEnd w:id="1057"/>
    <w:bookmarkStart w:id="105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8"/>
    <w:bookmarkStart w:id="1060" w:name="ref-githubaccountarchive"/>
    <w:p>
      <w:pPr>
        <w:pStyle w:val="Bibliography"/>
      </w:pPr>
      <w:r>
        <w:t xml:space="preserve">“Requesting an Archive of Your Personal Account’s Data.”</w:t>
      </w:r>
      <w:r>
        <w:t xml:space="preserve"> </w:t>
      </w:r>
      <w:r>
        <w:t xml:space="preserve">n.d. GitHub.</w:t>
      </w:r>
      <w:r>
        <w:t xml:space="preserve"> </w:t>
      </w:r>
      <w:hyperlink r:id="rId1059">
        <w:r>
          <w:rPr>
            <w:rStyle w:val="Hyperlink"/>
          </w:rPr>
          <w:t xml:space="preserve">https://docs.github.com/en/get-started/archiving-your-github-personal-account-and-public-repositories/requesting-an-archive-of-your-personal-accounts-data</w:t>
        </w:r>
      </w:hyperlink>
      <w:r>
        <w:t xml:space="preserve">.</w:t>
      </w:r>
    </w:p>
    <w:bookmarkEnd w:id="1060"/>
    <w:bookmarkStart w:id="1062" w:name="ref-githuborgmigrations"/>
    <w:p>
      <w:pPr>
        <w:pStyle w:val="Bibliography"/>
      </w:pPr>
      <w:r>
        <w:t xml:space="preserve">“REST API Endpoints for Organization Migrations.”</w:t>
      </w:r>
      <w:r>
        <w:t xml:space="preserve"> </w:t>
      </w:r>
      <w:r>
        <w:t xml:space="preserve">n.d. GitHub.</w:t>
      </w:r>
      <w:r>
        <w:t xml:space="preserve"> </w:t>
      </w:r>
      <w:hyperlink r:id="rId1061">
        <w:r>
          <w:rPr>
            <w:rStyle w:val="Hyperlink"/>
          </w:rPr>
          <w:t xml:space="preserve">https://docs.github.com/en/rest/migrations/orgs</w:t>
        </w:r>
      </w:hyperlink>
      <w:r>
        <w:t xml:space="preserve">.</w:t>
      </w:r>
    </w:p>
    <w:bookmarkEnd w:id="1062"/>
    <w:bookmarkStart w:id="1064" w:name="ref-githubusermigrations"/>
    <w:p>
      <w:pPr>
        <w:pStyle w:val="Bibliography"/>
      </w:pPr>
      <w:r>
        <w:t xml:space="preserve">“REST API Endpoints for User Migrations.”</w:t>
      </w:r>
      <w:r>
        <w:t xml:space="preserve"> </w:t>
      </w:r>
      <w:r>
        <w:t xml:space="preserve">n.d. GitHub.</w:t>
      </w:r>
      <w:r>
        <w:t xml:space="preserve"> </w:t>
      </w:r>
      <w:hyperlink r:id="rId1063">
        <w:r>
          <w:rPr>
            <w:rStyle w:val="Hyperlink"/>
          </w:rPr>
          <w:t xml:space="preserve">https://docs.github.com/en/rest/migrations/users</w:t>
        </w:r>
      </w:hyperlink>
      <w:r>
        <w:t xml:space="preserve">.</w:t>
      </w:r>
    </w:p>
    <w:bookmarkEnd w:id="1064"/>
    <w:bookmarkStart w:id="1066" w:name="ref-gitfixum"/>
    <w:p>
      <w:pPr>
        <w:pStyle w:val="Bibliography"/>
      </w:pPr>
      <w:r>
        <w:t xml:space="preserve">Robertson, Seth. n.d.</w:t>
      </w:r>
      <w:r>
        <w:t xml:space="preserve"> </w:t>
      </w:r>
      <w:r>
        <w:t xml:space="preserve">“On Undoing, Fixing, or Removing Commits in Git.”</w:t>
      </w:r>
      <w:r>
        <w:t xml:space="preserve"> </w:t>
      </w:r>
      <w:hyperlink r:id="rId1065">
        <w:r>
          <w:rPr>
            <w:rStyle w:val="Hyperlink"/>
          </w:rPr>
          <w:t xml:space="preserve">https://sethrobertson.github.io/GitFixUm/fixup.html</w:t>
        </w:r>
      </w:hyperlink>
      <w:r>
        <w:t xml:space="preserve">.</w:t>
      </w:r>
    </w:p>
    <w:bookmarkEnd w:id="1066"/>
    <w:bookmarkStart w:id="106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7">
        <w:r>
          <w:rPr>
            <w:rStyle w:val="Hyperlink"/>
          </w:rPr>
          <w:t xml:space="preserve">https://doi.org/10.1371/journal.pcbi.1003833</w:t>
        </w:r>
      </w:hyperlink>
      <w:r>
        <w:t xml:space="preserve">.</w:t>
      </w:r>
    </w:p>
    <w:bookmarkEnd w:id="1068"/>
    <w:bookmarkStart w:id="107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9">
        <w:r>
          <w:rPr>
            <w:rStyle w:val="Hyperlink"/>
          </w:rPr>
          <w:t xml:space="preserve">https://doi.org/10.1038/d41586-019-02918-5</w:t>
        </w:r>
      </w:hyperlink>
      <w:r>
        <w:t xml:space="preserve">.</w:t>
      </w:r>
    </w:p>
    <w:bookmarkEnd w:id="1070"/>
    <w:bookmarkStart w:id="1072" w:name="ref-slurm-salloc"/>
    <w:p>
      <w:pPr>
        <w:pStyle w:val="Bibliography"/>
      </w:pPr>
      <w:r>
        <w:t xml:space="preserve">“Slurm Workload Manager: Salloc Documentation.”</w:t>
      </w:r>
      <w:r>
        <w:t xml:space="preserve"> </w:t>
      </w:r>
      <w:r>
        <w:t xml:space="preserve">n.d.-a. SchedMD.</w:t>
      </w:r>
      <w:r>
        <w:t xml:space="preserve"> </w:t>
      </w:r>
      <w:hyperlink r:id="rId1071">
        <w:r>
          <w:rPr>
            <w:rStyle w:val="Hyperlink"/>
          </w:rPr>
          <w:t xml:space="preserve">https://slurm.schedmd.com/salloc.html</w:t>
        </w:r>
      </w:hyperlink>
      <w:r>
        <w:t xml:space="preserve">.</w:t>
      </w:r>
    </w:p>
    <w:bookmarkEnd w:id="1072"/>
    <w:bookmarkStart w:id="1074" w:name="ref-slurm-sattach"/>
    <w:p>
      <w:pPr>
        <w:pStyle w:val="Bibliography"/>
      </w:pPr>
      <w:r>
        <w:t xml:space="preserve">“Slurm Workload Manager: Sattach Documentation.”</w:t>
      </w:r>
      <w:r>
        <w:t xml:space="preserve"> </w:t>
      </w:r>
      <w:r>
        <w:t xml:space="preserve">n.d.-b. SchedMD.</w:t>
      </w:r>
      <w:r>
        <w:t xml:space="preserve"> </w:t>
      </w:r>
      <w:hyperlink r:id="rId1073">
        <w:r>
          <w:rPr>
            <w:rStyle w:val="Hyperlink"/>
          </w:rPr>
          <w:t xml:space="preserve">https://slurm.schedmd.com/sattach.html</w:t>
        </w:r>
      </w:hyperlink>
      <w:r>
        <w:t xml:space="preserve">.</w:t>
      </w:r>
    </w:p>
    <w:bookmarkEnd w:id="1074"/>
    <w:bookmarkStart w:id="1076" w:name="ref-slurm"/>
    <w:p>
      <w:pPr>
        <w:pStyle w:val="Bibliography"/>
      </w:pPr>
      <w:r>
        <w:t xml:space="preserve">“Slurm Workload Manager: Sbatch Documentation.”</w:t>
      </w:r>
      <w:r>
        <w:t xml:space="preserve"> </w:t>
      </w:r>
      <w:r>
        <w:t xml:space="preserve">n.d.-c. SchedMD.</w:t>
      </w:r>
      <w:r>
        <w:t xml:space="preserve"> </w:t>
      </w:r>
      <w:hyperlink r:id="rId1075">
        <w:r>
          <w:rPr>
            <w:rStyle w:val="Hyperlink"/>
          </w:rPr>
          <w:t xml:space="preserve">https://slurm.schedmd.com/sbatch.html</w:t>
        </w:r>
      </w:hyperlink>
      <w:r>
        <w:t xml:space="preserve">.</w:t>
      </w:r>
    </w:p>
    <w:bookmarkEnd w:id="1076"/>
    <w:bookmarkStart w:id="1078" w:name="ref-slurm-squeue"/>
    <w:p>
      <w:pPr>
        <w:pStyle w:val="Bibliography"/>
      </w:pPr>
      <w:r>
        <w:t xml:space="preserve">“Slurm Workload Manager: Squeue Documentation.”</w:t>
      </w:r>
      <w:r>
        <w:t xml:space="preserve"> </w:t>
      </w:r>
      <w:r>
        <w:t xml:space="preserve">n.d.-d. SchedMD.</w:t>
      </w:r>
      <w:r>
        <w:t xml:space="preserve"> </w:t>
      </w:r>
      <w:hyperlink r:id="rId1077">
        <w:r>
          <w:rPr>
            <w:rStyle w:val="Hyperlink"/>
          </w:rPr>
          <w:t xml:space="preserve">https://slurm.schedmd.com/squeue.html</w:t>
        </w:r>
      </w:hyperlink>
      <w:r>
        <w:t xml:space="preserve">.</w:t>
      </w:r>
    </w:p>
    <w:bookmarkEnd w:id="1078"/>
    <w:bookmarkStart w:id="1080" w:name="ref-slurm-srun"/>
    <w:p>
      <w:pPr>
        <w:pStyle w:val="Bibliography"/>
      </w:pPr>
      <w:r>
        <w:t xml:space="preserve">“Slurm Workload Manager: Srun Documentation.”</w:t>
      </w:r>
      <w:r>
        <w:t xml:space="preserve"> </w:t>
      </w:r>
      <w:r>
        <w:t xml:space="preserve">n.d.-e. SchedMD.</w:t>
      </w:r>
      <w:r>
        <w:t xml:space="preserve"> </w:t>
      </w:r>
      <w:hyperlink r:id="rId1079">
        <w:r>
          <w:rPr>
            <w:rStyle w:val="Hyperlink"/>
          </w:rPr>
          <w:t xml:space="preserve">https://slurm.schedmd.com/srun.html</w:t>
        </w:r>
      </w:hyperlink>
      <w:r>
        <w:t xml:space="preserve">.</w:t>
      </w:r>
    </w:p>
    <w:bookmarkEnd w:id="1080"/>
    <w:bookmarkStart w:id="1082" w:name="ref-openssh-ssh-config"/>
    <w:p>
      <w:pPr>
        <w:pStyle w:val="Bibliography"/>
      </w:pPr>
      <w:r>
        <w:t xml:space="preserve">“Ssh_config(5) Manual Page.”</w:t>
      </w:r>
      <w:r>
        <w:t xml:space="preserve"> </w:t>
      </w:r>
      <w:r>
        <w:t xml:space="preserve">n.d. OpenBSD.</w:t>
      </w:r>
      <w:r>
        <w:t xml:space="preserve"> </w:t>
      </w:r>
      <w:hyperlink r:id="rId1081">
        <w:r>
          <w:rPr>
            <w:rStyle w:val="Hyperlink"/>
          </w:rPr>
          <w:t xml:space="preserve">https://man.openbsd.org/ssh_config</w:t>
        </w:r>
      </w:hyperlink>
      <w:r>
        <w:t xml:space="preserve">.</w:t>
      </w:r>
    </w:p>
    <w:bookmarkEnd w:id="1082"/>
    <w:bookmarkStart w:id="1084" w:name="ref-openssh-ssh-config-debian"/>
    <w:p>
      <w:pPr>
        <w:pStyle w:val="Bibliography"/>
      </w:pPr>
      <w:r>
        <w:t xml:space="preserve">“Ssh_config(5) Manual Page, Debian Edition.”</w:t>
      </w:r>
      <w:r>
        <w:t xml:space="preserve"> </w:t>
      </w:r>
      <w:r>
        <w:t xml:space="preserve">n.d. Debian Project.</w:t>
      </w:r>
      <w:r>
        <w:t xml:space="preserve"> </w:t>
      </w:r>
      <w:hyperlink r:id="rId1083">
        <w:r>
          <w:rPr>
            <w:rStyle w:val="Hyperlink"/>
          </w:rPr>
          <w:t xml:space="preserve">https://manpages.debian.org/stable/openssh-client/ssh_config.5.en.html</w:t>
        </w:r>
      </w:hyperlink>
      <w:r>
        <w:t xml:space="preserve">.</w:t>
      </w:r>
    </w:p>
    <w:bookmarkEnd w:id="1084"/>
    <w:bookmarkStart w:id="108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5">
        <w:r>
          <w:rPr>
            <w:rStyle w:val="Hyperlink"/>
          </w:rPr>
          <w:t xml:space="preserve">https://doi.org/10.1038/d41586-019-00067-3</w:t>
        </w:r>
      </w:hyperlink>
      <w:r>
        <w:t xml:space="preserve">.</w:t>
      </w:r>
    </w:p>
    <w:bookmarkEnd w:id="1086"/>
    <w:bookmarkStart w:id="10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7">
        <w:r>
          <w:rPr>
            <w:rStyle w:val="Hyperlink"/>
          </w:rPr>
          <w:t xml:space="preserve">https://code-review.tidyverse.org/</w:t>
        </w:r>
      </w:hyperlink>
      <w:r>
        <w:t xml:space="preserve">.</w:t>
      </w:r>
    </w:p>
    <w:bookmarkEnd w:id="1087"/>
    <w:bookmarkStart w:id="10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8">
        <w:r>
          <w:rPr>
            <w:rStyle w:val="Hyperlink"/>
          </w:rPr>
          <w:t xml:space="preserve">https://doi.org/10.1038/d41586-021-03603-2</w:t>
        </w:r>
      </w:hyperlink>
      <w:r>
        <w:t xml:space="preserve">.</w:t>
      </w:r>
    </w:p>
    <w:bookmarkEnd w:id="1089"/>
    <w:bookmarkStart w:id="109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0">
        <w:r>
          <w:rPr>
            <w:rStyle w:val="Hyperlink"/>
          </w:rPr>
          <w:t xml:space="preserve">https://doi.org/10.1201/9781351201315</w:t>
        </w:r>
      </w:hyperlink>
      <w:r>
        <w:t xml:space="preserve">.</w:t>
      </w:r>
    </w:p>
    <w:bookmarkEnd w:id="1091"/>
    <w:bookmarkStart w:id="109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2">
        <w:r>
          <w:rPr>
            <w:rStyle w:val="Hyperlink"/>
          </w:rPr>
          <w:t xml:space="preserve">https://mastering-shiny.org/</w:t>
        </w:r>
      </w:hyperlink>
      <w:r>
        <w:t xml:space="preserve">.</w:t>
      </w:r>
    </w:p>
    <w:bookmarkEnd w:id="1093"/>
    <w:bookmarkStart w:id="109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4"/>
    <w:bookmarkStart w:id="109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5">
        <w:r>
          <w:rPr>
            <w:rStyle w:val="Hyperlink"/>
          </w:rPr>
          <w:t xml:space="preserve">https://design.tidyverse.org/</w:t>
        </w:r>
      </w:hyperlink>
      <w:r>
        <w:t xml:space="preserve">.</w:t>
      </w:r>
    </w:p>
    <w:bookmarkEnd w:id="1096"/>
    <w:bookmarkStart w:id="10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7">
        <w:r>
          <w:rPr>
            <w:rStyle w:val="Hyperlink"/>
          </w:rPr>
          <w:t xml:space="preserve">https://r-pkgs.org/</w:t>
        </w:r>
      </w:hyperlink>
      <w:r>
        <w:t xml:space="preserve">.</w:t>
      </w:r>
    </w:p>
    <w:bookmarkEnd w:id="1098"/>
    <w:bookmarkStart w:id="11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9">
        <w:r>
          <w:rPr>
            <w:rStyle w:val="Hyperlink"/>
          </w:rPr>
          <w:t xml:space="preserve">https://r4ds.hadley.nz/</w:t>
        </w:r>
      </w:hyperlink>
      <w:r>
        <w:t xml:space="preserve">.</w:t>
      </w:r>
    </w:p>
    <w:bookmarkEnd w:id="1100"/>
    <w:bookmarkStart w:id="11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1"/>
    <w:bookmarkEnd w:id="1102"/>
    <w:p>
      <w:r>
        <w:br w:type="page"/>
      </w:r>
    </w:p>
    <w:bookmarkEnd w:id="1103"/>
    <w:bookmarkStart w:id="110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https://ucd-serg.github.io/lab-manual/appendix-copilot-instructions.html</w:t>
        </w:r>
      </w:hyperlink>
    </w:p>
    <w:p>
      <w:r>
        <w:br w:type="page"/>
      </w:r>
    </w:p>
    <w:bookmarkEnd w:id="1105"/>
    <w:bookmarkStart w:id="110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6">
        <w:r>
          <w:rPr>
            <w:rStyle w:val="Hyperlink"/>
          </w:rPr>
          <w:t xml:space="preserve">https://ucd-serg.github.io/lab-manual/appendix-copilot-setup-steps.html</w:t>
        </w:r>
      </w:hyperlink>
    </w:p>
    <w:p>
      <w:r>
        <w:br w:type="page"/>
      </w:r>
    </w:p>
    <w:bookmarkEnd w:id="1107"/>
    <w:bookmarkStart w:id="110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5" w:author="PR Preview" w:date="2024-01-01T00:00:00Z">
        <w:r>
          <w:rPr>
            <w:b/>
            <w:bCs/>
          </w:rPr>
          <w:t xml:space="preserve">Branch:</w:t>
        </w:r>
      </w:ins>
      <w:ins w:id="3085" w:author="PR Preview" w:date="2024-01-01T00:00:00Z">
        <w:r>
          <w:t xml:space="preserve"> </w:t>
        </w:r>
      </w:ins>
      <w:ins w:id="3085" w:author="PR Preview" w:date="2024-01-01T00:00:00Z">
        <w:r>
          <w:t xml:space="preserve">HEAD</w:t>
        </w:r>
      </w:ins>
    </w:p>
    <w:p>
      <w:pPr>
        <w:pStyle w:val="Compact"/>
        <w:numPr>
          <w:ilvl w:val="0"/>
          <w:numId w:val="1317"/>
        </w:numPr>
      </w:pPr>
      <w:ins w:id="3086" w:author="PR Preview" w:date="2024-01-01T00:00:00Z">
        <w:r>
          <w:rPr>
            <w:b/>
            <w:bCs/>
          </w:rPr>
          <w:t xml:space="preserve">Commit:</w:t>
        </w:r>
      </w:ins>
      <w:ins w:id="3086" w:author="PR Preview" w:date="2024-01-01T00:00:00Z">
        <w:r>
          <w:t xml:space="preserve"> </w:t>
        </w:r>
      </w:ins>
      <w:ins w:id="3086" w:author="PR Preview" w:date="2024-01-01T00:00:00Z">
        <w:r>
          <w:t xml:space="preserve">a461633</w:t>
        </w:r>
      </w:ins>
    </w:p>
    <w:p>
      <w:pPr>
        <w:pStyle w:val="Compact"/>
        <w:numPr>
          <w:ilvl w:val="0"/>
          <w:numId w:val="1317"/>
        </w:numPr>
      </w:pPr>
      <w:ins w:id="3087" w:author="PR Preview" w:date="2024-01-01T00:00:00Z">
        <w:r>
          <w:rPr>
            <w:b/>
            <w:bCs/>
          </w:rPr>
          <w:t xml:space="preserve">Full commit hash:</w:t>
        </w:r>
      </w:ins>
      <w:ins w:id="3087" w:author="PR Preview" w:date="2024-01-01T00:00:00Z">
        <w:r>
          <w:t xml:space="preserve"> </w:t>
        </w:r>
      </w:ins>
      <w:ins w:id="3087" w:author="PR Preview" w:date="2024-01-01T00:00:00Z">
        <w:r>
          <w:t xml:space="preserve">a4616338b3c793f3c6637b351cc55bbe976a8e20</w:t>
        </w:r>
      </w:ins>
    </w:p>
    <w:p>
      <w:pPr>
        <w:pStyle w:val="Compact"/>
        <w:numPr>
          <w:ilvl w:val="0"/>
          <w:numId w:val="1317"/>
        </w:numPr>
      </w:pPr>
      <w:ins w:id="3088" w:author="PR Preview" w:date="2024-01-01T00:00:00Z">
        <w:r>
          <w:rPr>
            <w:b/>
            <w:bCs/>
          </w:rPr>
          <w:t xml:space="preserve">Commit date:</w:t>
        </w:r>
      </w:ins>
      <w:ins w:id="3088" w:author="PR Preview" w:date="2024-01-01T00:00:00Z">
        <w:r>
          <w:t xml:space="preserve"> </w:t>
        </w:r>
      </w:ins>
      <w:ins w:id="3088" w:author="PR Preview" w:date="2024-01-01T00:00:00Z">
        <w:r>
          <w:t xml:space="preserve">2026-08-31 23:43:35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2" Type="http://schemas.openxmlformats.org/officeDocument/2006/relationships/image" Target="media/rId692.png"/><Relationship Id="rId454" Type="http://schemas.openxmlformats.org/officeDocument/2006/relationships/image" Target="media/rId454.png"/><Relationship Id="rId731" Type="http://schemas.openxmlformats.org/officeDocument/2006/relationships/image" Target="media/rId731.jpg"/><Relationship Id="rId737" Type="http://schemas.openxmlformats.org/officeDocument/2006/relationships/image" Target="media/rId737.png"/><Relationship Id="rId565" Type="http://schemas.openxmlformats.org/officeDocument/2006/relationships/image" Target="media/rId565.png"/><Relationship Id="rId570" Type="http://schemas.openxmlformats.org/officeDocument/2006/relationships/image" Target="media/rId570.png"/><Relationship Id="rId654" Type="http://schemas.openxmlformats.org/officeDocument/2006/relationships/image" Target="media/rId654.png"/><Relationship Id="rId659" Type="http://schemas.openxmlformats.org/officeDocument/2006/relationships/image" Target="media/rId659.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2" Type="http://schemas.openxmlformats.org/officeDocument/2006/relationships/hyperlink" Target="http://adv-r.had.co.nz/Style.html" TargetMode="External"/><Relationship Id="rId980" Type="http://schemas.openxmlformats.org/officeDocument/2006/relationships/hyperlink" Target="http://colorbrewer2.org/" TargetMode="External"/><Relationship Id="rId1032"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2" Type="http://schemas.openxmlformats.org/officeDocument/2006/relationships/hyperlink" Target="https://about.codecov.io" TargetMode="External"/><Relationship Id="rId604"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7" Type="http://schemas.openxmlformats.org/officeDocument/2006/relationships/hyperlink" Target="https://cli.github.com/" TargetMode="External"/><Relationship Id="rId273" Type="http://schemas.openxmlformats.org/officeDocument/2006/relationships/hyperlink" Target="https://cli.r-lib.org/" TargetMode="External"/><Relationship Id="rId647"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9"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3" Type="http://schemas.openxmlformats.org/officeDocument/2006/relationships/hyperlink" Target="https://cran.r-project.org/" TargetMode="External"/><Relationship Id="rId1016" Type="http://schemas.openxmlformats.org/officeDocument/2006/relationships/hyperlink" Target="https://cran.r-project.org/package=flexlsx" TargetMode="External"/><Relationship Id="rId87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9"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6" Type="http://schemas.openxmlformats.org/officeDocument/2006/relationships/hyperlink" Target="https://datadryad.org/" TargetMode="External"/><Relationship Id="rId1015"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2" Type="http://schemas.openxmlformats.org/officeDocument/2006/relationships/hyperlink" Target="https://desktop.github.com/" TargetMode="External"/><Relationship Id="rId95" Type="http://schemas.openxmlformats.org/officeDocument/2006/relationships/hyperlink" Target="https://devtools.r-lib.org/" TargetMode="External"/><Relationship Id="rId758" Type="http://schemas.openxmlformats.org/officeDocument/2006/relationships/hyperlink" Target="https://direnv.net/" TargetMode="External"/><Relationship Id="rId727" Type="http://schemas.openxmlformats.org/officeDocument/2006/relationships/hyperlink" Target="https://docs.github.com/en/actions" TargetMode="External"/><Relationship Id="rId696" Type="http://schemas.openxmlformats.org/officeDocument/2006/relationships/hyperlink" Target="https://docs.github.com/en/actions/using-jobs/using-concurrency" TargetMode="External"/><Relationship Id="rId643" Type="http://schemas.openxmlformats.org/officeDocument/2006/relationships/hyperlink" Target="https://docs.github.com/en/communities/using-templates-to-encourage-useful-issues-and-pull-requests/creating-a-pull-request-template-for-your-repository" TargetMode="External"/><Relationship Id="rId1059" Type="http://schemas.openxmlformats.org/officeDocument/2006/relationships/hyperlink" Target="https://docs.github.com/en/get-started/archiving-your-github-personal-account-and-public-repositories/requesting-an-archive-of-your-personal-accounts-data" TargetMode="External"/><Relationship Id="rId811" Type="http://schemas.openxmlformats.org/officeDocument/2006/relationships/hyperlink" Target="https://docs.github.com/en/repositories/releasing-projects-on-github/managing-releases-in-a-repository" TargetMode="External"/><Relationship Id="rId617" Type="http://schemas.openxmlformats.org/officeDocument/2006/relationships/hyperlink" Target="https://docs.github.com/en/repositories/working-with-files/managing-files/customizing-how-changed-files-appear-on-github" TargetMode="External"/><Relationship Id="rId1061" Type="http://schemas.openxmlformats.org/officeDocument/2006/relationships/hyperlink" Target="https://docs.github.com/en/rest/migrations/orgs" TargetMode="External"/><Relationship Id="rId1063" Type="http://schemas.openxmlformats.org/officeDocument/2006/relationships/hyperlink" Target="https://docs.github.com/en/rest/migrations/users" TargetMode="External"/><Relationship Id="rId697"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3" Type="http://schemas.openxmlformats.org/officeDocument/2006/relationships/hyperlink" Target="https://docs.google.com/document/d/1ckgRCcr7FFPyymyMA6Y_-cB_vftOyrrxT28c6gRg0PI/edit" TargetMode="External"/><Relationship Id="rId1050" Type="http://schemas.openxmlformats.org/officeDocument/2006/relationships/hyperlink" Target="https://doi.org/10.1038/467775a" TargetMode="External"/><Relationship Id="rId1054" Type="http://schemas.openxmlformats.org/officeDocument/2006/relationships/hyperlink" Target="https://doi.org/10.1038/526182a" TargetMode="External"/><Relationship Id="rId1085" Type="http://schemas.openxmlformats.org/officeDocument/2006/relationships/hyperlink" Target="https://doi.org/10.1038/d41586-019-00067-3" TargetMode="External"/><Relationship Id="rId1023" Type="http://schemas.openxmlformats.org/officeDocument/2006/relationships/hyperlink" Target="https://doi.org/10.1038/d41586-019-01431-z" TargetMode="External"/><Relationship Id="rId1069" Type="http://schemas.openxmlformats.org/officeDocument/2006/relationships/hyperlink" Target="https://doi.org/10.1038/d41586-019-02918-5" TargetMode="External"/><Relationship Id="rId1088" Type="http://schemas.openxmlformats.org/officeDocument/2006/relationships/hyperlink" Target="https://doi.org/10.1038/d41586-021-03603-2" TargetMode="External"/><Relationship Id="rId1030" Type="http://schemas.openxmlformats.org/officeDocument/2006/relationships/hyperlink" Target="https://doi.org/10.1038/s41467-020-19160-7" TargetMode="External"/><Relationship Id="rId1052" Type="http://schemas.openxmlformats.org/officeDocument/2006/relationships/hyperlink" Target="https://doi.org/10.1038/s41562-016-0021" TargetMode="External"/><Relationship Id="rId1039" Type="http://schemas.openxmlformats.org/officeDocument/2006/relationships/hyperlink" Target="https://doi.org/10.1201/9781003029878" TargetMode="External"/><Relationship Id="rId1090" Type="http://schemas.openxmlformats.org/officeDocument/2006/relationships/hyperlink" Target="https://doi.org/10.1201/9781351201315" TargetMode="External"/><Relationship Id="rId1067" Type="http://schemas.openxmlformats.org/officeDocument/2006/relationships/hyperlink" Target="https://doi.org/10.1371/journal.pcbi.1003833" TargetMode="External"/><Relationship Id="rId1021"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3" Type="http://schemas.openxmlformats.org/officeDocument/2006/relationships/hyperlink" Target="https://eddelbuettel.github.io/r2u/" TargetMode="External"/><Relationship Id="rId560" Type="http://schemas.openxmlformats.org/officeDocument/2006/relationships/hyperlink" Target="https://education.github.com/" TargetMode="External"/><Relationship Id="rId561" Type="http://schemas.openxmlformats.org/officeDocument/2006/relationships/hyperlink" Target="https://education.github.com/pack" TargetMode="External"/><Relationship Id="rId562" Type="http://schemas.openxmlformats.org/officeDocument/2006/relationships/hyperlink" Target="https://education.github.com/teachers" TargetMode="External"/><Relationship Id="rId953"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0"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7"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1"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9"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6"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4" Type="http://schemas.openxmlformats.org/officeDocument/2006/relationships/hyperlink" Target="https://github.com/BurntSushi/ripgrep" TargetMode="External"/><Relationship Id="rId929" Type="http://schemas.openxmlformats.org/officeDocument/2006/relationships/hyperlink" Target="https://github.com/IndrajeetPatil/awesome-r-pkgtools" TargetMode="External"/><Relationship Id="rId689"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0"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4" Type="http://schemas.openxmlformats.org/officeDocument/2006/relationships/hyperlink" Target="https://github.com/Xpra-org/xpra" TargetMode="External"/><Relationship Id="rId671" Type="http://schemas.openxmlformats.org/officeDocument/2006/relationships/hyperlink" Target="https://github.com/actions/toolkit/blob/main/docs/action-versioning.md" TargetMode="External"/><Relationship Id="rId677" Type="http://schemas.openxmlformats.org/officeDocument/2006/relationships/hyperlink" Target="https://github.com/actions/toolkit/issues/214" TargetMode="External"/><Relationship Id="rId759" Type="http://schemas.openxmlformats.org/officeDocument/2006/relationships/hyperlink" Target="https://github.com/ajeetdsouza/zoxide" TargetMode="External"/><Relationship Id="rId579" Type="http://schemas.openxmlformats.org/officeDocument/2006/relationships/hyperlink" Target="https://github.com/cli/cli#installation" TargetMode="External"/><Relationship Id="rId580"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6" Type="http://schemas.openxmlformats.org/officeDocument/2006/relationships/hyperlink" Target="https://github.com/d-morrison/pr.helpers" TargetMode="External"/><Relationship Id="rId956"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5"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7" Type="http://schemas.openxmlformats.org/officeDocument/2006/relationships/hyperlink" Target="https://github.com/dandavison/delta" TargetMode="External"/><Relationship Id="rId688" Type="http://schemas.openxmlformats.org/officeDocument/2006/relationships/hyperlink" Target="https://github.com/easystats/workflows" TargetMode="External"/><Relationship Id="rId724" Type="http://schemas.openxmlformats.org/officeDocument/2006/relationships/hyperlink" Target="https://github.com/eddelbuettel/github-actions/tree/master/r2u-setup" TargetMode="External"/><Relationship Id="rId687" Type="http://schemas.openxmlformats.org/officeDocument/2006/relationships/hyperlink" Target="https://github.com/eddelbuettel/r-ci" TargetMode="External"/><Relationship Id="rId815"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0" Type="http://schemas.openxmlformats.org/officeDocument/2006/relationships/hyperlink" Target="https://github.com/features/actions" TargetMode="External"/><Relationship Id="rId608" Type="http://schemas.openxmlformats.org/officeDocument/2006/relationships/hyperlink" Target="https://github.com/github-linguist/linguist/" TargetMode="External"/><Relationship Id="rId618" Type="http://schemas.openxmlformats.org/officeDocument/2006/relationships/hyperlink" Target="https://github.com/github-linguist/linguist/blob/main/docs/overrides.md" TargetMode="External"/><Relationship Id="rId616" Type="http://schemas.openxmlformats.org/officeDocument/2006/relationships/hyperlink" Target="https://github.com/github-linguist/linguist/blob/main/docs/overrides.md#detectable" TargetMode="External"/><Relationship Id="rId615" Type="http://schemas.openxmlformats.org/officeDocument/2006/relationships/hyperlink" Target="https://github.com/github-linguist/linguist/blob/main/docs/overrides.md#documentation" TargetMode="External"/><Relationship Id="rId609" Type="http://schemas.openxmlformats.org/officeDocument/2006/relationships/hyperlink" Target="https://github.com/github-linguist/linguist/blob/main/docs/overrides.md#generated-code" TargetMode="External"/><Relationship Id="rId612" Type="http://schemas.openxmlformats.org/officeDocument/2006/relationships/hyperlink" Target="https://github.com/github-linguist/linguist/blob/main/docs/overrides.md#using-gitattributes" TargetMode="External"/><Relationship Id="rId614" Type="http://schemas.openxmlformats.org/officeDocument/2006/relationships/hyperlink" Target="https://github.com/github-linguist/linguist/blob/main/docs/overrides.md#vendored-code" TargetMode="External"/><Relationship Id="rId601" Type="http://schemas.openxmlformats.org/officeDocument/2006/relationships/hyperlink" Target="https://github.com/github/gitignore/blob/master/R.gitignore" TargetMode="External"/><Relationship Id="rId712"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3"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1" Type="http://schemas.openxmlformats.org/officeDocument/2006/relationships/hyperlink" Target="https://github.com/marocchino/sticky-pull-request-comment" TargetMode="External"/><Relationship Id="rId823" Type="http://schemas.openxmlformats.org/officeDocument/2006/relationships/hyperlink" Target="https://github.com/mponce0/Visualize.CRAN.Downloads" TargetMode="External"/><Relationship Id="rId994"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9"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7"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8"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4" Type="http://schemas.openxmlformats.org/officeDocument/2006/relationships/hyperlink" Target="https://github.com/r-lib/rig" TargetMode="External"/><Relationship Id="rId750" Type="http://schemas.openxmlformats.org/officeDocument/2006/relationships/hyperlink" Target="https://github.com/romkatv/powerlevel10k" TargetMode="External"/><Relationship Id="rId714" Type="http://schemas.openxmlformats.org/officeDocument/2006/relationships/hyperlink" Target="https://github.com/rossjrw/pr-preview-action" TargetMode="External"/><Relationship Id="rId715" Type="http://schemas.openxmlformats.org/officeDocument/2006/relationships/hyperlink" Target="https://github.com/rossjrw/pr-preview-action?tab=readme-ov-file#only-remove-previews-for-unmerged-prs" TargetMode="External"/><Relationship Id="rId569" Type="http://schemas.openxmlformats.org/officeDocument/2006/relationships/hyperlink" Target="https://github.com/settings/copilot/features" TargetMode="External"/><Relationship Id="rId756" Type="http://schemas.openxmlformats.org/officeDocument/2006/relationships/hyperlink" Target="https://github.com/sharkdp/bat" TargetMode="External"/><Relationship Id="rId755" Type="http://schemas.openxmlformats.org/officeDocument/2006/relationships/hyperlink" Target="https://github.com/sharkdp/fd" TargetMode="External"/><Relationship Id="rId946" Type="http://schemas.openxmlformats.org/officeDocument/2006/relationships/hyperlink" Target="https://github.com/skills/introduction-to-github" TargetMode="External"/><Relationship Id="rId713" Type="http://schemas.openxmlformats.org/officeDocument/2006/relationships/hyperlink" Target="https://github.com/thollander/actions-comment-pull-request" TargetMode="External"/><Relationship Id="rId878" Type="http://schemas.openxmlformats.org/officeDocument/2006/relationships/hyperlink" Target="https://github.com/tmux/tmux/wiki" TargetMode="External"/><Relationship Id="rId831" Type="http://schemas.openxmlformats.org/officeDocument/2006/relationships/hyperlink" Target="https://github.com/ucdavisdatalab" TargetMode="External"/><Relationship Id="rId934" Type="http://schemas.openxmlformats.org/officeDocument/2006/relationships/hyperlink" Target="https://github.com/ucdavisdatalab/research-toolkits" TargetMode="External"/><Relationship Id="rId558" Type="http://schemas.openxmlformats.org/officeDocument/2006/relationships/hyperlink" Target="https://github.com/ucdavisdatalab/sandbox_git" TargetMode="External"/><Relationship Id="rId839" Type="http://schemas.openxmlformats.org/officeDocument/2006/relationships/hyperlink" Target="https://github.com/ucdavisdatalab/workshop_how-to-data-documentation" TargetMode="External"/><Relationship Id="rId949" Type="http://schemas.openxmlformats.org/officeDocument/2006/relationships/hyperlink" Target="https://github.com/ucdavisdatalab/workshop_nlp_with_python" TargetMode="External"/><Relationship Id="rId948" Type="http://schemas.openxmlformats.org/officeDocument/2006/relationships/hyperlink" Target="https://github.com/ucdavisdatalab/workshop_python_basics" TargetMode="External"/><Relationship Id="rId933"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5" Type="http://schemas.openxmlformats.org/officeDocument/2006/relationships/hyperlink" Target="https://github.com/zsh-users/zsh-autosuggestions" TargetMode="External"/><Relationship Id="rId746" Type="http://schemas.openxmlformats.org/officeDocument/2006/relationships/hyperlink" Target="https://github.com/zsh-users/zsh-syntax-highlighting" TargetMode="External"/><Relationship Id="rId578" Type="http://schemas.openxmlformats.org/officeDocument/2006/relationships/hyperlink" Target="https://gitlab.com/gitlab-org/cli" TargetMode="External"/><Relationship Id="rId583" Type="http://schemas.openxmlformats.org/officeDocument/2006/relationships/hyperlink" Target="https://gitlab.com/gitlab-org/cli#installation" TargetMode="External"/><Relationship Id="rId584"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6" Type="http://schemas.openxmlformats.org/officeDocument/2006/relationships/hyperlink" Target="https://google.github.io/styleguide/shellguide.html" TargetMode="External"/><Relationship Id="rId984" Type="http://schemas.openxmlformats.org/officeDocument/2006/relationships/hyperlink" Target="https://grants.nih.gov" TargetMode="External"/><Relationship Id="rId966" Type="http://schemas.openxmlformats.org/officeDocument/2006/relationships/hyperlink" Target="https://grantwriting.stanford.edu/resources/funding-train/" TargetMode="External"/><Relationship Id="rId1027" Type="http://schemas.openxmlformats.org/officeDocument/2006/relationships/hyperlink" Target="https://happygitwithr.com/" TargetMode="External"/><Relationship Id="rId598" Type="http://schemas.openxmlformats.org/officeDocument/2006/relationships/hyperlink" Target="https://happygitwithr.com/repeated-amend.html" TargetMode="External"/><Relationship Id="rId590"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7"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3" Type="http://schemas.openxmlformats.org/officeDocument/2006/relationships/hyperlink" Target="https://journals.lww.com/epidem/Fulltext/2001/05000/The_Value_of_P.2.aspx" TargetMode="External"/><Relationship Id="rId982" Type="http://schemas.openxmlformats.org/officeDocument/2006/relationships/hyperlink" Target="https://journals.plos.org/ploscompbiol/article?id=10.1371/journal.pcbi.1003833" TargetMode="External"/><Relationship Id="rId1034" Type="http://schemas.openxmlformats.org/officeDocument/2006/relationships/hyperlink" Target="https://journals.plos.org/plosone/s/authorship" TargetMode="External"/><Relationship Id="rId863"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5" Type="http://schemas.openxmlformats.org/officeDocument/2006/relationships/hyperlink" Target="https://link.springer.com/book/10.1007/978-3-030-98175-4" TargetMode="External"/><Relationship Id="rId970"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1" Type="http://schemas.openxmlformats.org/officeDocument/2006/relationships/hyperlink" Target="https://man.openbsd.org/ssh_config" TargetMode="External"/><Relationship Id="rId1083" Type="http://schemas.openxmlformats.org/officeDocument/2006/relationships/hyperlink" Target="https://manpages.debian.org/stable/openssh-client/ssh_config.5.en.html" TargetMode="External"/><Relationship Id="rId1092" Type="http://schemas.openxmlformats.org/officeDocument/2006/relationships/hyperlink" Target="https://mastering-shiny.org/" TargetMode="External"/><Relationship Id="rId981" Type="http://schemas.openxmlformats.org/officeDocument/2006/relationships/hyperlink" Target="https://medialab.github.io/iwanthue/" TargetMode="External"/><Relationship Id="rId926" Type="http://schemas.openxmlformats.org/officeDocument/2006/relationships/hyperlink" Target="https://medialab.github.io/iwanthue/?utm_source=Nature+Briefing&amp;utm_campaign=2c68711076-briefing-dy-20211006&amp;utm_medium=email&amp;utm_term=0_c9dfd39373-2c68711076-44335685" TargetMode="External"/><Relationship Id="rId781"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7"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1" Type="http://schemas.openxmlformats.org/officeDocument/2006/relationships/hyperlink" Target="https://mitcommlab.mit.edu/be/2023/09/27/toward-an-evenbetterposter-improving-the-betterposter-template/" TargetMode="External"/><Relationship Id="rId862" Type="http://schemas.openxmlformats.org/officeDocument/2006/relationships/hyperlink" Target="https://mobaxterm.mobatek.net/" TargetMode="External"/><Relationship Id="rId1001" Type="http://schemas.openxmlformats.org/officeDocument/2006/relationships/hyperlink" Target="https://morrison-lab.github.io/psw/" TargetMode="External"/><Relationship Id="rId894" Type="http://schemas.openxmlformats.org/officeDocument/2006/relationships/hyperlink" Target="https://morrison-lab.github.io/wai/" TargetMode="External"/><Relationship Id="rId914" Type="http://schemas.openxmlformats.org/officeDocument/2006/relationships/hyperlink" Target="https://morrison-lab.github.io/wai/chapters/ai-use-policies.html" TargetMode="External"/><Relationship Id="rId1018" Type="http://schemas.openxmlformats.org/officeDocument/2006/relationships/hyperlink" Target="https://morrison-lab.github.io/wai/chapters/ai-use-policies.html#sec-ai-journal-articles" TargetMode="External"/><Relationship Id="rId915" Type="http://schemas.openxmlformats.org/officeDocument/2006/relationships/hyperlink" Target="https://morrison-lab.github.io/wai/chapters/coding-agents.html" TargetMode="External"/><Relationship Id="rId708"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1" Type="http://schemas.openxmlformats.org/officeDocument/2006/relationships/hyperlink" Target="https://morrison-lab.github.io/wai/chapters/coding-agents.html#sec-ai-claude-code-windows" TargetMode="External"/><Relationship Id="rId916" Type="http://schemas.openxmlformats.org/officeDocument/2006/relationships/hyperlink" Target="https://morrison-lab.github.io/wai/chapters/pr-workflow-with-agents.html" TargetMode="External"/><Relationship Id="rId974" Type="http://schemas.openxmlformats.org/officeDocument/2006/relationships/hyperlink" Target="https://myidp.sciencecareers.org/" TargetMode="External"/><Relationship Id="rId742" Type="http://schemas.openxmlformats.org/officeDocument/2006/relationships/hyperlink" Target="https://ohmyz.sh/" TargetMode="External"/><Relationship Id="rId1056" Type="http://schemas.openxmlformats.org/officeDocument/2006/relationships/hyperlink" Target="https://osf.io/" TargetMode="External"/><Relationship Id="rId40" Type="http://schemas.openxmlformats.org/officeDocument/2006/relationships/hyperlink" Target="https://osf.io/tgbxr/" TargetMode="External"/><Relationship Id="rId634"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4"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9"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4" Type="http://schemas.openxmlformats.org/officeDocument/2006/relationships/hyperlink" Target="https://r-hub.github.io/cranlogs/" TargetMode="External"/><Relationship Id="rId818"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7"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4" Type="http://schemas.openxmlformats.org/officeDocument/2006/relationships/hyperlink" Target="https://r-pkgs.org/release.html" TargetMode="External"/><Relationship Id="rId821" Type="http://schemas.openxmlformats.org/officeDocument/2006/relationships/hyperlink" Target="https://r-pkgs.org/release.html#sec-release-initial" TargetMode="External"/><Relationship Id="rId726"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9"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2"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0"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8"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9"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4"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5"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1" Type="http://schemas.openxmlformats.org/officeDocument/2006/relationships/hyperlink" Target="https://slurm.schedmd.com/salloc.html" TargetMode="External"/><Relationship Id="rId1073" Type="http://schemas.openxmlformats.org/officeDocument/2006/relationships/hyperlink" Target="https://slurm.schedmd.com/sattach.html" TargetMode="External"/><Relationship Id="rId1075" Type="http://schemas.openxmlformats.org/officeDocument/2006/relationships/hyperlink" Target="https://slurm.schedmd.com/sbatch.html" TargetMode="External"/><Relationship Id="rId1077" Type="http://schemas.openxmlformats.org/officeDocument/2006/relationships/hyperlink" Target="https://slurm.schedmd.com/squeue.html" TargetMode="External"/><Relationship Id="rId107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1" Type="http://schemas.openxmlformats.org/officeDocument/2006/relationships/hyperlink" Target="https://sourceforge.net/projects/vcxsrv/" TargetMode="External"/><Relationship Id="rId557" Type="http://schemas.openxmlformats.org/officeDocument/2006/relationships/hyperlink" Target="https://sp19.datastructur.es/materials/guides/using-git#b-local-repositories-narrative-introduction" TargetMode="External"/><Relationship Id="rId587"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1"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5"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2" Type="http://schemas.openxmlformats.org/officeDocument/2006/relationships/hyperlink" Target="https://tidyverse.org/blog/2017/12/workflow-vs-script/" TargetMode="External"/><Relationship Id="rId1104" Type="http://schemas.openxmlformats.org/officeDocument/2006/relationships/hyperlink" Target="https://ucd-serg.github.io/lab-manual/appendix-copilot-instructions.html" TargetMode="External"/><Relationship Id="rId1106" Type="http://schemas.openxmlformats.org/officeDocument/2006/relationships/hyperlink" Target="https://ucd-serg.github.io/lab-manual/appendix-copilot-setup-steps.html" TargetMode="External"/><Relationship Id="rId801" Type="http://schemas.openxmlformats.org/officeDocument/2006/relationships/hyperlink" Target="https://ucd-serg.github.io/lab-manual/coding-practices.html#file-headers" TargetMode="External"/><Relationship Id="rId804" Type="http://schemas.openxmlformats.org/officeDocument/2006/relationships/hyperlink" Target="https://ucd-serg.github.io/lab-manual/coding-practices.html#function-documentation" TargetMode="External"/><Relationship Id="rId921" Type="http://schemas.openxmlformats.org/officeDocument/2006/relationships/hyperlink" Target="https://ucd-serg.github.io/lab-manual/coding-style.html" TargetMode="External"/><Relationship Id="rId807" Type="http://schemas.openxmlformats.org/officeDocument/2006/relationships/hyperlink" Target="https://ucd-serg.github.io/lab-manual/unix.html#example-code-for-runfilesavelogs" TargetMode="External"/><Relationship Id="rId935" Type="http://schemas.openxmlformats.org/officeDocument/2006/relationships/hyperlink" Target="https://ucdavisdatalab.github.io/install_guides/" TargetMode="External"/><Relationship Id="rId932"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4" Type="http://schemas.openxmlformats.org/officeDocument/2006/relationships/hyperlink" Target="https://wiki.archlinux.org/title/Wayland" TargetMode="External"/><Relationship Id="rId875" Type="http://schemas.openxmlformats.org/officeDocument/2006/relationships/hyperlink" Target="https://wiki.x2go.org/" TargetMode="External"/><Relationship Id="rId271" Type="http://schemas.openxmlformats.org/officeDocument/2006/relationships/hyperlink" Target="https://withr.r-lib.org/" TargetMode="External"/><Relationship Id="rId1010"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9" Type="http://schemas.openxmlformats.org/officeDocument/2006/relationships/hyperlink" Target="https://www.chriswrites.com/how-to-change-file-permissions-using-the-terminal/" TargetMode="External"/><Relationship Id="rId1014" Type="http://schemas.openxmlformats.org/officeDocument/2006/relationships/hyperlink" Target="https://www.danieldsjoberg.com/gtsummary/" TargetMode="External"/><Relationship Id="rId930"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1" Type="http://schemas.openxmlformats.org/officeDocument/2006/relationships/hyperlink" Target="https://www.git-scm.com/docs/gitignore#_pattern_format" TargetMode="External"/><Relationship Id="rId707" Type="http://schemas.openxmlformats.org/officeDocument/2006/relationships/hyperlink" Target="https://www.githubstatus.com/" TargetMode="External"/><Relationship Id="rId969" Type="http://schemas.openxmlformats.org/officeDocument/2006/relationships/hyperlink" Target="https://www.globalcodeofconduct.org/" TargetMode="External"/><Relationship Id="rId879" Type="http://schemas.openxmlformats.org/officeDocument/2006/relationships/hyperlink" Target="https://www.gnu.org/software/screen/" TargetMode="External"/><Relationship Id="rId777"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9" Type="http://schemas.openxmlformats.org/officeDocument/2006/relationships/hyperlink" Target="https://www.medrxiv.org/" TargetMode="External"/><Relationship Id="rId977" Type="http://schemas.openxmlformats.org/officeDocument/2006/relationships/hyperlink" Target="https://www.nature.com/articles/d41586-021-03603-2" TargetMode="External"/><Relationship Id="rId967"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7" Type="http://schemas.openxmlformats.org/officeDocument/2006/relationships/hyperlink" Target="https://www.rstudio.com/wp-content/uploads/2015/02/data-wrangling-cheatsheet.pdf" TargetMode="External"/><Relationship Id="rId940" Type="http://schemas.openxmlformats.org/officeDocument/2006/relationships/hyperlink" Target="https://www.rstudio.com/wp-content/uploads/2015/02/rmarkdown-cheatsheet.pdf" TargetMode="External"/><Relationship Id="rId938" Type="http://schemas.openxmlformats.org/officeDocument/2006/relationships/hyperlink" Target="https://www.rstudio.com/wp-content/uploads/2015/03/ggplot2-cheatsheet.pdf" TargetMode="External"/><Relationship Id="rId959" Type="http://schemas.openxmlformats.org/officeDocument/2006/relationships/hyperlink" Target="https://www.sciencedirect.com/science/article/pii/S1471491423000928" TargetMode="External"/><Relationship Id="rId772"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5" Type="http://schemas.openxmlformats.org/officeDocument/2006/relationships/hyperlink" Target="https://www.training.nih.gov/career-services/" TargetMode="External"/><Relationship Id="rId860" Type="http://schemas.openxmlformats.org/officeDocument/2006/relationships/hyperlink" Target="https://www.xquartz.org/" TargetMode="External"/><Relationship Id="rId978" Type="http://schemas.openxmlformats.org/officeDocument/2006/relationships/hyperlink" Target="https://www.youtube.com/watch?v=1RwJbhkCA58" TargetMode="External"/><Relationship Id="rId96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7"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2" Type="http://schemas.openxmlformats.org/officeDocument/2006/relationships/hyperlink" Target="http://adv-r.had.co.nz/Style.html" TargetMode="External"/><Relationship Id="rId980" Type="http://schemas.openxmlformats.org/officeDocument/2006/relationships/hyperlink" Target="http://colorbrewer2.org/" TargetMode="External"/><Relationship Id="rId1032"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2" Type="http://schemas.openxmlformats.org/officeDocument/2006/relationships/hyperlink" Target="https://about.codecov.io" TargetMode="External"/><Relationship Id="rId604"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7" Type="http://schemas.openxmlformats.org/officeDocument/2006/relationships/hyperlink" Target="https://cli.github.com/" TargetMode="External"/><Relationship Id="rId273" Type="http://schemas.openxmlformats.org/officeDocument/2006/relationships/hyperlink" Target="https://cli.r-lib.org/" TargetMode="External"/><Relationship Id="rId647"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9"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3" Type="http://schemas.openxmlformats.org/officeDocument/2006/relationships/hyperlink" Target="https://cran.r-project.org/" TargetMode="External"/><Relationship Id="rId1016" Type="http://schemas.openxmlformats.org/officeDocument/2006/relationships/hyperlink" Target="https://cran.r-project.org/package=flexlsx" TargetMode="External"/><Relationship Id="rId87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9"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6" Type="http://schemas.openxmlformats.org/officeDocument/2006/relationships/hyperlink" Target="https://datadryad.org/" TargetMode="External"/><Relationship Id="rId1015"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2" Type="http://schemas.openxmlformats.org/officeDocument/2006/relationships/hyperlink" Target="https://desktop.github.com/" TargetMode="External"/><Relationship Id="rId95" Type="http://schemas.openxmlformats.org/officeDocument/2006/relationships/hyperlink" Target="https://devtools.r-lib.org/" TargetMode="External"/><Relationship Id="rId758" Type="http://schemas.openxmlformats.org/officeDocument/2006/relationships/hyperlink" Target="https://direnv.net/" TargetMode="External"/><Relationship Id="rId727" Type="http://schemas.openxmlformats.org/officeDocument/2006/relationships/hyperlink" Target="https://docs.github.com/en/actions" TargetMode="External"/><Relationship Id="rId696" Type="http://schemas.openxmlformats.org/officeDocument/2006/relationships/hyperlink" Target="https://docs.github.com/en/actions/using-jobs/using-concurrency" TargetMode="External"/><Relationship Id="rId643" Type="http://schemas.openxmlformats.org/officeDocument/2006/relationships/hyperlink" Target="https://docs.github.com/en/communities/using-templates-to-encourage-useful-issues-and-pull-requests/creating-a-pull-request-template-for-your-repository" TargetMode="External"/><Relationship Id="rId1059" Type="http://schemas.openxmlformats.org/officeDocument/2006/relationships/hyperlink" Target="https://docs.github.com/en/get-started/archiving-your-github-personal-account-and-public-repositories/requesting-an-archive-of-your-personal-accounts-data" TargetMode="External"/><Relationship Id="rId811" Type="http://schemas.openxmlformats.org/officeDocument/2006/relationships/hyperlink" Target="https://docs.github.com/en/repositories/releasing-projects-on-github/managing-releases-in-a-repository" TargetMode="External"/><Relationship Id="rId617" Type="http://schemas.openxmlformats.org/officeDocument/2006/relationships/hyperlink" Target="https://docs.github.com/en/repositories/working-with-files/managing-files/customizing-how-changed-files-appear-on-github" TargetMode="External"/><Relationship Id="rId1061" Type="http://schemas.openxmlformats.org/officeDocument/2006/relationships/hyperlink" Target="https://docs.github.com/en/rest/migrations/orgs" TargetMode="External"/><Relationship Id="rId1063" Type="http://schemas.openxmlformats.org/officeDocument/2006/relationships/hyperlink" Target="https://docs.github.com/en/rest/migrations/users" TargetMode="External"/><Relationship Id="rId697"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3" Type="http://schemas.openxmlformats.org/officeDocument/2006/relationships/hyperlink" Target="https://docs.google.com/document/d/1ckgRCcr7FFPyymyMA6Y_-cB_vftOyrrxT28c6gRg0PI/edit" TargetMode="External"/><Relationship Id="rId1050" Type="http://schemas.openxmlformats.org/officeDocument/2006/relationships/hyperlink" Target="https://doi.org/10.1038/467775a" TargetMode="External"/><Relationship Id="rId1054" Type="http://schemas.openxmlformats.org/officeDocument/2006/relationships/hyperlink" Target="https://doi.org/10.1038/526182a" TargetMode="External"/><Relationship Id="rId1085" Type="http://schemas.openxmlformats.org/officeDocument/2006/relationships/hyperlink" Target="https://doi.org/10.1038/d41586-019-00067-3" TargetMode="External"/><Relationship Id="rId1023" Type="http://schemas.openxmlformats.org/officeDocument/2006/relationships/hyperlink" Target="https://doi.org/10.1038/d41586-019-01431-z" TargetMode="External"/><Relationship Id="rId1069" Type="http://schemas.openxmlformats.org/officeDocument/2006/relationships/hyperlink" Target="https://doi.org/10.1038/d41586-019-02918-5" TargetMode="External"/><Relationship Id="rId1088" Type="http://schemas.openxmlformats.org/officeDocument/2006/relationships/hyperlink" Target="https://doi.org/10.1038/d41586-021-03603-2" TargetMode="External"/><Relationship Id="rId1030" Type="http://schemas.openxmlformats.org/officeDocument/2006/relationships/hyperlink" Target="https://doi.org/10.1038/s41467-020-19160-7" TargetMode="External"/><Relationship Id="rId1052" Type="http://schemas.openxmlformats.org/officeDocument/2006/relationships/hyperlink" Target="https://doi.org/10.1038/s41562-016-0021" TargetMode="External"/><Relationship Id="rId1039" Type="http://schemas.openxmlformats.org/officeDocument/2006/relationships/hyperlink" Target="https://doi.org/10.1201/9781003029878" TargetMode="External"/><Relationship Id="rId1090" Type="http://schemas.openxmlformats.org/officeDocument/2006/relationships/hyperlink" Target="https://doi.org/10.1201/9781351201315" TargetMode="External"/><Relationship Id="rId1067" Type="http://schemas.openxmlformats.org/officeDocument/2006/relationships/hyperlink" Target="https://doi.org/10.1371/journal.pcbi.1003833" TargetMode="External"/><Relationship Id="rId1021"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3" Type="http://schemas.openxmlformats.org/officeDocument/2006/relationships/hyperlink" Target="https://eddelbuettel.github.io/r2u/" TargetMode="External"/><Relationship Id="rId560" Type="http://schemas.openxmlformats.org/officeDocument/2006/relationships/hyperlink" Target="https://education.github.com/" TargetMode="External"/><Relationship Id="rId561" Type="http://schemas.openxmlformats.org/officeDocument/2006/relationships/hyperlink" Target="https://education.github.com/pack" TargetMode="External"/><Relationship Id="rId562" Type="http://schemas.openxmlformats.org/officeDocument/2006/relationships/hyperlink" Target="https://education.github.com/teachers" TargetMode="External"/><Relationship Id="rId953"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0"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7"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1"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9"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6"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4" Type="http://schemas.openxmlformats.org/officeDocument/2006/relationships/hyperlink" Target="https://github.com/BurntSushi/ripgrep" TargetMode="External"/><Relationship Id="rId929" Type="http://schemas.openxmlformats.org/officeDocument/2006/relationships/hyperlink" Target="https://github.com/IndrajeetPatil/awesome-r-pkgtools" TargetMode="External"/><Relationship Id="rId689"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0"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4" Type="http://schemas.openxmlformats.org/officeDocument/2006/relationships/hyperlink" Target="https://github.com/Xpra-org/xpra" TargetMode="External"/><Relationship Id="rId671" Type="http://schemas.openxmlformats.org/officeDocument/2006/relationships/hyperlink" Target="https://github.com/actions/toolkit/blob/main/docs/action-versioning.md" TargetMode="External"/><Relationship Id="rId677" Type="http://schemas.openxmlformats.org/officeDocument/2006/relationships/hyperlink" Target="https://github.com/actions/toolkit/issues/214" TargetMode="External"/><Relationship Id="rId759" Type="http://schemas.openxmlformats.org/officeDocument/2006/relationships/hyperlink" Target="https://github.com/ajeetdsouza/zoxide" TargetMode="External"/><Relationship Id="rId579" Type="http://schemas.openxmlformats.org/officeDocument/2006/relationships/hyperlink" Target="https://github.com/cli/cli#installation" TargetMode="External"/><Relationship Id="rId580"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6" Type="http://schemas.openxmlformats.org/officeDocument/2006/relationships/hyperlink" Target="https://github.com/d-morrison/pr.helpers" TargetMode="External"/><Relationship Id="rId956"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5"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7" Type="http://schemas.openxmlformats.org/officeDocument/2006/relationships/hyperlink" Target="https://github.com/dandavison/delta" TargetMode="External"/><Relationship Id="rId688" Type="http://schemas.openxmlformats.org/officeDocument/2006/relationships/hyperlink" Target="https://github.com/easystats/workflows" TargetMode="External"/><Relationship Id="rId724" Type="http://schemas.openxmlformats.org/officeDocument/2006/relationships/hyperlink" Target="https://github.com/eddelbuettel/github-actions/tree/master/r2u-setup" TargetMode="External"/><Relationship Id="rId687" Type="http://schemas.openxmlformats.org/officeDocument/2006/relationships/hyperlink" Target="https://github.com/eddelbuettel/r-ci" TargetMode="External"/><Relationship Id="rId815"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0" Type="http://schemas.openxmlformats.org/officeDocument/2006/relationships/hyperlink" Target="https://github.com/features/actions" TargetMode="External"/><Relationship Id="rId608" Type="http://schemas.openxmlformats.org/officeDocument/2006/relationships/hyperlink" Target="https://github.com/github-linguist/linguist/" TargetMode="External"/><Relationship Id="rId618" Type="http://schemas.openxmlformats.org/officeDocument/2006/relationships/hyperlink" Target="https://github.com/github-linguist/linguist/blob/main/docs/overrides.md" TargetMode="External"/><Relationship Id="rId616" Type="http://schemas.openxmlformats.org/officeDocument/2006/relationships/hyperlink" Target="https://github.com/github-linguist/linguist/blob/main/docs/overrides.md#detectable" TargetMode="External"/><Relationship Id="rId615" Type="http://schemas.openxmlformats.org/officeDocument/2006/relationships/hyperlink" Target="https://github.com/github-linguist/linguist/blob/main/docs/overrides.md#documentation" TargetMode="External"/><Relationship Id="rId609" Type="http://schemas.openxmlformats.org/officeDocument/2006/relationships/hyperlink" Target="https://github.com/github-linguist/linguist/blob/main/docs/overrides.md#generated-code" TargetMode="External"/><Relationship Id="rId612" Type="http://schemas.openxmlformats.org/officeDocument/2006/relationships/hyperlink" Target="https://github.com/github-linguist/linguist/blob/main/docs/overrides.md#using-gitattributes" TargetMode="External"/><Relationship Id="rId614" Type="http://schemas.openxmlformats.org/officeDocument/2006/relationships/hyperlink" Target="https://github.com/github-linguist/linguist/blob/main/docs/overrides.md#vendored-code" TargetMode="External"/><Relationship Id="rId601" Type="http://schemas.openxmlformats.org/officeDocument/2006/relationships/hyperlink" Target="https://github.com/github/gitignore/blob/master/R.gitignore" TargetMode="External"/><Relationship Id="rId712"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3"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1" Type="http://schemas.openxmlformats.org/officeDocument/2006/relationships/hyperlink" Target="https://github.com/marocchino/sticky-pull-request-comment" TargetMode="External"/><Relationship Id="rId823" Type="http://schemas.openxmlformats.org/officeDocument/2006/relationships/hyperlink" Target="https://github.com/mponce0/Visualize.CRAN.Downloads" TargetMode="External"/><Relationship Id="rId994"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9"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7"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8"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4" Type="http://schemas.openxmlformats.org/officeDocument/2006/relationships/hyperlink" Target="https://github.com/r-lib/rig" TargetMode="External"/><Relationship Id="rId750" Type="http://schemas.openxmlformats.org/officeDocument/2006/relationships/hyperlink" Target="https://github.com/romkatv/powerlevel10k" TargetMode="External"/><Relationship Id="rId714" Type="http://schemas.openxmlformats.org/officeDocument/2006/relationships/hyperlink" Target="https://github.com/rossjrw/pr-preview-action" TargetMode="External"/><Relationship Id="rId715" Type="http://schemas.openxmlformats.org/officeDocument/2006/relationships/hyperlink" Target="https://github.com/rossjrw/pr-preview-action?tab=readme-ov-file#only-remove-previews-for-unmerged-prs" TargetMode="External"/><Relationship Id="rId569" Type="http://schemas.openxmlformats.org/officeDocument/2006/relationships/hyperlink" Target="https://github.com/settings/copilot/features" TargetMode="External"/><Relationship Id="rId756" Type="http://schemas.openxmlformats.org/officeDocument/2006/relationships/hyperlink" Target="https://github.com/sharkdp/bat" TargetMode="External"/><Relationship Id="rId755" Type="http://schemas.openxmlformats.org/officeDocument/2006/relationships/hyperlink" Target="https://github.com/sharkdp/fd" TargetMode="External"/><Relationship Id="rId946" Type="http://schemas.openxmlformats.org/officeDocument/2006/relationships/hyperlink" Target="https://github.com/skills/introduction-to-github" TargetMode="External"/><Relationship Id="rId713" Type="http://schemas.openxmlformats.org/officeDocument/2006/relationships/hyperlink" Target="https://github.com/thollander/actions-comment-pull-request" TargetMode="External"/><Relationship Id="rId878" Type="http://schemas.openxmlformats.org/officeDocument/2006/relationships/hyperlink" Target="https://github.com/tmux/tmux/wiki" TargetMode="External"/><Relationship Id="rId831" Type="http://schemas.openxmlformats.org/officeDocument/2006/relationships/hyperlink" Target="https://github.com/ucdavisdatalab" TargetMode="External"/><Relationship Id="rId934" Type="http://schemas.openxmlformats.org/officeDocument/2006/relationships/hyperlink" Target="https://github.com/ucdavisdatalab/research-toolkits" TargetMode="External"/><Relationship Id="rId558" Type="http://schemas.openxmlformats.org/officeDocument/2006/relationships/hyperlink" Target="https://github.com/ucdavisdatalab/sandbox_git" TargetMode="External"/><Relationship Id="rId839" Type="http://schemas.openxmlformats.org/officeDocument/2006/relationships/hyperlink" Target="https://github.com/ucdavisdatalab/workshop_how-to-data-documentation" TargetMode="External"/><Relationship Id="rId949" Type="http://schemas.openxmlformats.org/officeDocument/2006/relationships/hyperlink" Target="https://github.com/ucdavisdatalab/workshop_nlp_with_python" TargetMode="External"/><Relationship Id="rId948" Type="http://schemas.openxmlformats.org/officeDocument/2006/relationships/hyperlink" Target="https://github.com/ucdavisdatalab/workshop_python_basics" TargetMode="External"/><Relationship Id="rId933"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5" Type="http://schemas.openxmlformats.org/officeDocument/2006/relationships/hyperlink" Target="https://github.com/zsh-users/zsh-autosuggestions" TargetMode="External"/><Relationship Id="rId746" Type="http://schemas.openxmlformats.org/officeDocument/2006/relationships/hyperlink" Target="https://github.com/zsh-users/zsh-syntax-highlighting" TargetMode="External"/><Relationship Id="rId578" Type="http://schemas.openxmlformats.org/officeDocument/2006/relationships/hyperlink" Target="https://gitlab.com/gitlab-org/cli" TargetMode="External"/><Relationship Id="rId583" Type="http://schemas.openxmlformats.org/officeDocument/2006/relationships/hyperlink" Target="https://gitlab.com/gitlab-org/cli#installation" TargetMode="External"/><Relationship Id="rId584"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6" Type="http://schemas.openxmlformats.org/officeDocument/2006/relationships/hyperlink" Target="https://google.github.io/styleguide/shellguide.html" TargetMode="External"/><Relationship Id="rId984" Type="http://schemas.openxmlformats.org/officeDocument/2006/relationships/hyperlink" Target="https://grants.nih.gov" TargetMode="External"/><Relationship Id="rId966" Type="http://schemas.openxmlformats.org/officeDocument/2006/relationships/hyperlink" Target="https://grantwriting.stanford.edu/resources/funding-train/" TargetMode="External"/><Relationship Id="rId1027" Type="http://schemas.openxmlformats.org/officeDocument/2006/relationships/hyperlink" Target="https://happygitwithr.com/" TargetMode="External"/><Relationship Id="rId598" Type="http://schemas.openxmlformats.org/officeDocument/2006/relationships/hyperlink" Target="https://happygitwithr.com/repeated-amend.html" TargetMode="External"/><Relationship Id="rId590"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7"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3" Type="http://schemas.openxmlformats.org/officeDocument/2006/relationships/hyperlink" Target="https://journals.lww.com/epidem/Fulltext/2001/05000/The_Value_of_P.2.aspx" TargetMode="External"/><Relationship Id="rId982" Type="http://schemas.openxmlformats.org/officeDocument/2006/relationships/hyperlink" Target="https://journals.plos.org/ploscompbiol/article?id=10.1371/journal.pcbi.1003833" TargetMode="External"/><Relationship Id="rId1034" Type="http://schemas.openxmlformats.org/officeDocument/2006/relationships/hyperlink" Target="https://journals.plos.org/plosone/s/authorship" TargetMode="External"/><Relationship Id="rId863"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5" Type="http://schemas.openxmlformats.org/officeDocument/2006/relationships/hyperlink" Target="https://link.springer.com/book/10.1007/978-3-030-98175-4" TargetMode="External"/><Relationship Id="rId970"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1" Type="http://schemas.openxmlformats.org/officeDocument/2006/relationships/hyperlink" Target="https://man.openbsd.org/ssh_config" TargetMode="External"/><Relationship Id="rId1083" Type="http://schemas.openxmlformats.org/officeDocument/2006/relationships/hyperlink" Target="https://manpages.debian.org/stable/openssh-client/ssh_config.5.en.html" TargetMode="External"/><Relationship Id="rId1092" Type="http://schemas.openxmlformats.org/officeDocument/2006/relationships/hyperlink" Target="https://mastering-shiny.org/" TargetMode="External"/><Relationship Id="rId981" Type="http://schemas.openxmlformats.org/officeDocument/2006/relationships/hyperlink" Target="https://medialab.github.io/iwanthue/" TargetMode="External"/><Relationship Id="rId926" Type="http://schemas.openxmlformats.org/officeDocument/2006/relationships/hyperlink" Target="https://medialab.github.io/iwanthue/?utm_source=Nature+Briefing&amp;utm_campaign=2c68711076-briefing-dy-20211006&amp;utm_medium=email&amp;utm_term=0_c9dfd39373-2c68711076-44335685" TargetMode="External"/><Relationship Id="rId781"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7"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1" Type="http://schemas.openxmlformats.org/officeDocument/2006/relationships/hyperlink" Target="https://mitcommlab.mit.edu/be/2023/09/27/toward-an-evenbetterposter-improving-the-betterposter-template/" TargetMode="External"/><Relationship Id="rId862" Type="http://schemas.openxmlformats.org/officeDocument/2006/relationships/hyperlink" Target="https://mobaxterm.mobatek.net/" TargetMode="External"/><Relationship Id="rId1001" Type="http://schemas.openxmlformats.org/officeDocument/2006/relationships/hyperlink" Target="https://morrison-lab.github.io/psw/" TargetMode="External"/><Relationship Id="rId894" Type="http://schemas.openxmlformats.org/officeDocument/2006/relationships/hyperlink" Target="https://morrison-lab.github.io/wai/" TargetMode="External"/><Relationship Id="rId914" Type="http://schemas.openxmlformats.org/officeDocument/2006/relationships/hyperlink" Target="https://morrison-lab.github.io/wai/chapters/ai-use-policies.html" TargetMode="External"/><Relationship Id="rId1018" Type="http://schemas.openxmlformats.org/officeDocument/2006/relationships/hyperlink" Target="https://morrison-lab.github.io/wai/chapters/ai-use-policies.html#sec-ai-journal-articles" TargetMode="External"/><Relationship Id="rId915" Type="http://schemas.openxmlformats.org/officeDocument/2006/relationships/hyperlink" Target="https://morrison-lab.github.io/wai/chapters/coding-agents.html" TargetMode="External"/><Relationship Id="rId708"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1" Type="http://schemas.openxmlformats.org/officeDocument/2006/relationships/hyperlink" Target="https://morrison-lab.github.io/wai/chapters/coding-agents.html#sec-ai-claude-code-windows" TargetMode="External"/><Relationship Id="rId916" Type="http://schemas.openxmlformats.org/officeDocument/2006/relationships/hyperlink" Target="https://morrison-lab.github.io/wai/chapters/pr-workflow-with-agents.html" TargetMode="External"/><Relationship Id="rId974" Type="http://schemas.openxmlformats.org/officeDocument/2006/relationships/hyperlink" Target="https://myidp.sciencecareers.org/" TargetMode="External"/><Relationship Id="rId742" Type="http://schemas.openxmlformats.org/officeDocument/2006/relationships/hyperlink" Target="https://ohmyz.sh/" TargetMode="External"/><Relationship Id="rId1056" Type="http://schemas.openxmlformats.org/officeDocument/2006/relationships/hyperlink" Target="https://osf.io/" TargetMode="External"/><Relationship Id="rId40" Type="http://schemas.openxmlformats.org/officeDocument/2006/relationships/hyperlink" Target="https://osf.io/tgbxr/" TargetMode="External"/><Relationship Id="rId634"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4"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9"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4" Type="http://schemas.openxmlformats.org/officeDocument/2006/relationships/hyperlink" Target="https://r-hub.github.io/cranlogs/" TargetMode="External"/><Relationship Id="rId818"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7"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4" Type="http://schemas.openxmlformats.org/officeDocument/2006/relationships/hyperlink" Target="https://r-pkgs.org/release.html" TargetMode="External"/><Relationship Id="rId821" Type="http://schemas.openxmlformats.org/officeDocument/2006/relationships/hyperlink" Target="https://r-pkgs.org/release.html#sec-release-initial" TargetMode="External"/><Relationship Id="rId726"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9"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2"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0"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8"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9"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4"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5"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1" Type="http://schemas.openxmlformats.org/officeDocument/2006/relationships/hyperlink" Target="https://slurm.schedmd.com/salloc.html" TargetMode="External"/><Relationship Id="rId1073" Type="http://schemas.openxmlformats.org/officeDocument/2006/relationships/hyperlink" Target="https://slurm.schedmd.com/sattach.html" TargetMode="External"/><Relationship Id="rId1075" Type="http://schemas.openxmlformats.org/officeDocument/2006/relationships/hyperlink" Target="https://slurm.schedmd.com/sbatch.html" TargetMode="External"/><Relationship Id="rId1077" Type="http://schemas.openxmlformats.org/officeDocument/2006/relationships/hyperlink" Target="https://slurm.schedmd.com/squeue.html" TargetMode="External"/><Relationship Id="rId107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1" Type="http://schemas.openxmlformats.org/officeDocument/2006/relationships/hyperlink" Target="https://sourceforge.net/projects/vcxsrv/" TargetMode="External"/><Relationship Id="rId557" Type="http://schemas.openxmlformats.org/officeDocument/2006/relationships/hyperlink" Target="https://sp19.datastructur.es/materials/guides/using-git#b-local-repositories-narrative-introduction" TargetMode="External"/><Relationship Id="rId587"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1"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5"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2" Type="http://schemas.openxmlformats.org/officeDocument/2006/relationships/hyperlink" Target="https://tidyverse.org/blog/2017/12/workflow-vs-script/" TargetMode="External"/><Relationship Id="rId1104" Type="http://schemas.openxmlformats.org/officeDocument/2006/relationships/hyperlink" Target="https://ucd-serg.github.io/lab-manual/appendix-copilot-instructions.html" TargetMode="External"/><Relationship Id="rId1106" Type="http://schemas.openxmlformats.org/officeDocument/2006/relationships/hyperlink" Target="https://ucd-serg.github.io/lab-manual/appendix-copilot-setup-steps.html" TargetMode="External"/><Relationship Id="rId801" Type="http://schemas.openxmlformats.org/officeDocument/2006/relationships/hyperlink" Target="https://ucd-serg.github.io/lab-manual/coding-practices.html#file-headers" TargetMode="External"/><Relationship Id="rId804" Type="http://schemas.openxmlformats.org/officeDocument/2006/relationships/hyperlink" Target="https://ucd-serg.github.io/lab-manual/coding-practices.html#function-documentation" TargetMode="External"/><Relationship Id="rId921" Type="http://schemas.openxmlformats.org/officeDocument/2006/relationships/hyperlink" Target="https://ucd-serg.github.io/lab-manual/coding-style.html" TargetMode="External"/><Relationship Id="rId807" Type="http://schemas.openxmlformats.org/officeDocument/2006/relationships/hyperlink" Target="https://ucd-serg.github.io/lab-manual/unix.html#example-code-for-runfilesavelogs" TargetMode="External"/><Relationship Id="rId935" Type="http://schemas.openxmlformats.org/officeDocument/2006/relationships/hyperlink" Target="https://ucdavisdatalab.github.io/install_guides/" TargetMode="External"/><Relationship Id="rId932"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4" Type="http://schemas.openxmlformats.org/officeDocument/2006/relationships/hyperlink" Target="https://wiki.archlinux.org/title/Wayland" TargetMode="External"/><Relationship Id="rId875" Type="http://schemas.openxmlformats.org/officeDocument/2006/relationships/hyperlink" Target="https://wiki.x2go.org/" TargetMode="External"/><Relationship Id="rId271" Type="http://schemas.openxmlformats.org/officeDocument/2006/relationships/hyperlink" Target="https://withr.r-lib.org/" TargetMode="External"/><Relationship Id="rId1010"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9" Type="http://schemas.openxmlformats.org/officeDocument/2006/relationships/hyperlink" Target="https://www.chriswrites.com/how-to-change-file-permissions-using-the-terminal/" TargetMode="External"/><Relationship Id="rId1014" Type="http://schemas.openxmlformats.org/officeDocument/2006/relationships/hyperlink" Target="https://www.danieldsjoberg.com/gtsummary/" TargetMode="External"/><Relationship Id="rId930"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1" Type="http://schemas.openxmlformats.org/officeDocument/2006/relationships/hyperlink" Target="https://www.git-scm.com/docs/gitignore#_pattern_format" TargetMode="External"/><Relationship Id="rId707" Type="http://schemas.openxmlformats.org/officeDocument/2006/relationships/hyperlink" Target="https://www.githubstatus.com/" TargetMode="External"/><Relationship Id="rId969" Type="http://schemas.openxmlformats.org/officeDocument/2006/relationships/hyperlink" Target="https://www.globalcodeofconduct.org/" TargetMode="External"/><Relationship Id="rId879" Type="http://schemas.openxmlformats.org/officeDocument/2006/relationships/hyperlink" Target="https://www.gnu.org/software/screen/" TargetMode="External"/><Relationship Id="rId777"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9" Type="http://schemas.openxmlformats.org/officeDocument/2006/relationships/hyperlink" Target="https://www.medrxiv.org/" TargetMode="External"/><Relationship Id="rId977" Type="http://schemas.openxmlformats.org/officeDocument/2006/relationships/hyperlink" Target="https://www.nature.com/articles/d41586-021-03603-2" TargetMode="External"/><Relationship Id="rId967"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7" Type="http://schemas.openxmlformats.org/officeDocument/2006/relationships/hyperlink" Target="https://www.rstudio.com/wp-content/uploads/2015/02/data-wrangling-cheatsheet.pdf" TargetMode="External"/><Relationship Id="rId940" Type="http://schemas.openxmlformats.org/officeDocument/2006/relationships/hyperlink" Target="https://www.rstudio.com/wp-content/uploads/2015/02/rmarkdown-cheatsheet.pdf" TargetMode="External"/><Relationship Id="rId938" Type="http://schemas.openxmlformats.org/officeDocument/2006/relationships/hyperlink" Target="https://www.rstudio.com/wp-content/uploads/2015/03/ggplot2-cheatsheet.pdf" TargetMode="External"/><Relationship Id="rId959" Type="http://schemas.openxmlformats.org/officeDocument/2006/relationships/hyperlink" Target="https://www.sciencedirect.com/science/article/pii/S1471491423000928" TargetMode="External"/><Relationship Id="rId772"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5" Type="http://schemas.openxmlformats.org/officeDocument/2006/relationships/hyperlink" Target="https://www.training.nih.gov/career-services/" TargetMode="External"/><Relationship Id="rId860" Type="http://schemas.openxmlformats.org/officeDocument/2006/relationships/hyperlink" Target="https://www.xquartz.org/" TargetMode="External"/><Relationship Id="rId978" Type="http://schemas.openxmlformats.org/officeDocument/2006/relationships/hyperlink" Target="https://www.youtube.com/watch?v=1RwJbhkCA58" TargetMode="External"/><Relationship Id="rId96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7"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2026-08-31T23:48:11Z</dcterms:created>
  <dcterms:modified xsi:type="dcterms:W3CDTF">2026-08-31T23:48:11Z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2026-08-31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