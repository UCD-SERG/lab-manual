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2026-07-01</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ins w:id="4" w:author="PR Preview" w:date="2024-01-01T00:00:00Z">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ins>
      <w:ins w:id="4" w:author="PR Preview" w:date="2024-01-01T00:00:00Z">
        <w:r>
          <w:t xml:space="preserve"> </w:t>
        </w:r>
      </w:ins>
      <w:hyperlink r:id="rId9">
        <w:r>
          <w:rPr>
            <w:rStyle w:val="Hyperlink"/>
          </w:rPr>
          <w:t xml:space="preserve">ucdserg.ucdavis.edu</w:t>
        </w:r>
      </w:hyperlink>
      <w:ins w:id="4" w:author="PR Preview" w:date="2024-01-01T00:00:00Z">
        <w:r>
          <w:t xml:space="preserve">.</w:t>
        </w:r>
      </w:ins>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ins w:id="7" w:author="PR Preview" w:date="2024-01-01T00:00:00Z">
        <w:r>
          <w:t xml:space="preserve">This manual is a fork of the Benjamin-Chung Lab Manual</w:t>
        </w:r>
      </w:ins>
      <w:ins w:id="7" w:author="PR Preview" w:date="2024-01-01T00:00:00Z">
        <w:r>
          <w:t xml:space="preserve"> </w:t>
        </w:r>
      </w:ins>
      <w:ins w:id="7" w:author="PR Preview" w:date="2024-01-01T00:00:00Z">
        <w:r>
          <w:t xml:space="preserve">(Benjamin-Chung et al. 2024)</w:t>
        </w:r>
      </w:ins>
      <w:ins w:id="7" w:author="PR Preview" w:date="2024-01-01T00:00:00Z">
        <w:r>
          <w:t xml:space="preserve">,</w:t>
        </w:r>
      </w:ins>
      <w:ins w:id="7" w:author="PR Preview" w:date="2024-01-01T00:00:00Z">
        <w:r>
          <w:t xml:space="preserve"> </w:t>
        </w:r>
      </w:ins>
      <w:ins w:id="7" w:author="PR Preview" w:date="2024-01-01T00:00:00Z">
        <w:r>
          <w:t xml:space="preserve">adapted for UCD-SeRG.</w:t>
        </w:r>
      </w:ins>
      <w:ins w:id="7" w:author="PR Preview" w:date="2024-01-01T00:00:00Z">
        <w:r>
          <w:t xml:space="preserve"> </w:t>
        </w:r>
      </w:ins>
      <w:ins w:id="7" w:author="PR Preview" w:date="2024-01-01T00:00:00Z">
        <w:r>
          <w:t xml:space="preserve">We are grateful to Dr. Jade Benjamin-Chung and her team</w:t>
        </w:r>
      </w:ins>
      <w:ins w:id="7" w:author="PR Preview" w:date="2024-01-01T00:00:00Z">
        <w:r>
          <w:t xml:space="preserve"> </w:t>
        </w:r>
      </w:ins>
      <w:ins w:id="7" w:author="PR Preview" w:date="2024-01-01T00:00:00Z">
        <w:r>
          <w:t xml:space="preserve">for developing and openly sharing their excellent lab manual.</w:t>
        </w:r>
      </w:ins>
      <w:ins w:id="7" w:author="PR Preview" w:date="2024-01-01T00:00:00Z">
        <w:r>
          <w:t xml:space="preserve"> </w:t>
        </w:r>
      </w:ins>
      <w:ins w:id="7" w:author="PR Preview" w:date="2024-01-01T00:00:00Z">
        <w:r>
          <w:t xml:space="preserve">You can view the original manual</w:t>
        </w:r>
      </w:ins>
      <w:ins w:id="7" w:author="PR Preview" w:date="2024-01-01T00:00:00Z">
        <w:r>
          <w:t xml:space="preserve"> </w:t>
        </w:r>
      </w:ins>
      <w:ins w:id="7" w:author="PR Preview" w:date="2024-01-01T00:00:00Z">
        <w:r>
          <w:t xml:space="preserve">at</w:t>
        </w:r>
      </w:ins>
      <w:ins w:id="7" w:author="PR Preview" w:date="2024-01-01T00:00:00Z">
        <w:r>
          <w:t xml:space="preserve"> </w:t>
        </w:r>
      </w:ins>
      <w:hyperlink r:id="rId11">
        <w:r>
          <w:rPr>
            <w:rStyle w:val="Hyperlink"/>
          </w:rPr>
          <w:t xml:space="preserve">jadebc.github.io/lab-manual</w:t>
        </w:r>
      </w:hyperlink>
      <w:ins w:id="7" w:author="PR Preview" w:date="2024-01-01T00:00:00Z">
        <w:r>
          <w:t xml:space="preserve">.</w:t>
        </w:r>
      </w:ins>
      <w:ins w:id="7" w:author="PR Preview" w:date="2024-01-01T00:00:00Z">
        <w:r>
          <w:t xml:space="preserve"> </w:t>
        </w:r>
      </w:ins>
      <w:ins w:id="7" w:author="PR Preview" w:date="2024-01-01T00:00:00Z">
        <w:r>
          <w:t xml:space="preserve">Original contributors include Jade Benjamin-Chung,</w:t>
        </w:r>
      </w:ins>
      <w:ins w:id="7" w:author="PR Preview" w:date="2024-01-01T00:00:00Z">
        <w:r>
          <w:t xml:space="preserve"> </w:t>
        </w:r>
      </w:ins>
      <w:ins w:id="7" w:author="PR Preview" w:date="2024-01-01T00:00:00Z">
        <w:r>
          <w:t xml:space="preserve">Kunal Mishra,</w:t>
        </w:r>
      </w:ins>
      <w:ins w:id="7" w:author="PR Preview" w:date="2024-01-01T00:00:00Z">
        <w:r>
          <w:t xml:space="preserve"> </w:t>
        </w:r>
      </w:ins>
      <w:ins w:id="7" w:author="PR Preview" w:date="2024-01-01T00:00:00Z">
        <w:r>
          <w:t xml:space="preserve">Stephanie Djajadi,</w:t>
        </w:r>
      </w:ins>
      <w:ins w:id="7" w:author="PR Preview" w:date="2024-01-01T00:00:00Z">
        <w:r>
          <w:t xml:space="preserve"> </w:t>
        </w:r>
      </w:ins>
      <w:ins w:id="7" w:author="PR Preview" w:date="2024-01-01T00:00:00Z">
        <w:r>
          <w:t xml:space="preserve">Nolan Pokpongkiat,</w:t>
        </w:r>
      </w:ins>
      <w:ins w:id="7" w:author="PR Preview" w:date="2024-01-01T00:00:00Z">
        <w:r>
          <w:t xml:space="preserve"> </w:t>
        </w:r>
      </w:ins>
      <w:ins w:id="7" w:author="PR Preview" w:date="2024-01-01T00:00:00Z">
        <w:r>
          <w:t xml:space="preserve">Anna Nguyen,</w:t>
        </w:r>
      </w:ins>
      <w:ins w:id="7" w:author="PR Preview" w:date="2024-01-01T00:00:00Z">
        <w:r>
          <w:t xml:space="preserve"> </w:t>
        </w:r>
      </w:ins>
      <w:ins w:id="7" w:author="PR Preview" w:date="2024-01-01T00:00:00Z">
        <w:r>
          <w:t xml:space="preserve">Iris Tong,</w:t>
        </w:r>
      </w:ins>
      <w:ins w:id="7" w:author="PR Preview" w:date="2024-01-01T00:00:00Z">
        <w:r>
          <w:t xml:space="preserve"> </w:t>
        </w:r>
      </w:ins>
      <w:ins w:id="7" w:author="PR Preview" w:date="2024-01-01T00:00:00Z">
        <w:r>
          <w:t xml:space="preserve">and Gabby Barratt Heitmann.</w:t>
        </w:r>
      </w:ins>
      <w:ins w:id="7" w:author="PR Preview" w:date="2024-01-01T00:00:00Z">
        <w:r>
          <w:t xml:space="preserve"> </w:t>
        </w:r>
      </w:ins>
      <w:ins w:id="7" w:author="PR Preview" w:date="2024-01-01T00:00:00Z">
        <w:r>
          <w:t xml:space="preserve">The Data Publication chapter also draws from Fanice Nyatigo</w:t>
        </w:r>
      </w:ins>
      <w:ins w:id="7" w:author="PR Preview" w:date="2024-01-01T00:00:00Z">
        <w:r>
          <w:t xml:space="preserve"> </w:t>
        </w:r>
      </w:ins>
      <w:ins w:id="7" w:author="PR Preview" w:date="2024-01-01T00:00:00Z">
        <w:r>
          <w:t xml:space="preserve">and Ben Arnold’s public-data chapter</w:t>
        </w:r>
      </w:ins>
      <w:ins w:id="7" w:author="PR Preview" w:date="2024-01-01T00:00:00Z">
        <w:r>
          <w:t xml:space="preserve"> </w:t>
        </w:r>
      </w:ins>
      <w:ins w:id="7" w:author="PR Preview" w:date="2024-01-01T00:00:00Z">
        <w:r>
          <w:t xml:space="preserve">in the</w:t>
        </w:r>
      </w:ins>
      <w:ins w:id="7" w:author="PR Preview" w:date="2024-01-01T00:00:00Z">
        <w:r>
          <w:t xml:space="preserve"> </w:t>
        </w:r>
      </w:ins>
      <w:hyperlink r:id="rId12">
        <w:r>
          <w:rPr>
            <w:rStyle w:val="Hyperlink"/>
          </w:rPr>
          <w:t xml:space="preserve">Proctor Lab at UCSF handbook</w:t>
        </w:r>
      </w:hyperlink>
      <w:ins w:id="7" w:author="PR Preview" w:date="2024-01-01T00:00:00Z">
        <w:r>
          <w:t xml:space="preserve">.</w:t>
        </w:r>
      </w:ins>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ins w:id="52" w:author="PR Preview" w:date="2024-01-01T00:00:00Z">
        <w:r>
          <w:rPr>
            <w:b/>
            <w:bCs/>
          </w:rPr>
          <w:t xml:space="preserve">Block notifications outside of work hours</w:t>
        </w:r>
      </w:ins>
      <w:ins w:id="52" w:author="PR Preview" w:date="2024-01-01T00:00:00Z">
        <w:r>
          <w:t xml:space="preserve">:</w:t>
        </w:r>
      </w:ins>
      <w:ins w:id="52" w:author="PR Preview" w:date="2024-01-01T00:00:00Z">
        <w:r>
          <w:t xml:space="preserve"> </w:t>
        </w:r>
      </w:ins>
      <w:ins w:id="52" w:author="PR Preview" w:date="2024-01-01T00:00:00Z">
        <w:r>
          <w:t xml:space="preserve">We recommend configuring your devices and applications to prevent work notifications during non-work time.</w:t>
        </w:r>
      </w:ins>
      <w:ins w:id="52" w:author="PR Preview" w:date="2024-01-01T00:00:00Z">
        <w:r>
          <w:t xml:space="preserve"> </w:t>
        </w:r>
      </w:ins>
      <w:ins w:id="52" w:author="PR Preview" w:date="2024-01-01T00:00:00Z">
        <w:r>
          <w:t xml:space="preserve">We all need uninterrupted rest and relaxation time in order to stay healthy and productive in the medium and long-terms.</w:t>
        </w:r>
      </w:ins>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6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1"/>
    <w:bookmarkEnd w:id="362"/>
    <w:bookmarkEnd w:id="363"/>
    <w:bookmarkStart w:id="440" w:name="sec-quarto"/>
    <w:p>
      <w:pPr>
        <w:pStyle w:val="Heading1"/>
      </w:pPr>
      <w:r>
        <w:t xml:space="preserve">10. Quarto</w:t>
      </w:r>
    </w:p>
    <w:bookmarkStart w:id="371" w:name="introduction"/>
    <w:p>
      <w:pPr>
        <w:pStyle w:val="Heading2"/>
      </w:pPr>
      <w:r>
        <w:t xml:space="preserve">10.1 Introduction</w:t>
      </w:r>
    </w:p>
    <w:p>
      <w:pPr>
        <w:pStyle w:val="FirstParagraph"/>
      </w:pPr>
      <w:hyperlink r:id="rId36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5"/>
    <w:bookmarkStart w:id="36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6"/>
    <w:bookmarkStart w:id="370"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7">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68">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9">
        <w:r>
          <w:rPr>
            <w:rStyle w:val="Hyperlink"/>
          </w:rPr>
          <w:t xml:space="preserve">Quarto chapter in R for Data Science</w:t>
        </w:r>
      </w:hyperlink>
      <w:r>
        <w:t xml:space="preserve"> </w:t>
      </w:r>
      <w:r>
        <w:t xml:space="preserve">(Wickham et al. 2023)</w:t>
      </w:r>
    </w:p>
    <w:bookmarkEnd w:id="370"/>
    <w:bookmarkEnd w:id="371"/>
    <w:bookmarkStart w:id="37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2"/>
    <w:bookmarkStart w:id="37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4"/>
    <w:bookmarkStart w:id="37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5"/>
    <w:bookmarkStart w:id="37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6"/>
    <w:bookmarkStart w:id="37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77"/>
    <w:bookmarkStart w:id="37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9">
        <w:r>
          <w:rPr>
            <w:rStyle w:val="Hyperlink"/>
          </w:rPr>
          <w:t xml:space="preserve">Quarto chapter in R for Data Science</w:t>
        </w:r>
      </w:hyperlink>
      <w:r>
        <w:t xml:space="preserve"> </w:t>
      </w:r>
      <w:r>
        <w:t xml:space="preserve">(Wickham et al. 2023)</w:t>
      </w:r>
      <w:r>
        <w:t xml:space="preserve">.</w:t>
      </w:r>
    </w:p>
    <w:bookmarkEnd w:id="378"/>
    <w:bookmarkEnd w:id="379"/>
    <w:bookmarkStart w:id="39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0">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1">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2">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3"/>
    <w:bookmarkStart w:id="38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4"/>
    <w:bookmarkStart w:id="38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5"/>
    <w:bookmarkStart w:id="38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6"/>
    <w:bookmarkStart w:id="38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8"/>
    <w:bookmarkStart w:id="391" w:name="resources"/>
    <w:p>
      <w:pPr>
        <w:pStyle w:val="Heading3"/>
      </w:pPr>
      <w:r>
        <w:t xml:space="preserve">10.3.6 Resources</w:t>
      </w:r>
    </w:p>
    <w:p>
      <w:pPr>
        <w:pStyle w:val="Compact"/>
        <w:numPr>
          <w:ilvl w:val="0"/>
          <w:numId w:val="1141"/>
        </w:numPr>
      </w:pPr>
      <w:hyperlink r:id="rId389">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0">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69">
        <w:r>
          <w:rPr>
            <w:rStyle w:val="Hyperlink"/>
          </w:rPr>
          <w:t xml:space="preserve">R4DS Quarto chapter</w:t>
        </w:r>
      </w:hyperlink>
      <w:r>
        <w:t xml:space="preserve"> </w:t>
      </w:r>
      <w:r>
        <w:t xml:space="preserve">(Wickham et al. 2023)</w:t>
      </w:r>
      <w:r>
        <w:t xml:space="preserve"> </w:t>
      </w:r>
      <w:r>
        <w:t xml:space="preserve">- excellent introduction to Quarto</w:t>
      </w:r>
    </w:p>
    <w:bookmarkEnd w:id="391"/>
    <w:bookmarkEnd w:id="392"/>
    <w:bookmarkStart w:id="40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3"/>
    <w:bookmarkStart w:id="39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9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5"/>
    <w:bookmarkStart w:id="396"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6"/>
    <w:bookmarkStart w:id="397"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4">
        <w:r>
          <w:rPr>
            <w:rStyle w:val="Hyperlink"/>
          </w:rPr>
          <w:t xml:space="preserve">RME course</w:t>
        </w:r>
      </w:hyperlink>
      <w:r>
        <w:t xml:space="preserve">.</w:t>
      </w:r>
    </w:p>
    <w:bookmarkEnd w:id="397"/>
    <w:bookmarkStart w:id="400" w:name="resources-1"/>
    <w:p>
      <w:pPr>
        <w:pStyle w:val="Heading3"/>
      </w:pPr>
      <w:r>
        <w:t xml:space="preserve">10.4.5 Resources</w:t>
      </w:r>
    </w:p>
    <w:p>
      <w:pPr>
        <w:pStyle w:val="Compact"/>
        <w:numPr>
          <w:ilvl w:val="0"/>
          <w:numId w:val="1144"/>
        </w:numPr>
      </w:pPr>
      <w:hyperlink r:id="rId398">
        <w:r>
          <w:rPr>
            <w:rStyle w:val="Hyperlink"/>
          </w:rPr>
          <w:t xml:space="preserve">Quarto Profiles Documentation</w:t>
        </w:r>
      </w:hyperlink>
    </w:p>
    <w:p>
      <w:pPr>
        <w:pStyle w:val="Compact"/>
        <w:numPr>
          <w:ilvl w:val="0"/>
          <w:numId w:val="1144"/>
        </w:numPr>
      </w:pPr>
      <w:hyperlink r:id="rId394">
        <w:r>
          <w:rPr>
            <w:rStyle w:val="Hyperlink"/>
          </w:rPr>
          <w:t xml:space="preserve">RME Example</w:t>
        </w:r>
      </w:hyperlink>
      <w:r>
        <w:t xml:space="preserve"> </w:t>
      </w:r>
      <w:r>
        <w:t xml:space="preserve">- see the source at</w:t>
      </w:r>
      <w:r>
        <w:t xml:space="preserve"> </w:t>
      </w:r>
      <w:hyperlink r:id="rId399">
        <w:r>
          <w:rPr>
            <w:rStyle w:val="Hyperlink"/>
          </w:rPr>
          <w:t xml:space="preserve">https://github.com/d-morrison/rme</w:t>
        </w:r>
      </w:hyperlink>
      <w:r>
        <w:t xml:space="preserve"> </w:t>
      </w:r>
      <w:r>
        <w:t xml:space="preserve">for a working example</w:t>
      </w:r>
    </w:p>
    <w:bookmarkEnd w:id="400"/>
    <w:bookmarkEnd w:id="401"/>
    <w:bookmarkStart w:id="406" w:name="advanced-features"/>
    <w:p>
      <w:pPr>
        <w:pStyle w:val="Heading2"/>
      </w:pPr>
      <w:r>
        <w:t xml:space="preserve">10.5 Advanced Features</w:t>
      </w:r>
    </w:p>
    <w:bookmarkStart w:id="40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2">
        <w:r>
          <w:rPr>
            <w:rStyle w:val="Hyperlink"/>
          </w:rPr>
          <w:t xml:space="preserve">Quarto Cross-References documentation</w:t>
        </w:r>
      </w:hyperlink>
      <w:r>
        <w:t xml:space="preserve">.</w:t>
      </w:r>
    </w:p>
    <w:bookmarkEnd w:id="403"/>
    <w:bookmarkStart w:id="40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4">
        <w:r>
          <w:rPr>
            <w:rStyle w:val="Hyperlink"/>
          </w:rPr>
          <w:t xml:space="preserve">Quarto Includes documentation</w:t>
        </w:r>
      </w:hyperlink>
      <w:r>
        <w:t xml:space="preserve">.</w:t>
      </w:r>
    </w:p>
    <w:bookmarkEnd w:id="405"/>
    <w:bookmarkEnd w:id="406"/>
    <w:bookmarkStart w:id="424"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7"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7"/>
    <w:bookmarkStart w:id="410"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8"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8"/>
    <w:bookmarkStart w:id="409"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09"/>
    <w:bookmarkEnd w:id="410"/>
    <w:bookmarkStart w:id="416"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2"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1">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2"/>
    <w:bookmarkStart w:id="413"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3"/>
    <w:bookmarkStart w:id="414"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4"/>
    <w:bookmarkStart w:id="415"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5"/>
    <w:bookmarkEnd w:id="416"/>
    <w:bookmarkStart w:id="418" w:name="real-world-example"/>
    <w:p>
      <w:pPr>
        <w:pStyle w:val="Heading3"/>
      </w:pPr>
      <w:r>
        <w:t xml:space="preserve">10.6.4 Real-World Example</w:t>
      </w:r>
    </w:p>
    <w:p>
      <w:pPr>
        <w:pStyle w:val="FirstParagraph"/>
      </w:pPr>
      <w:r>
        <w:t xml:space="preserve">In</w:t>
      </w:r>
      <w:r>
        <w:t xml:space="preserve"> </w:t>
      </w:r>
      <w:hyperlink r:id="rId417">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8"/>
    <w:bookmarkStart w:id="422"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19">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0">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1">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2"/>
    <w:bookmarkStart w:id="423"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3"/>
    <w:bookmarkEnd w:id="424"/>
    <w:bookmarkStart w:id="431"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25">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26"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25">
        <w:r>
          <w:rPr>
            <w:rStyle w:val="Hyperlink"/>
          </w:rPr>
          <w:t xml:space="preserve">official guide</w:t>
        </w:r>
      </w:hyperlink>
      <w:r>
        <w:t xml:space="preserve"> </w:t>
      </w:r>
      <w:r>
        <w:t xml:space="preserve">for the complete, authoritative list of checks.</w:t>
      </w:r>
    </w:p>
    <w:bookmarkEnd w:id="426"/>
    <w:bookmarkStart w:id="427"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27"/>
    <w:bookmarkStart w:id="428"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28"/>
    <w:bookmarkStart w:id="430"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25">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29">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0"/>
    <w:bookmarkEnd w:id="431"/>
    <w:bookmarkStart w:id="439" w:name="additional-resources-1"/>
    <w:p>
      <w:pPr>
        <w:pStyle w:val="Heading2"/>
      </w:pPr>
      <w:r>
        <w:t xml:space="preserve">10.8 Additional Resources</w:t>
      </w:r>
    </w:p>
    <w:bookmarkStart w:id="432" w:name="official-documentation"/>
    <w:p>
      <w:pPr>
        <w:pStyle w:val="Heading3"/>
      </w:pPr>
      <w:r>
        <w:t xml:space="preserve">10.8.1 Official Documentation</w:t>
      </w:r>
    </w:p>
    <w:p>
      <w:pPr>
        <w:pStyle w:val="Compact"/>
        <w:numPr>
          <w:ilvl w:val="0"/>
          <w:numId w:val="1159"/>
        </w:numPr>
      </w:pPr>
      <w:hyperlink r:id="rId368">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89">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0">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67">
        <w:r>
          <w:rPr>
            <w:rStyle w:val="Hyperlink"/>
          </w:rPr>
          <w:t xml:space="preserve">Quarto Getting Started</w:t>
        </w:r>
      </w:hyperlink>
      <w:r>
        <w:t xml:space="preserve"> </w:t>
      </w:r>
      <w:r>
        <w:t xml:space="preserve">- installation and basic usage</w:t>
      </w:r>
    </w:p>
    <w:bookmarkEnd w:id="432"/>
    <w:bookmarkStart w:id="433" w:name="learning-resources"/>
    <w:p>
      <w:pPr>
        <w:pStyle w:val="Heading3"/>
      </w:pPr>
      <w:r>
        <w:t xml:space="preserve">10.8.2 Learning Resources</w:t>
      </w:r>
    </w:p>
    <w:p>
      <w:pPr>
        <w:pStyle w:val="Compact"/>
        <w:numPr>
          <w:ilvl w:val="0"/>
          <w:numId w:val="1160"/>
        </w:numPr>
      </w:pPr>
      <w:hyperlink r:id="rId36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39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87">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3"/>
    <w:bookmarkStart w:id="434" w:name="templates"/>
    <w:p>
      <w:pPr>
        <w:pStyle w:val="Heading3"/>
      </w:pPr>
      <w:r>
        <w:t xml:space="preserve">10.8.3 Templates</w:t>
      </w:r>
    </w:p>
    <w:p>
      <w:pPr>
        <w:pStyle w:val="Compact"/>
        <w:numPr>
          <w:ilvl w:val="0"/>
          <w:numId w:val="1162"/>
        </w:numPr>
      </w:pPr>
      <w:hyperlink r:id="rId380">
        <w:r>
          <w:rPr>
            <w:rStyle w:val="Hyperlink"/>
          </w:rPr>
          <w:t xml:space="preserve">UCD-SeRG Quarto Book Template</w:t>
        </w:r>
      </w:hyperlink>
      <w:r>
        <w:t xml:space="preserve"> </w:t>
      </w:r>
      <w:r>
        <w:t xml:space="preserve">- our recommended template</w:t>
      </w:r>
    </w:p>
    <w:p>
      <w:pPr>
        <w:pStyle w:val="Compact"/>
        <w:numPr>
          <w:ilvl w:val="0"/>
          <w:numId w:val="1162"/>
        </w:numPr>
      </w:pPr>
      <w:hyperlink r:id="rId38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2">
        <w:r>
          <w:rPr>
            <w:rStyle w:val="Hyperlink"/>
          </w:rPr>
          <w:t xml:space="preserve">DataLab Quarto Template</w:t>
        </w:r>
      </w:hyperlink>
      <w:r>
        <w:t xml:space="preserve"> </w:t>
      </w:r>
      <w:r>
        <w:t xml:space="preserve">- template from the UC Davis DataLab and Davis R Users Group</w:t>
      </w:r>
    </w:p>
    <w:bookmarkEnd w:id="434"/>
    <w:bookmarkStart w:id="437"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3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3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37"/>
    <w:bookmarkStart w:id="438"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38"/>
    <w:bookmarkEnd w:id="439"/>
    <w:bookmarkEnd w:id="440"/>
    <w:bookmarkStart w:id="506" w:name="sec-github"/>
    <w:p>
      <w:pPr>
        <w:pStyle w:val="Heading1"/>
      </w:pPr>
      <w:r>
        <w:t xml:space="preserve">11. Github</w:t>
      </w:r>
    </w:p>
    <w:bookmarkStart w:id="443" w:name="basics"/>
    <w:p>
      <w:pPr>
        <w:pStyle w:val="Heading2"/>
      </w:pPr>
      <w:r>
        <w:t xml:space="preserve">11.1 Basics</w:t>
      </w:r>
    </w:p>
    <w:p>
      <w:pPr>
        <w:pStyle w:val="Compact"/>
        <w:numPr>
          <w:ilvl w:val="0"/>
          <w:numId w:val="1165"/>
        </w:numPr>
      </w:pPr>
      <w:r>
        <w:t xml:space="preserve">A detailed tutorial of Git can be found</w:t>
      </w:r>
      <w:r>
        <w:t xml:space="preserve"> </w:t>
      </w:r>
      <w:hyperlink r:id="rId441">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1">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2">
        <w:r>
          <w:rPr>
            <w:rStyle w:val="Hyperlink"/>
          </w:rPr>
          <w:t xml:space="preserve">UC Davis DataLab Git Sandbox</w:t>
        </w:r>
      </w:hyperlink>
      <w:r>
        <w:t xml:space="preserve"> </w:t>
      </w:r>
      <w:r>
        <w:t xml:space="preserve">- a collaborative repository for learning Git workflows.</w:t>
      </w:r>
    </w:p>
    <w:bookmarkEnd w:id="443"/>
    <w:bookmarkStart w:id="459" w:name="sec-github-education"/>
    <w:p>
      <w:pPr>
        <w:pStyle w:val="Heading2"/>
      </w:pPr>
      <w:r>
        <w:t xml:space="preserve">11.2 GitHub Education and Copilot Access</w:t>
      </w:r>
    </w:p>
    <w:bookmarkStart w:id="44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44">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45">
        <w:r>
          <w:rPr>
            <w:rStyle w:val="Hyperlink"/>
          </w:rPr>
          <w:t xml:space="preserve">GitHub Student Developer Pack</w:t>
        </w:r>
      </w:hyperlink>
      <w:r>
        <w:t xml:space="preserve"> </w:t>
      </w:r>
      <w:r>
        <w:t xml:space="preserve">(for students)</w:t>
      </w:r>
      <w:r>
        <w:t xml:space="preserve"> </w:t>
      </w:r>
      <w:r>
        <w:t xml:space="preserve">or</w:t>
      </w:r>
      <w:r>
        <w:t xml:space="preserve"> </w:t>
      </w:r>
      <w:hyperlink r:id="rId44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7"/>
    <w:bookmarkStart w:id="45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48">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2" w:name="fig-request-copilot-seat"/>
          <w:p>
            <w:pPr>
              <w:pStyle w:val="Compact"/>
              <w:jc w:val="center"/>
            </w:pPr>
            <w:r>
              <w:drawing>
                <wp:inline>
                  <wp:extent cx="5334000" cy="3052792"/>
                  <wp:effectExtent b="0" l="0" r="0" t="0"/>
                  <wp:docPr descr="" title="" id="450" name="Picture"/>
                  <a:graphic>
                    <a:graphicData uri="http://schemas.openxmlformats.org/drawingml/2006/picture">
                      <pic:pic>
                        <pic:nvPicPr>
                          <pic:cNvPr descr="assets/images/github-copilot-invitation-email.png" id="451" name="Picture"/>
                          <pic:cNvPicPr>
                            <a:picLocks noChangeArrowheads="1" noChangeAspect="1"/>
                          </pic:cNvPicPr>
                        </pic:nvPicPr>
                        <pic:blipFill>
                          <a:blip r:embed="rId44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2"/>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53">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7" w:name="fig-copilot-settings-org-options"/>
          <w:p>
            <w:pPr>
              <w:pStyle w:val="Compact"/>
              <w:jc w:val="center"/>
            </w:pPr>
            <w:r>
              <w:drawing>
                <wp:inline>
                  <wp:extent cx="5334000" cy="531962"/>
                  <wp:effectExtent b="0" l="0" r="0" t="0"/>
                  <wp:docPr descr="" title="" id="455" name="Picture"/>
                  <a:graphic>
                    <a:graphicData uri="http://schemas.openxmlformats.org/drawingml/2006/picture">
                      <pic:pic>
                        <pic:nvPicPr>
                          <pic:cNvPr descr="assets/images/github-copilot-settings-page.png" id="456" name="Picture"/>
                          <pic:cNvPicPr>
                            <a:picLocks noChangeArrowheads="1" noChangeAspect="1"/>
                          </pic:cNvPicPr>
                        </pic:nvPicPr>
                        <pic:blipFill>
                          <a:blip r:embed="rId45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57"/>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8"/>
    <w:bookmarkEnd w:id="459"/>
    <w:bookmarkStart w:id="460"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0"/>
    <w:bookmarkStart w:id="469" w:name="sec-cli-tools"/>
    <w:p>
      <w:pPr>
        <w:pStyle w:val="Heading2"/>
      </w:pPr>
      <w:r>
        <w:t xml:space="preserve">11.4 GitHub CLI and GitLab CLI</w:t>
      </w:r>
    </w:p>
    <w:p>
      <w:pPr>
        <w:pStyle w:val="FirstParagraph"/>
      </w:pPr>
      <w:hyperlink r:id="rId46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2">
        <w:r>
          <w:rPr>
            <w:rStyle w:val="VerbatimChar"/>
          </w:rPr>
          <w:t xml:space="preserve">glab</w:t>
        </w:r>
      </w:hyperlink>
      <w:r>
        <w:t xml:space="preserve"> </w:t>
      </w:r>
      <w:r>
        <w:t xml:space="preserve">is the GitLab equivalent.</w:t>
      </w:r>
    </w:p>
    <w:bookmarkStart w:id="46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6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64">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65"/>
    <w:bookmarkStart w:id="46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6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6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6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68"/>
    <w:bookmarkEnd w:id="469"/>
    <w:bookmarkStart w:id="47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0">
        <w:r>
          <w:rPr>
            <w:rStyle w:val="Hyperlink"/>
          </w:rPr>
          <w:t xml:space="preserve">here</w:t>
        </w:r>
      </w:hyperlink>
      <w:r>
        <w:t xml:space="preserve">. You can also find instructions on how to handle merge conflicts when joining branches together.</w:t>
      </w:r>
    </w:p>
    <w:bookmarkEnd w:id="471"/>
    <w:bookmarkStart w:id="474"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7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73"/>
          <w:p/>
        </w:tc>
      </w:tr>
    </w:tbl>
    <w:bookmarkEnd w:id="474"/>
    <w:bookmarkStart w:id="482"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75"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75"/>
    <w:bookmarkStart w:id="476"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76"/>
    <w:bookmarkStart w:id="477"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77"/>
    <w:bookmarkStart w:id="478"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78"/>
    <w:bookmarkStart w:id="479"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79"/>
    <w:bookmarkStart w:id="481"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0">
        <w:r>
          <w:rPr>
            <w:rStyle w:val="Hyperlink"/>
          </w:rPr>
          <w:t xml:space="preserve">contributor docs</w:t>
        </w:r>
      </w:hyperlink>
      <w:r>
        <w:t xml:space="preserve">.</w:t>
      </w:r>
    </w:p>
    <w:bookmarkEnd w:id="481"/>
    <w:bookmarkEnd w:id="482"/>
    <w:bookmarkStart w:id="484"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8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83"/>
          <w:p/>
        </w:tc>
      </w:tr>
    </w:tbl>
    <w:bookmarkEnd w:id="484"/>
    <w:bookmarkStart w:id="485"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85"/>
    <w:bookmarkStart w:id="489"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86"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86"/>
    <w:bookmarkStart w:id="488"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87">
        <w:r>
          <w:rPr>
            <w:rStyle w:val="Hyperlink"/>
          </w:rPr>
          <w:t xml:space="preserve">Repeated Amend chapter</w:t>
        </w:r>
      </w:hyperlink>
      <w:r>
        <w:t xml:space="preserve"> </w:t>
      </w:r>
      <w:r>
        <w:t xml:space="preserve">in Happy Git with R.</w:t>
      </w:r>
    </w:p>
    <w:bookmarkEnd w:id="488"/>
    <w:bookmarkEnd w:id="489"/>
    <w:bookmarkStart w:id="492"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1">
        <w:r>
          <w:rPr>
            <w:rStyle w:val="Hyperlink"/>
          </w:rPr>
          <w:t xml:space="preserve">great discussion of project-oriented workflows</w:t>
        </w:r>
      </w:hyperlink>
      <w:r>
        <w:t xml:space="preserve">, extolling the virtues of a self-contained, portable projects, for your reference.</w:t>
      </w:r>
    </w:p>
    <w:bookmarkEnd w:id="492"/>
    <w:bookmarkStart w:id="505" w:name="sec-gitattributes"/>
    <w:p>
      <w:pPr>
        <w:pStyle w:val="Heading2"/>
      </w:pPr>
      <w:r>
        <w:t xml:space="preserve">11.12 Customizing How Files Appear on GitHub</w:t>
      </w:r>
    </w:p>
    <w:p>
      <w:pPr>
        <w:pStyle w:val="FirstParagraph"/>
      </w:pPr>
      <w:r>
        <w:t xml:space="preserve">GitHub uses a tool called</w:t>
      </w:r>
      <w:r>
        <w:t xml:space="preserve"> </w:t>
      </w:r>
      <w:hyperlink r:id="rId49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95"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94">
        <w:r>
          <w:rPr>
            <w:rStyle w:val="Hyperlink"/>
          </w:rPr>
          <w:t xml:space="preserve">Generated code documentation</w:t>
        </w:r>
      </w:hyperlink>
      <w:r>
        <w:t xml:space="preserve">.</w:t>
      </w:r>
    </w:p>
    <w:bookmarkEnd w:id="495"/>
    <w:bookmarkStart w:id="498"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96">
        <w:r>
          <w:rPr>
            <w:rStyle w:val="Hyperlink"/>
          </w:rPr>
          <w:t xml:space="preserve">pattern format documentation</w:t>
        </w:r>
      </w:hyperlink>
      <w:r>
        <w:t xml:space="preserve"> </w:t>
      </w:r>
      <w:r>
        <w:t xml:space="preserve">and the</w:t>
      </w:r>
      <w:r>
        <w:t xml:space="preserve"> </w:t>
      </w:r>
      <w:hyperlink r:id="rId497">
        <w:r>
          <w:rPr>
            <w:rStyle w:val="Hyperlink"/>
          </w:rPr>
          <w:t xml:space="preserve">Using gitattributes guide</w:t>
        </w:r>
      </w:hyperlink>
      <w:r>
        <w:t xml:space="preserve">.</w:t>
      </w:r>
    </w:p>
    <w:bookmarkEnd w:id="498"/>
    <w:bookmarkStart w:id="504"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499">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0">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1">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49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2">
        <w:r>
          <w:rPr>
            <w:rStyle w:val="Hyperlink"/>
          </w:rPr>
          <w:t xml:space="preserve">Customizing how changed files appear on GitHub</w:t>
        </w:r>
      </w:hyperlink>
      <w:r>
        <w:t xml:space="preserve"> </w:t>
      </w:r>
      <w:r>
        <w:t xml:space="preserve">and the</w:t>
      </w:r>
      <w:r>
        <w:t xml:space="preserve"> </w:t>
      </w:r>
      <w:hyperlink r:id="rId503">
        <w:r>
          <w:rPr>
            <w:rStyle w:val="Hyperlink"/>
          </w:rPr>
          <w:t xml:space="preserve">Linguist overrides documentation</w:t>
        </w:r>
      </w:hyperlink>
      <w:r>
        <w:t xml:space="preserve">.</w:t>
      </w:r>
    </w:p>
    <w:p>
      <w:r>
        <w:br w:type="page"/>
      </w:r>
    </w:p>
    <w:bookmarkEnd w:id="504"/>
    <w:bookmarkEnd w:id="505"/>
    <w:bookmarkEnd w:id="506"/>
    <w:bookmarkStart w:id="541" w:name="sec-r-ci"/>
    <w:p>
      <w:pPr>
        <w:pStyle w:val="Heading1"/>
      </w:pPr>
      <w:r>
        <w:t xml:space="preserve">12. Continuous Integration</w:t>
      </w:r>
    </w:p>
    <w:bookmarkStart w:id="508" w:name="understanding-github-actions"/>
    <w:p>
      <w:pPr>
        <w:pStyle w:val="Heading2"/>
      </w:pPr>
      <w:r>
        <w:t xml:space="preserve">12.1 Understanding GitHub Actions</w:t>
      </w:r>
    </w:p>
    <w:p>
      <w:pPr>
        <w:pStyle w:val="FirstParagraph"/>
      </w:pPr>
      <w:hyperlink r:id="rId50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08"/>
    <w:bookmarkStart w:id="513"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09">
        <w:r>
          <w:rPr>
            <w:rStyle w:val="Hyperlink"/>
          </w:rPr>
          <w:t xml:space="preserve">r-lib/actions</w:t>
        </w:r>
      </w:hyperlink>
      <w:r>
        <w:t xml:space="preserve"> </w:t>
      </w:r>
      <w:r>
        <w:t xml:space="preserve">that handle common R package tasks.</w:t>
      </w:r>
    </w:p>
    <w:bookmarkStart w:id="511"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1"/>
    <w:bookmarkStart w:id="512"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2"/>
    <w:bookmarkEnd w:id="513"/>
    <w:bookmarkStart w:id="514"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14"/>
    <w:bookmarkStart w:id="518"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opt/quarto/share/formats/docx/warning.png" id="517"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18"/>
    <w:bookmarkStart w:id="520"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1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1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0"/>
    <w:bookmarkStart w:id="533"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1"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1"/>
    <w:bookmarkStart w:id="527" w:name="comparison-of-popular-actions"/>
    <w:p>
      <w:pPr>
        <w:pStyle w:val="Heading4"/>
      </w:pPr>
      <w:r>
        <w:t xml:space="preserve">12.6.0.2 Comparison of Popular Actions</w:t>
      </w:r>
    </w:p>
    <w:p>
      <w:pPr>
        <w:pStyle w:val="FirstParagraph"/>
      </w:pPr>
      <w:hyperlink r:id="rId52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2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2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2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2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27"/>
    <w:bookmarkStart w:id="528"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28"/>
    <w:bookmarkStart w:id="529"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29"/>
    <w:bookmarkStart w:id="532"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warning.png" id="531"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2"/>
    <w:bookmarkEnd w:id="533"/>
    <w:bookmarkStart w:id="536"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3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3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34">
        <w:r>
          <w:rPr>
            <w:rStyle w:val="Hyperlink"/>
          </w:rPr>
          <w:t xml:space="preserve">r2u website</w:t>
        </w:r>
      </w:hyperlink>
      <w:r>
        <w:t xml:space="preserve">.</w:t>
      </w:r>
    </w:p>
    <w:bookmarkEnd w:id="536"/>
    <w:bookmarkStart w:id="540" w:name="additional-resources-2"/>
    <w:p>
      <w:pPr>
        <w:pStyle w:val="Heading2"/>
      </w:pPr>
      <w:r>
        <w:t xml:space="preserve">12.8 Additional Resources</w:t>
      </w:r>
    </w:p>
    <w:p>
      <w:pPr>
        <w:pStyle w:val="Compact"/>
        <w:numPr>
          <w:ilvl w:val="0"/>
          <w:numId w:val="1196"/>
        </w:numPr>
      </w:pPr>
      <w:hyperlink r:id="rId507">
        <w:r>
          <w:rPr>
            <w:rStyle w:val="Hyperlink"/>
          </w:rPr>
          <w:t xml:space="preserve">GitHub Actions features overview</w:t>
        </w:r>
      </w:hyperlink>
    </w:p>
    <w:p>
      <w:pPr>
        <w:pStyle w:val="Compact"/>
        <w:numPr>
          <w:ilvl w:val="0"/>
          <w:numId w:val="1196"/>
        </w:numPr>
      </w:pPr>
      <w:hyperlink r:id="rId509">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37">
        <w:r>
          <w:rPr>
            <w:rStyle w:val="Hyperlink"/>
          </w:rPr>
          <w:t xml:space="preserve">R Packages book: Continuous Integration</w:t>
        </w:r>
      </w:hyperlink>
    </w:p>
    <w:p>
      <w:pPr>
        <w:pStyle w:val="Compact"/>
        <w:numPr>
          <w:ilvl w:val="0"/>
          <w:numId w:val="1196"/>
        </w:numPr>
      </w:pPr>
      <w:hyperlink r:id="rId538">
        <w:r>
          <w:rPr>
            <w:rStyle w:val="Hyperlink"/>
          </w:rPr>
          <w:t xml:space="preserve">GitHub Actions documentation</w:t>
        </w:r>
      </w:hyperlink>
    </w:p>
    <w:p>
      <w:pPr>
        <w:pStyle w:val="Compact"/>
        <w:numPr>
          <w:ilvl w:val="0"/>
          <w:numId w:val="1196"/>
        </w:numPr>
      </w:pPr>
      <w:hyperlink r:id="rId539">
        <w:r>
          <w:rPr>
            <w:rStyle w:val="Hyperlink"/>
          </w:rPr>
          <w:t xml:space="preserve">Where to find help with r-lib/actions</w:t>
        </w:r>
      </w:hyperlink>
    </w:p>
    <w:p>
      <w:pPr>
        <w:pStyle w:val="Compact"/>
        <w:numPr>
          <w:ilvl w:val="0"/>
          <w:numId w:val="1196"/>
        </w:numPr>
      </w:pPr>
      <w:hyperlink r:id="rId519">
        <w:r>
          <w:rPr>
            <w:rStyle w:val="Hyperlink"/>
          </w:rPr>
          <w:t xml:space="preserve">GitHub Status</w:t>
        </w:r>
      </w:hyperlink>
      <w:r>
        <w:t xml:space="preserve"> </w:t>
      </w:r>
      <w:r>
        <w:t xml:space="preserve">- real-time status of GitHub services</w:t>
      </w:r>
    </w:p>
    <w:p>
      <w:r>
        <w:br w:type="page"/>
      </w:r>
    </w:p>
    <w:bookmarkEnd w:id="540"/>
    <w:bookmarkEnd w:id="541"/>
    <w:bookmarkStart w:id="563"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4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45" w:name="fig-unix-desktop"/>
          <w:p>
            <w:pPr>
              <w:pStyle w:val="Compact"/>
              <w:jc w:val="center"/>
            </w:pPr>
            <w:r>
              <w:drawing>
                <wp:inline>
                  <wp:extent cx="5334000" cy="3380267"/>
                  <wp:effectExtent b="0" l="0" r="0" t="0"/>
                  <wp:docPr descr="" title="" id="543" name="Picture"/>
                  <a:graphic>
                    <a:graphicData uri="http://schemas.openxmlformats.org/drawingml/2006/picture">
                      <pic:pic>
                        <pic:nvPicPr>
                          <pic:cNvPr descr="assets/images/ex-desktop.jpg" id="544" name="Picture"/>
                          <pic:cNvPicPr>
                            <a:picLocks noChangeArrowheads="1" noChangeAspect="1"/>
                          </pic:cNvPicPr>
                        </pic:nvPicPr>
                        <pic:blipFill>
                          <a:blip r:embed="rId5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45"/>
        </w:tc>
      </w:tr>
    </w:tbl>
    <w:bookmarkEnd w:id="546"/>
    <w:bookmarkStart w:id="55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4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1" w:name="fig-unix-terminal"/>
          <w:p>
            <w:pPr>
              <w:pStyle w:val="Compact"/>
              <w:jc w:val="center"/>
            </w:pPr>
            <w:r>
              <w:drawing>
                <wp:inline>
                  <wp:extent cx="4488872" cy="8862646"/>
                  <wp:effectExtent b="0" l="0" r="0" t="0"/>
                  <wp:docPr descr="" title="" id="549" name="Picture"/>
                  <a:graphic>
                    <a:graphicData uri="http://schemas.openxmlformats.org/drawingml/2006/picture">
                      <pic:pic>
                        <pic:nvPicPr>
                          <pic:cNvPr descr="assets/images/ex-terminal.PNG" id="550" name="Picture"/>
                          <pic:cNvPicPr>
                            <a:picLocks noChangeArrowheads="1" noChangeAspect="1"/>
                          </pic:cNvPicPr>
                        </pic:nvPicPr>
                        <pic:blipFill>
                          <a:blip r:embed="rId5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1"/>
        </w:tc>
      </w:tr>
    </w:tbl>
    <w:bookmarkEnd w:id="552"/>
    <w:bookmarkStart w:id="55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5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53"/>
          <w:p/>
        </w:tc>
      </w:tr>
    </w:tbl>
    <w:bookmarkEnd w:id="554"/>
    <w:bookmarkStart w:id="55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56"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56"/>
    <w:bookmarkEnd w:id="557"/>
    <w:bookmarkStart w:id="55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58"/>
    <w:bookmarkStart w:id="56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0"/>
    <w:bookmarkStart w:id="56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1"/>
    <w:bookmarkEnd w:id="562"/>
    <w:bookmarkEnd w:id="563"/>
    <w:bookmarkStart w:id="572" w:name="reproducible-environments"/>
    <w:p>
      <w:pPr>
        <w:pStyle w:val="Heading1"/>
      </w:pPr>
      <w:r>
        <w:t xml:space="preserve">14. Reproducible Environments</w:t>
      </w:r>
    </w:p>
    <w:bookmarkStart w:id="570" w:name="package-version-control-with-renv"/>
    <w:p>
      <w:pPr>
        <w:pStyle w:val="Heading2"/>
      </w:pPr>
      <w:r>
        <w:t xml:space="preserve">14.1 Package Version Control with renv</w:t>
      </w:r>
    </w:p>
    <w:bookmarkStart w:id="564"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64"/>
    <w:bookmarkStart w:id="565"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65"/>
    <w:bookmarkStart w:id="568"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67"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66">
        <w:r>
          <w:rPr>
            <w:rStyle w:val="Hyperlink"/>
          </w:rPr>
          <w:t xml:space="preserve">official renv documentation</w:t>
        </w:r>
      </w:hyperlink>
      <w:r>
        <w:t xml:space="preserve">.</w:t>
      </w:r>
    </w:p>
    <w:bookmarkEnd w:id="567"/>
    <w:bookmarkEnd w:id="568"/>
    <w:bookmarkStart w:id="569"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69"/>
    <w:bookmarkEnd w:id="570"/>
    <w:bookmarkStart w:id="571"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3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3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34">
        <w:r>
          <w:rPr>
            <w:rStyle w:val="Hyperlink"/>
          </w:rPr>
          <w:t xml:space="preserve">r2u website</w:t>
        </w:r>
      </w:hyperlink>
      <w:r>
        <w:t xml:space="preserve">.</w:t>
      </w:r>
    </w:p>
    <w:p>
      <w:r>
        <w:br w:type="page"/>
      </w:r>
    </w:p>
    <w:bookmarkEnd w:id="571"/>
    <w:bookmarkEnd w:id="572"/>
    <w:bookmarkStart w:id="586" w:name="code-publication"/>
    <w:p>
      <w:pPr>
        <w:pStyle w:val="Heading1"/>
      </w:pPr>
      <w:r>
        <w:t xml:space="preserve">15. Code Publication</w:t>
      </w:r>
    </w:p>
    <w:bookmarkStart w:id="57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73"/>
    <w:bookmarkStart w:id="57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74">
        <w:r>
          <w:rPr>
            <w:rStyle w:val="Hyperlink"/>
          </w:rPr>
          <w:t xml:space="preserve">here.</w:t>
        </w:r>
      </w:hyperlink>
    </w:p>
    <w:bookmarkEnd w:id="575"/>
    <w:bookmarkStart w:id="57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76"/>
    <w:bookmarkStart w:id="57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77">
        <w:r>
          <w:rPr>
            <w:rStyle w:val="Hyperlink"/>
          </w:rPr>
          <w:t xml:space="preserve">here.</w:t>
        </w:r>
      </w:hyperlink>
    </w:p>
    <w:bookmarkEnd w:id="578"/>
    <w:bookmarkStart w:id="57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79"/>
    <w:bookmarkStart w:id="58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0">
        <w:r>
          <w:rPr>
            <w:rStyle w:val="Hyperlink"/>
          </w:rPr>
          <w:t xml:space="preserve">here.</w:t>
        </w:r>
      </w:hyperlink>
    </w:p>
    <w:bookmarkEnd w:id="581"/>
    <w:bookmarkStart w:id="58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82"/>
    <w:bookmarkStart w:id="58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83"/>
    <w:bookmarkStart w:id="58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84">
        <w:r>
          <w:rPr>
            <w:rStyle w:val="Hyperlink"/>
          </w:rPr>
          <w:t xml:space="preserve">here.</w:t>
        </w:r>
      </w:hyperlink>
    </w:p>
    <w:p>
      <w:r>
        <w:br w:type="page"/>
      </w:r>
    </w:p>
    <w:bookmarkEnd w:id="585"/>
    <w:bookmarkEnd w:id="586"/>
    <w:bookmarkStart w:id="605" w:name="data-publication"/>
    <w:p>
      <w:pPr>
        <w:pStyle w:val="Heading1"/>
      </w:pPr>
      <w:r>
        <w:t xml:space="preserve">16. Data Publication</w:t>
      </w:r>
    </w:p>
    <w:bookmarkStart w:id="58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87"/>
    <w:bookmarkStart w:id="59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8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88"/>
    <w:bookmarkStart w:id="58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89"/>
    <w:bookmarkStart w:id="59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90">
        <w:r>
          <w:rPr>
            <w:rStyle w:val="Hyperlink"/>
          </w:rPr>
          <w:t xml:space="preserve">UC Davis DataLab GIS workshops</w:t>
        </w:r>
      </w:hyperlink>
      <w:r>
        <w:t xml:space="preserve">, including resources on QGIS and spatial SQL.</w:t>
      </w:r>
    </w:p>
    <w:bookmarkEnd w:id="591"/>
    <w:bookmarkEnd w:id="592"/>
    <w:bookmarkStart w:id="596" w:name="create-public-ids"/>
    <w:p>
      <w:pPr>
        <w:pStyle w:val="Heading2"/>
      </w:pPr>
      <w:r>
        <w:t xml:space="preserve">16.3 Create public IDs</w:t>
      </w:r>
    </w:p>
    <w:bookmarkStart w:id="593" w:name="rationale"/>
    <w:p>
      <w:pPr>
        <w:pStyle w:val="Heading3"/>
      </w:pPr>
      <w:r>
        <w:t xml:space="preserve">16.3.1 Rationale</w:t>
      </w:r>
    </w:p>
    <w:p>
      <w:pPr>
        <w:pStyle w:val="FirstParagraph"/>
      </w:pPr>
      <w:ins w:id="1964" w:author="PR Preview" w:date="2024-01-01T00:00:00Z">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ins>
    </w:p>
    <w:bookmarkEnd w:id="593"/>
    <w:bookmarkStart w:id="59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94"/>
    <w:bookmarkStart w:id="595" w:name="example-scripts"/>
    <w:p>
      <w:pPr>
        <w:pStyle w:val="Heading3"/>
      </w:pPr>
      <w:r>
        <w:t xml:space="preserve">16.3.3 Example scripts</w:t>
      </w:r>
    </w:p>
    <w:p>
      <w:pPr>
        <w:pStyle w:val="FirstParagraph"/>
      </w:pPr>
      <w:ins w:id="1973" w:author="PR Preview" w:date="2024-01-01T00:00:00Z">
        <w:r>
          <w:t xml:space="preserve">Please see the reproducible example provided by the</w:t>
        </w:r>
      </w:ins>
      <w:ins w:id="1973" w:author="PR Preview" w:date="2024-01-01T00:00:00Z">
        <w:r>
          <w:t xml:space="preserve"> </w:t>
        </w:r>
      </w:ins>
      <w:hyperlink r:id="rId12">
        <w:r>
          <w:rPr>
            <w:rStyle w:val="Hyperlink"/>
          </w:rPr>
          <w:t xml:space="preserve">Proctor Lab at UCSF</w:t>
        </w:r>
      </w:hyperlink>
      <w:ins w:id="1973" w:author="PR Preview" w:date="2024-01-01T00:00:00Z">
        <w:r>
          <w:t xml:space="preserve"> </w:t>
        </w:r>
      </w:ins>
      <w:ins w:id="1973" w:author="PR Preview" w:date="2024-01-01T00:00:00Z">
        <w:r>
          <w:t xml:space="preserve">that you can run and replicate when making data public for your projects.</w:t>
        </w:r>
      </w:ins>
      <w:ins w:id="1973" w:author="PR Preview" w:date="2024-01-01T00:00:00Z">
        <w:r>
          <w:t xml:space="preserve"> </w:t>
        </w:r>
      </w:ins>
      <w:ins w:id="1973" w:author="PR Preview" w:date="2024-01-01T00:00:00Z">
        <w:r>
          <w:t xml:space="preserve">The example contains the following files and folders:</w:t>
        </w:r>
      </w:ins>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95"/>
    <w:bookmarkEnd w:id="596"/>
    <w:bookmarkStart w:id="60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98">
        <w:r>
          <w:rPr>
            <w:rStyle w:val="Hyperlink"/>
          </w:rPr>
          <w:t xml:space="preserve">UC Davis DataLab workshop on data documentation</w:t>
        </w:r>
      </w:hyperlink>
      <w:r>
        <w:t xml:space="preserve">.</w:t>
      </w:r>
    </w:p>
    <w:bookmarkStart w:id="600"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599">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00"/>
    <w:bookmarkEnd w:id="601"/>
    <w:bookmarkStart w:id="60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02"/>
    <w:bookmarkStart w:id="60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03"/>
    <w:bookmarkStart w:id="60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04"/>
    <w:bookmarkEnd w:id="605"/>
    <w:bookmarkStart w:id="63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09" w:name="uc-davis-computing-resources"/>
    <w:p>
      <w:pPr>
        <w:pStyle w:val="Heading2"/>
      </w:pPr>
      <w:r>
        <w:t xml:space="preserve">17.1 UC Davis Computing Resources</w:t>
      </w:r>
    </w:p>
    <w:bookmarkStart w:id="60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0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0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08"/>
    <w:bookmarkEnd w:id="609"/>
    <w:bookmarkStart w:id="61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1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10"/>
    <w:bookmarkEnd w:id="611"/>
    <w:bookmarkStart w:id="61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0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12"/>
    <w:bookmarkStart w:id="61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06">
        <w:r>
          <w:rPr>
            <w:rStyle w:val="Hyperlink"/>
          </w:rPr>
          <w:t xml:space="preserve">hpc.ucdavis.edu</w:t>
        </w:r>
      </w:hyperlink>
      <w:r>
        <w:t xml:space="preserve"> </w:t>
      </w:r>
      <w:r>
        <w:t xml:space="preserve">for support information.</w:t>
      </w:r>
    </w:p>
    <w:bookmarkEnd w:id="613"/>
    <w:bookmarkStart w:id="61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1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14"/>
    <w:bookmarkStart w:id="61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15"/>
    <w:bookmarkStart w:id="61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16"/>
    <w:bookmarkEnd w:id="617"/>
    <w:bookmarkStart w:id="62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2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18">
        <w:r>
          <w:rPr>
            <w:rStyle w:val="VerbatimChar"/>
          </w:rPr>
          <w:t xml:space="preserve">tmux</w:t>
        </w:r>
      </w:hyperlink>
      <w:r>
        <w:t xml:space="preserve"> </w:t>
      </w:r>
      <w:r>
        <w:t xml:space="preserve">or</w:t>
      </w:r>
      <w:r>
        <w:t xml:space="preserve"> </w:t>
      </w:r>
      <w:hyperlink r:id="rId61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20"/>
    <w:bookmarkStart w:id="62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1" name="Picture"/>
                  <a:graphic>
                    <a:graphicData uri="http://schemas.openxmlformats.org/drawingml/2006/picture">
                      <pic:pic>
                        <pic:nvPicPr>
                          <pic:cNvPr descr="/opt/quarto/share/formats/docx/important.png" id="62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06">
              <w:r>
                <w:rPr>
                  <w:rStyle w:val="Hyperlink"/>
                </w:rPr>
                <w:t xml:space="preserve">UC Davis HPC documentation</w:t>
              </w:r>
            </w:hyperlink>
            <w:r>
              <w:t xml:space="preserve"> </w:t>
            </w:r>
            <w:r>
              <w:t xml:space="preserve">or contact HPC support.</w:t>
            </w:r>
          </w:p>
          <w:p/>
        </w:tc>
      </w:tr>
    </w:tbl>
    <w:bookmarkEnd w:id="625"/>
    <w:bookmarkEnd w:id="626"/>
    <w:bookmarkStart w:id="631" w:name="storage-group-storage-access"/>
    <w:p>
      <w:pPr>
        <w:pStyle w:val="Heading2"/>
      </w:pPr>
      <w:r>
        <w:t xml:space="preserve">17.7 Storage &amp; group storage access</w:t>
      </w:r>
    </w:p>
    <w:bookmarkStart w:id="62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06">
        <w:r>
          <w:rPr>
            <w:rStyle w:val="Hyperlink"/>
          </w:rPr>
          <w:t xml:space="preserve">UC Davis HPC documentation</w:t>
        </w:r>
      </w:hyperlink>
      <w:r>
        <w:t xml:space="preserve"> </w:t>
      </w:r>
      <w:r>
        <w:t xml:space="preserve">for specific storage options and quotas.</w:t>
      </w:r>
    </w:p>
    <w:bookmarkEnd w:id="627"/>
    <w:bookmarkStart w:id="62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28"/>
    <w:bookmarkStart w:id="630" w:name="folder-permissions"/>
    <w:p>
      <w:pPr>
        <w:pStyle w:val="Heading3"/>
      </w:pPr>
      <w:r>
        <w:t xml:space="preserve">17.7.3 Folder permissions</w:t>
      </w:r>
    </w:p>
    <w:p>
      <w:pPr>
        <w:pStyle w:val="FirstParagraph"/>
      </w:pPr>
      <w:ins w:id="2088" w:author="PR Preview" w:date="2024-01-01T00:00:00Z">
        <w:r>
          <w:t xml:space="preserve">Generally, when we put folders in</w:t>
        </w:r>
      </w:ins>
      <w:ins w:id="2088" w:author="PR Preview" w:date="2024-01-01T00:00:00Z">
        <w:r>
          <w:t xml:space="preserve"> </w:t>
        </w:r>
      </w:ins>
      <w:ins w:id="2088" w:author="PR Preview" w:date="2024-01-01T00:00:00Z">
        <w:r>
          <w:rPr>
            <w:rStyle w:val="VerbatimChar"/>
          </w:rPr>
          <w:t xml:space="preserve">$GROUP_HOME</w:t>
        </w:r>
      </w:ins>
      <w:ins w:id="2088" w:author="PR Preview" w:date="2024-01-01T00:00:00Z">
        <w:r>
          <w:t xml:space="preserve"> </w:t>
        </w:r>
      </w:ins>
      <w:ins w:id="2088" w:author="PR Preview" w:date="2024-01-01T00:00:00Z">
        <w:r>
          <w:t xml:space="preserve">or</w:t>
        </w:r>
      </w:ins>
      <w:ins w:id="2088" w:author="PR Preview" w:date="2024-01-01T00:00:00Z">
        <w:r>
          <w:t xml:space="preserve"> </w:t>
        </w:r>
      </w:ins>
      <w:ins w:id="2088" w:author="PR Preview" w:date="2024-01-01T00:00:00Z">
        <w:r>
          <w:rPr>
            <w:rStyle w:val="VerbatimChar"/>
          </w:rPr>
          <w:t xml:space="preserve">$GROUP_SCRATCH</w:t>
        </w:r>
      </w:ins>
      <w:ins w:id="2088" w:author="PR Preview" w:date="2024-01-01T00:00:00Z">
        <w:r>
          <w:t xml:space="preserve">,</w:t>
        </w:r>
      </w:ins>
      <w:ins w:id="2088" w:author="PR Preview" w:date="2024-01-01T00:00:00Z">
        <w:r>
          <w:t xml:space="preserve"> </w:t>
        </w:r>
      </w:ins>
      <w:ins w:id="2088" w:author="PR Preview" w:date="2024-01-01T00:00:00Z">
        <w:r>
          <w:t xml:space="preserve">it is so that we can collaborate on an analysis within the research group,</w:t>
        </w:r>
      </w:ins>
      <w:ins w:id="2088" w:author="PR Preview" w:date="2024-01-01T00:00:00Z">
        <w:r>
          <w:t xml:space="preserve"> </w:t>
        </w:r>
      </w:ins>
      <w:ins w:id="2088" w:author="PR Preview" w:date="2024-01-01T00:00:00Z">
        <w:r>
          <w:t xml:space="preserve">so multiple people need to be able to access the folders.</w:t>
        </w:r>
      </w:ins>
      <w:ins w:id="2088" w:author="PR Preview" w:date="2024-01-01T00:00:00Z">
        <w:r>
          <w:t xml:space="preserve"> </w:t>
        </w:r>
      </w:ins>
      <w:ins w:id="2088" w:author="PR Preview" w:date="2024-01-01T00:00:00Z">
        <w:r>
          <w:t xml:space="preserve">If you create a new folder in</w:t>
        </w:r>
      </w:ins>
      <w:ins w:id="2088" w:author="PR Preview" w:date="2024-01-01T00:00:00Z">
        <w:r>
          <w:t xml:space="preserve"> </w:t>
        </w:r>
      </w:ins>
      <w:ins w:id="2088" w:author="PR Preview" w:date="2024-01-01T00:00:00Z">
        <w:r>
          <w:rPr>
            <w:rStyle w:val="VerbatimChar"/>
          </w:rPr>
          <w:t xml:space="preserve">$GROUP_HOME</w:t>
        </w:r>
      </w:ins>
      <w:ins w:id="2088" w:author="PR Preview" w:date="2024-01-01T00:00:00Z">
        <w:r>
          <w:t xml:space="preserve"> </w:t>
        </w:r>
      </w:ins>
      <w:ins w:id="2088" w:author="PR Preview" w:date="2024-01-01T00:00:00Z">
        <w:r>
          <w:t xml:space="preserve">or</w:t>
        </w:r>
      </w:ins>
      <w:ins w:id="2088" w:author="PR Preview" w:date="2024-01-01T00:00:00Z">
        <w:r>
          <w:t xml:space="preserve"> </w:t>
        </w:r>
      </w:ins>
      <w:ins w:id="2088" w:author="PR Preview" w:date="2024-01-01T00:00:00Z">
        <w:r>
          <w:rPr>
            <w:rStyle w:val="VerbatimChar"/>
          </w:rPr>
          <w:t xml:space="preserve">$GROUP_SCRATCH</w:t>
        </w:r>
      </w:ins>
      <w:ins w:id="2088" w:author="PR Preview" w:date="2024-01-01T00:00:00Z">
        <w:r>
          <w:t xml:space="preserve">,</w:t>
        </w:r>
      </w:ins>
      <w:ins w:id="2088" w:author="PR Preview" w:date="2024-01-01T00:00:00Z">
        <w:r>
          <w:t xml:space="preserve"> </w:t>
        </w:r>
      </w:ins>
      <w:ins w:id="2088" w:author="PR Preview" w:date="2024-01-01T00:00:00Z">
        <w:r>
          <w:t xml:space="preserve">please check the folder’s permissions</w:t>
        </w:r>
      </w:ins>
      <w:ins w:id="2088" w:author="PR Preview" w:date="2024-01-01T00:00:00Z">
        <w:r>
          <w:t xml:space="preserve"> </w:t>
        </w:r>
      </w:ins>
      <w:ins w:id="2088" w:author="PR Preview" w:date="2024-01-01T00:00:00Z">
        <w:r>
          <w:t xml:space="preserve">to ensure that other group members are able to access its contents.</w:t>
        </w:r>
      </w:ins>
      <w:ins w:id="2088" w:author="PR Preview" w:date="2024-01-01T00:00:00Z">
        <w:r>
          <w:t xml:space="preserve"> </w:t>
        </w:r>
      </w:ins>
      <w:ins w:id="2088" w:author="PR Preview" w:date="2024-01-01T00:00:00Z">
        <w:r>
          <w:t xml:space="preserve">For example, you can inspect a folder’s permissions</w:t>
        </w:r>
      </w:ins>
      <w:ins w:id="2088" w:author="PR Preview" w:date="2024-01-01T00:00:00Z">
        <w:r>
          <w:t xml:space="preserve"> </w:t>
        </w:r>
      </w:ins>
      <w:ins w:id="2088" w:author="PR Preview" w:date="2024-01-01T00:00:00Z">
        <w:r>
          <w:t xml:space="preserve">by running</w:t>
        </w:r>
      </w:ins>
      <w:ins w:id="2088" w:author="PR Preview" w:date="2024-01-01T00:00:00Z">
        <w:r>
          <w:t xml:space="preserve"> </w:t>
        </w:r>
      </w:ins>
      <w:ins w:id="2088" w:author="PR Preview" w:date="2024-01-01T00:00:00Z">
        <w:r>
          <w:rPr>
            <w:rStyle w:val="VerbatimChar"/>
          </w:rPr>
          <w:t xml:space="preserve">ls -l</w:t>
        </w:r>
      </w:ins>
      <w:ins w:id="2088" w:author="PR Preview" w:date="2024-01-01T00:00:00Z">
        <w:r>
          <w:t xml:space="preserve"> </w:t>
        </w:r>
      </w:ins>
      <w:ins w:id="2088" w:author="PR Preview" w:date="2024-01-01T00:00:00Z">
        <w:r>
          <w:t xml:space="preserve">from the level above it.</w:t>
        </w:r>
      </w:ins>
      <w:ins w:id="2088" w:author="PR Preview" w:date="2024-01-01T00:00:00Z">
        <w:r>
          <w:t xml:space="preserve"> </w:t>
        </w:r>
      </w:ins>
      <w:ins w:id="2088" w:author="PR Preview" w:date="2024-01-01T00:00:00Z">
        <w:r>
          <w:t xml:space="preserve">For a quick refresher on interpreting the permission bits</w:t>
        </w:r>
      </w:ins>
      <w:ins w:id="2088" w:author="PR Preview" w:date="2024-01-01T00:00:00Z">
        <w:r>
          <w:t xml:space="preserve"> </w:t>
        </w:r>
      </w:ins>
      <w:ins w:id="2088" w:author="PR Preview" w:date="2024-01-01T00:00:00Z">
        <w:r>
          <w:t xml:space="preserve">and updating them with</w:t>
        </w:r>
      </w:ins>
      <w:ins w:id="2088" w:author="PR Preview" w:date="2024-01-01T00:00:00Z">
        <w:r>
          <w:t xml:space="preserve"> </w:t>
        </w:r>
      </w:ins>
      <w:ins w:id="2088" w:author="PR Preview" w:date="2024-01-01T00:00:00Z">
        <w:r>
          <w:rPr>
            <w:rStyle w:val="VerbatimChar"/>
          </w:rPr>
          <w:t xml:space="preserve">chmod</w:t>
        </w:r>
      </w:ins>
      <w:ins w:id="2088" w:author="PR Preview" w:date="2024-01-01T00:00:00Z">
        <w:r>
          <w:t xml:space="preserve">,</w:t>
        </w:r>
      </w:ins>
      <w:ins w:id="2088" w:author="PR Preview" w:date="2024-01-01T00:00:00Z">
        <w:r>
          <w:t xml:space="preserve"> </w:t>
        </w:r>
      </w:ins>
      <w:ins w:id="2088" w:author="PR Preview" w:date="2024-01-01T00:00:00Z">
        <w:r>
          <w:t xml:space="preserve">see</w:t>
        </w:r>
      </w:ins>
      <w:ins w:id="2088" w:author="PR Preview" w:date="2024-01-01T00:00:00Z">
        <w:r>
          <w:t xml:space="preserve"> </w:t>
        </w:r>
      </w:ins>
      <w:hyperlink r:id="rId629">
        <w:r>
          <w:rPr>
            <w:rStyle w:val="Hyperlink"/>
          </w:rPr>
          <w:t xml:space="preserve">this guide</w:t>
        </w:r>
      </w:hyperlink>
      <w:ins w:id="2088" w:author="PR Preview" w:date="2024-01-01T00:00:00Z">
        <w:r>
          <w:t xml:space="preserve">.</w:t>
        </w:r>
      </w:ins>
    </w:p>
    <w:bookmarkEnd w:id="630"/>
    <w:bookmarkEnd w:id="631"/>
    <w:bookmarkStart w:id="63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32"/>
    <w:bookmarkEnd w:id="633"/>
    <w:bookmarkStart w:id="804" w:name="working-with-ai"/>
    <w:p>
      <w:pPr>
        <w:pStyle w:val="Heading1"/>
      </w:pPr>
      <w:r>
        <w:t xml:space="preserve">18. Working with AI</w:t>
      </w:r>
    </w:p>
    <w:p>
      <w:pPr>
        <w:pStyle w:val="FirstParagraph"/>
      </w:pPr>
      <w:hyperlink r:id="rId63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warning.png" id="636"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3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warning.png" id="638"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39"/>
    <w:bookmarkStart w:id="64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40"/>
    <w:bookmarkStart w:id="64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41"/>
    <w:bookmarkStart w:id="64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4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42"/>
    <w:bookmarkStart w:id="64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43"/>
    <w:bookmarkStart w:id="64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44"/>
    <w:bookmarkStart w:id="64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45">
        <w:r>
          <w:rPr>
            <w:rStyle w:val="Hyperlink"/>
          </w:rPr>
          <w:t xml:space="preserve">Issue #112</w:t>
        </w:r>
      </w:hyperlink>
      <w:r>
        <w:t xml:space="preserve"> </w:t>
      </w:r>
      <w:r>
        <w:t xml:space="preserve">and</w:t>
      </w:r>
      <w:r>
        <w:t xml:space="preserve"> </w:t>
      </w:r>
      <w:hyperlink r:id="rId64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47"/>
    <w:bookmarkStart w:id="64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48"/>
    <w:bookmarkEnd w:id="649"/>
    <w:bookmarkStart w:id="796" w:name="coding-agents"/>
    <w:p>
      <w:pPr>
        <w:pStyle w:val="Heading2"/>
      </w:pPr>
      <w:r>
        <w:t xml:space="preserve">18.5 Coding Agents</w:t>
      </w:r>
    </w:p>
    <w:p>
      <w:pPr>
        <w:pStyle w:val="FirstParagraph"/>
      </w:pPr>
      <w:r>
        <w:t xml:space="preserve">We recommend working with</w:t>
      </w:r>
      <w:r>
        <w:t xml:space="preserve"> </w:t>
      </w:r>
      <w:hyperlink r:id="rId650">
        <w:r>
          <w:rPr>
            <w:rStyle w:val="Hyperlink"/>
            <w:b/>
            <w:bCs/>
          </w:rPr>
          <w:t xml:space="preserve">AI coding agents</w:t>
        </w:r>
      </w:hyperlink>
      <w:r>
        <w:t xml:space="preserve"> </w:t>
      </w:r>
      <w:r>
        <w:t xml:space="preserve">to</w:t>
      </w:r>
      <w:r>
        <w:t xml:space="preserve"> </w:t>
      </w:r>
      <w:hyperlink r:id="rId634">
        <w:r>
          <w:rPr>
            <w:rStyle w:val="Hyperlink"/>
          </w:rPr>
          <w:t xml:space="preserve">help you code</w:t>
        </w:r>
      </w:hyperlink>
      <w:r>
        <w:t xml:space="preserve">.</w:t>
      </w:r>
    </w:p>
    <w:bookmarkStart w:id="652" w:name="what-are-ai-coding-agents"/>
    <w:p>
      <w:pPr>
        <w:pStyle w:val="Heading3"/>
      </w:pPr>
      <w:r>
        <w:t xml:space="preserve">18.5.1 What are AI coding agents?</w:t>
      </w:r>
    </w:p>
    <w:p>
      <w:pPr>
        <w:pStyle w:val="FirstParagraph"/>
      </w:pPr>
      <w:r>
        <w:t xml:space="preserve">AI coding agents are</w:t>
      </w:r>
      <w:r>
        <w:t xml:space="preserve"> </w:t>
      </w:r>
      <w:hyperlink r:id="rId65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52"/>
    <w:bookmarkStart w:id="66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5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5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5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55"/>
    <w:bookmarkStart w:id="65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56"/>
    <w:bookmarkStart w:id="65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57"/>
    <w:bookmarkStart w:id="65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58">
        <w:r>
          <w:rPr>
            <w:rStyle w:val="Hyperlink"/>
          </w:rPr>
          <w:t xml:space="preserve">“I Thought I Was in an AI Apocalypse. Then I Started Looking Closer.”</w:t>
        </w:r>
      </w:hyperlink>
    </w:p>
    <w:bookmarkEnd w:id="659"/>
    <w:bookmarkEnd w:id="660"/>
    <w:bookmarkStart w:id="67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7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6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6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7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63" name="Picture"/>
                        <a:graphic>
                          <a:graphicData uri="http://schemas.openxmlformats.org/drawingml/2006/picture">
                            <pic:pic>
                              <pic:nvPicPr>
                                <pic:cNvPr descr="assets/images/The-Matrix-Neo-Flying.png" id="664" name="Picture"/>
                                <pic:cNvPicPr>
                                  <a:picLocks noChangeArrowheads="1" noChangeAspect="1"/>
                                </pic:cNvPicPr>
                              </pic:nvPicPr>
                              <pic:blipFill>
                                <a:blip r:embed="rId66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66" name="Picture"/>
                        <a:graphic>
                          <a:graphicData uri="http://schemas.openxmlformats.org/drawingml/2006/picture">
                            <pic:pic>
                              <pic:nvPicPr>
                                <pic:cNvPr descr="assets/images/agent-smith-no-its-not-fair.jpg" id="667" name="Picture"/>
                                <pic:cNvPicPr>
                                  <a:picLocks noChangeArrowheads="1" noChangeAspect="1"/>
                                </pic:cNvPicPr>
                              </pic:nvPicPr>
                              <pic:blipFill>
                                <a:blip r:embed="rId66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69" name="Picture"/>
                        <a:graphic>
                          <a:graphicData uri="http://schemas.openxmlformats.org/drawingml/2006/picture">
                            <pic:pic>
                              <pic:nvPicPr>
                                <pic:cNvPr descr="assets/images/sad-keanu.png" id="670" name="Picture"/>
                                <pic:cNvPicPr>
                                  <a:picLocks noChangeArrowheads="1" noChangeAspect="1"/>
                                </pic:cNvPicPr>
                              </pic:nvPicPr>
                              <pic:blipFill>
                                <a:blip r:embed="rId66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72" name="Picture"/>
                        <a:graphic>
                          <a:graphicData uri="http://schemas.openxmlformats.org/drawingml/2006/picture">
                            <pic:pic>
                              <pic:nvPicPr>
                                <pic:cNvPr descr="assets/images/grinning-smith.png" id="673" name="Picture"/>
                                <pic:cNvPicPr>
                                  <a:picLocks noChangeArrowheads="1" noChangeAspect="1"/>
                                </pic:cNvPicPr>
                              </pic:nvPicPr>
                              <pic:blipFill>
                                <a:blip r:embed="rId67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7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75"/>
    <w:bookmarkStart w:id="67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76"/>
    <w:bookmarkEnd w:id="677"/>
    <w:bookmarkStart w:id="69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7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78"/>
    <w:bookmarkStart w:id="67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79"/>
    <w:bookmarkStart w:id="68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80"/>
    <w:bookmarkStart w:id="68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83"/>
    <w:bookmarkStart w:id="68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84"/>
    <w:bookmarkStart w:id="68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85"/>
    <w:bookmarkStart w:id="686"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86"/>
    <w:bookmarkStart w:id="69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8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68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89">
        <w:r>
          <w:rPr>
            <w:rStyle w:val="Hyperlink"/>
          </w:rPr>
          <w:t xml:space="preserve">GitHub Copilot coding agent documentation</w:t>
        </w:r>
      </w:hyperlink>
      <w:r>
        <w:t xml:space="preserve">.</w:t>
      </w:r>
    </w:p>
    <w:bookmarkEnd w:id="690"/>
    <w:bookmarkEnd w:id="691"/>
    <w:bookmarkStart w:id="69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9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692"/>
    <w:bookmarkStart w:id="693"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693"/>
    <w:bookmarkEnd w:id="694"/>
    <w:bookmarkStart w:id="70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9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95"/>
    <w:bookmarkStart w:id="69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698"/>
    <w:bookmarkStart w:id="69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99"/>
    <w:bookmarkStart w:id="700"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8"/>
        </w:numPr>
      </w:pPr>
      <w:r>
        <w:t xml:space="preserve">See the</w:t>
      </w:r>
      <w:r>
        <w:t xml:space="preserve"> </w:t>
      </w:r>
      <w:hyperlink r:id="rId538">
        <w:r>
          <w:rPr>
            <w:rStyle w:val="Hyperlink"/>
          </w:rPr>
          <w:t xml:space="preserve">GitHub Actions documentation</w:t>
        </w:r>
      </w:hyperlink>
      <w:r>
        <w:t xml:space="preserve"> </w:t>
      </w:r>
      <w:r>
        <w:t xml:space="preserve">for workflow syntax and troubleshooting</w:t>
      </w:r>
    </w:p>
    <w:bookmarkEnd w:id="700"/>
    <w:bookmarkEnd w:id="701"/>
    <w:bookmarkStart w:id="70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06"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03" name="Picture"/>
            <a:graphic>
              <a:graphicData uri="http://schemas.openxmlformats.org/drawingml/2006/picture">
                <pic:pic>
                  <pic:nvPicPr>
                    <pic:cNvPr descr="assets/images/matrix-agents.png" id="704" name="Picture"/>
                    <pic:cNvPicPr>
                      <a:picLocks noChangeArrowheads="1" noChangeAspect="1"/>
                    </pic:cNvPicPr>
                  </pic:nvPicPr>
                  <pic:blipFill>
                    <a:blip r:embed="rId70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05">
        <w:r>
          <w:rPr>
            <w:rStyle w:val="Hyperlink"/>
          </w:rPr>
          <w:t xml:space="preserve">Agents</w:t>
        </w:r>
      </w:hyperlink>
    </w:p>
    <w:bookmarkEnd w:id="706"/>
    <w:bookmarkEnd w:id="707"/>
    <w:bookmarkStart w:id="71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note.png" id="70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1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1" name="Picture"/>
                  <a:graphic>
                    <a:graphicData uri="http://schemas.openxmlformats.org/drawingml/2006/picture">
                      <pic:pic>
                        <pic:nvPicPr>
                          <pic:cNvPr descr="/opt/quarto/share/formats/docx/warning.png" id="712"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13"/>
    <w:bookmarkStart w:id="72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1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14">
        <w:r>
          <w:rPr>
            <w:rStyle w:val="Hyperlink"/>
          </w:rPr>
          <w:t xml:space="preserve">Copilot allowlist reference</w:t>
        </w:r>
      </w:hyperlink>
      <w:r>
        <w:t xml:space="preserve">.</w:t>
      </w:r>
    </w:p>
    <w:bookmarkEnd w:id="715"/>
    <w:bookmarkStart w:id="71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16">
        <w:r>
          <w:rPr>
            <w:rStyle w:val="Hyperlink"/>
          </w:rPr>
          <w:t xml:space="preserve">Customizing or disabling the firewall for GitHub Copilot coding agent</w:t>
        </w:r>
      </w:hyperlink>
      <w:r>
        <w:t xml:space="preserve">.</w:t>
      </w:r>
    </w:p>
    <w:bookmarkEnd w:id="717"/>
    <w:bookmarkStart w:id="72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8" name="Picture"/>
                  <a:graphic>
                    <a:graphicData uri="http://schemas.openxmlformats.org/drawingml/2006/picture">
                      <pic:pic>
                        <pic:nvPicPr>
                          <pic:cNvPr descr="/opt/quarto/share/formats/docx/tip.png" id="71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22"/>
    <w:bookmarkEnd w:id="723"/>
    <w:bookmarkStart w:id="736"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2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4"/>
        </w:numPr>
      </w:pPr>
      <w:r>
        <w:rPr>
          <w:b/>
          <w:bCs/>
        </w:rPr>
        <w:t xml:space="preserve">Claude Opus 4.1</w:t>
      </w:r>
      <w:r>
        <w:t xml:space="preserve">: Most capable model for complex reasoning and analysis</w:t>
      </w:r>
    </w:p>
    <w:p>
      <w:pPr>
        <w:pStyle w:val="Compact"/>
        <w:numPr>
          <w:ilvl w:val="1"/>
          <w:numId w:val="1275"/>
        </w:numPr>
      </w:pPr>
      <w:r>
        <w:rPr>
          <w:i/>
          <w:iCs/>
        </w:rPr>
        <w:t xml:space="preserve">Pros</w:t>
      </w:r>
      <w:r>
        <w:t xml:space="preserve">: Excellent at understanding nuanced requirements, handling complex codebases, superior code quality</w:t>
      </w:r>
    </w:p>
    <w:p>
      <w:pPr>
        <w:pStyle w:val="Compact"/>
        <w:numPr>
          <w:ilvl w:val="1"/>
          <w:numId w:val="1275"/>
        </w:numPr>
      </w:pPr>
      <w:r>
        <w:rPr>
          <w:i/>
          <w:iCs/>
        </w:rPr>
        <w:t xml:space="preserve">Cons</w:t>
      </w:r>
      <w:r>
        <w:t xml:space="preserve">: Slower response times, may be overkill for simple tasks, limited availability (select option required)</w:t>
      </w:r>
    </w:p>
    <w:p>
      <w:pPr>
        <w:pStyle w:val="Compact"/>
        <w:numPr>
          <w:ilvl w:val="1"/>
          <w:numId w:val="1275"/>
        </w:numPr>
      </w:pPr>
      <w:r>
        <w:rPr>
          <w:i/>
          <w:iCs/>
        </w:rPr>
        <w:t xml:space="preserve">When to use</w:t>
      </w:r>
      <w:r>
        <w:t xml:space="preserve">: Complex refactoring, architectural decisions, thorough code reviews</w:t>
      </w:r>
    </w:p>
    <w:p>
      <w:pPr>
        <w:pStyle w:val="Compact"/>
        <w:numPr>
          <w:ilvl w:val="0"/>
          <w:numId w:val="1274"/>
        </w:numPr>
      </w:pPr>
      <w:r>
        <w:rPr>
          <w:b/>
          <w:bCs/>
        </w:rPr>
        <w:t xml:space="preserve">Claude Opus 4.5</w:t>
      </w:r>
      <w:r>
        <w:t xml:space="preserve">: Latest version with enhanced capabilities</w:t>
      </w:r>
    </w:p>
    <w:p>
      <w:pPr>
        <w:pStyle w:val="Compact"/>
        <w:numPr>
          <w:ilvl w:val="1"/>
          <w:numId w:val="1276"/>
        </w:numPr>
      </w:pPr>
      <w:r>
        <w:rPr>
          <w:i/>
          <w:iCs/>
        </w:rPr>
        <w:t xml:space="preserve">Pros</w:t>
      </w:r>
      <w:r>
        <w:t xml:space="preserve">: State-of-the-art performance, improved reasoning over 4.1</w:t>
      </w:r>
    </w:p>
    <w:p>
      <w:pPr>
        <w:pStyle w:val="Compact"/>
        <w:numPr>
          <w:ilvl w:val="1"/>
          <w:numId w:val="1276"/>
        </w:numPr>
      </w:pPr>
      <w:r>
        <w:rPr>
          <w:i/>
          <w:iCs/>
        </w:rPr>
        <w:t xml:space="preserve">Cons</w:t>
      </w:r>
      <w:r>
        <w:t xml:space="preserve">: Similar trade-offs to Opus 4.1, requires selection</w:t>
      </w:r>
    </w:p>
    <w:p>
      <w:pPr>
        <w:pStyle w:val="Compact"/>
        <w:numPr>
          <w:ilvl w:val="1"/>
          <w:numId w:val="1276"/>
        </w:numPr>
      </w:pPr>
      <w:r>
        <w:rPr>
          <w:i/>
          <w:iCs/>
        </w:rPr>
        <w:t xml:space="preserve">When to use</w:t>
      </w:r>
      <w:r>
        <w:t xml:space="preserve">: Most demanding tasks requiring cutting-edge capabilities</w:t>
      </w:r>
    </w:p>
    <w:p>
      <w:pPr>
        <w:pStyle w:val="Compact"/>
        <w:numPr>
          <w:ilvl w:val="0"/>
          <w:numId w:val="1274"/>
        </w:numPr>
      </w:pPr>
      <w:r>
        <w:rPr>
          <w:b/>
          <w:bCs/>
        </w:rPr>
        <w:t xml:space="preserve">Claude Sonnet 4</w:t>
      </w:r>
      <w:r>
        <w:t xml:space="preserve">: Balanced model optimizing capability and speed</w:t>
      </w:r>
    </w:p>
    <w:p>
      <w:pPr>
        <w:pStyle w:val="Compact"/>
        <w:numPr>
          <w:ilvl w:val="1"/>
          <w:numId w:val="1277"/>
        </w:numPr>
      </w:pPr>
      <w:r>
        <w:rPr>
          <w:i/>
          <w:iCs/>
        </w:rPr>
        <w:t xml:space="preserve">Pros</w:t>
      </w:r>
      <w:r>
        <w:t xml:space="preserve">: Fast responses, strong performance, good default choice</w:t>
      </w:r>
    </w:p>
    <w:p>
      <w:pPr>
        <w:pStyle w:val="Compact"/>
        <w:numPr>
          <w:ilvl w:val="1"/>
          <w:numId w:val="1277"/>
        </w:numPr>
      </w:pPr>
      <w:r>
        <w:rPr>
          <w:i/>
          <w:iCs/>
        </w:rPr>
        <w:t xml:space="preserve">Cons</w:t>
      </w:r>
      <w:r>
        <w:t xml:space="preserve">: Slightly less capable than Opus models for very complex tasks</w:t>
      </w:r>
    </w:p>
    <w:p>
      <w:pPr>
        <w:pStyle w:val="Compact"/>
        <w:numPr>
          <w:ilvl w:val="1"/>
          <w:numId w:val="1277"/>
        </w:numPr>
      </w:pPr>
      <w:r>
        <w:rPr>
          <w:i/>
          <w:iCs/>
        </w:rPr>
        <w:t xml:space="preserve">When to use</w:t>
      </w:r>
      <w:r>
        <w:t xml:space="preserve">: General development work, most coding tasks</w:t>
      </w:r>
    </w:p>
    <w:p>
      <w:pPr>
        <w:pStyle w:val="Compact"/>
        <w:numPr>
          <w:ilvl w:val="0"/>
          <w:numId w:val="1274"/>
        </w:numPr>
      </w:pPr>
      <w:r>
        <w:rPr>
          <w:b/>
          <w:bCs/>
        </w:rPr>
        <w:t xml:space="preserve">Claude Sonnet 4.5</w:t>
      </w:r>
      <w:r>
        <w:t xml:space="preserve">: Enhanced version of Sonnet</w:t>
      </w:r>
    </w:p>
    <w:p>
      <w:pPr>
        <w:pStyle w:val="Compact"/>
        <w:numPr>
          <w:ilvl w:val="1"/>
          <w:numId w:val="1278"/>
        </w:numPr>
      </w:pPr>
      <w:r>
        <w:rPr>
          <w:i/>
          <w:iCs/>
        </w:rPr>
        <w:t xml:space="preserve">Pros</w:t>
      </w:r>
      <w:r>
        <w:t xml:space="preserve">: Improved over Sonnet 4 while maintaining speed</w:t>
      </w:r>
    </w:p>
    <w:p>
      <w:pPr>
        <w:pStyle w:val="Compact"/>
        <w:numPr>
          <w:ilvl w:val="1"/>
          <w:numId w:val="1278"/>
        </w:numPr>
      </w:pPr>
      <w:r>
        <w:rPr>
          <w:i/>
          <w:iCs/>
        </w:rPr>
        <w:t xml:space="preserve">Cons</w:t>
      </w:r>
      <w:r>
        <w:t xml:space="preserve">: Still not as powerful as Opus for extremely complex scenarios</w:t>
      </w:r>
    </w:p>
    <w:p>
      <w:pPr>
        <w:pStyle w:val="Compact"/>
        <w:numPr>
          <w:ilvl w:val="1"/>
          <w:numId w:val="1278"/>
        </w:numPr>
      </w:pPr>
      <w:r>
        <w:rPr>
          <w:i/>
          <w:iCs/>
        </w:rPr>
        <w:t xml:space="preserve">When to use</w:t>
      </w:r>
      <w:r>
        <w:t xml:space="preserve">: Most daily development tasks</w:t>
      </w:r>
    </w:p>
    <w:p>
      <w:pPr>
        <w:pStyle w:val="Compact"/>
        <w:numPr>
          <w:ilvl w:val="0"/>
          <w:numId w:val="1274"/>
        </w:numPr>
      </w:pPr>
      <w:r>
        <w:rPr>
          <w:b/>
          <w:bCs/>
        </w:rPr>
        <w:t xml:space="preserve">Claude Haiku 4.5</w:t>
      </w:r>
      <w:r>
        <w:t xml:space="preserve">: Fast, efficient model for simpler tasks</w:t>
      </w:r>
    </w:p>
    <w:p>
      <w:pPr>
        <w:pStyle w:val="Compact"/>
        <w:numPr>
          <w:ilvl w:val="1"/>
          <w:numId w:val="1279"/>
        </w:numPr>
      </w:pPr>
      <w:r>
        <w:rPr>
          <w:i/>
          <w:iCs/>
        </w:rPr>
        <w:t xml:space="preserve">Pros</w:t>
      </w:r>
      <w:r>
        <w:t xml:space="preserve">: Very fast responses, cost-effective, good for quick questions</w:t>
      </w:r>
    </w:p>
    <w:p>
      <w:pPr>
        <w:pStyle w:val="Compact"/>
        <w:numPr>
          <w:ilvl w:val="1"/>
          <w:numId w:val="1279"/>
        </w:numPr>
      </w:pPr>
      <w:r>
        <w:rPr>
          <w:i/>
          <w:iCs/>
        </w:rPr>
        <w:t xml:space="preserve">Cons</w:t>
      </w:r>
      <w:r>
        <w:t xml:space="preserve">: Less capable for complex reasoning or large codebases</w:t>
      </w:r>
    </w:p>
    <w:p>
      <w:pPr>
        <w:pStyle w:val="Compact"/>
        <w:numPr>
          <w:ilvl w:val="1"/>
          <w:numId w:val="127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2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2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2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0"/>
        </w:numPr>
      </w:pPr>
      <w:r>
        <w:rPr>
          <w:b/>
          <w:bCs/>
        </w:rPr>
        <w:t xml:space="preserve">GPT-5.2-Codex</w:t>
      </w:r>
      <w:r>
        <w:t xml:space="preserve">: Specialized for code generation</w:t>
      </w:r>
    </w:p>
    <w:p>
      <w:pPr>
        <w:pStyle w:val="Compact"/>
        <w:numPr>
          <w:ilvl w:val="1"/>
          <w:numId w:val="1281"/>
        </w:numPr>
      </w:pPr>
      <w:r>
        <w:rPr>
          <w:i/>
          <w:iCs/>
        </w:rPr>
        <w:t xml:space="preserve">Pros</w:t>
      </w:r>
      <w:r>
        <w:t xml:space="preserve">: Strong code completion, good at common patterns</w:t>
      </w:r>
    </w:p>
    <w:p>
      <w:pPr>
        <w:pStyle w:val="Compact"/>
        <w:numPr>
          <w:ilvl w:val="1"/>
          <w:numId w:val="1281"/>
        </w:numPr>
      </w:pPr>
      <w:r>
        <w:rPr>
          <w:i/>
          <w:iCs/>
        </w:rPr>
        <w:t xml:space="preserve">Cons</w:t>
      </w:r>
      <w:r>
        <w:t xml:space="preserve">: May hallucinate package names or APIs</w:t>
      </w:r>
    </w:p>
    <w:p>
      <w:pPr>
        <w:pStyle w:val="Compact"/>
        <w:numPr>
          <w:ilvl w:val="1"/>
          <w:numId w:val="1281"/>
        </w:numPr>
      </w:pPr>
      <w:r>
        <w:rPr>
          <w:i/>
          <w:iCs/>
        </w:rPr>
        <w:t xml:space="preserve">When to use</w:t>
      </w:r>
      <w:r>
        <w:t xml:space="preserve">: Code completion, common coding patterns</w:t>
      </w:r>
    </w:p>
    <w:p>
      <w:pPr>
        <w:pStyle w:val="Compact"/>
        <w:numPr>
          <w:ilvl w:val="0"/>
          <w:numId w:val="1280"/>
        </w:numPr>
      </w:pPr>
      <w:r>
        <w:rPr>
          <w:b/>
          <w:bCs/>
        </w:rPr>
        <w:t xml:space="preserve">GPT-5</w:t>
      </w:r>
      <w:r>
        <w:t xml:space="preserve">: Latest general-purpose model</w:t>
      </w:r>
    </w:p>
    <w:p>
      <w:pPr>
        <w:pStyle w:val="Compact"/>
        <w:numPr>
          <w:ilvl w:val="1"/>
          <w:numId w:val="1282"/>
        </w:numPr>
      </w:pPr>
      <w:r>
        <w:rPr>
          <w:i/>
          <w:iCs/>
        </w:rPr>
        <w:t xml:space="preserve">Pros</w:t>
      </w:r>
      <w:r>
        <w:t xml:space="preserve">: Broad knowledge, good general performance</w:t>
      </w:r>
    </w:p>
    <w:p>
      <w:pPr>
        <w:pStyle w:val="Compact"/>
        <w:numPr>
          <w:ilvl w:val="1"/>
          <w:numId w:val="1282"/>
        </w:numPr>
      </w:pPr>
      <w:r>
        <w:rPr>
          <w:i/>
          <w:iCs/>
        </w:rPr>
        <w:t xml:space="preserve">Cons</w:t>
      </w:r>
      <w:r>
        <w:t xml:space="preserve">: Not specifically optimized for code</w:t>
      </w:r>
    </w:p>
    <w:p>
      <w:pPr>
        <w:pStyle w:val="Compact"/>
        <w:numPr>
          <w:ilvl w:val="1"/>
          <w:numId w:val="1282"/>
        </w:numPr>
      </w:pPr>
      <w:r>
        <w:rPr>
          <w:i/>
          <w:iCs/>
        </w:rPr>
        <w:t xml:space="preserve">When to use</w:t>
      </w:r>
      <w:r>
        <w:t xml:space="preserve">: Mixed tasks involving code and documentation</w:t>
      </w:r>
    </w:p>
    <w:p>
      <w:pPr>
        <w:pStyle w:val="Compact"/>
        <w:numPr>
          <w:ilvl w:val="0"/>
          <w:numId w:val="1280"/>
        </w:numPr>
      </w:pPr>
      <w:r>
        <w:rPr>
          <w:b/>
          <w:bCs/>
        </w:rPr>
        <w:t xml:space="preserve">GPT-5-Codex</w:t>
      </w:r>
      <w:r>
        <w:t xml:space="preserve"> </w:t>
      </w:r>
      <w:r>
        <w:t xml:space="preserve">(various versions including Mini and Max):</w:t>
      </w:r>
    </w:p>
    <w:p>
      <w:pPr>
        <w:pStyle w:val="Compact"/>
        <w:numPr>
          <w:ilvl w:val="1"/>
          <w:numId w:val="1283"/>
        </w:numPr>
      </w:pPr>
      <w:r>
        <w:rPr>
          <w:i/>
          <w:iCs/>
        </w:rPr>
        <w:t xml:space="preserve">Pros</w:t>
      </w:r>
      <w:r>
        <w:t xml:space="preserve">: Specialized variants for different use cases</w:t>
      </w:r>
    </w:p>
    <w:p>
      <w:pPr>
        <w:pStyle w:val="Compact"/>
        <w:numPr>
          <w:ilvl w:val="1"/>
          <w:numId w:val="1283"/>
        </w:numPr>
      </w:pPr>
      <w:r>
        <w:rPr>
          <w:i/>
          <w:iCs/>
        </w:rPr>
        <w:t xml:space="preserve">Cons</w:t>
      </w:r>
      <w:r>
        <w:t xml:space="preserve">: Fragmented options can be confusing</w:t>
      </w:r>
    </w:p>
    <w:p>
      <w:pPr>
        <w:pStyle w:val="Compact"/>
        <w:numPr>
          <w:ilvl w:val="1"/>
          <w:numId w:val="1283"/>
        </w:numPr>
      </w:pPr>
      <w:r>
        <w:rPr>
          <w:i/>
          <w:iCs/>
        </w:rPr>
        <w:t xml:space="preserve">When to use</w:t>
      </w:r>
      <w:r>
        <w:t xml:space="preserve">: Specific scenarios where variant optimizations matter</w:t>
      </w:r>
    </w:p>
    <w:bookmarkEnd w:id="727"/>
    <w:bookmarkStart w:id="732"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4"/>
        </w:numPr>
      </w:pPr>
      <w:r>
        <w:t xml:space="preserve">Go to the</w:t>
      </w:r>
      <w:r>
        <w:t xml:space="preserve"> </w:t>
      </w:r>
      <w:hyperlink r:id="rId728">
        <w:r>
          <w:rPr>
            <w:rStyle w:val="Hyperlink"/>
          </w:rPr>
          <w:t xml:space="preserve">OpenAI API keys page</w:t>
        </w:r>
      </w:hyperlink>
      <w:r>
        <w:t xml:space="preserve">.</w:t>
      </w:r>
    </w:p>
    <w:p>
      <w:pPr>
        <w:pStyle w:val="Compact"/>
        <w:numPr>
          <w:ilvl w:val="0"/>
          <w:numId w:val="128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4"/>
        </w:numPr>
      </w:pPr>
      <w:r>
        <w:t xml:space="preserve">Copy the key immediately and store it in a secure password manager.</w:t>
      </w:r>
    </w:p>
    <w:p>
      <w:pPr>
        <w:pStyle w:val="Compact"/>
        <w:numPr>
          <w:ilvl w:val="0"/>
          <w:numId w:val="128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2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29">
        <w:r>
          <w:rPr>
            <w:rStyle w:val="Hyperlink"/>
          </w:rPr>
          <w:t xml:space="preserve">Positron Assistant setup</w:t>
        </w:r>
      </w:hyperlink>
      <w:r>
        <w:t xml:space="preserve">,</w:t>
      </w:r>
      <w:r>
        <w:t xml:space="preserve"> </w:t>
      </w:r>
      <w:hyperlink r:id="rId730">
        <w:r>
          <w:rPr>
            <w:rStyle w:val="Hyperlink"/>
          </w:rPr>
          <w:t xml:space="preserve">OpenAI API key help</w:t>
        </w:r>
      </w:hyperlink>
      <w:r>
        <w:t xml:space="preserve">,</w:t>
      </w:r>
      <w:r>
        <w:t xml:space="preserve"> </w:t>
      </w:r>
      <w:hyperlink r:id="rId73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5"/>
        </w:numPr>
      </w:pPr>
      <w:r>
        <w:rPr>
          <w:b/>
          <w:bCs/>
        </w:rPr>
        <w:t xml:space="preserve">Gemini 2.5 Pro</w:t>
      </w:r>
      <w:r>
        <w:t xml:space="preserve">: High-capability model</w:t>
      </w:r>
    </w:p>
    <w:p>
      <w:pPr>
        <w:pStyle w:val="Compact"/>
        <w:numPr>
          <w:ilvl w:val="1"/>
          <w:numId w:val="1286"/>
        </w:numPr>
      </w:pPr>
      <w:r>
        <w:rPr>
          <w:i/>
          <w:iCs/>
        </w:rPr>
        <w:t xml:space="preserve">Pros</w:t>
      </w:r>
      <w:r>
        <w:t xml:space="preserve">: Strong multimodal capabilities, good at understanding context</w:t>
      </w:r>
    </w:p>
    <w:p>
      <w:pPr>
        <w:pStyle w:val="Compact"/>
        <w:numPr>
          <w:ilvl w:val="1"/>
          <w:numId w:val="1286"/>
        </w:numPr>
      </w:pPr>
      <w:r>
        <w:rPr>
          <w:i/>
          <w:iCs/>
        </w:rPr>
        <w:t xml:space="preserve">Cons</w:t>
      </w:r>
      <w:r>
        <w:t xml:space="preserve">: Less proven in coding scenarios than Claude or GPT</w:t>
      </w:r>
    </w:p>
    <w:p>
      <w:pPr>
        <w:pStyle w:val="Compact"/>
        <w:numPr>
          <w:ilvl w:val="1"/>
          <w:numId w:val="1286"/>
        </w:numPr>
      </w:pPr>
      <w:r>
        <w:rPr>
          <w:i/>
          <w:iCs/>
        </w:rPr>
        <w:t xml:space="preserve">When to use</w:t>
      </w:r>
      <w:r>
        <w:t xml:space="preserve">: Tasks involving images or complex context</w:t>
      </w:r>
    </w:p>
    <w:p>
      <w:pPr>
        <w:pStyle w:val="Compact"/>
        <w:numPr>
          <w:ilvl w:val="0"/>
          <w:numId w:val="1285"/>
        </w:numPr>
      </w:pPr>
      <w:r>
        <w:rPr>
          <w:b/>
          <w:bCs/>
        </w:rPr>
        <w:t xml:space="preserve">Gemini 3 Pro/Flash</w:t>
      </w:r>
      <w:r>
        <w:t xml:space="preserve"> </w:t>
      </w:r>
      <w:r>
        <w:t xml:space="preserve">(Preview): Latest generation</w:t>
      </w:r>
    </w:p>
    <w:p>
      <w:pPr>
        <w:pStyle w:val="Compact"/>
        <w:numPr>
          <w:ilvl w:val="1"/>
          <w:numId w:val="1287"/>
        </w:numPr>
      </w:pPr>
      <w:r>
        <w:rPr>
          <w:i/>
          <w:iCs/>
        </w:rPr>
        <w:t xml:space="preserve">Pros</w:t>
      </w:r>
      <w:r>
        <w:t xml:space="preserve">: Cutting-edge capabilities, flash variant offers speed</w:t>
      </w:r>
    </w:p>
    <w:p>
      <w:pPr>
        <w:pStyle w:val="Compact"/>
        <w:numPr>
          <w:ilvl w:val="1"/>
          <w:numId w:val="1287"/>
        </w:numPr>
      </w:pPr>
      <w:r>
        <w:rPr>
          <w:i/>
          <w:iCs/>
        </w:rPr>
        <w:t xml:space="preserve">Cons</w:t>
      </w:r>
      <w:r>
        <w:t xml:space="preserve">: Preview status means less stable, limited track record</w:t>
      </w:r>
    </w:p>
    <w:p>
      <w:pPr>
        <w:pStyle w:val="Compact"/>
        <w:numPr>
          <w:ilvl w:val="1"/>
          <w:numId w:val="128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32"/>
    <w:bookmarkStart w:id="733"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8"/>
        </w:numPr>
      </w:pPr>
      <w:r>
        <w:rPr>
          <w:i/>
          <w:iCs/>
        </w:rPr>
        <w:t xml:space="preserve">What it does</w:t>
      </w:r>
      <w:r>
        <w:t xml:space="preserve">: Enables previews of experimental features in your editor</w:t>
      </w:r>
    </w:p>
    <w:p>
      <w:pPr>
        <w:pStyle w:val="Compact"/>
        <w:numPr>
          <w:ilvl w:val="0"/>
          <w:numId w:val="1288"/>
        </w:numPr>
      </w:pPr>
      <w:r>
        <w:rPr>
          <w:i/>
          <w:iCs/>
        </w:rPr>
        <w:t xml:space="preserve">Pros</w:t>
      </w:r>
      <w:r>
        <w:t xml:space="preserve">: Access to latest capabilities before general release</w:t>
      </w:r>
    </w:p>
    <w:p>
      <w:pPr>
        <w:pStyle w:val="Compact"/>
        <w:numPr>
          <w:ilvl w:val="0"/>
          <w:numId w:val="1288"/>
        </w:numPr>
      </w:pPr>
      <w:r>
        <w:rPr>
          <w:i/>
          <w:iCs/>
        </w:rPr>
        <w:t xml:space="preserve">Cons</w:t>
      </w:r>
      <w:r>
        <w:t xml:space="preserve">: May have bugs or unstable behavior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9"/>
        </w:numPr>
      </w:pPr>
      <w:r>
        <w:rPr>
          <w:i/>
          <w:iCs/>
        </w:rPr>
        <w:t xml:space="preserve">What it does</w:t>
      </w:r>
      <w:r>
        <w:t xml:space="preserve">: Enables Copilot chat interface on GitHub.com</w:t>
      </w:r>
    </w:p>
    <w:p>
      <w:pPr>
        <w:pStyle w:val="Compact"/>
        <w:numPr>
          <w:ilvl w:val="0"/>
          <w:numId w:val="1289"/>
        </w:numPr>
      </w:pPr>
      <w:r>
        <w:rPr>
          <w:i/>
          <w:iCs/>
        </w:rPr>
        <w:t xml:space="preserve">Pros</w:t>
      </w:r>
      <w:r>
        <w:t xml:space="preserve">: Quick access to Copilot without opening an editor, useful for reviewing PRs</w:t>
      </w:r>
    </w:p>
    <w:p>
      <w:pPr>
        <w:pStyle w:val="Compact"/>
        <w:numPr>
          <w:ilvl w:val="0"/>
          <w:numId w:val="1289"/>
        </w:numPr>
      </w:pPr>
      <w:r>
        <w:rPr>
          <w:i/>
          <w:iCs/>
        </w:rPr>
        <w:t xml:space="preserve">Cons</w:t>
      </w:r>
      <w:r>
        <w:t xml:space="preserve">: Only available with paid license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0"/>
        </w:numPr>
      </w:pPr>
      <w:r>
        <w:rPr>
          <w:i/>
          <w:iCs/>
        </w:rPr>
        <w:t xml:space="preserve">What it does</w:t>
      </w:r>
      <w:r>
        <w:t xml:space="preserve">: GitHub Copilot for assistance in terminal</w:t>
      </w:r>
    </w:p>
    <w:p>
      <w:pPr>
        <w:pStyle w:val="Compact"/>
        <w:numPr>
          <w:ilvl w:val="0"/>
          <w:numId w:val="1290"/>
        </w:numPr>
      </w:pPr>
      <w:r>
        <w:rPr>
          <w:i/>
          <w:iCs/>
        </w:rPr>
        <w:t xml:space="preserve">Pros</w:t>
      </w:r>
      <w:r>
        <w:t xml:space="preserve">: AI help for command-line operations, shell commands, and git operations</w:t>
      </w:r>
    </w:p>
    <w:p>
      <w:pPr>
        <w:pStyle w:val="Compact"/>
        <w:numPr>
          <w:ilvl w:val="0"/>
          <w:numId w:val="1290"/>
        </w:numPr>
      </w:pPr>
      <w:r>
        <w:rPr>
          <w:i/>
          <w:iCs/>
        </w:rPr>
        <w:t xml:space="preserve">Cons</w:t>
      </w:r>
      <w:r>
        <w:t xml:space="preserve">: Requires separate installation and setup</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1"/>
        </w:numPr>
      </w:pPr>
      <w:r>
        <w:rPr>
          <w:i/>
          <w:iCs/>
        </w:rPr>
        <w:t xml:space="preserve">What it does</w:t>
      </w:r>
      <w:r>
        <w:t xml:space="preserve">: Enables Copilot in GitHub Desktop app</w:t>
      </w:r>
    </w:p>
    <w:p>
      <w:pPr>
        <w:pStyle w:val="Compact"/>
        <w:numPr>
          <w:ilvl w:val="0"/>
          <w:numId w:val="1291"/>
        </w:numPr>
      </w:pPr>
      <w:r>
        <w:rPr>
          <w:i/>
          <w:iCs/>
        </w:rPr>
        <w:t xml:space="preserve">Pros</w:t>
      </w:r>
      <w:r>
        <w:t xml:space="preserve">: AI assistance in GUI git client</w:t>
      </w:r>
    </w:p>
    <w:p>
      <w:pPr>
        <w:pStyle w:val="Compact"/>
        <w:numPr>
          <w:ilvl w:val="0"/>
          <w:numId w:val="1291"/>
        </w:numPr>
      </w:pPr>
      <w:r>
        <w:rPr>
          <w:i/>
          <w:iCs/>
        </w:rPr>
        <w:t xml:space="preserve">Cons</w:t>
      </w:r>
      <w:r>
        <w:t xml:space="preserve">: Limited compared to editor integration</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2"/>
        </w:numPr>
      </w:pPr>
      <w:r>
        <w:rPr>
          <w:i/>
          <w:iCs/>
        </w:rPr>
        <w:t xml:space="preserve">What it does</w:t>
      </w:r>
      <w:r>
        <w:t xml:space="preserve">: Enables chat interface in your code editor</w:t>
      </w:r>
    </w:p>
    <w:p>
      <w:pPr>
        <w:pStyle w:val="Compact"/>
        <w:numPr>
          <w:ilvl w:val="0"/>
          <w:numId w:val="1292"/>
        </w:numPr>
      </w:pPr>
      <w:r>
        <w:rPr>
          <w:i/>
          <w:iCs/>
        </w:rPr>
        <w:t xml:space="preserve">Pros</w:t>
      </w:r>
      <w:r>
        <w:t xml:space="preserve">: Context-aware help, refactoring assistance, code explanation</w:t>
      </w:r>
    </w:p>
    <w:p>
      <w:pPr>
        <w:pStyle w:val="Compact"/>
        <w:numPr>
          <w:ilvl w:val="0"/>
          <w:numId w:val="1292"/>
        </w:numPr>
      </w:pPr>
      <w:r>
        <w:rPr>
          <w:i/>
          <w:iCs/>
        </w:rPr>
        <w:t xml:space="preserve">Cons</w:t>
      </w:r>
      <w:r>
        <w:t xml:space="preserve">: Can be distracting if overused</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3"/>
        </w:numPr>
      </w:pPr>
      <w:r>
        <w:rPr>
          <w:i/>
          <w:iCs/>
        </w:rPr>
        <w:t xml:space="preserve">What it does</w:t>
      </w:r>
      <w:r>
        <w:t xml:space="preserve">: Enables Copilot chat in mobile app</w:t>
      </w:r>
    </w:p>
    <w:p>
      <w:pPr>
        <w:pStyle w:val="Compact"/>
        <w:numPr>
          <w:ilvl w:val="0"/>
          <w:numId w:val="1293"/>
        </w:numPr>
      </w:pPr>
      <w:r>
        <w:rPr>
          <w:i/>
          <w:iCs/>
        </w:rPr>
        <w:t xml:space="preserve">Pros</w:t>
      </w:r>
      <w:r>
        <w:t xml:space="preserve">: Quick access on mobile devices</w:t>
      </w:r>
    </w:p>
    <w:p>
      <w:pPr>
        <w:pStyle w:val="Compact"/>
        <w:numPr>
          <w:ilvl w:val="0"/>
          <w:numId w:val="1293"/>
        </w:numPr>
      </w:pPr>
      <w:r>
        <w:rPr>
          <w:i/>
          <w:iCs/>
        </w:rPr>
        <w:t xml:space="preserve">Cons</w:t>
      </w:r>
      <w:r>
        <w:t xml:space="preserve">: Limited by mobile interface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4"/>
        </w:numPr>
      </w:pPr>
      <w:r>
        <w:rPr>
          <w:i/>
          <w:iCs/>
        </w:rPr>
        <w:t xml:space="preserve">What it does</w:t>
      </w:r>
      <w:r>
        <w:t xml:space="preserve">: Allows Copilot to search internet for up-to-date information</w:t>
      </w:r>
    </w:p>
    <w:p>
      <w:pPr>
        <w:pStyle w:val="Compact"/>
        <w:numPr>
          <w:ilvl w:val="0"/>
          <w:numId w:val="1294"/>
        </w:numPr>
      </w:pPr>
      <w:r>
        <w:rPr>
          <w:i/>
          <w:iCs/>
        </w:rPr>
        <w:t xml:space="preserve">Pros</w:t>
      </w:r>
      <w:r>
        <w:t xml:space="preserve">: Access to current documentation, recent library changes, latest best practices</w:t>
      </w:r>
    </w:p>
    <w:p>
      <w:pPr>
        <w:pStyle w:val="Compact"/>
        <w:numPr>
          <w:ilvl w:val="0"/>
          <w:numId w:val="1294"/>
        </w:numPr>
      </w:pPr>
      <w:r>
        <w:rPr>
          <w:i/>
          <w:iCs/>
        </w:rPr>
        <w:t xml:space="preserve">Cons</w:t>
      </w:r>
      <w:r>
        <w:t xml:space="preserve">: May introduce latency, results depend on search quality</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33"/>
    <w:bookmarkStart w:id="734"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5"/>
        </w:numPr>
      </w:pPr>
      <w:r>
        <w:rPr>
          <w:i/>
          <w:iCs/>
        </w:rPr>
        <w:t xml:space="preserve">What it does</w:t>
      </w:r>
      <w:r>
        <w:t xml:space="preserve">: Allows instant chatting when landing on GitHub.com</w:t>
      </w:r>
    </w:p>
    <w:p>
      <w:pPr>
        <w:pStyle w:val="Compact"/>
        <w:numPr>
          <w:ilvl w:val="0"/>
          <w:numId w:val="1295"/>
        </w:numPr>
      </w:pPr>
      <w:r>
        <w:rPr>
          <w:i/>
          <w:iCs/>
        </w:rPr>
        <w:t xml:space="preserve">Pros</w:t>
      </w:r>
      <w:r>
        <w:t xml:space="preserve">: Quick access to Copilot without navigating menus</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6"/>
        </w:numPr>
      </w:pPr>
      <w:r>
        <w:rPr>
          <w:i/>
          <w:iCs/>
        </w:rPr>
        <w:t xml:space="preserve">What it does</w:t>
      </w:r>
      <w:r>
        <w:t xml:space="preserve">: Use Copilot to review your code and generate pull request summaries</w:t>
      </w:r>
    </w:p>
    <w:p>
      <w:pPr>
        <w:pStyle w:val="Compact"/>
        <w:numPr>
          <w:ilvl w:val="0"/>
          <w:numId w:val="1296"/>
        </w:numPr>
      </w:pPr>
      <w:r>
        <w:rPr>
          <w:i/>
          <w:iCs/>
        </w:rPr>
        <w:t xml:space="preserve">Pros</w:t>
      </w:r>
      <w:r>
        <w:t xml:space="preserve">: Automated code review suggestions, PR summary generation, catches common issues</w:t>
      </w:r>
    </w:p>
    <w:p>
      <w:pPr>
        <w:pStyle w:val="Compact"/>
        <w:numPr>
          <w:ilvl w:val="0"/>
          <w:numId w:val="1296"/>
        </w:numPr>
      </w:pPr>
      <w:r>
        <w:rPr>
          <w:i/>
          <w:iCs/>
        </w:rPr>
        <w:t xml:space="preserve">Cons</w:t>
      </w:r>
      <w:r>
        <w:t xml:space="preserve">: May generate false positives, shouldn’t replace human review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7"/>
        </w:numPr>
      </w:pPr>
      <w:r>
        <w:rPr>
          <w:i/>
          <w:iCs/>
        </w:rPr>
        <w:t xml:space="preserve">What it does</w:t>
      </w:r>
      <w:r>
        <w:t xml:space="preserve">: Automatically reviews all pull requests you create</w:t>
      </w:r>
    </w:p>
    <w:p>
      <w:pPr>
        <w:pStyle w:val="Compact"/>
        <w:numPr>
          <w:ilvl w:val="0"/>
          <w:numId w:val="1297"/>
        </w:numPr>
      </w:pPr>
      <w:r>
        <w:rPr>
          <w:i/>
          <w:iCs/>
        </w:rPr>
        <w:t xml:space="preserve">Pros</w:t>
      </w:r>
      <w:r>
        <w:t xml:space="preserve">: Catches issues early without manual triggering</w:t>
      </w:r>
    </w:p>
    <w:p>
      <w:pPr>
        <w:pStyle w:val="Compact"/>
        <w:numPr>
          <w:ilvl w:val="0"/>
          <w:numId w:val="1297"/>
        </w:numPr>
      </w:pPr>
      <w:r>
        <w:rPr>
          <w:i/>
          <w:iCs/>
        </w:rPr>
        <w:t xml:space="preserve">Cons</w:t>
      </w:r>
      <w:r>
        <w:t xml:space="preserve">: May be noisy on simple PRs, uses API quota</w:t>
      </w:r>
    </w:p>
    <w:p>
      <w:pPr>
        <w:pStyle w:val="Compact"/>
        <w:numPr>
          <w:ilvl w:val="0"/>
          <w:numId w:val="129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8"/>
        </w:numPr>
      </w:pPr>
      <w:r>
        <w:rPr>
          <w:i/>
          <w:iCs/>
        </w:rPr>
        <w:t xml:space="preserve">What it does</w:t>
      </w:r>
      <w:r>
        <w:t xml:space="preserve">: Delegate tasks to Copilot coding agent in repositories where it is enabled</w:t>
      </w:r>
    </w:p>
    <w:p>
      <w:pPr>
        <w:pStyle w:val="Compact"/>
        <w:numPr>
          <w:ilvl w:val="0"/>
          <w:numId w:val="1298"/>
        </w:numPr>
      </w:pPr>
      <w:r>
        <w:rPr>
          <w:i/>
          <w:iCs/>
        </w:rPr>
        <w:t xml:space="preserve">Pros</w:t>
      </w:r>
      <w:r>
        <w:t xml:space="preserve">: Autonomous multi-file edits, can execute complex refactoring, runs tests and fixes issues</w:t>
      </w:r>
    </w:p>
    <w:p>
      <w:pPr>
        <w:pStyle w:val="Compact"/>
        <w:numPr>
          <w:ilvl w:val="0"/>
          <w:numId w:val="1298"/>
        </w:numPr>
      </w:pPr>
      <w:r>
        <w:rPr>
          <w:i/>
          <w:iCs/>
        </w:rPr>
        <w:t xml:space="preserve">Cons</w:t>
      </w:r>
      <w:r>
        <w:t xml:space="preserve">: Requires careful oversight, can make unwanted changes if instructions unclear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9"/>
        </w:numPr>
      </w:pPr>
      <w:r>
        <w:rPr>
          <w:i/>
          <w:iCs/>
        </w:rPr>
        <w:t xml:space="preserve">What it does</w:t>
      </w:r>
      <w:r>
        <w:t xml:space="preserve">: Remember repository context across Copilot agent interactions</w:t>
      </w:r>
    </w:p>
    <w:p>
      <w:pPr>
        <w:pStyle w:val="Compact"/>
        <w:numPr>
          <w:ilvl w:val="0"/>
          <w:numId w:val="1299"/>
        </w:numPr>
      </w:pPr>
      <w:r>
        <w:rPr>
          <w:i/>
          <w:iCs/>
        </w:rPr>
        <w:t xml:space="preserve">Pros</w:t>
      </w:r>
      <w:r>
        <w:t xml:space="preserve">: Better context awareness, learns repository patterns and conventions</w:t>
      </w:r>
    </w:p>
    <w:p>
      <w:pPr>
        <w:pStyle w:val="Compact"/>
        <w:numPr>
          <w:ilvl w:val="0"/>
          <w:numId w:val="1299"/>
        </w:numPr>
      </w:pPr>
      <w:r>
        <w:rPr>
          <w:i/>
          <w:iCs/>
        </w:rPr>
        <w:t xml:space="preserve">Cons</w:t>
      </w:r>
      <w:r>
        <w:t xml:space="preserve">: Preview feature governed by pre-release terms, potential privacy implications</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0"/>
        </w:numPr>
      </w:pPr>
      <w:r>
        <w:rPr>
          <w:i/>
          <w:iCs/>
        </w:rPr>
        <w:t xml:space="preserve">What it does</w:t>
      </w:r>
      <w:r>
        <w:t xml:space="preserve">: Connect MCP servers to Copilot in all editors and Coding Agent</w:t>
      </w:r>
    </w:p>
    <w:p>
      <w:pPr>
        <w:pStyle w:val="Compact"/>
        <w:numPr>
          <w:ilvl w:val="0"/>
          <w:numId w:val="1300"/>
        </w:numPr>
      </w:pPr>
      <w:r>
        <w:rPr>
          <w:i/>
          <w:iCs/>
        </w:rPr>
        <w:t xml:space="preserve">Pros</w:t>
      </w:r>
      <w:r>
        <w:t xml:space="preserve">: Extend Copilot with custom tools and integrations</w:t>
      </w:r>
    </w:p>
    <w:p>
      <w:pPr>
        <w:pStyle w:val="Compact"/>
        <w:numPr>
          <w:ilvl w:val="0"/>
          <w:numId w:val="1300"/>
        </w:numPr>
      </w:pPr>
      <w:r>
        <w:rPr>
          <w:i/>
          <w:iCs/>
        </w:rPr>
        <w:t xml:space="preserve">Cons</w:t>
      </w:r>
      <w:r>
        <w:t xml:space="preserve">: Requires MCP server setup and maintenance</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1"/>
        </w:numPr>
      </w:pPr>
      <w:r>
        <w:rPr>
          <w:i/>
          <w:iCs/>
        </w:rPr>
        <w:t xml:space="preserve">What it does</w:t>
      </w:r>
      <w:r>
        <w:t xml:space="preserve">: Allow Copilot to suggest commit messages when you make changes</w:t>
      </w:r>
    </w:p>
    <w:p>
      <w:pPr>
        <w:pStyle w:val="Compact"/>
        <w:numPr>
          <w:ilvl w:val="0"/>
          <w:numId w:val="1301"/>
        </w:numPr>
      </w:pPr>
      <w:r>
        <w:rPr>
          <w:i/>
          <w:iCs/>
        </w:rPr>
        <w:t xml:space="preserve">Pros</w:t>
      </w:r>
      <w:r>
        <w:t xml:space="preserve">: Saves time, generates descriptive messages based on code changes</w:t>
      </w:r>
    </w:p>
    <w:p>
      <w:pPr>
        <w:pStyle w:val="Compact"/>
        <w:numPr>
          <w:ilvl w:val="0"/>
          <w:numId w:val="1301"/>
        </w:numPr>
      </w:pPr>
      <w:r>
        <w:rPr>
          <w:i/>
          <w:iCs/>
        </w:rPr>
        <w:t xml:space="preserve">Cons</w:t>
      </w:r>
      <w:r>
        <w:t xml:space="preserve">: May miss important context, still requires review</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2"/>
        </w:numPr>
      </w:pPr>
      <w:r>
        <w:rPr>
          <w:i/>
          <w:iCs/>
        </w:rPr>
        <w:t xml:space="preserve">What it does</w:t>
      </w:r>
      <w:r>
        <w:t xml:space="preserve">: View and create Copilot Spaces (collaborative AI environments)</w:t>
      </w:r>
    </w:p>
    <w:p>
      <w:pPr>
        <w:pStyle w:val="Compact"/>
        <w:numPr>
          <w:ilvl w:val="0"/>
          <w:numId w:val="1302"/>
        </w:numPr>
      </w:pPr>
      <w:r>
        <w:rPr>
          <w:i/>
          <w:iCs/>
        </w:rPr>
        <w:t xml:space="preserve">Pros</w:t>
      </w:r>
      <w:r>
        <w:t xml:space="preserve">: Share AI context with team members</w:t>
      </w:r>
    </w:p>
    <w:p>
      <w:pPr>
        <w:pStyle w:val="Compact"/>
        <w:numPr>
          <w:ilvl w:val="0"/>
          <w:numId w:val="1302"/>
        </w:numPr>
      </w:pPr>
      <w:r>
        <w:rPr>
          <w:i/>
          <w:iCs/>
        </w:rPr>
        <w:t xml:space="preserve">Cons</w:t>
      </w:r>
      <w:r>
        <w:t xml:space="preserve">: Additional complexity for individual work</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3"/>
        </w:numPr>
      </w:pPr>
      <w:r>
        <w:rPr>
          <w:i/>
          <w:iCs/>
        </w:rPr>
        <w:t xml:space="preserve">What it does</w:t>
      </w:r>
      <w:r>
        <w:t xml:space="preserve">: Create individually owned Copilot Spaces</w:t>
      </w:r>
    </w:p>
    <w:p>
      <w:pPr>
        <w:pStyle w:val="Compact"/>
        <w:numPr>
          <w:ilvl w:val="0"/>
          <w:numId w:val="1303"/>
        </w:numPr>
      </w:pPr>
      <w:r>
        <w:rPr>
          <w:i/>
          <w:iCs/>
        </w:rPr>
        <w:t xml:space="preserve">Pros</w:t>
      </w:r>
      <w:r>
        <w:t xml:space="preserve">: Personal AI workspaces for complex projects</w:t>
      </w:r>
    </w:p>
    <w:p>
      <w:pPr>
        <w:pStyle w:val="Compact"/>
        <w:numPr>
          <w:ilvl w:val="0"/>
          <w:numId w:val="1303"/>
        </w:numPr>
      </w:pPr>
      <w:r>
        <w:rPr>
          <w:i/>
          <w:iCs/>
        </w:rPr>
        <w:t xml:space="preserve">Cons</w:t>
      </w:r>
      <w:r>
        <w:t xml:space="preserve">: May fragment your workflow</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4"/>
        </w:numPr>
      </w:pPr>
      <w:r>
        <w:rPr>
          <w:i/>
          <w:iCs/>
        </w:rPr>
        <w:t xml:space="preserve">What it does</w:t>
      </w:r>
      <w:r>
        <w:t xml:space="preserve">: Share individually owned Copilot Spaces</w:t>
      </w:r>
    </w:p>
    <w:p>
      <w:pPr>
        <w:pStyle w:val="Compact"/>
        <w:numPr>
          <w:ilvl w:val="0"/>
          <w:numId w:val="1304"/>
        </w:numPr>
      </w:pPr>
      <w:r>
        <w:rPr>
          <w:i/>
          <w:iCs/>
        </w:rPr>
        <w:t xml:space="preserve">Pros</w:t>
      </w:r>
      <w:r>
        <w:t xml:space="preserve">: Collaborate while maintaining ownership</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34"/>
    <w:bookmarkStart w:id="735"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5"/>
        </w:numPr>
      </w:pPr>
      <w:r>
        <w:t xml:space="preserve">All Copilot Chat options (GitHub.com, CLI, IDE, Mobile)</w:t>
      </w:r>
    </w:p>
    <w:p>
      <w:pPr>
        <w:pStyle w:val="Compact"/>
        <w:numPr>
          <w:ilvl w:val="0"/>
          <w:numId w:val="1305"/>
        </w:numPr>
      </w:pPr>
      <w:r>
        <w:t xml:space="preserve">Web search capability</w:t>
      </w:r>
    </w:p>
    <w:p>
      <w:pPr>
        <w:pStyle w:val="Compact"/>
        <w:numPr>
          <w:ilvl w:val="0"/>
          <w:numId w:val="1305"/>
        </w:numPr>
      </w:pPr>
      <w:r>
        <w:t xml:space="preserve">Dashboard Entry Point</w:t>
      </w:r>
    </w:p>
    <w:p>
      <w:pPr>
        <w:pStyle w:val="Compact"/>
        <w:numPr>
          <w:ilvl w:val="0"/>
          <w:numId w:val="1305"/>
        </w:numPr>
      </w:pPr>
      <w:r>
        <w:t xml:space="preserve">Copilot code review (but not automatic review initially)</w:t>
      </w:r>
    </w:p>
    <w:p>
      <w:pPr>
        <w:pStyle w:val="Compact"/>
        <w:numPr>
          <w:ilvl w:val="0"/>
          <w:numId w:val="1305"/>
        </w:numPr>
      </w:pPr>
      <w:r>
        <w:t xml:space="preserve">Copilot coding agent</w:t>
      </w:r>
    </w:p>
    <w:p>
      <w:pPr>
        <w:pStyle w:val="Compact"/>
        <w:numPr>
          <w:ilvl w:val="0"/>
          <w:numId w:val="1305"/>
        </w:numPr>
      </w:pPr>
      <w:r>
        <w:t xml:space="preserve">Copilot Memory</w:t>
      </w:r>
    </w:p>
    <w:p>
      <w:pPr>
        <w:pStyle w:val="Compact"/>
        <w:numPr>
          <w:ilvl w:val="0"/>
          <w:numId w:val="1305"/>
        </w:numPr>
      </w:pPr>
      <w:r>
        <w:t xml:space="preserve">MCP servers (if configured)</w:t>
      </w:r>
    </w:p>
    <w:p>
      <w:pPr>
        <w:pStyle w:val="Compact"/>
        <w:numPr>
          <w:ilvl w:val="0"/>
          <w:numId w:val="1305"/>
        </w:numPr>
      </w:pPr>
      <w:r>
        <w:t xml:space="preserve">Copilot-generated commit messages</w:t>
      </w:r>
    </w:p>
    <w:p>
      <w:pPr>
        <w:pStyle w:val="Compact"/>
        <w:numPr>
          <w:ilvl w:val="0"/>
          <w:numId w:val="1305"/>
        </w:numPr>
      </w:pPr>
      <w:r>
        <w:t xml:space="preserve">All Copilot Spaces options</w:t>
      </w:r>
    </w:p>
    <w:p>
      <w:pPr>
        <w:pStyle w:val="FirstParagraph"/>
      </w:pPr>
      <w:r>
        <w:rPr>
          <w:b/>
          <w:bCs/>
        </w:rPr>
        <w:t xml:space="preserve">Model selection:</w:t>
      </w:r>
    </w:p>
    <w:p>
      <w:pPr>
        <w:pStyle w:val="Compact"/>
        <w:numPr>
          <w:ilvl w:val="0"/>
          <w:numId w:val="1306"/>
        </w:numPr>
      </w:pPr>
      <w:r>
        <w:t xml:space="preserve">Default: Claude Sonnet 4.5</w:t>
      </w:r>
    </w:p>
    <w:p>
      <w:pPr>
        <w:pStyle w:val="Compact"/>
        <w:numPr>
          <w:ilvl w:val="0"/>
          <w:numId w:val="1306"/>
        </w:numPr>
      </w:pPr>
      <w:r>
        <w:t xml:space="preserve">Complex tasks: Claude Opus 4.5</w:t>
      </w:r>
    </w:p>
    <w:p>
      <w:pPr>
        <w:pStyle w:val="Compact"/>
        <w:numPr>
          <w:ilvl w:val="0"/>
          <w:numId w:val="1306"/>
        </w:numPr>
      </w:pPr>
      <w:r>
        <w:t xml:space="preserve">Quick completions: Claude Haiku 4.5</w:t>
      </w:r>
    </w:p>
    <w:p>
      <w:pPr>
        <w:pStyle w:val="FirstParagraph"/>
      </w:pPr>
      <w:r>
        <w:rPr>
          <w:b/>
          <w:bCs/>
        </w:rPr>
        <w:t xml:space="preserve">Enable with caution:</w:t>
      </w:r>
    </w:p>
    <w:p>
      <w:pPr>
        <w:pStyle w:val="Compact"/>
        <w:numPr>
          <w:ilvl w:val="0"/>
          <w:numId w:val="1307"/>
        </w:numPr>
      </w:pPr>
      <w:r>
        <w:t xml:space="preserve">Editor preview features (only if comfortable with potential instability)</w:t>
      </w:r>
    </w:p>
    <w:p>
      <w:pPr>
        <w:pStyle w:val="Compact"/>
        <w:numPr>
          <w:ilvl w:val="0"/>
          <w:numId w:val="130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35"/>
    <w:bookmarkEnd w:id="736"/>
    <w:bookmarkStart w:id="749"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37"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8"/>
        </w:numPr>
      </w:pPr>
      <w:r>
        <w:t xml:space="preserve">Faster agent startup and execution</w:t>
      </w:r>
    </w:p>
    <w:p>
      <w:pPr>
        <w:pStyle w:val="Compact"/>
        <w:numPr>
          <w:ilvl w:val="0"/>
          <w:numId w:val="1308"/>
        </w:numPr>
      </w:pPr>
      <w:r>
        <w:t xml:space="preserve">More reliable builds and tests</w:t>
      </w:r>
    </w:p>
    <w:p>
      <w:pPr>
        <w:pStyle w:val="Compact"/>
        <w:numPr>
          <w:ilvl w:val="0"/>
          <w:numId w:val="1308"/>
        </w:numPr>
      </w:pPr>
      <w:r>
        <w:t xml:space="preserve">Access to private or authenticated dependencies</w:t>
      </w:r>
    </w:p>
    <w:p>
      <w:pPr>
        <w:pStyle w:val="Compact"/>
        <w:numPr>
          <w:ilvl w:val="0"/>
          <w:numId w:val="1308"/>
        </w:numPr>
      </w:pPr>
      <w:r>
        <w:t xml:space="preserve">Consistent development environment across all agent sessions</w:t>
      </w:r>
    </w:p>
    <w:bookmarkEnd w:id="737"/>
    <w:bookmarkStart w:id="738"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38"/>
    <w:bookmarkStart w:id="739"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39"/>
    <w:bookmarkStart w:id="742"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4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4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42"/>
    <w:bookmarkStart w:id="743"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0"/>
        </w:numPr>
      </w:pPr>
      <w:r>
        <w:rPr>
          <w:rStyle w:val="VerbatimChar"/>
        </w:rPr>
        <w:t xml:space="preserve">steps</w:t>
      </w:r>
      <w:r>
        <w:t xml:space="preserve">: Setup commands and actions to run</w:t>
      </w:r>
    </w:p>
    <w:p>
      <w:pPr>
        <w:pStyle w:val="Compact"/>
        <w:numPr>
          <w:ilvl w:val="0"/>
          <w:numId w:val="131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0"/>
        </w:numPr>
      </w:pPr>
      <w:r>
        <w:rPr>
          <w:rStyle w:val="VerbatimChar"/>
        </w:rPr>
        <w:t xml:space="preserve">runs-on</w:t>
      </w:r>
      <w:r>
        <w:t xml:space="preserve">: Runner type (Ubuntu x64 Linux only)</w:t>
      </w:r>
    </w:p>
    <w:p>
      <w:pPr>
        <w:pStyle w:val="Compact"/>
        <w:numPr>
          <w:ilvl w:val="0"/>
          <w:numId w:val="1310"/>
        </w:numPr>
      </w:pPr>
      <w:r>
        <w:rPr>
          <w:rStyle w:val="VerbatimChar"/>
        </w:rPr>
        <w:t xml:space="preserve">services</w:t>
      </w:r>
      <w:r>
        <w:t xml:space="preserve">: Database or service containers</w:t>
      </w:r>
    </w:p>
    <w:p>
      <w:pPr>
        <w:pStyle w:val="Compact"/>
        <w:numPr>
          <w:ilvl w:val="0"/>
          <w:numId w:val="1310"/>
        </w:numPr>
      </w:pPr>
      <w:r>
        <w:rPr>
          <w:rStyle w:val="VerbatimChar"/>
        </w:rPr>
        <w:t xml:space="preserve">snapshot</w:t>
      </w:r>
      <w:r>
        <w:t xml:space="preserve">: Save environment state</w:t>
      </w:r>
    </w:p>
    <w:p>
      <w:pPr>
        <w:pStyle w:val="Compact"/>
        <w:numPr>
          <w:ilvl w:val="0"/>
          <w:numId w:val="1310"/>
        </w:numPr>
      </w:pPr>
      <w:r>
        <w:rPr>
          <w:rStyle w:val="VerbatimChar"/>
        </w:rPr>
        <w:t xml:space="preserve">timeout-minutes</w:t>
      </w:r>
      <w:r>
        <w:t xml:space="preserve">: Maximum 59 minutes</w:t>
      </w:r>
    </w:p>
    <w:p>
      <w:pPr>
        <w:pStyle w:val="FirstParagraph"/>
      </w:pPr>
      <w:r>
        <w:t xml:space="preserve">All other workflow settings are ignored by Copilot.</w:t>
      </w:r>
    </w:p>
    <w:bookmarkEnd w:id="743"/>
    <w:bookmarkStart w:id="744"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44"/>
    <w:bookmarkStart w:id="745"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1"/>
        </w:numPr>
      </w:pPr>
      <w:r>
        <w:t xml:space="preserve">Navigate to your repository’s</w:t>
      </w:r>
      <w:r>
        <w:t xml:space="preserve"> </w:t>
      </w:r>
      <w:r>
        <w:rPr>
          <w:b/>
          <w:bCs/>
        </w:rPr>
        <w:t xml:space="preserve">Settings</w:t>
      </w:r>
    </w:p>
    <w:p>
      <w:pPr>
        <w:pStyle w:val="Compact"/>
        <w:numPr>
          <w:ilvl w:val="0"/>
          <w:numId w:val="1311"/>
        </w:numPr>
      </w:pPr>
      <w:r>
        <w:t xml:space="preserve">Go to</w:t>
      </w:r>
      <w:r>
        <w:t xml:space="preserve"> </w:t>
      </w:r>
      <w:r>
        <w:rPr>
          <w:b/>
          <w:bCs/>
        </w:rPr>
        <w:t xml:space="preserve">Environments</w:t>
      </w:r>
    </w:p>
    <w:p>
      <w:pPr>
        <w:pStyle w:val="Compact"/>
        <w:numPr>
          <w:ilvl w:val="0"/>
          <w:numId w:val="131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1"/>
        </w:numPr>
      </w:pPr>
      <w:r>
        <w:t xml:space="preserve">Add environment variables or secrets as needed</w:t>
      </w:r>
    </w:p>
    <w:p>
      <w:pPr>
        <w:pStyle w:val="FirstParagraph"/>
      </w:pPr>
      <w:r>
        <w:t xml:space="preserve">Use secrets for sensitive values like API keys or passwords.</w:t>
      </w:r>
    </w:p>
    <w:bookmarkEnd w:id="745"/>
    <w:bookmarkStart w:id="746"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46"/>
    <w:bookmarkStart w:id="747"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47"/>
    <w:bookmarkStart w:id="748"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41">
        <w:r>
          <w:rPr>
            <w:rStyle w:val="Hyperlink"/>
          </w:rPr>
          <w:t xml:space="preserve">Customizing the development environment for GitHub Copilot coding agent</w:t>
        </w:r>
      </w:hyperlink>
      <w:r>
        <w:t xml:space="preserve">.</w:t>
      </w:r>
    </w:p>
    <w:bookmarkEnd w:id="748"/>
    <w:bookmarkEnd w:id="749"/>
    <w:bookmarkStart w:id="757" w:name="sec-ai-agent-skills"/>
    <w:p>
      <w:pPr>
        <w:pStyle w:val="Heading3"/>
      </w:pPr>
      <w:r>
        <w:t xml:space="preserve">18.5.12 Agent Skills</w:t>
      </w:r>
    </w:p>
    <w:p>
      <w:pPr>
        <w:pStyle w:val="FirstParagraph"/>
      </w:pPr>
      <w:hyperlink r:id="rId75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5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52"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5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2"/>
        </w:numPr>
      </w:pPr>
      <w:r>
        <w:t xml:space="preserve">Scripts</w:t>
      </w:r>
    </w:p>
    <w:p>
      <w:pPr>
        <w:pStyle w:val="Compact"/>
        <w:numPr>
          <w:ilvl w:val="0"/>
          <w:numId w:val="1312"/>
        </w:numPr>
      </w:pPr>
      <w:r>
        <w:t xml:space="preserve">Reference documentation</w:t>
      </w:r>
    </w:p>
    <w:p>
      <w:pPr>
        <w:pStyle w:val="Compact"/>
        <w:numPr>
          <w:ilvl w:val="0"/>
          <w:numId w:val="131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52"/>
    <w:bookmarkStart w:id="753"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53"/>
    <w:bookmarkStart w:id="754"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4"/>
        </w:numPr>
      </w:pPr>
      <w:r>
        <w:rPr>
          <w:b/>
          <w:bCs/>
        </w:rPr>
        <w:t xml:space="preserve">Domain expertise</w:t>
      </w:r>
      <w:r>
        <w:t xml:space="preserve">: Capture specialized knowledge as reusable instructions</w:t>
      </w:r>
    </w:p>
    <w:p>
      <w:pPr>
        <w:pStyle w:val="Compact"/>
        <w:numPr>
          <w:ilvl w:val="0"/>
          <w:numId w:val="1314"/>
        </w:numPr>
      </w:pPr>
      <w:r>
        <w:rPr>
          <w:b/>
          <w:bCs/>
        </w:rPr>
        <w:t xml:space="preserve">Repeatable workflows</w:t>
      </w:r>
      <w:r>
        <w:t xml:space="preserve">: Turn multi-step tasks into consistent, auditable procedures</w:t>
      </w:r>
    </w:p>
    <w:p>
      <w:pPr>
        <w:pStyle w:val="Compact"/>
        <w:numPr>
          <w:ilvl w:val="0"/>
          <w:numId w:val="1314"/>
        </w:numPr>
      </w:pPr>
      <w:r>
        <w:rPr>
          <w:b/>
          <w:bCs/>
        </w:rPr>
        <w:t xml:space="preserve">Cross-tool reuse</w:t>
      </w:r>
      <w:r>
        <w:t xml:space="preserve">: Build a skill once and use it across any skills-compatible agent</w:t>
      </w:r>
    </w:p>
    <w:bookmarkEnd w:id="754"/>
    <w:bookmarkStart w:id="756"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50">
        <w:r>
          <w:rPr>
            <w:rStyle w:val="Hyperlink"/>
          </w:rPr>
          <w:t xml:space="preserve">agentskills.io</w:t>
        </w:r>
      </w:hyperlink>
      <w:r>
        <w:t xml:space="preserve">.</w:t>
      </w:r>
    </w:p>
    <w:p>
      <w:pPr>
        <w:pStyle w:val="BodyText"/>
      </w:pPr>
      <w:r>
        <w:t xml:space="preserve">The</w:t>
      </w:r>
      <w:r>
        <w:t xml:space="preserve"> </w:t>
      </w:r>
      <w:hyperlink r:id="rId75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56"/>
    <w:bookmarkEnd w:id="757"/>
    <w:bookmarkStart w:id="765" w:name="sec-ai-claude-cloud-env"/>
    <w:p>
      <w:pPr>
        <w:pStyle w:val="Heading3"/>
      </w:pPr>
      <w:r>
        <w:t xml:space="preserve">18.5.13 Claude Code Cloud Environments</w:t>
      </w:r>
    </w:p>
    <w:p>
      <w:pPr>
        <w:pStyle w:val="FirstParagraph"/>
      </w:pPr>
      <w:hyperlink r:id="rId75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5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64"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6"/>
        </w:numPr>
      </w:pPr>
      <w:r>
        <w:t xml:space="preserve">With a single environment configured,</w:t>
      </w:r>
      <w:r>
        <w:t xml:space="preserve"> </w:t>
      </w:r>
      <w:r>
        <w:t xml:space="preserve">it shows your current configuration.</w:t>
      </w:r>
    </w:p>
    <w:p>
      <w:pPr>
        <w:pStyle w:val="Compact"/>
        <w:numPr>
          <w:ilvl w:val="0"/>
          <w:numId w:val="131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5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0" name="Picture"/>
                  <a:graphic>
                    <a:graphicData uri="http://schemas.openxmlformats.org/drawingml/2006/picture">
                      <pic:pic>
                        <pic:nvPicPr>
                          <pic:cNvPr descr="/opt/quarto/share/formats/docx/note.png" id="7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62">
        <w:r>
          <w:rPr>
            <w:rStyle w:val="Hyperlink"/>
          </w:rPr>
          <w:t xml:space="preserve">Claude Code on the web documentation</w:t>
        </w:r>
      </w:hyperlink>
      <w:r>
        <w:t xml:space="preserve"> </w:t>
      </w:r>
      <w:r>
        <w:t xml:space="preserve">and the</w:t>
      </w:r>
      <w:r>
        <w:t xml:space="preserve"> </w:t>
      </w:r>
      <w:hyperlink r:id="rId763">
        <w:r>
          <w:rPr>
            <w:rStyle w:val="Hyperlink"/>
          </w:rPr>
          <w:t xml:space="preserve">slash command reference</w:t>
        </w:r>
      </w:hyperlink>
      <w:r>
        <w:t xml:space="preserve">.</w:t>
      </w:r>
    </w:p>
    <w:bookmarkEnd w:id="764"/>
    <w:bookmarkEnd w:id="765"/>
    <w:bookmarkStart w:id="769"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69"/>
    <w:bookmarkStart w:id="774"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7"/>
        </w:numPr>
      </w:pPr>
      <w:r>
        <w:t xml:space="preserve">Lab members can export Quarto content to Word format for review</w:t>
      </w:r>
    </w:p>
    <w:p>
      <w:pPr>
        <w:pStyle w:val="Compact"/>
        <w:numPr>
          <w:ilvl w:val="0"/>
          <w:numId w:val="1317"/>
        </w:numPr>
      </w:pPr>
      <w:r>
        <w:t xml:space="preserve">Reviewers can make edits, add tracked changes, and insert comments in Word</w:t>
      </w:r>
    </w:p>
    <w:p>
      <w:pPr>
        <w:pStyle w:val="Compact"/>
        <w:numPr>
          <w:ilvl w:val="0"/>
          <w:numId w:val="131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73"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19"/>
        </w:numPr>
      </w:pPr>
      <w:hyperlink r:id="rId770">
        <w:r>
          <w:rPr>
            <w:rStyle w:val="Hyperlink"/>
          </w:rPr>
          <w:t xml:space="preserve">Quarto CLI Issue #6357</w:t>
        </w:r>
      </w:hyperlink>
    </w:p>
    <w:p>
      <w:pPr>
        <w:pStyle w:val="Compact"/>
        <w:numPr>
          <w:ilvl w:val="0"/>
          <w:numId w:val="1319"/>
        </w:numPr>
      </w:pPr>
      <w:hyperlink r:id="rId771">
        <w:r>
          <w:rPr>
            <w:rStyle w:val="Hyperlink"/>
          </w:rPr>
          <w:t xml:space="preserve">Quarto Discussion #6544</w:t>
        </w:r>
      </w:hyperlink>
    </w:p>
    <w:p>
      <w:pPr>
        <w:pStyle w:val="Compact"/>
        <w:numPr>
          <w:ilvl w:val="0"/>
          <w:numId w:val="1319"/>
        </w:numPr>
      </w:pPr>
      <w:hyperlink r:id="rId7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0"/>
        </w:numPr>
      </w:pPr>
      <w:r>
        <w:t xml:space="preserve">Open the generated DOCX file in Microsoft Word</w:t>
      </w:r>
    </w:p>
    <w:p>
      <w:pPr>
        <w:pStyle w:val="Compact"/>
        <w:numPr>
          <w:ilvl w:val="0"/>
          <w:numId w:val="1320"/>
        </w:numPr>
      </w:pPr>
      <w:r>
        <w:t xml:space="preserve">Immediately save the file (File → Save, or Ctrl+S/Cmd+S)</w:t>
      </w:r>
    </w:p>
    <w:p>
      <w:pPr>
        <w:pStyle w:val="Compact"/>
        <w:numPr>
          <w:ilvl w:val="0"/>
          <w:numId w:val="1320"/>
        </w:numPr>
      </w:pPr>
      <w:r>
        <w:t xml:space="preserve">Close and re-open the file to verify it no longer shows</w:t>
      </w:r>
      <w:r>
        <w:t xml:space="preserve"> </w:t>
      </w:r>
      <w:r>
        <w:t xml:space="preserve">“Document 1”</w:t>
      </w:r>
    </w:p>
    <w:p>
      <w:pPr>
        <w:pStyle w:val="Compact"/>
        <w:numPr>
          <w:ilvl w:val="0"/>
          <w:numId w:val="132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73"/>
    <w:bookmarkEnd w:id="774"/>
    <w:bookmarkStart w:id="775"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1"/>
        </w:numPr>
      </w:pPr>
      <w:r>
        <w:t xml:space="preserve">Markdown and Quarto formatting rules (e.g., blank lines before lists, line breaks in prose)</w:t>
      </w:r>
    </w:p>
    <w:p>
      <w:pPr>
        <w:pStyle w:val="Compact"/>
        <w:numPr>
          <w:ilvl w:val="0"/>
          <w:numId w:val="132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1"/>
        </w:numPr>
      </w:pPr>
      <w:r>
        <w:t xml:space="preserve">File organization patterns (e.g., using Quarto includes for modular content)</w:t>
      </w:r>
    </w:p>
    <w:p>
      <w:pPr>
        <w:pStyle w:val="Compact"/>
        <w:numPr>
          <w:ilvl w:val="0"/>
          <w:numId w:val="1321"/>
        </w:numPr>
      </w:pPr>
      <w:r>
        <w:t xml:space="preserve">How to work with DOCX files for hybrid editing workflows</w:t>
      </w:r>
    </w:p>
    <w:p>
      <w:pPr>
        <w:pStyle w:val="Compact"/>
        <w:numPr>
          <w:ilvl w:val="0"/>
          <w:numId w:val="1321"/>
        </w:numPr>
      </w:pPr>
      <w:r>
        <w:t xml:space="preserve">Version control best practices</w:t>
      </w:r>
      <w:r>
        <w:t xml:space="preserve"> </w:t>
      </w:r>
      <w:r>
        <w:t xml:space="preserve">(e.g., do not commit rendered artifacts that are generated only for preview/review)</w:t>
      </w:r>
    </w:p>
    <w:p>
      <w:pPr>
        <w:pStyle w:val="Compact"/>
        <w:numPr>
          <w:ilvl w:val="0"/>
          <w:numId w:val="132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75"/>
    <w:bookmarkStart w:id="776"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2"/>
        </w:numPr>
      </w:pPr>
      <w:r>
        <w:rPr>
          <w:b/>
          <w:bCs/>
        </w:rPr>
        <w:t xml:space="preserve">AI has more bandwidth</w:t>
      </w:r>
      <w:r>
        <w:t xml:space="preserve">: Copilot can review code immediately without competing priorities</w:t>
      </w:r>
    </w:p>
    <w:p>
      <w:pPr>
        <w:pStyle w:val="Compact"/>
        <w:numPr>
          <w:ilvl w:val="0"/>
          <w:numId w:val="1322"/>
        </w:numPr>
      </w:pPr>
      <w:r>
        <w:rPr>
          <w:b/>
          <w:bCs/>
        </w:rPr>
        <w:t xml:space="preserve">Catch common issues early</w:t>
      </w:r>
      <w:r>
        <w:t xml:space="preserve">: Copilot excels at identifying bugs, logic errors, security vulnerabilities, and style inconsistencies</w:t>
      </w:r>
    </w:p>
    <w:p>
      <w:pPr>
        <w:pStyle w:val="Compact"/>
        <w:numPr>
          <w:ilvl w:val="0"/>
          <w:numId w:val="132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2"/>
        </w:numPr>
      </w:pPr>
      <w:r>
        <w:rPr>
          <w:b/>
          <w:bCs/>
        </w:rPr>
        <w:t xml:space="preserve">Learn from feedback</w:t>
      </w:r>
      <w:r>
        <w:t xml:space="preserve">: Even experienced developers benefit from Copilot’s perspective on best practices and potential improvements</w:t>
      </w:r>
    </w:p>
    <w:p>
      <w:pPr>
        <w:pStyle w:val="Compact"/>
        <w:numPr>
          <w:ilvl w:val="0"/>
          <w:numId w:val="132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4"/>
        </w:numPr>
      </w:pPr>
      <w:r>
        <w:rPr>
          <w:b/>
          <w:bCs/>
        </w:rPr>
        <w:t xml:space="preserve">If the comment is incorrect or not applicable</w:t>
      </w:r>
      <w:r>
        <w:t xml:space="preserve">: Dismiss the comment with an explanation for why it doesn’t apply</w:t>
      </w:r>
    </w:p>
    <w:p>
      <w:pPr>
        <w:pStyle w:val="Compact"/>
        <w:numPr>
          <w:ilvl w:val="1"/>
          <w:numId w:val="1324"/>
        </w:numPr>
      </w:pPr>
      <w:r>
        <w:rPr>
          <w:b/>
          <w:bCs/>
        </w:rPr>
        <w:t xml:space="preserve">If you’re uncertain</w:t>
      </w:r>
      <w:r>
        <w:t xml:space="preserve">: Seek a second opinion from a human reviewer or do additional research</w:t>
      </w:r>
    </w:p>
    <w:p>
      <w:pPr>
        <w:numPr>
          <w:ilvl w:val="0"/>
          <w:numId w:val="132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76"/>
    <w:bookmarkStart w:id="777"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7"/>
        </w:numPr>
      </w:pPr>
      <w:r>
        <w:t xml:space="preserve">The prompter may or may not be the same person who originally created the issue</w:t>
      </w:r>
    </w:p>
    <w:p>
      <w:pPr>
        <w:pStyle w:val="Compact"/>
        <w:numPr>
          <w:ilvl w:val="1"/>
          <w:numId w:val="1328"/>
        </w:numPr>
      </w:pPr>
      <w:r>
        <w:t xml:space="preserve">In projects with a user base, users often submit issues (bug reports, feature requests)</w:t>
      </w:r>
    </w:p>
    <w:p>
      <w:pPr>
        <w:pStyle w:val="Compact"/>
        <w:numPr>
          <w:ilvl w:val="1"/>
          <w:numId w:val="1328"/>
        </w:numPr>
      </w:pPr>
      <w:r>
        <w:t xml:space="preserve">A project maintainer then steps in, adds their perspective, and assigns the issue to Copilot</w:t>
      </w:r>
    </w:p>
    <w:p>
      <w:pPr>
        <w:pStyle w:val="Compact"/>
        <w:numPr>
          <w:ilvl w:val="1"/>
          <w:numId w:val="1328"/>
        </w:numPr>
      </w:pPr>
      <w:r>
        <w:t xml:space="preserve">In this case, the maintainer who assigned Copilot is the prompter, not the original issue creator</w:t>
      </w:r>
    </w:p>
    <w:p>
      <w:pPr>
        <w:pStyle w:val="Compact"/>
        <w:numPr>
          <w:ilvl w:val="0"/>
          <w:numId w:val="1327"/>
        </w:numPr>
      </w:pPr>
      <w:r>
        <w:t xml:space="preserve">Copilot created the PR with the prompter as co-author</w:t>
      </w:r>
    </w:p>
    <w:p>
      <w:pPr>
        <w:pStyle w:val="Compact"/>
        <w:numPr>
          <w:ilvl w:val="0"/>
          <w:numId w:val="1327"/>
        </w:numPr>
      </w:pPr>
      <w:r>
        <w:t xml:space="preserve">The prompter (now acting as PR manager) requested your review</w:t>
      </w:r>
    </w:p>
    <w:p>
      <w:pPr>
        <w:pStyle w:val="Compact"/>
        <w:numPr>
          <w:ilvl w:val="0"/>
          <w:numId w:val="132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2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0"/>
        </w:numPr>
      </w:pPr>
      <w:r>
        <w:t xml:space="preserve">Both options allow you to provide feedback without directly triggering Copilot</w:t>
      </w:r>
    </w:p>
    <w:p>
      <w:pPr>
        <w:pStyle w:val="Compact"/>
        <w:numPr>
          <w:ilvl w:val="0"/>
          <w:numId w:val="1329"/>
        </w:numPr>
      </w:pPr>
      <w:r>
        <w:rPr>
          <w:b/>
          <w:bCs/>
        </w:rPr>
        <w:t xml:space="preserve">Don’t ask Copilot to make changes directly</w:t>
      </w:r>
      <w:r>
        <w:t xml:space="preserve">:</w:t>
      </w:r>
    </w:p>
    <w:p>
      <w:pPr>
        <w:pStyle w:val="Compact"/>
        <w:numPr>
          <w:ilvl w:val="1"/>
          <w:numId w:val="1331"/>
        </w:numPr>
      </w:pPr>
      <w:r>
        <w:t xml:space="preserve">Avoid using features that would trigger Copilot to start working immediately</w:t>
      </w:r>
    </w:p>
    <w:p>
      <w:pPr>
        <w:pStyle w:val="Compact"/>
        <w:numPr>
          <w:ilvl w:val="1"/>
          <w:numId w:val="1331"/>
        </w:numPr>
      </w:pPr>
      <w:r>
        <w:t xml:space="preserve">Let the PR manager decide whether to ask Copilot to address your comments or make changes themselves</w:t>
      </w:r>
    </w:p>
    <w:p>
      <w:pPr>
        <w:pStyle w:val="Compact"/>
        <w:numPr>
          <w:ilvl w:val="0"/>
          <w:numId w:val="1329"/>
        </w:numPr>
      </w:pPr>
      <w:r>
        <w:rPr>
          <w:b/>
          <w:bCs/>
        </w:rPr>
        <w:t xml:space="preserve">Write clear, actionable comments</w:t>
      </w:r>
      <w:r>
        <w:t xml:space="preserve">:</w:t>
      </w:r>
    </w:p>
    <w:p>
      <w:pPr>
        <w:pStyle w:val="Compact"/>
        <w:numPr>
          <w:ilvl w:val="1"/>
          <w:numId w:val="1332"/>
        </w:numPr>
      </w:pPr>
      <w:r>
        <w:t xml:space="preserve">Explain what needs to change and why</w:t>
      </w:r>
    </w:p>
    <w:p>
      <w:pPr>
        <w:pStyle w:val="Compact"/>
        <w:numPr>
          <w:ilvl w:val="1"/>
          <w:numId w:val="1332"/>
        </w:numPr>
      </w:pPr>
      <w:r>
        <w:t xml:space="preserve">Suggest specific solutions when appropriate</w:t>
      </w:r>
    </w:p>
    <w:p>
      <w:pPr>
        <w:pStyle w:val="Compact"/>
        <w:numPr>
          <w:ilvl w:val="1"/>
          <w:numId w:val="133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3"/>
        </w:numPr>
      </w:pPr>
      <w:r>
        <w:rPr>
          <w:b/>
          <w:bCs/>
        </w:rPr>
        <w:t xml:space="preserve">Review all comments carefully</w:t>
      </w:r>
      <w:r>
        <w:t xml:space="preserve">:</w:t>
      </w:r>
    </w:p>
    <w:p>
      <w:pPr>
        <w:pStyle w:val="Compact"/>
        <w:numPr>
          <w:ilvl w:val="1"/>
          <w:numId w:val="1334"/>
        </w:numPr>
      </w:pPr>
      <w:r>
        <w:t xml:space="preserve">Decide which comments you agree with</w:t>
      </w:r>
    </w:p>
    <w:p>
      <w:pPr>
        <w:pStyle w:val="Compact"/>
        <w:numPr>
          <w:ilvl w:val="1"/>
          <w:numId w:val="1334"/>
        </w:numPr>
      </w:pPr>
      <w:r>
        <w:t xml:space="preserve">Dismiss or respond to comments you don’t entirely agree with</w:t>
      </w:r>
    </w:p>
    <w:p>
      <w:pPr>
        <w:pStyle w:val="Compact"/>
        <w:numPr>
          <w:ilvl w:val="1"/>
          <w:numId w:val="1334"/>
        </w:numPr>
      </w:pPr>
      <w:r>
        <w:t xml:space="preserve">This ensures Copilot only addresses feedback you’ve validated</w:t>
      </w:r>
    </w:p>
    <w:p>
      <w:pPr>
        <w:pStyle w:val="Compact"/>
        <w:numPr>
          <w:ilvl w:val="0"/>
          <w:numId w:val="1333"/>
        </w:numPr>
      </w:pPr>
      <w:r>
        <w:rPr>
          <w:b/>
          <w:bCs/>
        </w:rPr>
        <w:t xml:space="preserve">Choose how to address valid feedback</w:t>
      </w:r>
      <w:r>
        <w:t xml:space="preserve">:</w:t>
      </w:r>
    </w:p>
    <w:p>
      <w:pPr>
        <w:pStyle w:val="Compact"/>
        <w:numPr>
          <w:ilvl w:val="1"/>
          <w:numId w:val="1335"/>
        </w:numPr>
      </w:pPr>
      <w:r>
        <w:rPr>
          <w:b/>
          <w:bCs/>
        </w:rPr>
        <w:t xml:space="preserve">Option A</w:t>
      </w:r>
      <w:r>
        <w:t xml:space="preserve">: Make the changes yourself (faster for simple fixes)</w:t>
      </w:r>
    </w:p>
    <w:p>
      <w:pPr>
        <w:pStyle w:val="Compact"/>
        <w:numPr>
          <w:ilvl w:val="1"/>
          <w:numId w:val="1335"/>
        </w:numPr>
      </w:pPr>
      <w:r>
        <w:rPr>
          <w:b/>
          <w:bCs/>
        </w:rPr>
        <w:t xml:space="preserve">Option B</w:t>
      </w:r>
      <w:r>
        <w:t xml:space="preserve">: Ask Copilot to address the feedback (better for complex changes)</w:t>
      </w:r>
    </w:p>
    <w:p>
      <w:pPr>
        <w:pStyle w:val="Compact"/>
        <w:numPr>
          <w:ilvl w:val="1"/>
          <w:numId w:val="133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3"/>
        </w:numPr>
      </w:pPr>
      <w:r>
        <w:rPr>
          <w:b/>
          <w:bCs/>
        </w:rPr>
        <w:t xml:space="preserve">Maintain clear communication</w:t>
      </w:r>
      <w:r>
        <w:t xml:space="preserve">:</w:t>
      </w:r>
    </w:p>
    <w:p>
      <w:pPr>
        <w:pStyle w:val="Compact"/>
        <w:numPr>
          <w:ilvl w:val="1"/>
          <w:numId w:val="1336"/>
        </w:numPr>
      </w:pPr>
      <w:r>
        <w:t xml:space="preserve">Let reviewers know how you plan to address their feedback</w:t>
      </w:r>
    </w:p>
    <w:p>
      <w:pPr>
        <w:pStyle w:val="Compact"/>
        <w:numPr>
          <w:ilvl w:val="1"/>
          <w:numId w:val="1336"/>
        </w:numPr>
      </w:pPr>
      <w:r>
        <w:t xml:space="preserve">Mark conversations as resolved after addressing them</w:t>
      </w:r>
    </w:p>
    <w:p>
      <w:pPr>
        <w:pStyle w:val="Compact"/>
        <w:numPr>
          <w:ilvl w:val="1"/>
          <w:numId w:val="1336"/>
        </w:numPr>
      </w:pPr>
      <w:r>
        <w:t xml:space="preserve">Request re-review from humans after Copilot makes significant changes</w:t>
      </w:r>
    </w:p>
    <w:p>
      <w:pPr>
        <w:pStyle w:val="Compact"/>
        <w:numPr>
          <w:ilvl w:val="1"/>
          <w:numId w:val="133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7"/>
        </w:numPr>
      </w:pPr>
      <w:r>
        <w:t xml:space="preserve">The original PR manager is unavailable or on leave</w:t>
      </w:r>
    </w:p>
    <w:p>
      <w:pPr>
        <w:pStyle w:val="Compact"/>
        <w:numPr>
          <w:ilvl w:val="0"/>
          <w:numId w:val="1337"/>
        </w:numPr>
      </w:pPr>
      <w:r>
        <w:t xml:space="preserve">Someone with different expertise needs to guide the remaining work</w:t>
      </w:r>
    </w:p>
    <w:p>
      <w:pPr>
        <w:pStyle w:val="Compact"/>
        <w:numPr>
          <w:ilvl w:val="0"/>
          <w:numId w:val="1337"/>
        </w:numPr>
      </w:pPr>
      <w:r>
        <w:t xml:space="preserve">Responsibilities are being redistributed within the team</w:t>
      </w:r>
    </w:p>
    <w:p>
      <w:pPr>
        <w:pStyle w:val="FirstParagraph"/>
      </w:pPr>
      <w:r>
        <w:t xml:space="preserve">To transfer the PR manager role:</w:t>
      </w:r>
    </w:p>
    <w:p>
      <w:pPr>
        <w:pStyle w:val="Compact"/>
        <w:numPr>
          <w:ilvl w:val="0"/>
          <w:numId w:val="1338"/>
        </w:numPr>
      </w:pPr>
      <w:r>
        <w:t xml:space="preserve">The original PR manager should clearly communicate the handover to all reviewers</w:t>
      </w:r>
    </w:p>
    <w:p>
      <w:pPr>
        <w:pStyle w:val="Compact"/>
        <w:numPr>
          <w:ilvl w:val="0"/>
          <w:numId w:val="1338"/>
        </w:numPr>
      </w:pPr>
      <w:r>
        <w:t xml:space="preserve">The new PR manager should review the PR’s history and any open feedback</w:t>
      </w:r>
    </w:p>
    <w:p>
      <w:pPr>
        <w:pStyle w:val="Compact"/>
        <w:numPr>
          <w:ilvl w:val="0"/>
          <w:numId w:val="1338"/>
        </w:numPr>
      </w:pPr>
      <w:r>
        <w:t xml:space="preserve">The new PR manager should take over responding to Copilot and managing future iterations</w:t>
      </w:r>
    </w:p>
    <w:p>
      <w:pPr>
        <w:pStyle w:val="Compact"/>
        <w:numPr>
          <w:ilvl w:val="0"/>
          <w:numId w:val="133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77"/>
    <w:bookmarkStart w:id="795" w:name="sec-ai-claude-code-windows"/>
    <w:p>
      <w:pPr>
        <w:pStyle w:val="Heading3"/>
      </w:pPr>
      <w:r>
        <w:t xml:space="preserve">18.5.19 Installing Claude Code on Windows</w:t>
      </w:r>
    </w:p>
    <w:p>
      <w:pPr>
        <w:pStyle w:val="FirstParagraph"/>
      </w:pPr>
      <w:hyperlink r:id="rId75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8" name="Picture"/>
                  <a:graphic>
                    <a:graphicData uri="http://schemas.openxmlformats.org/drawingml/2006/picture">
                      <pic:pic>
                        <pic:nvPicPr>
                          <pic:cNvPr descr="/opt/quarto/share/formats/docx/note.png" id="77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82"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39"/>
        </w:numPr>
      </w:pPr>
      <w:r>
        <w:rPr>
          <w:b/>
          <w:bCs/>
        </w:rPr>
        <w:t xml:space="preserve">Git Bash</w:t>
      </w:r>
      <w:r>
        <w:t xml:space="preserve"> </w:t>
      </w:r>
      <w:r>
        <w:t xml:space="preserve">(ships with</w:t>
      </w:r>
      <w:r>
        <w:t xml:space="preserve"> </w:t>
      </w:r>
      <w:hyperlink r:id="rId780">
        <w:r>
          <w:rPr>
            <w:rStyle w:val="Hyperlink"/>
          </w:rPr>
          <w:t xml:space="preserve">Git for Windows</w:t>
        </w:r>
      </w:hyperlink>
      <w:r>
        <w:t xml:space="preserve">);</w:t>
      </w:r>
    </w:p>
    <w:p>
      <w:pPr>
        <w:pStyle w:val="Compact"/>
        <w:numPr>
          <w:ilvl w:val="0"/>
          <w:numId w:val="1339"/>
        </w:numPr>
      </w:pPr>
      <w:r>
        <w:rPr>
          <w:b/>
          <w:bCs/>
        </w:rPr>
        <w:t xml:space="preserve">MSYS2</w:t>
      </w:r>
      <w:r>
        <w:t xml:space="preserve"> </w:t>
      </w:r>
      <w:r>
        <w:t xml:space="preserve">(</w:t>
      </w:r>
      <w:hyperlink r:id="rId78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3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82"/>
    <w:bookmarkStart w:id="787" w:name="install-claude-code"/>
    <w:p>
      <w:pPr>
        <w:pStyle w:val="Heading4"/>
      </w:pPr>
      <w:r>
        <w:t xml:space="preserve">18.5.19.2 Install Claude Code</w:t>
      </w:r>
    </w:p>
    <w:p>
      <w:pPr>
        <w:pStyle w:val="FirstParagraph"/>
      </w:pPr>
      <w:r>
        <w:t xml:space="preserve">There are two common routes:</w:t>
      </w:r>
    </w:p>
    <w:p>
      <w:pPr>
        <w:numPr>
          <w:ilvl w:val="0"/>
          <w:numId w:val="134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0"/>
        </w:numPr>
      </w:pPr>
      <w:r>
        <w:rPr>
          <w:b/>
          <w:bCs/>
        </w:rPr>
        <w:t xml:space="preserve">npm</w:t>
      </w:r>
      <w:r>
        <w:t xml:space="preserve"> </w:t>
      </w:r>
      <w:r>
        <w:t xml:space="preserve">(requires</w:t>
      </w:r>
      <w:r>
        <w:t xml:space="preserve"> </w:t>
      </w:r>
      <w:hyperlink r:id="rId78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important.png" id="7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78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787"/>
    <w:bookmarkStart w:id="789"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78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789"/>
    <w:bookmarkStart w:id="792"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90" name="Picture"/>
                  <a:graphic>
                    <a:graphicData uri="http://schemas.openxmlformats.org/drawingml/2006/picture">
                      <pic:pic>
                        <pic:nvPicPr>
                          <pic:cNvPr descr="/opt/quarto/share/formats/docx/warning.png" id="791"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792"/>
    <w:bookmarkStart w:id="793"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1">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793"/>
    <w:bookmarkStart w:id="794"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794"/>
    <w:bookmarkEnd w:id="795"/>
    <w:bookmarkEnd w:id="796"/>
    <w:bookmarkStart w:id="80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79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797"/>
    <w:bookmarkStart w:id="79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798"/>
    <w:bookmarkStart w:id="79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799"/>
    <w:bookmarkStart w:id="80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00"/>
    <w:bookmarkStart w:id="80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01"/>
    <w:bookmarkStart w:id="80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2"/>
        </w:numPr>
      </w:pPr>
      <w:r>
        <w:rPr>
          <w:b/>
          <w:bCs/>
        </w:rPr>
        <w:t xml:space="preserve">Fix it in this PR.</w:t>
      </w:r>
      <w:r>
        <w:t xml:space="preserve"> </w:t>
      </w:r>
      <w:r>
        <w:t xml:space="preserve">The default path — most nits are 1–3 line changes.</w:t>
      </w:r>
    </w:p>
    <w:p>
      <w:pPr>
        <w:pStyle w:val="Compact"/>
        <w:numPr>
          <w:ilvl w:val="0"/>
          <w:numId w:val="134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02"/>
    <w:bookmarkEnd w:id="803"/>
    <w:bookmarkEnd w:id="804"/>
    <w:bookmarkStart w:id="813" w:name="checklists"/>
    <w:p>
      <w:pPr>
        <w:pStyle w:val="Heading1"/>
      </w:pPr>
      <w:r>
        <w:t xml:space="preserve">19. Checklists</w:t>
      </w:r>
    </w:p>
    <w:bookmarkStart w:id="805" w:name="pre-analysis-plan-checklist"/>
    <w:p>
      <w:pPr>
        <w:pStyle w:val="Heading2"/>
      </w:pPr>
      <w:r>
        <w:t xml:space="preserve">19.1 Pre-analysis plan checklist</w:t>
      </w:r>
    </w:p>
    <w:p>
      <w:pPr>
        <w:pStyle w:val="Compact"/>
        <w:numPr>
          <w:ilvl w:val="0"/>
          <w:numId w:val="1343"/>
        </w:numPr>
      </w:pPr>
      <w:r>
        <w:t xml:space="preserve">Brief background on the study (a condensed version of the introduction section of the paper)</w:t>
      </w:r>
    </w:p>
    <w:p>
      <w:pPr>
        <w:pStyle w:val="Compact"/>
        <w:numPr>
          <w:ilvl w:val="0"/>
          <w:numId w:val="1343"/>
        </w:numPr>
      </w:pPr>
      <w:r>
        <w:t xml:space="preserve">Hypotheses / objectives</w:t>
      </w:r>
    </w:p>
    <w:p>
      <w:pPr>
        <w:pStyle w:val="Compact"/>
        <w:numPr>
          <w:ilvl w:val="0"/>
          <w:numId w:val="1343"/>
        </w:numPr>
      </w:pPr>
      <w:r>
        <w:t xml:space="preserve">Study design</w:t>
      </w:r>
    </w:p>
    <w:p>
      <w:pPr>
        <w:pStyle w:val="Compact"/>
        <w:numPr>
          <w:ilvl w:val="0"/>
          <w:numId w:val="1343"/>
        </w:numPr>
      </w:pPr>
      <w:r>
        <w:t xml:space="preserve">Description of data</w:t>
      </w:r>
    </w:p>
    <w:p>
      <w:pPr>
        <w:pStyle w:val="Compact"/>
        <w:numPr>
          <w:ilvl w:val="0"/>
          <w:numId w:val="1343"/>
        </w:numPr>
      </w:pPr>
      <w:r>
        <w:t xml:space="preserve">Definition of outcomes</w:t>
      </w:r>
    </w:p>
    <w:p>
      <w:pPr>
        <w:pStyle w:val="Compact"/>
        <w:numPr>
          <w:ilvl w:val="0"/>
          <w:numId w:val="1343"/>
        </w:numPr>
      </w:pPr>
      <w:r>
        <w:t xml:space="preserve">Definition of interventions / exposures</w:t>
      </w:r>
    </w:p>
    <w:p>
      <w:pPr>
        <w:pStyle w:val="Compact"/>
        <w:numPr>
          <w:ilvl w:val="0"/>
          <w:numId w:val="1343"/>
        </w:numPr>
      </w:pPr>
      <w:r>
        <w:t xml:space="preserve">Definition of covariates</w:t>
      </w:r>
    </w:p>
    <w:p>
      <w:pPr>
        <w:pStyle w:val="Compact"/>
        <w:numPr>
          <w:ilvl w:val="0"/>
          <w:numId w:val="1343"/>
        </w:numPr>
      </w:pPr>
      <w:r>
        <w:t xml:space="preserve">Statistical power calculation</w:t>
      </w:r>
    </w:p>
    <w:p>
      <w:pPr>
        <w:pStyle w:val="Compact"/>
        <w:numPr>
          <w:ilvl w:val="0"/>
          <w:numId w:val="1343"/>
        </w:numPr>
      </w:pPr>
      <w:r>
        <w:t xml:space="preserve">Statistical model description</w:t>
      </w:r>
    </w:p>
    <w:p>
      <w:pPr>
        <w:pStyle w:val="Compact"/>
        <w:numPr>
          <w:ilvl w:val="0"/>
          <w:numId w:val="1343"/>
        </w:numPr>
      </w:pPr>
      <w:r>
        <w:t xml:space="preserve">Covariate selection / screening</w:t>
      </w:r>
    </w:p>
    <w:p>
      <w:pPr>
        <w:pStyle w:val="Compact"/>
        <w:numPr>
          <w:ilvl w:val="0"/>
          <w:numId w:val="1343"/>
        </w:numPr>
      </w:pPr>
      <w:r>
        <w:t xml:space="preserve">Standard error estimation method</w:t>
      </w:r>
    </w:p>
    <w:p>
      <w:pPr>
        <w:pStyle w:val="Compact"/>
        <w:numPr>
          <w:ilvl w:val="0"/>
          <w:numId w:val="1343"/>
        </w:numPr>
      </w:pPr>
      <w:r>
        <w:t xml:space="preserve">Missing data analysis</w:t>
      </w:r>
    </w:p>
    <w:p>
      <w:pPr>
        <w:pStyle w:val="Compact"/>
        <w:numPr>
          <w:ilvl w:val="0"/>
          <w:numId w:val="1343"/>
        </w:numPr>
      </w:pPr>
      <w:r>
        <w:t xml:space="preserve">Assessment of effect modification / subgroup analyses</w:t>
      </w:r>
    </w:p>
    <w:p>
      <w:pPr>
        <w:pStyle w:val="Compact"/>
        <w:numPr>
          <w:ilvl w:val="0"/>
          <w:numId w:val="1343"/>
        </w:numPr>
      </w:pPr>
      <w:r>
        <w:t xml:space="preserve">Sensitivity analyses</w:t>
      </w:r>
    </w:p>
    <w:p>
      <w:pPr>
        <w:pStyle w:val="Compact"/>
        <w:numPr>
          <w:ilvl w:val="0"/>
          <w:numId w:val="1343"/>
        </w:numPr>
      </w:pPr>
      <w:r>
        <w:t xml:space="preserve">Negative control analyses</w:t>
      </w:r>
    </w:p>
    <w:bookmarkEnd w:id="805"/>
    <w:bookmarkStart w:id="807" w:name="code-checklist"/>
    <w:p>
      <w:pPr>
        <w:pStyle w:val="Heading2"/>
      </w:pPr>
      <w:r>
        <w:t xml:space="preserve">19.2 Code checklist</w:t>
      </w:r>
    </w:p>
    <w:p>
      <w:pPr>
        <w:pStyle w:val="Compact"/>
        <w:numPr>
          <w:ilvl w:val="0"/>
          <w:numId w:val="1344"/>
        </w:numPr>
      </w:pPr>
      <w:r>
        <w:t xml:space="preserve">Does the script run without errors?</w:t>
      </w:r>
    </w:p>
    <w:p>
      <w:pPr>
        <w:pStyle w:val="Compact"/>
        <w:numPr>
          <w:ilvl w:val="0"/>
          <w:numId w:val="1344"/>
        </w:numPr>
      </w:pPr>
      <w:r>
        <w:t xml:space="preserve">Is code self-contained within repo and/or associated Box folder?</w:t>
      </w:r>
    </w:p>
    <w:p>
      <w:pPr>
        <w:pStyle w:val="Compact"/>
        <w:numPr>
          <w:ilvl w:val="0"/>
          <w:numId w:val="1344"/>
        </w:numPr>
      </w:pPr>
      <w:r>
        <w:t xml:space="preserve">Is all commented out code / remarks removed?</w:t>
      </w:r>
    </w:p>
    <w:p>
      <w:pPr>
        <w:pStyle w:val="Compact"/>
        <w:numPr>
          <w:ilvl w:val="0"/>
          <w:numId w:val="1344"/>
        </w:numPr>
      </w:pPr>
      <w:r>
        <w:t xml:space="preserve">Does the header accurately describe the process completed in the script?</w:t>
      </w:r>
    </w:p>
    <w:p>
      <w:pPr>
        <w:pStyle w:val="Compact"/>
        <w:numPr>
          <w:ilvl w:val="0"/>
          <w:numId w:val="1344"/>
        </w:numPr>
      </w:pPr>
      <w:r>
        <w:t xml:space="preserve">Is the script pushed to its github repository?</w:t>
      </w:r>
    </w:p>
    <w:p>
      <w:pPr>
        <w:pStyle w:val="Compact"/>
        <w:numPr>
          <w:ilvl w:val="0"/>
          <w:numId w:val="1344"/>
        </w:numPr>
      </w:pPr>
      <w:r>
        <w:t xml:space="preserve">Does the code adhere to the</w:t>
      </w:r>
      <w:r>
        <w:t xml:space="preserve"> </w:t>
      </w:r>
      <w:hyperlink r:id="rId806">
        <w:r>
          <w:rPr>
            <w:rStyle w:val="Hyperlink"/>
          </w:rPr>
          <w:t xml:space="preserve">coding style guide</w:t>
        </w:r>
      </w:hyperlink>
      <w:r>
        <w:t xml:space="preserve">?</w:t>
      </w:r>
    </w:p>
    <w:p>
      <w:pPr>
        <w:pStyle w:val="Compact"/>
        <w:numPr>
          <w:ilvl w:val="0"/>
          <w:numId w:val="1344"/>
        </w:numPr>
      </w:pPr>
      <w:r>
        <w:t xml:space="preserve">Are all warnings ignorable? Should any warnings be intentionally suppressed or addressed?</w:t>
      </w:r>
    </w:p>
    <w:bookmarkEnd w:id="807"/>
    <w:bookmarkStart w:id="80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5"/>
        </w:numPr>
      </w:pPr>
      <w:r>
        <w:t xml:space="preserve">Are the study results within the manuscript replicable (i.e., if you rerun the code in the study’s repository, the tables and figures will be exactly replicated?)</w:t>
      </w:r>
    </w:p>
    <w:p>
      <w:pPr>
        <w:pStyle w:val="Compact"/>
        <w:numPr>
          <w:ilvl w:val="0"/>
          <w:numId w:val="1345"/>
        </w:numPr>
      </w:pPr>
      <w:r>
        <w:t xml:space="preserve">Is a target journal selected?</w:t>
      </w:r>
    </w:p>
    <w:p>
      <w:pPr>
        <w:pStyle w:val="Compact"/>
        <w:numPr>
          <w:ilvl w:val="0"/>
          <w:numId w:val="1345"/>
        </w:numPr>
      </w:pPr>
      <w:r>
        <w:t xml:space="preserve">Is the title declarative, in other words, does it state the object/findings rather than suggest them?</w:t>
      </w:r>
    </w:p>
    <w:p>
      <w:pPr>
        <w:pStyle w:val="Compact"/>
        <w:numPr>
          <w:ilvl w:val="0"/>
          <w:numId w:val="1345"/>
        </w:numPr>
      </w:pPr>
      <w:r>
        <w:t xml:space="preserve">Is the word count of the manuscript close to the target journal’s allowance?</w:t>
      </w:r>
    </w:p>
    <w:p>
      <w:pPr>
        <w:pStyle w:val="Compact"/>
        <w:numPr>
          <w:ilvl w:val="0"/>
          <w:numId w:val="1345"/>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5"/>
        </w:numPr>
      </w:pPr>
      <w:r>
        <w:t xml:space="preserve">Is each figure and table (including supplementary material) referenced in the main text?</w:t>
      </w:r>
    </w:p>
    <w:p>
      <w:pPr>
        <w:pStyle w:val="Compact"/>
        <w:numPr>
          <w:ilvl w:val="0"/>
          <w:numId w:val="1345"/>
        </w:numPr>
      </w:pPr>
      <w:r>
        <w:t xml:space="preserve">Is there a caption for each figure and table (including supplementary material)?</w:t>
      </w:r>
    </w:p>
    <w:p>
      <w:pPr>
        <w:pStyle w:val="Compact"/>
        <w:numPr>
          <w:ilvl w:val="0"/>
          <w:numId w:val="1345"/>
        </w:numPr>
      </w:pPr>
      <w:r>
        <w:t xml:space="preserve">Are tables/figures and supplementary material numbered in accordance with their appearance in the main text?</w:t>
      </w:r>
    </w:p>
    <w:p>
      <w:pPr>
        <w:pStyle w:val="Compact"/>
        <w:numPr>
          <w:ilvl w:val="0"/>
          <w:numId w:val="1345"/>
        </w:numPr>
      </w:pPr>
      <w:r>
        <w:t xml:space="preserve">Does the text use past tense if it is reporting research findings or future tense if it is a study protocol?</w:t>
      </w:r>
    </w:p>
    <w:p>
      <w:pPr>
        <w:pStyle w:val="Compact"/>
        <w:numPr>
          <w:ilvl w:val="0"/>
          <w:numId w:val="13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5"/>
        </w:numPr>
      </w:pPr>
      <w:r>
        <w:t xml:space="preserve">Does the text use minimal abbreviations, and are all abbreviations defined at first use?</w:t>
      </w:r>
    </w:p>
    <w:p>
      <w:pPr>
        <w:pStyle w:val="Compact"/>
        <w:numPr>
          <w:ilvl w:val="0"/>
          <w:numId w:val="13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08">
        <w:r>
          <w:rPr>
            <w:rStyle w:val="Hyperlink"/>
          </w:rPr>
          <w:t xml:space="preserve">here</w:t>
        </w:r>
      </w:hyperlink>
      <w:r>
        <w:t xml:space="preserve">)</w:t>
      </w:r>
    </w:p>
    <w:p>
      <w:pPr>
        <w:pStyle w:val="Compact"/>
        <w:numPr>
          <w:ilvl w:val="0"/>
          <w:numId w:val="134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09"/>
    <w:bookmarkStart w:id="812" w:name="figure-checklist"/>
    <w:p>
      <w:pPr>
        <w:pStyle w:val="Heading2"/>
      </w:pPr>
      <w:r>
        <w:t xml:space="preserve">19.4 Figure checklist</w:t>
      </w:r>
    </w:p>
    <w:p>
      <w:pPr>
        <w:pStyle w:val="Compact"/>
        <w:numPr>
          <w:ilvl w:val="0"/>
          <w:numId w:val="1346"/>
        </w:numPr>
      </w:pPr>
      <w:r>
        <w:t xml:space="preserve">Are the x-axis and y-axis labeled?</w:t>
      </w:r>
    </w:p>
    <w:p>
      <w:pPr>
        <w:pStyle w:val="Compact"/>
        <w:numPr>
          <w:ilvl w:val="0"/>
          <w:numId w:val="1346"/>
        </w:numPr>
      </w:pPr>
      <w:r>
        <w:t xml:space="preserve">If the figure includes panels, is each panel labeled?</w:t>
      </w:r>
    </w:p>
    <w:p>
      <w:pPr>
        <w:pStyle w:val="Compact"/>
        <w:numPr>
          <w:ilvl w:val="0"/>
          <w:numId w:val="1346"/>
        </w:numPr>
      </w:pPr>
      <w:r>
        <w:t xml:space="preserve">Are there sufficient numerical / text labels and breaks on the x-axis and y-axis?</w:t>
      </w:r>
    </w:p>
    <w:p>
      <w:pPr>
        <w:pStyle w:val="Compact"/>
        <w:numPr>
          <w:ilvl w:val="0"/>
          <w:numId w:val="1346"/>
        </w:numPr>
      </w:pPr>
      <w:r>
        <w:t xml:space="preserve">Is the font size appropriate (i.e., large enough to read, not so large that it distracts from the data presented in the figure?)</w:t>
      </w:r>
    </w:p>
    <w:p>
      <w:pPr>
        <w:pStyle w:val="Compact"/>
        <w:numPr>
          <w:ilvl w:val="0"/>
          <w:numId w:val="1346"/>
        </w:numPr>
      </w:pPr>
      <w:r>
        <w:t xml:space="preserve">Are the colors used colorblind friendly? See a colorblind-friendly palette</w:t>
      </w:r>
      <w:r>
        <w:t xml:space="preserve"> </w:t>
      </w:r>
      <w:hyperlink r:id="rId810">
        <w:r>
          <w:rPr>
            <w:rStyle w:val="Hyperlink"/>
          </w:rPr>
          <w:t xml:space="preserve">here</w:t>
        </w:r>
      </w:hyperlink>
      <w:r>
        <w:t xml:space="preserve">, a neat palette generator with colorblind options</w:t>
      </w:r>
      <w:r>
        <w:t xml:space="preserve"> </w:t>
      </w:r>
      <w:hyperlink r:id="rId81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6"/>
        </w:numPr>
      </w:pPr>
      <w:r>
        <w:t xml:space="preserve">Are colors/shapes/line types defined in a legend?</w:t>
      </w:r>
    </w:p>
    <w:p>
      <w:pPr>
        <w:pStyle w:val="Compact"/>
        <w:numPr>
          <w:ilvl w:val="0"/>
          <w:numId w:val="1346"/>
        </w:numPr>
      </w:pPr>
      <w:r>
        <w:t xml:space="preserve">Are the legends and other labels easy to understand with minimal abbreviations?</w:t>
      </w:r>
    </w:p>
    <w:p>
      <w:pPr>
        <w:pStyle w:val="Compact"/>
        <w:numPr>
          <w:ilvl w:val="0"/>
          <w:numId w:val="1346"/>
        </w:numPr>
      </w:pPr>
      <w:r>
        <w:t xml:space="preserve">If there is overplotting, is transparency used to show overlapping data?</w:t>
      </w:r>
    </w:p>
    <w:p>
      <w:pPr>
        <w:pStyle w:val="Compact"/>
        <w:numPr>
          <w:ilvl w:val="0"/>
          <w:numId w:val="1346"/>
        </w:numPr>
      </w:pPr>
      <w:r>
        <w:t xml:space="preserve">Are 95% confidence intervals or other measures of precision shown, if applicable?</w:t>
      </w:r>
    </w:p>
    <w:p>
      <w:r>
        <w:br w:type="page"/>
      </w:r>
    </w:p>
    <w:bookmarkEnd w:id="812"/>
    <w:bookmarkEnd w:id="813"/>
    <w:bookmarkStart w:id="856" w:name="resources-2"/>
    <w:p>
      <w:pPr>
        <w:pStyle w:val="Heading1"/>
      </w:pPr>
      <w:r>
        <w:t xml:space="preserve">20. Resources</w:t>
      </w:r>
    </w:p>
    <w:bookmarkStart w:id="830" w:name="resources-for-r"/>
    <w:p>
      <w:pPr>
        <w:pStyle w:val="Heading2"/>
      </w:pPr>
      <w:r>
        <w:t xml:space="preserve">20.1 Resources for R</w:t>
      </w:r>
    </w:p>
    <w:bookmarkStart w:id="816" w:name="books-and-comprehensive-guides"/>
    <w:p>
      <w:pPr>
        <w:pStyle w:val="Heading3"/>
      </w:pPr>
      <w:r>
        <w:t xml:space="preserve">20.1.1 Books and Comprehensive Guides</w:t>
      </w:r>
    </w:p>
    <w:p>
      <w:pPr>
        <w:pStyle w:val="Compact"/>
        <w:numPr>
          <w:ilvl w:val="0"/>
          <w:numId w:val="134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7"/>
        </w:numPr>
      </w:pPr>
      <w:hyperlink r:id="rId814">
        <w:r>
          <w:rPr>
            <w:rStyle w:val="Hyperlink"/>
          </w:rPr>
          <w:t xml:space="preserve">Awesome R Package Development Tools</w:t>
        </w:r>
      </w:hyperlink>
      <w:r>
        <w:t xml:space="preserve"> </w:t>
      </w:r>
      <w:r>
        <w:t xml:space="preserve">- curated list of tools for R package development</w:t>
      </w:r>
    </w:p>
    <w:p>
      <w:pPr>
        <w:pStyle w:val="Compact"/>
        <w:numPr>
          <w:ilvl w:val="0"/>
          <w:numId w:val="13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7"/>
        </w:numPr>
      </w:pPr>
      <w:hyperlink r:id="rId815">
        <w:r>
          <w:rPr>
            <w:rStyle w:val="Hyperlink"/>
          </w:rPr>
          <w:t xml:space="preserve">Datacamp</w:t>
        </w:r>
      </w:hyperlink>
      <w:ins w:id="2986" w:author="PR Preview" w:date="2024-01-01T00:00:00Z">
        <w:r>
          <w:t xml:space="preserve"> </w:t>
        </w:r>
      </w:ins>
      <w:ins w:id="2986" w:author="PR Preview" w:date="2024-01-01T00:00:00Z">
        <w:r>
          <w:t xml:space="preserve">- email Kristen for access.</w:t>
        </w:r>
      </w:ins>
    </w:p>
    <w:bookmarkEnd w:id="816"/>
    <w:bookmarkStart w:id="821" w:name="uc-davis-datalab-workshops-and-tutorials"/>
    <w:p>
      <w:pPr>
        <w:pStyle w:val="Heading3"/>
      </w:pPr>
      <w:r>
        <w:t xml:space="preserve">20.1.2 UC Davis DataLab Workshops and Tutorials</w:t>
      </w:r>
    </w:p>
    <w:p>
      <w:pPr>
        <w:pStyle w:val="FirstParagraph"/>
      </w:pPr>
      <w:r>
        <w:t xml:space="preserve">The</w:t>
      </w:r>
      <w:r>
        <w:t xml:space="preserve"> </w:t>
      </w:r>
      <w:hyperlink r:id="rId590">
        <w:r>
          <w:rPr>
            <w:rStyle w:val="Hyperlink"/>
          </w:rPr>
          <w:t xml:space="preserve">UC Davis DataLab</w:t>
        </w:r>
      </w:hyperlink>
      <w:r>
        <w:t xml:space="preserve"> </w:t>
      </w:r>
      <w:r>
        <w:t xml:space="preserve">provides extensive workshops and learning materials for data science:</w:t>
      </w:r>
    </w:p>
    <w:p>
      <w:pPr>
        <w:pStyle w:val="Compact"/>
        <w:numPr>
          <w:ilvl w:val="0"/>
          <w:numId w:val="1348"/>
        </w:numPr>
      </w:pPr>
      <w:hyperlink r:id="rId817">
        <w:r>
          <w:rPr>
            <w:rStyle w:val="Hyperlink"/>
          </w:rPr>
          <w:t xml:space="preserve">Workshop Index</w:t>
        </w:r>
      </w:hyperlink>
      <w:r>
        <w:t xml:space="preserve"> </w:t>
      </w:r>
      <w:r>
        <w:t xml:space="preserve">- comprehensive catalog of all DataLab workshops</w:t>
      </w:r>
    </w:p>
    <w:p>
      <w:pPr>
        <w:pStyle w:val="Compact"/>
        <w:numPr>
          <w:ilvl w:val="0"/>
          <w:numId w:val="1348"/>
        </w:numPr>
      </w:pPr>
      <w:hyperlink r:id="rId818">
        <w:r>
          <w:rPr>
            <w:rStyle w:val="Hyperlink"/>
          </w:rPr>
          <w:t xml:space="preserve">R Basics Workshop</w:t>
        </w:r>
      </w:hyperlink>
      <w:r>
        <w:t xml:space="preserve"> </w:t>
      </w:r>
      <w:r>
        <w:t xml:space="preserve">- foundational R programming for beginners</w:t>
      </w:r>
    </w:p>
    <w:p>
      <w:pPr>
        <w:pStyle w:val="Compact"/>
        <w:numPr>
          <w:ilvl w:val="0"/>
          <w:numId w:val="1348"/>
        </w:numPr>
      </w:pPr>
      <w:hyperlink r:id="rId819">
        <w:r>
          <w:rPr>
            <w:rStyle w:val="Hyperlink"/>
          </w:rPr>
          <w:t xml:space="preserve">Research Toolkits</w:t>
        </w:r>
      </w:hyperlink>
      <w:r>
        <w:t xml:space="preserve"> </w:t>
      </w:r>
      <w:r>
        <w:t xml:space="preserve">- in-depth guides for research tools and methods</w:t>
      </w:r>
    </w:p>
    <w:p>
      <w:pPr>
        <w:pStyle w:val="Compact"/>
        <w:numPr>
          <w:ilvl w:val="0"/>
          <w:numId w:val="1348"/>
        </w:numPr>
      </w:pPr>
      <w:hyperlink r:id="rId820">
        <w:r>
          <w:rPr>
            <w:rStyle w:val="Hyperlink"/>
          </w:rPr>
          <w:t xml:space="preserve">Install Guides</w:t>
        </w:r>
      </w:hyperlink>
      <w:r>
        <w:t xml:space="preserve"> </w:t>
      </w:r>
      <w:r>
        <w:t xml:space="preserve">- setup instructions for data science software</w:t>
      </w:r>
    </w:p>
    <w:bookmarkEnd w:id="821"/>
    <w:bookmarkStart w:id="826" w:name="cheat-sheets"/>
    <w:p>
      <w:pPr>
        <w:pStyle w:val="Heading3"/>
      </w:pPr>
      <w:r>
        <w:t xml:space="preserve">20.1.3 Cheat Sheets</w:t>
      </w:r>
    </w:p>
    <w:p>
      <w:pPr>
        <w:pStyle w:val="Compact"/>
        <w:numPr>
          <w:ilvl w:val="0"/>
          <w:numId w:val="1349"/>
        </w:numPr>
      </w:pPr>
      <w:hyperlink r:id="rId822">
        <w:r>
          <w:rPr>
            <w:rStyle w:val="Hyperlink"/>
          </w:rPr>
          <w:t xml:space="preserve">dplyr and tidyr cheat sheet</w:t>
        </w:r>
      </w:hyperlink>
    </w:p>
    <w:p>
      <w:pPr>
        <w:pStyle w:val="Compact"/>
        <w:numPr>
          <w:ilvl w:val="0"/>
          <w:numId w:val="1349"/>
        </w:numPr>
      </w:pPr>
      <w:hyperlink r:id="rId823">
        <w:r>
          <w:rPr>
            <w:rStyle w:val="Hyperlink"/>
          </w:rPr>
          <w:t xml:space="preserve">ggplot cheat sheet</w:t>
        </w:r>
      </w:hyperlink>
    </w:p>
    <w:p>
      <w:pPr>
        <w:pStyle w:val="Compact"/>
        <w:numPr>
          <w:ilvl w:val="0"/>
          <w:numId w:val="1349"/>
        </w:numPr>
      </w:pPr>
      <w:hyperlink r:id="rId824">
        <w:r>
          <w:rPr>
            <w:rStyle w:val="Hyperlink"/>
          </w:rPr>
          <w:t xml:space="preserve">data table cheat sheet</w:t>
        </w:r>
      </w:hyperlink>
    </w:p>
    <w:p>
      <w:pPr>
        <w:pStyle w:val="Compact"/>
        <w:numPr>
          <w:ilvl w:val="0"/>
          <w:numId w:val="1349"/>
        </w:numPr>
      </w:pPr>
      <w:hyperlink r:id="rId825">
        <w:r>
          <w:rPr>
            <w:rStyle w:val="Hyperlink"/>
          </w:rPr>
          <w:t xml:space="preserve">RMarkdown cheat sheet</w:t>
        </w:r>
      </w:hyperlink>
    </w:p>
    <w:bookmarkEnd w:id="826"/>
    <w:bookmarkStart w:id="828" w:name="style-and-best-practices"/>
    <w:p>
      <w:pPr>
        <w:pStyle w:val="Heading3"/>
      </w:pPr>
      <w:r>
        <w:t xml:space="preserve">20.1.4 Style and Best Practices</w:t>
      </w:r>
    </w:p>
    <w:p>
      <w:pPr>
        <w:pStyle w:val="Compact"/>
        <w:numPr>
          <w:ilvl w:val="0"/>
          <w:numId w:val="1350"/>
        </w:numPr>
      </w:pPr>
      <w:hyperlink r:id="rId827">
        <w:r>
          <w:rPr>
            <w:rStyle w:val="Hyperlink"/>
          </w:rPr>
          <w:t xml:space="preserve">Hadley Wickham’s R Style Guide</w:t>
        </w:r>
      </w:hyperlink>
    </w:p>
    <w:bookmarkEnd w:id="828"/>
    <w:bookmarkStart w:id="829" w:name="tidy-evaluation-resources"/>
    <w:p>
      <w:pPr>
        <w:pStyle w:val="Heading3"/>
      </w:pPr>
      <w:r>
        <w:t xml:space="preserve">20.1.5 Tidy Evaluation Resources</w:t>
      </w:r>
    </w:p>
    <w:p>
      <w:pPr>
        <w:pStyle w:val="Compact"/>
        <w:numPr>
          <w:ilvl w:val="0"/>
          <w:numId w:val="1351"/>
        </w:numPr>
      </w:pPr>
      <w:hyperlink r:id="rId237">
        <w:r>
          <w:rPr>
            <w:rStyle w:val="Hyperlink"/>
          </w:rPr>
          <w:t xml:space="preserve">Tidy Eval in 5 Minutes</w:t>
        </w:r>
      </w:hyperlink>
      <w:r>
        <w:t xml:space="preserve"> </w:t>
      </w:r>
      <w:r>
        <w:t xml:space="preserve">(video)</w:t>
      </w:r>
    </w:p>
    <w:p>
      <w:pPr>
        <w:pStyle w:val="Compact"/>
        <w:numPr>
          <w:ilvl w:val="0"/>
          <w:numId w:val="1351"/>
        </w:numPr>
      </w:pPr>
      <w:hyperlink r:id="rId235">
        <w:r>
          <w:rPr>
            <w:rStyle w:val="Hyperlink"/>
          </w:rPr>
          <w:t xml:space="preserve">Tidy Evaluation</w:t>
        </w:r>
      </w:hyperlink>
      <w:r>
        <w:t xml:space="preserve"> </w:t>
      </w:r>
      <w:r>
        <w:t xml:space="preserve">(e-book)</w:t>
      </w:r>
    </w:p>
    <w:p>
      <w:pPr>
        <w:pStyle w:val="Compact"/>
        <w:numPr>
          <w:ilvl w:val="0"/>
          <w:numId w:val="1351"/>
        </w:numPr>
      </w:pPr>
      <w:hyperlink r:id="rId239">
        <w:r>
          <w:rPr>
            <w:rStyle w:val="Hyperlink"/>
          </w:rPr>
          <w:t xml:space="preserve">Data Frame Columns as Arguments to Dplyr Functions</w:t>
        </w:r>
      </w:hyperlink>
      <w:r>
        <w:t xml:space="preserve"> </w:t>
      </w:r>
      <w:r>
        <w:t xml:space="preserve">(blog)</w:t>
      </w:r>
    </w:p>
    <w:p>
      <w:pPr>
        <w:pStyle w:val="Compact"/>
        <w:numPr>
          <w:ilvl w:val="0"/>
          <w:numId w:val="1351"/>
        </w:numPr>
      </w:pPr>
      <w:hyperlink r:id="rId240">
        <w:r>
          <w:rPr>
            <w:rStyle w:val="Hyperlink"/>
          </w:rPr>
          <w:t xml:space="preserve">Standard Evaluation for *_join</w:t>
        </w:r>
      </w:hyperlink>
      <w:r>
        <w:t xml:space="preserve"> </w:t>
      </w:r>
      <w:r>
        <w:t xml:space="preserve">(stackoverflow)</w:t>
      </w:r>
    </w:p>
    <w:p>
      <w:pPr>
        <w:pStyle w:val="Compact"/>
        <w:numPr>
          <w:ilvl w:val="0"/>
          <w:numId w:val="1351"/>
        </w:numPr>
      </w:pPr>
      <w:hyperlink r:id="rId235">
        <w:r>
          <w:rPr>
            <w:rStyle w:val="Hyperlink"/>
          </w:rPr>
          <w:t xml:space="preserve">Programming with dplyr</w:t>
        </w:r>
      </w:hyperlink>
      <w:r>
        <w:t xml:space="preserve"> </w:t>
      </w:r>
      <w:r>
        <w:t xml:space="preserve">(package vignette)</w:t>
      </w:r>
    </w:p>
    <w:bookmarkEnd w:id="829"/>
    <w:bookmarkEnd w:id="830"/>
    <w:bookmarkStart w:id="832" w:name="resources-for-git-github"/>
    <w:p>
      <w:pPr>
        <w:pStyle w:val="Heading2"/>
      </w:pPr>
      <w:r>
        <w:t xml:space="preserve">20.2 Resources for Git &amp; Github</w:t>
      </w:r>
    </w:p>
    <w:p>
      <w:pPr>
        <w:pStyle w:val="Compact"/>
        <w:numPr>
          <w:ilvl w:val="0"/>
          <w:numId w:val="13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2"/>
        </w:numPr>
      </w:pPr>
      <w:hyperlink r:id="rId831">
        <w:r>
          <w:rPr>
            <w:rStyle w:val="Hyperlink"/>
          </w:rPr>
          <w:t xml:space="preserve">GitHub Skills: Introduction to GitHub</w:t>
        </w:r>
      </w:hyperlink>
    </w:p>
    <w:p>
      <w:pPr>
        <w:pStyle w:val="Compact"/>
        <w:numPr>
          <w:ilvl w:val="0"/>
          <w:numId w:val="1352"/>
        </w:numPr>
      </w:pPr>
      <w:hyperlink r:id="rId442">
        <w:r>
          <w:rPr>
            <w:rStyle w:val="Hyperlink"/>
          </w:rPr>
          <w:t xml:space="preserve">UC Davis DataLab Git Sandbox</w:t>
        </w:r>
      </w:hyperlink>
      <w:r>
        <w:t xml:space="preserve"> </w:t>
      </w:r>
      <w:r>
        <w:t xml:space="preserve">- hands-on Git practice repository</w:t>
      </w:r>
    </w:p>
    <w:bookmarkEnd w:id="832"/>
    <w:bookmarkStart w:id="835" w:name="resources-for-python"/>
    <w:p>
      <w:pPr>
        <w:pStyle w:val="Heading2"/>
      </w:pPr>
      <w:r>
        <w:t xml:space="preserve">20.3 Resources for Python</w:t>
      </w:r>
    </w:p>
    <w:p>
      <w:pPr>
        <w:pStyle w:val="Compact"/>
        <w:numPr>
          <w:ilvl w:val="0"/>
          <w:numId w:val="1353"/>
        </w:numPr>
      </w:pPr>
      <w:hyperlink r:id="rId833">
        <w:r>
          <w:rPr>
            <w:rStyle w:val="Hyperlink"/>
          </w:rPr>
          <w:t xml:space="preserve">UC Davis DataLab Python Basics Workshop</w:t>
        </w:r>
      </w:hyperlink>
      <w:r>
        <w:t xml:space="preserve"> </w:t>
      </w:r>
      <w:r>
        <w:t xml:space="preserve">- foundational Python programming</w:t>
      </w:r>
    </w:p>
    <w:p>
      <w:pPr>
        <w:pStyle w:val="Compact"/>
        <w:numPr>
          <w:ilvl w:val="0"/>
          <w:numId w:val="1353"/>
        </w:numPr>
      </w:pPr>
      <w:hyperlink r:id="rId834">
        <w:r>
          <w:rPr>
            <w:rStyle w:val="Hyperlink"/>
          </w:rPr>
          <w:t xml:space="preserve">Natural Language Processing with Python</w:t>
        </w:r>
      </w:hyperlink>
      <w:r>
        <w:t xml:space="preserve"> </w:t>
      </w:r>
      <w:r>
        <w:t xml:space="preserve">- text analysis and NLP techniques</w:t>
      </w:r>
    </w:p>
    <w:bookmarkEnd w:id="835"/>
    <w:bookmarkStart w:id="837" w:name="resources-for-julia"/>
    <w:p>
      <w:pPr>
        <w:pStyle w:val="Heading2"/>
      </w:pPr>
      <w:r>
        <w:t xml:space="preserve">20.4 Resources for Julia</w:t>
      </w:r>
    </w:p>
    <w:p>
      <w:pPr>
        <w:pStyle w:val="Compact"/>
        <w:numPr>
          <w:ilvl w:val="0"/>
          <w:numId w:val="1354"/>
        </w:numPr>
      </w:pPr>
      <w:hyperlink r:id="rId836">
        <w:r>
          <w:rPr>
            <w:rStyle w:val="Hyperlink"/>
          </w:rPr>
          <w:t xml:space="preserve">UC Davis Julia Users Group Julia Basics Workshop</w:t>
        </w:r>
      </w:hyperlink>
      <w:r>
        <w:t xml:space="preserve"> </w:t>
      </w:r>
      <w:r>
        <w:t xml:space="preserve">- foundational Julia programming</w:t>
      </w:r>
    </w:p>
    <w:bookmarkEnd w:id="837"/>
    <w:bookmarkStart w:id="838" w:name="scientific-figures"/>
    <w:p>
      <w:pPr>
        <w:pStyle w:val="Heading2"/>
      </w:pPr>
      <w:r>
        <w:t xml:space="preserve">20.5 Scientific figures</w:t>
      </w:r>
    </w:p>
    <w:p>
      <w:pPr>
        <w:pStyle w:val="Compact"/>
        <w:numPr>
          <w:ilvl w:val="0"/>
          <w:numId w:val="1355"/>
        </w:numPr>
      </w:pPr>
      <w:r>
        <w:t xml:space="preserve">Ten Simple Rules for Better Figures</w:t>
      </w:r>
      <w:r>
        <w:t xml:space="preserve"> </w:t>
      </w:r>
      <w:r>
        <w:t xml:space="preserve">(Rougier et al. 2014)</w:t>
      </w:r>
    </w:p>
    <w:bookmarkEnd w:id="838"/>
    <w:bookmarkStart w:id="842" w:name="writing"/>
    <w:p>
      <w:pPr>
        <w:pStyle w:val="Heading2"/>
      </w:pPr>
      <w:r>
        <w:t xml:space="preserve">20.6 Writing</w:t>
      </w:r>
    </w:p>
    <w:p>
      <w:pPr>
        <w:pStyle w:val="Compact"/>
        <w:numPr>
          <w:ilvl w:val="0"/>
          <w:numId w:val="1356"/>
        </w:numPr>
      </w:pPr>
      <w:r>
        <w:t xml:space="preserve">Unpacking the Scientific Toolbox</w:t>
      </w:r>
      <w:r>
        <w:t xml:space="preserve"> </w:t>
      </w:r>
      <w:r>
        <w:t xml:space="preserve">(Silbiger and Stubler 2019)</w:t>
      </w:r>
    </w:p>
    <w:p>
      <w:pPr>
        <w:pStyle w:val="Compact"/>
        <w:numPr>
          <w:ilvl w:val="0"/>
          <w:numId w:val="1356"/>
        </w:numPr>
      </w:pPr>
      <w:r>
        <w:t xml:space="preserve">ICMJE Definition of authorship</w:t>
      </w:r>
      <w:r>
        <w:t xml:space="preserve"> </w:t>
      </w:r>
      <w:r>
        <w:t xml:space="preserve">(International Committee of Medical Journal Editors, n.d.)</w:t>
      </w:r>
    </w:p>
    <w:p>
      <w:pPr>
        <w:pStyle w:val="Compact"/>
        <w:numPr>
          <w:ilvl w:val="0"/>
          <w:numId w:val="1356"/>
        </w:numPr>
      </w:pPr>
      <w:r>
        <w:t xml:space="preserve">Computational science: …why scientific programming does not compute</w:t>
      </w:r>
      <w:r>
        <w:t xml:space="preserve"> </w:t>
      </w:r>
      <w:r>
        <w:t xml:space="preserve">(Merali and Giles 2010)</w:t>
      </w:r>
    </w:p>
    <w:p>
      <w:pPr>
        <w:pStyle w:val="Compact"/>
        <w:numPr>
          <w:ilvl w:val="0"/>
          <w:numId w:val="1356"/>
        </w:numPr>
      </w:pPr>
      <w:hyperlink r:id="rId839">
        <w:r>
          <w:rPr>
            <w:rStyle w:val="Hyperlink"/>
          </w:rPr>
          <w:t xml:space="preserve">The Pathway to Publishing: A Guide to Quantitative Writing in the Health Sciences</w:t>
        </w:r>
      </w:hyperlink>
    </w:p>
    <w:p>
      <w:pPr>
        <w:pStyle w:val="Compact"/>
        <w:numPr>
          <w:ilvl w:val="0"/>
          <w:numId w:val="1356"/>
        </w:numPr>
      </w:pPr>
      <w:hyperlink r:id="rId84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6"/>
        </w:numPr>
      </w:pPr>
      <w:hyperlink r:id="rId841">
        <w:r>
          <w:rPr>
            <w:rStyle w:val="Hyperlink"/>
          </w:rPr>
          <w:t xml:space="preserve">Secret, actionable writing tips</w:t>
        </w:r>
      </w:hyperlink>
    </w:p>
    <w:bookmarkEnd w:id="842"/>
    <w:bookmarkStart w:id="846" w:name="presentations"/>
    <w:p>
      <w:pPr>
        <w:pStyle w:val="Heading2"/>
      </w:pPr>
      <w:r>
        <w:t xml:space="preserve">20.7 Presentations</w:t>
      </w:r>
    </w:p>
    <w:p>
      <w:pPr>
        <w:pStyle w:val="Compact"/>
        <w:numPr>
          <w:ilvl w:val="0"/>
          <w:numId w:val="1357"/>
        </w:numPr>
      </w:pPr>
      <w:r>
        <w:t xml:space="preserve">How to tell a compelling story in scientific presentations</w:t>
      </w:r>
      <w:r>
        <w:t xml:space="preserve"> </w:t>
      </w:r>
      <w:r>
        <w:t xml:space="preserve">(Van Noorden 2021)</w:t>
      </w:r>
    </w:p>
    <w:p>
      <w:pPr>
        <w:pStyle w:val="Compact"/>
        <w:numPr>
          <w:ilvl w:val="0"/>
          <w:numId w:val="1357"/>
        </w:numPr>
      </w:pPr>
      <w:hyperlink r:id="rId843">
        <w:r>
          <w:rPr>
            <w:rStyle w:val="Hyperlink"/>
          </w:rPr>
          <w:t xml:space="preserve">How to give a killer narratively-driven scientific talk</w:t>
        </w:r>
      </w:hyperlink>
    </w:p>
    <w:p>
      <w:pPr>
        <w:pStyle w:val="Compact"/>
        <w:numPr>
          <w:ilvl w:val="0"/>
          <w:numId w:val="1357"/>
        </w:numPr>
      </w:pPr>
      <w:hyperlink r:id="rId844">
        <w:r>
          <w:rPr>
            <w:rStyle w:val="Hyperlink"/>
          </w:rPr>
          <w:t xml:space="preserve">How to make a better poster</w:t>
        </w:r>
      </w:hyperlink>
    </w:p>
    <w:p>
      <w:pPr>
        <w:pStyle w:val="Compact"/>
        <w:numPr>
          <w:ilvl w:val="0"/>
          <w:numId w:val="1357"/>
        </w:numPr>
      </w:pPr>
      <w:hyperlink r:id="rId845">
        <w:r>
          <w:rPr>
            <w:rStyle w:val="Hyperlink"/>
          </w:rPr>
          <w:t xml:space="preserve">How to make an even better poster</w:t>
        </w:r>
      </w:hyperlink>
    </w:p>
    <w:bookmarkEnd w:id="846"/>
    <w:bookmarkStart w:id="849" w:name="professional-advice"/>
    <w:p>
      <w:pPr>
        <w:pStyle w:val="Heading2"/>
      </w:pPr>
      <w:r>
        <w:t xml:space="preserve">20.8 Professional advice</w:t>
      </w:r>
    </w:p>
    <w:p>
      <w:pPr>
        <w:pStyle w:val="Compact"/>
        <w:numPr>
          <w:ilvl w:val="0"/>
          <w:numId w:val="1358"/>
        </w:numPr>
      </w:pPr>
      <w:hyperlink r:id="rId847">
        <w:r>
          <w:rPr>
            <w:rStyle w:val="Hyperlink"/>
          </w:rPr>
          <w:t xml:space="preserve">Professional advice, especially for your first job</w:t>
        </w:r>
      </w:hyperlink>
    </w:p>
    <w:p>
      <w:pPr>
        <w:pStyle w:val="Compact"/>
        <w:numPr>
          <w:ilvl w:val="0"/>
          <w:numId w:val="1358"/>
        </w:numPr>
      </w:pPr>
      <w:hyperlink r:id="rId848">
        <w:r>
          <w:rPr>
            <w:rStyle w:val="Hyperlink"/>
          </w:rPr>
          <w:t xml:space="preserve">Team Public Health Substack</w:t>
        </w:r>
      </w:hyperlink>
    </w:p>
    <w:bookmarkEnd w:id="849"/>
    <w:bookmarkStart w:id="852" w:name="funding"/>
    <w:p>
      <w:pPr>
        <w:pStyle w:val="Heading2"/>
      </w:pPr>
      <w:r>
        <w:t xml:space="preserve">20.9 Funding</w:t>
      </w:r>
    </w:p>
    <w:p>
      <w:pPr>
        <w:pStyle w:val="Compact"/>
        <w:numPr>
          <w:ilvl w:val="0"/>
          <w:numId w:val="1359"/>
        </w:numPr>
      </w:pPr>
      <w:hyperlink r:id="rId850">
        <w:r>
          <w:rPr>
            <w:rStyle w:val="Hyperlink"/>
          </w:rPr>
          <w:t xml:space="preserve">Building Your Funding Train</w:t>
        </w:r>
      </w:hyperlink>
    </w:p>
    <w:p>
      <w:pPr>
        <w:pStyle w:val="Compact"/>
        <w:numPr>
          <w:ilvl w:val="0"/>
          <w:numId w:val="1359"/>
        </w:numPr>
      </w:pPr>
      <w:hyperlink r:id="rId851">
        <w:r>
          <w:rPr>
            <w:rStyle w:val="Hyperlink"/>
          </w:rPr>
          <w:t xml:space="preserve">NIH Grant Writing Resources</w:t>
        </w:r>
      </w:hyperlink>
    </w:p>
    <w:bookmarkEnd w:id="852"/>
    <w:bookmarkStart w:id="855" w:name="ethics-and-global-health-research"/>
    <w:p>
      <w:pPr>
        <w:pStyle w:val="Heading2"/>
      </w:pPr>
      <w:r>
        <w:t xml:space="preserve">20.10 Ethics and global health research</w:t>
      </w:r>
    </w:p>
    <w:p>
      <w:pPr>
        <w:pStyle w:val="Compact"/>
        <w:numPr>
          <w:ilvl w:val="0"/>
          <w:numId w:val="1360"/>
        </w:numPr>
      </w:pPr>
      <w:hyperlink r:id="rId853">
        <w:r>
          <w:rPr>
            <w:rStyle w:val="Hyperlink"/>
          </w:rPr>
          <w:t xml:space="preserve">Global Code of Conduct For Research in Resource-Poor Settings</w:t>
        </w:r>
      </w:hyperlink>
    </w:p>
    <w:p>
      <w:pPr>
        <w:pStyle w:val="Compact"/>
        <w:numPr>
          <w:ilvl w:val="0"/>
          <w:numId w:val="136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0"/>
        </w:numPr>
      </w:pPr>
      <w:hyperlink r:id="rId854">
        <w:r>
          <w:rPr>
            <w:rStyle w:val="Hyperlink"/>
          </w:rPr>
          <w:t xml:space="preserve">Transforming Global Health Partnerships</w:t>
        </w:r>
      </w:hyperlink>
    </w:p>
    <w:p>
      <w:r>
        <w:br w:type="page"/>
      </w:r>
    </w:p>
    <w:bookmarkEnd w:id="855"/>
    <w:bookmarkEnd w:id="856"/>
    <w:bookmarkStart w:id="883" w:name="professional-development"/>
    <w:p>
      <w:pPr>
        <w:pStyle w:val="Heading1"/>
      </w:pPr>
      <w:r>
        <w:t xml:space="preserve">21. Professional Development</w:t>
      </w:r>
    </w:p>
    <w:bookmarkStart w:id="85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1"/>
        </w:numPr>
      </w:pPr>
      <w:r>
        <w:t xml:space="preserve">Regular, open communication between mentees and mentors</w:t>
      </w:r>
    </w:p>
    <w:p>
      <w:pPr>
        <w:pStyle w:val="Compact"/>
        <w:numPr>
          <w:ilvl w:val="0"/>
          <w:numId w:val="1361"/>
        </w:numPr>
      </w:pPr>
      <w:r>
        <w:t xml:space="preserve">Mutual respect and trust</w:t>
      </w:r>
    </w:p>
    <w:p>
      <w:pPr>
        <w:pStyle w:val="Compact"/>
        <w:numPr>
          <w:ilvl w:val="0"/>
          <w:numId w:val="1361"/>
        </w:numPr>
      </w:pPr>
      <w:r>
        <w:t xml:space="preserve">Clear expectations and goals</w:t>
      </w:r>
    </w:p>
    <w:p>
      <w:pPr>
        <w:pStyle w:val="Compact"/>
        <w:numPr>
          <w:ilvl w:val="0"/>
          <w:numId w:val="1361"/>
        </w:numPr>
      </w:pPr>
      <w:r>
        <w:t xml:space="preserve">Constructive feedback</w:t>
      </w:r>
    </w:p>
    <w:p>
      <w:pPr>
        <w:pStyle w:val="Compact"/>
        <w:numPr>
          <w:ilvl w:val="0"/>
          <w:numId w:val="1361"/>
        </w:numPr>
      </w:pPr>
      <w:r>
        <w:t xml:space="preserve">Support for both research and career development</w:t>
      </w:r>
    </w:p>
    <w:bookmarkEnd w:id="857"/>
    <w:bookmarkStart w:id="86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2"/>
        </w:numPr>
      </w:pPr>
      <w:r>
        <w:t xml:space="preserve">Short-term and long-term career goals</w:t>
      </w:r>
    </w:p>
    <w:p>
      <w:pPr>
        <w:pStyle w:val="Compact"/>
        <w:numPr>
          <w:ilvl w:val="0"/>
          <w:numId w:val="1362"/>
        </w:numPr>
      </w:pPr>
      <w:r>
        <w:t xml:space="preserve">Skills to develop</w:t>
      </w:r>
    </w:p>
    <w:p>
      <w:pPr>
        <w:pStyle w:val="Compact"/>
        <w:numPr>
          <w:ilvl w:val="0"/>
          <w:numId w:val="1362"/>
        </w:numPr>
      </w:pPr>
      <w:r>
        <w:t xml:space="preserve">Training needs and opportunities</w:t>
      </w:r>
    </w:p>
    <w:p>
      <w:pPr>
        <w:pStyle w:val="Compact"/>
        <w:numPr>
          <w:ilvl w:val="0"/>
          <w:numId w:val="1362"/>
        </w:numPr>
      </w:pPr>
      <w:r>
        <w:t xml:space="preserve">Timeline and milestones</w:t>
      </w:r>
    </w:p>
    <w:p>
      <w:pPr>
        <w:pStyle w:val="Compact"/>
        <w:numPr>
          <w:ilvl w:val="0"/>
          <w:numId w:val="1362"/>
        </w:numPr>
      </w:pPr>
      <w:r>
        <w:t xml:space="preserve">Progress toward goals</w:t>
      </w:r>
    </w:p>
    <w:p>
      <w:pPr>
        <w:pStyle w:val="FirstParagraph"/>
      </w:pPr>
      <w:r>
        <w:t xml:space="preserve">Update your IDP at least annually and discuss it with your PI. Useful resources:</w:t>
      </w:r>
    </w:p>
    <w:p>
      <w:pPr>
        <w:pStyle w:val="Compact"/>
        <w:numPr>
          <w:ilvl w:val="0"/>
          <w:numId w:val="1363"/>
        </w:numPr>
      </w:pPr>
      <w:hyperlink r:id="rId858">
        <w:r>
          <w:rPr>
            <w:rStyle w:val="Hyperlink"/>
          </w:rPr>
          <w:t xml:space="preserve">myIDP - Individual Development Plan tool</w:t>
        </w:r>
      </w:hyperlink>
    </w:p>
    <w:p>
      <w:pPr>
        <w:pStyle w:val="Compact"/>
        <w:numPr>
          <w:ilvl w:val="0"/>
          <w:numId w:val="1363"/>
        </w:numPr>
      </w:pPr>
      <w:hyperlink r:id="rId859">
        <w:r>
          <w:rPr>
            <w:rStyle w:val="Hyperlink"/>
          </w:rPr>
          <w:t xml:space="preserve">NIH OITE Career Resources</w:t>
        </w:r>
      </w:hyperlink>
    </w:p>
    <w:bookmarkEnd w:id="860"/>
    <w:bookmarkStart w:id="86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4"/>
        </w:numPr>
      </w:pPr>
      <w:r>
        <w:t xml:space="preserve">Discuss conference opportunities with PIs early</w:t>
      </w:r>
    </w:p>
    <w:p>
      <w:pPr>
        <w:pStyle w:val="Compact"/>
        <w:numPr>
          <w:ilvl w:val="0"/>
          <w:numId w:val="1364"/>
        </w:numPr>
      </w:pPr>
      <w:r>
        <w:t xml:space="preserve">Submit abstracts with PI approval</w:t>
      </w:r>
    </w:p>
    <w:p>
      <w:pPr>
        <w:pStyle w:val="Compact"/>
        <w:numPr>
          <w:ilvl w:val="0"/>
          <w:numId w:val="1364"/>
        </w:numPr>
      </w:pPr>
      <w:r>
        <w:t xml:space="preserve">Practice presentations in lab meeting before the conference</w:t>
      </w:r>
    </w:p>
    <w:p>
      <w:pPr>
        <w:pStyle w:val="Compact"/>
        <w:numPr>
          <w:ilvl w:val="0"/>
          <w:numId w:val="13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5"/>
        </w:numPr>
      </w:pPr>
      <w:hyperlink r:id="rId861">
        <w:r>
          <w:rPr>
            <w:rStyle w:val="Hyperlink"/>
          </w:rPr>
          <w:t xml:space="preserve">How to tell a compelling story in scientific presentations</w:t>
        </w:r>
      </w:hyperlink>
    </w:p>
    <w:p>
      <w:pPr>
        <w:pStyle w:val="Compact"/>
        <w:numPr>
          <w:ilvl w:val="0"/>
          <w:numId w:val="1365"/>
        </w:numPr>
      </w:pPr>
      <w:hyperlink r:id="rId843">
        <w:r>
          <w:rPr>
            <w:rStyle w:val="Hyperlink"/>
          </w:rPr>
          <w:t xml:space="preserve">How to give a killer narratively-driven scientific talk</w:t>
        </w:r>
      </w:hyperlink>
    </w:p>
    <w:p>
      <w:pPr>
        <w:pStyle w:val="Compact"/>
        <w:numPr>
          <w:ilvl w:val="0"/>
          <w:numId w:val="1365"/>
        </w:numPr>
      </w:pPr>
      <w:hyperlink r:id="rId862">
        <w:r>
          <w:rPr>
            <w:rStyle w:val="Hyperlink"/>
          </w:rPr>
          <w:t xml:space="preserve">How to make a better poster</w:t>
        </w:r>
      </w:hyperlink>
    </w:p>
    <w:p>
      <w:pPr>
        <w:pStyle w:val="Compact"/>
        <w:numPr>
          <w:ilvl w:val="0"/>
          <w:numId w:val="1365"/>
        </w:numPr>
      </w:pPr>
      <w:hyperlink r:id="rId845">
        <w:r>
          <w:rPr>
            <w:rStyle w:val="Hyperlink"/>
          </w:rPr>
          <w:t xml:space="preserve">How to make an even better poster</w:t>
        </w:r>
      </w:hyperlink>
    </w:p>
    <w:bookmarkEnd w:id="863"/>
    <w:bookmarkStart w:id="86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6"/>
        </w:numPr>
      </w:pPr>
      <w:r>
        <w:t xml:space="preserve">Label x-axis and y-axis clearly</w:t>
      </w:r>
    </w:p>
    <w:p>
      <w:pPr>
        <w:pStyle w:val="Compact"/>
        <w:numPr>
          <w:ilvl w:val="0"/>
          <w:numId w:val="1366"/>
        </w:numPr>
      </w:pPr>
      <w:r>
        <w:t xml:space="preserve">Use panel labels when including multiple subplots</w:t>
      </w:r>
    </w:p>
    <w:p>
      <w:pPr>
        <w:pStyle w:val="Compact"/>
        <w:numPr>
          <w:ilvl w:val="0"/>
          <w:numId w:val="1366"/>
        </w:numPr>
      </w:pPr>
      <w:r>
        <w:t xml:space="preserve">Include sufficient tick marks and labels</w:t>
      </w:r>
    </w:p>
    <w:p>
      <w:pPr>
        <w:pStyle w:val="Compact"/>
        <w:numPr>
          <w:ilvl w:val="0"/>
          <w:numId w:val="1366"/>
        </w:numPr>
      </w:pPr>
      <w:r>
        <w:t xml:space="preserve">Use appropriate font sizes (readable but not distracting)</w:t>
      </w:r>
    </w:p>
    <w:p>
      <w:pPr>
        <w:pStyle w:val="Compact"/>
        <w:numPr>
          <w:ilvl w:val="0"/>
          <w:numId w:val="1366"/>
        </w:numPr>
      </w:pPr>
      <w:r>
        <w:t xml:space="preserve">Use colorblind-friendly palettes (see</w:t>
      </w:r>
      <w:r>
        <w:t xml:space="preserve"> </w:t>
      </w:r>
      <w:hyperlink r:id="rId864">
        <w:r>
          <w:rPr>
            <w:rStyle w:val="Hyperlink"/>
          </w:rPr>
          <w:t xml:space="preserve">ColorBrewer</w:t>
        </w:r>
      </w:hyperlink>
      <w:r>
        <w:t xml:space="preserve"> </w:t>
      </w:r>
      <w:r>
        <w:t xml:space="preserve">or</w:t>
      </w:r>
      <w:r>
        <w:t xml:space="preserve"> </w:t>
      </w:r>
      <w:hyperlink r:id="rId865">
        <w:r>
          <w:rPr>
            <w:rStyle w:val="Hyperlink"/>
          </w:rPr>
          <w:t xml:space="preserve">iwanthue</w:t>
        </w:r>
      </w:hyperlink>
      <w:r>
        <w:t xml:space="preserve">)</w:t>
      </w:r>
    </w:p>
    <w:p>
      <w:pPr>
        <w:pStyle w:val="Compact"/>
        <w:numPr>
          <w:ilvl w:val="0"/>
          <w:numId w:val="1366"/>
        </w:numPr>
      </w:pPr>
      <w:r>
        <w:t xml:space="preserve">Define colors, shapes, and line types in legends</w:t>
      </w:r>
    </w:p>
    <w:p>
      <w:pPr>
        <w:pStyle w:val="Compact"/>
        <w:numPr>
          <w:ilvl w:val="0"/>
          <w:numId w:val="1366"/>
        </w:numPr>
      </w:pPr>
      <w:r>
        <w:t xml:space="preserve">Minimize abbreviations in labels and legends</w:t>
      </w:r>
    </w:p>
    <w:p>
      <w:pPr>
        <w:pStyle w:val="Compact"/>
        <w:numPr>
          <w:ilvl w:val="0"/>
          <w:numId w:val="1366"/>
        </w:numPr>
      </w:pPr>
      <w:r>
        <w:t xml:space="preserve">Use transparency to show overlapping data</w:t>
      </w:r>
    </w:p>
    <w:p>
      <w:pPr>
        <w:pStyle w:val="Compact"/>
        <w:numPr>
          <w:ilvl w:val="0"/>
          <w:numId w:val="1366"/>
        </w:numPr>
      </w:pPr>
      <w:r>
        <w:t xml:space="preserve">Show measures of precision (e.g., 95% confidence intervals)</w:t>
      </w:r>
    </w:p>
    <w:p>
      <w:pPr>
        <w:pStyle w:val="FirstParagraph"/>
      </w:pPr>
      <w:r>
        <w:rPr>
          <w:b/>
          <w:bCs/>
        </w:rPr>
        <w:t xml:space="preserve">Resources:</w:t>
      </w:r>
    </w:p>
    <w:p>
      <w:pPr>
        <w:pStyle w:val="Compact"/>
        <w:numPr>
          <w:ilvl w:val="0"/>
          <w:numId w:val="1367"/>
        </w:numPr>
      </w:pPr>
      <w:hyperlink r:id="rId866">
        <w:r>
          <w:rPr>
            <w:rStyle w:val="Hyperlink"/>
          </w:rPr>
          <w:t xml:space="preserve">Ten Simple Rules for Better Figures</w:t>
        </w:r>
      </w:hyperlink>
    </w:p>
    <w:bookmarkEnd w:id="867"/>
    <w:bookmarkStart w:id="869" w:name="grant-writing"/>
    <w:p>
      <w:pPr>
        <w:pStyle w:val="Heading2"/>
      </w:pPr>
      <w:r>
        <w:t xml:space="preserve">21.5 Grant Writing</w:t>
      </w:r>
    </w:p>
    <w:p>
      <w:pPr>
        <w:pStyle w:val="Compact"/>
        <w:numPr>
          <w:ilvl w:val="0"/>
          <w:numId w:val="1368"/>
        </w:numPr>
      </w:pPr>
      <w:r>
        <w:t xml:space="preserve">Graduate students and postdocs are encouraged to apply for fellowships (e.g., NIH F31, NSF GRFP, K awards)</w:t>
      </w:r>
    </w:p>
    <w:p>
      <w:pPr>
        <w:pStyle w:val="Compact"/>
        <w:numPr>
          <w:ilvl w:val="0"/>
          <w:numId w:val="1368"/>
        </w:numPr>
      </w:pPr>
      <w:r>
        <w:t xml:space="preserve">PIs will support fellowship applications with feedback, letters of support, and mentoring</w:t>
      </w:r>
    </w:p>
    <w:p>
      <w:pPr>
        <w:pStyle w:val="Compact"/>
        <w:numPr>
          <w:ilvl w:val="0"/>
          <w:numId w:val="1368"/>
        </w:numPr>
      </w:pPr>
      <w:r>
        <w:t xml:space="preserve">Start planning fellowship applications well in advance of deadlines (typically 3-6 months)</w:t>
      </w:r>
    </w:p>
    <w:p>
      <w:pPr>
        <w:pStyle w:val="Compact"/>
        <w:numPr>
          <w:ilvl w:val="0"/>
          <w:numId w:val="1368"/>
        </w:numPr>
      </w:pPr>
      <w:r>
        <w:t xml:space="preserve">Attend grant writing workshops and seek feedback from multiple sources</w:t>
      </w:r>
    </w:p>
    <w:p>
      <w:pPr>
        <w:pStyle w:val="FirstParagraph"/>
      </w:pPr>
      <w:r>
        <w:rPr>
          <w:b/>
          <w:bCs/>
        </w:rPr>
        <w:t xml:space="preserve">Resources:</w:t>
      </w:r>
    </w:p>
    <w:p>
      <w:pPr>
        <w:pStyle w:val="Compact"/>
        <w:numPr>
          <w:ilvl w:val="0"/>
          <w:numId w:val="1369"/>
        </w:numPr>
      </w:pPr>
      <w:hyperlink r:id="rId850">
        <w:r>
          <w:rPr>
            <w:rStyle w:val="Hyperlink"/>
          </w:rPr>
          <w:t xml:space="preserve">Building Your Funding Train</w:t>
        </w:r>
      </w:hyperlink>
    </w:p>
    <w:p>
      <w:pPr>
        <w:pStyle w:val="Compact"/>
        <w:numPr>
          <w:ilvl w:val="0"/>
          <w:numId w:val="1369"/>
        </w:numPr>
      </w:pPr>
      <w:hyperlink r:id="rId868">
        <w:r>
          <w:rPr>
            <w:rStyle w:val="Hyperlink"/>
          </w:rPr>
          <w:t xml:space="preserve">NIH Funding Opportunities</w:t>
        </w:r>
      </w:hyperlink>
    </w:p>
    <w:p>
      <w:pPr>
        <w:pStyle w:val="Compact"/>
        <w:numPr>
          <w:ilvl w:val="0"/>
          <w:numId w:val="1369"/>
        </w:numPr>
      </w:pPr>
      <w:hyperlink r:id="rId851">
        <w:r>
          <w:rPr>
            <w:rStyle w:val="Hyperlink"/>
          </w:rPr>
          <w:t xml:space="preserve">NIH Grant Writing Resources</w:t>
        </w:r>
      </w:hyperlink>
    </w:p>
    <w:bookmarkEnd w:id="869"/>
    <w:bookmarkStart w:id="88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7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0"/>
        </w:numPr>
      </w:pPr>
      <w:r>
        <w:t xml:space="preserve">Understand the typical scope and depth expected</w:t>
      </w:r>
    </w:p>
    <w:p>
      <w:pPr>
        <w:pStyle w:val="Compact"/>
        <w:numPr>
          <w:ilvl w:val="0"/>
          <w:numId w:val="1370"/>
        </w:numPr>
      </w:pPr>
      <w:r>
        <w:t xml:space="preserve">See different approaches to structure and presentation</w:t>
      </w:r>
    </w:p>
    <w:p>
      <w:pPr>
        <w:pStyle w:val="Compact"/>
        <w:numPr>
          <w:ilvl w:val="0"/>
          <w:numId w:val="1370"/>
        </w:numPr>
      </w:pPr>
      <w:r>
        <w:t xml:space="preserve">Calibrate your expectations based on successful examples</w:t>
      </w:r>
    </w:p>
    <w:p>
      <w:pPr>
        <w:pStyle w:val="Compact"/>
        <w:numPr>
          <w:ilvl w:val="0"/>
          <w:numId w:val="13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70"/>
    <w:bookmarkStart w:id="87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1"/>
        </w:numPr>
      </w:pPr>
      <w:r>
        <w:t xml:space="preserve">Independent research capability</w:t>
      </w:r>
    </w:p>
    <w:p>
      <w:pPr>
        <w:pStyle w:val="Compact"/>
        <w:numPr>
          <w:ilvl w:val="0"/>
          <w:numId w:val="1371"/>
        </w:numPr>
      </w:pPr>
      <w:r>
        <w:t xml:space="preserve">Ability to communicate findings effectively</w:t>
      </w:r>
    </w:p>
    <w:p>
      <w:pPr>
        <w:pStyle w:val="Compact"/>
        <w:numPr>
          <w:ilvl w:val="0"/>
          <w:numId w:val="1371"/>
        </w:numPr>
      </w:pPr>
      <w:r>
        <w:t xml:space="preserve">Contribution to the scientific literature</w:t>
      </w:r>
    </w:p>
    <w:p>
      <w:pPr>
        <w:pStyle w:val="Compact"/>
        <w:numPr>
          <w:ilvl w:val="0"/>
          <w:numId w:val="1371"/>
        </w:numPr>
      </w:pPr>
      <w:r>
        <w:t xml:space="preserve">Readiness for an academic or research career</w:t>
      </w:r>
    </w:p>
    <w:bookmarkEnd w:id="871"/>
    <w:bookmarkStart w:id="87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72"/>
    <w:bookmarkStart w:id="876" w:name="Xf7e5f1b0b64a3c55df6fef626e920eee1335225"/>
    <w:p>
      <w:pPr>
        <w:pStyle w:val="Heading3"/>
      </w:pPr>
      <w:r>
        <w:t xml:space="preserve">21.6.4 Historical Context: The Masterpiece Tradition</w:t>
      </w:r>
    </w:p>
    <w:p>
      <w:pPr>
        <w:pStyle w:val="FirstParagraph"/>
      </w:pPr>
      <w:r>
        <w:t xml:space="preserve">The</w:t>
      </w:r>
      <w:r>
        <w:t xml:space="preserve"> </w:t>
      </w:r>
      <w:hyperlink r:id="rId87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74">
        <w:r>
          <w:rPr>
            <w:rStyle w:val="Hyperlink"/>
          </w:rPr>
          <w:t xml:space="preserve">PhD</w:t>
        </w:r>
      </w:hyperlink>
      <w:r>
        <w:t xml:space="preserve">,</w:t>
      </w:r>
      <w:r>
        <w:t xml:space="preserve"> </w:t>
      </w:r>
      <w:r>
        <w:t xml:space="preserve">is a spiritual successor to an apprentice’s</w:t>
      </w:r>
      <w:r>
        <w:t xml:space="preserve"> </w:t>
      </w:r>
      <w:hyperlink r:id="rId87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2"/>
        </w:numPr>
      </w:pPr>
      <w:r>
        <w:t xml:space="preserve">The dissertation proves you can conduct rigorous research</w:t>
      </w:r>
    </w:p>
    <w:p>
      <w:pPr>
        <w:pStyle w:val="Compact"/>
        <w:numPr>
          <w:ilvl w:val="0"/>
          <w:numId w:val="1372"/>
        </w:numPr>
      </w:pPr>
      <w:r>
        <w:t xml:space="preserve">It doesn’t need to solve every problem in your field</w:t>
      </w:r>
    </w:p>
    <w:p>
      <w:pPr>
        <w:pStyle w:val="Compact"/>
        <w:numPr>
          <w:ilvl w:val="0"/>
          <w:numId w:val="1372"/>
        </w:numPr>
      </w:pPr>
      <w:r>
        <w:t xml:space="preserve">It doesn’t need to be flawless</w:t>
      </w:r>
    </w:p>
    <w:p>
      <w:pPr>
        <w:pStyle w:val="Compact"/>
        <w:numPr>
          <w:ilvl w:val="0"/>
          <w:numId w:val="1372"/>
        </w:numPr>
      </w:pPr>
      <w:r>
        <w:t xml:space="preserve">It doesn’t need to be all-encompassing</w:t>
      </w:r>
    </w:p>
    <w:p>
      <w:pPr>
        <w:pStyle w:val="Compact"/>
        <w:numPr>
          <w:ilvl w:val="0"/>
          <w:numId w:val="1372"/>
        </w:numPr>
      </w:pPr>
      <w:r>
        <w:t xml:space="preserve">It just needs to constitute incremental progress in your field</w:t>
      </w:r>
    </w:p>
    <w:bookmarkEnd w:id="876"/>
    <w:bookmarkStart w:id="87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3"/>
        </w:numPr>
      </w:pPr>
      <w:r>
        <w:t xml:space="preserve">Done is better than perfect when it comes to dissertations</w:t>
      </w:r>
    </w:p>
    <w:p>
      <w:pPr>
        <w:pStyle w:val="Compact"/>
        <w:numPr>
          <w:ilvl w:val="0"/>
          <w:numId w:val="1373"/>
        </w:numPr>
      </w:pPr>
      <w:r>
        <w:t xml:space="preserve">You’ll have your entire career to refine and expand on these ideas</w:t>
      </w:r>
    </w:p>
    <w:p>
      <w:pPr>
        <w:pStyle w:val="Compact"/>
        <w:numPr>
          <w:ilvl w:val="0"/>
          <w:numId w:val="1373"/>
        </w:numPr>
      </w:pPr>
      <w:r>
        <w:t xml:space="preserve">The goal is to finish and move forward,</w:t>
      </w:r>
      <w:r>
        <w:t xml:space="preserve"> </w:t>
      </w:r>
      <w:r>
        <w:t xml:space="preserve">not to write the definitive work on your topic</w:t>
      </w:r>
    </w:p>
    <w:p>
      <w:pPr>
        <w:pStyle w:val="Compact"/>
        <w:numPr>
          <w:ilvl w:val="0"/>
          <w:numId w:val="13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77"/>
    <w:bookmarkStart w:id="879" w:name="resources-3"/>
    <w:p>
      <w:pPr>
        <w:pStyle w:val="Heading3"/>
      </w:pPr>
      <w:r>
        <w:t xml:space="preserve">21.6.6 Resources</w:t>
      </w:r>
    </w:p>
    <w:p>
      <w:pPr>
        <w:pStyle w:val="FirstParagraph"/>
      </w:pPr>
      <w:r>
        <w:rPr>
          <w:b/>
          <w:bCs/>
        </w:rPr>
        <w:t xml:space="preserve">Dissertation writing tools:</w:t>
      </w:r>
    </w:p>
    <w:p>
      <w:pPr>
        <w:pStyle w:val="Compact"/>
        <w:numPr>
          <w:ilvl w:val="0"/>
          <w:numId w:val="1374"/>
        </w:numPr>
      </w:pPr>
      <w:hyperlink r:id="rId878">
        <w:r>
          <w:rPr>
            <w:rStyle w:val="Hyperlink"/>
          </w:rPr>
          <w:t xml:space="preserve">quarto-thesis</w:t>
        </w:r>
      </w:hyperlink>
      <w:r>
        <w:t xml:space="preserve"> </w:t>
      </w:r>
      <w:r>
        <w:t xml:space="preserve">- Quarto extension for creating masters or PhD theses with professional LaTeX formatting</w:t>
      </w:r>
    </w:p>
    <w:bookmarkEnd w:id="879"/>
    <w:bookmarkEnd w:id="880"/>
    <w:bookmarkStart w:id="88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5"/>
        </w:numPr>
      </w:pPr>
      <w:r>
        <w:t xml:space="preserve">Graduate students are encouraged to gain teaching experience</w:t>
      </w:r>
    </w:p>
    <w:p>
      <w:pPr>
        <w:pStyle w:val="Compact"/>
        <w:numPr>
          <w:ilvl w:val="0"/>
          <w:numId w:val="1375"/>
        </w:numPr>
      </w:pPr>
      <w:r>
        <w:t xml:space="preserve">We support science communication and outreach activities</w:t>
      </w:r>
    </w:p>
    <w:p>
      <w:pPr>
        <w:pStyle w:val="Compact"/>
        <w:numPr>
          <w:ilvl w:val="0"/>
          <w:numId w:val="1375"/>
        </w:numPr>
      </w:pPr>
      <w:r>
        <w:t xml:space="preserve">Discuss opportunities with PIs</w:t>
      </w:r>
    </w:p>
    <w:p>
      <w:pPr>
        <w:pStyle w:val="FirstParagraph"/>
      </w:pPr>
      <w:r>
        <w:t xml:space="preserve">The</w:t>
      </w:r>
      <w:r>
        <w:t xml:space="preserve"> </w:t>
      </w:r>
      <w:hyperlink r:id="rId5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17">
        <w:r>
          <w:rPr>
            <w:rStyle w:val="Hyperlink"/>
          </w:rPr>
          <w:t xml:space="preserve">workshop index</w:t>
        </w:r>
      </w:hyperlink>
      <w:r>
        <w:t xml:space="preserve"> </w:t>
      </w:r>
      <w:r>
        <w:t xml:space="preserve">provides a comprehensive catalog of available resources.</w:t>
      </w:r>
    </w:p>
    <w:bookmarkEnd w:id="881"/>
    <w:bookmarkStart w:id="88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6"/>
        </w:numPr>
      </w:pPr>
      <w:r>
        <w:t xml:space="preserve">Attend seminars and departmental events</w:t>
      </w:r>
    </w:p>
    <w:p>
      <w:pPr>
        <w:pStyle w:val="Compact"/>
        <w:numPr>
          <w:ilvl w:val="0"/>
          <w:numId w:val="1376"/>
        </w:numPr>
      </w:pPr>
      <w:r>
        <w:t xml:space="preserve">Connect with researchers in your field</w:t>
      </w:r>
    </w:p>
    <w:p>
      <w:pPr>
        <w:pStyle w:val="Compact"/>
        <w:numPr>
          <w:ilvl w:val="0"/>
          <w:numId w:val="1376"/>
        </w:numPr>
      </w:pPr>
      <w:r>
        <w:t xml:space="preserve">Join professional societies</w:t>
      </w:r>
    </w:p>
    <w:p>
      <w:pPr>
        <w:pStyle w:val="Compact"/>
        <w:numPr>
          <w:ilvl w:val="0"/>
          <w:numId w:val="1376"/>
        </w:numPr>
      </w:pPr>
      <w:r>
        <w:t xml:space="preserve">Use professional social media platforms to share research and engage with the scientific community</w:t>
      </w:r>
    </w:p>
    <w:p>
      <w:r>
        <w:br w:type="page"/>
      </w:r>
    </w:p>
    <w:bookmarkEnd w:id="882"/>
    <w:bookmarkEnd w:id="883"/>
    <w:bookmarkStart w:id="888" w:name="sec-writing"/>
    <w:p>
      <w:pPr>
        <w:pStyle w:val="Heading1"/>
      </w:pPr>
      <w:r>
        <w:t xml:space="preserve">22. Writing</w:t>
      </w:r>
    </w:p>
    <w:bookmarkStart w:id="88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7"/>
        </w:numPr>
      </w:pPr>
      <w:r>
        <w:t xml:space="preserve">Organize your thoughts and identify what you actually need to know</w:t>
      </w:r>
    </w:p>
    <w:p>
      <w:pPr>
        <w:pStyle w:val="Compact"/>
        <w:numPr>
          <w:ilvl w:val="0"/>
          <w:numId w:val="1377"/>
        </w:numPr>
      </w:pPr>
      <w:r>
        <w:t xml:space="preserve">Articulate the problem more precisely</w:t>
      </w:r>
    </w:p>
    <w:p>
      <w:pPr>
        <w:pStyle w:val="Compact"/>
        <w:numPr>
          <w:ilvl w:val="0"/>
          <w:numId w:val="137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884"/>
    <w:bookmarkStart w:id="88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8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886"/>
    <w:bookmarkStart w:id="88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79"/>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7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7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7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887"/>
    <w:bookmarkEnd w:id="888"/>
    <w:bookmarkStart w:id="903" w:name="manuscript-preparation-and-publication"/>
    <w:p>
      <w:pPr>
        <w:pStyle w:val="Heading1"/>
      </w:pPr>
      <w:r>
        <w:t xml:space="preserve">23. Manuscript Preparation and Publication</w:t>
      </w:r>
    </w:p>
    <w:bookmarkStart w:id="88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0"/>
        </w:numPr>
      </w:pPr>
      <w:r>
        <w:rPr>
          <w:b/>
          <w:bCs/>
        </w:rPr>
        <w:t xml:space="preserve">Planning</w:t>
      </w:r>
      <w:r>
        <w:t xml:space="preserve">: Discuss target journals, outline, and timeline with PIs</w:t>
      </w:r>
    </w:p>
    <w:p>
      <w:pPr>
        <w:pStyle w:val="Compact"/>
        <w:numPr>
          <w:ilvl w:val="0"/>
          <w:numId w:val="1380"/>
        </w:numPr>
      </w:pPr>
      <w:r>
        <w:rPr>
          <w:b/>
          <w:bCs/>
        </w:rPr>
        <w:t xml:space="preserve">Drafting</w:t>
      </w:r>
      <w:r>
        <w:t xml:space="preserve">: Lead author prepares initial draft</w:t>
      </w:r>
    </w:p>
    <w:p>
      <w:pPr>
        <w:pStyle w:val="Compact"/>
        <w:numPr>
          <w:ilvl w:val="0"/>
          <w:numId w:val="1380"/>
        </w:numPr>
      </w:pPr>
      <w:r>
        <w:rPr>
          <w:b/>
          <w:bCs/>
        </w:rPr>
        <w:t xml:space="preserve">Internal review</w:t>
      </w:r>
      <w:r>
        <w:t xml:space="preserve">: Co-authors review and provide feedback</w:t>
      </w:r>
    </w:p>
    <w:p>
      <w:pPr>
        <w:pStyle w:val="Compact"/>
        <w:numPr>
          <w:ilvl w:val="0"/>
          <w:numId w:val="1380"/>
        </w:numPr>
      </w:pPr>
      <w:r>
        <w:rPr>
          <w:b/>
          <w:bCs/>
        </w:rPr>
        <w:t xml:space="preserve">Revision</w:t>
      </w:r>
      <w:r>
        <w:t xml:space="preserve">: Lead author incorporates feedback iteratively</w:t>
      </w:r>
    </w:p>
    <w:p>
      <w:pPr>
        <w:pStyle w:val="Compact"/>
        <w:numPr>
          <w:ilvl w:val="0"/>
          <w:numId w:val="1380"/>
        </w:numPr>
      </w:pPr>
      <w:r>
        <w:rPr>
          <w:b/>
          <w:bCs/>
        </w:rPr>
        <w:t xml:space="preserve">PI approval</w:t>
      </w:r>
      <w:r>
        <w:t xml:space="preserve">: Obtain final approval from PIs before submission</w:t>
      </w:r>
    </w:p>
    <w:p>
      <w:pPr>
        <w:pStyle w:val="Compact"/>
        <w:numPr>
          <w:ilvl w:val="0"/>
          <w:numId w:val="1380"/>
        </w:numPr>
      </w:pPr>
      <w:r>
        <w:rPr>
          <w:b/>
          <w:bCs/>
        </w:rPr>
        <w:t xml:space="preserve">Submission</w:t>
      </w:r>
      <w:r>
        <w:t xml:space="preserve">: Submit to journal</w:t>
      </w:r>
    </w:p>
    <w:p>
      <w:pPr>
        <w:pStyle w:val="Compact"/>
        <w:numPr>
          <w:ilvl w:val="0"/>
          <w:numId w:val="1380"/>
        </w:numPr>
      </w:pPr>
      <w:r>
        <w:rPr>
          <w:b/>
          <w:bCs/>
        </w:rPr>
        <w:t xml:space="preserve">Revisions</w:t>
      </w:r>
      <w:r>
        <w:t xml:space="preserve">: Lead author coordinates response to peer reviewers</w:t>
      </w:r>
    </w:p>
    <w:p>
      <w:pPr>
        <w:pStyle w:val="Compact"/>
        <w:numPr>
          <w:ilvl w:val="0"/>
          <w:numId w:val="1380"/>
        </w:numPr>
      </w:pPr>
      <w:r>
        <w:rPr>
          <w:b/>
          <w:bCs/>
        </w:rPr>
        <w:t xml:space="preserve">Publication</w:t>
      </w:r>
      <w:r>
        <w:t xml:space="preserve">: Celebrate and share!</w:t>
      </w:r>
    </w:p>
    <w:bookmarkEnd w:id="889"/>
    <w:bookmarkStart w:id="89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9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91">
        <w:r>
          <w:rPr>
            <w:rStyle w:val="Hyperlink"/>
          </w:rPr>
          <w:t xml:space="preserve">implicature</w:t>
        </w:r>
      </w:hyperlink>
      <w:r>
        <w:t xml:space="preserve">.</w:t>
      </w:r>
    </w:p>
    <w:p>
      <w:pPr>
        <w:pStyle w:val="BodyText"/>
      </w:pPr>
      <w:r>
        <w:rPr>
          <w:b/>
          <w:bCs/>
        </w:rPr>
        <w:t xml:space="preserve">Additional tips:</w:t>
      </w:r>
    </w:p>
    <w:p>
      <w:pPr>
        <w:pStyle w:val="Compact"/>
        <w:numPr>
          <w:ilvl w:val="0"/>
          <w:numId w:val="1381"/>
        </w:numPr>
      </w:pPr>
      <w:r>
        <w:t xml:space="preserve">Always thank reviewers for their time and feedback</w:t>
      </w:r>
    </w:p>
    <w:p>
      <w:pPr>
        <w:pStyle w:val="Compact"/>
        <w:numPr>
          <w:ilvl w:val="0"/>
          <w:numId w:val="1381"/>
        </w:numPr>
      </w:pPr>
      <w:r>
        <w:t xml:space="preserve">Quote page numbers from the revised manuscript</w:t>
      </w:r>
    </w:p>
    <w:p>
      <w:pPr>
        <w:pStyle w:val="Compact"/>
        <w:numPr>
          <w:ilvl w:val="0"/>
          <w:numId w:val="1381"/>
        </w:numPr>
      </w:pPr>
      <w:r>
        <w:t xml:space="preserve">Use direct quotes from your revised text when possible</w:t>
      </w:r>
    </w:p>
    <w:p>
      <w:pPr>
        <w:pStyle w:val="Compact"/>
        <w:numPr>
          <w:ilvl w:val="0"/>
          <w:numId w:val="1381"/>
        </w:numPr>
      </w:pPr>
      <w:r>
        <w:t xml:space="preserve">Maintain a respectful and collaborative tone throughout</w:t>
      </w:r>
    </w:p>
    <w:p>
      <w:pPr>
        <w:pStyle w:val="Compact"/>
        <w:numPr>
          <w:ilvl w:val="0"/>
          <w:numId w:val="1381"/>
        </w:numPr>
      </w:pPr>
      <w:r>
        <w:t xml:space="preserve">If you make changes beyond what the reviewer requested, mention them briefly</w:t>
      </w:r>
    </w:p>
    <w:bookmarkEnd w:id="892"/>
    <w:bookmarkStart w:id="895" w:name="preprints-and-open-access"/>
    <w:p>
      <w:pPr>
        <w:pStyle w:val="Heading2"/>
      </w:pPr>
      <w:r>
        <w:t xml:space="preserve">23.3 Preprints and Open Access</w:t>
      </w:r>
    </w:p>
    <w:p>
      <w:pPr>
        <w:pStyle w:val="Compact"/>
        <w:numPr>
          <w:ilvl w:val="0"/>
          <w:numId w:val="1382"/>
        </w:numPr>
      </w:pPr>
      <w:r>
        <w:t xml:space="preserve">We encourage posting preprints prior to or during peer review on platforms like</w:t>
      </w:r>
      <w:r>
        <w:t xml:space="preserve"> </w:t>
      </w:r>
      <w:hyperlink r:id="rId893">
        <w:r>
          <w:rPr>
            <w:rStyle w:val="Hyperlink"/>
          </w:rPr>
          <w:t xml:space="preserve">medRxiv</w:t>
        </w:r>
      </w:hyperlink>
      <w:r>
        <w:t xml:space="preserve"> </w:t>
      </w:r>
      <w:r>
        <w:t xml:space="preserve">or</w:t>
      </w:r>
      <w:r>
        <w:t xml:space="preserve"> </w:t>
      </w:r>
      <w:hyperlink r:id="rId894">
        <w:r>
          <w:rPr>
            <w:rStyle w:val="Hyperlink"/>
          </w:rPr>
          <w:t xml:space="preserve">bioRxiv</w:t>
        </w:r>
      </w:hyperlink>
    </w:p>
    <w:p>
      <w:pPr>
        <w:pStyle w:val="Compact"/>
        <w:numPr>
          <w:ilvl w:val="0"/>
          <w:numId w:val="1382"/>
        </w:numPr>
      </w:pPr>
      <w:r>
        <w:t xml:space="preserve">Preprints allow rapid dissemination of findings and can be cited in grant applications</w:t>
      </w:r>
    </w:p>
    <w:p>
      <w:pPr>
        <w:pStyle w:val="Compact"/>
        <w:numPr>
          <w:ilvl w:val="0"/>
          <w:numId w:val="1382"/>
        </w:numPr>
      </w:pPr>
      <w:r>
        <w:t xml:space="preserve">We support publishing in open access journals when possible to maximize accessibility</w:t>
      </w:r>
    </w:p>
    <w:p>
      <w:pPr>
        <w:pStyle w:val="Compact"/>
        <w:numPr>
          <w:ilvl w:val="0"/>
          <w:numId w:val="138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93">
        <w:r>
          <w:rPr>
            <w:rStyle w:val="Hyperlink"/>
          </w:rPr>
          <w:t xml:space="preserve">medRxiv</w:t>
        </w:r>
      </w:hyperlink>
      <w:r>
        <w:t xml:space="preserve">.</w:t>
      </w:r>
    </w:p>
    <w:bookmarkEnd w:id="895"/>
    <w:bookmarkStart w:id="89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3"/>
        </w:numPr>
      </w:pPr>
      <w:r>
        <w:t xml:space="preserve">CONSORT for randomized trials</w:t>
      </w:r>
    </w:p>
    <w:p>
      <w:pPr>
        <w:pStyle w:val="Compact"/>
        <w:numPr>
          <w:ilvl w:val="0"/>
          <w:numId w:val="1383"/>
        </w:numPr>
      </w:pPr>
      <w:r>
        <w:t xml:space="preserve">STROBE for observational studies</w:t>
      </w:r>
    </w:p>
    <w:p>
      <w:pPr>
        <w:pStyle w:val="Compact"/>
        <w:numPr>
          <w:ilvl w:val="0"/>
          <w:numId w:val="1383"/>
        </w:numPr>
      </w:pPr>
      <w:r>
        <w:t xml:space="preserve">PRISMA for systematic reviews</w:t>
      </w:r>
    </w:p>
    <w:p>
      <w:pPr>
        <w:pStyle w:val="Compact"/>
        <w:numPr>
          <w:ilvl w:val="0"/>
          <w:numId w:val="1383"/>
        </w:numPr>
      </w:pPr>
      <w:r>
        <w:t xml:space="preserve">Others as appropriate (see</w:t>
      </w:r>
      <w:r>
        <w:t xml:space="preserve"> </w:t>
      </w:r>
      <w:hyperlink r:id="rId47">
        <w:r>
          <w:rPr>
            <w:rStyle w:val="Hyperlink"/>
          </w:rPr>
          <w:t xml:space="preserve">EQUATOR Network</w:t>
        </w:r>
      </w:hyperlink>
      <w:r>
        <w:t xml:space="preserve">)</w:t>
      </w:r>
    </w:p>
    <w:bookmarkEnd w:id="896"/>
    <w:bookmarkStart w:id="897" w:name="manuscript-checklist-1"/>
    <w:p>
      <w:pPr>
        <w:pStyle w:val="Heading2"/>
      </w:pPr>
      <w:r>
        <w:t xml:space="preserve">23.5 Manuscript Checklist</w:t>
      </w:r>
    </w:p>
    <w:p>
      <w:pPr>
        <w:pStyle w:val="FirstParagraph"/>
      </w:pPr>
      <w:r>
        <w:t xml:space="preserve">Before submitting a manuscript:</w:t>
      </w:r>
    </w:p>
    <w:p>
      <w:pPr>
        <w:pStyle w:val="Compact"/>
        <w:numPr>
          <w:ilvl w:val="0"/>
          <w:numId w:val="1384"/>
        </w:numPr>
      </w:pPr>
      <w:r>
        <w:t xml:space="preserve">Completed relevant reporting checklist</w:t>
      </w:r>
    </w:p>
    <w:p>
      <w:pPr>
        <w:pStyle w:val="Compact"/>
        <w:numPr>
          <w:ilvl w:val="0"/>
          <w:numId w:val="1385"/>
        </w:numPr>
      </w:pPr>
      <w:r>
        <w:t xml:space="preserve">Results are reproducible (rerunning code replicates tables/figures exactly)</w:t>
      </w:r>
    </w:p>
    <w:p>
      <w:pPr>
        <w:pStyle w:val="Compact"/>
        <w:numPr>
          <w:ilvl w:val="0"/>
          <w:numId w:val="1386"/>
        </w:numPr>
      </w:pPr>
      <w:r>
        <w:t xml:space="preserve">Target journal selected</w:t>
      </w:r>
    </w:p>
    <w:p>
      <w:pPr>
        <w:pStyle w:val="Compact"/>
        <w:numPr>
          <w:ilvl w:val="0"/>
          <w:numId w:val="1387"/>
        </w:numPr>
      </w:pPr>
      <w:r>
        <w:t xml:space="preserve">Title is declarative and states findings clearly</w:t>
      </w:r>
    </w:p>
    <w:p>
      <w:pPr>
        <w:pStyle w:val="Compact"/>
        <w:numPr>
          <w:ilvl w:val="0"/>
          <w:numId w:val="1388"/>
        </w:numPr>
      </w:pPr>
      <w:r>
        <w:t xml:space="preserve">Word count meets journal requirements</w:t>
      </w:r>
    </w:p>
    <w:p>
      <w:pPr>
        <w:pStyle w:val="Compact"/>
        <w:numPr>
          <w:ilvl w:val="0"/>
          <w:numId w:val="1389"/>
        </w:numPr>
      </w:pPr>
      <w:r>
        <w:t xml:space="preserve">Manuscript follows journal formatting guidelines</w:t>
      </w:r>
    </w:p>
    <w:p>
      <w:pPr>
        <w:pStyle w:val="Compact"/>
        <w:numPr>
          <w:ilvl w:val="0"/>
          <w:numId w:val="1390"/>
        </w:numPr>
      </w:pPr>
      <w:r>
        <w:t xml:space="preserve">Consistent voice throughout (typically active voice)</w:t>
      </w:r>
    </w:p>
    <w:p>
      <w:pPr>
        <w:pStyle w:val="Compact"/>
        <w:numPr>
          <w:ilvl w:val="0"/>
          <w:numId w:val="1391"/>
        </w:numPr>
      </w:pPr>
      <w:r>
        <w:t xml:space="preserve">All figures and tables referenced in main text</w:t>
      </w:r>
    </w:p>
    <w:p>
      <w:pPr>
        <w:pStyle w:val="Compact"/>
        <w:numPr>
          <w:ilvl w:val="0"/>
          <w:numId w:val="1392"/>
        </w:numPr>
      </w:pPr>
      <w:r>
        <w:t xml:space="preserve">Captions for all figures and tables</w:t>
      </w:r>
    </w:p>
    <w:p>
      <w:pPr>
        <w:pStyle w:val="Compact"/>
        <w:numPr>
          <w:ilvl w:val="0"/>
          <w:numId w:val="1393"/>
        </w:numPr>
      </w:pPr>
      <w:r>
        <w:t xml:space="preserve">Tables/figures numbered by order of appearance</w:t>
      </w:r>
    </w:p>
    <w:p>
      <w:pPr>
        <w:pStyle w:val="Compact"/>
        <w:numPr>
          <w:ilvl w:val="0"/>
          <w:numId w:val="1394"/>
        </w:numPr>
      </w:pPr>
      <w:r>
        <w:t xml:space="preserve">Abbreviations defined at first use and used sparingly</w:t>
      </w:r>
    </w:p>
    <w:p>
      <w:pPr>
        <w:pStyle w:val="Compact"/>
        <w:numPr>
          <w:ilvl w:val="0"/>
          <w:numId w:val="139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6"/>
        </w:numPr>
      </w:pPr>
      <w:r>
        <w:t xml:space="preserve">Avoid directionless statements (specify direction of associations)</w:t>
      </w:r>
    </w:p>
    <w:p>
      <w:pPr>
        <w:pStyle w:val="Compact"/>
        <w:numPr>
          <w:ilvl w:val="0"/>
          <w:numId w:val="1397"/>
        </w:numPr>
      </w:pPr>
      <w:r>
        <w:t xml:space="preserve">Causal language only when supported by study design</w:t>
      </w:r>
    </w:p>
    <w:p>
      <w:pPr>
        <w:pStyle w:val="Compact"/>
        <w:numPr>
          <w:ilvl w:val="0"/>
          <w:numId w:val="139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99"/>
        </w:numPr>
      </w:pPr>
      <w:r>
        <w:t xml:space="preserve">Author contributions drafted using CRediT Taxonomy</w:t>
      </w:r>
    </w:p>
    <w:bookmarkEnd w:id="897"/>
    <w:bookmarkStart w:id="90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9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9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0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01"/>
    <w:bookmarkStart w:id="90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1"/>
        </w:numPr>
      </w:pPr>
      <w:r>
        <w:rPr>
          <w:b/>
          <w:bCs/>
        </w:rPr>
        <w:t xml:space="preserve">Cite primary sources</w:t>
      </w:r>
      <w:r>
        <w:t xml:space="preserve"> </w:t>
      </w:r>
      <w:r>
        <w:t xml:space="preserve">for factual statements about established knowledge, methods, or findings</w:t>
      </w:r>
    </w:p>
    <w:p>
      <w:pPr>
        <w:pStyle w:val="Compact"/>
        <w:numPr>
          <w:ilvl w:val="0"/>
          <w:numId w:val="1401"/>
        </w:numPr>
      </w:pPr>
      <w:r>
        <w:rPr>
          <w:b/>
          <w:bCs/>
        </w:rPr>
        <w:t xml:space="preserve">Cite official documentation</w:t>
      </w:r>
      <w:r>
        <w:t xml:space="preserve"> </w:t>
      </w:r>
      <w:r>
        <w:t xml:space="preserve">when describing how software, tools, or systems work</w:t>
      </w:r>
    </w:p>
    <w:p>
      <w:pPr>
        <w:pStyle w:val="Compact"/>
        <w:numPr>
          <w:ilvl w:val="0"/>
          <w:numId w:val="140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2"/>
        </w:numPr>
      </w:pPr>
      <w:r>
        <w:rPr>
          <w:b/>
          <w:bCs/>
        </w:rPr>
        <w:t xml:space="preserve">Demonstrate directly</w:t>
      </w:r>
      <w:r>
        <w:t xml:space="preserve">: Show the behavior through experiments, data, or explicit examples</w:t>
      </w:r>
    </w:p>
    <w:p>
      <w:pPr>
        <w:pStyle w:val="Compact"/>
        <w:numPr>
          <w:ilvl w:val="0"/>
          <w:numId w:val="140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3"/>
        </w:numPr>
      </w:pPr>
      <w:r>
        <w:t xml:space="preserve">Builds reader trust and credibility</w:t>
      </w:r>
    </w:p>
    <w:p>
      <w:pPr>
        <w:pStyle w:val="Compact"/>
        <w:numPr>
          <w:ilvl w:val="0"/>
          <w:numId w:val="1403"/>
        </w:numPr>
      </w:pPr>
      <w:r>
        <w:t xml:space="preserve">Enables readers to verify information independently</w:t>
      </w:r>
    </w:p>
    <w:p>
      <w:pPr>
        <w:pStyle w:val="Compact"/>
        <w:numPr>
          <w:ilvl w:val="0"/>
          <w:numId w:val="1403"/>
        </w:numPr>
      </w:pPr>
      <w:r>
        <w:t xml:space="preserve">Maintains scientific rigor in all communications</w:t>
      </w:r>
    </w:p>
    <w:p>
      <w:pPr>
        <w:pStyle w:val="Compact"/>
        <w:numPr>
          <w:ilvl w:val="0"/>
          <w:numId w:val="140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02"/>
    <w:bookmarkEnd w:id="903"/>
    <w:bookmarkStart w:id="998" w:name="references"/>
    <w:p>
      <w:pPr>
        <w:pStyle w:val="Heading1"/>
      </w:pPr>
      <w:r>
        <w:t xml:space="preserve">References</w:t>
      </w:r>
    </w:p>
    <w:bookmarkStart w:id="997" w:name="refs"/>
    <w:bookmarkStart w:id="905" w:name="ref-space_odyssey"/>
    <w:p>
      <w:pPr>
        <w:pStyle w:val="Bibliography"/>
      </w:pPr>
      <w:r>
        <w:rPr>
          <w:i/>
          <w:iCs/>
        </w:rPr>
        <w:t xml:space="preserve">2001: A Space Odyssey</w:t>
      </w:r>
      <w:r>
        <w:t xml:space="preserve">. 1968. Film.</w:t>
      </w:r>
      <w:r>
        <w:t xml:space="preserve"> </w:t>
      </w:r>
      <w:hyperlink r:id="rId904">
        <w:r>
          <w:rPr>
            <w:rStyle w:val="Hyperlink"/>
          </w:rPr>
          <w:t xml:space="preserve">https://en.wikipedia.org/wiki/2001:_A_Space_Odyssey_(film)</w:t>
        </w:r>
      </w:hyperlink>
      <w:r>
        <w:t xml:space="preserve">.</w:t>
      </w:r>
    </w:p>
    <w:bookmarkEnd w:id="905"/>
    <w:bookmarkStart w:id="90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06">
        <w:r>
          <w:rPr>
            <w:rStyle w:val="Hyperlink"/>
          </w:rPr>
          <w:t xml:space="preserve">https://doi.org/10.1371/journal.pgph.0002269</w:t>
        </w:r>
      </w:hyperlink>
      <w:r>
        <w:t xml:space="preserve">.</w:t>
      </w:r>
    </w:p>
    <w:bookmarkEnd w:id="907"/>
    <w:bookmarkStart w:id="909" w:name="ref-i_robot"/>
    <w:p>
      <w:pPr>
        <w:pStyle w:val="Bibliography"/>
      </w:pPr>
      <w:r>
        <w:t xml:space="preserve">Asimov, Isaac. 1950.</w:t>
      </w:r>
      <w:r>
        <w:t xml:space="preserve"> </w:t>
      </w:r>
      <w:r>
        <w:rPr>
          <w:i/>
          <w:iCs/>
        </w:rPr>
        <w:t xml:space="preserve">I, Robot</w:t>
      </w:r>
      <w:r>
        <w:t xml:space="preserve">. Novel; Gnome Press.</w:t>
      </w:r>
      <w:r>
        <w:t xml:space="preserve"> </w:t>
      </w:r>
      <w:hyperlink r:id="rId908">
        <w:r>
          <w:rPr>
            <w:rStyle w:val="Hyperlink"/>
          </w:rPr>
          <w:t xml:space="preserve">https://search.library.ucdavis.edu/permalink/01UCD_INST/9fle3i/alma990000226350403126</w:t>
        </w:r>
      </w:hyperlink>
      <w:r>
        <w:t xml:space="preserve">.</w:t>
      </w:r>
    </w:p>
    <w:bookmarkEnd w:id="909"/>
    <w:bookmarkStart w:id="9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10">
        <w:r>
          <w:rPr>
            <w:rStyle w:val="Hyperlink"/>
          </w:rPr>
          <w:t xml:space="preserve">https://doi.org/10.1038/d41586-019-01431-z</w:t>
        </w:r>
      </w:hyperlink>
      <w:r>
        <w:t xml:space="preserve">.</w:t>
      </w:r>
    </w:p>
    <w:bookmarkEnd w:id="911"/>
    <w:bookmarkStart w:id="913" w:name="ref-battlestar_galactica_2004"/>
    <w:p>
      <w:pPr>
        <w:pStyle w:val="Bibliography"/>
      </w:pPr>
      <w:r>
        <w:rPr>
          <w:i/>
          <w:iCs/>
        </w:rPr>
        <w:t xml:space="preserve">Battlestar Galactica</w:t>
      </w:r>
      <w:r>
        <w:t xml:space="preserve">. 2004. Television Series.</w:t>
      </w:r>
      <w:r>
        <w:t xml:space="preserve"> </w:t>
      </w:r>
      <w:hyperlink r:id="rId912">
        <w:r>
          <w:rPr>
            <w:rStyle w:val="Hyperlink"/>
          </w:rPr>
          <w:t xml:space="preserve">https://en.wikipedia.org/wiki/Battlestar_Galactica_(2004_TV_series)</w:t>
        </w:r>
      </w:hyperlink>
      <w:r>
        <w:t xml:space="preserve">.</w:t>
      </w:r>
    </w:p>
    <w:bookmarkEnd w:id="913"/>
    <w:bookmarkStart w:id="91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14">
        <w:r>
          <w:rPr>
            <w:rStyle w:val="Hyperlink"/>
          </w:rPr>
          <w:t xml:space="preserve">https://jadebc.github.io/lab-manual/</w:t>
        </w:r>
      </w:hyperlink>
      <w:r>
        <w:t xml:space="preserve">.</w:t>
      </w:r>
    </w:p>
    <w:bookmarkEnd w:id="915"/>
    <w:bookmarkStart w:id="917" w:name="ref-blade_runner"/>
    <w:p>
      <w:pPr>
        <w:pStyle w:val="Bibliography"/>
      </w:pPr>
      <w:r>
        <w:rPr>
          <w:i/>
          <w:iCs/>
        </w:rPr>
        <w:t xml:space="preserve">Blade Runner</w:t>
      </w:r>
      <w:r>
        <w:t xml:space="preserve">. 1982. Film.</w:t>
      </w:r>
      <w:r>
        <w:t xml:space="preserve"> </w:t>
      </w:r>
      <w:hyperlink r:id="rId916">
        <w:r>
          <w:rPr>
            <w:rStyle w:val="Hyperlink"/>
          </w:rPr>
          <w:t xml:space="preserve">https://en.wikipedia.org/wiki/Blade_Runner</w:t>
        </w:r>
      </w:hyperlink>
      <w:r>
        <w:t xml:space="preserve">.</w:t>
      </w:r>
    </w:p>
    <w:bookmarkEnd w:id="917"/>
    <w:bookmarkStart w:id="91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18">
        <w:r>
          <w:rPr>
            <w:rStyle w:val="Hyperlink"/>
          </w:rPr>
          <w:t xml:space="preserve">https://happygitwithr.com/</w:t>
        </w:r>
      </w:hyperlink>
      <w:r>
        <w:t xml:space="preserve">.</w:t>
      </w:r>
    </w:p>
    <w:bookmarkEnd w:id="919"/>
    <w:bookmarkStart w:id="92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20"/>
    <w:bookmarkStart w:id="92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21">
        <w:r>
          <w:rPr>
            <w:rStyle w:val="Hyperlink"/>
          </w:rPr>
          <w:t xml:space="preserve">https://en.wikipedia.org/wiki/Ender%27s_Game</w:t>
        </w:r>
      </w:hyperlink>
      <w:r>
        <w:t xml:space="preserve">.</w:t>
      </w:r>
    </w:p>
    <w:bookmarkEnd w:id="922"/>
    <w:bookmarkStart w:id="92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23">
        <w:r>
          <w:rPr>
            <w:rStyle w:val="Hyperlink"/>
          </w:rPr>
          <w:t xml:space="preserve">https://doi.org/10.1038/s41467-020-19160-7</w:t>
        </w:r>
      </w:hyperlink>
      <w:r>
        <w:t xml:space="preserve">.</w:t>
      </w:r>
    </w:p>
    <w:bookmarkEnd w:id="924"/>
    <w:bookmarkStart w:id="92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25">
        <w:r>
          <w:rPr>
            <w:rStyle w:val="Hyperlink"/>
          </w:rPr>
          <w:t xml:space="preserve">http://creativecommons.org/licenses/by-nc/4.0/</w:t>
        </w:r>
      </w:hyperlink>
      <w:r>
        <w:t xml:space="preserve">.</w:t>
      </w:r>
    </w:p>
    <w:bookmarkEnd w:id="926"/>
    <w:bookmarkStart w:id="928" w:name="ref-credit"/>
    <w:p>
      <w:pPr>
        <w:pStyle w:val="Bibliography"/>
      </w:pPr>
      <w:r>
        <w:t xml:space="preserve">“CRediT: Contributor Roles Taxonomy.”</w:t>
      </w:r>
      <w:r>
        <w:t xml:space="preserve"> </w:t>
      </w:r>
      <w:r>
        <w:t xml:space="preserve">n.d. PLOS ONE.</w:t>
      </w:r>
      <w:r>
        <w:t xml:space="preserve"> </w:t>
      </w:r>
      <w:hyperlink r:id="rId927">
        <w:r>
          <w:rPr>
            <w:rStyle w:val="Hyperlink"/>
          </w:rPr>
          <w:t xml:space="preserve">https://journals.plos.org/plosone/s/authorship</w:t>
        </w:r>
      </w:hyperlink>
      <w:r>
        <w:t xml:space="preserve">.</w:t>
      </w:r>
    </w:p>
    <w:bookmarkEnd w:id="928"/>
    <w:bookmarkStart w:id="930" w:name="ref-dryad"/>
    <w:p>
      <w:pPr>
        <w:pStyle w:val="Bibliography"/>
      </w:pPr>
      <w:r>
        <w:t xml:space="preserve">“Dryad Digital Repository.”</w:t>
      </w:r>
      <w:r>
        <w:t xml:space="preserve"> </w:t>
      </w:r>
      <w:r>
        <w:t xml:space="preserve">n.d. Dryad.</w:t>
      </w:r>
      <w:r>
        <w:t xml:space="preserve"> </w:t>
      </w:r>
      <w:hyperlink r:id="rId929">
        <w:r>
          <w:rPr>
            <w:rStyle w:val="Hyperlink"/>
          </w:rPr>
          <w:t xml:space="preserve">https://datadryad.org/</w:t>
        </w:r>
      </w:hyperlink>
      <w:r>
        <w:t xml:space="preserve">.</w:t>
      </w:r>
    </w:p>
    <w:bookmarkEnd w:id="930"/>
    <w:bookmarkStart w:id="93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31"/>
    <w:bookmarkStart w:id="93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32">
        <w:r>
          <w:rPr>
            <w:rStyle w:val="Hyperlink"/>
          </w:rPr>
          <w:t xml:space="preserve">https://doi.org/10.1201/9781003029878</w:t>
        </w:r>
      </w:hyperlink>
      <w:r>
        <w:t xml:space="preserve">.</w:t>
      </w:r>
    </w:p>
    <w:bookmarkEnd w:id="933"/>
    <w:bookmarkStart w:id="93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34">
        <w:r>
          <w:rPr>
            <w:rStyle w:val="Hyperlink"/>
          </w:rPr>
          <w:t xml:space="preserve">https://www.youtube.com/watch?v=B1BdQcJ2ZYY</w:t>
        </w:r>
      </w:hyperlink>
      <w:r>
        <w:t xml:space="preserve">.</w:t>
      </w:r>
    </w:p>
    <w:bookmarkEnd w:id="935"/>
    <w:bookmarkStart w:id="93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0">
        <w:r>
          <w:rPr>
            <w:rStyle w:val="Hyperlink"/>
          </w:rPr>
          <w:t xml:space="preserve">https://github.com/orgs/quarto-dev/discussions/6085</w:t>
        </w:r>
      </w:hyperlink>
      <w:r>
        <w:t xml:space="preserve">.</w:t>
      </w:r>
    </w:p>
    <w:bookmarkEnd w:id="936"/>
    <w:bookmarkStart w:id="938" w:name="ref-githubdesktop"/>
    <w:p>
      <w:pPr>
        <w:pStyle w:val="Bibliography"/>
      </w:pPr>
      <w:r>
        <w:t xml:space="preserve">“GitHub Desktop.”</w:t>
      </w:r>
      <w:r>
        <w:t xml:space="preserve"> </w:t>
      </w:r>
      <w:r>
        <w:t xml:space="preserve">n.d. GitHub.</w:t>
      </w:r>
      <w:r>
        <w:t xml:space="preserve"> </w:t>
      </w:r>
      <w:hyperlink r:id="rId937">
        <w:r>
          <w:rPr>
            <w:rStyle w:val="Hyperlink"/>
          </w:rPr>
          <w:t xml:space="preserve">https://desktop.github.com/</w:t>
        </w:r>
      </w:hyperlink>
      <w:r>
        <w:t xml:space="preserve">.</w:t>
      </w:r>
    </w:p>
    <w:bookmarkEnd w:id="938"/>
    <w:bookmarkStart w:id="940" w:name="ref-dune"/>
    <w:p>
      <w:pPr>
        <w:pStyle w:val="Bibliography"/>
      </w:pPr>
      <w:r>
        <w:t xml:space="preserve">Herbert, Frank. 1965.</w:t>
      </w:r>
      <w:r>
        <w:t xml:space="preserve"> </w:t>
      </w:r>
      <w:r>
        <w:rPr>
          <w:i/>
          <w:iCs/>
        </w:rPr>
        <w:t xml:space="preserve">Dune</w:t>
      </w:r>
      <w:r>
        <w:t xml:space="preserve">. Novel.</w:t>
      </w:r>
      <w:r>
        <w:t xml:space="preserve"> </w:t>
      </w:r>
      <w:hyperlink r:id="rId939">
        <w:r>
          <w:rPr>
            <w:rStyle w:val="Hyperlink"/>
          </w:rPr>
          <w:t xml:space="preserve">https://en.wikipedia.org/wiki/Organizations_of_the_Dune_universe#Thinking_machines</w:t>
        </w:r>
      </w:hyperlink>
      <w:r>
        <w:t xml:space="preserve">.</w:t>
      </w:r>
    </w:p>
    <w:bookmarkEnd w:id="940"/>
    <w:bookmarkStart w:id="942" w:name="ref-plos_data"/>
    <w:p>
      <w:pPr>
        <w:pStyle w:val="Bibliography"/>
      </w:pPr>
      <w:r>
        <w:t xml:space="preserve">“How to Store and Manage Your Data.”</w:t>
      </w:r>
      <w:r>
        <w:t xml:space="preserve"> </w:t>
      </w:r>
      <w:r>
        <w:t xml:space="preserve">n.d. PLOS.</w:t>
      </w:r>
      <w:r>
        <w:t xml:space="preserve"> </w:t>
      </w:r>
      <w:hyperlink r:id="rId941">
        <w:r>
          <w:rPr>
            <w:rStyle w:val="Hyperlink"/>
          </w:rPr>
          <w:t xml:space="preserve">https://plos.org/resource/how-to-store-and-manage-your-data/</w:t>
        </w:r>
      </w:hyperlink>
      <w:r>
        <w:t xml:space="preserve">.</w:t>
      </w:r>
    </w:p>
    <w:bookmarkEnd w:id="942"/>
    <w:bookmarkStart w:id="9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43"/>
    <w:bookmarkStart w:id="9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44">
        <w:r>
          <w:rPr>
            <w:rStyle w:val="Hyperlink"/>
          </w:rPr>
          <w:t xml:space="preserve">https://mentors.fm/2019/08/13/think-and-write-with-leslie-lamport/</w:t>
        </w:r>
      </w:hyperlink>
      <w:r>
        <w:t xml:space="preserve">.</w:t>
      </w:r>
    </w:p>
    <w:bookmarkEnd w:id="945"/>
    <w:bookmarkStart w:id="94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46">
        <w:r>
          <w:rPr>
            <w:rStyle w:val="Hyperlink"/>
          </w:rPr>
          <w:t xml:space="preserve">https://openreview.net/forum?id=BZ5a1r-kVsf</w:t>
        </w:r>
      </w:hyperlink>
      <w:r>
        <w:t xml:space="preserve">.</w:t>
      </w:r>
    </w:p>
    <w:bookmarkEnd w:id="947"/>
    <w:bookmarkStart w:id="948" w:name="ref-medRxiv"/>
    <w:p>
      <w:pPr>
        <w:pStyle w:val="Bibliography"/>
      </w:pPr>
      <w:r>
        <w:t xml:space="preserve">“medRxiv: The Preprint Server for Health Sciences.”</w:t>
      </w:r>
      <w:r>
        <w:t xml:space="preserve"> </w:t>
      </w:r>
      <w:r>
        <w:t xml:space="preserve">n.d. Cold Spring Harbor Laboratory.</w:t>
      </w:r>
      <w:r>
        <w:t xml:space="preserve"> </w:t>
      </w:r>
      <w:hyperlink r:id="rId893">
        <w:r>
          <w:rPr>
            <w:rStyle w:val="Hyperlink"/>
          </w:rPr>
          <w:t xml:space="preserve">https://www.medrxiv.org/</w:t>
        </w:r>
      </w:hyperlink>
      <w:r>
        <w:t xml:space="preserve">.</w:t>
      </w:r>
    </w:p>
    <w:bookmarkEnd w:id="948"/>
    <w:bookmarkStart w:id="9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49">
        <w:r>
          <w:rPr>
            <w:rStyle w:val="Hyperlink"/>
          </w:rPr>
          <w:t xml:space="preserve">https://doi.org/10.1038/467775a</w:t>
        </w:r>
      </w:hyperlink>
      <w:r>
        <w:t xml:space="preserve">.</w:t>
      </w:r>
    </w:p>
    <w:bookmarkEnd w:id="950"/>
    <w:bookmarkStart w:id="9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51">
        <w:r>
          <w:rPr>
            <w:rStyle w:val="Hyperlink"/>
          </w:rPr>
          <w:t xml:space="preserve">https://doi.org/10.1038/s41562-016-0021</w:t>
        </w:r>
      </w:hyperlink>
      <w:r>
        <w:t xml:space="preserve">.</w:t>
      </w:r>
    </w:p>
    <w:bookmarkEnd w:id="952"/>
    <w:bookmarkStart w:id="9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53">
        <w:r>
          <w:rPr>
            <w:rStyle w:val="Hyperlink"/>
          </w:rPr>
          <w:t xml:space="preserve">https://doi.org/10.1038/526182a</w:t>
        </w:r>
      </w:hyperlink>
      <w:r>
        <w:t xml:space="preserve">.</w:t>
      </w:r>
    </w:p>
    <w:bookmarkEnd w:id="954"/>
    <w:bookmarkStart w:id="956" w:name="ref-osf"/>
    <w:p>
      <w:pPr>
        <w:pStyle w:val="Bibliography"/>
      </w:pPr>
      <w:r>
        <w:t xml:space="preserve">“Open Science Framework.”</w:t>
      </w:r>
      <w:r>
        <w:t xml:space="preserve"> </w:t>
      </w:r>
      <w:r>
        <w:t xml:space="preserve">n.d. Center for Open Science.</w:t>
      </w:r>
      <w:r>
        <w:t xml:space="preserve"> </w:t>
      </w:r>
      <w:hyperlink r:id="rId955">
        <w:r>
          <w:rPr>
            <w:rStyle w:val="Hyperlink"/>
          </w:rPr>
          <w:t xml:space="preserve">https://osf.io/</w:t>
        </w:r>
      </w:hyperlink>
      <w:r>
        <w:t xml:space="preserve">.</w:t>
      </w:r>
    </w:p>
    <w:bookmarkEnd w:id="956"/>
    <w:bookmarkStart w:id="9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9">
        <w:r>
          <w:rPr>
            <w:rStyle w:val="Hyperlink"/>
          </w:rPr>
          <w:t xml:space="preserve">https://github.com/quarto-dev/quarto-cli/issues/3809</w:t>
        </w:r>
      </w:hyperlink>
      <w:r>
        <w:t xml:space="preserve">.</w:t>
      </w:r>
    </w:p>
    <w:bookmarkEnd w:id="957"/>
    <w:bookmarkStart w:id="959" w:name="ref-gitfixum"/>
    <w:p>
      <w:pPr>
        <w:pStyle w:val="Bibliography"/>
      </w:pPr>
      <w:r>
        <w:t xml:space="preserve">Robertson, Seth. n.d.</w:t>
      </w:r>
      <w:r>
        <w:t xml:space="preserve"> </w:t>
      </w:r>
      <w:r>
        <w:t xml:space="preserve">“On Undoing, Fixing, or Removing Commits in Git.”</w:t>
      </w:r>
      <w:r>
        <w:t xml:space="preserve"> </w:t>
      </w:r>
      <w:hyperlink r:id="rId958">
        <w:r>
          <w:rPr>
            <w:rStyle w:val="Hyperlink"/>
          </w:rPr>
          <w:t xml:space="preserve">https://sethrobertson.github.io/GitFixUm/fixup.html</w:t>
        </w:r>
      </w:hyperlink>
      <w:r>
        <w:t xml:space="preserve">.</w:t>
      </w:r>
    </w:p>
    <w:bookmarkEnd w:id="959"/>
    <w:bookmarkStart w:id="96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60">
        <w:r>
          <w:rPr>
            <w:rStyle w:val="Hyperlink"/>
          </w:rPr>
          <w:t xml:space="preserve">https://doi.org/10.1371/journal.pcbi.1003833</w:t>
        </w:r>
      </w:hyperlink>
      <w:r>
        <w:t xml:space="preserve">.</w:t>
      </w:r>
    </w:p>
    <w:bookmarkEnd w:id="961"/>
    <w:bookmarkStart w:id="96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62">
        <w:r>
          <w:rPr>
            <w:rStyle w:val="Hyperlink"/>
          </w:rPr>
          <w:t xml:space="preserve">https://doi.org/10.1038/d41586-019-02918-5</w:t>
        </w:r>
      </w:hyperlink>
      <w:r>
        <w:t xml:space="preserve">.</w:t>
      </w:r>
    </w:p>
    <w:bookmarkEnd w:id="963"/>
    <w:bookmarkStart w:id="965" w:name="ref-slurm-salloc"/>
    <w:p>
      <w:pPr>
        <w:pStyle w:val="Bibliography"/>
      </w:pPr>
      <w:r>
        <w:t xml:space="preserve">“Slurm Workload Manager: Salloc Documentation.”</w:t>
      </w:r>
      <w:r>
        <w:t xml:space="preserve"> </w:t>
      </w:r>
      <w:r>
        <w:t xml:space="preserve">n.d.-a. SchedMD.</w:t>
      </w:r>
      <w:r>
        <w:t xml:space="preserve"> </w:t>
      </w:r>
      <w:hyperlink r:id="rId964">
        <w:r>
          <w:rPr>
            <w:rStyle w:val="Hyperlink"/>
          </w:rPr>
          <w:t xml:space="preserve">https://slurm.schedmd.com/salloc.html</w:t>
        </w:r>
      </w:hyperlink>
      <w:r>
        <w:t xml:space="preserve">.</w:t>
      </w:r>
    </w:p>
    <w:bookmarkEnd w:id="965"/>
    <w:bookmarkStart w:id="967" w:name="ref-slurm-sattach"/>
    <w:p>
      <w:pPr>
        <w:pStyle w:val="Bibliography"/>
      </w:pPr>
      <w:r>
        <w:t xml:space="preserve">“Slurm Workload Manager: Sattach Documentation.”</w:t>
      </w:r>
      <w:r>
        <w:t xml:space="preserve"> </w:t>
      </w:r>
      <w:r>
        <w:t xml:space="preserve">n.d.-b. SchedMD.</w:t>
      </w:r>
      <w:r>
        <w:t xml:space="preserve"> </w:t>
      </w:r>
      <w:hyperlink r:id="rId966">
        <w:r>
          <w:rPr>
            <w:rStyle w:val="Hyperlink"/>
          </w:rPr>
          <w:t xml:space="preserve">https://slurm.schedmd.com/sattach.html</w:t>
        </w:r>
      </w:hyperlink>
      <w:r>
        <w:t xml:space="preserve">.</w:t>
      </w:r>
    </w:p>
    <w:bookmarkEnd w:id="967"/>
    <w:bookmarkStart w:id="969" w:name="ref-slurm"/>
    <w:p>
      <w:pPr>
        <w:pStyle w:val="Bibliography"/>
      </w:pPr>
      <w:r>
        <w:t xml:space="preserve">“Slurm Workload Manager: Sbatch Documentation.”</w:t>
      </w:r>
      <w:r>
        <w:t xml:space="preserve"> </w:t>
      </w:r>
      <w:r>
        <w:t xml:space="preserve">n.d.-c. SchedMD.</w:t>
      </w:r>
      <w:r>
        <w:t xml:space="preserve"> </w:t>
      </w:r>
      <w:hyperlink r:id="rId968">
        <w:r>
          <w:rPr>
            <w:rStyle w:val="Hyperlink"/>
          </w:rPr>
          <w:t xml:space="preserve">https://slurm.schedmd.com/sbatch.html</w:t>
        </w:r>
      </w:hyperlink>
      <w:r>
        <w:t xml:space="preserve">.</w:t>
      </w:r>
    </w:p>
    <w:bookmarkEnd w:id="969"/>
    <w:bookmarkStart w:id="971" w:name="ref-slurm-squeue"/>
    <w:p>
      <w:pPr>
        <w:pStyle w:val="Bibliography"/>
      </w:pPr>
      <w:r>
        <w:t xml:space="preserve">“Slurm Workload Manager: Squeue Documentation.”</w:t>
      </w:r>
      <w:r>
        <w:t xml:space="preserve"> </w:t>
      </w:r>
      <w:r>
        <w:t xml:space="preserve">n.d.-d. SchedMD.</w:t>
      </w:r>
      <w:r>
        <w:t xml:space="preserve"> </w:t>
      </w:r>
      <w:hyperlink r:id="rId970">
        <w:r>
          <w:rPr>
            <w:rStyle w:val="Hyperlink"/>
          </w:rPr>
          <w:t xml:space="preserve">https://slurm.schedmd.com/squeue.html</w:t>
        </w:r>
      </w:hyperlink>
      <w:r>
        <w:t xml:space="preserve">.</w:t>
      </w:r>
    </w:p>
    <w:bookmarkEnd w:id="971"/>
    <w:bookmarkStart w:id="973" w:name="ref-slurm-srun"/>
    <w:p>
      <w:pPr>
        <w:pStyle w:val="Bibliography"/>
      </w:pPr>
      <w:r>
        <w:t xml:space="preserve">“Slurm Workload Manager: Srun Documentation.”</w:t>
      </w:r>
      <w:r>
        <w:t xml:space="preserve"> </w:t>
      </w:r>
      <w:r>
        <w:t xml:space="preserve">n.d.-e. SchedMD.</w:t>
      </w:r>
      <w:r>
        <w:t xml:space="preserve"> </w:t>
      </w:r>
      <w:hyperlink r:id="rId972">
        <w:r>
          <w:rPr>
            <w:rStyle w:val="Hyperlink"/>
          </w:rPr>
          <w:t xml:space="preserve">https://slurm.schedmd.com/srun.html</w:t>
        </w:r>
      </w:hyperlink>
      <w:r>
        <w:t xml:space="preserve">.</w:t>
      </w:r>
    </w:p>
    <w:bookmarkEnd w:id="973"/>
    <w:bookmarkStart w:id="97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74">
        <w:r>
          <w:rPr>
            <w:rStyle w:val="Hyperlink"/>
          </w:rPr>
          <w:t xml:space="preserve">https://doi.org/10.1038/d41586-019-00067-3</w:t>
        </w:r>
      </w:hyperlink>
      <w:r>
        <w:t xml:space="preserve">.</w:t>
      </w:r>
    </w:p>
    <w:bookmarkEnd w:id="975"/>
    <w:bookmarkStart w:id="977" w:name="ref-terminator"/>
    <w:p>
      <w:pPr>
        <w:pStyle w:val="Bibliography"/>
      </w:pPr>
      <w:r>
        <w:rPr>
          <w:i/>
          <w:iCs/>
        </w:rPr>
        <w:t xml:space="preserve">Terminator 3: Rise of the Machines</w:t>
      </w:r>
      <w:r>
        <w:t xml:space="preserve">. 2003. Film.</w:t>
      </w:r>
      <w:r>
        <w:t xml:space="preserve"> </w:t>
      </w:r>
      <w:hyperlink r:id="rId976">
        <w:r>
          <w:rPr>
            <w:rStyle w:val="Hyperlink"/>
          </w:rPr>
          <w:t xml:space="preserve">https://en.wikipedia.org/wiki/Terminator_3:_Rise_of_the_Machines</w:t>
        </w:r>
      </w:hyperlink>
      <w:r>
        <w:t xml:space="preserve">.</w:t>
      </w:r>
    </w:p>
    <w:bookmarkEnd w:id="977"/>
    <w:bookmarkStart w:id="979" w:name="ref-matrix"/>
    <w:p>
      <w:pPr>
        <w:pStyle w:val="Bibliography"/>
      </w:pPr>
      <w:r>
        <w:rPr>
          <w:i/>
          <w:iCs/>
        </w:rPr>
        <w:t xml:space="preserve">The Matrix</w:t>
      </w:r>
      <w:r>
        <w:t xml:space="preserve">. 1999. Film.</w:t>
      </w:r>
      <w:r>
        <w:t xml:space="preserve"> </w:t>
      </w:r>
      <w:hyperlink r:id="rId978">
        <w:r>
          <w:rPr>
            <w:rStyle w:val="Hyperlink"/>
          </w:rPr>
          <w:t xml:space="preserve">https://en.wikipedia.org/wiki/The_Matrix</w:t>
        </w:r>
      </w:hyperlink>
      <w:r>
        <w:t xml:space="preserve">.</w:t>
      </w:r>
    </w:p>
    <w:bookmarkEnd w:id="979"/>
    <w:bookmarkStart w:id="98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980"/>
    <w:bookmarkStart w:id="98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81">
        <w:r>
          <w:rPr>
            <w:rStyle w:val="Hyperlink"/>
          </w:rPr>
          <w:t xml:space="preserve">https://doi.org/10.1038/d41586-021-03603-2</w:t>
        </w:r>
      </w:hyperlink>
      <w:r>
        <w:t xml:space="preserve">.</w:t>
      </w:r>
    </w:p>
    <w:bookmarkEnd w:id="982"/>
    <w:bookmarkStart w:id="984" w:name="ref-wargames"/>
    <w:p>
      <w:pPr>
        <w:pStyle w:val="Bibliography"/>
      </w:pPr>
      <w:r>
        <w:rPr>
          <w:i/>
          <w:iCs/>
        </w:rPr>
        <w:t xml:space="preserve">WarGames</w:t>
      </w:r>
      <w:r>
        <w:t xml:space="preserve">. 1983. Film.</w:t>
      </w:r>
      <w:r>
        <w:t xml:space="preserve"> </w:t>
      </w:r>
      <w:hyperlink r:id="rId983">
        <w:r>
          <w:rPr>
            <w:rStyle w:val="Hyperlink"/>
          </w:rPr>
          <w:t xml:space="preserve">https://en.wikipedia.org/wiki/WarGames</w:t>
        </w:r>
      </w:hyperlink>
      <w:r>
        <w:t xml:space="preserve">.</w:t>
      </w:r>
    </w:p>
    <w:bookmarkEnd w:id="984"/>
    <w:bookmarkStart w:id="9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85">
        <w:r>
          <w:rPr>
            <w:rStyle w:val="Hyperlink"/>
          </w:rPr>
          <w:t xml:space="preserve">https://doi.org/10.1201/9781351201315</w:t>
        </w:r>
      </w:hyperlink>
      <w:r>
        <w:t xml:space="preserve">.</w:t>
      </w:r>
    </w:p>
    <w:bookmarkEnd w:id="986"/>
    <w:bookmarkStart w:id="9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87">
        <w:r>
          <w:rPr>
            <w:rStyle w:val="Hyperlink"/>
          </w:rPr>
          <w:t xml:space="preserve">https://mastering-shiny.org/</w:t>
        </w:r>
      </w:hyperlink>
      <w:r>
        <w:t xml:space="preserve">.</w:t>
      </w:r>
    </w:p>
    <w:bookmarkEnd w:id="988"/>
    <w:bookmarkStart w:id="98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989"/>
    <w:bookmarkStart w:id="99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90">
        <w:r>
          <w:rPr>
            <w:rStyle w:val="Hyperlink"/>
          </w:rPr>
          <w:t xml:space="preserve">https://design.tidyverse.org/</w:t>
        </w:r>
      </w:hyperlink>
      <w:r>
        <w:t xml:space="preserve">.</w:t>
      </w:r>
    </w:p>
    <w:bookmarkEnd w:id="991"/>
    <w:bookmarkStart w:id="99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92">
        <w:r>
          <w:rPr>
            <w:rStyle w:val="Hyperlink"/>
          </w:rPr>
          <w:t xml:space="preserve">https://r-pkgs.org/</w:t>
        </w:r>
      </w:hyperlink>
      <w:r>
        <w:t xml:space="preserve">.</w:t>
      </w:r>
    </w:p>
    <w:bookmarkEnd w:id="993"/>
    <w:bookmarkStart w:id="99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94">
        <w:r>
          <w:rPr>
            <w:rStyle w:val="Hyperlink"/>
          </w:rPr>
          <w:t xml:space="preserve">https://r4ds.hadley.nz/</w:t>
        </w:r>
      </w:hyperlink>
      <w:r>
        <w:t xml:space="preserve">.</w:t>
      </w:r>
    </w:p>
    <w:bookmarkEnd w:id="995"/>
    <w:bookmarkStart w:id="99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996"/>
    <w:bookmarkEnd w:id="997"/>
    <w:p>
      <w:r>
        <w:br w:type="page"/>
      </w:r>
    </w:p>
    <w:bookmarkEnd w:id="998"/>
    <w:bookmarkStart w:id="100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9">
        <w:r>
          <w:rPr>
            <w:rStyle w:val="Hyperlink"/>
          </w:rPr>
          <w:t xml:space="preserve">https://ucd-serg.github.io/lab-manual/appendix-copilot-instructions.html</w:t>
        </w:r>
      </w:hyperlink>
    </w:p>
    <w:p>
      <w:r>
        <w:br w:type="page"/>
      </w:r>
    </w:p>
    <w:bookmarkEnd w:id="1000"/>
    <w:bookmarkStart w:id="100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01">
        <w:r>
          <w:rPr>
            <w:rStyle w:val="Hyperlink"/>
          </w:rPr>
          <w:t xml:space="preserve">https://ucd-serg.github.io/lab-manual/appendix-copilot-setup-steps.html</w:t>
        </w:r>
      </w:hyperlink>
    </w:p>
    <w:p>
      <w:r>
        <w:br w:type="page"/>
      </w:r>
    </w:p>
    <w:bookmarkEnd w:id="1002"/>
    <w:bookmarkStart w:id="100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4"/>
        </w:numPr>
      </w:pPr>
      <w:ins w:id="3314" w:author="PR Preview" w:date="2024-01-01T00:00:00Z">
        <w:r>
          <w:rPr>
            <w:b/>
            <w:bCs/>
          </w:rPr>
          <w:t xml:space="preserve">Branch:</w:t>
        </w:r>
      </w:ins>
      <w:ins w:id="3314" w:author="PR Preview" w:date="2024-01-01T00:00:00Z">
        <w:r>
          <w:t xml:space="preserve"> </w:t>
        </w:r>
      </w:ins>
      <w:ins w:id="3314" w:author="PR Preview" w:date="2024-01-01T00:00:00Z">
        <w:r>
          <w:t xml:space="preserve">HEAD</w:t>
        </w:r>
      </w:ins>
    </w:p>
    <w:p>
      <w:pPr>
        <w:pStyle w:val="Compact"/>
        <w:numPr>
          <w:ilvl w:val="0"/>
          <w:numId w:val="1404"/>
        </w:numPr>
      </w:pPr>
      <w:ins w:id="3315" w:author="PR Preview" w:date="2024-01-01T00:00:00Z">
        <w:r>
          <w:rPr>
            <w:b/>
            <w:bCs/>
          </w:rPr>
          <w:t xml:space="preserve">Commit:</w:t>
        </w:r>
      </w:ins>
      <w:ins w:id="3315" w:author="PR Preview" w:date="2024-01-01T00:00:00Z">
        <w:r>
          <w:t xml:space="preserve"> </w:t>
        </w:r>
      </w:ins>
      <w:ins w:id="3315" w:author="PR Preview" w:date="2024-01-01T00:00:00Z">
        <w:r>
          <w:t xml:space="preserve">caffa6c</w:t>
        </w:r>
      </w:ins>
    </w:p>
    <w:p>
      <w:pPr>
        <w:pStyle w:val="Compact"/>
        <w:numPr>
          <w:ilvl w:val="0"/>
          <w:numId w:val="1404"/>
        </w:numPr>
      </w:pPr>
      <w:ins w:id="3316" w:author="PR Preview" w:date="2024-01-01T00:00:00Z">
        <w:r>
          <w:rPr>
            <w:b/>
            <w:bCs/>
          </w:rPr>
          <w:t xml:space="preserve">Full commit hash:</w:t>
        </w:r>
      </w:ins>
      <w:ins w:id="3316" w:author="PR Preview" w:date="2024-01-01T00:00:00Z">
        <w:r>
          <w:t xml:space="preserve"> </w:t>
        </w:r>
      </w:ins>
      <w:ins w:id="3316" w:author="PR Preview" w:date="2024-01-01T00:00:00Z">
        <w:r>
          <w:t xml:space="preserve">caffa6cbbaa4e0358d2fcb45871c18aec9d64199</w:t>
        </w:r>
      </w:ins>
    </w:p>
    <w:p>
      <w:pPr>
        <w:pStyle w:val="Compact"/>
        <w:numPr>
          <w:ilvl w:val="0"/>
          <w:numId w:val="1404"/>
        </w:numPr>
      </w:pPr>
      <w:ins w:id="3317" w:author="PR Preview" w:date="2024-01-01T00:00:00Z">
        <w:r>
          <w:rPr>
            <w:b/>
            <w:bCs/>
          </w:rPr>
          <w:t xml:space="preserve">Commit date:</w:t>
        </w:r>
      </w:ins>
      <w:ins w:id="3317" w:author="PR Preview" w:date="2024-01-01T00:00:00Z">
        <w:r>
          <w:t xml:space="preserve"> </w:t>
        </w:r>
      </w:ins>
      <w:ins w:id="3317" w:author="PR Preview" w:date="2024-01-01T00:00:00Z">
        <w:r>
          <w:t xml:space="preserve">2026-07-01 07:42:15 +0700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1"/>
  </w:num>
  <w:num w:numId="1401">
    <w:abstractNumId w:val="991"/>
  </w:num>
  <w:num w:numId="1402">
    <w:abstractNumId w:val="991"/>
  </w:num>
  <w:num w:numId="1403">
    <w:abstractNumId w:val="991"/>
  </w:num>
  <w:num w:numId="14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8" Type="http://schemas.openxmlformats.org/officeDocument/2006/relationships/image" Target="media/rId138.png"/><Relationship Id="rId109" Type="http://schemas.openxmlformats.org/officeDocument/2006/relationships/image" Target="media/rId109.png"/><Relationship Id="rId328" Type="http://schemas.openxmlformats.org/officeDocument/2006/relationships/image" Target="media/rId328.png"/><Relationship Id="rId515" Type="http://schemas.openxmlformats.org/officeDocument/2006/relationships/image" Target="media/rId515.png"/><Relationship Id="rId662" Type="http://schemas.openxmlformats.org/officeDocument/2006/relationships/image" Target="media/rId662.png"/><Relationship Id="rId665" Type="http://schemas.openxmlformats.org/officeDocument/2006/relationships/image" Target="media/rId665.jpg"/><Relationship Id="rId354" Type="http://schemas.openxmlformats.org/officeDocument/2006/relationships/image" Target="media/rId354.png"/><Relationship Id="rId542" Type="http://schemas.openxmlformats.org/officeDocument/2006/relationships/image" Target="media/rId542.jpg"/><Relationship Id="rId548" Type="http://schemas.openxmlformats.org/officeDocument/2006/relationships/image" Target="media/rId548.png"/><Relationship Id="rId449" Type="http://schemas.openxmlformats.org/officeDocument/2006/relationships/image" Target="media/rId449.png"/><Relationship Id="rId454" Type="http://schemas.openxmlformats.org/officeDocument/2006/relationships/image" Target="media/rId454.png"/><Relationship Id="rId264" Type="http://schemas.openxmlformats.org/officeDocument/2006/relationships/image" Target="media/rId264.png"/><Relationship Id="rId671" Type="http://schemas.openxmlformats.org/officeDocument/2006/relationships/image" Target="media/rId671.png"/><Relationship Id="rId702" Type="http://schemas.openxmlformats.org/officeDocument/2006/relationships/image" Target="media/rId702.png"/><Relationship Id="rId269" Type="http://schemas.openxmlformats.org/officeDocument/2006/relationships/image" Target="media/rId269.png"/><Relationship Id="rId668" Type="http://schemas.openxmlformats.org/officeDocument/2006/relationships/image" Target="media/rId668.png"/><Relationship Id="rId60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27" Type="http://schemas.openxmlformats.org/officeDocument/2006/relationships/hyperlink" Target="http://adv-r.had.co.nz/Style.html" TargetMode="External"/><Relationship Id="rId864" Type="http://schemas.openxmlformats.org/officeDocument/2006/relationships/hyperlink" Target="http://colorbrewer2.org/" TargetMode="External"/><Relationship Id="rId925"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1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0"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50" Type="http://schemas.openxmlformats.org/officeDocument/2006/relationships/hyperlink" Target="https://agentskills.io/home" TargetMode="External"/><Relationship Id="rId751"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24" Type="http://schemas.openxmlformats.org/officeDocument/2006/relationships/hyperlink" Target="https://chatgpt.com/codex/" TargetMode="External"/><Relationship Id="rId759" Type="http://schemas.openxmlformats.org/officeDocument/2006/relationships/hyperlink" Target="https://claude.ai/code" TargetMode="External"/><Relationship Id="rId461"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762" Type="http://schemas.openxmlformats.org/officeDocument/2006/relationships/hyperlink" Target="https://code.claude.com/docs/en/claude-code-on-the-web" TargetMode="External"/><Relationship Id="rId763" Type="http://schemas.openxmlformats.org/officeDocument/2006/relationships/hyperlink" Target="https://code.claude.com/docs/en/commands" TargetMode="External"/><Relationship Id="rId786" Type="http://schemas.openxmlformats.org/officeDocument/2006/relationships/hyperlink" Target="https://code.claude.com/docs/en/setup" TargetMode="External"/><Relationship Id="rId900"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885" Type="http://schemas.openxmlformats.org/officeDocument/2006/relationships/hyperlink" Target="https://d-morrison.github.io/psw/" TargetMode="External"/><Relationship Id="rId394" Type="http://schemas.openxmlformats.org/officeDocument/2006/relationships/hyperlink" Target="https://d-morrison.github.io/rme/" TargetMode="External"/><Relationship Id="rId929" Type="http://schemas.openxmlformats.org/officeDocument/2006/relationships/hyperlink" Target="https://datadryad.org/" TargetMode="External"/><Relationship Id="rId899" Type="http://schemas.openxmlformats.org/officeDocument/2006/relationships/hyperlink" Target="https://davidgohel.github.io/flextable/" TargetMode="External"/><Relationship Id="rId990"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37" Type="http://schemas.openxmlformats.org/officeDocument/2006/relationships/hyperlink" Target="https://desktop.github.com/" TargetMode="External"/><Relationship Id="rId731" Type="http://schemas.openxmlformats.org/officeDocument/2006/relationships/hyperlink" Target="https://developers.openai.com/api/docs/quickstart" TargetMode="External"/><Relationship Id="rId725"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38" Type="http://schemas.openxmlformats.org/officeDocument/2006/relationships/hyperlink" Target="https://docs.github.com/en/actions" TargetMode="External"/><Relationship Id="rId689" Type="http://schemas.openxmlformats.org/officeDocument/2006/relationships/hyperlink" Target="https://docs.github.com/en/copilot/how-tos/use-copilot-agents/coding-agent" TargetMode="External"/><Relationship Id="rId741" Type="http://schemas.openxmlformats.org/officeDocument/2006/relationships/hyperlink" Target="https://docs.github.com/en/copilot/how-tos/use-copilot-agents/coding-agent/customize-the-agent-environment" TargetMode="External"/><Relationship Id="rId768" Type="http://schemas.openxmlformats.org/officeDocument/2006/relationships/hyperlink" Target="https://docs.github.com/en/copilot/how-tos/use-copilot-agents/coding-agent/customize-the-agent-environment#preinstalling-tools-or-dependencies-in-copilots-environment" TargetMode="External"/><Relationship Id="rId716" Type="http://schemas.openxmlformats.org/officeDocument/2006/relationships/hyperlink" Target="https://docs.github.com/en/copilot/how-tos/use-copilot-agents/coding-agent/customize-the-agent-firewall" TargetMode="External"/><Relationship Id="rId714" Type="http://schemas.openxmlformats.org/officeDocument/2006/relationships/hyperlink" Target="https://docs.github.com/en/copilot/reference/copilot-allowlist-reference" TargetMode="External"/><Relationship Id="rId584" Type="http://schemas.openxmlformats.org/officeDocument/2006/relationships/hyperlink" Target="https://docs.github.com/en/enterprise/2.13/user/articles/creating-releases" TargetMode="External"/><Relationship Id="rId502"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47" Type="http://schemas.openxmlformats.org/officeDocument/2006/relationships/hyperlink" Target="https://docs.google.com/document/d/1ckgRCcr7FFPyymyMA6Y_-cB_vftOyrrxT28c6gRg0PI/edit" TargetMode="External"/><Relationship Id="rId949" Type="http://schemas.openxmlformats.org/officeDocument/2006/relationships/hyperlink" Target="https://doi.org/10.1038/467775a" TargetMode="External"/><Relationship Id="rId953" Type="http://schemas.openxmlformats.org/officeDocument/2006/relationships/hyperlink" Target="https://doi.org/10.1038/526182a" TargetMode="External"/><Relationship Id="rId974" Type="http://schemas.openxmlformats.org/officeDocument/2006/relationships/hyperlink" Target="https://doi.org/10.1038/d41586-019-00067-3" TargetMode="External"/><Relationship Id="rId910" Type="http://schemas.openxmlformats.org/officeDocument/2006/relationships/hyperlink" Target="https://doi.org/10.1038/d41586-019-01431-z" TargetMode="External"/><Relationship Id="rId962" Type="http://schemas.openxmlformats.org/officeDocument/2006/relationships/hyperlink" Target="https://doi.org/10.1038/d41586-019-02918-5" TargetMode="External"/><Relationship Id="rId981" Type="http://schemas.openxmlformats.org/officeDocument/2006/relationships/hyperlink" Target="https://doi.org/10.1038/d41586-021-03603-2" TargetMode="External"/><Relationship Id="rId923" Type="http://schemas.openxmlformats.org/officeDocument/2006/relationships/hyperlink" Target="https://doi.org/10.1038/s41467-020-19160-7" TargetMode="External"/><Relationship Id="rId951" Type="http://schemas.openxmlformats.org/officeDocument/2006/relationships/hyperlink" Target="https://doi.org/10.1038/s41562-016-0021" TargetMode="External"/><Relationship Id="rId932" Type="http://schemas.openxmlformats.org/officeDocument/2006/relationships/hyperlink" Target="https://doi.org/10.1201/9781003029878" TargetMode="External"/><Relationship Id="rId985" Type="http://schemas.openxmlformats.org/officeDocument/2006/relationships/hyperlink" Target="https://doi.org/10.1201/9781351201315" TargetMode="External"/><Relationship Id="rId960" Type="http://schemas.openxmlformats.org/officeDocument/2006/relationships/hyperlink" Target="https://doi.org/10.1371/journal.pcbi.1003833" TargetMode="External"/><Relationship Id="rId906"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34" Type="http://schemas.openxmlformats.org/officeDocument/2006/relationships/hyperlink" Target="https://eddelbuettel.github.io/r2u/" TargetMode="External"/><Relationship Id="rId444" Type="http://schemas.openxmlformats.org/officeDocument/2006/relationships/hyperlink" Target="https://education.github.com/" TargetMode="External"/><Relationship Id="rId445" Type="http://schemas.openxmlformats.org/officeDocument/2006/relationships/hyperlink" Target="https://education.github.com/pack" TargetMode="External"/><Relationship Id="rId446"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04" Type="http://schemas.openxmlformats.org/officeDocument/2006/relationships/hyperlink" Target="https://en.wikipedia.org/wiki/2001:_A_Space_Odyssey_(film)" TargetMode="External"/><Relationship Id="rId634" Type="http://schemas.openxmlformats.org/officeDocument/2006/relationships/hyperlink" Target="https://en.wikipedia.org/wiki/AI-assisted_software_development" TargetMode="External"/><Relationship Id="rId651" Type="http://schemas.openxmlformats.org/officeDocument/2006/relationships/hyperlink" Target="https://en.wikipedia.org/wiki/AI_agent" TargetMode="External"/><Relationship Id="rId705" Type="http://schemas.openxmlformats.org/officeDocument/2006/relationships/hyperlink" Target="https://en.wikipedia.org/wiki/Agent_(The_Matrix)" TargetMode="External"/><Relationship Id="rId912" Type="http://schemas.openxmlformats.org/officeDocument/2006/relationships/hyperlink" Target="https://en.wikipedia.org/wiki/Battlestar_Galactica_(2004_TV_series)" TargetMode="External"/><Relationship Id="rId916"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26"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874" Type="http://schemas.openxmlformats.org/officeDocument/2006/relationships/hyperlink" Target="https://en.wikipedia.org/wiki/Doctor_of_Philosophy#History" TargetMode="External"/><Relationship Id="rId921"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891" Type="http://schemas.openxmlformats.org/officeDocument/2006/relationships/hyperlink" Target="https://en.wikipedia.org/wiki/Implicature" TargetMode="External"/><Relationship Id="rId653" Type="http://schemas.openxmlformats.org/officeDocument/2006/relationships/hyperlink" Target="https://en.wikipedia.org/wiki/Intelligent_agent" TargetMode="External"/><Relationship Id="rId875" Type="http://schemas.openxmlformats.org/officeDocument/2006/relationships/hyperlink" Target="https://en.wikipedia.org/wiki/Masterpiece#History" TargetMode="External"/><Relationship Id="rId939" Type="http://schemas.openxmlformats.org/officeDocument/2006/relationships/hyperlink" Target="https://en.wikipedia.org/wiki/Organizations_of_the_Dune_universe#Thinking_machines" TargetMode="External"/><Relationship Id="rId654" Type="http://schemas.openxmlformats.org/officeDocument/2006/relationships/hyperlink" Target="https://en.wikipedia.org/wiki/Technological_singularity" TargetMode="External"/><Relationship Id="rId976" Type="http://schemas.openxmlformats.org/officeDocument/2006/relationships/hyperlink" Target="https://en.wikipedia.org/wiki/Terminator_3:_Rise_of_the_Machines" TargetMode="External"/><Relationship Id="rId978" Type="http://schemas.openxmlformats.org/officeDocument/2006/relationships/hyperlink" Target="https://en.wikipedia.org/wiki/The_Matrix" TargetMode="External"/><Relationship Id="rId873" Type="http://schemas.openxmlformats.org/officeDocument/2006/relationships/hyperlink" Target="https://en.wikipedia.org/wiki/Thesis" TargetMode="External"/><Relationship Id="rId373" Type="http://schemas.openxmlformats.org/officeDocument/2006/relationships/hyperlink" Target="https://en.wikipedia.org/wiki/WYSIWYM" TargetMode="External"/><Relationship Id="rId983" Type="http://schemas.openxmlformats.org/officeDocument/2006/relationships/hyperlink" Target="https://en.wikipedia.org/wiki/WarGames" TargetMode="External"/><Relationship Id="rId890"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80" Type="http://schemas.openxmlformats.org/officeDocument/2006/relationships/hyperlink" Target="https://gitforwindows.org/" TargetMode="External"/><Relationship Id="rId814" Type="http://schemas.openxmlformats.org/officeDocument/2006/relationships/hyperlink" Target="https://github.com/IndrajeetPatil/awesome-r-pkgtools" TargetMode="External"/><Relationship Id="rId387"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45" Type="http://schemas.openxmlformats.org/officeDocument/2006/relationships/hyperlink" Target="https://github.com/UCD-SERG/lab-manual/issues/112" TargetMode="External"/><Relationship Id="rId681" Type="http://schemas.openxmlformats.org/officeDocument/2006/relationships/hyperlink" Target="https://github.com/UCD-SERG/lab-manual/issues/42" TargetMode="External"/><Relationship Id="rId646" Type="http://schemas.openxmlformats.org/officeDocument/2006/relationships/hyperlink" Target="https://github.com/UCD-SERG/lab-manual/pull/145" TargetMode="External"/><Relationship Id="rId68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0"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17"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40" Type="http://schemas.openxmlformats.org/officeDocument/2006/relationships/hyperlink" Target="https://github.com/actions/checkout" TargetMode="External"/><Relationship Id="rId463" Type="http://schemas.openxmlformats.org/officeDocument/2006/relationships/hyperlink" Target="https://github.com/cli/cli#installation" TargetMode="External"/><Relationship Id="rId464" Type="http://schemas.openxmlformats.org/officeDocument/2006/relationships/hyperlink" Target="https://github.com/cli/cli/blob/trunk/docs/install_linux.md" TargetMode="External"/><Relationship Id="rId381" Type="http://schemas.openxmlformats.org/officeDocument/2006/relationships/hyperlink" Target="https://github.com/coatless-tutorials/quarto-book-template" TargetMode="External"/><Relationship Id="rId755" Type="http://schemas.openxmlformats.org/officeDocument/2006/relationships/hyperlink" Target="https://github.com/d-morrison/ai-config" TargetMode="External"/><Relationship Id="rId840" Type="http://schemas.openxmlformats.org/officeDocument/2006/relationships/hyperlink" Target="https://github.com/d-morrison/psw" TargetMode="External"/><Relationship Id="rId399" Type="http://schemas.openxmlformats.org/officeDocument/2006/relationships/hyperlink" Target="https://github.com/d-morrison/rme" TargetMode="External"/><Relationship Id="rId382" Type="http://schemas.openxmlformats.org/officeDocument/2006/relationships/hyperlink" Target="https://github.com/d-rug/datalab_template_quarto" TargetMode="External"/><Relationship Id="rId535" Type="http://schemas.openxmlformats.org/officeDocument/2006/relationships/hyperlink" Target="https://github.com/eddelbuettel/github-actions/tree/master/r2u-setup" TargetMode="External"/><Relationship Id="rId84" Type="http://schemas.openxmlformats.org/officeDocument/2006/relationships/hyperlink" Target="https://github.com/edgararuiz/ecodown" TargetMode="External"/><Relationship Id="rId507" Type="http://schemas.openxmlformats.org/officeDocument/2006/relationships/hyperlink" Target="https://github.com/features/actions" TargetMode="External"/><Relationship Id="rId650" Type="http://schemas.openxmlformats.org/officeDocument/2006/relationships/hyperlink" Target="https://github.com/features/copilot/agents" TargetMode="External"/><Relationship Id="rId767" Type="http://schemas.openxmlformats.org/officeDocument/2006/relationships/hyperlink" Target="https://github.com/features/copilot/plans" TargetMode="External"/><Relationship Id="rId493" Type="http://schemas.openxmlformats.org/officeDocument/2006/relationships/hyperlink" Target="https://github.com/github-linguist/linguist/" TargetMode="External"/><Relationship Id="rId503" Type="http://schemas.openxmlformats.org/officeDocument/2006/relationships/hyperlink" Target="https://github.com/github-linguist/linguist/blob/main/docs/overrides.md" TargetMode="External"/><Relationship Id="rId501" Type="http://schemas.openxmlformats.org/officeDocument/2006/relationships/hyperlink" Target="https://github.com/github-linguist/linguist/blob/main/docs/overrides.md#detectable" TargetMode="External"/><Relationship Id="rId500" Type="http://schemas.openxmlformats.org/officeDocument/2006/relationships/hyperlink" Target="https://github.com/github-linguist/linguist/blob/main/docs/overrides.md#documentation" TargetMode="External"/><Relationship Id="rId494" Type="http://schemas.openxmlformats.org/officeDocument/2006/relationships/hyperlink" Target="https://github.com/github-linguist/linguist/blob/main/docs/overrides.md#generated-code" TargetMode="External"/><Relationship Id="rId497" Type="http://schemas.openxmlformats.org/officeDocument/2006/relationships/hyperlink" Target="https://github.com/github-linguist/linguist/blob/main/docs/overrides.md#using-gitattributes" TargetMode="External"/><Relationship Id="rId499" Type="http://schemas.openxmlformats.org/officeDocument/2006/relationships/hyperlink" Target="https://github.com/github-linguist/linguist/blob/main/docs/overrides.md#vendored-code" TargetMode="External"/><Relationship Id="rId490" Type="http://schemas.openxmlformats.org/officeDocument/2006/relationships/hyperlink" Target="https://github.com/github/gitignore/blob/master/R.gitignore" TargetMode="External"/><Relationship Id="rId523"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22" Type="http://schemas.openxmlformats.org/officeDocument/2006/relationships/hyperlink" Target="https://github.com/marocchino/sticky-pull-request-comment" TargetMode="External"/><Relationship Id="rId878" Type="http://schemas.openxmlformats.org/officeDocument/2006/relationships/hyperlink" Target="https://github.com/nmfs-opensci/quarto-thesis" TargetMode="External"/><Relationship Id="rId687" Type="http://schemas.openxmlformats.org/officeDocument/2006/relationships/hyperlink" Target="https://github.com/orgs/community/discussions/162826" TargetMode="External"/><Relationship Id="rId68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0" Type="http://schemas.openxmlformats.org/officeDocument/2006/relationships/hyperlink" Target="https://github.com/orgs/quarto-dev/discussions/6085" TargetMode="External"/><Relationship Id="rId771"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0"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29" Type="http://schemas.openxmlformats.org/officeDocument/2006/relationships/hyperlink" Target="https://github.com/quarto-dev/quarto-cli/issues" TargetMode="External"/><Relationship Id="rId772" Type="http://schemas.openxmlformats.org/officeDocument/2006/relationships/hyperlink" Target="https://github.com/quarto-dev/quarto-cli/issues/10587" TargetMode="External"/><Relationship Id="rId419" Type="http://schemas.openxmlformats.org/officeDocument/2006/relationships/hyperlink" Target="https://github.com/quarto-dev/quarto-cli/issues/3809" TargetMode="External"/><Relationship Id="rId436" Type="http://schemas.openxmlformats.org/officeDocument/2006/relationships/hyperlink" Target="https://github.com/quarto-dev/quarto-cli/issues/4894" TargetMode="External"/><Relationship Id="rId770" Type="http://schemas.openxmlformats.org/officeDocument/2006/relationships/hyperlink" Target="https://github.com/quarto-dev/quarto-cli/issues/6357" TargetMode="External"/><Relationship Id="rId435"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09" Type="http://schemas.openxmlformats.org/officeDocument/2006/relationships/hyperlink" Target="https://github.com/r-lib/actions" TargetMode="External"/><Relationship Id="rId539" Type="http://schemas.openxmlformats.org/officeDocument/2006/relationships/hyperlink" Target="https://github.com/r-lib/actions#where-to-find-help" TargetMode="External"/><Relationship Id="rId525" Type="http://schemas.openxmlformats.org/officeDocument/2006/relationships/hyperlink" Target="https://github.com/rossjrw/pr-preview-action" TargetMode="External"/><Relationship Id="rId526" Type="http://schemas.openxmlformats.org/officeDocument/2006/relationships/hyperlink" Target="https://github.com/rossjrw/pr-preview-action?tab=readme-ov-file#only-remove-previews-for-unmerged-prs" TargetMode="External"/><Relationship Id="rId453" Type="http://schemas.openxmlformats.org/officeDocument/2006/relationships/hyperlink" Target="https://github.com/settings/copilot/features" TargetMode="External"/><Relationship Id="rId831" Type="http://schemas.openxmlformats.org/officeDocument/2006/relationships/hyperlink" Target="https://github.com/skills/introduction-to-github" TargetMode="External"/><Relationship Id="rId524" Type="http://schemas.openxmlformats.org/officeDocument/2006/relationships/hyperlink" Target="https://github.com/thollander/actions-comment-pull-request" TargetMode="External"/><Relationship Id="rId618" Type="http://schemas.openxmlformats.org/officeDocument/2006/relationships/hyperlink" Target="https://github.com/tmux/tmux/wiki" TargetMode="External"/><Relationship Id="rId590" Type="http://schemas.openxmlformats.org/officeDocument/2006/relationships/hyperlink" Target="https://github.com/ucdavisdatalab" TargetMode="External"/><Relationship Id="rId819" Type="http://schemas.openxmlformats.org/officeDocument/2006/relationships/hyperlink" Target="https://github.com/ucdavisdatalab/research-toolkits" TargetMode="External"/><Relationship Id="rId442" Type="http://schemas.openxmlformats.org/officeDocument/2006/relationships/hyperlink" Target="https://github.com/ucdavisdatalab/sandbox_git" TargetMode="External"/><Relationship Id="rId598" Type="http://schemas.openxmlformats.org/officeDocument/2006/relationships/hyperlink" Target="https://github.com/ucdavisdatalab/workshop_how-to-data-documentation" TargetMode="External"/><Relationship Id="rId834" Type="http://schemas.openxmlformats.org/officeDocument/2006/relationships/hyperlink" Target="https://github.com/ucdavisdatalab/workshop_nlp_with_python" TargetMode="External"/><Relationship Id="rId833" Type="http://schemas.openxmlformats.org/officeDocument/2006/relationships/hyperlink" Target="https://github.com/ucdavisdatalab/workshop_python_basics" TargetMode="External"/><Relationship Id="rId818"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62" Type="http://schemas.openxmlformats.org/officeDocument/2006/relationships/hyperlink" Target="https://gitlab.com/gitlab-org/cli" TargetMode="External"/><Relationship Id="rId466" Type="http://schemas.openxmlformats.org/officeDocument/2006/relationships/hyperlink" Target="https://gitlab.com/gitlab-org/cli#installation" TargetMode="External"/><Relationship Id="rId467"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868" Type="http://schemas.openxmlformats.org/officeDocument/2006/relationships/hyperlink" Target="https://grants.nih.gov" TargetMode="External"/><Relationship Id="rId850" Type="http://schemas.openxmlformats.org/officeDocument/2006/relationships/hyperlink" Target="https://grantwriting.stanford.edu/resources/funding-train/" TargetMode="External"/><Relationship Id="rId918" Type="http://schemas.openxmlformats.org/officeDocument/2006/relationships/hyperlink" Target="https://happygitwithr.com/" TargetMode="External"/><Relationship Id="rId487" Type="http://schemas.openxmlformats.org/officeDocument/2006/relationships/hyperlink" Target="https://happygitwithr.com/repeated-amend.html" TargetMode="External"/><Relationship Id="rId472" Type="http://schemas.openxmlformats.org/officeDocument/2006/relationships/hyperlink" Target="https://help.github.com/en/github/collaborating-with-issues-and-pull-requests/creating-a-pull-request#creating-the-pull-request" TargetMode="External"/><Relationship Id="rId730" Type="http://schemas.openxmlformats.org/officeDocument/2006/relationships/hyperlink" Target="https://help.openai.com/en/articles/4936850-where-do-i-find-my-openai-api-key" TargetMode="External"/><Relationship Id="rId606" Type="http://schemas.openxmlformats.org/officeDocument/2006/relationships/hyperlink" Target="https://hpc.ucdavis.edu/" TargetMode="External"/><Relationship Id="rId91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08" Type="http://schemas.openxmlformats.org/officeDocument/2006/relationships/hyperlink" Target="https://journals.lww.com/epidem/Fulltext/2001/05000/The_Value_of_P.2.aspx" TargetMode="External"/><Relationship Id="rId866" Type="http://schemas.openxmlformats.org/officeDocument/2006/relationships/hyperlink" Target="https://journals.plos.org/ploscompbiol/article?id=10.1371/journal.pcbi.1003833" TargetMode="External"/><Relationship Id="rId927" Type="http://schemas.openxmlformats.org/officeDocument/2006/relationships/hyperlink" Target="https://journals.plos.org/plosone/s/authorship" TargetMode="External"/><Relationship Id="rId839" Type="http://schemas.openxmlformats.org/officeDocument/2006/relationships/hyperlink" Target="https://link.springer.com/book/10.1007/978-3-030-98175-4" TargetMode="External"/><Relationship Id="rId854"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987" Type="http://schemas.openxmlformats.org/officeDocument/2006/relationships/hyperlink" Target="https://mastering-shiny.org/" TargetMode="External"/><Relationship Id="rId865" Type="http://schemas.openxmlformats.org/officeDocument/2006/relationships/hyperlink" Target="https://medialab.github.io/iwanthue/" TargetMode="External"/><Relationship Id="rId811" Type="http://schemas.openxmlformats.org/officeDocument/2006/relationships/hyperlink" Target="https://medialab.github.io/iwanthue/?utm_source=Nature+Briefing&amp;utm_campaign=2c68711076-briefing-dy-20211006&amp;utm_medium=email&amp;utm_term=0_c9dfd39373-2c68711076-44335685" TargetMode="External"/><Relationship Id="rId559" Type="http://schemas.openxmlformats.org/officeDocument/2006/relationships/hyperlink" Target="https://medium.com/@jeongwhanchoi/install-tmux-on-osx-and-basics-commands-for-beginners-be22520fd95e" TargetMode="External"/><Relationship Id="rId944" Type="http://schemas.openxmlformats.org/officeDocument/2006/relationships/hyperlink" Target="https://mentors.fm/2019/08/13/think-and-write-with-leslie-lamport/" TargetMode="External"/><Relationship Id="rId411" Type="http://schemas.openxmlformats.org/officeDocument/2006/relationships/hyperlink" Target="https://mermaid.live/" TargetMode="External"/><Relationship Id="rId845" Type="http://schemas.openxmlformats.org/officeDocument/2006/relationships/hyperlink" Target="https://mitcommlab.mit.edu/be/2023/09/27/toward-an-evenbetterposter-improving-the-betterposter-template/" TargetMode="External"/><Relationship Id="rId858" Type="http://schemas.openxmlformats.org/officeDocument/2006/relationships/hyperlink" Target="https://myidp.sciencecareers.org/" TargetMode="External"/><Relationship Id="rId783" Type="http://schemas.openxmlformats.org/officeDocument/2006/relationships/hyperlink" Target="https://nodejs.org/" TargetMode="External"/><Relationship Id="rId788" Type="http://schemas.openxmlformats.org/officeDocument/2006/relationships/hyperlink" Target="https://ohmyz.sh/" TargetMode="External"/><Relationship Id="rId946" Type="http://schemas.openxmlformats.org/officeDocument/2006/relationships/hyperlink" Target="https://openreview.net/forum?id=BZ5a1r-kVsf" TargetMode="External"/><Relationship Id="rId955"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28" Type="http://schemas.openxmlformats.org/officeDocument/2006/relationships/hyperlink" Target="https://platform.openai.com/api-keys" TargetMode="External"/><Relationship Id="rId941" Type="http://schemas.openxmlformats.org/officeDocument/2006/relationships/hyperlink" Target="https://plos.org/resource/how-to-store-and-manage-your-data/" TargetMode="External"/><Relationship Id="rId729" Type="http://schemas.openxmlformats.org/officeDocument/2006/relationships/hyperlink" Target="https://positron.posit.co/assistant-getting-started.html" TargetMode="External"/><Relationship Id="rId59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64" Type="http://schemas.openxmlformats.org/officeDocument/2006/relationships/hyperlink" Target="https://quarto.org/" TargetMode="External"/><Relationship Id="rId402" Type="http://schemas.openxmlformats.org/officeDocument/2006/relationships/hyperlink" Target="https://quarto.org/docs/authoring/cross-references.html" TargetMode="External"/><Relationship Id="rId421" Type="http://schemas.openxmlformats.org/officeDocument/2006/relationships/hyperlink" Target="https://quarto.org/docs/authoring/diagrams.html" TargetMode="External"/><Relationship Id="rId404" Type="http://schemas.openxmlformats.org/officeDocument/2006/relationships/hyperlink" Target="https://quarto.org/docs/authoring/includes.html" TargetMode="External"/><Relationship Id="rId389" Type="http://schemas.openxmlformats.org/officeDocument/2006/relationships/hyperlink" Target="https://quarto.org/docs/books/" TargetMode="External"/><Relationship Id="rId367" Type="http://schemas.openxmlformats.org/officeDocument/2006/relationships/hyperlink" Target="https://quarto.org/docs/get-started/" TargetMode="External"/><Relationship Id="rId368"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398" Type="http://schemas.openxmlformats.org/officeDocument/2006/relationships/hyperlink" Target="https://quarto.org/docs/projects/profiles.html" TargetMode="External"/><Relationship Id="rId390" Type="http://schemas.openxmlformats.org/officeDocument/2006/relationships/hyperlink" Target="https://quarto.org/docs/publishing/" TargetMode="External"/><Relationship Id="rId425"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992"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37" Type="http://schemas.openxmlformats.org/officeDocument/2006/relationships/hyperlink" Target="https://r-pkgs.org/software-development-practices.html#sec-sw-dev-practices-ci" TargetMode="External"/><Relationship Id="rId994" Type="http://schemas.openxmlformats.org/officeDocument/2006/relationships/hyperlink" Target="https://r4ds.hadley.nz/" TargetMode="External"/><Relationship Id="rId369"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9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24" Type="http://schemas.openxmlformats.org/officeDocument/2006/relationships/hyperlink" Target="https://s3.amazonaws.com/assets.datacamp.com/blog_assets/datatable_Cheat_Sheet_R.pdf" TargetMode="External"/><Relationship Id="rId908"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4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958" Type="http://schemas.openxmlformats.org/officeDocument/2006/relationships/hyperlink" Target="https://sethrobertson.github.io/GitFixUm/fixup.html" TargetMode="External"/><Relationship Id="rId964" Type="http://schemas.openxmlformats.org/officeDocument/2006/relationships/hyperlink" Target="https://slurm.schedmd.com/salloc.html" TargetMode="External"/><Relationship Id="rId966" Type="http://schemas.openxmlformats.org/officeDocument/2006/relationships/hyperlink" Target="https://slurm.schedmd.com/sattach.html" TargetMode="External"/><Relationship Id="rId968" Type="http://schemas.openxmlformats.org/officeDocument/2006/relationships/hyperlink" Target="https://slurm.schedmd.com/sbatch.html" TargetMode="External"/><Relationship Id="rId970" Type="http://schemas.openxmlformats.org/officeDocument/2006/relationships/hyperlink" Target="https://slurm.schedmd.com/squeue.html" TargetMode="External"/><Relationship Id="rId972"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1" Type="http://schemas.openxmlformats.org/officeDocument/2006/relationships/hyperlink" Target="https://sp19.datastructur.es/materials/guides/using-git#b-local-repositories-narrative-introduction" TargetMode="External"/><Relationship Id="rId470"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1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48"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21" Type="http://schemas.openxmlformats.org/officeDocument/2006/relationships/hyperlink" Target="https://tidyverse.org/blog/2017/12/styler-1.0.0/" TargetMode="External"/><Relationship Id="rId491" Type="http://schemas.openxmlformats.org/officeDocument/2006/relationships/hyperlink" Target="https://tidyverse.org/blog/2017/12/workflow-vs-script/" TargetMode="External"/><Relationship Id="rId999" Type="http://schemas.openxmlformats.org/officeDocument/2006/relationships/hyperlink" Target="https://ucd-serg.github.io/lab-manual/appendix-copilot-instructions.html" TargetMode="External"/><Relationship Id="rId1001" Type="http://schemas.openxmlformats.org/officeDocument/2006/relationships/hyperlink" Target="https://ucd-serg.github.io/lab-manual/appendix-copilot-setup-steps.html" TargetMode="External"/><Relationship Id="rId574" Type="http://schemas.openxmlformats.org/officeDocument/2006/relationships/hyperlink" Target="https://ucd-serg.github.io/lab-manual/coding-practices.html#file-headers" TargetMode="External"/><Relationship Id="rId577" Type="http://schemas.openxmlformats.org/officeDocument/2006/relationships/hyperlink" Target="https://ucd-serg.github.io/lab-manual/coding-practices.html#function-documentation" TargetMode="External"/><Relationship Id="rId806" Type="http://schemas.openxmlformats.org/officeDocument/2006/relationships/hyperlink" Target="https://ucd-serg.github.io/lab-manual/coding-style.html" TargetMode="External"/><Relationship Id="rId580" Type="http://schemas.openxmlformats.org/officeDocument/2006/relationships/hyperlink" Target="https://ucd-serg.github.io/lab-manual/unix.html#example-code-for-runfilesavelogs" TargetMode="External"/><Relationship Id="rId820" Type="http://schemas.openxmlformats.org/officeDocument/2006/relationships/hyperlink" Target="https://ucdavisdatalab.github.io/install_guides/" TargetMode="External"/><Relationship Id="rId81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36"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758" Type="http://schemas.openxmlformats.org/officeDocument/2006/relationships/hyperlink" Target="https://www.anthropic.com/claude-code" TargetMode="External"/><Relationship Id="rId894"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29" Type="http://schemas.openxmlformats.org/officeDocument/2006/relationships/hyperlink" Target="https://www.chriswrites.com/how-to-change-file-permissions-using-the-terminal/" TargetMode="External"/><Relationship Id="rId898" Type="http://schemas.openxmlformats.org/officeDocument/2006/relationships/hyperlink" Target="https://www.danieldsjoberg.com/gtsummary/" TargetMode="External"/><Relationship Id="rId815"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496" Type="http://schemas.openxmlformats.org/officeDocument/2006/relationships/hyperlink" Target="https://www.git-scm.com/docs/gitignore#_pattern_format" TargetMode="External"/><Relationship Id="rId519" Type="http://schemas.openxmlformats.org/officeDocument/2006/relationships/hyperlink" Target="https://www.githubstatus.com/" TargetMode="External"/><Relationship Id="rId853" Type="http://schemas.openxmlformats.org/officeDocument/2006/relationships/hyperlink" Target="https://www.globalcodeofconduct.org/" TargetMode="External"/><Relationship Id="rId619" Type="http://schemas.openxmlformats.org/officeDocument/2006/relationships/hyperlink" Target="https://www.gnu.org/software/screen/" TargetMode="External"/><Relationship Id="rId555" Type="http://schemas.openxmlformats.org/officeDocument/2006/relationships/hyperlink" Target="https://www.howtogeek.com/118594/how-to-edit-your-system-path-for-easy-command-line-access/" TargetMode="External"/><Relationship Id="rId893" Type="http://schemas.openxmlformats.org/officeDocument/2006/relationships/hyperlink" Target="https://www.medrxiv.org/" TargetMode="External"/><Relationship Id="rId781" Type="http://schemas.openxmlformats.org/officeDocument/2006/relationships/hyperlink" Target="https://www.msys2.org/" TargetMode="External"/><Relationship Id="rId861" Type="http://schemas.openxmlformats.org/officeDocument/2006/relationships/hyperlink" Target="https://www.nature.com/articles/d41586-021-03603-2" TargetMode="External"/><Relationship Id="rId851" Type="http://schemas.openxmlformats.org/officeDocument/2006/relationships/hyperlink" Target="https://www.niaid.nih.gov/grants-contracts/write-grant-application" TargetMode="External"/><Relationship Id="rId65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22" Type="http://schemas.openxmlformats.org/officeDocument/2006/relationships/hyperlink" Target="https://www.rstudio.com/wp-content/uploads/2015/02/data-wrangling-cheatsheet.pdf" TargetMode="External"/><Relationship Id="rId825" Type="http://schemas.openxmlformats.org/officeDocument/2006/relationships/hyperlink" Target="https://www.rstudio.com/wp-content/uploads/2015/02/rmarkdown-cheatsheet.pdf" TargetMode="External"/><Relationship Id="rId823" Type="http://schemas.openxmlformats.org/officeDocument/2006/relationships/hyperlink" Target="https://www.rstudio.com/wp-content/uploads/2015/03/ggplot2-cheatsheet.pdf" TargetMode="External"/><Relationship Id="rId843"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859" Type="http://schemas.openxmlformats.org/officeDocument/2006/relationships/hyperlink" Target="https://www.training.nih.gov/career-services/" TargetMode="External"/><Relationship Id="rId862" Type="http://schemas.openxmlformats.org/officeDocument/2006/relationships/hyperlink" Target="https://www.youtube.com/watch?v=1RwJbhkCA58" TargetMode="External"/><Relationship Id="rId844" Type="http://schemas.openxmlformats.org/officeDocument/2006/relationships/hyperlink" Target="https://www.youtube.com/watch?v=1RwJbhkCA58&amp;t=1171s" TargetMode="External"/><Relationship Id="rId934"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4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607" Type="http://schemas.openxmlformats.org/officeDocument/2006/relationships/hyperlink" Target="assets/files/PHS_Shared_Compute_Environments.pdf" TargetMode="External"/><Relationship Id="rId39" Type="http://schemas.openxmlformats.org/officeDocument/2006/relationships/hyperlink" Target="clinicaltrials.gov" TargetMode="External"/><Relationship Id="rId50" Type="http://schemas.openxmlformats.org/officeDocument/2006/relationships/hyperlink" Target="github.com" TargetMode="External"/><Relationship Id="rId827" Type="http://schemas.openxmlformats.org/officeDocument/2006/relationships/hyperlink" Target="http://adv-r.had.co.nz/Style.html" TargetMode="External"/><Relationship Id="rId864" Type="http://schemas.openxmlformats.org/officeDocument/2006/relationships/hyperlink" Target="http://colorbrewer2.org/" TargetMode="External"/><Relationship Id="rId925" Type="http://schemas.openxmlformats.org/officeDocument/2006/relationships/hyperlink" Target="http://creativecommons.org/licenses/by-nc/4.0/" TargetMode="External"/><Relationship Id="rId325" Type="http://schemas.openxmlformats.org/officeDocument/2006/relationships/hyperlink" Target="http://styler.r-lib.org/articles/customizing_styler.html" TargetMode="External"/><Relationship Id="rId810"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510" Type="http://schemas.openxmlformats.org/officeDocument/2006/relationships/hyperlink" Target="https://about.codecov.io" TargetMode="External"/><Relationship Id="rId238" Type="http://schemas.openxmlformats.org/officeDocument/2006/relationships/hyperlink" Target="https://adv-r.hadley.nz/evaluation.html" TargetMode="External"/><Relationship Id="rId113" Type="http://schemas.openxmlformats.org/officeDocument/2006/relationships/hyperlink" Target="https://adv-r.hadley.nz/perf-improve.html" TargetMode="External"/><Relationship Id="rId112" Type="http://schemas.openxmlformats.org/officeDocument/2006/relationships/hyperlink" Target="https://adv-r.hadley.nz/perf-measure.html" TargetMode="External"/><Relationship Id="rId750" Type="http://schemas.openxmlformats.org/officeDocument/2006/relationships/hyperlink" Target="https://agentskills.io/home" TargetMode="External"/><Relationship Id="rId751" Type="http://schemas.openxmlformats.org/officeDocument/2006/relationships/hyperlink" Target="https://agentskills.io/specification" TargetMode="External"/><Relationship Id="rId79" Type="http://schemas.openxmlformats.org/officeDocument/2006/relationships/hyperlink" Target="https://altdoc.etiennebacher.com/" TargetMode="External"/><Relationship Id="rId114" Type="http://schemas.openxmlformats.org/officeDocument/2006/relationships/hyperlink" Target="https://bench.r-lib.org/" TargetMode="External"/><Relationship Id="rId243" Type="http://schemas.openxmlformats.org/officeDocument/2006/relationships/hyperlink" Target="https://blog.rstudio.com/2016/03/29/feather/" TargetMode="External"/><Relationship Id="rId166" Type="http://schemas.openxmlformats.org/officeDocument/2006/relationships/hyperlink" Target="https://blog.rstudio.com/2020/12/02/rstudio-v1-4-preview-little-things/" TargetMode="External"/><Relationship Id="rId724" Type="http://schemas.openxmlformats.org/officeDocument/2006/relationships/hyperlink" Target="https://chatgpt.com/codex/" TargetMode="External"/><Relationship Id="rId759" Type="http://schemas.openxmlformats.org/officeDocument/2006/relationships/hyperlink" Target="https://claude.ai/code" TargetMode="External"/><Relationship Id="rId461" Type="http://schemas.openxmlformats.org/officeDocument/2006/relationships/hyperlink" Target="https://cli.github.com/" TargetMode="External"/><Relationship Id="rId307" Type="http://schemas.openxmlformats.org/officeDocument/2006/relationships/hyperlink" Target="https://cli.r-lib.org/" TargetMode="External"/><Relationship Id="rId33" Type="http://schemas.openxmlformats.org/officeDocument/2006/relationships/hyperlink" Target="https://code-review.tidyverse.org/" TargetMode="External"/><Relationship Id="rId762" Type="http://schemas.openxmlformats.org/officeDocument/2006/relationships/hyperlink" Target="https://code.claude.com/docs/en/claude-code-on-the-web" TargetMode="External"/><Relationship Id="rId763" Type="http://schemas.openxmlformats.org/officeDocument/2006/relationships/hyperlink" Target="https://code.claude.com/docs/en/commands" TargetMode="External"/><Relationship Id="rId786" Type="http://schemas.openxmlformats.org/officeDocument/2006/relationships/hyperlink" Target="https://code.claude.com/docs/en/setup" TargetMode="External"/><Relationship Id="rId900" Type="http://schemas.openxmlformats.org/officeDocument/2006/relationships/hyperlink" Target="https://cran.r-project.org/package=flexlsx" TargetMode="External"/><Relationship Id="rId333" Type="http://schemas.openxmlformats.org/officeDocument/2006/relationships/hyperlink" Target="https://cran.r-project.org/web/packages/lintr/readme/README.html#available-linters" TargetMode="External"/><Relationship Id="rId336" Type="http://schemas.openxmlformats.org/officeDocument/2006/relationships/hyperlink" Target="https://cran.r-project.org/web/packages/lintr/readme/README.html#project-configuration" TargetMode="External"/><Relationship Id="rId20" Type="http://schemas.openxmlformats.org/officeDocument/2006/relationships/hyperlink" Target="https://credit.niso.org/" TargetMode="External"/><Relationship Id="rId885" Type="http://schemas.openxmlformats.org/officeDocument/2006/relationships/hyperlink" Target="https://d-morrison.github.io/psw/" TargetMode="External"/><Relationship Id="rId394" Type="http://schemas.openxmlformats.org/officeDocument/2006/relationships/hyperlink" Target="https://d-morrison.github.io/rme/" TargetMode="External"/><Relationship Id="rId929" Type="http://schemas.openxmlformats.org/officeDocument/2006/relationships/hyperlink" Target="https://datadryad.org/" TargetMode="External"/><Relationship Id="rId899" Type="http://schemas.openxmlformats.org/officeDocument/2006/relationships/hyperlink" Target="https://davidgohel.github.io/flextable/" TargetMode="External"/><Relationship Id="rId990" Type="http://schemas.openxmlformats.org/officeDocument/2006/relationships/hyperlink" Target="https://design.tidyverse.org/" TargetMode="External"/><Relationship Id="rId289" Type="http://schemas.openxmlformats.org/officeDocument/2006/relationships/hyperlink" Target="https://design.tidyverse.org/important-args-first.html" TargetMode="External"/><Relationship Id="rId937" Type="http://schemas.openxmlformats.org/officeDocument/2006/relationships/hyperlink" Target="https://desktop.github.com/" TargetMode="External"/><Relationship Id="rId731" Type="http://schemas.openxmlformats.org/officeDocument/2006/relationships/hyperlink" Target="https://developers.openai.com/api/docs/quickstart" TargetMode="External"/><Relationship Id="rId725" Type="http://schemas.openxmlformats.org/officeDocument/2006/relationships/hyperlink" Target="https://developers.openai.com/codex/quickstart" TargetMode="External"/><Relationship Id="rId91" Type="http://schemas.openxmlformats.org/officeDocument/2006/relationships/hyperlink" Target="https://devtools.r-lib.org/" TargetMode="External"/><Relationship Id="rId538" Type="http://schemas.openxmlformats.org/officeDocument/2006/relationships/hyperlink" Target="https://docs.github.com/en/actions" TargetMode="External"/><Relationship Id="rId689" Type="http://schemas.openxmlformats.org/officeDocument/2006/relationships/hyperlink" Target="https://docs.github.com/en/copilot/how-tos/use-copilot-agents/coding-agent" TargetMode="External"/><Relationship Id="rId741" Type="http://schemas.openxmlformats.org/officeDocument/2006/relationships/hyperlink" Target="https://docs.github.com/en/copilot/how-tos/use-copilot-agents/coding-agent/customize-the-agent-environment" TargetMode="External"/><Relationship Id="rId768" Type="http://schemas.openxmlformats.org/officeDocument/2006/relationships/hyperlink" Target="https://docs.github.com/en/copilot/how-tos/use-copilot-agents/coding-agent/customize-the-agent-environment#preinstalling-tools-or-dependencies-in-copilots-environment" TargetMode="External"/><Relationship Id="rId716" Type="http://schemas.openxmlformats.org/officeDocument/2006/relationships/hyperlink" Target="https://docs.github.com/en/copilot/how-tos/use-copilot-agents/coding-agent/customize-the-agent-firewall" TargetMode="External"/><Relationship Id="rId714" Type="http://schemas.openxmlformats.org/officeDocument/2006/relationships/hyperlink" Target="https://docs.github.com/en/copilot/reference/copilot-allowlist-reference" TargetMode="External"/><Relationship Id="rId584" Type="http://schemas.openxmlformats.org/officeDocument/2006/relationships/hyperlink" Target="https://docs.github.com/en/enterprise/2.13/user/articles/creating-releases" TargetMode="External"/><Relationship Id="rId502" Type="http://schemas.openxmlformats.org/officeDocument/2006/relationships/hyperlink" Target="https://docs.github.com/en/repositories/working-with-files/managing-files/customizing-how-changed-files-appear-on-github" TargetMode="External"/><Relationship Id="rId55" Type="http://schemas.openxmlformats.org/officeDocument/2006/relationships/hyperlink" Target="https://docs.gitlab.com/user/group/custom_project_templates/" TargetMode="External"/><Relationship Id="rId847" Type="http://schemas.openxmlformats.org/officeDocument/2006/relationships/hyperlink" Target="https://docs.google.com/document/d/1ckgRCcr7FFPyymyMA6Y_-cB_vftOyrrxT28c6gRg0PI/edit" TargetMode="External"/><Relationship Id="rId949" Type="http://schemas.openxmlformats.org/officeDocument/2006/relationships/hyperlink" Target="https://doi.org/10.1038/467775a" TargetMode="External"/><Relationship Id="rId953" Type="http://schemas.openxmlformats.org/officeDocument/2006/relationships/hyperlink" Target="https://doi.org/10.1038/526182a" TargetMode="External"/><Relationship Id="rId974" Type="http://schemas.openxmlformats.org/officeDocument/2006/relationships/hyperlink" Target="https://doi.org/10.1038/d41586-019-00067-3" TargetMode="External"/><Relationship Id="rId910" Type="http://schemas.openxmlformats.org/officeDocument/2006/relationships/hyperlink" Target="https://doi.org/10.1038/d41586-019-01431-z" TargetMode="External"/><Relationship Id="rId962" Type="http://schemas.openxmlformats.org/officeDocument/2006/relationships/hyperlink" Target="https://doi.org/10.1038/d41586-019-02918-5" TargetMode="External"/><Relationship Id="rId981" Type="http://schemas.openxmlformats.org/officeDocument/2006/relationships/hyperlink" Target="https://doi.org/10.1038/d41586-021-03603-2" TargetMode="External"/><Relationship Id="rId923" Type="http://schemas.openxmlformats.org/officeDocument/2006/relationships/hyperlink" Target="https://doi.org/10.1038/s41467-020-19160-7" TargetMode="External"/><Relationship Id="rId951" Type="http://schemas.openxmlformats.org/officeDocument/2006/relationships/hyperlink" Target="https://doi.org/10.1038/s41562-016-0021" TargetMode="External"/><Relationship Id="rId932" Type="http://schemas.openxmlformats.org/officeDocument/2006/relationships/hyperlink" Target="https://doi.org/10.1201/9781003029878" TargetMode="External"/><Relationship Id="rId985" Type="http://schemas.openxmlformats.org/officeDocument/2006/relationships/hyperlink" Target="https://doi.org/10.1201/9781351201315" TargetMode="External"/><Relationship Id="rId960" Type="http://schemas.openxmlformats.org/officeDocument/2006/relationships/hyperlink" Target="https://doi.org/10.1371/journal.pcbi.1003833" TargetMode="External"/><Relationship Id="rId906" Type="http://schemas.openxmlformats.org/officeDocument/2006/relationships/hyperlink" Target="https://doi.org/10.1371/journal.pgph.0002269" TargetMode="External"/><Relationship Id="rId215" Type="http://schemas.openxmlformats.org/officeDocument/2006/relationships/hyperlink" Target="https://dplyr.tidyverse.org/" TargetMode="External"/><Relationship Id="rId236" Type="http://schemas.openxmlformats.org/officeDocument/2006/relationships/hyperlink" Target="https://dplyr.tidyverse.org/articles/in-packages.html" TargetMode="External"/><Relationship Id="rId235" Type="http://schemas.openxmlformats.org/officeDocument/2006/relationships/hyperlink" Target="https://dplyr.tidyverse.org/articles/programming.html" TargetMode="External"/><Relationship Id="rId210" Type="http://schemas.openxmlformats.org/officeDocument/2006/relationships/hyperlink" Target="https://dtplyr.tidyverse.org/" TargetMode="External"/><Relationship Id="rId534" Type="http://schemas.openxmlformats.org/officeDocument/2006/relationships/hyperlink" Target="https://eddelbuettel.github.io/r2u/" TargetMode="External"/><Relationship Id="rId444" Type="http://schemas.openxmlformats.org/officeDocument/2006/relationships/hyperlink" Target="https://education.github.com/" TargetMode="External"/><Relationship Id="rId445" Type="http://schemas.openxmlformats.org/officeDocument/2006/relationships/hyperlink" Target="https://education.github.com/pack" TargetMode="External"/><Relationship Id="rId446" Type="http://schemas.openxmlformats.org/officeDocument/2006/relationships/hyperlink" Target="https://education.github.com/teachers" TargetMode="External"/><Relationship Id="rId154" Type="http://schemas.openxmlformats.org/officeDocument/2006/relationships/hyperlink" Target="https://ellipsis.r-lib.org/" TargetMode="External"/><Relationship Id="rId904" Type="http://schemas.openxmlformats.org/officeDocument/2006/relationships/hyperlink" Target="https://en.wikipedia.org/wiki/2001:_A_Space_Odyssey_(film)" TargetMode="External"/><Relationship Id="rId634" Type="http://schemas.openxmlformats.org/officeDocument/2006/relationships/hyperlink" Target="https://en.wikipedia.org/wiki/AI-assisted_software_development" TargetMode="External"/><Relationship Id="rId651" Type="http://schemas.openxmlformats.org/officeDocument/2006/relationships/hyperlink" Target="https://en.wikipedia.org/wiki/AI_agent" TargetMode="External"/><Relationship Id="rId705" Type="http://schemas.openxmlformats.org/officeDocument/2006/relationships/hyperlink" Target="https://en.wikipedia.org/wiki/Agent_(The_Matrix)" TargetMode="External"/><Relationship Id="rId912" Type="http://schemas.openxmlformats.org/officeDocument/2006/relationships/hyperlink" Target="https://en.wikipedia.org/wiki/Battlestar_Galactica_(2004_TV_series)" TargetMode="External"/><Relationship Id="rId916" Type="http://schemas.openxmlformats.org/officeDocument/2006/relationships/hyperlink" Target="https://en.wikipedia.org/wiki/Blade_Runner" TargetMode="External"/><Relationship Id="rId187" Type="http://schemas.openxmlformats.org/officeDocument/2006/relationships/hyperlink" Target="https://en.wikipedia.org/wiki/Code_refactoring" TargetMode="External"/><Relationship Id="rId726" Type="http://schemas.openxmlformats.org/officeDocument/2006/relationships/hyperlink" Target="https://en.wikipedia.org/wiki/Codex_(AI_agent)" TargetMode="External"/><Relationship Id="rId194" Type="http://schemas.openxmlformats.org/officeDocument/2006/relationships/hyperlink" Target="https://en.wikipedia.org/wiki/Cyclomatic_complexity" TargetMode="External"/><Relationship Id="rId186" Type="http://schemas.openxmlformats.org/officeDocument/2006/relationships/hyperlink" Target="https://en.wikipedia.org/wiki/Decomposition_(computer_science)" TargetMode="External"/><Relationship Id="rId874" Type="http://schemas.openxmlformats.org/officeDocument/2006/relationships/hyperlink" Target="https://en.wikipedia.org/wiki/Doctor_of_Philosophy#History" TargetMode="External"/><Relationship Id="rId921" Type="http://schemas.openxmlformats.org/officeDocument/2006/relationships/hyperlink" Target="https://en.wikipedia.org/wiki/Ender%27s_Game" TargetMode="External"/><Relationship Id="rId188" Type="http://schemas.openxmlformats.org/officeDocument/2006/relationships/hyperlink" Target="https://en.wikipedia.org/wiki/Functional_decomposition" TargetMode="External"/><Relationship Id="rId222" Type="http://schemas.openxmlformats.org/officeDocument/2006/relationships/hyperlink" Target="https://en.wikipedia.org/wiki/Functional_programming" TargetMode="External"/><Relationship Id="rId891" Type="http://schemas.openxmlformats.org/officeDocument/2006/relationships/hyperlink" Target="https://en.wikipedia.org/wiki/Implicature" TargetMode="External"/><Relationship Id="rId653" Type="http://schemas.openxmlformats.org/officeDocument/2006/relationships/hyperlink" Target="https://en.wikipedia.org/wiki/Intelligent_agent" TargetMode="External"/><Relationship Id="rId875" Type="http://schemas.openxmlformats.org/officeDocument/2006/relationships/hyperlink" Target="https://en.wikipedia.org/wiki/Masterpiece#History" TargetMode="External"/><Relationship Id="rId939" Type="http://schemas.openxmlformats.org/officeDocument/2006/relationships/hyperlink" Target="https://en.wikipedia.org/wiki/Organizations_of_the_Dune_universe#Thinking_machines" TargetMode="External"/><Relationship Id="rId654" Type="http://schemas.openxmlformats.org/officeDocument/2006/relationships/hyperlink" Target="https://en.wikipedia.org/wiki/Technological_singularity" TargetMode="External"/><Relationship Id="rId976" Type="http://schemas.openxmlformats.org/officeDocument/2006/relationships/hyperlink" Target="https://en.wikipedia.org/wiki/Terminator_3:_Rise_of_the_Machines" TargetMode="External"/><Relationship Id="rId978" Type="http://schemas.openxmlformats.org/officeDocument/2006/relationships/hyperlink" Target="https://en.wikipedia.org/wiki/The_Matrix" TargetMode="External"/><Relationship Id="rId873" Type="http://schemas.openxmlformats.org/officeDocument/2006/relationships/hyperlink" Target="https://en.wikipedia.org/wiki/Thesis" TargetMode="External"/><Relationship Id="rId373" Type="http://schemas.openxmlformats.org/officeDocument/2006/relationships/hyperlink" Target="https://en.wikipedia.org/wiki/WYSIWYM" TargetMode="External"/><Relationship Id="rId983" Type="http://schemas.openxmlformats.org/officeDocument/2006/relationships/hyperlink" Target="https://en.wikipedia.org/wiki/WarGames" TargetMode="External"/><Relationship Id="rId890" Type="http://schemas.openxmlformats.org/officeDocument/2006/relationships/hyperlink" Target="https://en.wikipedia.org/wiki/Yes,_and_..." TargetMode="External"/><Relationship Id="rId228" Type="http://schemas.openxmlformats.org/officeDocument/2006/relationships/hyperlink" Target="https://forcats.tidyverse.org/" TargetMode="External"/><Relationship Id="rId130" Type="http://schemas.openxmlformats.org/officeDocument/2006/relationships/hyperlink" Target="https://furrr.futureverse.org/" TargetMode="External"/><Relationship Id="rId213" Type="http://schemas.openxmlformats.org/officeDocument/2006/relationships/hyperlink" Target="https://ggplot2.tidyverse.org/" TargetMode="External"/><Relationship Id="rId780" Type="http://schemas.openxmlformats.org/officeDocument/2006/relationships/hyperlink" Target="https://gitforwindows.org/" TargetMode="External"/><Relationship Id="rId814" Type="http://schemas.openxmlformats.org/officeDocument/2006/relationships/hyperlink" Target="https://github.com/IndrajeetPatil/awesome-r-pkgtools" TargetMode="External"/><Relationship Id="rId387" Type="http://schemas.openxmlformats.org/officeDocument/2006/relationships/hyperlink" Target="https://github.com/UCD-SERG/lab-manual" TargetMode="External"/><Relationship Id="rId290" Type="http://schemas.openxmlformats.org/officeDocument/2006/relationships/hyperlink" Target="https://github.com/UCD-SERG/lab-manual/blob/main/.lintr.R" TargetMode="External"/><Relationship Id="rId645" Type="http://schemas.openxmlformats.org/officeDocument/2006/relationships/hyperlink" Target="https://github.com/UCD-SERG/lab-manual/issues/112" TargetMode="External"/><Relationship Id="rId681" Type="http://schemas.openxmlformats.org/officeDocument/2006/relationships/hyperlink" Target="https://github.com/UCD-SERG/lab-manual/issues/42" TargetMode="External"/><Relationship Id="rId646" Type="http://schemas.openxmlformats.org/officeDocument/2006/relationships/hyperlink" Target="https://github.com/UCD-SERG/lab-manual/pull/145" TargetMode="External"/><Relationship Id="rId682" Type="http://schemas.openxmlformats.org/officeDocument/2006/relationships/hyperlink" Target="https://github.com/UCD-SERG/lab-manual/pull/50" TargetMode="External"/><Relationship Id="rId260"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lab-manual/tree/main/lms" TargetMode="External"/><Relationship Id="rId380" Type="http://schemas.openxmlformats.org/officeDocument/2006/relationships/hyperlink" Target="https://github.com/UCD-SERG/qbt" TargetMode="External"/><Relationship Id="rId54" Type="http://schemas.openxmlformats.org/officeDocument/2006/relationships/hyperlink" Target="https://github.com/UCD-SERG/rpt" TargetMode="External"/><Relationship Id="rId183" Type="http://schemas.openxmlformats.org/officeDocument/2006/relationships/hyperlink" Target="https://github.com/UCD-SERG/rpt/pull/100" TargetMode="External"/><Relationship Id="rId417" Type="http://schemas.openxmlformats.org/officeDocument/2006/relationships/hyperlink" Target="https://github.com/UCD-SERG/rpt/pull/70" TargetMode="External"/><Relationship Id="rId184" Type="http://schemas.openxmlformats.org/officeDocument/2006/relationships/hyperlink" Target="https://github.com/UCD-SERG/shigella/pull/11" TargetMode="External"/><Relationship Id="rId740" Type="http://schemas.openxmlformats.org/officeDocument/2006/relationships/hyperlink" Target="https://github.com/actions/checkout" TargetMode="External"/><Relationship Id="rId463" Type="http://schemas.openxmlformats.org/officeDocument/2006/relationships/hyperlink" Target="https://github.com/cli/cli#installation" TargetMode="External"/><Relationship Id="rId464" Type="http://schemas.openxmlformats.org/officeDocument/2006/relationships/hyperlink" Target="https://github.com/cli/cli/blob/trunk/docs/install_linux.md" TargetMode="External"/><Relationship Id="rId381" Type="http://schemas.openxmlformats.org/officeDocument/2006/relationships/hyperlink" Target="https://github.com/coatless-tutorials/quarto-book-template" TargetMode="External"/><Relationship Id="rId755" Type="http://schemas.openxmlformats.org/officeDocument/2006/relationships/hyperlink" Target="https://github.com/d-morrison/ai-config" TargetMode="External"/><Relationship Id="rId840" Type="http://schemas.openxmlformats.org/officeDocument/2006/relationships/hyperlink" Target="https://github.com/d-morrison/psw" TargetMode="External"/><Relationship Id="rId399" Type="http://schemas.openxmlformats.org/officeDocument/2006/relationships/hyperlink" Target="https://github.com/d-morrison/rme" TargetMode="External"/><Relationship Id="rId382" Type="http://schemas.openxmlformats.org/officeDocument/2006/relationships/hyperlink" Target="https://github.com/d-rug/datalab_template_quarto" TargetMode="External"/><Relationship Id="rId535" Type="http://schemas.openxmlformats.org/officeDocument/2006/relationships/hyperlink" Target="https://github.com/eddelbuettel/github-actions/tree/master/r2u-setup" TargetMode="External"/><Relationship Id="rId84" Type="http://schemas.openxmlformats.org/officeDocument/2006/relationships/hyperlink" Target="https://github.com/edgararuiz/ecodown" TargetMode="External"/><Relationship Id="rId507" Type="http://schemas.openxmlformats.org/officeDocument/2006/relationships/hyperlink" Target="https://github.com/features/actions" TargetMode="External"/><Relationship Id="rId650" Type="http://schemas.openxmlformats.org/officeDocument/2006/relationships/hyperlink" Target="https://github.com/features/copilot/agents" TargetMode="External"/><Relationship Id="rId767" Type="http://schemas.openxmlformats.org/officeDocument/2006/relationships/hyperlink" Target="https://github.com/features/copilot/plans" TargetMode="External"/><Relationship Id="rId493" Type="http://schemas.openxmlformats.org/officeDocument/2006/relationships/hyperlink" Target="https://github.com/github-linguist/linguist/" TargetMode="External"/><Relationship Id="rId503" Type="http://schemas.openxmlformats.org/officeDocument/2006/relationships/hyperlink" Target="https://github.com/github-linguist/linguist/blob/main/docs/overrides.md" TargetMode="External"/><Relationship Id="rId501" Type="http://schemas.openxmlformats.org/officeDocument/2006/relationships/hyperlink" Target="https://github.com/github-linguist/linguist/blob/main/docs/overrides.md#detectable" TargetMode="External"/><Relationship Id="rId500" Type="http://schemas.openxmlformats.org/officeDocument/2006/relationships/hyperlink" Target="https://github.com/github-linguist/linguist/blob/main/docs/overrides.md#documentation" TargetMode="External"/><Relationship Id="rId494" Type="http://schemas.openxmlformats.org/officeDocument/2006/relationships/hyperlink" Target="https://github.com/github-linguist/linguist/blob/main/docs/overrides.md#generated-code" TargetMode="External"/><Relationship Id="rId497" Type="http://schemas.openxmlformats.org/officeDocument/2006/relationships/hyperlink" Target="https://github.com/github-linguist/linguist/blob/main/docs/overrides.md#using-gitattributes" TargetMode="External"/><Relationship Id="rId499" Type="http://schemas.openxmlformats.org/officeDocument/2006/relationships/hyperlink" Target="https://github.com/github-linguist/linguist/blob/main/docs/overrides.md#vendored-code" TargetMode="External"/><Relationship Id="rId490" Type="http://schemas.openxmlformats.org/officeDocument/2006/relationships/hyperlink" Target="https://github.com/github/gitignore/blob/master/R.gitignore" TargetMode="External"/><Relationship Id="rId523" Type="http://schemas.openxmlformats.org/officeDocument/2006/relationships/hyperlink" Target="https://github.com/hasura/comment-progress" TargetMode="External"/><Relationship Id="rId196" Type="http://schemas.openxmlformats.org/officeDocument/2006/relationships/hyperlink" Target="https://github.com/jennybc/here_here" TargetMode="External"/><Relationship Id="rId206" Type="http://schemas.openxmlformats.org/officeDocument/2006/relationships/hyperlink" Target="https://github.com/karthik/rdrop2" TargetMode="External"/><Relationship Id="rId170" Type="http://schemas.openxmlformats.org/officeDocument/2006/relationships/hyperlink" Target="https://github.com/kmishra9/Flu-Absenteeism/blob/master/Master's%20Thesis%20-%20Spatial%20Epidemiology%20of%20Influenza/1b%20-%20Map-Management.R" TargetMode="External"/><Relationship Id="rId103" Type="http://schemas.openxmlformats.org/officeDocument/2006/relationships/hyperlink" Target="https://github.com/kmishra9/Flu-Absenteeism/blob/master/Master's%20Thesis%20-%20Spatial%20Epidemiology%20of%20Influenza/2a%20-%20Statistical-Inputs.R" TargetMode="External"/><Relationship Id="rId121" Type="http://schemas.openxmlformats.org/officeDocument/2006/relationships/hyperlink" Target="https://github.com/lorenzwalthert/touchstone" TargetMode="External"/><Relationship Id="rId522" Type="http://schemas.openxmlformats.org/officeDocument/2006/relationships/hyperlink" Target="https://github.com/marocchino/sticky-pull-request-comment" TargetMode="External"/><Relationship Id="rId878" Type="http://schemas.openxmlformats.org/officeDocument/2006/relationships/hyperlink" Target="https://github.com/nmfs-opensci/quarto-thesis" TargetMode="External"/><Relationship Id="rId687" Type="http://schemas.openxmlformats.org/officeDocument/2006/relationships/hyperlink" Target="https://github.com/orgs/community/discussions/162826" TargetMode="External"/><Relationship Id="rId688" Type="http://schemas.openxmlformats.org/officeDocument/2006/relationships/hyperlink" Target="https://github.com/orgs/community/discussions/183966" TargetMode="External"/><Relationship Id="rId85" Type="http://schemas.openxmlformats.org/officeDocument/2006/relationships/hyperlink" Target="https://github.com/orgs/quarto-dev/discussions/1591" TargetMode="External"/><Relationship Id="rId420" Type="http://schemas.openxmlformats.org/officeDocument/2006/relationships/hyperlink" Target="https://github.com/orgs/quarto-dev/discussions/6085" TargetMode="External"/><Relationship Id="rId771" Type="http://schemas.openxmlformats.org/officeDocument/2006/relationships/hyperlink" Target="https://github.com/orgs/quarto-dev/discussions/6544" TargetMode="External"/><Relationship Id="rId82" Type="http://schemas.openxmlformats.org/officeDocument/2006/relationships/hyperlink" Target="https://github.com/pachadotdev/pkgsite" TargetMode="External"/><Relationship Id="rId480" Type="http://schemas.openxmlformats.org/officeDocument/2006/relationships/hyperlink" Target="https://github.com/processing/p5.js-website/blob/main/src/content/contributor-docs/en/steward_guidelines.mdx" TargetMode="External"/><Relationship Id="rId259" Type="http://schemas.openxmlformats.org/officeDocument/2006/relationships/hyperlink" Target="https://github.com/pulls/review-requested" TargetMode="External"/><Relationship Id="rId429" Type="http://schemas.openxmlformats.org/officeDocument/2006/relationships/hyperlink" Target="https://github.com/quarto-dev/quarto-cli/issues" TargetMode="External"/><Relationship Id="rId772" Type="http://schemas.openxmlformats.org/officeDocument/2006/relationships/hyperlink" Target="https://github.com/quarto-dev/quarto-cli/issues/10587" TargetMode="External"/><Relationship Id="rId419" Type="http://schemas.openxmlformats.org/officeDocument/2006/relationships/hyperlink" Target="https://github.com/quarto-dev/quarto-cli/issues/3809" TargetMode="External"/><Relationship Id="rId436" Type="http://schemas.openxmlformats.org/officeDocument/2006/relationships/hyperlink" Target="https://github.com/quarto-dev/quarto-cli/issues/4894" TargetMode="External"/><Relationship Id="rId770" Type="http://schemas.openxmlformats.org/officeDocument/2006/relationships/hyperlink" Target="https://github.com/quarto-dev/quarto-cli/issues/6357" TargetMode="External"/><Relationship Id="rId435" Type="http://schemas.openxmlformats.org/officeDocument/2006/relationships/hyperlink" Target="https://github.com/quarto-dev/quarto-cli/issues?q=is%3Aopen+is%3Aissue+label%3Aepic" TargetMode="External"/><Relationship Id="rId204" Type="http://schemas.openxmlformats.org/officeDocument/2006/relationships/hyperlink" Target="https://github.com/r-box/boxr" TargetMode="External"/><Relationship Id="rId509" Type="http://schemas.openxmlformats.org/officeDocument/2006/relationships/hyperlink" Target="https://github.com/r-lib/actions" TargetMode="External"/><Relationship Id="rId539" Type="http://schemas.openxmlformats.org/officeDocument/2006/relationships/hyperlink" Target="https://github.com/r-lib/actions#where-to-find-help" TargetMode="External"/><Relationship Id="rId525" Type="http://schemas.openxmlformats.org/officeDocument/2006/relationships/hyperlink" Target="https://github.com/rossjrw/pr-preview-action" TargetMode="External"/><Relationship Id="rId526" Type="http://schemas.openxmlformats.org/officeDocument/2006/relationships/hyperlink" Target="https://github.com/rossjrw/pr-preview-action?tab=readme-ov-file#only-remove-previews-for-unmerged-prs" TargetMode="External"/><Relationship Id="rId453" Type="http://schemas.openxmlformats.org/officeDocument/2006/relationships/hyperlink" Target="https://github.com/settings/copilot/features" TargetMode="External"/><Relationship Id="rId831" Type="http://schemas.openxmlformats.org/officeDocument/2006/relationships/hyperlink" Target="https://github.com/skills/introduction-to-github" TargetMode="External"/><Relationship Id="rId524" Type="http://schemas.openxmlformats.org/officeDocument/2006/relationships/hyperlink" Target="https://github.com/thollander/actions-comment-pull-request" TargetMode="External"/><Relationship Id="rId618" Type="http://schemas.openxmlformats.org/officeDocument/2006/relationships/hyperlink" Target="https://github.com/tmux/tmux/wiki" TargetMode="External"/><Relationship Id="rId590" Type="http://schemas.openxmlformats.org/officeDocument/2006/relationships/hyperlink" Target="https://github.com/ucdavisdatalab" TargetMode="External"/><Relationship Id="rId819" Type="http://schemas.openxmlformats.org/officeDocument/2006/relationships/hyperlink" Target="https://github.com/ucdavisdatalab/research-toolkits" TargetMode="External"/><Relationship Id="rId442" Type="http://schemas.openxmlformats.org/officeDocument/2006/relationships/hyperlink" Target="https://github.com/ucdavisdatalab/sandbox_git" TargetMode="External"/><Relationship Id="rId598" Type="http://schemas.openxmlformats.org/officeDocument/2006/relationships/hyperlink" Target="https://github.com/ucdavisdatalab/workshop_how-to-data-documentation" TargetMode="External"/><Relationship Id="rId834" Type="http://schemas.openxmlformats.org/officeDocument/2006/relationships/hyperlink" Target="https://github.com/ucdavisdatalab/workshop_nlp_with_python" TargetMode="External"/><Relationship Id="rId833" Type="http://schemas.openxmlformats.org/officeDocument/2006/relationships/hyperlink" Target="https://github.com/ucdavisdatalab/workshop_python_basics" TargetMode="External"/><Relationship Id="rId818" Type="http://schemas.openxmlformats.org/officeDocument/2006/relationships/hyperlink" Target="https://github.com/ucdavisdatalab/workshop_r_basics" TargetMode="External"/><Relationship Id="rId43" Type="http://schemas.openxmlformats.org/officeDocument/2006/relationships/hyperlink" Target="https://github.com/ucdavisdatalab/workshop_reproducible_research" TargetMode="External"/><Relationship Id="rId462" Type="http://schemas.openxmlformats.org/officeDocument/2006/relationships/hyperlink" Target="https://gitlab.com/gitlab-org/cli" TargetMode="External"/><Relationship Id="rId466" Type="http://schemas.openxmlformats.org/officeDocument/2006/relationships/hyperlink" Target="https://gitlab.com/gitlab-org/cli#installation" TargetMode="External"/><Relationship Id="rId467" Type="http://schemas.openxmlformats.org/officeDocument/2006/relationships/hyperlink" Target="https://gitlab.com/gitlab-org/cli/-/releases" TargetMode="External"/><Relationship Id="rId287" Type="http://schemas.openxmlformats.org/officeDocument/2006/relationships/hyperlink" Target="https://google.github.io/styleguide/Rguide.html" TargetMode="External"/><Relationship Id="rId292" Type="http://schemas.openxmlformats.org/officeDocument/2006/relationships/hyperlink" Target="https://google.github.io/styleguide/Rguide.html#use-explicit-returns" TargetMode="External"/><Relationship Id="rId868" Type="http://schemas.openxmlformats.org/officeDocument/2006/relationships/hyperlink" Target="https://grants.nih.gov" TargetMode="External"/><Relationship Id="rId850" Type="http://schemas.openxmlformats.org/officeDocument/2006/relationships/hyperlink" Target="https://grantwriting.stanford.edu/resources/funding-train/" TargetMode="External"/><Relationship Id="rId918" Type="http://schemas.openxmlformats.org/officeDocument/2006/relationships/hyperlink" Target="https://happygitwithr.com/" TargetMode="External"/><Relationship Id="rId487" Type="http://schemas.openxmlformats.org/officeDocument/2006/relationships/hyperlink" Target="https://happygitwithr.com/repeated-amend.html" TargetMode="External"/><Relationship Id="rId472" Type="http://schemas.openxmlformats.org/officeDocument/2006/relationships/hyperlink" Target="https://help.github.com/en/github/collaborating-with-issues-and-pull-requests/creating-a-pull-request#creating-the-pull-request" TargetMode="External"/><Relationship Id="rId730" Type="http://schemas.openxmlformats.org/officeDocument/2006/relationships/hyperlink" Target="https://help.openai.com/en/articles/4936850-where-do-i-find-my-openai-api-key" TargetMode="External"/><Relationship Id="rId606" Type="http://schemas.openxmlformats.org/officeDocument/2006/relationships/hyperlink" Target="https://hpc.ucdavis.edu/" TargetMode="External"/><Relationship Id="rId914"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808" Type="http://schemas.openxmlformats.org/officeDocument/2006/relationships/hyperlink" Target="https://journals.lww.com/epidem/Fulltext/2001/05000/The_Value_of_P.2.aspx" TargetMode="External"/><Relationship Id="rId866" Type="http://schemas.openxmlformats.org/officeDocument/2006/relationships/hyperlink" Target="https://journals.plos.org/ploscompbiol/article?id=10.1371/journal.pcbi.1003833" TargetMode="External"/><Relationship Id="rId927" Type="http://schemas.openxmlformats.org/officeDocument/2006/relationships/hyperlink" Target="https://journals.plos.org/plosone/s/authorship" TargetMode="External"/><Relationship Id="rId839" Type="http://schemas.openxmlformats.org/officeDocument/2006/relationships/hyperlink" Target="https://link.springer.com/book/10.1007/978-3-030-98175-4" TargetMode="External"/><Relationship Id="rId854" Type="http://schemas.openxmlformats.org/officeDocument/2006/relationships/hyperlink" Target="https://link.springer.com/book/9783031537929" TargetMode="External"/><Relationship Id="rId332" Type="http://schemas.openxmlformats.org/officeDocument/2006/relationships/hyperlink" Target="https://lintr.r-lib.org/" TargetMode="External"/><Relationship Id="rId230" Type="http://schemas.openxmlformats.org/officeDocument/2006/relationships/hyperlink" Target="https://lubridate.tidyverse.org/" TargetMode="External"/><Relationship Id="rId987" Type="http://schemas.openxmlformats.org/officeDocument/2006/relationships/hyperlink" Target="https://mastering-shiny.org/" TargetMode="External"/><Relationship Id="rId865" Type="http://schemas.openxmlformats.org/officeDocument/2006/relationships/hyperlink" Target="https://medialab.github.io/iwanthue/" TargetMode="External"/><Relationship Id="rId811" Type="http://schemas.openxmlformats.org/officeDocument/2006/relationships/hyperlink" Target="https://medialab.github.io/iwanthue/?utm_source=Nature+Briefing&amp;utm_campaign=2c68711076-briefing-dy-20211006&amp;utm_medium=email&amp;utm_term=0_c9dfd39373-2c68711076-44335685" TargetMode="External"/><Relationship Id="rId559" Type="http://schemas.openxmlformats.org/officeDocument/2006/relationships/hyperlink" Target="https://medium.com/@jeongwhanchoi/install-tmux-on-osx-and-basics-commands-for-beginners-be22520fd95e" TargetMode="External"/><Relationship Id="rId944" Type="http://schemas.openxmlformats.org/officeDocument/2006/relationships/hyperlink" Target="https://mentors.fm/2019/08/13/think-and-write-with-leslie-lamport/" TargetMode="External"/><Relationship Id="rId411" Type="http://schemas.openxmlformats.org/officeDocument/2006/relationships/hyperlink" Target="https://mermaid.live/" TargetMode="External"/><Relationship Id="rId845" Type="http://schemas.openxmlformats.org/officeDocument/2006/relationships/hyperlink" Target="https://mitcommlab.mit.edu/be/2023/09/27/toward-an-evenbetterposter-improving-the-betterposter-template/" TargetMode="External"/><Relationship Id="rId858" Type="http://schemas.openxmlformats.org/officeDocument/2006/relationships/hyperlink" Target="https://myidp.sciencecareers.org/" TargetMode="External"/><Relationship Id="rId783" Type="http://schemas.openxmlformats.org/officeDocument/2006/relationships/hyperlink" Target="https://nodejs.org/" TargetMode="External"/><Relationship Id="rId788" Type="http://schemas.openxmlformats.org/officeDocument/2006/relationships/hyperlink" Target="https://ohmyz.sh/" TargetMode="External"/><Relationship Id="rId946" Type="http://schemas.openxmlformats.org/officeDocument/2006/relationships/hyperlink" Target="https://openreview.net/forum?id=BZ5a1r-kVsf" TargetMode="External"/><Relationship Id="rId955" Type="http://schemas.openxmlformats.org/officeDocument/2006/relationships/hyperlink" Target="https://osf.io/" TargetMode="External"/><Relationship Id="rId41" Type="http://schemas.openxmlformats.org/officeDocument/2006/relationships/hyperlink" Target="https://osf.io/tgbxr/" TargetMode="External"/><Relationship Id="rId78" Type="http://schemas.openxmlformats.org/officeDocument/2006/relationships/hyperlink" Target="https://pkgdown.r-lib.org/" TargetMode="External"/><Relationship Id="rId728" Type="http://schemas.openxmlformats.org/officeDocument/2006/relationships/hyperlink" Target="https://platform.openai.com/api-keys" TargetMode="External"/><Relationship Id="rId941" Type="http://schemas.openxmlformats.org/officeDocument/2006/relationships/hyperlink" Target="https://plos.org/resource/how-to-store-and-manage-your-data/" TargetMode="External"/><Relationship Id="rId729" Type="http://schemas.openxmlformats.org/officeDocument/2006/relationships/hyperlink" Target="https://positron.posit.co/assistant-getting-started.html" TargetMode="External"/><Relationship Id="rId597"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15" Type="http://schemas.openxmlformats.org/officeDocument/2006/relationships/hyperlink" Target="https://profvis.r-lib.org/" TargetMode="External"/><Relationship Id="rId129" Type="http://schemas.openxmlformats.org/officeDocument/2006/relationships/hyperlink" Target="https://purrr.tidyverse.org/" TargetMode="External"/><Relationship Id="rId364" Type="http://schemas.openxmlformats.org/officeDocument/2006/relationships/hyperlink" Target="https://quarto.org/" TargetMode="External"/><Relationship Id="rId402" Type="http://schemas.openxmlformats.org/officeDocument/2006/relationships/hyperlink" Target="https://quarto.org/docs/authoring/cross-references.html" TargetMode="External"/><Relationship Id="rId421" Type="http://schemas.openxmlformats.org/officeDocument/2006/relationships/hyperlink" Target="https://quarto.org/docs/authoring/diagrams.html" TargetMode="External"/><Relationship Id="rId404" Type="http://schemas.openxmlformats.org/officeDocument/2006/relationships/hyperlink" Target="https://quarto.org/docs/authoring/includes.html" TargetMode="External"/><Relationship Id="rId389" Type="http://schemas.openxmlformats.org/officeDocument/2006/relationships/hyperlink" Target="https://quarto.org/docs/books/" TargetMode="External"/><Relationship Id="rId367" Type="http://schemas.openxmlformats.org/officeDocument/2006/relationships/hyperlink" Target="https://quarto.org/docs/get-started/" TargetMode="External"/><Relationship Id="rId368" Type="http://schemas.openxmlformats.org/officeDocument/2006/relationships/hyperlink" Target="https://quarto.org/docs/guide/" TargetMode="External"/><Relationship Id="rId80" Type="http://schemas.openxmlformats.org/officeDocument/2006/relationships/hyperlink" Target="https://quarto.org/docs/output-formats/html-multi-format.html" TargetMode="External"/><Relationship Id="rId398" Type="http://schemas.openxmlformats.org/officeDocument/2006/relationships/hyperlink" Target="https://quarto.org/docs/projects/profiles.html" TargetMode="External"/><Relationship Id="rId390" Type="http://schemas.openxmlformats.org/officeDocument/2006/relationships/hyperlink" Target="https://quarto.org/docs/publishing/" TargetMode="External"/><Relationship Id="rId425" Type="http://schemas.openxmlformats.org/officeDocument/2006/relationships/hyperlink" Target="https://quarto.org/docs/troubleshooting/" TargetMode="External"/><Relationship Id="rId203" Type="http://schemas.openxmlformats.org/officeDocument/2006/relationships/hyperlink" Target="https://r-box.github.io/boxr/articles/boxr-app-interactive.html#create" TargetMode="External"/><Relationship Id="rId992" Type="http://schemas.openxmlformats.org/officeDocument/2006/relationships/hyperlink" Target="https://r-pkgs.org/" TargetMode="External"/><Relationship Id="rId309" Type="http://schemas.openxmlformats.org/officeDocument/2006/relationships/hyperlink" Target="https://r-pkgs.org/code.html#sec-code-r-landscape" TargetMode="External"/><Relationship Id="rId141" Type="http://schemas.openxmlformats.org/officeDocument/2006/relationships/hyperlink" Target="https://r-pkgs.org/lifecycle.html#sec-lifecycle-version-number" TargetMode="External"/><Relationship Id="rId159" Type="http://schemas.openxmlformats.org/officeDocument/2006/relationships/hyperlink" Target="https://r-pkgs.org/man.html" TargetMode="External"/><Relationship Id="rId143" Type="http://schemas.openxmlformats.org/officeDocument/2006/relationships/hyperlink" Target="https://r-pkgs.org/other-markdown.html#sec-news" TargetMode="External"/><Relationship Id="rId537" Type="http://schemas.openxmlformats.org/officeDocument/2006/relationships/hyperlink" Target="https://r-pkgs.org/software-development-practices.html#sec-sw-dev-practices-ci" TargetMode="External"/><Relationship Id="rId994" Type="http://schemas.openxmlformats.org/officeDocument/2006/relationships/hyperlink" Target="https://r4ds.hadley.nz/" TargetMode="External"/><Relationship Id="rId369" Type="http://schemas.openxmlformats.org/officeDocument/2006/relationships/hyperlink" Target="https://r4ds.hadley.nz/quarto.html" TargetMode="External"/><Relationship Id="rId278" Type="http://schemas.openxmlformats.org/officeDocument/2006/relationships/hyperlink" Target="https://r4ds.hadley.nz/workflow-help.html#making-a-reprex" TargetMode="External"/><Relationship Id="rId220" Type="http://schemas.openxmlformats.org/officeDocument/2006/relationships/hyperlink" Target="https://readr.tidyverse.org/" TargetMode="External"/><Relationship Id="rId277"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599" Type="http://schemas.openxmlformats.org/officeDocument/2006/relationships/hyperlink" Target="https://researchdata.princeton.edu/research-lifecycle-guide/publishing-and-preservation/dois" TargetMode="External"/><Relationship Id="rId145" Type="http://schemas.openxmlformats.org/officeDocument/2006/relationships/hyperlink" Target="https://rmarkdown.rstudio.com/" TargetMode="External"/><Relationship Id="rId92" Type="http://schemas.openxmlformats.org/officeDocument/2006/relationships/hyperlink" Target="https://roxygen2.r-lib.org/" TargetMode="External"/><Relationship Id="rId158" Type="http://schemas.openxmlformats.org/officeDocument/2006/relationships/hyperlink" Target="https://roxygen2.r-lib.org/articles/rd.html" TargetMode="External"/><Relationship Id="rId155" Type="http://schemas.openxmlformats.org/officeDocument/2006/relationships/hyperlink" Target="https://roxygen2.r-lib.org/articles/rd.html#inheriting-documentation" TargetMode="External"/><Relationship Id="rId566" Type="http://schemas.openxmlformats.org/officeDocument/2006/relationships/hyperlink" Target="https://rstudio.github.io/renv/" TargetMode="External"/><Relationship Id="rId209" Type="http://schemas.openxmlformats.org/officeDocument/2006/relationships/hyperlink" Target="https://rviews.rstudio.com/2017/06/08/what-is-the-tidyverse/" TargetMode="External"/><Relationship Id="rId824" Type="http://schemas.openxmlformats.org/officeDocument/2006/relationships/hyperlink" Target="https://s3.amazonaws.com/assets.datacamp.com/blog_assets/datatable_Cheat_Sheet_R.pdf" TargetMode="External"/><Relationship Id="rId908" Type="http://schemas.openxmlformats.org/officeDocument/2006/relationships/hyperlink" Target="https://search.library.ucdavis.edu/permalink/01UCD_INST/9fle3i/alma990000226350403126" TargetMode="External"/><Relationship Id="rId301" Type="http://schemas.openxmlformats.org/officeDocument/2006/relationships/hyperlink" Target="https://sembr.org/" TargetMode="External"/><Relationship Id="rId448"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958" Type="http://schemas.openxmlformats.org/officeDocument/2006/relationships/hyperlink" Target="https://sethrobertson.github.io/GitFixUm/fixup.html" TargetMode="External"/><Relationship Id="rId964" Type="http://schemas.openxmlformats.org/officeDocument/2006/relationships/hyperlink" Target="https://slurm.schedmd.com/salloc.html" TargetMode="External"/><Relationship Id="rId966" Type="http://schemas.openxmlformats.org/officeDocument/2006/relationships/hyperlink" Target="https://slurm.schedmd.com/sattach.html" TargetMode="External"/><Relationship Id="rId968" Type="http://schemas.openxmlformats.org/officeDocument/2006/relationships/hyperlink" Target="https://slurm.schedmd.com/sbatch.html" TargetMode="External"/><Relationship Id="rId970" Type="http://schemas.openxmlformats.org/officeDocument/2006/relationships/hyperlink" Target="https://slurm.schedmd.com/squeue.html" TargetMode="External"/><Relationship Id="rId972" Type="http://schemas.openxmlformats.org/officeDocument/2006/relationships/hyperlink" Target="https://slurm.schedmd.com/srun.html" TargetMode="External"/><Relationship Id="rId193" Type="http://schemas.openxmlformats.org/officeDocument/2006/relationships/hyperlink" Target="https://softwareengineering.stackexchange.com/questions/133404/what-is-the-ideal-length-of-a-method-for-you" TargetMode="External"/><Relationship Id="rId441" Type="http://schemas.openxmlformats.org/officeDocument/2006/relationships/hyperlink" Target="https://sp19.datastructur.es/materials/guides/using-git#b-local-repositories-narrative-introduction" TargetMode="External"/><Relationship Id="rId470" Type="http://schemas.openxmlformats.org/officeDocument/2006/relationships/hyperlink" Target="https://sp19.datastructur.es/materials/guides/using-git#e-git-branching-advanced-git-optional" TargetMode="External"/><Relationship Id="rId173" Type="http://schemas.openxmlformats.org/officeDocument/2006/relationships/hyperlink" Target="https://spin.atomicobject.com/2017/11/01/good-variable-names/" TargetMode="External"/><Relationship Id="rId349" Type="http://schemas.openxmlformats.org/officeDocument/2006/relationships/hyperlink" Target="https://stackoverflow.com/questions/21435339/data-table-vs-dplyr-can-one-do-something-well-the-other-cant-or-does-poorly/27840349#27840349" TargetMode="External"/><Relationship Id="rId240" Type="http://schemas.openxmlformats.org/officeDocument/2006/relationships/hyperlink" Target="https://stackoverflow.com/questions/28125816/r-standard-evaluation-for-join-dplyr" TargetMode="External"/><Relationship Id="rId192" Type="http://schemas.openxmlformats.org/officeDocument/2006/relationships/hyperlink" Target="https://stackoverflow.com/questions/475675/when-is-a-function-too-long" TargetMode="External"/><Relationship Id="rId226" Type="http://schemas.openxmlformats.org/officeDocument/2006/relationships/hyperlink" Target="https://stringr.tidyverse.org/" TargetMode="External"/><Relationship Id="rId710" Type="http://schemas.openxmlformats.org/officeDocument/2006/relationships/hyperlink" Target="https://studentaffairs.ucdavis.edu/news/responsible-use-artificial-intelligence-ai" TargetMode="External"/><Relationship Id="rId288" Type="http://schemas.openxmlformats.org/officeDocument/2006/relationships/hyperlink" Target="https://style.tidyverse.org/" TargetMode="External"/><Relationship Id="rId320" Type="http://schemas.openxmlformats.org/officeDocument/2006/relationships/hyperlink" Target="https://styler.r-lib.org/" TargetMode="External"/><Relationship Id="rId168" Type="http://schemas.openxmlformats.org/officeDocument/2006/relationships/hyperlink" Target="https://support.posit.co/hc/en-us/articles/200484568-Code-Folding-and-Sections" TargetMode="External"/><Relationship Id="rId233" Type="http://schemas.openxmlformats.org/officeDocument/2006/relationships/hyperlink" Target="https://tavareshugo.github.io/data_carpentry_extras/base-r_tidyverse_equivalents/base-r_tidyverse_equivalents.html" TargetMode="External"/><Relationship Id="rId848" Type="http://schemas.openxmlformats.org/officeDocument/2006/relationships/hyperlink" Target="https://teampublichealth.substack.com/" TargetMode="External"/><Relationship Id="rId93" Type="http://schemas.openxmlformats.org/officeDocument/2006/relationships/hyperlink" Target="https://testthat.r-lib.org/" TargetMode="External"/><Relationship Id="rId283" Type="http://schemas.openxmlformats.org/officeDocument/2006/relationships/hyperlink" Target="https://thinkr-open.github.io/gitdown/" TargetMode="External"/><Relationship Id="rId224" Type="http://schemas.openxmlformats.org/officeDocument/2006/relationships/hyperlink" Target="https://tibble.tidyverse.org/" TargetMode="External"/><Relationship Id="rId217" Type="http://schemas.openxmlformats.org/officeDocument/2006/relationships/hyperlink" Target="https://tidyr.tidyverse.org/" TargetMode="External"/><Relationship Id="rId321" Type="http://schemas.openxmlformats.org/officeDocument/2006/relationships/hyperlink" Target="https://tidyverse.org/blog/2017/12/styler-1.0.0/" TargetMode="External"/><Relationship Id="rId491" Type="http://schemas.openxmlformats.org/officeDocument/2006/relationships/hyperlink" Target="https://tidyverse.org/blog/2017/12/workflow-vs-script/" TargetMode="External"/><Relationship Id="rId999" Type="http://schemas.openxmlformats.org/officeDocument/2006/relationships/hyperlink" Target="https://ucd-serg.github.io/lab-manual/appendix-copilot-instructions.html" TargetMode="External"/><Relationship Id="rId1001" Type="http://schemas.openxmlformats.org/officeDocument/2006/relationships/hyperlink" Target="https://ucd-serg.github.io/lab-manual/appendix-copilot-setup-steps.html" TargetMode="External"/><Relationship Id="rId574" Type="http://schemas.openxmlformats.org/officeDocument/2006/relationships/hyperlink" Target="https://ucd-serg.github.io/lab-manual/coding-practices.html#file-headers" TargetMode="External"/><Relationship Id="rId577" Type="http://schemas.openxmlformats.org/officeDocument/2006/relationships/hyperlink" Target="https://ucd-serg.github.io/lab-manual/coding-practices.html#function-documentation" TargetMode="External"/><Relationship Id="rId806" Type="http://schemas.openxmlformats.org/officeDocument/2006/relationships/hyperlink" Target="https://ucd-serg.github.io/lab-manual/coding-style.html" TargetMode="External"/><Relationship Id="rId580" Type="http://schemas.openxmlformats.org/officeDocument/2006/relationships/hyperlink" Target="https://ucd-serg.github.io/lab-manual/unix.html#example-code-for-runfilesavelogs" TargetMode="External"/><Relationship Id="rId820" Type="http://schemas.openxmlformats.org/officeDocument/2006/relationships/hyperlink" Target="https://ucdavisdatalab.github.io/install_guides/" TargetMode="External"/><Relationship Id="rId817" Type="http://schemas.openxmlformats.org/officeDocument/2006/relationships/hyperlink" Target="https://ucdavisdatalab.github.io/workshop_index/" TargetMode="External"/><Relationship Id="rId9" Type="http://schemas.openxmlformats.org/officeDocument/2006/relationships/hyperlink" Target="https://ucdserg.ucdavis.edu" TargetMode="External"/><Relationship Id="rId836" Type="http://schemas.openxmlformats.org/officeDocument/2006/relationships/hyperlink" Target="https://ucjug.github.io/workshop_julia_basics/" TargetMode="External"/><Relationship Id="rId90" Type="http://schemas.openxmlformats.org/officeDocument/2006/relationships/hyperlink" Target="https://usethis.r-lib.org/" TargetMode="External"/><Relationship Id="rId758" Type="http://schemas.openxmlformats.org/officeDocument/2006/relationships/hyperlink" Target="https://www.anthropic.com/claude-code" TargetMode="External"/><Relationship Id="rId894" Type="http://schemas.openxmlformats.org/officeDocument/2006/relationships/hyperlink" Target="https://www.biorxiv.org/" TargetMode="External"/><Relationship Id="rId239" Type="http://schemas.openxmlformats.org/officeDocument/2006/relationships/hyperlink" Target="https://www.brodrigues.co/blog/2016-07-18-data-frame-columns-as-arguments-to-dplyr-functions/" TargetMode="External"/><Relationship Id="rId629" Type="http://schemas.openxmlformats.org/officeDocument/2006/relationships/hyperlink" Target="https://www.chriswrites.com/how-to-change-file-permissions-using-the-terminal/" TargetMode="External"/><Relationship Id="rId898" Type="http://schemas.openxmlformats.org/officeDocument/2006/relationships/hyperlink" Target="https://www.danieldsjoberg.com/gtsummary/" TargetMode="External"/><Relationship Id="rId815" Type="http://schemas.openxmlformats.org/officeDocument/2006/relationships/hyperlink" Target="https://www.datacamp.com/" TargetMode="External"/><Relationship Id="rId47" Type="http://schemas.openxmlformats.org/officeDocument/2006/relationships/hyperlink" Target="https://www.equator-network.org/" TargetMode="External"/><Relationship Id="rId496" Type="http://schemas.openxmlformats.org/officeDocument/2006/relationships/hyperlink" Target="https://www.git-scm.com/docs/gitignore#_pattern_format" TargetMode="External"/><Relationship Id="rId519" Type="http://schemas.openxmlformats.org/officeDocument/2006/relationships/hyperlink" Target="https://www.githubstatus.com/" TargetMode="External"/><Relationship Id="rId853" Type="http://schemas.openxmlformats.org/officeDocument/2006/relationships/hyperlink" Target="https://www.globalcodeofconduct.org/" TargetMode="External"/><Relationship Id="rId619" Type="http://schemas.openxmlformats.org/officeDocument/2006/relationships/hyperlink" Target="https://www.gnu.org/software/screen/" TargetMode="External"/><Relationship Id="rId555" Type="http://schemas.openxmlformats.org/officeDocument/2006/relationships/hyperlink" Target="https://www.howtogeek.com/118594/how-to-edit-your-system-path-for-easy-command-line-access/" TargetMode="External"/><Relationship Id="rId893" Type="http://schemas.openxmlformats.org/officeDocument/2006/relationships/hyperlink" Target="https://www.medrxiv.org/" TargetMode="External"/><Relationship Id="rId781" Type="http://schemas.openxmlformats.org/officeDocument/2006/relationships/hyperlink" Target="https://www.msys2.org/" TargetMode="External"/><Relationship Id="rId861" Type="http://schemas.openxmlformats.org/officeDocument/2006/relationships/hyperlink" Target="https://www.nature.com/articles/d41586-021-03603-2" TargetMode="External"/><Relationship Id="rId851" Type="http://schemas.openxmlformats.org/officeDocument/2006/relationships/hyperlink" Target="https://www.niaid.nih.gov/grants-contracts/write-grant-application" TargetMode="External"/><Relationship Id="rId658" Type="http://schemas.openxmlformats.org/officeDocument/2006/relationships/hyperlink" Target="https://www.nytimes.com/2023/07/13/opinion/ai-chatgpt-consciousness-hofstadter.html" TargetMode="External"/><Relationship Id="rId318" Type="http://schemas.openxmlformats.org/officeDocument/2006/relationships/hyperlink" Target="https://www.r-bloggers.com/align-assign-rstudio-addin-to-align-assignment-operators/" TargetMode="External"/><Relationship Id="rId242" Type="http://schemas.openxmlformats.org/officeDocument/2006/relationships/hyperlink" Target="https://www.rdocumentation.org/packages/feather/versions/0.3.3" TargetMode="External"/><Relationship Id="rId322" Type="http://schemas.openxmlformats.org/officeDocument/2006/relationships/hyperlink" Target="https://www.rdocumentation.org/packages/styler/versions/1.1.0/topics/style_dir" TargetMode="External"/><Relationship Id="rId190" Type="http://schemas.openxmlformats.org/officeDocument/2006/relationships/hyperlink" Target="https://www.reddit.com/r/learnprogramming/comments/47avb5/one_long_function_2001000_lines_of_codes_or_one/" TargetMode="External"/><Relationship Id="rId822" Type="http://schemas.openxmlformats.org/officeDocument/2006/relationships/hyperlink" Target="https://www.rstudio.com/wp-content/uploads/2015/02/data-wrangling-cheatsheet.pdf" TargetMode="External"/><Relationship Id="rId825" Type="http://schemas.openxmlformats.org/officeDocument/2006/relationships/hyperlink" Target="https://www.rstudio.com/wp-content/uploads/2015/02/rmarkdown-cheatsheet.pdf" TargetMode="External"/><Relationship Id="rId823" Type="http://schemas.openxmlformats.org/officeDocument/2006/relationships/hyperlink" Target="https://www.rstudio.com/wp-content/uploads/2015/03/ggplot2-cheatsheet.pdf" TargetMode="External"/><Relationship Id="rId843" Type="http://schemas.openxmlformats.org/officeDocument/2006/relationships/hyperlink" Target="https://www.sciencedirect.com/science/article/pii/S1471491423000928" TargetMode="External"/><Relationship Id="rId191" Type="http://schemas.openxmlformats.org/officeDocument/2006/relationships/hyperlink" Target="https://www.sololearn.com/en/Discuss/1278705/optimal-number-of-lines-of-code-of-functions" TargetMode="External"/><Relationship Id="rId212" Type="http://schemas.openxmlformats.org/officeDocument/2006/relationships/hyperlink" Target="https://www.tidyverse.org/" TargetMode="External"/><Relationship Id="rId859" Type="http://schemas.openxmlformats.org/officeDocument/2006/relationships/hyperlink" Target="https://www.training.nih.gov/career-services/" TargetMode="External"/><Relationship Id="rId862" Type="http://schemas.openxmlformats.org/officeDocument/2006/relationships/hyperlink" Target="https://www.youtube.com/watch?v=1RwJbhkCA58" TargetMode="External"/><Relationship Id="rId844" Type="http://schemas.openxmlformats.org/officeDocument/2006/relationships/hyperlink" Target="https://www.youtube.com/watch?v=1RwJbhkCA58&amp;t=1171s" TargetMode="External"/><Relationship Id="rId934" Type="http://schemas.openxmlformats.org/officeDocument/2006/relationships/hyperlink" Target="https://www.youtube.com/watch?v=B1BdQcJ2ZYY" TargetMode="External"/><Relationship Id="rId45" Type="http://schemas.openxmlformats.org/officeDocument/2006/relationships/hyperlink" Target="https://www.youtube.com/watch?v=WoYkY9MkbRE" TargetMode="External"/><Relationship Id="rId237" Type="http://schemas.openxmlformats.org/officeDocument/2006/relationships/hyperlink" Target="https://www.youtube.com/watch?v=nERXS3ssntw" TargetMode="External"/><Relationship Id="rId841" Type="http://schemas.openxmlformats.org/officeDocument/2006/relationships/hyperlink" Target="https://x.com/acagamic/status/1680381737816424450" TargetMode="External"/><Relationship Id="rId51"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2026-07-01T00:46:37Z</dcterms:created>
  <dcterms:modified xsi:type="dcterms:W3CDTF">2026-07-01T00:46:37Z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