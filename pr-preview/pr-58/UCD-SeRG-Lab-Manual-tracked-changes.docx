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rPr>
          <w:b/>
          <w:bCs/>
        </w:rPr>
        <w:t xml:space="preserve">Demo Note:</w:t>
      </w:r>
      <w:r>
        <w:t xml:space="preserve"> </w:t>
      </w:r>
      <w:r>
        <w:t xml:space="preserve">This minor edit demonstrates the preview highlighting workflow in action.</w:t>
      </w:r>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7"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4" w:name="sec-style-auto-style"/>
    <w:p>
      <w:pPr>
        <w:pStyle w:val="Heading2"/>
      </w:pPr>
      <w:r>
        <w:t xml:space="preserve">7.11 Automated Tools for Style and Project Workflow</w:t>
      </w:r>
    </w:p>
    <w:bookmarkStart w:id="243"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42"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opt/quarto/share/formats/docx/note.png" id="236"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7">
              <w:r>
                <w:rPr>
                  <w:rStyle w:val="Hyperlink"/>
                </w:rPr>
                <w:t xml:space="preserve">here</w:t>
              </w:r>
            </w:hyperlink>
            <w:r>
              <w:t xml:space="preserve">.</w:t>
            </w:r>
          </w:p>
          <w:p/>
        </w:tc>
      </w:tr>
    </w:tbl>
    <w:p>
      <w:pPr>
        <w:pStyle w:val="BodyText"/>
      </w:pPr>
      <w:ins w:id="604"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ins w:id="605" w:author="PR Preview" w:date="2024-01-01T00:00:00Z">
        <w:r>
          <w:t xml:space="preserve"> </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opt/quarto/share/formats/docx/tip.png" id="241"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2"/>
    <w:bookmarkEnd w:id="243"/>
    <w:bookmarkEnd w:id="244"/>
    <w:bookmarkStart w:id="246" w:name="sec-r-resources-style"/>
    <w:p>
      <w:pPr>
        <w:pStyle w:val="Heading2"/>
      </w:pPr>
      <w:r>
        <w:t xml:space="preserve">7.12 Additional Resources</w:t>
      </w:r>
    </w:p>
    <w:p>
      <w:pPr>
        <w:pStyle w:val="Compact"/>
        <w:numPr>
          <w:ilvl w:val="0"/>
          <w:numId w:val="1062"/>
        </w:numPr>
      </w:pPr>
      <w:hyperlink r:id="rId245">
        <w:r>
          <w:rPr>
            <w:rStyle w:val="Hyperlink"/>
          </w:rPr>
          <w:t xml:space="preserve">Tidyverse style guide</w:t>
        </w:r>
      </w:hyperlink>
      <w:r>
        <w:t xml:space="preserve">: Detailed coding style conventions for writing clear, consistent R code. Covers naming, syntax, pipes, functions, and more.</w:t>
      </w:r>
    </w:p>
    <w:bookmarkEnd w:id="246"/>
    <w:bookmarkEnd w:id="247"/>
    <w:bookmarkStart w:id="253" w:name="big-data"/>
    <w:p>
      <w:pPr>
        <w:pStyle w:val="Heading1"/>
      </w:pPr>
      <w:r>
        <w:t xml:space="preserve">8. Big data</w:t>
      </w:r>
    </w:p>
    <w:p>
      <w:pPr>
        <w:pStyle w:val="FirstParagraph"/>
      </w:pPr>
      <w:r>
        <w:t xml:space="preserve">Adapted by UCD-SeRG team from</w:t>
      </w:r>
      <w:r>
        <w:t xml:space="preserve"> </w:t>
      </w:r>
      <w:hyperlink r:id="rId248">
        <w:r>
          <w:rPr>
            <w:rStyle w:val="Hyperlink"/>
          </w:rPr>
          <w:t xml:space="preserve">original by Kunal Mishra and Jade Benjamin-Chung</w:t>
        </w:r>
      </w:hyperlink>
    </w:p>
    <w:bookmarkStart w:id="2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0"/>
    <w:bookmarkStart w:id="2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1"/>
    <w:bookmarkStart w:id="2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2"/>
    <w:bookmarkEnd w:id="253"/>
    <w:bookmarkStart w:id="263" w:name="data-masking"/>
    <w:p>
      <w:pPr>
        <w:pStyle w:val="Heading1"/>
      </w:pPr>
      <w:r>
        <w:t xml:space="preserve">9. Data masking</w:t>
      </w:r>
    </w:p>
    <w:p>
      <w:pPr>
        <w:pStyle w:val="FirstParagraph"/>
      </w:pPr>
      <w:r>
        <w:t xml:space="preserve">Adapted by UCD-SeRG team from</w:t>
      </w:r>
      <w:r>
        <w:t xml:space="preserve"> </w:t>
      </w:r>
      <w:hyperlink r:id="rId25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6" name="Picture"/>
            <a:graphic>
              <a:graphicData uri="http://schemas.openxmlformats.org/drawingml/2006/picture">
                <pic:pic>
                  <pic:nvPicPr>
                    <pic:cNvPr descr="assets/images/data-masking.PNG" id="257" name="Picture"/>
                    <pic:cNvPicPr>
                      <a:picLocks noChangeArrowheads="1" noChangeAspect="1"/>
                    </pic:cNvPicPr>
                  </pic:nvPicPr>
                  <pic:blipFill>
                    <a:blip r:embed="rId255"/>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3"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3"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3"/>
    <w:bookmarkStart w:id="274"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4"/>
    <w:bookmarkStart w:id="275"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5"/>
    <w:bookmarkStart w:id="279"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6"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6"/>
    <w:bookmarkStart w:id="278"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7">
        <w:r>
          <w:rPr>
            <w:rStyle w:val="Hyperlink"/>
          </w:rPr>
          <w:t xml:space="preserve">Repeated Amend chapter</w:t>
        </w:r>
      </w:hyperlink>
      <w:r>
        <w:t xml:space="preserve"> </w:t>
      </w:r>
      <w:r>
        <w:t xml:space="preserve">in Happy Git with R.</w:t>
      </w:r>
    </w:p>
    <w:bookmarkEnd w:id="278"/>
    <w:bookmarkEnd w:id="279"/>
    <w:bookmarkStart w:id="282"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1">
        <w:r>
          <w:rPr>
            <w:rStyle w:val="Hyperlink"/>
          </w:rPr>
          <w:t xml:space="preserve">great discussion of project-oriented workflows</w:t>
        </w:r>
      </w:hyperlink>
      <w:r>
        <w:t xml:space="preserve">, extolling the virtues of a self-contained, portable projects, for your reference.</w:t>
      </w:r>
    </w:p>
    <w:bookmarkEnd w:id="282"/>
    <w:bookmarkEnd w:id="283"/>
    <w:bookmarkStart w:id="302" w:name="sec-unix"/>
    <w:p>
      <w:pPr>
        <w:pStyle w:val="Heading1"/>
      </w:pPr>
      <w:r>
        <w:t xml:space="preserve">11. Unix</w:t>
      </w:r>
    </w:p>
    <w:p>
      <w:pPr>
        <w:pStyle w:val="FirstParagraph"/>
      </w:pPr>
      <w:r>
        <w:t xml:space="preserve">Adapted by UCD-SeRG team from</w:t>
      </w:r>
      <w:r>
        <w:t xml:space="preserve"> </w:t>
      </w:r>
      <w:hyperlink r:id="rId284">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8"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6" name="Picture"/>
            <a:graphic>
              <a:graphicData uri="http://schemas.openxmlformats.org/drawingml/2006/picture">
                <pic:pic>
                  <pic:nvPicPr>
                    <pic:cNvPr descr="assets/images/ex-desktop.jpg" id="287" name="Picture"/>
                    <pic:cNvPicPr>
                      <a:picLocks noChangeArrowheads="1" noChangeAspect="1"/>
                    </pic:cNvPicPr>
                  </pic:nvPicPr>
                  <pic:blipFill>
                    <a:blip r:embed="rId285"/>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8"/>
    <w:bookmarkStart w:id="29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90" name="Picture"/>
            <a:graphic>
              <a:graphicData uri="http://schemas.openxmlformats.org/drawingml/2006/picture">
                <pic:pic>
                  <pic:nvPicPr>
                    <pic:cNvPr descr="assets/images/ex-terminal.PNG" id="291" name="Picture"/>
                    <pic:cNvPicPr>
                      <a:picLocks noChangeArrowheads="1" noChangeAspect="1"/>
                    </pic:cNvPicPr>
                  </pic:nvPicPr>
                  <pic:blipFill>
                    <a:blip r:embed="rId289"/>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2"/>
    <w:bookmarkStart w:id="293"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3"/>
    <w:bookmarkStart w:id="296"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5"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5"/>
    <w:bookmarkEnd w:id="296"/>
    <w:bookmarkStart w:id="297"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7"/>
    <w:bookmarkStart w:id="301"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9"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9"/>
    <w:bookmarkStart w:id="300"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0"/>
    <w:bookmarkEnd w:id="301"/>
    <w:bookmarkEnd w:id="302"/>
    <w:bookmarkStart w:id="308" w:name="reproducible-environments"/>
    <w:p>
      <w:pPr>
        <w:pStyle w:val="Heading1"/>
      </w:pPr>
      <w:r>
        <w:t xml:space="preserve">12. Reproducible Environments</w:t>
      </w:r>
    </w:p>
    <w:p>
      <w:pPr>
        <w:pStyle w:val="FirstParagraph"/>
      </w:pPr>
      <w:r>
        <w:t xml:space="preserve">Adapted by UCD-SeRG team from</w:t>
      </w:r>
      <w:r>
        <w:t xml:space="preserve"> </w:t>
      </w:r>
      <w:hyperlink r:id="rId303">
        <w:r>
          <w:rPr>
            <w:rStyle w:val="Hyperlink"/>
          </w:rPr>
          <w:t xml:space="preserve">original by Anna Nguyen</w:t>
        </w:r>
      </w:hyperlink>
    </w:p>
    <w:bookmarkStart w:id="307" w:name="package-version-control-with-renv"/>
    <w:p>
      <w:pPr>
        <w:pStyle w:val="Heading2"/>
      </w:pPr>
      <w:r>
        <w:t xml:space="preserve">12.1 Package Version Control with renv</w:t>
      </w:r>
    </w:p>
    <w:bookmarkStart w:id="304"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4"/>
    <w:bookmarkStart w:id="305"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5"/>
    <w:bookmarkStart w:id="306"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6"/>
    <w:bookmarkEnd w:id="307"/>
    <w:bookmarkEnd w:id="308"/>
    <w:bookmarkStart w:id="323" w:name="code-publication"/>
    <w:p>
      <w:pPr>
        <w:pStyle w:val="Heading1"/>
      </w:pPr>
      <w:r>
        <w:t xml:space="preserve">13. Code Publication</w:t>
      </w:r>
    </w:p>
    <w:p>
      <w:pPr>
        <w:pStyle w:val="FirstParagraph"/>
      </w:pPr>
      <w:r>
        <w:t xml:space="preserve">Adapted by UCD-SeRG team from</w:t>
      </w:r>
      <w:r>
        <w:t xml:space="preserve"> </w:t>
      </w:r>
      <w:hyperlink r:id="rId309">
        <w:r>
          <w:rPr>
            <w:rStyle w:val="Hyperlink"/>
          </w:rPr>
          <w:t xml:space="preserve">original by Nolan Pokpongkiat</w:t>
        </w:r>
      </w:hyperlink>
    </w:p>
    <w:bookmarkStart w:id="310"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0"/>
    <w:bookmarkStart w:id="312"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1">
        <w:r>
          <w:rPr>
            <w:rStyle w:val="Hyperlink"/>
          </w:rPr>
          <w:t xml:space="preserve">here.</w:t>
        </w:r>
      </w:hyperlink>
    </w:p>
    <w:bookmarkEnd w:id="312"/>
    <w:bookmarkStart w:id="313"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3"/>
    <w:bookmarkStart w:id="315"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4">
        <w:r>
          <w:rPr>
            <w:rStyle w:val="Hyperlink"/>
          </w:rPr>
          <w:t xml:space="preserve">here.</w:t>
        </w:r>
      </w:hyperlink>
    </w:p>
    <w:bookmarkEnd w:id="315"/>
    <w:bookmarkStart w:id="316"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6"/>
    <w:bookmarkStart w:id="318"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7">
        <w:r>
          <w:rPr>
            <w:rStyle w:val="Hyperlink"/>
          </w:rPr>
          <w:t xml:space="preserve">here.</w:t>
        </w:r>
      </w:hyperlink>
    </w:p>
    <w:bookmarkEnd w:id="318"/>
    <w:bookmarkStart w:id="319"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9"/>
    <w:bookmarkStart w:id="320"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0"/>
    <w:bookmarkStart w:id="322"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1">
        <w:r>
          <w:rPr>
            <w:rStyle w:val="Hyperlink"/>
          </w:rPr>
          <w:t xml:space="preserve">here.</w:t>
        </w:r>
      </w:hyperlink>
    </w:p>
    <w:bookmarkEnd w:id="322"/>
    <w:bookmarkEnd w:id="323"/>
    <w:bookmarkStart w:id="344"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4">
        <w:r>
          <w:rPr>
            <w:rStyle w:val="Hyperlink"/>
          </w:rPr>
          <w:t xml:space="preserve">Proctor-UCSF Lab Manual</w:t>
        </w:r>
      </w:hyperlink>
    </w:p>
    <w:bookmarkStart w:id="327"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5">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6">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7"/>
    <w:bookmarkStart w:id="331"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8"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8"/>
    <w:bookmarkStart w:id="329"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9"/>
    <w:bookmarkStart w:id="330"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0"/>
    <w:bookmarkEnd w:id="331"/>
    <w:bookmarkStart w:id="335" w:name="create-public-ids"/>
    <w:p>
      <w:pPr>
        <w:pStyle w:val="Heading2"/>
      </w:pPr>
      <w:r>
        <w:t xml:space="preserve">14.3 Create public IDs</w:t>
      </w:r>
    </w:p>
    <w:bookmarkStart w:id="332"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2"/>
    <w:bookmarkStart w:id="333"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3"/>
    <w:bookmarkStart w:id="334"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4"/>
    <w:bookmarkEnd w:id="335"/>
    <w:bookmarkStart w:id="339"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8"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7">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8"/>
    <w:bookmarkEnd w:id="339"/>
    <w:bookmarkStart w:id="340"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0"/>
    <w:bookmarkStart w:id="341"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1"/>
    <w:bookmarkStart w:id="343"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2">
        <w:r>
          <w:rPr>
            <w:rStyle w:val="Hyperlink"/>
          </w:rPr>
          <w:t xml:space="preserve">How to Store and Manage Your Data - PLOS</w:t>
        </w:r>
      </w:hyperlink>
    </w:p>
    <w:bookmarkEnd w:id="343"/>
    <w:bookmarkEnd w:id="344"/>
    <w:bookmarkStart w:id="365" w:name="sec-slurm"/>
    <w:p>
      <w:pPr>
        <w:pStyle w:val="Heading1"/>
      </w:pPr>
      <w:r>
        <w:t xml:space="preserve">15. High-performance computing (HPC)</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9" w:name="uc-davis-computing-resources"/>
    <w:p>
      <w:pPr>
        <w:pStyle w:val="Heading2"/>
      </w:pPr>
      <w:r>
        <w:t xml:space="preserve">15.1 UC Davis Computing Resources</w:t>
      </w:r>
    </w:p>
    <w:bookmarkStart w:id="348"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8"/>
    <w:bookmarkEnd w:id="349"/>
    <w:bookmarkStart w:id="351"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0"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0"/>
    <w:bookmarkEnd w:id="351"/>
    <w:bookmarkStart w:id="352"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2"/>
    <w:bookmarkStart w:id="353"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6">
        <w:r>
          <w:rPr>
            <w:rStyle w:val="Hyperlink"/>
          </w:rPr>
          <w:t xml:space="preserve">hpc.ucdavis.edu</w:t>
        </w:r>
      </w:hyperlink>
      <w:r>
        <w:t xml:space="preserve"> </w:t>
      </w:r>
      <w:r>
        <w:t xml:space="preserve">for support information.</w:t>
      </w:r>
    </w:p>
    <w:bookmarkEnd w:id="353"/>
    <w:bookmarkStart w:id="357"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4"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4"/>
    <w:bookmarkStart w:id="355"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5"/>
    <w:bookmarkStart w:id="356"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6"/>
    <w:bookmarkEnd w:id="357"/>
    <w:bookmarkStart w:id="362" w:name="storage-group-storage-access"/>
    <w:p>
      <w:pPr>
        <w:pStyle w:val="Heading2"/>
      </w:pPr>
      <w:r>
        <w:t xml:space="preserve">15.6 Storage &amp; group storage access</w:t>
      </w:r>
    </w:p>
    <w:bookmarkStart w:id="358"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6">
        <w:r>
          <w:rPr>
            <w:rStyle w:val="Hyperlink"/>
          </w:rPr>
          <w:t xml:space="preserve">UC Davis HPC documentation</w:t>
        </w:r>
      </w:hyperlink>
      <w:r>
        <w:t xml:space="preserve"> </w:t>
      </w:r>
      <w:r>
        <w:t xml:space="preserve">for specific storage options and quotas.</w:t>
      </w:r>
    </w:p>
    <w:bookmarkEnd w:id="358"/>
    <w:bookmarkStart w:id="359"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9"/>
    <w:bookmarkStart w:id="361"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1"/>
    <w:bookmarkEnd w:id="362"/>
    <w:bookmarkStart w:id="364"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3">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4"/>
    <w:bookmarkEnd w:id="365"/>
    <w:bookmarkStart w:id="375" w:name="use-of-ai"/>
    <w:p>
      <w:pPr>
        <w:pStyle w:val="Heading1"/>
      </w:pPr>
      <w:r>
        <w:t xml:space="preserve">16. Use of AI</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366"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366"/>
    <w:bookmarkStart w:id="367"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7"/>
    <w:bookmarkStart w:id="368"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 you must ensure proper attribution.</w:t>
      </w:r>
      <w:r>
        <w:t xml:space="preserve"> </w:t>
      </w:r>
      <w:r>
        <w:t xml:space="preserve">AI tools sometimes paraphrase or adapt content from documentation, guides, 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 explicitly request that they provide proper attribution for any borrowed or adapted material.</w:t>
      </w:r>
      <w:r>
        <w:t xml:space="preserve"> </w:t>
      </w:r>
      <w:r>
        <w:t xml:space="preserve">For example:</w:t>
      </w:r>
      <w:r>
        <w:t xml:space="preserve"> </w:t>
      </w:r>
      <w:r>
        <w:t xml:space="preserve">“Please quote from and paraphrase [source], with proper attribution”</w:t>
      </w:r>
      <w:r>
        <w:t xml:space="preserve"> </w:t>
      </w:r>
      <w:r>
        <w:t xml:space="preserve">rather than simply asking it to summarize information on a topic.</w:t>
      </w:r>
    </w:p>
    <w:bookmarkEnd w:id="368"/>
    <w:bookmarkStart w:id="374" w:name="coding-agents"/>
    <w:p>
      <w:pPr>
        <w:pStyle w:val="Heading2"/>
      </w:pPr>
      <w:r>
        <w:t xml:space="preserve">16.4 Coding Agents</w:t>
      </w:r>
    </w:p>
    <w:p>
      <w:pPr>
        <w:pStyle w:val="FirstParagraph"/>
      </w:pPr>
      <w:r>
        <w:t xml:space="preserve">We recommend using</w:t>
      </w:r>
      <w:r>
        <w:t xml:space="preserve"> </w:t>
      </w:r>
      <w:hyperlink r:id="rId369">
        <w:r>
          <w:rPr>
            <w:rStyle w:val="Hyperlink"/>
            <w:b/>
            <w:bCs/>
          </w:rPr>
          <w:t xml:space="preserve">Coding Agents</w:t>
        </w:r>
      </w:hyperlink>
      <w:r>
        <w:t xml:space="preserve"> </w:t>
      </w:r>
      <w:r>
        <w:t xml:space="preserve">for AI-assisted coding.</w:t>
      </w:r>
      <w:r>
        <w:t xml:space="preserve"> </w:t>
      </w:r>
      <w:r>
        <w:t xml:space="preserve">Coding Agents offer several advantages:</w:t>
      </w:r>
    </w:p>
    <w:p>
      <w:pPr>
        <w:pStyle w:val="Compact"/>
        <w:numPr>
          <w:ilvl w:val="0"/>
          <w:numId w:val="1087"/>
        </w:numPr>
      </w:pPr>
      <w:r>
        <w:rPr>
          <w:b/>
          <w:bCs/>
        </w:rPr>
        <w:t xml:space="preserve">Built-in transparency</w:t>
      </w:r>
      <w:r>
        <w:t xml:space="preserve">: Coding agents create a clear record of their role in your work through commit history and code suggestions</w:t>
      </w:r>
    </w:p>
    <w:p>
      <w:pPr>
        <w:pStyle w:val="Compact"/>
        <w:numPr>
          <w:ilvl w:val="0"/>
          <w:numId w:val="1087"/>
        </w:numPr>
      </w:pPr>
      <w:r>
        <w:rPr>
          <w:b/>
          <w:bCs/>
        </w:rPr>
        <w:t xml:space="preserve">Context-aware suggestions</w:t>
      </w:r>
      <w:r>
        <w:t xml:space="preserve">: Coding agents understand your codebase and can make contextually relevant suggestions</w:t>
      </w:r>
    </w:p>
    <w:p>
      <w:pPr>
        <w:pStyle w:val="Compact"/>
        <w:numPr>
          <w:ilvl w:val="0"/>
          <w:numId w:val="1087"/>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87"/>
        </w:numPr>
      </w:pPr>
      <w:r>
        <w:rPr>
          <w:b/>
          <w:bCs/>
        </w:rPr>
        <w:t xml:space="preserve">Interactive workflow</w:t>
      </w:r>
      <w:r>
        <w:t xml:space="preserve">: Coding agents’ interactive nature encourages you to review and modify suggestions rather than blindly accepting them</w:t>
      </w:r>
    </w:p>
    <w:p>
      <w:pPr>
        <w:pStyle w:val="FirstParagraph"/>
      </w:pPr>
      <w:r>
        <w:t xml:space="preserve">When using coding agents, work interactively with the AI suggestions:</w:t>
      </w:r>
      <w:r>
        <w:t xml:space="preserve"> </w:t>
      </w:r>
      <w:r>
        <w:t xml:space="preserve">review, modify, and test them rather than accepting them wholesale.</w:t>
      </w:r>
      <w:r>
        <w:t xml:space="preserve"> </w:t>
      </w:r>
      <w:r>
        <w:t xml:space="preserve">This interactive approach helps ensure code quality and deepens your understanding of the code.</w:t>
      </w:r>
    </w:p>
    <w:p>
      <w:pPr>
        <w:pStyle w:val="BodyText"/>
      </w:pPr>
      <w:r>
        <w:t xml:space="preserve">Remember: AI tools are assistants, not replacements for your expertise and judgment.</w:t>
      </w:r>
      <w:r>
        <w:t xml:space="preserve"> </w:t>
      </w:r>
      <w:r>
        <w:t xml:space="preserve">The quality and correctness of your work remains your responsibility.</w:t>
      </w:r>
    </w:p>
    <w:bookmarkStart w:id="373" w:name="when-to-use-a-coding-agent"/>
    <w:p>
      <w:pPr>
        <w:pStyle w:val="Heading3"/>
      </w:pPr>
      <w:r>
        <w:t xml:space="preserve">16.4.1 When to use a coding agent</w:t>
      </w:r>
    </w:p>
    <w:p>
      <w:pPr>
        <w:pStyle w:val="FirstParagraph"/>
      </w:pPr>
      <w:r>
        <w:t xml:space="preserve">Coding agent sessions are currently</w:t>
      </w:r>
      <w:r>
        <w:rPr>
          <w:rStyle w:val="FootnoteReference"/>
        </w:rPr>
        <w:footnoteReference w:id="370"/>
      </w:r>
      <w:r>
        <w:t xml:space="preserve"> </w:t>
      </w:r>
      <w:r>
        <w:t xml:space="preserve">considered</w:t>
      </w:r>
      <w:r>
        <w:t xml:space="preserve"> </w:t>
      </w:r>
      <w:r>
        <w:t xml:space="preserve">“premium requests”</w:t>
      </w:r>
      <w:r>
        <w:t xml:space="preserve">, which are limited resources;</w:t>
      </w:r>
      <w:r>
        <w:t xml:space="preserve"> </w:t>
      </w:r>
      <w:r>
        <w:t xml:space="preserve">see</w:t>
      </w:r>
      <w:r>
        <w:t xml:space="preserve"> </w:t>
      </w:r>
      <w:hyperlink r:id="rId371">
        <w:r>
          <w:rPr>
            <w:rStyle w:val="Hyperlink"/>
          </w:rPr>
          <w:t xml:space="preserve">https://github.com/features/copilot/plans</w:t>
        </w:r>
      </w:hyperlink>
      <w:r>
        <w:t xml:space="preserve"> </w:t>
      </w:r>
      <w:r>
        <w:t xml:space="preserve">for details.</w:t>
      </w:r>
      <w:r>
        <w:t xml:space="preserve"> </w:t>
      </w:r>
      <w:r>
        <w:t xml:space="preserve">So, 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72">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 the less we practice, 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73"/>
    <w:bookmarkEnd w:id="374"/>
    <w:bookmarkEnd w:id="375"/>
    <w:bookmarkStart w:id="388" w:name="checklists"/>
    <w:p>
      <w:pPr>
        <w:pStyle w:val="Heading1"/>
      </w:pPr>
      <w:r>
        <w:t xml:space="preserve">17. Checklists</w:t>
      </w:r>
    </w:p>
    <w:p>
      <w:pPr>
        <w:pStyle w:val="FirstParagraph"/>
      </w:pPr>
      <w:r>
        <w:t xml:space="preserve">Adapted by UCD-SeRG team from</w:t>
      </w:r>
      <w:r>
        <w:t xml:space="preserve"> </w:t>
      </w:r>
      <w:hyperlink r:id="rId376">
        <w:r>
          <w:rPr>
            <w:rStyle w:val="Hyperlink"/>
          </w:rPr>
          <w:t xml:space="preserve">original by Jade Benjamin-Chung</w:t>
        </w:r>
      </w:hyperlink>
    </w:p>
    <w:bookmarkStart w:id="377" w:name="pre-analysis-plan-checklist"/>
    <w:p>
      <w:pPr>
        <w:pStyle w:val="Heading2"/>
      </w:pPr>
      <w:r>
        <w:t xml:space="preserve">17.1 Pre-analysis plan checklist</w:t>
      </w:r>
    </w:p>
    <w:p>
      <w:pPr>
        <w:pStyle w:val="Compact"/>
        <w:numPr>
          <w:ilvl w:val="0"/>
          <w:numId w:val="1088"/>
        </w:numPr>
      </w:pPr>
      <w:r>
        <w:t xml:space="preserve">Brief background on the study (a condensed version of the introduction section of the paper)</w:t>
      </w:r>
    </w:p>
    <w:p>
      <w:pPr>
        <w:pStyle w:val="Compact"/>
        <w:numPr>
          <w:ilvl w:val="0"/>
          <w:numId w:val="1088"/>
        </w:numPr>
      </w:pPr>
      <w:r>
        <w:t xml:space="preserve">Hypotheses / objectives</w:t>
      </w:r>
    </w:p>
    <w:p>
      <w:pPr>
        <w:pStyle w:val="Compact"/>
        <w:numPr>
          <w:ilvl w:val="0"/>
          <w:numId w:val="1088"/>
        </w:numPr>
      </w:pPr>
      <w:r>
        <w:t xml:space="preserve">Study design</w:t>
      </w:r>
    </w:p>
    <w:p>
      <w:pPr>
        <w:pStyle w:val="Compact"/>
        <w:numPr>
          <w:ilvl w:val="0"/>
          <w:numId w:val="1088"/>
        </w:numPr>
      </w:pPr>
      <w:r>
        <w:t xml:space="preserve">Description of data</w:t>
      </w:r>
    </w:p>
    <w:p>
      <w:pPr>
        <w:pStyle w:val="Compact"/>
        <w:numPr>
          <w:ilvl w:val="0"/>
          <w:numId w:val="1088"/>
        </w:numPr>
      </w:pPr>
      <w:r>
        <w:t xml:space="preserve">Definition of outcomes</w:t>
      </w:r>
    </w:p>
    <w:p>
      <w:pPr>
        <w:pStyle w:val="Compact"/>
        <w:numPr>
          <w:ilvl w:val="0"/>
          <w:numId w:val="1088"/>
        </w:numPr>
      </w:pPr>
      <w:r>
        <w:t xml:space="preserve">Definition of interventions / exposures</w:t>
      </w:r>
    </w:p>
    <w:p>
      <w:pPr>
        <w:pStyle w:val="Compact"/>
        <w:numPr>
          <w:ilvl w:val="0"/>
          <w:numId w:val="1088"/>
        </w:numPr>
      </w:pPr>
      <w:r>
        <w:t xml:space="preserve">Definition of covariates</w:t>
      </w:r>
    </w:p>
    <w:p>
      <w:pPr>
        <w:pStyle w:val="Compact"/>
        <w:numPr>
          <w:ilvl w:val="0"/>
          <w:numId w:val="1088"/>
        </w:numPr>
      </w:pPr>
      <w:r>
        <w:t xml:space="preserve">Statistical power calculation</w:t>
      </w:r>
    </w:p>
    <w:p>
      <w:pPr>
        <w:pStyle w:val="Compact"/>
        <w:numPr>
          <w:ilvl w:val="0"/>
          <w:numId w:val="1088"/>
        </w:numPr>
      </w:pPr>
      <w:r>
        <w:t xml:space="preserve">Statistical model description</w:t>
      </w:r>
    </w:p>
    <w:p>
      <w:pPr>
        <w:pStyle w:val="Compact"/>
        <w:numPr>
          <w:ilvl w:val="0"/>
          <w:numId w:val="1088"/>
        </w:numPr>
      </w:pPr>
      <w:r>
        <w:t xml:space="preserve">Covariate selection / screening</w:t>
      </w:r>
    </w:p>
    <w:p>
      <w:pPr>
        <w:pStyle w:val="Compact"/>
        <w:numPr>
          <w:ilvl w:val="0"/>
          <w:numId w:val="1088"/>
        </w:numPr>
      </w:pPr>
      <w:r>
        <w:t xml:space="preserve">Standard error estimation method</w:t>
      </w:r>
    </w:p>
    <w:p>
      <w:pPr>
        <w:pStyle w:val="Compact"/>
        <w:numPr>
          <w:ilvl w:val="0"/>
          <w:numId w:val="1088"/>
        </w:numPr>
      </w:pPr>
      <w:r>
        <w:t xml:space="preserve">Missing data analysis</w:t>
      </w:r>
    </w:p>
    <w:p>
      <w:pPr>
        <w:pStyle w:val="Compact"/>
        <w:numPr>
          <w:ilvl w:val="0"/>
          <w:numId w:val="1088"/>
        </w:numPr>
      </w:pPr>
      <w:r>
        <w:t xml:space="preserve">Assessment of effect modification / subgroup analyses</w:t>
      </w:r>
    </w:p>
    <w:p>
      <w:pPr>
        <w:pStyle w:val="Compact"/>
        <w:numPr>
          <w:ilvl w:val="0"/>
          <w:numId w:val="1088"/>
        </w:numPr>
      </w:pPr>
      <w:r>
        <w:t xml:space="preserve">Sensitivity analyses</w:t>
      </w:r>
    </w:p>
    <w:p>
      <w:pPr>
        <w:pStyle w:val="Compact"/>
        <w:numPr>
          <w:ilvl w:val="0"/>
          <w:numId w:val="1088"/>
        </w:numPr>
      </w:pPr>
      <w:r>
        <w:t xml:space="preserve">Negative control analyses</w:t>
      </w:r>
    </w:p>
    <w:bookmarkEnd w:id="377"/>
    <w:bookmarkStart w:id="379" w:name="code-checklist"/>
    <w:p>
      <w:pPr>
        <w:pStyle w:val="Heading2"/>
      </w:pPr>
      <w:r>
        <w:t xml:space="preserve">17.2 Code checklist</w:t>
      </w:r>
    </w:p>
    <w:p>
      <w:pPr>
        <w:pStyle w:val="Compact"/>
        <w:numPr>
          <w:ilvl w:val="0"/>
          <w:numId w:val="1089"/>
        </w:numPr>
      </w:pPr>
      <w:r>
        <w:t xml:space="preserve">Does the script run without errors?</w:t>
      </w:r>
    </w:p>
    <w:p>
      <w:pPr>
        <w:pStyle w:val="Compact"/>
        <w:numPr>
          <w:ilvl w:val="0"/>
          <w:numId w:val="1089"/>
        </w:numPr>
      </w:pPr>
      <w:r>
        <w:t xml:space="preserve">Is code self-contained within repo and/or associated Box folder?</w:t>
      </w:r>
    </w:p>
    <w:p>
      <w:pPr>
        <w:pStyle w:val="Compact"/>
        <w:numPr>
          <w:ilvl w:val="0"/>
          <w:numId w:val="1089"/>
        </w:numPr>
      </w:pPr>
      <w:r>
        <w:t xml:space="preserve">Is all commented out code / remarks removed?</w:t>
      </w:r>
    </w:p>
    <w:p>
      <w:pPr>
        <w:pStyle w:val="Compact"/>
        <w:numPr>
          <w:ilvl w:val="0"/>
          <w:numId w:val="1089"/>
        </w:numPr>
      </w:pPr>
      <w:r>
        <w:t xml:space="preserve">Does the header accurately describe the process completed in the script?</w:t>
      </w:r>
    </w:p>
    <w:p>
      <w:pPr>
        <w:pStyle w:val="Compact"/>
        <w:numPr>
          <w:ilvl w:val="0"/>
          <w:numId w:val="1089"/>
        </w:numPr>
      </w:pPr>
      <w:r>
        <w:t xml:space="preserve">Is the script pushed to its github repository?</w:t>
      </w:r>
    </w:p>
    <w:p>
      <w:pPr>
        <w:pStyle w:val="Compact"/>
        <w:numPr>
          <w:ilvl w:val="0"/>
          <w:numId w:val="1089"/>
        </w:numPr>
      </w:pPr>
      <w:r>
        <w:t xml:space="preserve">Does the code adhere to the</w:t>
      </w:r>
      <w:r>
        <w:t xml:space="preserve"> </w:t>
      </w:r>
      <w:hyperlink r:id="rId378">
        <w:r>
          <w:rPr>
            <w:rStyle w:val="Hyperlink"/>
          </w:rPr>
          <w:t xml:space="preserve">coding style guide</w:t>
        </w:r>
      </w:hyperlink>
      <w:r>
        <w:t xml:space="preserve">?</w:t>
      </w:r>
    </w:p>
    <w:p>
      <w:pPr>
        <w:pStyle w:val="Compact"/>
        <w:numPr>
          <w:ilvl w:val="0"/>
          <w:numId w:val="1089"/>
        </w:numPr>
      </w:pPr>
      <w:r>
        <w:t xml:space="preserve">Are all warnings ignorable? Should any warnings be intentionally suppressed or addressed?</w:t>
      </w:r>
    </w:p>
    <w:bookmarkEnd w:id="379"/>
    <w:bookmarkStart w:id="383"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80">
        <w:r>
          <w:rPr>
            <w:rStyle w:val="Hyperlink"/>
            <w:i/>
            <w:iCs/>
          </w:rPr>
          <w:t xml:space="preserve">this article</w:t>
        </w:r>
      </w:hyperlink>
      <w:r>
        <w:rPr>
          <w:i/>
          <w:iCs/>
        </w:rPr>
        <w:t xml:space="preserve">.</w:t>
      </w:r>
    </w:p>
    <w:p>
      <w:pPr>
        <w:pStyle w:val="Compact"/>
        <w:numPr>
          <w:ilvl w:val="0"/>
          <w:numId w:val="1090"/>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90"/>
        </w:numPr>
      </w:pPr>
      <w:r>
        <w:t xml:space="preserve">Are the study results within the manuscript replicable (i.e., if you rerun the code in the study’s repository, the tables and figures will be exactly replicated?)</w:t>
      </w:r>
    </w:p>
    <w:p>
      <w:pPr>
        <w:pStyle w:val="Compact"/>
        <w:numPr>
          <w:ilvl w:val="0"/>
          <w:numId w:val="1090"/>
        </w:numPr>
      </w:pPr>
      <w:r>
        <w:t xml:space="preserve">Is a target journal selected?</w:t>
      </w:r>
    </w:p>
    <w:p>
      <w:pPr>
        <w:pStyle w:val="Compact"/>
        <w:numPr>
          <w:ilvl w:val="0"/>
          <w:numId w:val="1090"/>
        </w:numPr>
      </w:pPr>
      <w:r>
        <w:t xml:space="preserve">Is the title declarative, in other words, does it state the object/findings rather than suggest them?</w:t>
      </w:r>
    </w:p>
    <w:p>
      <w:pPr>
        <w:pStyle w:val="Compact"/>
        <w:numPr>
          <w:ilvl w:val="0"/>
          <w:numId w:val="1090"/>
        </w:numPr>
      </w:pPr>
      <w:r>
        <w:t xml:space="preserve">Is the word count of the manuscript close to the target journal’s allowance?</w:t>
      </w:r>
    </w:p>
    <w:p>
      <w:pPr>
        <w:pStyle w:val="Compact"/>
        <w:numPr>
          <w:ilvl w:val="0"/>
          <w:numId w:val="1090"/>
        </w:numPr>
      </w:pPr>
      <w:r>
        <w:t xml:space="preserve">Does the manuscript adhere to the formatting guide of the target journal?</w:t>
      </w:r>
    </w:p>
    <w:p>
      <w:pPr>
        <w:pStyle w:val="Compact"/>
        <w:numPr>
          <w:ilvl w:val="0"/>
          <w:numId w:val="1090"/>
        </w:numPr>
      </w:pPr>
      <w:r>
        <w:t xml:space="preserve">Does the manuscript use a consistent voice (passive or active – usually active is preferred … pun intended)?</w:t>
      </w:r>
    </w:p>
    <w:p>
      <w:pPr>
        <w:pStyle w:val="Compact"/>
        <w:numPr>
          <w:ilvl w:val="0"/>
          <w:numId w:val="1090"/>
        </w:numPr>
      </w:pPr>
      <w:r>
        <w:t xml:space="preserve">Is each figure and table (including supplementary material) referenced in the main text?</w:t>
      </w:r>
    </w:p>
    <w:p>
      <w:pPr>
        <w:pStyle w:val="Compact"/>
        <w:numPr>
          <w:ilvl w:val="0"/>
          <w:numId w:val="1090"/>
        </w:numPr>
      </w:pPr>
      <w:r>
        <w:t xml:space="preserve">Is there a caption for each figure and table (including supplementary material)?</w:t>
      </w:r>
    </w:p>
    <w:p>
      <w:pPr>
        <w:pStyle w:val="Compact"/>
        <w:numPr>
          <w:ilvl w:val="0"/>
          <w:numId w:val="1090"/>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0"/>
        </w:numPr>
      </w:pPr>
      <w:r>
        <w:t xml:space="preserve">Does the text use minimal abbreviations, and are all abbreviations defined at first use?</w:t>
      </w:r>
    </w:p>
    <w:p>
      <w:pPr>
        <w:pStyle w:val="Compact"/>
        <w:numPr>
          <w:ilvl w:val="0"/>
          <w:numId w:val="109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81">
        <w:r>
          <w:rPr>
            <w:rStyle w:val="Hyperlink"/>
          </w:rPr>
          <w:t xml:space="preserve">here</w:t>
        </w:r>
      </w:hyperlink>
      <w:r>
        <w:t xml:space="preserve">)</w:t>
      </w:r>
    </w:p>
    <w:p>
      <w:pPr>
        <w:pStyle w:val="Compact"/>
        <w:numPr>
          <w:ilvl w:val="0"/>
          <w:numId w:val="1090"/>
        </w:numPr>
      </w:pPr>
      <w:r>
        <w:t xml:space="preserve">Have you drafted author contributions? Do they follow the</w:t>
      </w:r>
      <w:r>
        <w:t xml:space="preserve"> </w:t>
      </w:r>
      <w:hyperlink r:id="rId382">
        <w:r>
          <w:rPr>
            <w:rStyle w:val="Hyperlink"/>
          </w:rPr>
          <w:t xml:space="preserve">CRediT Taxonomy</w:t>
        </w:r>
      </w:hyperlink>
      <w:r>
        <w:t xml:space="preserve"> </w:t>
      </w:r>
      <w:r>
        <w:t xml:space="preserve">for author contributions?</w:t>
      </w:r>
    </w:p>
    <w:bookmarkEnd w:id="383"/>
    <w:bookmarkStart w:id="387" w:name="figure-checklist"/>
    <w:p>
      <w:pPr>
        <w:pStyle w:val="Heading2"/>
      </w:pPr>
      <w:r>
        <w:t xml:space="preserve">17.4 Figure checklist</w:t>
      </w:r>
    </w:p>
    <w:p>
      <w:pPr>
        <w:pStyle w:val="Compact"/>
        <w:numPr>
          <w:ilvl w:val="0"/>
          <w:numId w:val="1091"/>
        </w:numPr>
      </w:pPr>
      <w:r>
        <w:t xml:space="preserve">Are the x-axis and y-axis labeled?</w:t>
      </w:r>
    </w:p>
    <w:p>
      <w:pPr>
        <w:pStyle w:val="Compact"/>
        <w:numPr>
          <w:ilvl w:val="0"/>
          <w:numId w:val="1091"/>
        </w:numPr>
      </w:pPr>
      <w:r>
        <w:t xml:space="preserve">If the figure includes panels, is each panel labeled?</w:t>
      </w:r>
    </w:p>
    <w:p>
      <w:pPr>
        <w:pStyle w:val="Compact"/>
        <w:numPr>
          <w:ilvl w:val="0"/>
          <w:numId w:val="1091"/>
        </w:numPr>
      </w:pPr>
      <w:r>
        <w:t xml:space="preserve">Are there sufficient numerical / text labels and breaks on the x-axis and y-axis?</w:t>
      </w:r>
    </w:p>
    <w:p>
      <w:pPr>
        <w:pStyle w:val="Compact"/>
        <w:numPr>
          <w:ilvl w:val="0"/>
          <w:numId w:val="1091"/>
        </w:numPr>
      </w:pPr>
      <w:r>
        <w:t xml:space="preserve">Is the font size appropriate (i.e., large enough to read, not so large that it distracts from the data presented in the figure?)</w:t>
      </w:r>
    </w:p>
    <w:p>
      <w:pPr>
        <w:pStyle w:val="Compact"/>
        <w:numPr>
          <w:ilvl w:val="0"/>
          <w:numId w:val="1091"/>
        </w:numPr>
      </w:pPr>
      <w:r>
        <w:t xml:space="preserve">Are the colors used colorblind friendly? See a colorblind-friendly palette</w:t>
      </w:r>
      <w:r>
        <w:t xml:space="preserve"> </w:t>
      </w:r>
      <w:hyperlink r:id="rId384">
        <w:r>
          <w:rPr>
            <w:rStyle w:val="Hyperlink"/>
          </w:rPr>
          <w:t xml:space="preserve">here</w:t>
        </w:r>
      </w:hyperlink>
      <w:r>
        <w:t xml:space="preserve">, a neat palette generator with colorblind options</w:t>
      </w:r>
      <w:r>
        <w:t xml:space="preserve"> </w:t>
      </w:r>
      <w:hyperlink r:id="rId385">
        <w:r>
          <w:rPr>
            <w:rStyle w:val="Hyperlink"/>
          </w:rPr>
          <w:t xml:space="preserve">here</w:t>
        </w:r>
      </w:hyperlink>
      <w:r>
        <w:t xml:space="preserve">, and an article on why this matters</w:t>
      </w:r>
      <w:r>
        <w:t xml:space="preserve"> </w:t>
      </w:r>
      <w:hyperlink r:id="rId386">
        <w:r>
          <w:rPr>
            <w:rStyle w:val="Hyperlink"/>
          </w:rPr>
          <w:t xml:space="preserve">here</w:t>
        </w:r>
      </w:hyperlink>
    </w:p>
    <w:p>
      <w:pPr>
        <w:pStyle w:val="Compact"/>
        <w:numPr>
          <w:ilvl w:val="0"/>
          <w:numId w:val="1091"/>
        </w:numPr>
      </w:pPr>
      <w:r>
        <w:t xml:space="preserve">Are colors/shapes/line types defined in a legend?</w:t>
      </w:r>
    </w:p>
    <w:p>
      <w:pPr>
        <w:pStyle w:val="Compact"/>
        <w:numPr>
          <w:ilvl w:val="0"/>
          <w:numId w:val="1091"/>
        </w:numPr>
      </w:pPr>
      <w:r>
        <w:t xml:space="preserve">Are the legends and other labels easy to understand with minimal abbreviations?</w:t>
      </w:r>
    </w:p>
    <w:p>
      <w:pPr>
        <w:pStyle w:val="Compact"/>
        <w:numPr>
          <w:ilvl w:val="0"/>
          <w:numId w:val="1091"/>
        </w:numPr>
      </w:pPr>
      <w:r>
        <w:t xml:space="preserve">If there is overplotting, is transparency used to show overlapping data?</w:t>
      </w:r>
    </w:p>
    <w:p>
      <w:pPr>
        <w:pStyle w:val="Compact"/>
        <w:numPr>
          <w:ilvl w:val="0"/>
          <w:numId w:val="1091"/>
        </w:numPr>
      </w:pPr>
      <w:r>
        <w:t xml:space="preserve">Are 95% confidence intervals or other measures of precision shown, if applicable?</w:t>
      </w:r>
    </w:p>
    <w:bookmarkEnd w:id="387"/>
    <w:bookmarkEnd w:id="388"/>
    <w:bookmarkStart w:id="425" w:name="resources"/>
    <w:p>
      <w:pPr>
        <w:pStyle w:val="Heading1"/>
      </w:pPr>
      <w:r>
        <w:t xml:space="preserve">18. Resources</w:t>
      </w:r>
    </w:p>
    <w:p>
      <w:pPr>
        <w:pStyle w:val="FirstParagraph"/>
      </w:pPr>
      <w:r>
        <w:t xml:space="preserve">Adapted by UCD-SeRG team from</w:t>
      </w:r>
      <w:r>
        <w:t xml:space="preserve"> </w:t>
      </w:r>
      <w:hyperlink r:id="rId389">
        <w:r>
          <w:rPr>
            <w:rStyle w:val="Hyperlink"/>
          </w:rPr>
          <w:t xml:space="preserve">original by Jade Benjamin-Chung and Kunal Mishra</w:t>
        </w:r>
      </w:hyperlink>
    </w:p>
    <w:bookmarkStart w:id="400" w:name="resources-for-r"/>
    <w:p>
      <w:pPr>
        <w:pStyle w:val="Heading2"/>
      </w:pPr>
      <w:r>
        <w:t xml:space="preserve">18.1 Resources for R</w:t>
      </w:r>
    </w:p>
    <w:bookmarkStart w:id="391" w:name="books-and-comprehensive-guides"/>
    <w:p>
      <w:pPr>
        <w:pStyle w:val="Heading3"/>
      </w:pPr>
      <w:r>
        <w:t xml:space="preserve">18.1.1 Books and Comprehensive Guides</w:t>
      </w:r>
    </w:p>
    <w:p>
      <w:pPr>
        <w:pStyle w:val="Compact"/>
        <w:numPr>
          <w:ilvl w:val="0"/>
          <w:numId w:val="1092"/>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92"/>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092"/>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092"/>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92"/>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92"/>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092"/>
        </w:numPr>
      </w:pPr>
      <w:hyperlink r:id="rId390">
        <w:r>
          <w:rPr>
            <w:rStyle w:val="Hyperlink"/>
          </w:rPr>
          <w:t xml:space="preserve">Jade’s R-for-epi course</w:t>
        </w:r>
      </w:hyperlink>
    </w:p>
    <w:bookmarkEnd w:id="391"/>
    <w:bookmarkStart w:id="396" w:name="cheat-sheets"/>
    <w:p>
      <w:pPr>
        <w:pStyle w:val="Heading3"/>
      </w:pPr>
      <w:r>
        <w:t xml:space="preserve">18.1.2 Cheat Sheets</w:t>
      </w:r>
    </w:p>
    <w:p>
      <w:pPr>
        <w:pStyle w:val="Compact"/>
        <w:numPr>
          <w:ilvl w:val="0"/>
          <w:numId w:val="1093"/>
        </w:numPr>
      </w:pPr>
      <w:hyperlink r:id="rId392">
        <w:r>
          <w:rPr>
            <w:rStyle w:val="Hyperlink"/>
          </w:rPr>
          <w:t xml:space="preserve">dplyr and tidyr cheat sheet</w:t>
        </w:r>
      </w:hyperlink>
    </w:p>
    <w:p>
      <w:pPr>
        <w:pStyle w:val="Compact"/>
        <w:numPr>
          <w:ilvl w:val="0"/>
          <w:numId w:val="1093"/>
        </w:numPr>
      </w:pPr>
      <w:hyperlink r:id="rId393">
        <w:r>
          <w:rPr>
            <w:rStyle w:val="Hyperlink"/>
          </w:rPr>
          <w:t xml:space="preserve">ggplot cheat sheet</w:t>
        </w:r>
      </w:hyperlink>
    </w:p>
    <w:p>
      <w:pPr>
        <w:pStyle w:val="Compact"/>
        <w:numPr>
          <w:ilvl w:val="0"/>
          <w:numId w:val="1093"/>
        </w:numPr>
      </w:pPr>
      <w:hyperlink r:id="rId394">
        <w:r>
          <w:rPr>
            <w:rStyle w:val="Hyperlink"/>
          </w:rPr>
          <w:t xml:space="preserve">data table cheat sheet</w:t>
        </w:r>
      </w:hyperlink>
    </w:p>
    <w:p>
      <w:pPr>
        <w:pStyle w:val="Compact"/>
        <w:numPr>
          <w:ilvl w:val="0"/>
          <w:numId w:val="1093"/>
        </w:numPr>
      </w:pPr>
      <w:hyperlink r:id="rId395">
        <w:r>
          <w:rPr>
            <w:rStyle w:val="Hyperlink"/>
          </w:rPr>
          <w:t xml:space="preserve">RMarkdown cheat sheet</w:t>
        </w:r>
      </w:hyperlink>
    </w:p>
    <w:bookmarkEnd w:id="396"/>
    <w:bookmarkStart w:id="398" w:name="style-and-best-practices"/>
    <w:p>
      <w:pPr>
        <w:pStyle w:val="Heading3"/>
      </w:pPr>
      <w:r>
        <w:t xml:space="preserve">18.1.3 Style and Best Practices</w:t>
      </w:r>
    </w:p>
    <w:p>
      <w:pPr>
        <w:pStyle w:val="Compact"/>
        <w:numPr>
          <w:ilvl w:val="0"/>
          <w:numId w:val="1094"/>
        </w:numPr>
      </w:pPr>
      <w:hyperlink r:id="rId397">
        <w:r>
          <w:rPr>
            <w:rStyle w:val="Hyperlink"/>
          </w:rPr>
          <w:t xml:space="preserve">Hadley Wickham’s R Style Guide</w:t>
        </w:r>
      </w:hyperlink>
    </w:p>
    <w:bookmarkEnd w:id="398"/>
    <w:bookmarkStart w:id="399" w:name="tidy-evaluation-resources"/>
    <w:p>
      <w:pPr>
        <w:pStyle w:val="Heading3"/>
      </w:pPr>
      <w:r>
        <w:t xml:space="preserve">18.1.4 Tidy Evaluation Resources</w:t>
      </w:r>
    </w:p>
    <w:p>
      <w:pPr>
        <w:pStyle w:val="Compact"/>
        <w:numPr>
          <w:ilvl w:val="0"/>
          <w:numId w:val="1095"/>
        </w:numPr>
      </w:pPr>
      <w:hyperlink r:id="rId156">
        <w:r>
          <w:rPr>
            <w:rStyle w:val="Hyperlink"/>
          </w:rPr>
          <w:t xml:space="preserve">Tidy Eval in 5 Minutes</w:t>
        </w:r>
      </w:hyperlink>
      <w:r>
        <w:t xml:space="preserve"> </w:t>
      </w:r>
      <w:r>
        <w:t xml:space="preserve">(video)</w:t>
      </w:r>
    </w:p>
    <w:p>
      <w:pPr>
        <w:pStyle w:val="Compact"/>
        <w:numPr>
          <w:ilvl w:val="0"/>
          <w:numId w:val="1095"/>
        </w:numPr>
      </w:pPr>
      <w:hyperlink r:id="rId157">
        <w:r>
          <w:rPr>
            <w:rStyle w:val="Hyperlink"/>
          </w:rPr>
          <w:t xml:space="preserve">Tidy Evaluation</w:t>
        </w:r>
      </w:hyperlink>
      <w:r>
        <w:t xml:space="preserve"> </w:t>
      </w:r>
      <w:r>
        <w:t xml:space="preserve">(e-book)</w:t>
      </w:r>
    </w:p>
    <w:p>
      <w:pPr>
        <w:pStyle w:val="Compact"/>
        <w:numPr>
          <w:ilvl w:val="0"/>
          <w:numId w:val="1095"/>
        </w:numPr>
      </w:pPr>
      <w:hyperlink r:id="rId158">
        <w:r>
          <w:rPr>
            <w:rStyle w:val="Hyperlink"/>
          </w:rPr>
          <w:t xml:space="preserve">Data Frame Columns as Arguments to Dplyr Functions</w:t>
        </w:r>
      </w:hyperlink>
      <w:r>
        <w:t xml:space="preserve"> </w:t>
      </w:r>
      <w:r>
        <w:t xml:space="preserve">(blog)</w:t>
      </w:r>
    </w:p>
    <w:p>
      <w:pPr>
        <w:pStyle w:val="Compact"/>
        <w:numPr>
          <w:ilvl w:val="0"/>
          <w:numId w:val="1095"/>
        </w:numPr>
      </w:pPr>
      <w:hyperlink r:id="rId159">
        <w:r>
          <w:rPr>
            <w:rStyle w:val="Hyperlink"/>
          </w:rPr>
          <w:t xml:space="preserve">Standard Evaluation for *_join</w:t>
        </w:r>
      </w:hyperlink>
      <w:r>
        <w:t xml:space="preserve"> </w:t>
      </w:r>
      <w:r>
        <w:t xml:space="preserve">(stackoverflow)</w:t>
      </w:r>
    </w:p>
    <w:p>
      <w:pPr>
        <w:pStyle w:val="Compact"/>
        <w:numPr>
          <w:ilvl w:val="0"/>
          <w:numId w:val="1095"/>
        </w:numPr>
      </w:pPr>
      <w:hyperlink r:id="rId160">
        <w:r>
          <w:rPr>
            <w:rStyle w:val="Hyperlink"/>
          </w:rPr>
          <w:t xml:space="preserve">Programming with dplyr</w:t>
        </w:r>
      </w:hyperlink>
      <w:r>
        <w:t xml:space="preserve"> </w:t>
      </w:r>
      <w:r>
        <w:t xml:space="preserve">(package vignette)</w:t>
      </w:r>
    </w:p>
    <w:bookmarkEnd w:id="399"/>
    <w:bookmarkEnd w:id="400"/>
    <w:bookmarkStart w:id="403" w:name="resources-for-git-github"/>
    <w:p>
      <w:pPr>
        <w:pStyle w:val="Heading2"/>
      </w:pPr>
      <w:r>
        <w:t xml:space="preserve">18.2 Resources for Git &amp; Github</w:t>
      </w:r>
    </w:p>
    <w:p>
      <w:pPr>
        <w:pStyle w:val="Compact"/>
        <w:numPr>
          <w:ilvl w:val="0"/>
          <w:numId w:val="1096"/>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096"/>
        </w:numPr>
      </w:pPr>
      <w:hyperlink r:id="rId401">
        <w:r>
          <w:rPr>
            <w:rStyle w:val="Hyperlink"/>
          </w:rPr>
          <w:t xml:space="preserve">Data Camp introduction to Git</w:t>
        </w:r>
      </w:hyperlink>
    </w:p>
    <w:p>
      <w:pPr>
        <w:pStyle w:val="Compact"/>
        <w:numPr>
          <w:ilvl w:val="0"/>
          <w:numId w:val="1096"/>
        </w:numPr>
      </w:pPr>
      <w:hyperlink r:id="rId402">
        <w:r>
          <w:rPr>
            <w:rStyle w:val="Hyperlink"/>
          </w:rPr>
          <w:t xml:space="preserve">Introduction to Github</w:t>
        </w:r>
      </w:hyperlink>
    </w:p>
    <w:bookmarkEnd w:id="403"/>
    <w:bookmarkStart w:id="405" w:name="scientific-figures"/>
    <w:p>
      <w:pPr>
        <w:pStyle w:val="Heading2"/>
      </w:pPr>
      <w:r>
        <w:t xml:space="preserve">18.3 Scientific figures</w:t>
      </w:r>
    </w:p>
    <w:p>
      <w:pPr>
        <w:pStyle w:val="Compact"/>
        <w:numPr>
          <w:ilvl w:val="0"/>
          <w:numId w:val="1097"/>
        </w:numPr>
      </w:pPr>
      <w:hyperlink r:id="rId404">
        <w:r>
          <w:rPr>
            <w:rStyle w:val="Hyperlink"/>
          </w:rPr>
          <w:t xml:space="preserve">Ten Simple Rules for Better Figures</w:t>
        </w:r>
      </w:hyperlink>
    </w:p>
    <w:bookmarkEnd w:id="405"/>
    <w:bookmarkStart w:id="410" w:name="writing"/>
    <w:p>
      <w:pPr>
        <w:pStyle w:val="Heading2"/>
      </w:pPr>
      <w:r>
        <w:t xml:space="preserve">18.4 Writing</w:t>
      </w:r>
    </w:p>
    <w:p>
      <w:pPr>
        <w:pStyle w:val="Compact"/>
        <w:numPr>
          <w:ilvl w:val="0"/>
          <w:numId w:val="1098"/>
        </w:numPr>
      </w:pPr>
      <w:hyperlink r:id="rId406">
        <w:r>
          <w:rPr>
            <w:rStyle w:val="Hyperlink"/>
          </w:rPr>
          <w:t xml:space="preserve">Tips on how to write a great science paper</w:t>
        </w:r>
      </w:hyperlink>
    </w:p>
    <w:p>
      <w:pPr>
        <w:pStyle w:val="Compact"/>
        <w:numPr>
          <w:ilvl w:val="0"/>
          <w:numId w:val="1098"/>
        </w:numPr>
      </w:pPr>
      <w:hyperlink r:id="rId31">
        <w:r>
          <w:rPr>
            <w:rStyle w:val="Hyperlink"/>
          </w:rPr>
          <w:t xml:space="preserve">ICMJE Definition of authorship</w:t>
        </w:r>
      </w:hyperlink>
    </w:p>
    <w:p>
      <w:pPr>
        <w:pStyle w:val="Compact"/>
        <w:numPr>
          <w:ilvl w:val="0"/>
          <w:numId w:val="1098"/>
        </w:numPr>
      </w:pPr>
      <w:hyperlink r:id="rId407">
        <w:r>
          <w:rPr>
            <w:rStyle w:val="Hyperlink"/>
          </w:rPr>
          <w:t xml:space="preserve">Nature article on elements of style for scientific writing</w:t>
        </w:r>
      </w:hyperlink>
    </w:p>
    <w:p>
      <w:pPr>
        <w:pStyle w:val="Compact"/>
        <w:numPr>
          <w:ilvl w:val="0"/>
          <w:numId w:val="1098"/>
        </w:numPr>
      </w:pPr>
      <w:hyperlink r:id="rId408">
        <w:r>
          <w:rPr>
            <w:rStyle w:val="Hyperlink"/>
          </w:rPr>
          <w:t xml:space="preserve">The Pathway to Publishing: A Guide to Quantitative Writing in the Health Sciences</w:t>
        </w:r>
      </w:hyperlink>
    </w:p>
    <w:p>
      <w:pPr>
        <w:pStyle w:val="Compact"/>
        <w:numPr>
          <w:ilvl w:val="0"/>
          <w:numId w:val="1098"/>
        </w:numPr>
      </w:pPr>
      <w:hyperlink r:id="rId409">
        <w:r>
          <w:rPr>
            <w:rStyle w:val="Hyperlink"/>
          </w:rPr>
          <w:t xml:space="preserve">Secret, actionable writing tips</w:t>
        </w:r>
      </w:hyperlink>
    </w:p>
    <w:bookmarkEnd w:id="410"/>
    <w:bookmarkStart w:id="415" w:name="presentations"/>
    <w:p>
      <w:pPr>
        <w:pStyle w:val="Heading2"/>
      </w:pPr>
      <w:r>
        <w:t xml:space="preserve">18.5 Presentations</w:t>
      </w:r>
    </w:p>
    <w:p>
      <w:pPr>
        <w:pStyle w:val="Compact"/>
        <w:numPr>
          <w:ilvl w:val="0"/>
          <w:numId w:val="1099"/>
        </w:numPr>
      </w:pPr>
      <w:hyperlink r:id="rId411">
        <w:r>
          <w:rPr>
            <w:rStyle w:val="Hyperlink"/>
          </w:rPr>
          <w:t xml:space="preserve">How to tell a compelling story in scientific presentations</w:t>
        </w:r>
      </w:hyperlink>
    </w:p>
    <w:p>
      <w:pPr>
        <w:pStyle w:val="Compact"/>
        <w:numPr>
          <w:ilvl w:val="0"/>
          <w:numId w:val="1099"/>
        </w:numPr>
      </w:pPr>
      <w:hyperlink r:id="rId412">
        <w:r>
          <w:rPr>
            <w:rStyle w:val="Hyperlink"/>
          </w:rPr>
          <w:t xml:space="preserve">How to give a killer narratively-driven scientific talk</w:t>
        </w:r>
      </w:hyperlink>
    </w:p>
    <w:p>
      <w:pPr>
        <w:pStyle w:val="Compact"/>
        <w:numPr>
          <w:ilvl w:val="0"/>
          <w:numId w:val="1099"/>
        </w:numPr>
      </w:pPr>
      <w:hyperlink r:id="rId413">
        <w:r>
          <w:rPr>
            <w:rStyle w:val="Hyperlink"/>
          </w:rPr>
          <w:t xml:space="preserve">How to make a better poster</w:t>
        </w:r>
      </w:hyperlink>
    </w:p>
    <w:p>
      <w:pPr>
        <w:pStyle w:val="Compact"/>
        <w:numPr>
          <w:ilvl w:val="0"/>
          <w:numId w:val="1099"/>
        </w:numPr>
      </w:pPr>
      <w:hyperlink r:id="rId414">
        <w:r>
          <w:rPr>
            <w:rStyle w:val="Hyperlink"/>
          </w:rPr>
          <w:t xml:space="preserve">How to make an even better poster</w:t>
        </w:r>
      </w:hyperlink>
    </w:p>
    <w:bookmarkEnd w:id="415"/>
    <w:bookmarkStart w:id="417" w:name="professional-advice"/>
    <w:p>
      <w:pPr>
        <w:pStyle w:val="Heading2"/>
      </w:pPr>
      <w:r>
        <w:t xml:space="preserve">18.6 Professional advice</w:t>
      </w:r>
    </w:p>
    <w:p>
      <w:pPr>
        <w:pStyle w:val="Compact"/>
        <w:numPr>
          <w:ilvl w:val="0"/>
          <w:numId w:val="1100"/>
        </w:numPr>
      </w:pPr>
      <w:hyperlink r:id="rId416">
        <w:r>
          <w:rPr>
            <w:rStyle w:val="Hyperlink"/>
          </w:rPr>
          <w:t xml:space="preserve">Professional advice, especially for your first job</w:t>
        </w:r>
      </w:hyperlink>
    </w:p>
    <w:bookmarkEnd w:id="417"/>
    <w:bookmarkStart w:id="420" w:name="funding"/>
    <w:p>
      <w:pPr>
        <w:pStyle w:val="Heading2"/>
      </w:pPr>
      <w:r>
        <w:t xml:space="preserve">18.7 Funding</w:t>
      </w:r>
    </w:p>
    <w:p>
      <w:pPr>
        <w:pStyle w:val="Compact"/>
        <w:numPr>
          <w:ilvl w:val="0"/>
          <w:numId w:val="1101"/>
        </w:numPr>
      </w:pPr>
      <w:hyperlink r:id="rId418">
        <w:r>
          <w:rPr>
            <w:rStyle w:val="Hyperlink"/>
          </w:rPr>
          <w:t xml:space="preserve">Building Your Funding Train</w:t>
        </w:r>
      </w:hyperlink>
    </w:p>
    <w:p>
      <w:pPr>
        <w:pStyle w:val="Compact"/>
        <w:numPr>
          <w:ilvl w:val="0"/>
          <w:numId w:val="1101"/>
        </w:numPr>
      </w:pPr>
      <w:hyperlink r:id="rId419">
        <w:r>
          <w:rPr>
            <w:rStyle w:val="Hyperlink"/>
          </w:rPr>
          <w:t xml:space="preserve">NIH Grant Writing Resources</w:t>
        </w:r>
      </w:hyperlink>
    </w:p>
    <w:bookmarkEnd w:id="420"/>
    <w:bookmarkStart w:id="424" w:name="ethics-and-global-health-research"/>
    <w:p>
      <w:pPr>
        <w:pStyle w:val="Heading2"/>
      </w:pPr>
      <w:r>
        <w:t xml:space="preserve">18.8 Ethics and global health research</w:t>
      </w:r>
    </w:p>
    <w:p>
      <w:pPr>
        <w:pStyle w:val="Compact"/>
        <w:numPr>
          <w:ilvl w:val="0"/>
          <w:numId w:val="1102"/>
        </w:numPr>
      </w:pPr>
      <w:hyperlink r:id="rId421">
        <w:r>
          <w:rPr>
            <w:rStyle w:val="Hyperlink"/>
          </w:rPr>
          <w:t xml:space="preserve">Global Code of Conduct For Research in Resource-Poor Settings</w:t>
        </w:r>
      </w:hyperlink>
    </w:p>
    <w:p>
      <w:pPr>
        <w:pStyle w:val="Compact"/>
        <w:numPr>
          <w:ilvl w:val="0"/>
          <w:numId w:val="1102"/>
        </w:numPr>
      </w:pPr>
      <w:hyperlink r:id="rId422">
        <w:r>
          <w:rPr>
            <w:rStyle w:val="Hyperlink"/>
          </w:rPr>
          <w:t xml:space="preserve">Who is a global health expert? Advice for aspiring global health experts</w:t>
        </w:r>
      </w:hyperlink>
    </w:p>
    <w:p>
      <w:pPr>
        <w:pStyle w:val="Compact"/>
        <w:numPr>
          <w:ilvl w:val="0"/>
          <w:numId w:val="1102"/>
        </w:numPr>
      </w:pPr>
      <w:hyperlink r:id="rId423">
        <w:r>
          <w:rPr>
            <w:rStyle w:val="Hyperlink"/>
          </w:rPr>
          <w:t xml:space="preserve">Transforming Global Health Partnerships</w:t>
        </w:r>
      </w:hyperlink>
    </w:p>
    <w:bookmarkEnd w:id="424"/>
    <w:bookmarkEnd w:id="4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0">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9" Type="http://schemas.openxmlformats.org/officeDocument/2006/relationships/image" Target="media/rId119.png"/><Relationship Id="rId228" Type="http://schemas.openxmlformats.org/officeDocument/2006/relationships/image" Target="media/rId228.png"/><Relationship Id="rId255" Type="http://schemas.openxmlformats.org/officeDocument/2006/relationships/image" Target="media/rId255.png"/><Relationship Id="rId285" Type="http://schemas.openxmlformats.org/officeDocument/2006/relationships/image" Target="media/rId285.jpg"/><Relationship Id="rId289" Type="http://schemas.openxmlformats.org/officeDocument/2006/relationships/image" Target="media/rId289.png"/><Relationship Id="rId46" Type="http://schemas.openxmlformats.org/officeDocument/2006/relationships/hyperlink" Target="" TargetMode="External"/><Relationship Id="rId347"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397"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4" Type="http://schemas.openxmlformats.org/officeDocument/2006/relationships/hyperlink" Target="http://r-pkgs.had.co.nz/style.html" TargetMode="External"/><Relationship Id="rId225" Type="http://schemas.openxmlformats.org/officeDocument/2006/relationships/hyperlink" Target="http://styler.r-lib.org/articles/customizing_styler.html" TargetMode="External"/><Relationship Id="rId384"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1" Type="http://schemas.openxmlformats.org/officeDocument/2006/relationships/hyperlink" Target="https://adv-r.hadley.nz/" TargetMode="External"/><Relationship Id="rId163" Type="http://schemas.openxmlformats.org/officeDocument/2006/relationships/hyperlink" Target="https://blog.rstudio.com/2016/03/29/feather/" TargetMode="External"/><Relationship Id="rId118" Type="http://schemas.openxmlformats.org/officeDocument/2006/relationships/hyperlink" Target="https://blog.rstudio.com/2018/10/23/rstudio-1-2-preview-plumber-integration/" TargetMode="External"/><Relationship Id="rId12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3" Type="http://schemas.openxmlformats.org/officeDocument/2006/relationships/hyperlink" Target="https://cran.r-project.org/web/packages/lintr/readme/README.html#available-linters" TargetMode="External"/><Relationship Id="rId237" Type="http://schemas.openxmlformats.org/officeDocument/2006/relationships/hyperlink" Target="https://cran.r-project.org/web/packages/lintr/readme/README.html#project-configuration" TargetMode="External"/><Relationship Id="rId326" Type="http://schemas.openxmlformats.org/officeDocument/2006/relationships/hyperlink" Target="https://datadryad.org/" TargetMode="External"/><Relationship Id="rId184"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6" Type="http://schemas.openxmlformats.org/officeDocument/2006/relationships/hyperlink" Target="https://devtools.r-lib.org/" TargetMode="External"/><Relationship Id="rId372" Type="http://schemas.openxmlformats.org/officeDocument/2006/relationships/hyperlink" Target="https://docs.github.com/en/copilot/how-tos/use-copilot-agents/coding-agent/customize-the-agent-environment#preinstalling-tools-or-dependencies-in-copilots-environment" TargetMode="External"/><Relationship Id="rId321" Type="http://schemas.openxmlformats.org/officeDocument/2006/relationships/hyperlink" Target="https://docs.github.com/en/enterprise/2.13/user/articles/creating-releases" TargetMode="External"/><Relationship Id="rId416" Type="http://schemas.openxmlformats.org/officeDocument/2006/relationships/hyperlink" Target="https://docs.google.com/document/d/1ckgRCcr7FFPyymyMA6Y_-cB_vftOyrrxT28c6gRg0PI/edit" TargetMode="External"/><Relationship Id="rId160" Type="http://schemas.openxmlformats.org/officeDocument/2006/relationships/hyperlink" Target="https://dplyr.tidyverse.org/articles/programming.html" TargetMode="External"/><Relationship Id="rId194" Type="http://schemas.openxmlformats.org/officeDocument/2006/relationships/hyperlink" Target="https://engineering-shiny.org/" TargetMode="External"/><Relationship Id="rId369" Type="http://schemas.openxmlformats.org/officeDocument/2006/relationships/hyperlink" Target="https://github.com/features/copilot/agents" TargetMode="External"/><Relationship Id="rId371" Type="http://schemas.openxmlformats.org/officeDocument/2006/relationships/hyperlink" Target="https://github.com/features/copilot/plans" TargetMode="External"/><Relationship Id="rId280"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40" Type="http://schemas.openxmlformats.org/officeDocument/2006/relationships/hyperlink" Target="https://github.com/jennybc/here_here" TargetMode="External"/><Relationship Id="rId150" Type="http://schemas.openxmlformats.org/officeDocument/2006/relationships/hyperlink" Target="https://github.com/karthik/rdrop2" TargetMode="External"/><Relationship Id="rId130" Type="http://schemas.openxmlformats.org/officeDocument/2006/relationships/hyperlink" Target="https://github.com/kmishra9/Flu-Absenteeism/blob/master/Master's%20Thesis%20-%20Spatial%20Epidemiology%20of%20Influenza/1b%20-%20Map-Management.R" TargetMode="External"/><Relationship Id="rId203" Type="http://schemas.openxmlformats.org/officeDocument/2006/relationships/hyperlink" Target="https://github.com/kmishra9/Flu-Absenteeism/blob/master/Master's%20Thesis%20-%20Spatial%20Epidemiology%20of%20Influenza/2a%20-%20Statistical-Inputs.R" TargetMode="External"/><Relationship Id="rId148" Type="http://schemas.openxmlformats.org/officeDocument/2006/relationships/hyperlink" Target="https://github.com/r-box/boxr" TargetMode="External"/><Relationship Id="rId418" Type="http://schemas.openxmlformats.org/officeDocument/2006/relationships/hyperlink" Target="https://grantwriting.stanford.edu/funding-train/#ep" TargetMode="External"/><Relationship Id="rId196" Type="http://schemas.openxmlformats.org/officeDocument/2006/relationships/hyperlink" Target="https://happygitwithr.com/" TargetMode="External"/><Relationship Id="rId277"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46" Type="http://schemas.openxmlformats.org/officeDocument/2006/relationships/hyperlink" Target="https://hpc.ucdavis.edu/" TargetMode="External"/><Relationship Id="rId248" Type="http://schemas.openxmlformats.org/officeDocument/2006/relationships/hyperlink" Target="https://jadebc.github.io/lab-manual/big-data.html" TargetMode="External"/><Relationship Id="rId376" Type="http://schemas.openxmlformats.org/officeDocument/2006/relationships/hyperlink" Target="https://jadebc.github.io/lab-manual/checklists.html" TargetMode="External"/><Relationship Id="rId309"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20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4"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3" Type="http://schemas.openxmlformats.org/officeDocument/2006/relationships/hyperlink" Target="https://jadebc.github.io/lab-manual/reproducible-environments.html" TargetMode="External"/><Relationship Id="rId389" Type="http://schemas.openxmlformats.org/officeDocument/2006/relationships/hyperlink" Target="https://jadebc.github.io/lab-manual/resources.html" TargetMode="External"/><Relationship Id="rId345" Type="http://schemas.openxmlformats.org/officeDocument/2006/relationships/hyperlink" Target="https://jadebc.github.io/lab-manual/slurm.html" TargetMode="External"/><Relationship Id="rId284" Type="http://schemas.openxmlformats.org/officeDocument/2006/relationships/hyperlink" Target="https://jadebc.github.io/lab-manual/unix.html" TargetMode="External"/><Relationship Id="rId381" Type="http://schemas.openxmlformats.org/officeDocument/2006/relationships/hyperlink" Target="https://journals.lww.com/epidem/Fulltext/2001/05000/The_Value_of_P.2.aspx" TargetMode="External"/><Relationship Id="rId422" Type="http://schemas.openxmlformats.org/officeDocument/2006/relationships/hyperlink" Target="https://journals.plos.org/globalpublichealth/article?id=10.1371/journal.pgph.0002269" TargetMode="External"/><Relationship Id="rId404" Type="http://schemas.openxmlformats.org/officeDocument/2006/relationships/hyperlink" Target="https://journals.plos.org/ploscompbiol/article?id=10.1371/journal.pcbi.1003833" TargetMode="External"/><Relationship Id="rId382"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02" Type="http://schemas.openxmlformats.org/officeDocument/2006/relationships/hyperlink" Target="https://lab.github.com/githubtraining/introduction-to-github" TargetMode="External"/><Relationship Id="rId408" Type="http://schemas.openxmlformats.org/officeDocument/2006/relationships/hyperlink" Target="https://link.springer.com/book/10.1007/978-3-030-98175-4" TargetMode="External"/><Relationship Id="rId423" Type="http://schemas.openxmlformats.org/officeDocument/2006/relationships/hyperlink" Target="https://link.springer.com/book/9783031537929" TargetMode="External"/><Relationship Id="rId193" Type="http://schemas.openxmlformats.org/officeDocument/2006/relationships/hyperlink" Target="https://mastering-shiny.org/" TargetMode="External"/><Relationship Id="rId385" Type="http://schemas.openxmlformats.org/officeDocument/2006/relationships/hyperlink" Target="https://medialab.github.io/iwanthue/?utm_source=Nature+Briefing&amp;utm_campaign=2c68711076-briefing-dy-20211006&amp;utm_medium=email&amp;utm_term=0_c9dfd39373-2c68711076-44335685" TargetMode="External"/><Relationship Id="rId298" Type="http://schemas.openxmlformats.org/officeDocument/2006/relationships/hyperlink" Target="https://medium.com/@jeongwhanchoi/install-tmux-on-osx-and-basics-commands-for-beginners-be22520fd95e" TargetMode="External"/><Relationship Id="rId414" Type="http://schemas.openxmlformats.org/officeDocument/2006/relationships/hyperlink" Target="https://mitcommlab.mit.edu/be/2023/09/27/toward-an-evenbetterposter-improving-the-betterposter-template/" TargetMode="External"/><Relationship Id="rId325" Type="http://schemas.openxmlformats.org/officeDocument/2006/relationships/hyperlink" Target="https://osf.io" TargetMode="External"/><Relationship Id="rId53" Type="http://schemas.openxmlformats.org/officeDocument/2006/relationships/hyperlink" Target="https://osf.io/tgbxr/" TargetMode="External"/><Relationship Id="rId187" Type="http://schemas.openxmlformats.org/officeDocument/2006/relationships/hyperlink" Target="https://pkgdown.r-lib.org/" TargetMode="External"/><Relationship Id="rId342" Type="http://schemas.openxmlformats.org/officeDocument/2006/relationships/hyperlink" Target="https://plos.org/resource/how-to-store-and-manage-your-data/#data-management-plan" TargetMode="External"/><Relationship Id="rId336" Type="http://schemas.openxmlformats.org/officeDocument/2006/relationships/hyperlink" Target="https://proctor-ucsf.github.io/dcc-handbook/datawrangling.html#documenting-datasets" TargetMode="External"/><Relationship Id="rId147" Type="http://schemas.openxmlformats.org/officeDocument/2006/relationships/hyperlink" Target="https://r-box.github.io/boxr/articles/boxr-app-interactive.html#create" TargetMode="External"/><Relationship Id="rId183" Type="http://schemas.openxmlformats.org/officeDocument/2006/relationships/hyperlink" Target="https://r-pkgs.org/" TargetMode="External"/><Relationship Id="rId154" Type="http://schemas.openxmlformats.org/officeDocument/2006/relationships/hyperlink" Target="https://r4ds.had.co.nz/" TargetMode="External"/><Relationship Id="rId190"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7" Type="http://schemas.openxmlformats.org/officeDocument/2006/relationships/hyperlink" Target="https://researchdata.princeton.edu/research-lifecycle-guide/whats-doi-and-what-should-i-know-about-citing-datasets" TargetMode="External"/><Relationship Id="rId153" Type="http://schemas.openxmlformats.org/officeDocument/2006/relationships/hyperlink" Target="https://rviews.rstudio.com/2017/06/08/what-is-the-tidyverse/" TargetMode="External"/><Relationship Id="rId394" Type="http://schemas.openxmlformats.org/officeDocument/2006/relationships/hyperlink" Target="https://s3.amazonaws.com/assets.datacamp.com/blog_assets/datatable_Cheat_Sheet_R.pdf" TargetMode="External"/><Relationship Id="rId266" Type="http://schemas.openxmlformats.org/officeDocument/2006/relationships/hyperlink" Target="https://sethrobertson.github.io/GitFixUm/fixup.html" TargetMode="External"/><Relationship Id="rId363"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3" Type="http://schemas.openxmlformats.org/officeDocument/2006/relationships/hyperlink" Target="https://spin.atomicobject.com/2017/11/01/good-variable-names/" TargetMode="External"/><Relationship Id="rId249" Type="http://schemas.openxmlformats.org/officeDocument/2006/relationships/hyperlink" Target="https://stackoverflow.com/questions/21435339/data-table-vs-dplyr-can-one-do-something-well-the-other-cant-or-does-poorly/27840349#27840349" TargetMode="External"/><Relationship Id="rId159" Type="http://schemas.openxmlformats.org/officeDocument/2006/relationships/hyperlink" Target="https://stackoverflow.com/questions/28125816/r-standard-evaluation-for-join-dplyr" TargetMode="External"/><Relationship Id="rId245" Type="http://schemas.openxmlformats.org/officeDocument/2006/relationships/hyperlink" Target="https://style.tidyverse.org/" TargetMode="External"/><Relationship Id="rId128" Type="http://schemas.openxmlformats.org/officeDocument/2006/relationships/hyperlink" Target="https://support.rstudio.com/hc/en-us/articles/200484568-Code-Folding-and-Sections" TargetMode="External"/><Relationship Id="rId155" Type="http://schemas.openxmlformats.org/officeDocument/2006/relationships/hyperlink" Target="https://tavareshugo.github.io/data_carpentry_extras/base-r_tidyverse_equivalents/base-r_tidyverse_equivalents.html#reshaping_data" TargetMode="External"/><Relationship Id="rId188" Type="http://schemas.openxmlformats.org/officeDocument/2006/relationships/hyperlink" Target="https://testthat.r-lib.org/" TargetMode="External"/><Relationship Id="rId157" Type="http://schemas.openxmlformats.org/officeDocument/2006/relationships/hyperlink" Target="https://tidyeval.tidyverse.org/index.html" TargetMode="External"/><Relationship Id="rId390" Type="http://schemas.openxmlformats.org/officeDocument/2006/relationships/hyperlink" Target="https://ucb-epi-r.github.io" TargetMode="External"/><Relationship Id="rId311" Type="http://schemas.openxmlformats.org/officeDocument/2006/relationships/hyperlink" Target="https://ucd-serg.github.io/lab-manual/05-coding-practices.html#file-headers" TargetMode="External"/><Relationship Id="rId314" Type="http://schemas.openxmlformats.org/officeDocument/2006/relationships/hyperlink" Target="https://ucd-serg.github.io/lab-manual/05-coding-practices.html#function-documentation" TargetMode="External"/><Relationship Id="rId378" Type="http://schemas.openxmlformats.org/officeDocument/2006/relationships/hyperlink" Target="https://ucd-serg.github.io/lab-manual/06-coding-style.html" TargetMode="External"/><Relationship Id="rId317" Type="http://schemas.openxmlformats.org/officeDocument/2006/relationships/hyperlink" Target="https://ucd-serg.github.io/lab-manual/10-unix.html#example-code-for-runfilesavelogs" TargetMode="External"/><Relationship Id="rId20" Type="http://schemas.openxmlformats.org/officeDocument/2006/relationships/hyperlink" Target="https://ucdserg.ucdavis.edu" TargetMode="External"/><Relationship Id="rId32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5" Type="http://schemas.openxmlformats.org/officeDocument/2006/relationships/hyperlink" Target="https://usethis.r-lib.org/" TargetMode="External"/><Relationship Id="rId158" Type="http://schemas.openxmlformats.org/officeDocument/2006/relationships/hyperlink" Target="https://www.brodrigues.co/blog/2016-07-18-data-frame-columns-as-arguments-to-dplyr-functions/" TargetMode="External"/><Relationship Id="rId360" Type="http://schemas.openxmlformats.org/officeDocument/2006/relationships/hyperlink" Target="https://www.chriswrites.com/how-to-change-file-permissions-using-the-terminal/" TargetMode="External"/><Relationship Id="rId401"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21" Type="http://schemas.openxmlformats.org/officeDocument/2006/relationships/hyperlink" Target="https://www.globalcodeofconduct.org/wp-content/uploads/2018/05/Global-Code-of-Conduct-Brochure.pdf" TargetMode="External"/><Relationship Id="rId294"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380" Type="http://schemas.openxmlformats.org/officeDocument/2006/relationships/hyperlink" Target="https://www.nature.com/articles/d41586-019-01431-z" TargetMode="External"/><Relationship Id="rId406" Type="http://schemas.openxmlformats.org/officeDocument/2006/relationships/hyperlink" Target="https://www.nature.com/articles/d41586-019-02918-5" TargetMode="External"/><Relationship Id="rId386" Type="http://schemas.openxmlformats.org/officeDocument/2006/relationships/hyperlink" Target="https://www.nature.com/articles/d41586-021-02696-z" TargetMode="External"/><Relationship Id="rId411" Type="http://schemas.openxmlformats.org/officeDocument/2006/relationships/hyperlink" Target="https://www.nature.com/articles/d41586-021-03603-2" TargetMode="External"/><Relationship Id="rId407" Type="http://schemas.openxmlformats.org/officeDocument/2006/relationships/hyperlink" Target="https://www.nature.com/articles/nphys724" TargetMode="External"/><Relationship Id="rId419" Type="http://schemas.openxmlformats.org/officeDocument/2006/relationships/hyperlink" Target="https://www.niaid.nih.gov/grants-contracts/write-grant-application" TargetMode="External"/><Relationship Id="rId117" Type="http://schemas.openxmlformats.org/officeDocument/2006/relationships/hyperlink" Target="https://www.oracle.com/technetwork/java/javase/documentation/index-137868.html#format" TargetMode="External"/><Relationship Id="rId219" Type="http://schemas.openxmlformats.org/officeDocument/2006/relationships/hyperlink" Target="https://www.r-bloggers.com/align-assign-rstudio-addin-to-align-assignment-operators/" TargetMode="External"/><Relationship Id="rId162" Type="http://schemas.openxmlformats.org/officeDocument/2006/relationships/hyperlink" Target="https://www.rdocumentation.org/packages/feather/versions/0.3.3" TargetMode="External"/><Relationship Id="rId232" Type="http://schemas.openxmlformats.org/officeDocument/2006/relationships/hyperlink" Target="https://www.rdocumentation.org/packages/lintr/versions/1.0.3" TargetMode="External"/><Relationship Id="rId222" Type="http://schemas.openxmlformats.org/officeDocument/2006/relationships/hyperlink" Target="https://www.rdocumentation.org/packages/styler/versions/1.1.0/topics/style_dir" TargetMode="External"/><Relationship Id="rId392" Type="http://schemas.openxmlformats.org/officeDocument/2006/relationships/hyperlink" Target="https://www.rstudio.com/wp-content/uploads/2015/02/data-wrangling-cheatsheet.pdf" TargetMode="External"/><Relationship Id="rId395" Type="http://schemas.openxmlformats.org/officeDocument/2006/relationships/hyperlink" Target="https://www.rstudio.com/wp-content/uploads/2015/02/rmarkdown-cheatsheet.pdf" TargetMode="External"/><Relationship Id="rId393" Type="http://schemas.openxmlformats.org/officeDocument/2006/relationships/hyperlink" Target="https://www.rstudio.com/wp-content/uploads/2015/03/ggplot2-cheatsheet.pdf" TargetMode="External"/><Relationship Id="rId412" Type="http://schemas.openxmlformats.org/officeDocument/2006/relationships/hyperlink" Target="https://www.sciencedirect.com/science/article/pii/S1471491423000928" TargetMode="External"/><Relationship Id="rId221" Type="http://schemas.openxmlformats.org/officeDocument/2006/relationships/hyperlink" Target="https://www.tidyverse.org/articles/2017/12/styler-1.0.0/" TargetMode="External"/><Relationship Id="rId281" Type="http://schemas.openxmlformats.org/officeDocument/2006/relationships/hyperlink" Target="https://www.tidyverse.org/articles/2017/12/workflow-vs-script/" TargetMode="External"/><Relationship Id="rId413"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6" Type="http://schemas.openxmlformats.org/officeDocument/2006/relationships/hyperlink" Target="https://www.youtube.com/watch?v=nERXS3ssntw" TargetMode="External"/><Relationship Id="rId409"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 TargetMode="External"/><Relationship Id="rId347"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397"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4" Type="http://schemas.openxmlformats.org/officeDocument/2006/relationships/hyperlink" Target="http://r-pkgs.had.co.nz/style.html" TargetMode="External"/><Relationship Id="rId225" Type="http://schemas.openxmlformats.org/officeDocument/2006/relationships/hyperlink" Target="http://styler.r-lib.org/articles/customizing_styler.html" TargetMode="External"/><Relationship Id="rId384"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1" Type="http://schemas.openxmlformats.org/officeDocument/2006/relationships/hyperlink" Target="https://adv-r.hadley.nz/" TargetMode="External"/><Relationship Id="rId163" Type="http://schemas.openxmlformats.org/officeDocument/2006/relationships/hyperlink" Target="https://blog.rstudio.com/2016/03/29/feather/" TargetMode="External"/><Relationship Id="rId118" Type="http://schemas.openxmlformats.org/officeDocument/2006/relationships/hyperlink" Target="https://blog.rstudio.com/2018/10/23/rstudio-1-2-preview-plumber-integration/" TargetMode="External"/><Relationship Id="rId12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3" Type="http://schemas.openxmlformats.org/officeDocument/2006/relationships/hyperlink" Target="https://cran.r-project.org/web/packages/lintr/readme/README.html#available-linters" TargetMode="External"/><Relationship Id="rId237" Type="http://schemas.openxmlformats.org/officeDocument/2006/relationships/hyperlink" Target="https://cran.r-project.org/web/packages/lintr/readme/README.html#project-configuration" TargetMode="External"/><Relationship Id="rId326" Type="http://schemas.openxmlformats.org/officeDocument/2006/relationships/hyperlink" Target="https://datadryad.org/" TargetMode="External"/><Relationship Id="rId184"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6" Type="http://schemas.openxmlformats.org/officeDocument/2006/relationships/hyperlink" Target="https://devtools.r-lib.org/" TargetMode="External"/><Relationship Id="rId372" Type="http://schemas.openxmlformats.org/officeDocument/2006/relationships/hyperlink" Target="https://docs.github.com/en/copilot/how-tos/use-copilot-agents/coding-agent/customize-the-agent-environment#preinstalling-tools-or-dependencies-in-copilots-environment" TargetMode="External"/><Relationship Id="rId321" Type="http://schemas.openxmlformats.org/officeDocument/2006/relationships/hyperlink" Target="https://docs.github.com/en/enterprise/2.13/user/articles/creating-releases" TargetMode="External"/><Relationship Id="rId416" Type="http://schemas.openxmlformats.org/officeDocument/2006/relationships/hyperlink" Target="https://docs.google.com/document/d/1ckgRCcr7FFPyymyMA6Y_-cB_vftOyrrxT28c6gRg0PI/edit" TargetMode="External"/><Relationship Id="rId160" Type="http://schemas.openxmlformats.org/officeDocument/2006/relationships/hyperlink" Target="https://dplyr.tidyverse.org/articles/programming.html" TargetMode="External"/><Relationship Id="rId194" Type="http://schemas.openxmlformats.org/officeDocument/2006/relationships/hyperlink" Target="https://engineering-shiny.org/" TargetMode="External"/><Relationship Id="rId369" Type="http://schemas.openxmlformats.org/officeDocument/2006/relationships/hyperlink" Target="https://github.com/features/copilot/agents" TargetMode="External"/><Relationship Id="rId371" Type="http://schemas.openxmlformats.org/officeDocument/2006/relationships/hyperlink" Target="https://github.com/features/copilot/plans" TargetMode="External"/><Relationship Id="rId280"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40" Type="http://schemas.openxmlformats.org/officeDocument/2006/relationships/hyperlink" Target="https://github.com/jennybc/here_here" TargetMode="External"/><Relationship Id="rId150" Type="http://schemas.openxmlformats.org/officeDocument/2006/relationships/hyperlink" Target="https://github.com/karthik/rdrop2" TargetMode="External"/><Relationship Id="rId130" Type="http://schemas.openxmlformats.org/officeDocument/2006/relationships/hyperlink" Target="https://github.com/kmishra9/Flu-Absenteeism/blob/master/Master's%20Thesis%20-%20Spatial%20Epidemiology%20of%20Influenza/1b%20-%20Map-Management.R" TargetMode="External"/><Relationship Id="rId203" Type="http://schemas.openxmlformats.org/officeDocument/2006/relationships/hyperlink" Target="https://github.com/kmishra9/Flu-Absenteeism/blob/master/Master's%20Thesis%20-%20Spatial%20Epidemiology%20of%20Influenza/2a%20-%20Statistical-Inputs.R" TargetMode="External"/><Relationship Id="rId148" Type="http://schemas.openxmlformats.org/officeDocument/2006/relationships/hyperlink" Target="https://github.com/r-box/boxr" TargetMode="External"/><Relationship Id="rId418" Type="http://schemas.openxmlformats.org/officeDocument/2006/relationships/hyperlink" Target="https://grantwriting.stanford.edu/funding-train/#ep" TargetMode="External"/><Relationship Id="rId196" Type="http://schemas.openxmlformats.org/officeDocument/2006/relationships/hyperlink" Target="https://happygitwithr.com/" TargetMode="External"/><Relationship Id="rId277"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46" Type="http://schemas.openxmlformats.org/officeDocument/2006/relationships/hyperlink" Target="https://hpc.ucdavis.edu/" TargetMode="External"/><Relationship Id="rId248" Type="http://schemas.openxmlformats.org/officeDocument/2006/relationships/hyperlink" Target="https://jadebc.github.io/lab-manual/big-data.html" TargetMode="External"/><Relationship Id="rId376" Type="http://schemas.openxmlformats.org/officeDocument/2006/relationships/hyperlink" Target="https://jadebc.github.io/lab-manual/checklists.html" TargetMode="External"/><Relationship Id="rId309"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20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4"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3" Type="http://schemas.openxmlformats.org/officeDocument/2006/relationships/hyperlink" Target="https://jadebc.github.io/lab-manual/reproducible-environments.html" TargetMode="External"/><Relationship Id="rId389" Type="http://schemas.openxmlformats.org/officeDocument/2006/relationships/hyperlink" Target="https://jadebc.github.io/lab-manual/resources.html" TargetMode="External"/><Relationship Id="rId345" Type="http://schemas.openxmlformats.org/officeDocument/2006/relationships/hyperlink" Target="https://jadebc.github.io/lab-manual/slurm.html" TargetMode="External"/><Relationship Id="rId284" Type="http://schemas.openxmlformats.org/officeDocument/2006/relationships/hyperlink" Target="https://jadebc.github.io/lab-manual/unix.html" TargetMode="External"/><Relationship Id="rId381" Type="http://schemas.openxmlformats.org/officeDocument/2006/relationships/hyperlink" Target="https://journals.lww.com/epidem/Fulltext/2001/05000/The_Value_of_P.2.aspx" TargetMode="External"/><Relationship Id="rId422" Type="http://schemas.openxmlformats.org/officeDocument/2006/relationships/hyperlink" Target="https://journals.plos.org/globalpublichealth/article?id=10.1371/journal.pgph.0002269" TargetMode="External"/><Relationship Id="rId404" Type="http://schemas.openxmlformats.org/officeDocument/2006/relationships/hyperlink" Target="https://journals.plos.org/ploscompbiol/article?id=10.1371/journal.pcbi.1003833" TargetMode="External"/><Relationship Id="rId382"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02" Type="http://schemas.openxmlformats.org/officeDocument/2006/relationships/hyperlink" Target="https://lab.github.com/githubtraining/introduction-to-github" TargetMode="External"/><Relationship Id="rId408" Type="http://schemas.openxmlformats.org/officeDocument/2006/relationships/hyperlink" Target="https://link.springer.com/book/10.1007/978-3-030-98175-4" TargetMode="External"/><Relationship Id="rId423" Type="http://schemas.openxmlformats.org/officeDocument/2006/relationships/hyperlink" Target="https://link.springer.com/book/9783031537929" TargetMode="External"/><Relationship Id="rId193" Type="http://schemas.openxmlformats.org/officeDocument/2006/relationships/hyperlink" Target="https://mastering-shiny.org/" TargetMode="External"/><Relationship Id="rId385" Type="http://schemas.openxmlformats.org/officeDocument/2006/relationships/hyperlink" Target="https://medialab.github.io/iwanthue/?utm_source=Nature+Briefing&amp;utm_campaign=2c68711076-briefing-dy-20211006&amp;utm_medium=email&amp;utm_term=0_c9dfd39373-2c68711076-44335685" TargetMode="External"/><Relationship Id="rId298" Type="http://schemas.openxmlformats.org/officeDocument/2006/relationships/hyperlink" Target="https://medium.com/@jeongwhanchoi/install-tmux-on-osx-and-basics-commands-for-beginners-be22520fd95e" TargetMode="External"/><Relationship Id="rId414" Type="http://schemas.openxmlformats.org/officeDocument/2006/relationships/hyperlink" Target="https://mitcommlab.mit.edu/be/2023/09/27/toward-an-evenbetterposter-improving-the-betterposter-template/" TargetMode="External"/><Relationship Id="rId325" Type="http://schemas.openxmlformats.org/officeDocument/2006/relationships/hyperlink" Target="https://osf.io" TargetMode="External"/><Relationship Id="rId53" Type="http://schemas.openxmlformats.org/officeDocument/2006/relationships/hyperlink" Target="https://osf.io/tgbxr/" TargetMode="External"/><Relationship Id="rId187" Type="http://schemas.openxmlformats.org/officeDocument/2006/relationships/hyperlink" Target="https://pkgdown.r-lib.org/" TargetMode="External"/><Relationship Id="rId342" Type="http://schemas.openxmlformats.org/officeDocument/2006/relationships/hyperlink" Target="https://plos.org/resource/how-to-store-and-manage-your-data/#data-management-plan" TargetMode="External"/><Relationship Id="rId336" Type="http://schemas.openxmlformats.org/officeDocument/2006/relationships/hyperlink" Target="https://proctor-ucsf.github.io/dcc-handbook/datawrangling.html#documenting-datasets" TargetMode="External"/><Relationship Id="rId147" Type="http://schemas.openxmlformats.org/officeDocument/2006/relationships/hyperlink" Target="https://r-box.github.io/boxr/articles/boxr-app-interactive.html#create" TargetMode="External"/><Relationship Id="rId183" Type="http://schemas.openxmlformats.org/officeDocument/2006/relationships/hyperlink" Target="https://r-pkgs.org/" TargetMode="External"/><Relationship Id="rId154" Type="http://schemas.openxmlformats.org/officeDocument/2006/relationships/hyperlink" Target="https://r4ds.had.co.nz/" TargetMode="External"/><Relationship Id="rId190"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7" Type="http://schemas.openxmlformats.org/officeDocument/2006/relationships/hyperlink" Target="https://researchdata.princeton.edu/research-lifecycle-guide/whats-doi-and-what-should-i-know-about-citing-datasets" TargetMode="External"/><Relationship Id="rId153" Type="http://schemas.openxmlformats.org/officeDocument/2006/relationships/hyperlink" Target="https://rviews.rstudio.com/2017/06/08/what-is-the-tidyverse/" TargetMode="External"/><Relationship Id="rId394" Type="http://schemas.openxmlformats.org/officeDocument/2006/relationships/hyperlink" Target="https://s3.amazonaws.com/assets.datacamp.com/blog_assets/datatable_Cheat_Sheet_R.pdf" TargetMode="External"/><Relationship Id="rId266" Type="http://schemas.openxmlformats.org/officeDocument/2006/relationships/hyperlink" Target="https://sethrobertson.github.io/GitFixUm/fixup.html" TargetMode="External"/><Relationship Id="rId363"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3" Type="http://schemas.openxmlformats.org/officeDocument/2006/relationships/hyperlink" Target="https://spin.atomicobject.com/2017/11/01/good-variable-names/" TargetMode="External"/><Relationship Id="rId249" Type="http://schemas.openxmlformats.org/officeDocument/2006/relationships/hyperlink" Target="https://stackoverflow.com/questions/21435339/data-table-vs-dplyr-can-one-do-something-well-the-other-cant-or-does-poorly/27840349#27840349" TargetMode="External"/><Relationship Id="rId159" Type="http://schemas.openxmlformats.org/officeDocument/2006/relationships/hyperlink" Target="https://stackoverflow.com/questions/28125816/r-standard-evaluation-for-join-dplyr" TargetMode="External"/><Relationship Id="rId245" Type="http://schemas.openxmlformats.org/officeDocument/2006/relationships/hyperlink" Target="https://style.tidyverse.org/" TargetMode="External"/><Relationship Id="rId128" Type="http://schemas.openxmlformats.org/officeDocument/2006/relationships/hyperlink" Target="https://support.rstudio.com/hc/en-us/articles/200484568-Code-Folding-and-Sections" TargetMode="External"/><Relationship Id="rId155" Type="http://schemas.openxmlformats.org/officeDocument/2006/relationships/hyperlink" Target="https://tavareshugo.github.io/data_carpentry_extras/base-r_tidyverse_equivalents/base-r_tidyverse_equivalents.html#reshaping_data" TargetMode="External"/><Relationship Id="rId188" Type="http://schemas.openxmlformats.org/officeDocument/2006/relationships/hyperlink" Target="https://testthat.r-lib.org/" TargetMode="External"/><Relationship Id="rId157" Type="http://schemas.openxmlformats.org/officeDocument/2006/relationships/hyperlink" Target="https://tidyeval.tidyverse.org/index.html" TargetMode="External"/><Relationship Id="rId390" Type="http://schemas.openxmlformats.org/officeDocument/2006/relationships/hyperlink" Target="https://ucb-epi-r.github.io" TargetMode="External"/><Relationship Id="rId311" Type="http://schemas.openxmlformats.org/officeDocument/2006/relationships/hyperlink" Target="https://ucd-serg.github.io/lab-manual/05-coding-practices.html#file-headers" TargetMode="External"/><Relationship Id="rId314" Type="http://schemas.openxmlformats.org/officeDocument/2006/relationships/hyperlink" Target="https://ucd-serg.github.io/lab-manual/05-coding-practices.html#function-documentation" TargetMode="External"/><Relationship Id="rId378" Type="http://schemas.openxmlformats.org/officeDocument/2006/relationships/hyperlink" Target="https://ucd-serg.github.io/lab-manual/06-coding-style.html" TargetMode="External"/><Relationship Id="rId317" Type="http://schemas.openxmlformats.org/officeDocument/2006/relationships/hyperlink" Target="https://ucd-serg.github.io/lab-manual/10-unix.html#example-code-for-runfilesavelogs" TargetMode="External"/><Relationship Id="rId20" Type="http://schemas.openxmlformats.org/officeDocument/2006/relationships/hyperlink" Target="https://ucdserg.ucdavis.edu" TargetMode="External"/><Relationship Id="rId32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5" Type="http://schemas.openxmlformats.org/officeDocument/2006/relationships/hyperlink" Target="https://usethis.r-lib.org/" TargetMode="External"/><Relationship Id="rId158" Type="http://schemas.openxmlformats.org/officeDocument/2006/relationships/hyperlink" Target="https://www.brodrigues.co/blog/2016-07-18-data-frame-columns-as-arguments-to-dplyr-functions/" TargetMode="External"/><Relationship Id="rId360" Type="http://schemas.openxmlformats.org/officeDocument/2006/relationships/hyperlink" Target="https://www.chriswrites.com/how-to-change-file-permissions-using-the-terminal/" TargetMode="External"/><Relationship Id="rId401"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21" Type="http://schemas.openxmlformats.org/officeDocument/2006/relationships/hyperlink" Target="https://www.globalcodeofconduct.org/wp-content/uploads/2018/05/Global-Code-of-Conduct-Brochure.pdf" TargetMode="External"/><Relationship Id="rId294"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380" Type="http://schemas.openxmlformats.org/officeDocument/2006/relationships/hyperlink" Target="https://www.nature.com/articles/d41586-019-01431-z" TargetMode="External"/><Relationship Id="rId406" Type="http://schemas.openxmlformats.org/officeDocument/2006/relationships/hyperlink" Target="https://www.nature.com/articles/d41586-019-02918-5" TargetMode="External"/><Relationship Id="rId386" Type="http://schemas.openxmlformats.org/officeDocument/2006/relationships/hyperlink" Target="https://www.nature.com/articles/d41586-021-02696-z" TargetMode="External"/><Relationship Id="rId411" Type="http://schemas.openxmlformats.org/officeDocument/2006/relationships/hyperlink" Target="https://www.nature.com/articles/d41586-021-03603-2" TargetMode="External"/><Relationship Id="rId407" Type="http://schemas.openxmlformats.org/officeDocument/2006/relationships/hyperlink" Target="https://www.nature.com/articles/nphys724" TargetMode="External"/><Relationship Id="rId419" Type="http://schemas.openxmlformats.org/officeDocument/2006/relationships/hyperlink" Target="https://www.niaid.nih.gov/grants-contracts/write-grant-application" TargetMode="External"/><Relationship Id="rId117" Type="http://schemas.openxmlformats.org/officeDocument/2006/relationships/hyperlink" Target="https://www.oracle.com/technetwork/java/javase/documentation/index-137868.html#format" TargetMode="External"/><Relationship Id="rId219" Type="http://schemas.openxmlformats.org/officeDocument/2006/relationships/hyperlink" Target="https://www.r-bloggers.com/align-assign-rstudio-addin-to-align-assignment-operators/" TargetMode="External"/><Relationship Id="rId162" Type="http://schemas.openxmlformats.org/officeDocument/2006/relationships/hyperlink" Target="https://www.rdocumentation.org/packages/feather/versions/0.3.3" TargetMode="External"/><Relationship Id="rId232" Type="http://schemas.openxmlformats.org/officeDocument/2006/relationships/hyperlink" Target="https://www.rdocumentation.org/packages/lintr/versions/1.0.3" TargetMode="External"/><Relationship Id="rId222" Type="http://schemas.openxmlformats.org/officeDocument/2006/relationships/hyperlink" Target="https://www.rdocumentation.org/packages/styler/versions/1.1.0/topics/style_dir" TargetMode="External"/><Relationship Id="rId392" Type="http://schemas.openxmlformats.org/officeDocument/2006/relationships/hyperlink" Target="https://www.rstudio.com/wp-content/uploads/2015/02/data-wrangling-cheatsheet.pdf" TargetMode="External"/><Relationship Id="rId395" Type="http://schemas.openxmlformats.org/officeDocument/2006/relationships/hyperlink" Target="https://www.rstudio.com/wp-content/uploads/2015/02/rmarkdown-cheatsheet.pdf" TargetMode="External"/><Relationship Id="rId393" Type="http://schemas.openxmlformats.org/officeDocument/2006/relationships/hyperlink" Target="https://www.rstudio.com/wp-content/uploads/2015/03/ggplot2-cheatsheet.pdf" TargetMode="External"/><Relationship Id="rId412" Type="http://schemas.openxmlformats.org/officeDocument/2006/relationships/hyperlink" Target="https://www.sciencedirect.com/science/article/pii/S1471491423000928" TargetMode="External"/><Relationship Id="rId221" Type="http://schemas.openxmlformats.org/officeDocument/2006/relationships/hyperlink" Target="https://www.tidyverse.org/articles/2017/12/styler-1.0.0/" TargetMode="External"/><Relationship Id="rId281" Type="http://schemas.openxmlformats.org/officeDocument/2006/relationships/hyperlink" Target="https://www.tidyverse.org/articles/2017/12/workflow-vs-script/" TargetMode="External"/><Relationship Id="rId413"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6" Type="http://schemas.openxmlformats.org/officeDocument/2006/relationships/hyperlink" Target="https://www.youtube.com/watch?v=nERXS3ssntw" TargetMode="External"/><Relationship Id="rId409"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2026-01-11T09:19:23Z</dcterms:created>
  <dcterms:modified xsi:type="dcterms:W3CDTF">2026-01-11T09:19:23Z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